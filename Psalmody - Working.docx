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127B24B5" w14:textId="77777777" w:rsidR="00D16E1F"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515378" w:history="1">
        <w:r w:rsidR="00D16E1F" w:rsidRPr="007F0EBB">
          <w:rPr>
            <w:rStyle w:val="Hyperlink"/>
            <w:noProof/>
          </w:rPr>
          <w:t>The Horologion: The Book of the Hour</w:t>
        </w:r>
        <w:r w:rsidR="00D16E1F">
          <w:rPr>
            <w:noProof/>
            <w:webHidden/>
          </w:rPr>
          <w:tab/>
        </w:r>
        <w:r w:rsidR="00D16E1F">
          <w:rPr>
            <w:noProof/>
            <w:webHidden/>
          </w:rPr>
          <w:fldChar w:fldCharType="begin"/>
        </w:r>
        <w:r w:rsidR="00D16E1F">
          <w:rPr>
            <w:noProof/>
            <w:webHidden/>
          </w:rPr>
          <w:instrText xml:space="preserve"> PAGEREF _Toc448515378 \h </w:instrText>
        </w:r>
        <w:r w:rsidR="00D16E1F">
          <w:rPr>
            <w:noProof/>
            <w:webHidden/>
          </w:rPr>
        </w:r>
        <w:r w:rsidR="00D16E1F">
          <w:rPr>
            <w:noProof/>
            <w:webHidden/>
          </w:rPr>
          <w:fldChar w:fldCharType="separate"/>
        </w:r>
        <w:r w:rsidR="00D16E1F">
          <w:rPr>
            <w:noProof/>
            <w:webHidden/>
          </w:rPr>
          <w:t>3</w:t>
        </w:r>
        <w:r w:rsidR="00D16E1F">
          <w:rPr>
            <w:noProof/>
            <w:webHidden/>
          </w:rPr>
          <w:fldChar w:fldCharType="end"/>
        </w:r>
      </w:hyperlink>
    </w:p>
    <w:p w14:paraId="193BFFA9"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379" w:history="1">
        <w:r w:rsidR="00D16E1F" w:rsidRPr="007F0EBB">
          <w:rPr>
            <w:rStyle w:val="Hyperlink"/>
            <w:noProof/>
          </w:rPr>
          <w:t>The Setting of the Sun: Vespers (the Eleventh Hour)</w:t>
        </w:r>
        <w:r w:rsidR="00D16E1F">
          <w:rPr>
            <w:noProof/>
            <w:webHidden/>
          </w:rPr>
          <w:tab/>
        </w:r>
        <w:r w:rsidR="00D16E1F">
          <w:rPr>
            <w:noProof/>
            <w:webHidden/>
          </w:rPr>
          <w:fldChar w:fldCharType="begin"/>
        </w:r>
        <w:r w:rsidR="00D16E1F">
          <w:rPr>
            <w:noProof/>
            <w:webHidden/>
          </w:rPr>
          <w:instrText xml:space="preserve"> PAGEREF _Toc448515379 \h </w:instrText>
        </w:r>
        <w:r w:rsidR="00D16E1F">
          <w:rPr>
            <w:noProof/>
            <w:webHidden/>
          </w:rPr>
        </w:r>
        <w:r w:rsidR="00D16E1F">
          <w:rPr>
            <w:noProof/>
            <w:webHidden/>
          </w:rPr>
          <w:fldChar w:fldCharType="separate"/>
        </w:r>
        <w:r w:rsidR="00D16E1F">
          <w:rPr>
            <w:noProof/>
            <w:webHidden/>
          </w:rPr>
          <w:t>4</w:t>
        </w:r>
        <w:r w:rsidR="00D16E1F">
          <w:rPr>
            <w:noProof/>
            <w:webHidden/>
          </w:rPr>
          <w:fldChar w:fldCharType="end"/>
        </w:r>
      </w:hyperlink>
    </w:p>
    <w:p w14:paraId="2DCBA9F2"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380" w:history="1">
        <w:r w:rsidR="00D16E1F" w:rsidRPr="007F0EBB">
          <w:rPr>
            <w:rStyle w:val="Hyperlink"/>
            <w:noProof/>
          </w:rPr>
          <w:t>After Supper: Retiring (the Twelfth Hour)</w:t>
        </w:r>
        <w:r w:rsidR="00D16E1F">
          <w:rPr>
            <w:noProof/>
            <w:webHidden/>
          </w:rPr>
          <w:tab/>
        </w:r>
        <w:r w:rsidR="00D16E1F">
          <w:rPr>
            <w:noProof/>
            <w:webHidden/>
          </w:rPr>
          <w:fldChar w:fldCharType="begin"/>
        </w:r>
        <w:r w:rsidR="00D16E1F">
          <w:rPr>
            <w:noProof/>
            <w:webHidden/>
          </w:rPr>
          <w:instrText xml:space="preserve"> PAGEREF _Toc448515380 \h </w:instrText>
        </w:r>
        <w:r w:rsidR="00D16E1F">
          <w:rPr>
            <w:noProof/>
            <w:webHidden/>
          </w:rPr>
        </w:r>
        <w:r w:rsidR="00D16E1F">
          <w:rPr>
            <w:noProof/>
            <w:webHidden/>
          </w:rPr>
          <w:fldChar w:fldCharType="separate"/>
        </w:r>
        <w:r w:rsidR="00D16E1F">
          <w:rPr>
            <w:noProof/>
            <w:webHidden/>
          </w:rPr>
          <w:t>17</w:t>
        </w:r>
        <w:r w:rsidR="00D16E1F">
          <w:rPr>
            <w:noProof/>
            <w:webHidden/>
          </w:rPr>
          <w:fldChar w:fldCharType="end"/>
        </w:r>
      </w:hyperlink>
    </w:p>
    <w:p w14:paraId="7943818D"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381" w:history="1">
        <w:r w:rsidR="00D16E1F" w:rsidRPr="007F0EBB">
          <w:rPr>
            <w:rStyle w:val="Hyperlink"/>
            <w:noProof/>
          </w:rPr>
          <w:t>Midnight</w:t>
        </w:r>
        <w:r w:rsidR="00D16E1F">
          <w:rPr>
            <w:noProof/>
            <w:webHidden/>
          </w:rPr>
          <w:tab/>
        </w:r>
        <w:r w:rsidR="00D16E1F">
          <w:rPr>
            <w:noProof/>
            <w:webHidden/>
          </w:rPr>
          <w:fldChar w:fldCharType="begin"/>
        </w:r>
        <w:r w:rsidR="00D16E1F">
          <w:rPr>
            <w:noProof/>
            <w:webHidden/>
          </w:rPr>
          <w:instrText xml:space="preserve"> PAGEREF _Toc448515381 \h </w:instrText>
        </w:r>
        <w:r w:rsidR="00D16E1F">
          <w:rPr>
            <w:noProof/>
            <w:webHidden/>
          </w:rPr>
        </w:r>
        <w:r w:rsidR="00D16E1F">
          <w:rPr>
            <w:noProof/>
            <w:webHidden/>
          </w:rPr>
          <w:fldChar w:fldCharType="separate"/>
        </w:r>
        <w:r w:rsidR="00D16E1F">
          <w:rPr>
            <w:noProof/>
            <w:webHidden/>
          </w:rPr>
          <w:t>32</w:t>
        </w:r>
        <w:r w:rsidR="00D16E1F">
          <w:rPr>
            <w:noProof/>
            <w:webHidden/>
          </w:rPr>
          <w:fldChar w:fldCharType="end"/>
        </w:r>
      </w:hyperlink>
    </w:p>
    <w:p w14:paraId="2DCDF9DB"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382" w:history="1">
        <w:r w:rsidR="00D16E1F" w:rsidRPr="007F0EBB">
          <w:rPr>
            <w:rStyle w:val="Hyperlink"/>
            <w:noProof/>
          </w:rPr>
          <w:t>The Rising of the Sun: Matins (or Lauds)</w:t>
        </w:r>
        <w:r w:rsidR="00D16E1F">
          <w:rPr>
            <w:noProof/>
            <w:webHidden/>
          </w:rPr>
          <w:tab/>
        </w:r>
        <w:r w:rsidR="00D16E1F">
          <w:rPr>
            <w:noProof/>
            <w:webHidden/>
          </w:rPr>
          <w:fldChar w:fldCharType="begin"/>
        </w:r>
        <w:r w:rsidR="00D16E1F">
          <w:rPr>
            <w:noProof/>
            <w:webHidden/>
          </w:rPr>
          <w:instrText xml:space="preserve"> PAGEREF _Toc448515382 \h </w:instrText>
        </w:r>
        <w:r w:rsidR="00D16E1F">
          <w:rPr>
            <w:noProof/>
            <w:webHidden/>
          </w:rPr>
        </w:r>
        <w:r w:rsidR="00D16E1F">
          <w:rPr>
            <w:noProof/>
            <w:webHidden/>
          </w:rPr>
          <w:fldChar w:fldCharType="separate"/>
        </w:r>
        <w:r w:rsidR="00D16E1F">
          <w:rPr>
            <w:noProof/>
            <w:webHidden/>
          </w:rPr>
          <w:t>45</w:t>
        </w:r>
        <w:r w:rsidR="00D16E1F">
          <w:rPr>
            <w:noProof/>
            <w:webHidden/>
          </w:rPr>
          <w:fldChar w:fldCharType="end"/>
        </w:r>
      </w:hyperlink>
    </w:p>
    <w:p w14:paraId="51F7154F"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383" w:history="1">
        <w:r w:rsidR="00D16E1F" w:rsidRPr="007F0EBB">
          <w:rPr>
            <w:rStyle w:val="Hyperlink"/>
            <w:noProof/>
          </w:rPr>
          <w:t>Early Morning: Prime (The First Hour)</w:t>
        </w:r>
        <w:r w:rsidR="00D16E1F">
          <w:rPr>
            <w:noProof/>
            <w:webHidden/>
          </w:rPr>
          <w:tab/>
        </w:r>
        <w:r w:rsidR="00D16E1F">
          <w:rPr>
            <w:noProof/>
            <w:webHidden/>
          </w:rPr>
          <w:fldChar w:fldCharType="begin"/>
        </w:r>
        <w:r w:rsidR="00D16E1F">
          <w:rPr>
            <w:noProof/>
            <w:webHidden/>
          </w:rPr>
          <w:instrText xml:space="preserve"> PAGEREF _Toc448515383 \h </w:instrText>
        </w:r>
        <w:r w:rsidR="00D16E1F">
          <w:rPr>
            <w:noProof/>
            <w:webHidden/>
          </w:rPr>
        </w:r>
        <w:r w:rsidR="00D16E1F">
          <w:rPr>
            <w:noProof/>
            <w:webHidden/>
          </w:rPr>
          <w:fldChar w:fldCharType="separate"/>
        </w:r>
        <w:r w:rsidR="00D16E1F">
          <w:rPr>
            <w:noProof/>
            <w:webHidden/>
          </w:rPr>
          <w:t>46</w:t>
        </w:r>
        <w:r w:rsidR="00D16E1F">
          <w:rPr>
            <w:noProof/>
            <w:webHidden/>
          </w:rPr>
          <w:fldChar w:fldCharType="end"/>
        </w:r>
      </w:hyperlink>
    </w:p>
    <w:p w14:paraId="0EF94DDF"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384" w:history="1">
        <w:r w:rsidR="00D16E1F" w:rsidRPr="007F0EBB">
          <w:rPr>
            <w:rStyle w:val="Hyperlink"/>
            <w:noProof/>
          </w:rPr>
          <w:t>Mid-Morning (The Third Hour)</w:t>
        </w:r>
        <w:r w:rsidR="00D16E1F">
          <w:rPr>
            <w:noProof/>
            <w:webHidden/>
          </w:rPr>
          <w:tab/>
        </w:r>
        <w:r w:rsidR="00D16E1F">
          <w:rPr>
            <w:noProof/>
            <w:webHidden/>
          </w:rPr>
          <w:fldChar w:fldCharType="begin"/>
        </w:r>
        <w:r w:rsidR="00D16E1F">
          <w:rPr>
            <w:noProof/>
            <w:webHidden/>
          </w:rPr>
          <w:instrText xml:space="preserve"> PAGEREF _Toc448515384 \h </w:instrText>
        </w:r>
        <w:r w:rsidR="00D16E1F">
          <w:rPr>
            <w:noProof/>
            <w:webHidden/>
          </w:rPr>
        </w:r>
        <w:r w:rsidR="00D16E1F">
          <w:rPr>
            <w:noProof/>
            <w:webHidden/>
          </w:rPr>
          <w:fldChar w:fldCharType="separate"/>
        </w:r>
        <w:r w:rsidR="00D16E1F">
          <w:rPr>
            <w:noProof/>
            <w:webHidden/>
          </w:rPr>
          <w:t>67</w:t>
        </w:r>
        <w:r w:rsidR="00D16E1F">
          <w:rPr>
            <w:noProof/>
            <w:webHidden/>
          </w:rPr>
          <w:fldChar w:fldCharType="end"/>
        </w:r>
      </w:hyperlink>
    </w:p>
    <w:p w14:paraId="0D2D1325"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385" w:history="1">
        <w:r w:rsidR="00D16E1F" w:rsidRPr="007F0EBB">
          <w:rPr>
            <w:rStyle w:val="Hyperlink"/>
            <w:noProof/>
          </w:rPr>
          <w:t>Noon (The Sixth Hour)</w:t>
        </w:r>
        <w:r w:rsidR="00D16E1F">
          <w:rPr>
            <w:noProof/>
            <w:webHidden/>
          </w:rPr>
          <w:tab/>
        </w:r>
        <w:r w:rsidR="00D16E1F">
          <w:rPr>
            <w:noProof/>
            <w:webHidden/>
          </w:rPr>
          <w:fldChar w:fldCharType="begin"/>
        </w:r>
        <w:r w:rsidR="00D16E1F">
          <w:rPr>
            <w:noProof/>
            <w:webHidden/>
          </w:rPr>
          <w:instrText xml:space="preserve"> PAGEREF _Toc448515385 \h </w:instrText>
        </w:r>
        <w:r w:rsidR="00D16E1F">
          <w:rPr>
            <w:noProof/>
            <w:webHidden/>
          </w:rPr>
        </w:r>
        <w:r w:rsidR="00D16E1F">
          <w:rPr>
            <w:noProof/>
            <w:webHidden/>
          </w:rPr>
          <w:fldChar w:fldCharType="separate"/>
        </w:r>
        <w:r w:rsidR="00D16E1F">
          <w:rPr>
            <w:noProof/>
            <w:webHidden/>
          </w:rPr>
          <w:t>70</w:t>
        </w:r>
        <w:r w:rsidR="00D16E1F">
          <w:rPr>
            <w:noProof/>
            <w:webHidden/>
          </w:rPr>
          <w:fldChar w:fldCharType="end"/>
        </w:r>
      </w:hyperlink>
    </w:p>
    <w:p w14:paraId="15442F96"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386" w:history="1">
        <w:r w:rsidR="00D16E1F" w:rsidRPr="007F0EBB">
          <w:rPr>
            <w:rStyle w:val="Hyperlink"/>
            <w:noProof/>
          </w:rPr>
          <w:t>Afternoon (The Ninth Hour)</w:t>
        </w:r>
        <w:r w:rsidR="00D16E1F">
          <w:rPr>
            <w:noProof/>
            <w:webHidden/>
          </w:rPr>
          <w:tab/>
        </w:r>
        <w:r w:rsidR="00D16E1F">
          <w:rPr>
            <w:noProof/>
            <w:webHidden/>
          </w:rPr>
          <w:fldChar w:fldCharType="begin"/>
        </w:r>
        <w:r w:rsidR="00D16E1F">
          <w:rPr>
            <w:noProof/>
            <w:webHidden/>
          </w:rPr>
          <w:instrText xml:space="preserve"> PAGEREF _Toc448515386 \h </w:instrText>
        </w:r>
        <w:r w:rsidR="00D16E1F">
          <w:rPr>
            <w:noProof/>
            <w:webHidden/>
          </w:rPr>
        </w:r>
        <w:r w:rsidR="00D16E1F">
          <w:rPr>
            <w:noProof/>
            <w:webHidden/>
          </w:rPr>
          <w:fldChar w:fldCharType="separate"/>
        </w:r>
        <w:r w:rsidR="00D16E1F">
          <w:rPr>
            <w:noProof/>
            <w:webHidden/>
          </w:rPr>
          <w:t>74</w:t>
        </w:r>
        <w:r w:rsidR="00D16E1F">
          <w:rPr>
            <w:noProof/>
            <w:webHidden/>
          </w:rPr>
          <w:fldChar w:fldCharType="end"/>
        </w:r>
      </w:hyperlink>
    </w:p>
    <w:p w14:paraId="73E2495B" w14:textId="77777777" w:rsidR="00D16E1F" w:rsidRDefault="009448DA">
      <w:pPr>
        <w:pStyle w:val="TOC1"/>
        <w:tabs>
          <w:tab w:val="right" w:leader="dot" w:pos="8846"/>
        </w:tabs>
        <w:rPr>
          <w:rFonts w:asciiTheme="minorHAnsi" w:eastAsiaTheme="minorEastAsia" w:hAnsiTheme="minorHAnsi"/>
          <w:noProof/>
          <w:szCs w:val="24"/>
          <w:lang w:val="en-US"/>
        </w:rPr>
      </w:pPr>
      <w:hyperlink w:anchor="_Toc448515387" w:history="1">
        <w:r w:rsidR="00D16E1F" w:rsidRPr="007F0EBB">
          <w:rPr>
            <w:rStyle w:val="Hyperlink"/>
            <w:noProof/>
          </w:rPr>
          <w:t>The Book of the Psalter</w:t>
        </w:r>
        <w:r w:rsidR="00D16E1F">
          <w:rPr>
            <w:noProof/>
            <w:webHidden/>
          </w:rPr>
          <w:tab/>
        </w:r>
        <w:r w:rsidR="00D16E1F">
          <w:rPr>
            <w:noProof/>
            <w:webHidden/>
          </w:rPr>
          <w:fldChar w:fldCharType="begin"/>
        </w:r>
        <w:r w:rsidR="00D16E1F">
          <w:rPr>
            <w:noProof/>
            <w:webHidden/>
          </w:rPr>
          <w:instrText xml:space="preserve"> PAGEREF _Toc448515387 \h </w:instrText>
        </w:r>
        <w:r w:rsidR="00D16E1F">
          <w:rPr>
            <w:noProof/>
            <w:webHidden/>
          </w:rPr>
        </w:r>
        <w:r w:rsidR="00D16E1F">
          <w:rPr>
            <w:noProof/>
            <w:webHidden/>
          </w:rPr>
          <w:fldChar w:fldCharType="separate"/>
        </w:r>
        <w:r w:rsidR="00D16E1F">
          <w:rPr>
            <w:noProof/>
            <w:webHidden/>
          </w:rPr>
          <w:t>78</w:t>
        </w:r>
        <w:r w:rsidR="00D16E1F">
          <w:rPr>
            <w:noProof/>
            <w:webHidden/>
          </w:rPr>
          <w:fldChar w:fldCharType="end"/>
        </w:r>
      </w:hyperlink>
    </w:p>
    <w:p w14:paraId="4B252D48"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388" w:history="1">
        <w:r w:rsidR="00D16E1F" w:rsidRPr="007F0EBB">
          <w:rPr>
            <w:rStyle w:val="Hyperlink"/>
            <w:noProof/>
          </w:rPr>
          <w:t>The Psalms</w:t>
        </w:r>
        <w:r w:rsidR="00D16E1F">
          <w:rPr>
            <w:noProof/>
            <w:webHidden/>
          </w:rPr>
          <w:tab/>
        </w:r>
        <w:r w:rsidR="00D16E1F">
          <w:rPr>
            <w:noProof/>
            <w:webHidden/>
          </w:rPr>
          <w:fldChar w:fldCharType="begin"/>
        </w:r>
        <w:r w:rsidR="00D16E1F">
          <w:rPr>
            <w:noProof/>
            <w:webHidden/>
          </w:rPr>
          <w:instrText xml:space="preserve"> PAGEREF _Toc448515388 \h </w:instrText>
        </w:r>
        <w:r w:rsidR="00D16E1F">
          <w:rPr>
            <w:noProof/>
            <w:webHidden/>
          </w:rPr>
        </w:r>
        <w:r w:rsidR="00D16E1F">
          <w:rPr>
            <w:noProof/>
            <w:webHidden/>
          </w:rPr>
          <w:fldChar w:fldCharType="separate"/>
        </w:r>
        <w:r w:rsidR="00D16E1F">
          <w:rPr>
            <w:noProof/>
            <w:webHidden/>
          </w:rPr>
          <w:t>84</w:t>
        </w:r>
        <w:r w:rsidR="00D16E1F">
          <w:rPr>
            <w:noProof/>
            <w:webHidden/>
          </w:rPr>
          <w:fldChar w:fldCharType="end"/>
        </w:r>
      </w:hyperlink>
    </w:p>
    <w:p w14:paraId="6C46FB7F"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389" w:history="1">
        <w:r w:rsidR="00D16E1F" w:rsidRPr="007F0EBB">
          <w:rPr>
            <w:rStyle w:val="Hyperlink"/>
            <w:noProof/>
          </w:rPr>
          <w:t>The Canticles</w:t>
        </w:r>
        <w:r w:rsidR="00D16E1F">
          <w:rPr>
            <w:noProof/>
            <w:webHidden/>
          </w:rPr>
          <w:tab/>
        </w:r>
        <w:r w:rsidR="00D16E1F">
          <w:rPr>
            <w:noProof/>
            <w:webHidden/>
          </w:rPr>
          <w:fldChar w:fldCharType="begin"/>
        </w:r>
        <w:r w:rsidR="00D16E1F">
          <w:rPr>
            <w:noProof/>
            <w:webHidden/>
          </w:rPr>
          <w:instrText xml:space="preserve"> PAGEREF _Toc448515389 \h </w:instrText>
        </w:r>
        <w:r w:rsidR="00D16E1F">
          <w:rPr>
            <w:noProof/>
            <w:webHidden/>
          </w:rPr>
        </w:r>
        <w:r w:rsidR="00D16E1F">
          <w:rPr>
            <w:noProof/>
            <w:webHidden/>
          </w:rPr>
          <w:fldChar w:fldCharType="separate"/>
        </w:r>
        <w:r w:rsidR="00D16E1F">
          <w:rPr>
            <w:noProof/>
            <w:webHidden/>
          </w:rPr>
          <w:t>320</w:t>
        </w:r>
        <w:r w:rsidR="00D16E1F">
          <w:rPr>
            <w:noProof/>
            <w:webHidden/>
          </w:rPr>
          <w:fldChar w:fldCharType="end"/>
        </w:r>
      </w:hyperlink>
    </w:p>
    <w:p w14:paraId="7A2B16E4" w14:textId="77777777" w:rsidR="00D16E1F" w:rsidRDefault="009448DA">
      <w:pPr>
        <w:pStyle w:val="TOC1"/>
        <w:tabs>
          <w:tab w:val="right" w:leader="dot" w:pos="8846"/>
        </w:tabs>
        <w:rPr>
          <w:rFonts w:asciiTheme="minorHAnsi" w:eastAsiaTheme="minorEastAsia" w:hAnsiTheme="minorHAnsi"/>
          <w:noProof/>
          <w:szCs w:val="24"/>
          <w:lang w:val="en-US"/>
        </w:rPr>
      </w:pPr>
      <w:hyperlink w:anchor="_Toc448515390" w:history="1">
        <w:r w:rsidR="00D16E1F" w:rsidRPr="007F0EBB">
          <w:rPr>
            <w:rStyle w:val="Hyperlink"/>
            <w:noProof/>
          </w:rPr>
          <w:t>The Annual Psalis and Theotokia</w:t>
        </w:r>
        <w:r w:rsidR="00D16E1F">
          <w:rPr>
            <w:noProof/>
            <w:webHidden/>
          </w:rPr>
          <w:tab/>
        </w:r>
        <w:r w:rsidR="00D16E1F">
          <w:rPr>
            <w:noProof/>
            <w:webHidden/>
          </w:rPr>
          <w:fldChar w:fldCharType="begin"/>
        </w:r>
        <w:r w:rsidR="00D16E1F">
          <w:rPr>
            <w:noProof/>
            <w:webHidden/>
          </w:rPr>
          <w:instrText xml:space="preserve"> PAGEREF _Toc448515390 \h </w:instrText>
        </w:r>
        <w:r w:rsidR="00D16E1F">
          <w:rPr>
            <w:noProof/>
            <w:webHidden/>
          </w:rPr>
        </w:r>
        <w:r w:rsidR="00D16E1F">
          <w:rPr>
            <w:noProof/>
            <w:webHidden/>
          </w:rPr>
          <w:fldChar w:fldCharType="separate"/>
        </w:r>
        <w:r w:rsidR="00D16E1F">
          <w:rPr>
            <w:noProof/>
            <w:webHidden/>
          </w:rPr>
          <w:t>373</w:t>
        </w:r>
        <w:r w:rsidR="00D16E1F">
          <w:rPr>
            <w:noProof/>
            <w:webHidden/>
          </w:rPr>
          <w:fldChar w:fldCharType="end"/>
        </w:r>
      </w:hyperlink>
    </w:p>
    <w:p w14:paraId="621A2E6C"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391" w:history="1">
        <w:r w:rsidR="00D16E1F" w:rsidRPr="007F0EBB">
          <w:rPr>
            <w:rStyle w:val="Hyperlink"/>
            <w:noProof/>
          </w:rPr>
          <w:t>Sunday</w:t>
        </w:r>
        <w:r w:rsidR="00D16E1F">
          <w:rPr>
            <w:noProof/>
            <w:webHidden/>
          </w:rPr>
          <w:tab/>
        </w:r>
        <w:r w:rsidR="00D16E1F">
          <w:rPr>
            <w:noProof/>
            <w:webHidden/>
          </w:rPr>
          <w:fldChar w:fldCharType="begin"/>
        </w:r>
        <w:r w:rsidR="00D16E1F">
          <w:rPr>
            <w:noProof/>
            <w:webHidden/>
          </w:rPr>
          <w:instrText xml:space="preserve"> PAGEREF _Toc448515391 \h </w:instrText>
        </w:r>
        <w:r w:rsidR="00D16E1F">
          <w:rPr>
            <w:noProof/>
            <w:webHidden/>
          </w:rPr>
        </w:r>
        <w:r w:rsidR="00D16E1F">
          <w:rPr>
            <w:noProof/>
            <w:webHidden/>
          </w:rPr>
          <w:fldChar w:fldCharType="separate"/>
        </w:r>
        <w:r w:rsidR="00D16E1F">
          <w:rPr>
            <w:noProof/>
            <w:webHidden/>
          </w:rPr>
          <w:t>374</w:t>
        </w:r>
        <w:r w:rsidR="00D16E1F">
          <w:rPr>
            <w:noProof/>
            <w:webHidden/>
          </w:rPr>
          <w:fldChar w:fldCharType="end"/>
        </w:r>
      </w:hyperlink>
    </w:p>
    <w:p w14:paraId="2173E058"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392" w:history="1">
        <w:r w:rsidR="00D16E1F" w:rsidRPr="007F0EBB">
          <w:rPr>
            <w:rStyle w:val="Hyperlink"/>
            <w:noProof/>
          </w:rPr>
          <w:t>The Conclusion of the Adam Theotokias</w:t>
        </w:r>
        <w:r w:rsidR="00D16E1F">
          <w:rPr>
            <w:noProof/>
            <w:webHidden/>
          </w:rPr>
          <w:tab/>
        </w:r>
        <w:r w:rsidR="00D16E1F">
          <w:rPr>
            <w:noProof/>
            <w:webHidden/>
          </w:rPr>
          <w:fldChar w:fldCharType="begin"/>
        </w:r>
        <w:r w:rsidR="00D16E1F">
          <w:rPr>
            <w:noProof/>
            <w:webHidden/>
          </w:rPr>
          <w:instrText xml:space="preserve"> PAGEREF _Toc448515392 \h </w:instrText>
        </w:r>
        <w:r w:rsidR="00D16E1F">
          <w:rPr>
            <w:noProof/>
            <w:webHidden/>
          </w:rPr>
        </w:r>
        <w:r w:rsidR="00D16E1F">
          <w:rPr>
            <w:noProof/>
            <w:webHidden/>
          </w:rPr>
          <w:fldChar w:fldCharType="separate"/>
        </w:r>
        <w:r w:rsidR="00D16E1F">
          <w:rPr>
            <w:noProof/>
            <w:webHidden/>
          </w:rPr>
          <w:t>412</w:t>
        </w:r>
        <w:r w:rsidR="00D16E1F">
          <w:rPr>
            <w:noProof/>
            <w:webHidden/>
          </w:rPr>
          <w:fldChar w:fldCharType="end"/>
        </w:r>
      </w:hyperlink>
    </w:p>
    <w:p w14:paraId="75725427"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393" w:history="1">
        <w:r w:rsidR="00D16E1F" w:rsidRPr="007F0EBB">
          <w:rPr>
            <w:rStyle w:val="Hyperlink"/>
            <w:noProof/>
          </w:rPr>
          <w:t>Monday</w:t>
        </w:r>
        <w:r w:rsidR="00D16E1F">
          <w:rPr>
            <w:noProof/>
            <w:webHidden/>
          </w:rPr>
          <w:tab/>
        </w:r>
        <w:r w:rsidR="00D16E1F">
          <w:rPr>
            <w:noProof/>
            <w:webHidden/>
          </w:rPr>
          <w:fldChar w:fldCharType="begin"/>
        </w:r>
        <w:r w:rsidR="00D16E1F">
          <w:rPr>
            <w:noProof/>
            <w:webHidden/>
          </w:rPr>
          <w:instrText xml:space="preserve"> PAGEREF _Toc448515393 \h </w:instrText>
        </w:r>
        <w:r w:rsidR="00D16E1F">
          <w:rPr>
            <w:noProof/>
            <w:webHidden/>
          </w:rPr>
        </w:r>
        <w:r w:rsidR="00D16E1F">
          <w:rPr>
            <w:noProof/>
            <w:webHidden/>
          </w:rPr>
          <w:fldChar w:fldCharType="separate"/>
        </w:r>
        <w:r w:rsidR="00D16E1F">
          <w:rPr>
            <w:noProof/>
            <w:webHidden/>
          </w:rPr>
          <w:t>415</w:t>
        </w:r>
        <w:r w:rsidR="00D16E1F">
          <w:rPr>
            <w:noProof/>
            <w:webHidden/>
          </w:rPr>
          <w:fldChar w:fldCharType="end"/>
        </w:r>
      </w:hyperlink>
    </w:p>
    <w:p w14:paraId="3E13413F"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394" w:history="1">
        <w:r w:rsidR="00D16E1F" w:rsidRPr="007F0EBB">
          <w:rPr>
            <w:rStyle w:val="Hyperlink"/>
            <w:noProof/>
          </w:rPr>
          <w:t>Tuesday</w:t>
        </w:r>
        <w:r w:rsidR="00D16E1F">
          <w:rPr>
            <w:noProof/>
            <w:webHidden/>
          </w:rPr>
          <w:tab/>
        </w:r>
        <w:r w:rsidR="00D16E1F">
          <w:rPr>
            <w:noProof/>
            <w:webHidden/>
          </w:rPr>
          <w:fldChar w:fldCharType="begin"/>
        </w:r>
        <w:r w:rsidR="00D16E1F">
          <w:rPr>
            <w:noProof/>
            <w:webHidden/>
          </w:rPr>
          <w:instrText xml:space="preserve"> PAGEREF _Toc448515394 \h </w:instrText>
        </w:r>
        <w:r w:rsidR="00D16E1F">
          <w:rPr>
            <w:noProof/>
            <w:webHidden/>
          </w:rPr>
        </w:r>
        <w:r w:rsidR="00D16E1F">
          <w:rPr>
            <w:noProof/>
            <w:webHidden/>
          </w:rPr>
          <w:fldChar w:fldCharType="separate"/>
        </w:r>
        <w:r w:rsidR="00D16E1F">
          <w:rPr>
            <w:noProof/>
            <w:webHidden/>
          </w:rPr>
          <w:t>430</w:t>
        </w:r>
        <w:r w:rsidR="00D16E1F">
          <w:rPr>
            <w:noProof/>
            <w:webHidden/>
          </w:rPr>
          <w:fldChar w:fldCharType="end"/>
        </w:r>
      </w:hyperlink>
    </w:p>
    <w:p w14:paraId="03BAE914"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395" w:history="1">
        <w:r w:rsidR="00D16E1F" w:rsidRPr="007F0EBB">
          <w:rPr>
            <w:rStyle w:val="Hyperlink"/>
            <w:noProof/>
          </w:rPr>
          <w:t>Wednesday</w:t>
        </w:r>
        <w:r w:rsidR="00D16E1F">
          <w:rPr>
            <w:noProof/>
            <w:webHidden/>
          </w:rPr>
          <w:tab/>
        </w:r>
        <w:r w:rsidR="00D16E1F">
          <w:rPr>
            <w:noProof/>
            <w:webHidden/>
          </w:rPr>
          <w:fldChar w:fldCharType="begin"/>
        </w:r>
        <w:r w:rsidR="00D16E1F">
          <w:rPr>
            <w:noProof/>
            <w:webHidden/>
          </w:rPr>
          <w:instrText xml:space="preserve"> PAGEREF _Toc448515395 \h </w:instrText>
        </w:r>
        <w:r w:rsidR="00D16E1F">
          <w:rPr>
            <w:noProof/>
            <w:webHidden/>
          </w:rPr>
        </w:r>
        <w:r w:rsidR="00D16E1F">
          <w:rPr>
            <w:noProof/>
            <w:webHidden/>
          </w:rPr>
          <w:fldChar w:fldCharType="separate"/>
        </w:r>
        <w:r w:rsidR="00D16E1F">
          <w:rPr>
            <w:noProof/>
            <w:webHidden/>
          </w:rPr>
          <w:t>442</w:t>
        </w:r>
        <w:r w:rsidR="00D16E1F">
          <w:rPr>
            <w:noProof/>
            <w:webHidden/>
          </w:rPr>
          <w:fldChar w:fldCharType="end"/>
        </w:r>
      </w:hyperlink>
    </w:p>
    <w:p w14:paraId="348C59EA"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396" w:history="1">
        <w:r w:rsidR="00D16E1F" w:rsidRPr="007F0EBB">
          <w:rPr>
            <w:rStyle w:val="Hyperlink"/>
            <w:noProof/>
          </w:rPr>
          <w:t>Thursday</w:t>
        </w:r>
        <w:r w:rsidR="00D16E1F">
          <w:rPr>
            <w:noProof/>
            <w:webHidden/>
          </w:rPr>
          <w:tab/>
        </w:r>
        <w:r w:rsidR="00D16E1F">
          <w:rPr>
            <w:noProof/>
            <w:webHidden/>
          </w:rPr>
          <w:fldChar w:fldCharType="begin"/>
        </w:r>
        <w:r w:rsidR="00D16E1F">
          <w:rPr>
            <w:noProof/>
            <w:webHidden/>
          </w:rPr>
          <w:instrText xml:space="preserve"> PAGEREF _Toc448515396 \h </w:instrText>
        </w:r>
        <w:r w:rsidR="00D16E1F">
          <w:rPr>
            <w:noProof/>
            <w:webHidden/>
          </w:rPr>
        </w:r>
        <w:r w:rsidR="00D16E1F">
          <w:rPr>
            <w:noProof/>
            <w:webHidden/>
          </w:rPr>
          <w:fldChar w:fldCharType="separate"/>
        </w:r>
        <w:r w:rsidR="00D16E1F">
          <w:rPr>
            <w:noProof/>
            <w:webHidden/>
          </w:rPr>
          <w:t>454</w:t>
        </w:r>
        <w:r w:rsidR="00D16E1F">
          <w:rPr>
            <w:noProof/>
            <w:webHidden/>
          </w:rPr>
          <w:fldChar w:fldCharType="end"/>
        </w:r>
      </w:hyperlink>
    </w:p>
    <w:p w14:paraId="076241F3"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397" w:history="1">
        <w:r w:rsidR="00D16E1F" w:rsidRPr="007F0EBB">
          <w:rPr>
            <w:rStyle w:val="Hyperlink"/>
            <w:noProof/>
          </w:rPr>
          <w:t>Friday</w:t>
        </w:r>
        <w:r w:rsidR="00D16E1F">
          <w:rPr>
            <w:noProof/>
            <w:webHidden/>
          </w:rPr>
          <w:tab/>
        </w:r>
        <w:r w:rsidR="00D16E1F">
          <w:rPr>
            <w:noProof/>
            <w:webHidden/>
          </w:rPr>
          <w:fldChar w:fldCharType="begin"/>
        </w:r>
        <w:r w:rsidR="00D16E1F">
          <w:rPr>
            <w:noProof/>
            <w:webHidden/>
          </w:rPr>
          <w:instrText xml:space="preserve"> PAGEREF _Toc448515397 \h </w:instrText>
        </w:r>
        <w:r w:rsidR="00D16E1F">
          <w:rPr>
            <w:noProof/>
            <w:webHidden/>
          </w:rPr>
        </w:r>
        <w:r w:rsidR="00D16E1F">
          <w:rPr>
            <w:noProof/>
            <w:webHidden/>
          </w:rPr>
          <w:fldChar w:fldCharType="separate"/>
        </w:r>
        <w:r w:rsidR="00D16E1F">
          <w:rPr>
            <w:noProof/>
            <w:webHidden/>
          </w:rPr>
          <w:t>469</w:t>
        </w:r>
        <w:r w:rsidR="00D16E1F">
          <w:rPr>
            <w:noProof/>
            <w:webHidden/>
          </w:rPr>
          <w:fldChar w:fldCharType="end"/>
        </w:r>
      </w:hyperlink>
    </w:p>
    <w:p w14:paraId="5F88B5E2"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398" w:history="1">
        <w:r w:rsidR="00D16E1F" w:rsidRPr="007F0EBB">
          <w:rPr>
            <w:rStyle w:val="Hyperlink"/>
            <w:noProof/>
          </w:rPr>
          <w:t>Saturday</w:t>
        </w:r>
        <w:r w:rsidR="00D16E1F">
          <w:rPr>
            <w:noProof/>
            <w:webHidden/>
          </w:rPr>
          <w:tab/>
        </w:r>
        <w:r w:rsidR="00D16E1F">
          <w:rPr>
            <w:noProof/>
            <w:webHidden/>
          </w:rPr>
          <w:fldChar w:fldCharType="begin"/>
        </w:r>
        <w:r w:rsidR="00D16E1F">
          <w:rPr>
            <w:noProof/>
            <w:webHidden/>
          </w:rPr>
          <w:instrText xml:space="preserve"> PAGEREF _Toc448515398 \h </w:instrText>
        </w:r>
        <w:r w:rsidR="00D16E1F">
          <w:rPr>
            <w:noProof/>
            <w:webHidden/>
          </w:rPr>
        </w:r>
        <w:r w:rsidR="00D16E1F">
          <w:rPr>
            <w:noProof/>
            <w:webHidden/>
          </w:rPr>
          <w:fldChar w:fldCharType="separate"/>
        </w:r>
        <w:r w:rsidR="00D16E1F">
          <w:rPr>
            <w:noProof/>
            <w:webHidden/>
          </w:rPr>
          <w:t>478</w:t>
        </w:r>
        <w:r w:rsidR="00D16E1F">
          <w:rPr>
            <w:noProof/>
            <w:webHidden/>
          </w:rPr>
          <w:fldChar w:fldCharType="end"/>
        </w:r>
      </w:hyperlink>
    </w:p>
    <w:p w14:paraId="1AB67832"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399" w:history="1">
        <w:r w:rsidR="00D16E1F" w:rsidRPr="007F0EBB">
          <w:rPr>
            <w:rStyle w:val="Hyperlink"/>
            <w:noProof/>
          </w:rPr>
          <w:t>The Ending of the Batos Theotokias</w:t>
        </w:r>
        <w:r w:rsidR="00D16E1F">
          <w:rPr>
            <w:noProof/>
            <w:webHidden/>
          </w:rPr>
          <w:tab/>
        </w:r>
        <w:r w:rsidR="00D16E1F">
          <w:rPr>
            <w:noProof/>
            <w:webHidden/>
          </w:rPr>
          <w:fldChar w:fldCharType="begin"/>
        </w:r>
        <w:r w:rsidR="00D16E1F">
          <w:rPr>
            <w:noProof/>
            <w:webHidden/>
          </w:rPr>
          <w:instrText xml:space="preserve"> PAGEREF _Toc448515399 \h </w:instrText>
        </w:r>
        <w:r w:rsidR="00D16E1F">
          <w:rPr>
            <w:noProof/>
            <w:webHidden/>
          </w:rPr>
        </w:r>
        <w:r w:rsidR="00D16E1F">
          <w:rPr>
            <w:noProof/>
            <w:webHidden/>
          </w:rPr>
          <w:fldChar w:fldCharType="separate"/>
        </w:r>
        <w:r w:rsidR="00D16E1F">
          <w:rPr>
            <w:noProof/>
            <w:webHidden/>
          </w:rPr>
          <w:t>493</w:t>
        </w:r>
        <w:r w:rsidR="00D16E1F">
          <w:rPr>
            <w:noProof/>
            <w:webHidden/>
          </w:rPr>
          <w:fldChar w:fldCharType="end"/>
        </w:r>
      </w:hyperlink>
    </w:p>
    <w:p w14:paraId="652DC884" w14:textId="77777777" w:rsidR="00D16E1F" w:rsidRDefault="009448DA">
      <w:pPr>
        <w:pStyle w:val="TOC1"/>
        <w:tabs>
          <w:tab w:val="right" w:leader="dot" w:pos="8846"/>
        </w:tabs>
        <w:rPr>
          <w:rFonts w:asciiTheme="minorHAnsi" w:eastAsiaTheme="minorEastAsia" w:hAnsiTheme="minorHAnsi"/>
          <w:noProof/>
          <w:szCs w:val="24"/>
          <w:lang w:val="en-US"/>
        </w:rPr>
      </w:pPr>
      <w:hyperlink w:anchor="_Toc448515400" w:history="1">
        <w:r w:rsidR="00D16E1F" w:rsidRPr="007F0EBB">
          <w:rPr>
            <w:rStyle w:val="Hyperlink"/>
            <w:noProof/>
          </w:rPr>
          <w:t>The Raising of Incense</w:t>
        </w:r>
        <w:r w:rsidR="00D16E1F">
          <w:rPr>
            <w:noProof/>
            <w:webHidden/>
          </w:rPr>
          <w:tab/>
        </w:r>
        <w:r w:rsidR="00D16E1F">
          <w:rPr>
            <w:noProof/>
            <w:webHidden/>
          </w:rPr>
          <w:fldChar w:fldCharType="begin"/>
        </w:r>
        <w:r w:rsidR="00D16E1F">
          <w:rPr>
            <w:noProof/>
            <w:webHidden/>
          </w:rPr>
          <w:instrText xml:space="preserve"> PAGEREF _Toc448515400 \h </w:instrText>
        </w:r>
        <w:r w:rsidR="00D16E1F">
          <w:rPr>
            <w:noProof/>
            <w:webHidden/>
          </w:rPr>
        </w:r>
        <w:r w:rsidR="00D16E1F">
          <w:rPr>
            <w:noProof/>
            <w:webHidden/>
          </w:rPr>
          <w:fldChar w:fldCharType="separate"/>
        </w:r>
        <w:r w:rsidR="00D16E1F">
          <w:rPr>
            <w:noProof/>
            <w:webHidden/>
          </w:rPr>
          <w:t>495</w:t>
        </w:r>
        <w:r w:rsidR="00D16E1F">
          <w:rPr>
            <w:noProof/>
            <w:webHidden/>
          </w:rPr>
          <w:fldChar w:fldCharType="end"/>
        </w:r>
      </w:hyperlink>
    </w:p>
    <w:p w14:paraId="28724C31" w14:textId="77777777" w:rsidR="00D16E1F" w:rsidRDefault="009448DA">
      <w:pPr>
        <w:pStyle w:val="TOC1"/>
        <w:tabs>
          <w:tab w:val="right" w:leader="dot" w:pos="8846"/>
        </w:tabs>
        <w:rPr>
          <w:rFonts w:asciiTheme="minorHAnsi" w:eastAsiaTheme="minorEastAsia" w:hAnsiTheme="minorHAnsi"/>
          <w:noProof/>
          <w:szCs w:val="24"/>
          <w:lang w:val="en-US"/>
        </w:rPr>
      </w:pPr>
      <w:hyperlink w:anchor="_Toc448515401" w:history="1">
        <w:r w:rsidR="00D16E1F" w:rsidRPr="007F0EBB">
          <w:rPr>
            <w:rStyle w:val="Hyperlink"/>
            <w:noProof/>
          </w:rPr>
          <w:t>Non-Traditional</w:t>
        </w:r>
        <w:r w:rsidR="00D16E1F">
          <w:rPr>
            <w:noProof/>
            <w:webHidden/>
          </w:rPr>
          <w:tab/>
        </w:r>
        <w:r w:rsidR="00D16E1F">
          <w:rPr>
            <w:noProof/>
            <w:webHidden/>
          </w:rPr>
          <w:fldChar w:fldCharType="begin"/>
        </w:r>
        <w:r w:rsidR="00D16E1F">
          <w:rPr>
            <w:noProof/>
            <w:webHidden/>
          </w:rPr>
          <w:instrText xml:space="preserve"> PAGEREF _Toc448515401 \h </w:instrText>
        </w:r>
        <w:r w:rsidR="00D16E1F">
          <w:rPr>
            <w:noProof/>
            <w:webHidden/>
          </w:rPr>
        </w:r>
        <w:r w:rsidR="00D16E1F">
          <w:rPr>
            <w:noProof/>
            <w:webHidden/>
          </w:rPr>
          <w:fldChar w:fldCharType="separate"/>
        </w:r>
        <w:r w:rsidR="00D16E1F">
          <w:rPr>
            <w:noProof/>
            <w:webHidden/>
          </w:rPr>
          <w:t>529</w:t>
        </w:r>
        <w:r w:rsidR="00D16E1F">
          <w:rPr>
            <w:noProof/>
            <w:webHidden/>
          </w:rPr>
          <w:fldChar w:fldCharType="end"/>
        </w:r>
      </w:hyperlink>
    </w:p>
    <w:p w14:paraId="43E1BE48"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402" w:history="1">
        <w:r w:rsidR="00D16E1F" w:rsidRPr="007F0EBB">
          <w:rPr>
            <w:rStyle w:val="Hyperlink"/>
            <w:noProof/>
            <w:lang w:val="en-GB"/>
          </w:rPr>
          <w:t>Reader’s Service</w:t>
        </w:r>
        <w:r w:rsidR="00D16E1F">
          <w:rPr>
            <w:noProof/>
            <w:webHidden/>
          </w:rPr>
          <w:tab/>
        </w:r>
        <w:r w:rsidR="00D16E1F">
          <w:rPr>
            <w:noProof/>
            <w:webHidden/>
          </w:rPr>
          <w:fldChar w:fldCharType="begin"/>
        </w:r>
        <w:r w:rsidR="00D16E1F">
          <w:rPr>
            <w:noProof/>
            <w:webHidden/>
          </w:rPr>
          <w:instrText xml:space="preserve"> PAGEREF _Toc448515402 \h </w:instrText>
        </w:r>
        <w:r w:rsidR="00D16E1F">
          <w:rPr>
            <w:noProof/>
            <w:webHidden/>
          </w:rPr>
        </w:r>
        <w:r w:rsidR="00D16E1F">
          <w:rPr>
            <w:noProof/>
            <w:webHidden/>
          </w:rPr>
          <w:fldChar w:fldCharType="separate"/>
        </w:r>
        <w:r w:rsidR="00D16E1F">
          <w:rPr>
            <w:noProof/>
            <w:webHidden/>
          </w:rPr>
          <w:t>530</w:t>
        </w:r>
        <w:r w:rsidR="00D16E1F">
          <w:rPr>
            <w:noProof/>
            <w:webHidden/>
          </w:rPr>
          <w:fldChar w:fldCharType="end"/>
        </w:r>
      </w:hyperlink>
    </w:p>
    <w:p w14:paraId="464D98C3"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403" w:history="1">
        <w:r w:rsidR="00D16E1F" w:rsidRPr="007F0EBB">
          <w:rPr>
            <w:rStyle w:val="Hyperlink"/>
            <w:noProof/>
          </w:rPr>
          <w:t>Prayers for Needs</w:t>
        </w:r>
        <w:r w:rsidR="00D16E1F">
          <w:rPr>
            <w:noProof/>
            <w:webHidden/>
          </w:rPr>
          <w:tab/>
        </w:r>
        <w:r w:rsidR="00D16E1F">
          <w:rPr>
            <w:noProof/>
            <w:webHidden/>
          </w:rPr>
          <w:fldChar w:fldCharType="begin"/>
        </w:r>
        <w:r w:rsidR="00D16E1F">
          <w:rPr>
            <w:noProof/>
            <w:webHidden/>
          </w:rPr>
          <w:instrText xml:space="preserve"> PAGEREF _Toc448515403 \h </w:instrText>
        </w:r>
        <w:r w:rsidR="00D16E1F">
          <w:rPr>
            <w:noProof/>
            <w:webHidden/>
          </w:rPr>
        </w:r>
        <w:r w:rsidR="00D16E1F">
          <w:rPr>
            <w:noProof/>
            <w:webHidden/>
          </w:rPr>
          <w:fldChar w:fldCharType="separate"/>
        </w:r>
        <w:r w:rsidR="00D16E1F">
          <w:rPr>
            <w:noProof/>
            <w:webHidden/>
          </w:rPr>
          <w:t>551</w:t>
        </w:r>
        <w:r w:rsidR="00D16E1F">
          <w:rPr>
            <w:noProof/>
            <w:webHidden/>
          </w:rPr>
          <w:fldChar w:fldCharType="end"/>
        </w:r>
      </w:hyperlink>
    </w:p>
    <w:p w14:paraId="29EA4B0E" w14:textId="77777777" w:rsidR="00D16E1F" w:rsidRDefault="009448DA">
      <w:pPr>
        <w:pStyle w:val="TOC1"/>
        <w:tabs>
          <w:tab w:val="right" w:leader="dot" w:pos="8846"/>
        </w:tabs>
        <w:rPr>
          <w:rFonts w:asciiTheme="minorHAnsi" w:eastAsiaTheme="minorEastAsia" w:hAnsiTheme="minorHAnsi"/>
          <w:noProof/>
          <w:szCs w:val="24"/>
          <w:lang w:val="en-US"/>
        </w:rPr>
      </w:pPr>
      <w:hyperlink w:anchor="_Toc448515404" w:history="1">
        <w:r w:rsidR="00D16E1F" w:rsidRPr="007F0EBB">
          <w:rPr>
            <w:rStyle w:val="Hyperlink"/>
            <w:noProof/>
          </w:rPr>
          <w:t>The Book of Psalis and Doxologies</w:t>
        </w:r>
        <w:r w:rsidR="00D16E1F">
          <w:rPr>
            <w:noProof/>
            <w:webHidden/>
          </w:rPr>
          <w:tab/>
        </w:r>
        <w:r w:rsidR="00D16E1F">
          <w:rPr>
            <w:noProof/>
            <w:webHidden/>
          </w:rPr>
          <w:fldChar w:fldCharType="begin"/>
        </w:r>
        <w:r w:rsidR="00D16E1F">
          <w:rPr>
            <w:noProof/>
            <w:webHidden/>
          </w:rPr>
          <w:instrText xml:space="preserve"> PAGEREF _Toc448515404 \h </w:instrText>
        </w:r>
        <w:r w:rsidR="00D16E1F">
          <w:rPr>
            <w:noProof/>
            <w:webHidden/>
          </w:rPr>
        </w:r>
        <w:r w:rsidR="00D16E1F">
          <w:rPr>
            <w:noProof/>
            <w:webHidden/>
          </w:rPr>
          <w:fldChar w:fldCharType="separate"/>
        </w:r>
        <w:r w:rsidR="00D16E1F">
          <w:rPr>
            <w:noProof/>
            <w:webHidden/>
          </w:rPr>
          <w:t>563</w:t>
        </w:r>
        <w:r w:rsidR="00D16E1F">
          <w:rPr>
            <w:noProof/>
            <w:webHidden/>
          </w:rPr>
          <w:fldChar w:fldCharType="end"/>
        </w:r>
      </w:hyperlink>
    </w:p>
    <w:p w14:paraId="1C4E263D"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405" w:history="1">
        <w:r w:rsidR="00D16E1F" w:rsidRPr="007F0EBB">
          <w:rPr>
            <w:rStyle w:val="Hyperlink"/>
            <w:noProof/>
          </w:rPr>
          <w:t>General and Common Doxologies</w:t>
        </w:r>
        <w:r w:rsidR="00D16E1F">
          <w:rPr>
            <w:noProof/>
            <w:webHidden/>
          </w:rPr>
          <w:tab/>
        </w:r>
        <w:r w:rsidR="00D16E1F">
          <w:rPr>
            <w:noProof/>
            <w:webHidden/>
          </w:rPr>
          <w:fldChar w:fldCharType="begin"/>
        </w:r>
        <w:r w:rsidR="00D16E1F">
          <w:rPr>
            <w:noProof/>
            <w:webHidden/>
          </w:rPr>
          <w:instrText xml:space="preserve"> PAGEREF _Toc448515405 \h </w:instrText>
        </w:r>
        <w:r w:rsidR="00D16E1F">
          <w:rPr>
            <w:noProof/>
            <w:webHidden/>
          </w:rPr>
        </w:r>
        <w:r w:rsidR="00D16E1F">
          <w:rPr>
            <w:noProof/>
            <w:webHidden/>
          </w:rPr>
          <w:fldChar w:fldCharType="separate"/>
        </w:r>
        <w:r w:rsidR="00D16E1F">
          <w:rPr>
            <w:noProof/>
            <w:webHidden/>
          </w:rPr>
          <w:t>564</w:t>
        </w:r>
        <w:r w:rsidR="00D16E1F">
          <w:rPr>
            <w:noProof/>
            <w:webHidden/>
          </w:rPr>
          <w:fldChar w:fldCharType="end"/>
        </w:r>
      </w:hyperlink>
    </w:p>
    <w:p w14:paraId="7D1DB6F1"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406" w:history="1">
        <w:r w:rsidR="00D16E1F" w:rsidRPr="007F0EBB">
          <w:rPr>
            <w:rStyle w:val="Hyperlink"/>
            <w:noProof/>
          </w:rPr>
          <w:t xml:space="preserve">September or </w:t>
        </w:r>
        <w:r w:rsidR="00D16E1F" w:rsidRPr="007F0EBB">
          <w:rPr>
            <w:rStyle w:val="Hyperlink"/>
            <w:rFonts w:ascii="FreeSerifAvvaShenouda" w:eastAsia="Arial Unicode MS" w:hAnsi="FreeSerifAvvaShenouda" w:cs="FreeSerifAvvaShenouda"/>
            <w:noProof/>
            <w:lang w:val="en-US"/>
          </w:rPr>
          <w:t>Ⲑⲟⲟⲩⲧ</w:t>
        </w:r>
        <w:r w:rsidR="00D16E1F">
          <w:rPr>
            <w:noProof/>
            <w:webHidden/>
          </w:rPr>
          <w:tab/>
        </w:r>
        <w:r w:rsidR="00D16E1F">
          <w:rPr>
            <w:noProof/>
            <w:webHidden/>
          </w:rPr>
          <w:fldChar w:fldCharType="begin"/>
        </w:r>
        <w:r w:rsidR="00D16E1F">
          <w:rPr>
            <w:noProof/>
            <w:webHidden/>
          </w:rPr>
          <w:instrText xml:space="preserve"> PAGEREF _Toc448515406 \h </w:instrText>
        </w:r>
        <w:r w:rsidR="00D16E1F">
          <w:rPr>
            <w:noProof/>
            <w:webHidden/>
          </w:rPr>
        </w:r>
        <w:r w:rsidR="00D16E1F">
          <w:rPr>
            <w:noProof/>
            <w:webHidden/>
          </w:rPr>
          <w:fldChar w:fldCharType="separate"/>
        </w:r>
        <w:r w:rsidR="00D16E1F">
          <w:rPr>
            <w:noProof/>
            <w:webHidden/>
          </w:rPr>
          <w:t>585</w:t>
        </w:r>
        <w:r w:rsidR="00D16E1F">
          <w:rPr>
            <w:noProof/>
            <w:webHidden/>
          </w:rPr>
          <w:fldChar w:fldCharType="end"/>
        </w:r>
      </w:hyperlink>
    </w:p>
    <w:p w14:paraId="78003202"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407" w:history="1">
        <w:r w:rsidR="00D16E1F" w:rsidRPr="007F0EBB">
          <w:rPr>
            <w:rStyle w:val="Hyperlink"/>
            <w:noProof/>
          </w:rPr>
          <w:t xml:space="preserve">October or </w:t>
        </w:r>
        <w:r w:rsidR="00D16E1F" w:rsidRPr="007F0EBB">
          <w:rPr>
            <w:rStyle w:val="Hyperlink"/>
            <w:rFonts w:ascii="FreeSerifAvvaShenouda" w:hAnsi="FreeSerifAvvaShenouda" w:cs="FreeSerifAvvaShenouda"/>
            <w:noProof/>
          </w:rPr>
          <w:t>Ⲡⲁⲱⲡⲉ</w:t>
        </w:r>
        <w:r w:rsidR="00D16E1F">
          <w:rPr>
            <w:noProof/>
            <w:webHidden/>
          </w:rPr>
          <w:tab/>
        </w:r>
        <w:r w:rsidR="00D16E1F">
          <w:rPr>
            <w:noProof/>
            <w:webHidden/>
          </w:rPr>
          <w:fldChar w:fldCharType="begin"/>
        </w:r>
        <w:r w:rsidR="00D16E1F">
          <w:rPr>
            <w:noProof/>
            <w:webHidden/>
          </w:rPr>
          <w:instrText xml:space="preserve"> PAGEREF _Toc448515407 \h </w:instrText>
        </w:r>
        <w:r w:rsidR="00D16E1F">
          <w:rPr>
            <w:noProof/>
            <w:webHidden/>
          </w:rPr>
        </w:r>
        <w:r w:rsidR="00D16E1F">
          <w:rPr>
            <w:noProof/>
            <w:webHidden/>
          </w:rPr>
          <w:fldChar w:fldCharType="separate"/>
        </w:r>
        <w:r w:rsidR="00D16E1F">
          <w:rPr>
            <w:noProof/>
            <w:webHidden/>
          </w:rPr>
          <w:t>625</w:t>
        </w:r>
        <w:r w:rsidR="00D16E1F">
          <w:rPr>
            <w:noProof/>
            <w:webHidden/>
          </w:rPr>
          <w:fldChar w:fldCharType="end"/>
        </w:r>
      </w:hyperlink>
    </w:p>
    <w:p w14:paraId="3A8B7DAC"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408" w:history="1">
        <w:r w:rsidR="00D16E1F" w:rsidRPr="007F0EBB">
          <w:rPr>
            <w:rStyle w:val="Hyperlink"/>
            <w:noProof/>
          </w:rPr>
          <w:t xml:space="preserve">November or </w:t>
        </w:r>
        <w:r w:rsidR="00D16E1F" w:rsidRPr="007F0EBB">
          <w:rPr>
            <w:rStyle w:val="Hyperlink"/>
            <w:rFonts w:ascii="FreeSerifAvvaShenouda" w:eastAsia="Arial Unicode MS" w:hAnsi="FreeSerifAvvaShenouda" w:cs="FreeSerifAvvaShenouda"/>
            <w:noProof/>
          </w:rPr>
          <w:t>Ⲁⲑⲟⲣ</w:t>
        </w:r>
        <w:r w:rsidR="00D16E1F">
          <w:rPr>
            <w:noProof/>
            <w:webHidden/>
          </w:rPr>
          <w:tab/>
        </w:r>
        <w:r w:rsidR="00D16E1F">
          <w:rPr>
            <w:noProof/>
            <w:webHidden/>
          </w:rPr>
          <w:fldChar w:fldCharType="begin"/>
        </w:r>
        <w:r w:rsidR="00D16E1F">
          <w:rPr>
            <w:noProof/>
            <w:webHidden/>
          </w:rPr>
          <w:instrText xml:space="preserve"> PAGEREF _Toc448515408 \h </w:instrText>
        </w:r>
        <w:r w:rsidR="00D16E1F">
          <w:rPr>
            <w:noProof/>
            <w:webHidden/>
          </w:rPr>
        </w:r>
        <w:r w:rsidR="00D16E1F">
          <w:rPr>
            <w:noProof/>
            <w:webHidden/>
          </w:rPr>
          <w:fldChar w:fldCharType="separate"/>
        </w:r>
        <w:r w:rsidR="00D16E1F">
          <w:rPr>
            <w:noProof/>
            <w:webHidden/>
          </w:rPr>
          <w:t>633</w:t>
        </w:r>
        <w:r w:rsidR="00D16E1F">
          <w:rPr>
            <w:noProof/>
            <w:webHidden/>
          </w:rPr>
          <w:fldChar w:fldCharType="end"/>
        </w:r>
      </w:hyperlink>
    </w:p>
    <w:p w14:paraId="14610E92"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409" w:history="1">
        <w:r w:rsidR="00D16E1F" w:rsidRPr="007F0EBB">
          <w:rPr>
            <w:rStyle w:val="Hyperlink"/>
            <w:noProof/>
          </w:rPr>
          <w:t xml:space="preserve">December or </w:t>
        </w:r>
        <w:r w:rsidR="00D16E1F" w:rsidRPr="007F0EBB">
          <w:rPr>
            <w:rStyle w:val="Hyperlink"/>
            <w:rFonts w:ascii="FreeSerifAvvaShenouda" w:hAnsi="FreeSerifAvvaShenouda" w:cs="FreeSerifAvvaShenouda"/>
            <w:noProof/>
          </w:rPr>
          <w:t>Ⲕⲟⲓⲁϩⲕ</w:t>
        </w:r>
        <w:r w:rsidR="00D16E1F">
          <w:rPr>
            <w:noProof/>
            <w:webHidden/>
          </w:rPr>
          <w:tab/>
        </w:r>
        <w:r w:rsidR="00D16E1F">
          <w:rPr>
            <w:noProof/>
            <w:webHidden/>
          </w:rPr>
          <w:fldChar w:fldCharType="begin"/>
        </w:r>
        <w:r w:rsidR="00D16E1F">
          <w:rPr>
            <w:noProof/>
            <w:webHidden/>
          </w:rPr>
          <w:instrText xml:space="preserve"> PAGEREF _Toc448515409 \h </w:instrText>
        </w:r>
        <w:r w:rsidR="00D16E1F">
          <w:rPr>
            <w:noProof/>
            <w:webHidden/>
          </w:rPr>
        </w:r>
        <w:r w:rsidR="00D16E1F">
          <w:rPr>
            <w:noProof/>
            <w:webHidden/>
          </w:rPr>
          <w:fldChar w:fldCharType="separate"/>
        </w:r>
        <w:r w:rsidR="00D16E1F">
          <w:rPr>
            <w:noProof/>
            <w:webHidden/>
          </w:rPr>
          <w:t>648</w:t>
        </w:r>
        <w:r w:rsidR="00D16E1F">
          <w:rPr>
            <w:noProof/>
            <w:webHidden/>
          </w:rPr>
          <w:fldChar w:fldCharType="end"/>
        </w:r>
      </w:hyperlink>
    </w:p>
    <w:p w14:paraId="6A78BDC5"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410" w:history="1">
        <w:r w:rsidR="00D16E1F" w:rsidRPr="007F0EBB">
          <w:rPr>
            <w:rStyle w:val="Hyperlink"/>
            <w:noProof/>
          </w:rPr>
          <w:t xml:space="preserve">January or </w:t>
        </w:r>
        <w:r w:rsidR="00D16E1F" w:rsidRPr="007F0EBB">
          <w:rPr>
            <w:rStyle w:val="Hyperlink"/>
            <w:rFonts w:ascii="FreeSerifAvvaShenouda" w:hAnsi="FreeSerifAvvaShenouda" w:cs="FreeSerifAvvaShenouda"/>
            <w:noProof/>
          </w:rPr>
          <w:t>Ⲧⲱⲃⲓ</w:t>
        </w:r>
        <w:r w:rsidR="00D16E1F">
          <w:rPr>
            <w:noProof/>
            <w:webHidden/>
          </w:rPr>
          <w:tab/>
        </w:r>
        <w:r w:rsidR="00D16E1F">
          <w:rPr>
            <w:noProof/>
            <w:webHidden/>
          </w:rPr>
          <w:fldChar w:fldCharType="begin"/>
        </w:r>
        <w:r w:rsidR="00D16E1F">
          <w:rPr>
            <w:noProof/>
            <w:webHidden/>
          </w:rPr>
          <w:instrText xml:space="preserve"> PAGEREF _Toc448515410 \h </w:instrText>
        </w:r>
        <w:r w:rsidR="00D16E1F">
          <w:rPr>
            <w:noProof/>
            <w:webHidden/>
          </w:rPr>
        </w:r>
        <w:r w:rsidR="00D16E1F">
          <w:rPr>
            <w:noProof/>
            <w:webHidden/>
          </w:rPr>
          <w:fldChar w:fldCharType="separate"/>
        </w:r>
        <w:r w:rsidR="00D16E1F">
          <w:rPr>
            <w:noProof/>
            <w:webHidden/>
          </w:rPr>
          <w:t>711</w:t>
        </w:r>
        <w:r w:rsidR="00D16E1F">
          <w:rPr>
            <w:noProof/>
            <w:webHidden/>
          </w:rPr>
          <w:fldChar w:fldCharType="end"/>
        </w:r>
      </w:hyperlink>
    </w:p>
    <w:p w14:paraId="35151A64"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411" w:history="1">
        <w:r w:rsidR="00D16E1F" w:rsidRPr="007F0EBB">
          <w:rPr>
            <w:rStyle w:val="Hyperlink"/>
            <w:noProof/>
          </w:rPr>
          <w:t xml:space="preserve">February or </w:t>
        </w:r>
        <w:r w:rsidR="00D16E1F" w:rsidRPr="007F0EBB">
          <w:rPr>
            <w:rStyle w:val="Hyperlink"/>
            <w:rFonts w:ascii="FreeSerifAvvaShenouda" w:hAnsi="FreeSerifAvvaShenouda" w:cs="FreeSerifAvvaShenouda"/>
            <w:noProof/>
          </w:rPr>
          <w:t>Ⲙϣⲓⲣ</w:t>
        </w:r>
        <w:r w:rsidR="00D16E1F">
          <w:rPr>
            <w:noProof/>
            <w:webHidden/>
          </w:rPr>
          <w:tab/>
        </w:r>
        <w:r w:rsidR="00D16E1F">
          <w:rPr>
            <w:noProof/>
            <w:webHidden/>
          </w:rPr>
          <w:fldChar w:fldCharType="begin"/>
        </w:r>
        <w:r w:rsidR="00D16E1F">
          <w:rPr>
            <w:noProof/>
            <w:webHidden/>
          </w:rPr>
          <w:instrText xml:space="preserve"> PAGEREF _Toc448515411 \h </w:instrText>
        </w:r>
        <w:r w:rsidR="00D16E1F">
          <w:rPr>
            <w:noProof/>
            <w:webHidden/>
          </w:rPr>
        </w:r>
        <w:r w:rsidR="00D16E1F">
          <w:rPr>
            <w:noProof/>
            <w:webHidden/>
          </w:rPr>
          <w:fldChar w:fldCharType="separate"/>
        </w:r>
        <w:r w:rsidR="00D16E1F">
          <w:rPr>
            <w:noProof/>
            <w:webHidden/>
          </w:rPr>
          <w:t>772</w:t>
        </w:r>
        <w:r w:rsidR="00D16E1F">
          <w:rPr>
            <w:noProof/>
            <w:webHidden/>
          </w:rPr>
          <w:fldChar w:fldCharType="end"/>
        </w:r>
      </w:hyperlink>
    </w:p>
    <w:p w14:paraId="05A2306B"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412" w:history="1">
        <w:r w:rsidR="00D16E1F" w:rsidRPr="007F0EBB">
          <w:rPr>
            <w:rStyle w:val="Hyperlink"/>
            <w:noProof/>
          </w:rPr>
          <w:t xml:space="preserve">March or </w:t>
        </w:r>
        <w:r w:rsidR="00D16E1F" w:rsidRPr="007F0EBB">
          <w:rPr>
            <w:rStyle w:val="Hyperlink"/>
            <w:rFonts w:ascii="FreeSerifAvvaShenouda" w:hAnsi="FreeSerifAvvaShenouda" w:cs="FreeSerifAvvaShenouda"/>
            <w:noProof/>
          </w:rPr>
          <w:t>Ⲡⲁⲣⲙϩⲟⲧⲡ</w:t>
        </w:r>
        <w:r w:rsidR="00D16E1F">
          <w:rPr>
            <w:noProof/>
            <w:webHidden/>
          </w:rPr>
          <w:tab/>
        </w:r>
        <w:r w:rsidR="00D16E1F">
          <w:rPr>
            <w:noProof/>
            <w:webHidden/>
          </w:rPr>
          <w:fldChar w:fldCharType="begin"/>
        </w:r>
        <w:r w:rsidR="00D16E1F">
          <w:rPr>
            <w:noProof/>
            <w:webHidden/>
          </w:rPr>
          <w:instrText xml:space="preserve"> PAGEREF _Toc448515412 \h </w:instrText>
        </w:r>
        <w:r w:rsidR="00D16E1F">
          <w:rPr>
            <w:noProof/>
            <w:webHidden/>
          </w:rPr>
        </w:r>
        <w:r w:rsidR="00D16E1F">
          <w:rPr>
            <w:noProof/>
            <w:webHidden/>
          </w:rPr>
          <w:fldChar w:fldCharType="separate"/>
        </w:r>
        <w:r w:rsidR="00D16E1F">
          <w:rPr>
            <w:noProof/>
            <w:webHidden/>
          </w:rPr>
          <w:t>777</w:t>
        </w:r>
        <w:r w:rsidR="00D16E1F">
          <w:rPr>
            <w:noProof/>
            <w:webHidden/>
          </w:rPr>
          <w:fldChar w:fldCharType="end"/>
        </w:r>
      </w:hyperlink>
    </w:p>
    <w:p w14:paraId="3A28344A"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413" w:history="1">
        <w:r w:rsidR="00D16E1F" w:rsidRPr="007F0EBB">
          <w:rPr>
            <w:rStyle w:val="Hyperlink"/>
            <w:noProof/>
          </w:rPr>
          <w:t>April</w:t>
        </w:r>
        <w:r w:rsidR="00D16E1F" w:rsidRPr="007F0EBB">
          <w:rPr>
            <w:rStyle w:val="Hyperlink"/>
            <w:noProof/>
            <w:lang w:val="en-US"/>
          </w:rPr>
          <w:t xml:space="preserve"> or</w:t>
        </w:r>
        <w:r w:rsidR="00D16E1F" w:rsidRPr="007F0EBB">
          <w:rPr>
            <w:rStyle w:val="Hyperlink"/>
            <w:noProof/>
          </w:rPr>
          <w:t xml:space="preserve"> </w:t>
        </w:r>
        <w:r w:rsidR="00D16E1F" w:rsidRPr="007F0EBB">
          <w:rPr>
            <w:rStyle w:val="Hyperlink"/>
            <w:rFonts w:ascii="FreeSerifAvvaShenouda" w:hAnsi="FreeSerifAvvaShenouda" w:cs="FreeSerifAvvaShenouda"/>
            <w:noProof/>
          </w:rPr>
          <w:t>Ⲡⲁⲣⲙⲟⲩⲧⲉ</w:t>
        </w:r>
        <w:r w:rsidR="00D16E1F">
          <w:rPr>
            <w:noProof/>
            <w:webHidden/>
          </w:rPr>
          <w:tab/>
        </w:r>
        <w:r w:rsidR="00D16E1F">
          <w:rPr>
            <w:noProof/>
            <w:webHidden/>
          </w:rPr>
          <w:fldChar w:fldCharType="begin"/>
        </w:r>
        <w:r w:rsidR="00D16E1F">
          <w:rPr>
            <w:noProof/>
            <w:webHidden/>
          </w:rPr>
          <w:instrText xml:space="preserve"> PAGEREF _Toc448515413 \h </w:instrText>
        </w:r>
        <w:r w:rsidR="00D16E1F">
          <w:rPr>
            <w:noProof/>
            <w:webHidden/>
          </w:rPr>
        </w:r>
        <w:r w:rsidR="00D16E1F">
          <w:rPr>
            <w:noProof/>
            <w:webHidden/>
          </w:rPr>
          <w:fldChar w:fldCharType="separate"/>
        </w:r>
        <w:r w:rsidR="00D16E1F">
          <w:rPr>
            <w:noProof/>
            <w:webHidden/>
          </w:rPr>
          <w:t>794</w:t>
        </w:r>
        <w:r w:rsidR="00D16E1F">
          <w:rPr>
            <w:noProof/>
            <w:webHidden/>
          </w:rPr>
          <w:fldChar w:fldCharType="end"/>
        </w:r>
      </w:hyperlink>
    </w:p>
    <w:p w14:paraId="336AD64C"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414" w:history="1">
        <w:r w:rsidR="00D16E1F" w:rsidRPr="007F0EBB">
          <w:rPr>
            <w:rStyle w:val="Hyperlink"/>
            <w:noProof/>
          </w:rPr>
          <w:t xml:space="preserve">May or </w:t>
        </w:r>
        <w:r w:rsidR="00D16E1F" w:rsidRPr="007F0EBB">
          <w:rPr>
            <w:rStyle w:val="Hyperlink"/>
            <w:rFonts w:ascii="FreeSerifAvvaShenouda" w:eastAsia="Arial Unicode MS" w:hAnsi="FreeSerifAvvaShenouda" w:cs="FreeSerifAvvaShenouda"/>
            <w:noProof/>
            <w:lang w:val="en-US"/>
          </w:rPr>
          <w:t>Ⲡⲁϣⲁⲛⲥ</w:t>
        </w:r>
        <w:r w:rsidR="00D16E1F">
          <w:rPr>
            <w:noProof/>
            <w:webHidden/>
          </w:rPr>
          <w:tab/>
        </w:r>
        <w:r w:rsidR="00D16E1F">
          <w:rPr>
            <w:noProof/>
            <w:webHidden/>
          </w:rPr>
          <w:fldChar w:fldCharType="begin"/>
        </w:r>
        <w:r w:rsidR="00D16E1F">
          <w:rPr>
            <w:noProof/>
            <w:webHidden/>
          </w:rPr>
          <w:instrText xml:space="preserve"> PAGEREF _Toc448515414 \h </w:instrText>
        </w:r>
        <w:r w:rsidR="00D16E1F">
          <w:rPr>
            <w:noProof/>
            <w:webHidden/>
          </w:rPr>
        </w:r>
        <w:r w:rsidR="00D16E1F">
          <w:rPr>
            <w:noProof/>
            <w:webHidden/>
          </w:rPr>
          <w:fldChar w:fldCharType="separate"/>
        </w:r>
        <w:r w:rsidR="00D16E1F">
          <w:rPr>
            <w:noProof/>
            <w:webHidden/>
          </w:rPr>
          <w:t>800</w:t>
        </w:r>
        <w:r w:rsidR="00D16E1F">
          <w:rPr>
            <w:noProof/>
            <w:webHidden/>
          </w:rPr>
          <w:fldChar w:fldCharType="end"/>
        </w:r>
      </w:hyperlink>
    </w:p>
    <w:p w14:paraId="24ABEC2A"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415" w:history="1">
        <w:r w:rsidR="00D16E1F" w:rsidRPr="007F0EBB">
          <w:rPr>
            <w:rStyle w:val="Hyperlink"/>
            <w:noProof/>
          </w:rPr>
          <w:t xml:space="preserve">June or </w:t>
        </w:r>
        <w:r w:rsidR="00D16E1F" w:rsidRPr="007F0EBB">
          <w:rPr>
            <w:rStyle w:val="Hyperlink"/>
            <w:rFonts w:ascii="FreeSerifAvvaShenouda" w:hAnsi="FreeSerifAvvaShenouda" w:cs="FreeSerifAvvaShenouda"/>
            <w:noProof/>
          </w:rPr>
          <w:t>Ⲡⲁⲱⲛⲉ</w:t>
        </w:r>
        <w:r w:rsidR="00D16E1F">
          <w:rPr>
            <w:noProof/>
            <w:webHidden/>
          </w:rPr>
          <w:tab/>
        </w:r>
        <w:r w:rsidR="00D16E1F">
          <w:rPr>
            <w:noProof/>
            <w:webHidden/>
          </w:rPr>
          <w:fldChar w:fldCharType="begin"/>
        </w:r>
        <w:r w:rsidR="00D16E1F">
          <w:rPr>
            <w:noProof/>
            <w:webHidden/>
          </w:rPr>
          <w:instrText xml:space="preserve"> PAGEREF _Toc448515415 \h </w:instrText>
        </w:r>
        <w:r w:rsidR="00D16E1F">
          <w:rPr>
            <w:noProof/>
            <w:webHidden/>
          </w:rPr>
        </w:r>
        <w:r w:rsidR="00D16E1F">
          <w:rPr>
            <w:noProof/>
            <w:webHidden/>
          </w:rPr>
          <w:fldChar w:fldCharType="separate"/>
        </w:r>
        <w:r w:rsidR="00D16E1F">
          <w:rPr>
            <w:noProof/>
            <w:webHidden/>
          </w:rPr>
          <w:t>823</w:t>
        </w:r>
        <w:r w:rsidR="00D16E1F">
          <w:rPr>
            <w:noProof/>
            <w:webHidden/>
          </w:rPr>
          <w:fldChar w:fldCharType="end"/>
        </w:r>
      </w:hyperlink>
    </w:p>
    <w:p w14:paraId="728FD6D4"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416" w:history="1">
        <w:r w:rsidR="00D16E1F" w:rsidRPr="007F0EBB">
          <w:rPr>
            <w:rStyle w:val="Hyperlink"/>
            <w:noProof/>
          </w:rPr>
          <w:t xml:space="preserve">July or </w:t>
        </w:r>
        <w:r w:rsidR="00D16E1F" w:rsidRPr="007F0EBB">
          <w:rPr>
            <w:rStyle w:val="Hyperlink"/>
            <w:rFonts w:ascii="FreeSerifAvvaShenouda" w:hAnsi="FreeSerifAvvaShenouda" w:cs="FreeSerifAvvaShenouda"/>
            <w:noProof/>
          </w:rPr>
          <w:t>Ⲉⲡⲏⲡ</w:t>
        </w:r>
        <w:r w:rsidR="00D16E1F">
          <w:rPr>
            <w:noProof/>
            <w:webHidden/>
          </w:rPr>
          <w:tab/>
        </w:r>
        <w:r w:rsidR="00D16E1F">
          <w:rPr>
            <w:noProof/>
            <w:webHidden/>
          </w:rPr>
          <w:fldChar w:fldCharType="begin"/>
        </w:r>
        <w:r w:rsidR="00D16E1F">
          <w:rPr>
            <w:noProof/>
            <w:webHidden/>
          </w:rPr>
          <w:instrText xml:space="preserve"> PAGEREF _Toc448515416 \h </w:instrText>
        </w:r>
        <w:r w:rsidR="00D16E1F">
          <w:rPr>
            <w:noProof/>
            <w:webHidden/>
          </w:rPr>
        </w:r>
        <w:r w:rsidR="00D16E1F">
          <w:rPr>
            <w:noProof/>
            <w:webHidden/>
          </w:rPr>
          <w:fldChar w:fldCharType="separate"/>
        </w:r>
        <w:r w:rsidR="00D16E1F">
          <w:rPr>
            <w:noProof/>
            <w:webHidden/>
          </w:rPr>
          <w:t>850</w:t>
        </w:r>
        <w:r w:rsidR="00D16E1F">
          <w:rPr>
            <w:noProof/>
            <w:webHidden/>
          </w:rPr>
          <w:fldChar w:fldCharType="end"/>
        </w:r>
      </w:hyperlink>
    </w:p>
    <w:p w14:paraId="13317F79"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417" w:history="1">
        <w:r w:rsidR="00D16E1F" w:rsidRPr="007F0EBB">
          <w:rPr>
            <w:rStyle w:val="Hyperlink"/>
            <w:noProof/>
          </w:rPr>
          <w:t xml:space="preserve">August or </w:t>
        </w:r>
        <w:r w:rsidR="00D16E1F" w:rsidRPr="007F0EBB">
          <w:rPr>
            <w:rStyle w:val="Hyperlink"/>
            <w:rFonts w:ascii="FreeSerifAvvaShenouda" w:hAnsi="FreeSerifAvvaShenouda" w:cs="FreeSerifAvvaShenouda"/>
            <w:noProof/>
          </w:rPr>
          <w:t>Ⲙⲉⲥⲟⲣⲏ and Ⲕⲟⲩϫⲓ ⲛ</w:t>
        </w:r>
        <w:r w:rsidR="00D16E1F" w:rsidRPr="007F0EBB">
          <w:rPr>
            <w:rStyle w:val="Hyperlink"/>
            <w:rFonts w:ascii="FreeSerifAvvaShenouda" w:hAnsi="FreeSerifAvvaShenouda" w:cs="FreeSerifAvvaShenouda"/>
            <w:noProof/>
            <w:lang w:val="en-US"/>
          </w:rPr>
          <w:t xml:space="preserve">̀ⲁ̀ⲃⲟⲧ </w:t>
        </w:r>
        <w:r w:rsidR="00D16E1F" w:rsidRPr="007F0EBB">
          <w:rPr>
            <w:rStyle w:val="Hyperlink"/>
            <w:noProof/>
          </w:rPr>
          <w:t>(The Little Month)</w:t>
        </w:r>
        <w:r w:rsidR="00D16E1F">
          <w:rPr>
            <w:noProof/>
            <w:webHidden/>
          </w:rPr>
          <w:tab/>
        </w:r>
        <w:r w:rsidR="00D16E1F">
          <w:rPr>
            <w:noProof/>
            <w:webHidden/>
          </w:rPr>
          <w:fldChar w:fldCharType="begin"/>
        </w:r>
        <w:r w:rsidR="00D16E1F">
          <w:rPr>
            <w:noProof/>
            <w:webHidden/>
          </w:rPr>
          <w:instrText xml:space="preserve"> PAGEREF _Toc448515417 \h </w:instrText>
        </w:r>
        <w:r w:rsidR="00D16E1F">
          <w:rPr>
            <w:noProof/>
            <w:webHidden/>
          </w:rPr>
        </w:r>
        <w:r w:rsidR="00D16E1F">
          <w:rPr>
            <w:noProof/>
            <w:webHidden/>
          </w:rPr>
          <w:fldChar w:fldCharType="separate"/>
        </w:r>
        <w:r w:rsidR="00D16E1F">
          <w:rPr>
            <w:noProof/>
            <w:webHidden/>
          </w:rPr>
          <w:t>864</w:t>
        </w:r>
        <w:r w:rsidR="00D16E1F">
          <w:rPr>
            <w:noProof/>
            <w:webHidden/>
          </w:rPr>
          <w:fldChar w:fldCharType="end"/>
        </w:r>
      </w:hyperlink>
    </w:p>
    <w:p w14:paraId="6CF4138E"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418" w:history="1">
        <w:r w:rsidR="00D16E1F" w:rsidRPr="007F0EBB">
          <w:rPr>
            <w:rStyle w:val="Hyperlink"/>
            <w:noProof/>
          </w:rPr>
          <w:t>The Pascal Cycle</w:t>
        </w:r>
        <w:r w:rsidR="00D16E1F">
          <w:rPr>
            <w:noProof/>
            <w:webHidden/>
          </w:rPr>
          <w:tab/>
        </w:r>
        <w:r w:rsidR="00D16E1F">
          <w:rPr>
            <w:noProof/>
            <w:webHidden/>
          </w:rPr>
          <w:fldChar w:fldCharType="begin"/>
        </w:r>
        <w:r w:rsidR="00D16E1F">
          <w:rPr>
            <w:noProof/>
            <w:webHidden/>
          </w:rPr>
          <w:instrText xml:space="preserve"> PAGEREF _Toc448515418 \h </w:instrText>
        </w:r>
        <w:r w:rsidR="00D16E1F">
          <w:rPr>
            <w:noProof/>
            <w:webHidden/>
          </w:rPr>
        </w:r>
        <w:r w:rsidR="00D16E1F">
          <w:rPr>
            <w:noProof/>
            <w:webHidden/>
          </w:rPr>
          <w:fldChar w:fldCharType="separate"/>
        </w:r>
        <w:r w:rsidR="00D16E1F">
          <w:rPr>
            <w:noProof/>
            <w:webHidden/>
          </w:rPr>
          <w:t>888</w:t>
        </w:r>
        <w:r w:rsidR="00D16E1F">
          <w:rPr>
            <w:noProof/>
            <w:webHidden/>
          </w:rPr>
          <w:fldChar w:fldCharType="end"/>
        </w:r>
      </w:hyperlink>
    </w:p>
    <w:p w14:paraId="6A9F1D2E"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419" w:history="1">
        <w:r w:rsidR="00D16E1F" w:rsidRPr="007F0EBB">
          <w:rPr>
            <w:rStyle w:val="Hyperlink"/>
            <w:noProof/>
          </w:rPr>
          <w:t>Hymns for Koiak</w:t>
        </w:r>
        <w:r w:rsidR="00D16E1F">
          <w:rPr>
            <w:noProof/>
            <w:webHidden/>
          </w:rPr>
          <w:tab/>
        </w:r>
        <w:r w:rsidR="00D16E1F">
          <w:rPr>
            <w:noProof/>
            <w:webHidden/>
          </w:rPr>
          <w:fldChar w:fldCharType="begin"/>
        </w:r>
        <w:r w:rsidR="00D16E1F">
          <w:rPr>
            <w:noProof/>
            <w:webHidden/>
          </w:rPr>
          <w:instrText xml:space="preserve"> PAGEREF _Toc448515419 \h </w:instrText>
        </w:r>
        <w:r w:rsidR="00D16E1F">
          <w:rPr>
            <w:noProof/>
            <w:webHidden/>
          </w:rPr>
        </w:r>
        <w:r w:rsidR="00D16E1F">
          <w:rPr>
            <w:noProof/>
            <w:webHidden/>
          </w:rPr>
          <w:fldChar w:fldCharType="separate"/>
        </w:r>
        <w:r w:rsidR="00D16E1F">
          <w:rPr>
            <w:noProof/>
            <w:webHidden/>
          </w:rPr>
          <w:t>963</w:t>
        </w:r>
        <w:r w:rsidR="00D16E1F">
          <w:rPr>
            <w:noProof/>
            <w:webHidden/>
          </w:rPr>
          <w:fldChar w:fldCharType="end"/>
        </w:r>
      </w:hyperlink>
    </w:p>
    <w:p w14:paraId="752F4B71"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420" w:history="1">
        <w:r w:rsidR="00D16E1F" w:rsidRPr="007F0EBB">
          <w:rPr>
            <w:rStyle w:val="Hyperlink"/>
            <w:noProof/>
          </w:rPr>
          <w:t>Index of Psalis</w:t>
        </w:r>
        <w:r w:rsidR="00D16E1F">
          <w:rPr>
            <w:noProof/>
            <w:webHidden/>
          </w:rPr>
          <w:tab/>
        </w:r>
        <w:r w:rsidR="00D16E1F">
          <w:rPr>
            <w:noProof/>
            <w:webHidden/>
          </w:rPr>
          <w:fldChar w:fldCharType="begin"/>
        </w:r>
        <w:r w:rsidR="00D16E1F">
          <w:rPr>
            <w:noProof/>
            <w:webHidden/>
          </w:rPr>
          <w:instrText xml:space="preserve"> PAGEREF _Toc448515420 \h </w:instrText>
        </w:r>
        <w:r w:rsidR="00D16E1F">
          <w:rPr>
            <w:noProof/>
            <w:webHidden/>
          </w:rPr>
        </w:r>
        <w:r w:rsidR="00D16E1F">
          <w:rPr>
            <w:noProof/>
            <w:webHidden/>
          </w:rPr>
          <w:fldChar w:fldCharType="separate"/>
        </w:r>
        <w:r w:rsidR="00D16E1F">
          <w:rPr>
            <w:noProof/>
            <w:webHidden/>
          </w:rPr>
          <w:t>978</w:t>
        </w:r>
        <w:r w:rsidR="00D16E1F">
          <w:rPr>
            <w:noProof/>
            <w:webHidden/>
          </w:rPr>
          <w:fldChar w:fldCharType="end"/>
        </w:r>
      </w:hyperlink>
    </w:p>
    <w:p w14:paraId="326E372C" w14:textId="77777777" w:rsidR="00D16E1F" w:rsidRDefault="009448DA">
      <w:pPr>
        <w:pStyle w:val="TOC2"/>
        <w:tabs>
          <w:tab w:val="right" w:leader="dot" w:pos="8846"/>
        </w:tabs>
        <w:rPr>
          <w:rFonts w:asciiTheme="minorHAnsi" w:eastAsiaTheme="minorEastAsia" w:hAnsiTheme="minorHAnsi"/>
          <w:noProof/>
          <w:szCs w:val="24"/>
          <w:lang w:val="en-US"/>
        </w:rPr>
      </w:pPr>
      <w:hyperlink w:anchor="_Toc448515421" w:history="1">
        <w:r w:rsidR="00D16E1F" w:rsidRPr="007F0EBB">
          <w:rPr>
            <w:rStyle w:val="Hyperlink"/>
            <w:noProof/>
          </w:rPr>
          <w:t>Index of Doxologies</w:t>
        </w:r>
        <w:r w:rsidR="00D16E1F">
          <w:rPr>
            <w:noProof/>
            <w:webHidden/>
          </w:rPr>
          <w:tab/>
        </w:r>
        <w:r w:rsidR="00D16E1F">
          <w:rPr>
            <w:noProof/>
            <w:webHidden/>
          </w:rPr>
          <w:fldChar w:fldCharType="begin"/>
        </w:r>
        <w:r w:rsidR="00D16E1F">
          <w:rPr>
            <w:noProof/>
            <w:webHidden/>
          </w:rPr>
          <w:instrText xml:space="preserve"> PAGEREF _Toc448515421 \h </w:instrText>
        </w:r>
        <w:r w:rsidR="00D16E1F">
          <w:rPr>
            <w:noProof/>
            <w:webHidden/>
          </w:rPr>
        </w:r>
        <w:r w:rsidR="00D16E1F">
          <w:rPr>
            <w:noProof/>
            <w:webHidden/>
          </w:rPr>
          <w:fldChar w:fldCharType="separate"/>
        </w:r>
        <w:r w:rsidR="00D16E1F">
          <w:rPr>
            <w:noProof/>
            <w:webHidden/>
          </w:rPr>
          <w:t>980</w:t>
        </w:r>
        <w:r w:rsidR="00D16E1F">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515378"/>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515379"/>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0017561"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44A4C">
              <w:rPr>
                <w:noProof/>
                <w:webHidden/>
              </w:rPr>
              <w:t>5</w:t>
            </w:r>
            <w:r w:rsidR="00E35F1F">
              <w:rPr>
                <w:noProof/>
                <w:webHidden/>
              </w:rPr>
              <w:fldChar w:fldCharType="end"/>
            </w:r>
          </w:hyperlink>
        </w:p>
        <w:p w14:paraId="3CE22754" w14:textId="60BF8D07" w:rsidR="00E35F1F" w:rsidRDefault="009448DA">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44A4C">
              <w:rPr>
                <w:noProof/>
                <w:webHidden/>
              </w:rPr>
              <w:t>10</w:t>
            </w:r>
            <w:r w:rsidR="00E35F1F">
              <w:rPr>
                <w:noProof/>
                <w:webHidden/>
              </w:rPr>
              <w:fldChar w:fldCharType="end"/>
            </w:r>
          </w:hyperlink>
        </w:p>
        <w:p w14:paraId="4B0BA7F1" w14:textId="1787F936" w:rsidR="00E35F1F" w:rsidRDefault="009448DA">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44A4C">
              <w:rPr>
                <w:noProof/>
                <w:webHidden/>
              </w:rPr>
              <w:t>496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2C96BC09"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44A4C">
        <w:rPr>
          <w:noProof/>
          <w:lang w:val="en-US"/>
        </w:rPr>
        <w:t>874</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B541BBD" w:rsidR="00B102EF" w:rsidRDefault="00B102EF" w:rsidP="004D23BC">
      <w:pPr>
        <w:tabs>
          <w:tab w:val="left" w:pos="720"/>
          <w:tab w:val="left" w:leader="dot" w:pos="7920"/>
        </w:tabs>
      </w:pPr>
      <w:r>
        <w:fldChar w:fldCharType="begin"/>
      </w:r>
      <w:r>
        <w:instrText xml:space="preserve"> REF _Ref448228501 \h </w:instrText>
      </w:r>
      <w:r>
        <w:fldChar w:fldCharType="separate"/>
      </w:r>
      <w:r w:rsidR="00044A4C">
        <w:t>The Fourth Canticle</w:t>
      </w:r>
      <w:r>
        <w:fldChar w:fldCharType="end"/>
      </w:r>
      <w:r>
        <w:tab/>
      </w:r>
      <w:r>
        <w:fldChar w:fldCharType="begin"/>
      </w:r>
      <w:r>
        <w:instrText xml:space="preserve"> PAGEREF _Ref448228505 \h </w:instrText>
      </w:r>
      <w:r>
        <w:fldChar w:fldCharType="separate"/>
      </w:r>
      <w:r w:rsidR="00044A4C">
        <w:rPr>
          <w:noProof/>
        </w:rPr>
        <w:t>367</w:t>
      </w:r>
      <w:r>
        <w:fldChar w:fldCharType="end"/>
      </w:r>
    </w:p>
    <w:p w14:paraId="714598C9" w14:textId="48357A86" w:rsidR="00B102EF" w:rsidRDefault="00B102EF" w:rsidP="004D23BC">
      <w:pPr>
        <w:tabs>
          <w:tab w:val="left" w:pos="720"/>
          <w:tab w:val="left" w:leader="dot" w:pos="7920"/>
        </w:tabs>
      </w:pPr>
      <w:r>
        <w:fldChar w:fldCharType="begin"/>
      </w:r>
      <w:r>
        <w:instrText xml:space="preserve"> REF _Ref448228521 \h </w:instrText>
      </w:r>
      <w:r>
        <w:fldChar w:fldCharType="separate"/>
      </w:r>
      <w:r w:rsidR="00044A4C">
        <w:t>The Annual Psalis and Theotokia</w:t>
      </w:r>
      <w:r>
        <w:fldChar w:fldCharType="end"/>
      </w:r>
      <w:r>
        <w:tab/>
      </w:r>
      <w:r>
        <w:fldChar w:fldCharType="begin"/>
      </w:r>
      <w:r>
        <w:instrText xml:space="preserve"> PAGEREF _Ref448228524 \h </w:instrText>
      </w:r>
      <w:r>
        <w:fldChar w:fldCharType="separate"/>
      </w:r>
      <w:r w:rsidR="00044A4C">
        <w:rPr>
          <w:noProof/>
        </w:rPr>
        <w:t>372</w:t>
      </w:r>
      <w:r>
        <w:fldChar w:fldCharType="end"/>
      </w:r>
    </w:p>
    <w:p w14:paraId="160344F1" w14:textId="06F21ED7"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44A4C">
        <w:t>The Book of Psalis and Doxologies</w:t>
      </w:r>
      <w:r>
        <w:fldChar w:fldCharType="end"/>
      </w:r>
      <w:r>
        <w:tab/>
      </w:r>
      <w:r>
        <w:fldChar w:fldCharType="begin"/>
      </w:r>
      <w:r>
        <w:instrText xml:space="preserve"> PAGEREF _Ref448228546 \h </w:instrText>
      </w:r>
      <w:r>
        <w:fldChar w:fldCharType="separate"/>
      </w:r>
      <w:r w:rsidR="00044A4C">
        <w:rPr>
          <w:noProof/>
        </w:rPr>
        <w:t>563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66760AF0"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44A4C">
        <w:rPr>
          <w:noProof/>
          <w:lang w:val="en-GB"/>
        </w:rPr>
        <w:t>156</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477EB2BC"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44A4C">
        <w:t>Psalm</w:t>
      </w:r>
      <w:r w:rsidR="00044A4C" w:rsidRPr="00AB1781">
        <w:t xml:space="preserve"> 116</w:t>
      </w:r>
      <w:r w:rsidR="00044A4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44A4C">
        <w:rPr>
          <w:noProof/>
        </w:rPr>
        <w:t>263</w:t>
      </w:r>
      <w:r w:rsidR="003A78C2">
        <w:fldChar w:fldCharType="end"/>
      </w:r>
    </w:p>
    <w:p w14:paraId="10E2000F" w14:textId="3C830B41"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44A4C">
        <w:t>Psalm</w:t>
      </w:r>
      <w:r w:rsidR="00044A4C" w:rsidRPr="00AB1781">
        <w:t xml:space="preserve"> 117</w:t>
      </w:r>
      <w:r w:rsidR="00044A4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44A4C">
        <w:rPr>
          <w:noProof/>
        </w:rPr>
        <w:t>263</w:t>
      </w:r>
      <w:r w:rsidR="003A78C2">
        <w:fldChar w:fldCharType="end"/>
      </w:r>
    </w:p>
    <w:p w14:paraId="4928E776" w14:textId="4D49AE7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44A4C">
        <w:t>Psalm</w:t>
      </w:r>
      <w:r w:rsidR="00044A4C" w:rsidRPr="00AB1781">
        <w:t xml:space="preserve"> 119</w:t>
      </w:r>
      <w:r w:rsidR="00044A4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44A4C">
        <w:rPr>
          <w:noProof/>
        </w:rPr>
        <w:t>282</w:t>
      </w:r>
      <w:r w:rsidR="003A78C2">
        <w:fldChar w:fldCharType="end"/>
      </w:r>
    </w:p>
    <w:p w14:paraId="4144738E" w14:textId="5319860C"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44A4C">
        <w:t>Psalm</w:t>
      </w:r>
      <w:r w:rsidR="00044A4C" w:rsidRPr="00AB1781">
        <w:t xml:space="preserve"> 120</w:t>
      </w:r>
      <w:r w:rsidR="00044A4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44A4C">
        <w:rPr>
          <w:noProof/>
        </w:rPr>
        <w:t>282</w:t>
      </w:r>
      <w:r w:rsidR="003A78C2">
        <w:fldChar w:fldCharType="end"/>
      </w:r>
    </w:p>
    <w:p w14:paraId="7A11F8AE" w14:textId="52D79695"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44A4C">
        <w:t>Psalm</w:t>
      </w:r>
      <w:r w:rsidR="00044A4C" w:rsidRPr="00AB1781">
        <w:t xml:space="preserve"> 121</w:t>
      </w:r>
      <w:r w:rsidR="00044A4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44A4C">
        <w:rPr>
          <w:noProof/>
        </w:rPr>
        <w:t>283</w:t>
      </w:r>
      <w:r w:rsidR="003A78C2">
        <w:fldChar w:fldCharType="end"/>
      </w:r>
    </w:p>
    <w:p w14:paraId="1E7E3335" w14:textId="6C36FE2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44A4C">
        <w:t>Psalm</w:t>
      </w:r>
      <w:r w:rsidR="00044A4C" w:rsidRPr="00AB1781">
        <w:t xml:space="preserve"> 122</w:t>
      </w:r>
      <w:r w:rsidR="00044A4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44A4C">
        <w:rPr>
          <w:noProof/>
        </w:rPr>
        <w:t>284</w:t>
      </w:r>
      <w:r w:rsidR="003A78C2">
        <w:fldChar w:fldCharType="end"/>
      </w:r>
    </w:p>
    <w:p w14:paraId="6A7F45CD" w14:textId="27AD913A"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44A4C">
        <w:t>Psalm</w:t>
      </w:r>
      <w:r w:rsidR="00044A4C" w:rsidRPr="00AB1781">
        <w:t xml:space="preserve"> 123</w:t>
      </w:r>
      <w:r w:rsidR="00044A4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44A4C">
        <w:rPr>
          <w:noProof/>
        </w:rPr>
        <w:t>285</w:t>
      </w:r>
      <w:r w:rsidR="003A78C2">
        <w:fldChar w:fldCharType="end"/>
      </w:r>
    </w:p>
    <w:p w14:paraId="2FA5C99A" w14:textId="2EEEF70F"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44A4C">
        <w:t>Psalm</w:t>
      </w:r>
      <w:r w:rsidR="00044A4C" w:rsidRPr="00AB1781">
        <w:t xml:space="preserve"> 124</w:t>
      </w:r>
      <w:r w:rsidR="00044A4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44A4C">
        <w:rPr>
          <w:noProof/>
        </w:rPr>
        <w:t>286</w:t>
      </w:r>
      <w:r w:rsidR="003A78C2">
        <w:fldChar w:fldCharType="end"/>
      </w:r>
    </w:p>
    <w:p w14:paraId="0633E3A7" w14:textId="33AE4ABD"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44A4C">
        <w:t>Psalm</w:t>
      </w:r>
      <w:r w:rsidR="00044A4C" w:rsidRPr="00AB1781">
        <w:t xml:space="preserve"> 125</w:t>
      </w:r>
      <w:r w:rsidR="00044A4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44A4C">
        <w:rPr>
          <w:noProof/>
        </w:rPr>
        <w:t>287</w:t>
      </w:r>
      <w:r w:rsidR="003A78C2">
        <w:fldChar w:fldCharType="end"/>
      </w:r>
    </w:p>
    <w:p w14:paraId="0FB134D2" w14:textId="76E0B3D1"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44A4C">
        <w:t>Psalm</w:t>
      </w:r>
      <w:r w:rsidR="00044A4C" w:rsidRPr="00AB1781">
        <w:t xml:space="preserve"> 126</w:t>
      </w:r>
      <w:r w:rsidR="00044A4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44A4C">
        <w:rPr>
          <w:noProof/>
        </w:rPr>
        <w:t>288</w:t>
      </w:r>
      <w:r w:rsidR="003A78C2">
        <w:fldChar w:fldCharType="end"/>
      </w:r>
    </w:p>
    <w:p w14:paraId="1C4403C7" w14:textId="56B7DE3D"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44A4C">
        <w:t>Psalm</w:t>
      </w:r>
      <w:r w:rsidR="00044A4C" w:rsidRPr="00AB1781">
        <w:t xml:space="preserve"> 127</w:t>
      </w:r>
      <w:r w:rsidR="00044A4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44A4C">
        <w:rPr>
          <w:noProof/>
        </w:rPr>
        <w:t>288</w:t>
      </w:r>
      <w:r w:rsidR="003A78C2">
        <w:fldChar w:fldCharType="end"/>
      </w:r>
    </w:p>
    <w:p w14:paraId="7851B890" w14:textId="0A6DC93E"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44A4C">
        <w:t>Psalm</w:t>
      </w:r>
      <w:r w:rsidR="00044A4C" w:rsidRPr="00AB1781">
        <w:t xml:space="preserve"> 128</w:t>
      </w:r>
      <w:r w:rsidR="00044A4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44A4C">
        <w:rPr>
          <w:noProof/>
        </w:rPr>
        <w:t>289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6153AA5E"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Mary the </w:t>
      </w:r>
      <w:r w:rsidR="00031314">
        <w:t>Theotokos</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791D9F0B" w:rsidR="00A02728" w:rsidRPr="000D107E" w:rsidRDefault="006869EE" w:rsidP="006869EE">
      <w:pPr>
        <w:pStyle w:val="Body"/>
      </w:pPr>
      <w:r>
        <w:t xml:space="preserve">See </w:t>
      </w:r>
      <w:r>
        <w:fldChar w:fldCharType="begin"/>
      </w:r>
      <w:r>
        <w:instrText xml:space="preserve"> REF _Ref448227875 \h </w:instrText>
      </w:r>
      <w:r>
        <w:fldChar w:fldCharType="separate"/>
      </w:r>
      <w:r w:rsidR="00044A4C">
        <w:t>The Raising of Incense</w:t>
      </w:r>
      <w:r>
        <w:fldChar w:fldCharType="end"/>
      </w:r>
      <w:r>
        <w:t xml:space="preserve">, page </w:t>
      </w:r>
      <w:r>
        <w:fldChar w:fldCharType="begin"/>
      </w:r>
      <w:r>
        <w:instrText xml:space="preserve"> PAGEREF _Ref448227880 \h </w:instrText>
      </w:r>
      <w:r>
        <w:fldChar w:fldCharType="separate"/>
      </w:r>
      <w:r w:rsidR="00044A4C">
        <w:rPr>
          <w:noProof/>
        </w:rPr>
        <w:t>495</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515380"/>
      <w:bookmarkStart w:id="75" w:name="Compline"/>
      <w:bookmarkEnd w:id="23"/>
      <w:r>
        <w:lastRenderedPageBreak/>
        <w:t>After Supper: Retiring</w:t>
      </w:r>
      <w:r>
        <w:rPr>
          <w:rStyle w:val="FootnoteReference"/>
        </w:rPr>
        <w:footnoteReference w:id="2"/>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333F5C59" w14:textId="30D85C12"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44A4C">
              <w:rPr>
                <w:noProof/>
                <w:webHidden/>
              </w:rPr>
              <w:t>18</w:t>
            </w:r>
            <w:r w:rsidR="00E35F1F">
              <w:rPr>
                <w:noProof/>
                <w:webHidden/>
              </w:rPr>
              <w:fldChar w:fldCharType="end"/>
            </w:r>
          </w:hyperlink>
        </w:p>
        <w:p w14:paraId="20C68518" w14:textId="75A0BD94" w:rsidR="00E35F1F" w:rsidRDefault="009448DA">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44A4C">
              <w:rPr>
                <w:noProof/>
                <w:webHidden/>
              </w:rPr>
              <w:t>23</w:t>
            </w:r>
            <w:r w:rsidR="00E35F1F">
              <w:rPr>
                <w:noProof/>
                <w:webHidden/>
              </w:rPr>
              <w:fldChar w:fldCharType="end"/>
            </w:r>
          </w:hyperlink>
        </w:p>
        <w:p w14:paraId="7AECBD7C" w14:textId="35262ABA" w:rsidR="00E35F1F" w:rsidRDefault="009448DA">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44A4C">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780C2F9" w:rsidR="00AC19C5"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044A4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306C8546" w14:textId="20701D0B" w:rsidR="00AC19C5"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E41A6D8" w14:textId="04F4B6E0" w:rsidR="00AC19C5"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03594AE0"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5C89ADF0" w14:textId="510CE81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28E2C0BB" w14:textId="067D043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1E089908" w14:textId="0E74AC3D"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4AE38C3E" w14:textId="35FEE30B"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1687F32E" w14:textId="3E0988AE"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7888D837" w14:textId="4AD3AAAE"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34DBB223" w14:textId="0CE2EE0B"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6B4DC1CD" w14:textId="0366F705"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2110D48E" w14:textId="5D51929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1DB70176" w14:textId="43C56825"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10BFD659" w14:textId="72F64BB3"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3"/>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0516B29"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66A06529"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07231E7D" w:rsidR="00441BAC"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044A4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FA51813" w14:textId="09E1B9D0" w:rsidR="00441BAC"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0B99716A" w14:textId="0CDC2094" w:rsidR="00441BAC"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88EABDC"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1B75A28D" w14:textId="72416F3E"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0AE9AF27" w14:textId="63D3E14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41F119EC" w14:textId="5DCE7BE6"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597C59C2" w14:textId="35DECE99"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128C5E51" w14:textId="14B43653"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2E0B000D" w14:textId="19A009F6"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770DB628" w14:textId="445D2B0A"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641208A7" w14:textId="3084F0B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22E2CCB4" w14:textId="21A36278"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71D3EDA7" w14:textId="1C8969C8"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6A511ED2" w14:textId="17B08AD9"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5"/>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19B2B393"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4B4473B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712CD388"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44A4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1C8B7C0A" w14:textId="08D37E8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44A4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2E223CF0" w14:textId="1F5B3B7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6722788A"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44A4C">
        <w:t>Psalm</w:t>
      </w:r>
      <w:r w:rsidR="00044A4C" w:rsidRPr="00AB1781">
        <w:t xml:space="preserve"> 4</w:t>
      </w:r>
      <w:r w:rsidR="00044A4C">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044A4C">
        <w:rPr>
          <w:noProof/>
        </w:rPr>
        <w:t>86</w:t>
      </w:r>
      <w:r w:rsidR="003A78C2">
        <w:fldChar w:fldCharType="end"/>
      </w:r>
    </w:p>
    <w:p w14:paraId="11005B88" w14:textId="7DFFA6CC"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44A4C">
        <w:rPr>
          <w:noProof/>
        </w:rPr>
        <w:t>88</w:t>
      </w:r>
      <w:r w:rsidR="003A78C2">
        <w:fldChar w:fldCharType="end"/>
      </w:r>
    </w:p>
    <w:p w14:paraId="55C4356A" w14:textId="11767586"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44A4C">
        <w:rPr>
          <w:noProof/>
        </w:rPr>
        <w:t>96</w:t>
      </w:r>
      <w:r w:rsidR="003A78C2">
        <w:fldChar w:fldCharType="end"/>
      </w:r>
    </w:p>
    <w:p w14:paraId="63420882" w14:textId="75C37FBE"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44A4C">
        <w:t>Psalm</w:t>
      </w:r>
      <w:r w:rsidR="00044A4C" w:rsidRPr="00AB1781">
        <w:t xml:space="preserve"> 15</w:t>
      </w:r>
      <w:r w:rsidR="00044A4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44A4C">
        <w:rPr>
          <w:noProof/>
        </w:rPr>
        <w:t>99</w:t>
      </w:r>
      <w:r w:rsidR="003A78C2">
        <w:fldChar w:fldCharType="end"/>
      </w:r>
    </w:p>
    <w:p w14:paraId="774D5DBB" w14:textId="1B2CEEE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44A4C">
        <w:t>Psalm</w:t>
      </w:r>
      <w:r w:rsidR="00044A4C" w:rsidRPr="00AB1781">
        <w:t xml:space="preserve"> 24</w:t>
      </w:r>
      <w:r w:rsidR="00044A4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44A4C">
        <w:rPr>
          <w:noProof/>
        </w:rPr>
        <w:t>114</w:t>
      </w:r>
      <w:r w:rsidR="003A78C2">
        <w:fldChar w:fldCharType="end"/>
      </w:r>
    </w:p>
    <w:p w14:paraId="6E11CE76" w14:textId="31EFA433"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44A4C">
        <w:t>Psalm</w:t>
      </w:r>
      <w:r w:rsidR="00044A4C" w:rsidRPr="00AB1781">
        <w:t xml:space="preserve"> 26</w:t>
      </w:r>
      <w:r w:rsidR="00044A4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44A4C">
        <w:rPr>
          <w:noProof/>
        </w:rPr>
        <w:t>117</w:t>
      </w:r>
      <w:r w:rsidR="003A78C2">
        <w:fldChar w:fldCharType="end"/>
      </w:r>
    </w:p>
    <w:p w14:paraId="3C2A64B3" w14:textId="0DC96A5C"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44A4C">
        <w:rPr>
          <w:noProof/>
        </w:rPr>
        <w:t>176</w:t>
      </w:r>
      <w:r w:rsidR="003A78C2">
        <w:fldChar w:fldCharType="end"/>
      </w:r>
    </w:p>
    <w:p w14:paraId="41660D28" w14:textId="411FC30C"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44A4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467F4BFD"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44A4C">
        <w:t>Psalm</w:t>
      </w:r>
      <w:r w:rsidR="00044A4C" w:rsidRPr="00AB1781">
        <w:t xml:space="preserve"> 22</w:t>
      </w:r>
      <w:r w:rsidR="00044A4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44A4C">
        <w:rPr>
          <w:noProof/>
        </w:rPr>
        <w:t>112</w:t>
      </w:r>
      <w:r w:rsidR="003A78C2">
        <w:fldChar w:fldCharType="end"/>
      </w:r>
    </w:p>
    <w:p w14:paraId="09B61132" w14:textId="2C48804A"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44A4C">
        <w:t>Psalm</w:t>
      </w:r>
      <w:r w:rsidR="00044A4C" w:rsidRPr="00AB1781">
        <w:t xml:space="preserve"> 29</w:t>
      </w:r>
      <w:r w:rsidR="00044A4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44A4C">
        <w:rPr>
          <w:noProof/>
        </w:rPr>
        <w:t>121</w:t>
      </w:r>
      <w:r w:rsidR="003A78C2">
        <w:fldChar w:fldCharType="end"/>
      </w:r>
    </w:p>
    <w:p w14:paraId="28BE6576" w14:textId="1B9660F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44A4C">
        <w:t>Psalm</w:t>
      </w:r>
      <w:r w:rsidR="00044A4C" w:rsidRPr="00AB1781">
        <w:t xml:space="preserve"> 42</w:t>
      </w:r>
      <w:r w:rsidR="00044A4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44A4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68449240"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44A4C">
        <w:t>Psalm</w:t>
      </w:r>
      <w:r w:rsidR="00044A4C" w:rsidRPr="00AB1781">
        <w:t xml:space="preserve"> 56</w:t>
      </w:r>
      <w:r w:rsidR="00044A4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44A4C">
        <w:rPr>
          <w:noProof/>
        </w:rPr>
        <w:t>164</w:t>
      </w:r>
      <w:r w:rsidR="003A78C2">
        <w:fldChar w:fldCharType="end"/>
      </w:r>
    </w:p>
    <w:p w14:paraId="3921B741" w14:textId="4BE2A3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44A4C">
        <w:rPr>
          <w:noProof/>
        </w:rPr>
        <w:t>211</w:t>
      </w:r>
      <w:r w:rsidR="003A78C2">
        <w:fldChar w:fldCharType="end"/>
      </w:r>
    </w:p>
    <w:p w14:paraId="5D801D2A" w14:textId="467BADCA"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44A4C">
        <w:rPr>
          <w:noProof/>
        </w:rPr>
        <w:t>220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17A70BA3"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44A4C">
        <w:t>Psalm</w:t>
      </w:r>
      <w:r w:rsidR="00044A4C" w:rsidRPr="00AB1781">
        <w:t xml:space="preserve"> 96</w:t>
      </w:r>
      <w:r w:rsidR="00044A4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44A4C">
        <w:rPr>
          <w:noProof/>
        </w:rPr>
        <w:t>228</w:t>
      </w:r>
      <w:r w:rsidR="003A78C2">
        <w:fldChar w:fldCharType="end"/>
      </w:r>
    </w:p>
    <w:p w14:paraId="355504DD" w14:textId="51AC72D9"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44A4C">
        <w:t>Psalm</w:t>
      </w:r>
      <w:r w:rsidR="00044A4C" w:rsidRPr="00AB1781">
        <w:t xml:space="preserve"> 109</w:t>
      </w:r>
      <w:r w:rsidR="00044A4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44A4C">
        <w:rPr>
          <w:noProof/>
        </w:rPr>
        <w:t>254</w:t>
      </w:r>
      <w:r w:rsidR="003A78C2">
        <w:fldChar w:fldCharType="end"/>
      </w:r>
    </w:p>
    <w:p w14:paraId="19A8593F" w14:textId="19E922CB"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44A4C">
        <w:t>Psalm</w:t>
      </w:r>
      <w:r w:rsidR="00044A4C" w:rsidRPr="00AB1781">
        <w:t xml:space="preserve"> 114</w:t>
      </w:r>
      <w:r w:rsidR="00044A4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44A4C">
        <w:rPr>
          <w:noProof/>
        </w:rPr>
        <w:t>261</w:t>
      </w:r>
      <w:r w:rsidR="003A78C2">
        <w:fldChar w:fldCharType="end"/>
      </w:r>
    </w:p>
    <w:p w14:paraId="6A7479E2" w14:textId="4D6A3E82"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44A4C">
        <w:t>Psalm</w:t>
      </w:r>
      <w:r w:rsidR="00044A4C" w:rsidRPr="00AB1781">
        <w:t xml:space="preserve"> 115</w:t>
      </w:r>
      <w:r w:rsidR="00044A4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44A4C">
        <w:rPr>
          <w:noProof/>
        </w:rPr>
        <w:t>262</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1B7BD95"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44A4C">
        <w:rPr>
          <w:noProof/>
        </w:rPr>
        <w:t>290</w:t>
      </w:r>
      <w:r w:rsidR="003A78C2">
        <w:fldChar w:fldCharType="end"/>
      </w:r>
    </w:p>
    <w:p w14:paraId="640173D6" w14:textId="5AA5956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44A4C">
        <w:rPr>
          <w:noProof/>
        </w:rPr>
        <w:t>291</w:t>
      </w:r>
      <w:r w:rsidR="003A78C2">
        <w:fldChar w:fldCharType="end"/>
      </w:r>
    </w:p>
    <w:p w14:paraId="26C5B235" w14:textId="5663D0C5"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44A4C">
        <w:rPr>
          <w:noProof/>
        </w:rPr>
        <w:t>292</w:t>
      </w:r>
      <w:r w:rsidR="003A78C2">
        <w:fldChar w:fldCharType="end"/>
      </w:r>
    </w:p>
    <w:p w14:paraId="09527073" w14:textId="0BB1506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44A4C">
        <w:rPr>
          <w:noProof/>
        </w:rPr>
        <w:t>293</w:t>
      </w:r>
      <w:r w:rsidR="003A78C2">
        <w:fldChar w:fldCharType="end"/>
      </w:r>
    </w:p>
    <w:p w14:paraId="3AB0B369" w14:textId="6B22112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44A4C">
        <w:rPr>
          <w:noProof/>
        </w:rPr>
        <w:t>294</w:t>
      </w:r>
      <w:r w:rsidR="003A78C2">
        <w:fldChar w:fldCharType="end"/>
      </w:r>
    </w:p>
    <w:p w14:paraId="27DF8F80" w14:textId="4F1E1E0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44A4C">
        <w:rPr>
          <w:noProof/>
        </w:rPr>
        <w:t>299</w:t>
      </w:r>
      <w:r w:rsidR="003A78C2">
        <w:fldChar w:fldCharType="end"/>
      </w:r>
    </w:p>
    <w:p w14:paraId="4690D87F" w14:textId="565C26D6"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44A4C">
        <w:rPr>
          <w:noProof/>
        </w:rPr>
        <w:t>304</w:t>
      </w:r>
      <w:r w:rsidR="003A78C2">
        <w:fldChar w:fldCharType="end"/>
      </w:r>
    </w:p>
    <w:p w14:paraId="3DCE666A" w14:textId="428EE0B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44A4C">
        <w:rPr>
          <w:noProof/>
        </w:rPr>
        <w:t>311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1184BA4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44A4C">
        <w:t>Psalm 118 Part 20 (</w:t>
      </w:r>
      <w:r w:rsidR="00044A4C" w:rsidRPr="00044A4C">
        <w:rPr>
          <w:rFonts w:ascii="Times New Roman" w:hAnsi="Times New Roman"/>
        </w:rPr>
        <w:t>ר</w:t>
      </w:r>
      <w:r w:rsidR="00044A4C">
        <w:t>): “See my humiliation and deliver me”</w:t>
      </w:r>
      <w:r>
        <w:fldChar w:fldCharType="end"/>
      </w:r>
      <w:r>
        <w:tab/>
      </w:r>
      <w:r>
        <w:fldChar w:fldCharType="begin"/>
      </w:r>
      <w:r>
        <w:instrText xml:space="preserve"> PAGEREF _Ref434579036 \h </w:instrText>
      </w:r>
      <w:r>
        <w:fldChar w:fldCharType="separate"/>
      </w:r>
      <w:r w:rsidR="00044A4C">
        <w:rPr>
          <w:noProof/>
        </w:rPr>
        <w:t>279</w:t>
      </w:r>
      <w:r>
        <w:fldChar w:fldCharType="end"/>
      </w:r>
    </w:p>
    <w:p w14:paraId="460A4F24" w14:textId="15843D14"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44A4C">
        <w:t>Psalm 118 Part 21 (</w:t>
      </w:r>
      <w:r w:rsidR="00044A4C" w:rsidRPr="00044A4C">
        <w:rPr>
          <w:rFonts w:ascii="Times New Roman" w:hAnsi="Times New Roman"/>
        </w:rPr>
        <w:t>ש</w:t>
      </w:r>
      <w:r w:rsidR="00044A4C">
        <w:t>): “Rulers persecute me without cause”</w:t>
      </w:r>
      <w:r>
        <w:fldChar w:fldCharType="end"/>
      </w:r>
      <w:r>
        <w:tab/>
      </w:r>
      <w:r>
        <w:fldChar w:fldCharType="begin"/>
      </w:r>
      <w:r>
        <w:instrText xml:space="preserve"> PAGEREF _Ref434579051 \h </w:instrText>
      </w:r>
      <w:r>
        <w:fldChar w:fldCharType="separate"/>
      </w:r>
      <w:r w:rsidR="00044A4C">
        <w:rPr>
          <w:noProof/>
        </w:rPr>
        <w:t>280</w:t>
      </w:r>
      <w:r>
        <w:fldChar w:fldCharType="end"/>
      </w:r>
    </w:p>
    <w:p w14:paraId="148B010E" w14:textId="234B8E6F"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44A4C">
        <w:t>Psalm 118 Part 22 (</w:t>
      </w:r>
      <w:r w:rsidR="00044A4C" w:rsidRPr="00044A4C">
        <w:rPr>
          <w:rFonts w:ascii="Times New Roman" w:hAnsi="Times New Roman"/>
        </w:rPr>
        <w:t>ת</w:t>
      </w:r>
      <w:r w:rsidR="00044A4C">
        <w:t>): “Let my supplication come before You, O Lord”</w:t>
      </w:r>
      <w:r>
        <w:fldChar w:fldCharType="end"/>
      </w:r>
      <w:r>
        <w:tab/>
      </w:r>
      <w:r>
        <w:fldChar w:fldCharType="begin"/>
      </w:r>
      <w:r>
        <w:instrText xml:space="preserve"> PAGEREF _Ref434579065 \h </w:instrText>
      </w:r>
      <w:r>
        <w:fldChar w:fldCharType="separate"/>
      </w:r>
      <w:r w:rsidR="00044A4C">
        <w:rPr>
          <w:noProof/>
        </w:rPr>
        <w:t>281</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40D61AEB"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6"/>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E5A74E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515381"/>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581004B7" w14:textId="18944D51"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44A4C">
              <w:rPr>
                <w:noProof/>
                <w:webHidden/>
              </w:rPr>
              <w:t>33</w:t>
            </w:r>
            <w:r w:rsidR="00E35F1F">
              <w:rPr>
                <w:noProof/>
                <w:webHidden/>
              </w:rPr>
              <w:fldChar w:fldCharType="end"/>
            </w:r>
          </w:hyperlink>
        </w:p>
        <w:p w14:paraId="7991B885" w14:textId="6244FFEE" w:rsidR="00E35F1F" w:rsidRDefault="009448DA">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44A4C">
              <w:rPr>
                <w:noProof/>
                <w:webHidden/>
              </w:rPr>
              <w:t>36</w:t>
            </w:r>
            <w:r w:rsidR="00E35F1F">
              <w:rPr>
                <w:noProof/>
                <w:webHidden/>
              </w:rPr>
              <w:fldChar w:fldCharType="end"/>
            </w:r>
          </w:hyperlink>
        </w:p>
        <w:p w14:paraId="6660B090" w14:textId="09E4B975" w:rsidR="00E35F1F" w:rsidRDefault="009448DA">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44A4C">
              <w:rPr>
                <w:noProof/>
                <w:webHidden/>
              </w:rPr>
              <w:t>38</w:t>
            </w:r>
            <w:r w:rsidR="00E35F1F">
              <w:rPr>
                <w:noProof/>
                <w:webHidden/>
              </w:rPr>
              <w:fldChar w:fldCharType="end"/>
            </w:r>
          </w:hyperlink>
        </w:p>
        <w:p w14:paraId="26627408" w14:textId="1A481CCA" w:rsidR="00E35F1F" w:rsidRDefault="009448DA">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44A4C">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F58B5C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44A4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0C23CB7" w14:textId="21901102"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44A4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76A01756" w14:textId="2211034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7"/>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CFD672B"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044A4C">
        <w:t>Psalm</w:t>
      </w:r>
      <w:r w:rsidR="00044A4C" w:rsidRPr="00AB1781">
        <w:t xml:space="preserve"> 3</w:t>
      </w:r>
      <w:r w:rsidR="00044A4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44A4C">
        <w:rPr>
          <w:noProof/>
        </w:rPr>
        <w:t>85</w:t>
      </w:r>
      <w:r w:rsidR="003A78C2">
        <w:fldChar w:fldCharType="end"/>
      </w:r>
    </w:p>
    <w:p w14:paraId="065B6E4C" w14:textId="269245D0"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44A4C">
        <w:rPr>
          <w:noProof/>
        </w:rPr>
        <w:t>88</w:t>
      </w:r>
      <w:r w:rsidR="003A78C2">
        <w:fldChar w:fldCharType="end"/>
      </w:r>
    </w:p>
    <w:p w14:paraId="7CA30D28" w14:textId="31AC578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44A4C">
        <w:rPr>
          <w:noProof/>
        </w:rPr>
        <w:t>96</w:t>
      </w:r>
      <w:r w:rsidR="003A78C2">
        <w:fldChar w:fldCharType="end"/>
      </w:r>
    </w:p>
    <w:p w14:paraId="163CB68A" w14:textId="63609DEC"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44A4C">
        <w:rPr>
          <w:noProof/>
        </w:rPr>
        <w:t>184</w:t>
      </w:r>
      <w:r w:rsidR="003A78C2">
        <w:fldChar w:fldCharType="end"/>
      </w:r>
    </w:p>
    <w:p w14:paraId="32337B1D" w14:textId="28BF1BE0"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44A4C">
        <w:rPr>
          <w:noProof/>
        </w:rPr>
        <w:t>211</w:t>
      </w:r>
      <w:r w:rsidR="003A78C2">
        <w:fldChar w:fldCharType="end"/>
      </w:r>
    </w:p>
    <w:p w14:paraId="7C06DD1A" w14:textId="3AE01AF2"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44A4C">
        <w:rPr>
          <w:noProof/>
        </w:rPr>
        <w:t>220</w:t>
      </w:r>
      <w:r w:rsidR="003A78C2">
        <w:fldChar w:fldCharType="end"/>
      </w:r>
    </w:p>
    <w:p w14:paraId="2E5D18EB" w14:textId="63488100"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044A4C">
        <w:t>Psalm</w:t>
      </w:r>
      <w:r w:rsidR="00044A4C" w:rsidRPr="00AB1781">
        <w:t xml:space="preserve"> 116</w:t>
      </w:r>
      <w:r w:rsidR="00044A4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44A4C">
        <w:rPr>
          <w:noProof/>
        </w:rPr>
        <w:t>263</w:t>
      </w:r>
      <w:r w:rsidR="003A78C2">
        <w:fldChar w:fldCharType="end"/>
      </w:r>
    </w:p>
    <w:p w14:paraId="110463A5" w14:textId="221A4DFD"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044A4C">
        <w:t>Psalm</w:t>
      </w:r>
      <w:r w:rsidR="00044A4C" w:rsidRPr="00AB1781">
        <w:t xml:space="preserve"> 117</w:t>
      </w:r>
      <w:r w:rsidR="00044A4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44A4C">
        <w:rPr>
          <w:noProof/>
        </w:rPr>
        <w:t>263</w:t>
      </w:r>
      <w:r w:rsidR="003A78C2">
        <w:fldChar w:fldCharType="end"/>
      </w:r>
    </w:p>
    <w:p w14:paraId="2887A6CA" w14:textId="148FC463"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044A4C">
        <w:t>Psalm</w:t>
      </w:r>
      <w:r w:rsidR="00044A4C" w:rsidRPr="00AB1781">
        <w:t xml:space="preserve"> 118</w:t>
      </w:r>
      <w:r w:rsidR="00044A4C">
        <w:t>: “Blessed are the blameless in the way”</w:t>
      </w:r>
      <w:r>
        <w:fldChar w:fldCharType="end"/>
      </w:r>
      <w:r w:rsidR="006A0403">
        <w:tab/>
      </w:r>
      <w:r>
        <w:fldChar w:fldCharType="begin"/>
      </w:r>
      <w:r w:rsidR="006A0403">
        <w:instrText xml:space="preserve"> PAGEREF _Ref412027139 \h </w:instrText>
      </w:r>
      <w:r>
        <w:fldChar w:fldCharType="separate"/>
      </w:r>
      <w:r w:rsidR="00044A4C">
        <w:rPr>
          <w:noProof/>
        </w:rPr>
        <w:t>266</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8"/>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11F7A7F9"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AE4C37A"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44A4C">
        <w:t>Psalm</w:t>
      </w:r>
      <w:r w:rsidR="00044A4C" w:rsidRPr="00AB1781">
        <w:t xml:space="preserve"> 119</w:t>
      </w:r>
      <w:r w:rsidR="00044A4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44A4C">
        <w:rPr>
          <w:noProof/>
        </w:rPr>
        <w:t>282</w:t>
      </w:r>
      <w:r w:rsidR="003A78C2">
        <w:fldChar w:fldCharType="end"/>
      </w:r>
    </w:p>
    <w:p w14:paraId="49DCC6DD" w14:textId="076024A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44A4C">
        <w:t>Psalm</w:t>
      </w:r>
      <w:r w:rsidR="00044A4C" w:rsidRPr="00AB1781">
        <w:t xml:space="preserve"> 120</w:t>
      </w:r>
      <w:r w:rsidR="00044A4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44A4C">
        <w:rPr>
          <w:noProof/>
        </w:rPr>
        <w:t>282</w:t>
      </w:r>
      <w:r w:rsidR="003A78C2">
        <w:fldChar w:fldCharType="end"/>
      </w:r>
    </w:p>
    <w:p w14:paraId="35C5E1C7" w14:textId="66232F88"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44A4C">
        <w:t>Psalm</w:t>
      </w:r>
      <w:r w:rsidR="00044A4C" w:rsidRPr="00AB1781">
        <w:t xml:space="preserve"> 121</w:t>
      </w:r>
      <w:r w:rsidR="00044A4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44A4C">
        <w:rPr>
          <w:noProof/>
        </w:rPr>
        <w:t>283</w:t>
      </w:r>
      <w:r w:rsidR="003A78C2">
        <w:fldChar w:fldCharType="end"/>
      </w:r>
    </w:p>
    <w:p w14:paraId="037372CD" w14:textId="43E0C1C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44A4C">
        <w:t>Psalm</w:t>
      </w:r>
      <w:r w:rsidR="00044A4C" w:rsidRPr="00AB1781">
        <w:t xml:space="preserve"> 122</w:t>
      </w:r>
      <w:r w:rsidR="00044A4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44A4C">
        <w:rPr>
          <w:noProof/>
        </w:rPr>
        <w:t>284</w:t>
      </w:r>
      <w:r w:rsidR="003A78C2">
        <w:fldChar w:fldCharType="end"/>
      </w:r>
    </w:p>
    <w:p w14:paraId="7F07DE56" w14:textId="55A2CD89"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44A4C">
        <w:t>Psalm</w:t>
      </w:r>
      <w:r w:rsidR="00044A4C" w:rsidRPr="00AB1781">
        <w:t xml:space="preserve"> 123</w:t>
      </w:r>
      <w:r w:rsidR="00044A4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44A4C">
        <w:rPr>
          <w:noProof/>
        </w:rPr>
        <w:t>285</w:t>
      </w:r>
      <w:r w:rsidR="003A78C2">
        <w:fldChar w:fldCharType="end"/>
      </w:r>
    </w:p>
    <w:p w14:paraId="6BE98E76" w14:textId="7836E17E"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44A4C">
        <w:t>Psalm</w:t>
      </w:r>
      <w:r w:rsidR="00044A4C" w:rsidRPr="00AB1781">
        <w:t xml:space="preserve"> 124</w:t>
      </w:r>
      <w:r w:rsidR="00044A4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44A4C">
        <w:rPr>
          <w:noProof/>
        </w:rPr>
        <w:t>286</w:t>
      </w:r>
      <w:r w:rsidR="003A78C2">
        <w:fldChar w:fldCharType="end"/>
      </w:r>
    </w:p>
    <w:p w14:paraId="7A0B4391" w14:textId="170EA8B0"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44A4C">
        <w:t>Psalm</w:t>
      </w:r>
      <w:r w:rsidR="00044A4C" w:rsidRPr="00AB1781">
        <w:t xml:space="preserve"> 125</w:t>
      </w:r>
      <w:r w:rsidR="00044A4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44A4C">
        <w:rPr>
          <w:noProof/>
        </w:rPr>
        <w:t>287</w:t>
      </w:r>
      <w:r w:rsidR="003A78C2">
        <w:fldChar w:fldCharType="end"/>
      </w:r>
    </w:p>
    <w:p w14:paraId="1D2C17E0" w14:textId="1E73E4D6"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44A4C">
        <w:t>Psalm</w:t>
      </w:r>
      <w:r w:rsidR="00044A4C" w:rsidRPr="00AB1781">
        <w:t xml:space="preserve"> 126</w:t>
      </w:r>
      <w:r w:rsidR="00044A4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44A4C">
        <w:rPr>
          <w:noProof/>
        </w:rPr>
        <w:t>288</w:t>
      </w:r>
      <w:r w:rsidR="003A78C2">
        <w:fldChar w:fldCharType="end"/>
      </w:r>
    </w:p>
    <w:p w14:paraId="3F9CAC24" w14:textId="53BE80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44A4C">
        <w:t>Psalm</w:t>
      </w:r>
      <w:r w:rsidR="00044A4C" w:rsidRPr="00AB1781">
        <w:t xml:space="preserve"> 127</w:t>
      </w:r>
      <w:r w:rsidR="00044A4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44A4C">
        <w:rPr>
          <w:noProof/>
        </w:rPr>
        <w:t>288</w:t>
      </w:r>
      <w:r w:rsidR="003A78C2">
        <w:fldChar w:fldCharType="end"/>
      </w:r>
    </w:p>
    <w:p w14:paraId="7884AAA8" w14:textId="042FE2B8"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44A4C">
        <w:t>Psalm</w:t>
      </w:r>
      <w:r w:rsidR="00044A4C" w:rsidRPr="00AB1781">
        <w:t xml:space="preserve"> 128</w:t>
      </w:r>
      <w:r w:rsidR="00044A4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44A4C">
        <w:rPr>
          <w:noProof/>
        </w:rPr>
        <w:t>289</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4BC1986"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4DA983FA"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15303FBF" w14:textId="10902092"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770A2C32" w14:textId="57F49FEC"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5C4E61A3" w14:textId="640AFB5F"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4604A493" w14:textId="1698FB6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3B2A66A2" w14:textId="18EEE74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64B01669" w14:textId="7FFDDEC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5258B7E0" w14:textId="1BE02B6F"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3092DE46" w14:textId="2B54E805"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0D65EB5D" w14:textId="44CDF439"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1A0310A6" w14:textId="19F7BA8D"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02A27D2F" w14:textId="413007FF"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CE9B4A1"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w:t>
      </w:r>
      <w:r w:rsidRPr="001A4291">
        <w:lastRenderedPageBreak/>
        <w:t>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51CC62CF"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DBAA39D"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44A4C">
        <w:t>The First Canticle</w:t>
      </w:r>
      <w:r>
        <w:fldChar w:fldCharType="end"/>
      </w:r>
      <w:r>
        <w:tab/>
      </w:r>
      <w:r>
        <w:fldChar w:fldCharType="begin"/>
      </w:r>
      <w:r>
        <w:instrText xml:space="preserve"> PAGEREF _Ref448228164 \h </w:instrText>
      </w:r>
      <w:r>
        <w:fldChar w:fldCharType="separate"/>
      </w:r>
      <w:r w:rsidR="00044A4C">
        <w:rPr>
          <w:noProof/>
        </w:rPr>
        <w:t>319</w:t>
      </w:r>
      <w:r>
        <w:fldChar w:fldCharType="end"/>
      </w:r>
    </w:p>
    <w:p w14:paraId="5928D17A" w14:textId="36420297" w:rsidR="00B102EF" w:rsidRDefault="00B102EF" w:rsidP="00E97A49">
      <w:pPr>
        <w:pStyle w:val="EngHang"/>
        <w:tabs>
          <w:tab w:val="right" w:leader="dot" w:pos="8460"/>
        </w:tabs>
      </w:pPr>
      <w:r>
        <w:fldChar w:fldCharType="begin"/>
      </w:r>
      <w:r>
        <w:instrText xml:space="preserve"> REF _Ref448228178 \h </w:instrText>
      </w:r>
      <w:r w:rsidR="00E97A49">
        <w:instrText xml:space="preserve"> \* MERGEFORMAT </w:instrText>
      </w:r>
      <w:r>
        <w:fldChar w:fldCharType="separate"/>
      </w:r>
      <w:r w:rsidR="00044A4C">
        <w:t>The Second Canticle</w:t>
      </w:r>
      <w:r>
        <w:fldChar w:fldCharType="end"/>
      </w:r>
      <w:r>
        <w:tab/>
      </w:r>
      <w:r>
        <w:fldChar w:fldCharType="begin"/>
      </w:r>
      <w:r>
        <w:instrText xml:space="preserve"> PAGEREF _Ref448228178 \h </w:instrText>
      </w:r>
      <w:r>
        <w:fldChar w:fldCharType="separate"/>
      </w:r>
      <w:r w:rsidR="00044A4C">
        <w:rPr>
          <w:noProof/>
        </w:rPr>
        <w:t>330</w:t>
      </w:r>
      <w:r>
        <w:fldChar w:fldCharType="end"/>
      </w:r>
    </w:p>
    <w:p w14:paraId="55312801" w14:textId="3E82E50E" w:rsidR="00B102EF" w:rsidRDefault="00B102EF" w:rsidP="00E97A49">
      <w:pPr>
        <w:pStyle w:val="EngHang"/>
        <w:tabs>
          <w:tab w:val="right" w:leader="dot" w:pos="8460"/>
        </w:tabs>
      </w:pPr>
      <w:r>
        <w:fldChar w:fldCharType="begin"/>
      </w:r>
      <w:r>
        <w:instrText xml:space="preserve"> REF _Ref448228188 \h </w:instrText>
      </w:r>
      <w:r w:rsidR="00E97A49">
        <w:instrText xml:space="preserve"> \* MERGEFORMAT </w:instrText>
      </w:r>
      <w:r>
        <w:fldChar w:fldCharType="separate"/>
      </w:r>
      <w:r w:rsidR="00044A4C">
        <w:t>The Third Canticle</w:t>
      </w:r>
      <w:r>
        <w:fldChar w:fldCharType="end"/>
      </w:r>
      <w:r>
        <w:tab/>
      </w:r>
      <w:r>
        <w:fldChar w:fldCharType="begin"/>
      </w:r>
      <w:r>
        <w:instrText xml:space="preserve"> PAGEREF _Ref448228188 \h </w:instrText>
      </w:r>
      <w:r>
        <w:fldChar w:fldCharType="separate"/>
      </w:r>
      <w:r w:rsidR="00044A4C">
        <w:rPr>
          <w:noProof/>
        </w:rPr>
        <w:t>335</w:t>
      </w:r>
      <w:r>
        <w:fldChar w:fldCharType="end"/>
      </w:r>
    </w:p>
    <w:p w14:paraId="46EDCFEC" w14:textId="12A7FAE0"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44A4C">
        <w:t>The Communion of the Saints</w:t>
      </w:r>
      <w:r>
        <w:fldChar w:fldCharType="end"/>
      </w:r>
      <w:r>
        <w:tab/>
      </w:r>
      <w:r>
        <w:fldChar w:fldCharType="begin"/>
      </w:r>
      <w:r>
        <w:instrText xml:space="preserve"> PAGEREF _Ref448228224 \h </w:instrText>
      </w:r>
      <w:r>
        <w:fldChar w:fldCharType="separate"/>
      </w:r>
      <w:r w:rsidR="00044A4C">
        <w:rPr>
          <w:noProof/>
        </w:rPr>
        <w:t>345</w:t>
      </w:r>
      <w:r>
        <w:fldChar w:fldCharType="end"/>
      </w:r>
    </w:p>
    <w:p w14:paraId="103CDB1E" w14:textId="30A7FD8C"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44A4C">
        <w:t>The Doxologies</w:t>
      </w:r>
      <w:r>
        <w:fldChar w:fldCharType="end"/>
      </w:r>
      <w:r>
        <w:tab/>
      </w:r>
      <w:r>
        <w:fldChar w:fldCharType="begin"/>
      </w:r>
      <w:r>
        <w:instrText xml:space="preserve"> PAGEREF _Ref448228235 \h </w:instrText>
      </w:r>
      <w:r>
        <w:fldChar w:fldCharType="separate"/>
      </w:r>
      <w:r w:rsidR="00044A4C">
        <w:rPr>
          <w:noProof/>
        </w:rPr>
        <w:t>364</w:t>
      </w:r>
      <w:r>
        <w:fldChar w:fldCharType="end"/>
      </w:r>
    </w:p>
    <w:p w14:paraId="661E2504" w14:textId="630C3697" w:rsidR="00E97A49" w:rsidRDefault="00E97A49" w:rsidP="00E97A49">
      <w:pPr>
        <w:pStyle w:val="EngHang"/>
        <w:tabs>
          <w:tab w:val="right" w:leader="dot" w:pos="8460"/>
        </w:tabs>
      </w:pPr>
      <w:r>
        <w:fldChar w:fldCharType="begin"/>
      </w:r>
      <w:r>
        <w:instrText xml:space="preserve"> REF _Ref448471060 \h </w:instrText>
      </w:r>
      <w:r>
        <w:fldChar w:fldCharType="separate"/>
      </w:r>
      <w:r w:rsidR="00044A4C">
        <w:t>The Conclusion of the Midnight Praise</w:t>
      </w:r>
      <w:r>
        <w:fldChar w:fldCharType="end"/>
      </w:r>
      <w:r>
        <w:tab/>
      </w:r>
      <w:r>
        <w:fldChar w:fldCharType="begin"/>
      </w:r>
      <w:r>
        <w:instrText xml:space="preserve"> PAGEREF _Ref448471060 \h </w:instrText>
      </w:r>
      <w:r>
        <w:fldChar w:fldCharType="separate"/>
      </w:r>
      <w:r w:rsidR="00044A4C">
        <w:rPr>
          <w:noProof/>
        </w:rPr>
        <w:t>5</w:t>
      </w:r>
      <w:r>
        <w:fldChar w:fldCharType="end"/>
      </w:r>
    </w:p>
    <w:p w14:paraId="4AF2B63F" w14:textId="2D6F6EFF"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44A4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44A4C">
        <w:rPr>
          <w:noProof/>
        </w:rPr>
        <w:t>45</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26"/>
            <w:r w:rsidRPr="007425E1">
              <w:rPr>
                <w:rFonts w:eastAsiaTheme="minorHAnsi"/>
              </w:rPr>
              <w:t xml:space="preserve">bless </w:t>
            </w:r>
            <w:commentRangeEnd w:id="126"/>
            <w:r>
              <w:rPr>
                <w:rStyle w:val="CommentReference"/>
                <w:rFonts w:ascii="Times New Roman" w:eastAsiaTheme="minorHAnsi" w:hAnsi="Times New Roman" w:cstheme="minorBidi"/>
                <w:color w:val="auto"/>
              </w:rPr>
              <w:commentReference w:id="126"/>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27" w:name="_Toc410196183"/>
      <w:bookmarkStart w:id="128" w:name="_Toc410196421"/>
      <w:bookmarkStart w:id="129" w:name="_Toc410196923"/>
      <w:bookmarkStart w:id="130" w:name="_Ref435790458"/>
      <w:bookmarkStart w:id="131" w:name="_Ref435790464"/>
      <w:bookmarkStart w:id="132" w:name="_Toc448515382"/>
      <w:bookmarkEnd w:id="103"/>
      <w:r>
        <w:lastRenderedPageBreak/>
        <w:t xml:space="preserve">The Rising of the Sun: Matins </w:t>
      </w:r>
      <w:bookmarkEnd w:id="127"/>
      <w:bookmarkEnd w:id="128"/>
      <w:bookmarkEnd w:id="129"/>
      <w:r>
        <w:t>(or Lauds)</w:t>
      </w:r>
      <w:bookmarkEnd w:id="130"/>
      <w:bookmarkEnd w:id="131"/>
      <w:bookmarkEnd w:id="132"/>
    </w:p>
    <w:p w14:paraId="3E5C38FC" w14:textId="5901D067" w:rsidR="00DE5308" w:rsidRDefault="00DE5308" w:rsidP="00DE5308">
      <w:pPr>
        <w:pStyle w:val="Heading3"/>
      </w:pPr>
      <w:bookmarkStart w:id="133" w:name="_Ref411320700"/>
      <w:r>
        <w:t>Matins</w:t>
      </w:r>
      <w:bookmarkEnd w:id="133"/>
    </w:p>
    <w:p w14:paraId="35A4E34C" w14:textId="25B85F21" w:rsidR="00B102EF" w:rsidRPr="00B102EF" w:rsidRDefault="00B102EF" w:rsidP="00B102EF">
      <w:pPr>
        <w:pStyle w:val="Rubric"/>
      </w:pPr>
      <w:r>
        <w:t xml:space="preserve">See </w:t>
      </w:r>
      <w:r>
        <w:fldChar w:fldCharType="begin"/>
      </w:r>
      <w:r>
        <w:instrText xml:space="preserve"> REF _Ref448228969 \h </w:instrText>
      </w:r>
      <w:r>
        <w:fldChar w:fldCharType="separate"/>
      </w:r>
      <w:r w:rsidR="00044A4C">
        <w:t>Vespers Praise</w:t>
      </w:r>
      <w:r>
        <w:fldChar w:fldCharType="end"/>
      </w:r>
      <w:r>
        <w:t xml:space="preserve">, page </w:t>
      </w:r>
      <w:r>
        <w:fldChar w:fldCharType="begin"/>
      </w:r>
      <w:r>
        <w:instrText xml:space="preserve"> PAGEREF _Ref448228965 \h </w:instrText>
      </w:r>
      <w:r>
        <w:fldChar w:fldCharType="separate"/>
      </w:r>
      <w:r w:rsidR="00044A4C">
        <w:rPr>
          <w:noProof/>
        </w:rPr>
        <w:t>5</w:t>
      </w:r>
      <w:r>
        <w:fldChar w:fldCharType="end"/>
      </w:r>
      <w:r>
        <w:t>.</w:t>
      </w:r>
    </w:p>
    <w:p w14:paraId="59F64A80" w14:textId="77777777" w:rsidR="00495F1A" w:rsidRDefault="00495F1A" w:rsidP="00495F1A">
      <w:pPr>
        <w:pStyle w:val="Heading2"/>
      </w:pPr>
      <w:bookmarkStart w:id="134" w:name="_Toc410196185"/>
      <w:bookmarkStart w:id="135" w:name="_Toc410196427"/>
      <w:bookmarkStart w:id="136" w:name="_Toc410196929"/>
      <w:bookmarkStart w:id="137" w:name="_Toc448515383"/>
      <w:bookmarkStart w:id="138" w:name="Prime"/>
      <w:r>
        <w:lastRenderedPageBreak/>
        <w:t>Early Morning: Prime (The First Hour)</w:t>
      </w:r>
      <w:bookmarkEnd w:id="134"/>
      <w:bookmarkEnd w:id="135"/>
      <w:bookmarkEnd w:id="136"/>
      <w:bookmarkEnd w:id="137"/>
    </w:p>
    <w:bookmarkStart w:id="139" w:name="_Toc410196186" w:displacedByCustomXml="next"/>
    <w:bookmarkStart w:id="140" w:name="_Toc410196428" w:displacedByCustomXml="next"/>
    <w:bookmarkStart w:id="141" w:name="_Toc410196930" w:displacedByCustomXml="next"/>
    <w:bookmarkStart w:id="142" w:name="_Ref435434336" w:displacedByCustomXml="next"/>
    <w:bookmarkStart w:id="143" w:name="_Ref435434342" w:displacedByCustomXml="next"/>
    <w:bookmarkStart w:id="144" w:name="_Ref435789623" w:displacedByCustomXml="next"/>
    <w:bookmarkStart w:id="145" w:name="_Ref435789629" w:displacedByCustomXml="next"/>
    <w:bookmarkStart w:id="146" w:name="_Ref435799254" w:displacedByCustomXml="next"/>
    <w:bookmarkStart w:id="147" w:name="_Ref435799261" w:displacedByCustomXml="next"/>
    <w:sdt>
      <w:sdtPr>
        <w:id w:val="467860529"/>
        <w:docPartObj>
          <w:docPartGallery w:val="Table of Contents"/>
          <w:docPartUnique/>
        </w:docPartObj>
      </w:sdtPr>
      <w:sdtEndPr>
        <w:rPr>
          <w:b/>
          <w:bCs/>
          <w:noProof/>
        </w:rPr>
      </w:sdtEndPr>
      <w:sdtContent>
        <w:p w14:paraId="13E67910" w14:textId="08E1DAC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44A4C">
              <w:rPr>
                <w:noProof/>
                <w:webHidden/>
              </w:rPr>
              <w:t>47</w:t>
            </w:r>
            <w:r w:rsidR="00E35F1F">
              <w:rPr>
                <w:noProof/>
                <w:webHidden/>
              </w:rPr>
              <w:fldChar w:fldCharType="end"/>
            </w:r>
          </w:hyperlink>
        </w:p>
        <w:p w14:paraId="0BBF1C4E" w14:textId="4EBF6428" w:rsidR="00E35F1F" w:rsidRDefault="009448DA">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44A4C">
              <w:rPr>
                <w:noProof/>
                <w:webHidden/>
              </w:rPr>
              <w:t>53</w:t>
            </w:r>
            <w:r w:rsidR="00E35F1F">
              <w:rPr>
                <w:noProof/>
                <w:webHidden/>
              </w:rPr>
              <w:fldChar w:fldCharType="end"/>
            </w:r>
          </w:hyperlink>
        </w:p>
        <w:p w14:paraId="3DAD865F" w14:textId="7B171EEE" w:rsidR="00E35F1F" w:rsidRDefault="009448DA">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44A4C">
              <w:rPr>
                <w:noProof/>
                <w:webHidden/>
              </w:rPr>
              <w:t>64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48" w:name="_Ref448061221"/>
      <w:bookmarkStart w:id="149" w:name="_Toc448227465"/>
      <w:r>
        <w:lastRenderedPageBreak/>
        <w:t>The Psalms of Prime</w:t>
      </w:r>
      <w:bookmarkEnd w:id="147"/>
      <w:bookmarkEnd w:id="146"/>
      <w:bookmarkEnd w:id="145"/>
      <w:bookmarkEnd w:id="144"/>
      <w:bookmarkEnd w:id="143"/>
      <w:bookmarkEnd w:id="142"/>
      <w:bookmarkEnd w:id="141"/>
      <w:bookmarkEnd w:id="140"/>
      <w:bookmarkEnd w:id="139"/>
      <w:bookmarkEnd w:id="148"/>
      <w:bookmarkEnd w:id="149"/>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12D2E68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44A4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806E141" w14:textId="7584D8DC"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44A4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AFC4FF5" w14:textId="698E0960"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0" w:name="_Ref442855527"/>
      <w:r>
        <w:t>Ephesians</w:t>
      </w:r>
      <w:r w:rsidR="00CC066E">
        <w:t xml:space="preserve"> 4:1 5</w:t>
      </w:r>
      <w:bookmarkEnd w:id="150"/>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1" w:name="_Ref434575533"/>
      <w:r>
        <w:rPr>
          <w:lang w:val="en-GB"/>
        </w:rPr>
        <w:t>The Psalm</w:t>
      </w:r>
      <w:r w:rsidR="00F14AA6">
        <w:rPr>
          <w:lang w:val="en-GB"/>
        </w:rPr>
        <w:t>s of Early Morning (Prime)</w:t>
      </w:r>
      <w:bookmarkEnd w:id="151"/>
    </w:p>
    <w:p w14:paraId="1B1E9354" w14:textId="53B73028"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44A4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44A4C">
        <w:rPr>
          <w:noProof/>
        </w:rPr>
        <w:t>83</w:t>
      </w:r>
      <w:r w:rsidR="003A78C2">
        <w:fldChar w:fldCharType="end"/>
      </w:r>
    </w:p>
    <w:p w14:paraId="7F06AC31" w14:textId="655872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44A4C">
        <w:t>Psalm</w:t>
      </w:r>
      <w:r w:rsidR="00044A4C" w:rsidRPr="00AB1781">
        <w:t xml:space="preserve"> 2</w:t>
      </w:r>
      <w:r w:rsidR="00044A4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44A4C">
        <w:rPr>
          <w:noProof/>
        </w:rPr>
        <w:t>83</w:t>
      </w:r>
      <w:r w:rsidR="003A78C2">
        <w:fldChar w:fldCharType="end"/>
      </w:r>
    </w:p>
    <w:p w14:paraId="3E08DA39" w14:textId="32F628D2"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44A4C">
        <w:t>Psalm</w:t>
      </w:r>
      <w:r w:rsidR="00044A4C" w:rsidRPr="00AB1781">
        <w:t xml:space="preserve"> 3</w:t>
      </w:r>
      <w:r w:rsidR="00044A4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44A4C">
        <w:rPr>
          <w:noProof/>
        </w:rPr>
        <w:t>85</w:t>
      </w:r>
      <w:r w:rsidR="003A78C2">
        <w:fldChar w:fldCharType="end"/>
      </w:r>
    </w:p>
    <w:p w14:paraId="74A89173" w14:textId="7C87E7BB"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44A4C">
        <w:t>Psalm</w:t>
      </w:r>
      <w:r w:rsidR="00044A4C" w:rsidRPr="00AB1781">
        <w:t xml:space="preserve"> 4</w:t>
      </w:r>
      <w:r w:rsidR="00044A4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44A4C">
        <w:rPr>
          <w:noProof/>
        </w:rPr>
        <w:t>86</w:t>
      </w:r>
      <w:r w:rsidR="003A78C2">
        <w:fldChar w:fldCharType="end"/>
      </w:r>
    </w:p>
    <w:p w14:paraId="01E0D354" w14:textId="21A2BD9F"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44A4C">
        <w:t>Psalm</w:t>
      </w:r>
      <w:r w:rsidR="00044A4C" w:rsidRPr="00AB1781">
        <w:t xml:space="preserve"> 5</w:t>
      </w:r>
      <w:r w:rsidR="00044A4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44A4C">
        <w:rPr>
          <w:noProof/>
        </w:rPr>
        <w:t>87</w:t>
      </w:r>
      <w:r w:rsidR="003A78C2">
        <w:fldChar w:fldCharType="end"/>
      </w:r>
    </w:p>
    <w:p w14:paraId="2917FC62" w14:textId="5EFF2D8D"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44A4C">
        <w:rPr>
          <w:noProof/>
        </w:rPr>
        <w:t>88</w:t>
      </w:r>
      <w:r w:rsidR="003A78C2">
        <w:fldChar w:fldCharType="end"/>
      </w:r>
    </w:p>
    <w:p w14:paraId="1839FE4B" w14:textId="25209A58"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44A4C">
        <w:t>Psalm</w:t>
      </w:r>
      <w:r w:rsidR="00044A4C" w:rsidRPr="00AB1781">
        <w:t xml:space="preserve"> 8</w:t>
      </w:r>
      <w:r w:rsidR="00044A4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44A4C">
        <w:rPr>
          <w:noProof/>
        </w:rPr>
        <w:t>91</w:t>
      </w:r>
      <w:r w:rsidR="003A78C2">
        <w:fldChar w:fldCharType="end"/>
      </w:r>
    </w:p>
    <w:p w14:paraId="03DD40B1" w14:textId="6996536B"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44A4C">
        <w:t>Psalm</w:t>
      </w:r>
      <w:r w:rsidR="00044A4C" w:rsidRPr="00AB1781">
        <w:t xml:space="preserve"> 11</w:t>
      </w:r>
      <w:r w:rsidR="00044A4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44A4C">
        <w:rPr>
          <w:noProof/>
        </w:rPr>
        <w:t>96</w:t>
      </w:r>
      <w:r w:rsidR="003A78C2">
        <w:fldChar w:fldCharType="end"/>
      </w:r>
    </w:p>
    <w:p w14:paraId="5A0777AD" w14:textId="6457C1E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44A4C">
        <w:rPr>
          <w:noProof/>
        </w:rPr>
        <w:t>96</w:t>
      </w:r>
      <w:r w:rsidR="003A78C2">
        <w:fldChar w:fldCharType="end"/>
      </w:r>
    </w:p>
    <w:p w14:paraId="6B871C95" w14:textId="50C10CA8"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44A4C">
        <w:t>Psalm</w:t>
      </w:r>
      <w:r w:rsidR="00044A4C" w:rsidRPr="00AB1781">
        <w:t xml:space="preserve"> 14</w:t>
      </w:r>
      <w:r w:rsidR="00044A4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44A4C">
        <w:rPr>
          <w:noProof/>
        </w:rPr>
        <w:t>98</w:t>
      </w:r>
      <w:r w:rsidR="003A78C2">
        <w:fldChar w:fldCharType="end"/>
      </w:r>
    </w:p>
    <w:p w14:paraId="3960802F" w14:textId="4D58548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44A4C">
        <w:t>Psalm</w:t>
      </w:r>
      <w:r w:rsidR="00044A4C" w:rsidRPr="00AB1781">
        <w:t xml:space="preserve"> 15</w:t>
      </w:r>
      <w:r w:rsidR="00044A4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44A4C">
        <w:rPr>
          <w:noProof/>
        </w:rPr>
        <w:t>99</w:t>
      </w:r>
      <w:r w:rsidR="003A78C2">
        <w:fldChar w:fldCharType="end"/>
      </w:r>
    </w:p>
    <w:p w14:paraId="46224EE2" w14:textId="3A11AAFB"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44A4C">
        <w:t>Psalm</w:t>
      </w:r>
      <w:r w:rsidR="00044A4C" w:rsidRPr="00AB1781">
        <w:t xml:space="preserve"> 18</w:t>
      </w:r>
      <w:r w:rsidR="00044A4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44A4C">
        <w:rPr>
          <w:noProof/>
        </w:rPr>
        <w:t>105</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0C576FEF"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44A4C">
        <w:t>Psalm</w:t>
      </w:r>
      <w:r w:rsidR="00044A4C" w:rsidRPr="00AB1781">
        <w:t xml:space="preserve"> 24</w:t>
      </w:r>
      <w:r w:rsidR="00044A4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44A4C">
        <w:rPr>
          <w:noProof/>
        </w:rPr>
        <w:t>114</w:t>
      </w:r>
      <w:r w:rsidR="003A78C2">
        <w:fldChar w:fldCharType="end"/>
      </w:r>
    </w:p>
    <w:p w14:paraId="6EE9E88E" w14:textId="078EC50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44A4C">
        <w:t>Psalm</w:t>
      </w:r>
      <w:r w:rsidR="00044A4C" w:rsidRPr="00AB1781">
        <w:t xml:space="preserve"> 26</w:t>
      </w:r>
      <w:r w:rsidR="00044A4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44A4C">
        <w:rPr>
          <w:noProof/>
        </w:rPr>
        <w:t>117</w:t>
      </w:r>
      <w:r w:rsidR="003A78C2">
        <w:fldChar w:fldCharType="end"/>
      </w:r>
    </w:p>
    <w:p w14:paraId="1E8B8142" w14:textId="77E290F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44A4C">
        <w:t>Psalm</w:t>
      </w:r>
      <w:r w:rsidR="00044A4C" w:rsidRPr="00AB1781">
        <w:t xml:space="preserve"> 62</w:t>
      </w:r>
      <w:r w:rsidR="00044A4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44A4C">
        <w:rPr>
          <w:noProof/>
        </w:rPr>
        <w:t>171</w:t>
      </w:r>
      <w:r w:rsidR="003A78C2">
        <w:fldChar w:fldCharType="end"/>
      </w:r>
    </w:p>
    <w:p w14:paraId="68EA7A25" w14:textId="5E8C960C"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44A4C">
        <w:rPr>
          <w:noProof/>
        </w:rPr>
        <w:t>176</w:t>
      </w:r>
      <w:r w:rsidR="003A78C2">
        <w:fldChar w:fldCharType="end"/>
      </w:r>
    </w:p>
    <w:p w14:paraId="065CCDFD" w14:textId="30D7A950"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44A4C">
        <w:rPr>
          <w:noProof/>
        </w:rPr>
        <w:t>184</w:t>
      </w:r>
      <w:r w:rsidR="003A78C2">
        <w:fldChar w:fldCharType="end"/>
      </w:r>
    </w:p>
    <w:p w14:paraId="31570FA5" w14:textId="07BB837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44A4C">
        <w:t>Psalm</w:t>
      </w:r>
      <w:r w:rsidR="00044A4C" w:rsidRPr="00AB1781">
        <w:t xml:space="preserve"> 112</w:t>
      </w:r>
      <w:r w:rsidR="00044A4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44A4C">
        <w:rPr>
          <w:noProof/>
        </w:rPr>
        <w:t>258</w:t>
      </w:r>
      <w:r w:rsidR="003A78C2">
        <w:fldChar w:fldCharType="end"/>
      </w:r>
    </w:p>
    <w:p w14:paraId="73FFF146" w14:textId="14CE809B"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44A4C">
        <w:t>Psalm</w:t>
      </w:r>
      <w:r w:rsidR="00044A4C" w:rsidRPr="00AB1781">
        <w:t xml:space="preserve"> 142</w:t>
      </w:r>
      <w:r w:rsidR="00044A4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44A4C">
        <w:rPr>
          <w:noProof/>
        </w:rPr>
        <w:t>306</w:t>
      </w:r>
      <w:r w:rsidR="003A78C2">
        <w:fldChar w:fldCharType="end"/>
      </w:r>
    </w:p>
    <w:p w14:paraId="3CD7FD72" w14:textId="4F43604B" w:rsidR="00CC066E" w:rsidRDefault="00CC066E" w:rsidP="00CC066E">
      <w:pPr>
        <w:pStyle w:val="Heading5"/>
      </w:pPr>
      <w:bookmarkStart w:id="152" w:name="_Ref435799363"/>
      <w:r>
        <w:t>T</w:t>
      </w:r>
      <w:r w:rsidR="00AB78C6">
        <w:t>he Gospel from Saint John</w:t>
      </w:r>
      <w:r>
        <w:t xml:space="preserve"> 1:1 17</w:t>
      </w:r>
      <w:bookmarkEnd w:id="152"/>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2"/>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3"/>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4"/>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175EC5D0"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44A4C">
        <w:rPr>
          <w:noProof/>
        </w:rPr>
        <w:t>53</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 xml:space="preserve">u, and the Holy Spirit has </w:t>
      </w:r>
      <w:r w:rsidR="00C241B0">
        <w:lastRenderedPageBreak/>
        <w:t>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4D58CE9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44A4C">
        <w:rPr>
          <w:noProof/>
        </w:rPr>
        <w:t>64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3" w:name="_Toc410196187"/>
      <w:bookmarkStart w:id="154" w:name="_Toc410196429"/>
      <w:bookmarkStart w:id="155"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4030B4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5"/>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D78799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56" w:name="_Ref412098903"/>
      <w:r>
        <w:br w:type="page"/>
      </w:r>
    </w:p>
    <w:p w14:paraId="454C0BF9" w14:textId="4F7D835B" w:rsidR="00495F1A" w:rsidRDefault="00495F1A" w:rsidP="00495F1A">
      <w:pPr>
        <w:pStyle w:val="Heading3"/>
      </w:pPr>
      <w:bookmarkStart w:id="157" w:name="_Ref442855270"/>
      <w:bookmarkStart w:id="158" w:name="_Ref442855276"/>
      <w:bookmarkStart w:id="159" w:name="_Toc448227466"/>
      <w:r>
        <w:lastRenderedPageBreak/>
        <w:t>The Doxology of Prime</w:t>
      </w:r>
      <w:bookmarkEnd w:id="153"/>
      <w:bookmarkEnd w:id="154"/>
      <w:bookmarkEnd w:id="155"/>
      <w:bookmarkEnd w:id="156"/>
      <w:bookmarkEnd w:id="157"/>
      <w:bookmarkEnd w:id="158"/>
      <w:bookmarkEnd w:id="15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0"/>
            <w:r>
              <w:t>That gives light,</w:t>
            </w:r>
            <w:commentRangeEnd w:id="160"/>
            <w:r>
              <w:rPr>
                <w:rStyle w:val="CommentReference"/>
                <w:rFonts w:ascii="Times New Roman" w:eastAsiaTheme="minorHAnsi" w:hAnsi="Times New Roman" w:cstheme="minorBidi"/>
                <w:color w:val="auto"/>
              </w:rPr>
              <w:commentReference w:id="16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1"/>
            <w:r>
              <w:rPr>
                <w:rStyle w:val="CommentReference"/>
                <w:rFonts w:ascii="Garamond" w:hAnsi="Garamond" w:cstheme="minorBidi"/>
                <w:noProof w:val="0"/>
                <w:lang w:val="en-CA"/>
              </w:rPr>
              <w:commentReference w:id="16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162"/>
            <w:r w:rsidRPr="007425E1">
              <w:rPr>
                <w:rFonts w:eastAsiaTheme="minorHAnsi"/>
              </w:rPr>
              <w:t>prelate</w:t>
            </w:r>
            <w:commentRangeEnd w:id="162"/>
            <w:r>
              <w:rPr>
                <w:rStyle w:val="CommentReference"/>
                <w:rFonts w:ascii="Times New Roman" w:eastAsiaTheme="minorHAnsi" w:hAnsi="Times New Roman" w:cstheme="minorBidi"/>
                <w:color w:val="auto"/>
              </w:rPr>
              <w:commentReference w:id="16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82E66E9"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44A4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44A4C">
        <w:rPr>
          <w:noProof/>
        </w:rPr>
        <w:t>411</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3" w:name="_Toc410196188"/>
      <w:bookmarkStart w:id="164" w:name="_Toc410196430"/>
      <w:bookmarkStart w:id="165" w:name="_Toc410196932"/>
      <w:bookmarkStart w:id="166" w:name="_Ref412099016"/>
      <w:bookmarkStart w:id="167" w:name="_Toc298681357"/>
      <w:bookmarkStart w:id="168" w:name="_Ref299211976"/>
      <w:bookmarkStart w:id="169" w:name="_Toc308441947"/>
      <w:r>
        <w:br w:type="page"/>
      </w:r>
    </w:p>
    <w:p w14:paraId="67316D19" w14:textId="56ECD544" w:rsidR="00495F1A" w:rsidRDefault="00495F1A" w:rsidP="00495F1A">
      <w:pPr>
        <w:pStyle w:val="Heading3"/>
      </w:pPr>
      <w:bookmarkStart w:id="170" w:name="_Toc448227467"/>
      <w:r>
        <w:lastRenderedPageBreak/>
        <w:t>The Raising of Morning Incense</w:t>
      </w:r>
      <w:bookmarkEnd w:id="163"/>
      <w:bookmarkEnd w:id="164"/>
      <w:bookmarkEnd w:id="165"/>
      <w:bookmarkEnd w:id="166"/>
      <w:bookmarkEnd w:id="170"/>
    </w:p>
    <w:p w14:paraId="28B59F4F" w14:textId="77777777" w:rsidR="00044A4C" w:rsidRPr="00044A4C" w:rsidRDefault="00495F1A" w:rsidP="00044A4C">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044A4C" w:rsidRPr="00044A4C">
        <w:rPr>
          <w:i/>
        </w:rPr>
        <w:br w:type="page"/>
      </w:r>
    </w:p>
    <w:p w14:paraId="5AAD569D" w14:textId="77777777" w:rsidR="00044A4C" w:rsidRPr="00044A4C" w:rsidRDefault="00044A4C" w:rsidP="00044A4C">
      <w:pPr>
        <w:rPr>
          <w:i/>
        </w:rPr>
      </w:pPr>
      <w:r w:rsidRPr="00044A4C">
        <w:rPr>
          <w:i/>
        </w:rPr>
        <w:lastRenderedPageBreak/>
        <w:t>The Raising of Evening Incense</w:t>
      </w:r>
    </w:p>
    <w:p w14:paraId="6E334613" w14:textId="19276BEF" w:rsidR="00495F1A" w:rsidRPr="003F5279" w:rsidRDefault="00044A4C" w:rsidP="00495F1A">
      <w:pPr>
        <w:rPr>
          <w:i/>
        </w:rPr>
      </w:pPr>
      <w:r w:rsidRPr="00044A4C">
        <w:rPr>
          <w:i/>
        </w:rPr>
        <w:t>See The</w:t>
      </w:r>
      <w:r>
        <w:t xml:space="preserve"> Raising of Incense, page </w:t>
      </w:r>
      <w:r>
        <w:rPr>
          <w:noProof/>
        </w:rPr>
        <w:t>495</w:t>
      </w:r>
      <w:r>
        <w:br w:type="page"/>
      </w:r>
      <w:r w:rsidR="00237D47">
        <w:rPr>
          <w:i/>
        </w:rPr>
        <w:lastRenderedPageBreak/>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16</w:t>
      </w:r>
      <w:r w:rsidR="00237D47">
        <w:rPr>
          <w:i/>
        </w:rPr>
        <w:fldChar w:fldCharType="end"/>
      </w:r>
      <w:r w:rsidR="00257A38">
        <w:rPr>
          <w:i/>
        </w:rPr>
        <w:t>.</w:t>
      </w:r>
    </w:p>
    <w:p w14:paraId="4014399E" w14:textId="77777777" w:rsidR="00495F1A" w:rsidRDefault="00495F1A" w:rsidP="00495F1A">
      <w:pPr>
        <w:pStyle w:val="Heading2"/>
      </w:pPr>
      <w:bookmarkStart w:id="171" w:name="_Toc410196189"/>
      <w:bookmarkStart w:id="172" w:name="_Toc410196431"/>
      <w:bookmarkStart w:id="173" w:name="_Toc410196933"/>
      <w:bookmarkStart w:id="174" w:name="_Toc448515384"/>
      <w:bookmarkEnd w:id="138"/>
      <w:r>
        <w:lastRenderedPageBreak/>
        <w:t>Mid-Morning (The Third Hour)</w:t>
      </w:r>
      <w:bookmarkEnd w:id="171"/>
      <w:bookmarkEnd w:id="172"/>
      <w:bookmarkEnd w:id="173"/>
      <w:bookmarkEnd w:id="174"/>
    </w:p>
    <w:p w14:paraId="62F33FD5" w14:textId="77777777" w:rsidR="00495F1A" w:rsidRDefault="00495F1A" w:rsidP="00495F1A">
      <w:pPr>
        <w:pStyle w:val="Heading3"/>
      </w:pPr>
      <w:bookmarkStart w:id="175" w:name="_Toc410196190"/>
      <w:bookmarkStart w:id="176" w:name="_Toc410196432"/>
      <w:bookmarkStart w:id="177" w:name="_Toc410196934"/>
      <w:bookmarkStart w:id="178" w:name="_Ref435434353"/>
      <w:bookmarkStart w:id="179" w:name="_Ref435434358"/>
      <w:bookmarkStart w:id="180" w:name="_Ref435800051"/>
      <w:bookmarkStart w:id="181" w:name="_Ref435800057"/>
      <w:bookmarkStart w:id="182" w:name="_Ref448124439"/>
      <w:bookmarkStart w:id="183" w:name="_Ref448124892"/>
      <w:bookmarkStart w:id="184" w:name="_Ref448124902"/>
      <w:r>
        <w:t>The Psalms of the Third Hour</w:t>
      </w:r>
      <w:bookmarkEnd w:id="175"/>
      <w:bookmarkEnd w:id="176"/>
      <w:bookmarkEnd w:id="177"/>
      <w:bookmarkEnd w:id="178"/>
      <w:bookmarkEnd w:id="179"/>
      <w:bookmarkEnd w:id="180"/>
      <w:bookmarkEnd w:id="181"/>
      <w:bookmarkEnd w:id="182"/>
      <w:bookmarkEnd w:id="183"/>
      <w:bookmarkEnd w:id="18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6F78F25"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6C931A86" w14:textId="0ECC14FE"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626D6935" w14:textId="2A9544A2"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85" w:name="_Ref434576019"/>
      <w:r>
        <w:rPr>
          <w:lang w:val="en-GB"/>
        </w:rPr>
        <w:t>The Psalms</w:t>
      </w:r>
      <w:r w:rsidR="00F14AA6">
        <w:rPr>
          <w:lang w:val="en-GB"/>
        </w:rPr>
        <w:t xml:space="preserve"> of Mid-Morning (The Third Hour)</w:t>
      </w:r>
      <w:bookmarkEnd w:id="185"/>
    </w:p>
    <w:p w14:paraId="03E00499" w14:textId="50BC01E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44A4C">
        <w:t>Psalm</w:t>
      </w:r>
      <w:r w:rsidR="00044A4C" w:rsidRPr="00AB1781">
        <w:t xml:space="preserve"> 19</w:t>
      </w:r>
      <w:r w:rsidR="00044A4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44A4C">
        <w:rPr>
          <w:noProof/>
        </w:rPr>
        <w:t>107</w:t>
      </w:r>
      <w:r w:rsidR="003A78C2">
        <w:fldChar w:fldCharType="end"/>
      </w:r>
    </w:p>
    <w:p w14:paraId="441D23D2" w14:textId="055D1264"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44A4C">
        <w:t>Psalm</w:t>
      </w:r>
      <w:r w:rsidR="00044A4C" w:rsidRPr="00AB1781">
        <w:t xml:space="preserve"> 22</w:t>
      </w:r>
      <w:r w:rsidR="00044A4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44A4C">
        <w:rPr>
          <w:noProof/>
        </w:rPr>
        <w:t>112</w:t>
      </w:r>
      <w:r w:rsidR="003A78C2">
        <w:fldChar w:fldCharType="end"/>
      </w:r>
    </w:p>
    <w:p w14:paraId="2CF3F8A5" w14:textId="78B2FE28"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44A4C">
        <w:t>Psalm</w:t>
      </w:r>
      <w:r w:rsidR="00044A4C" w:rsidRPr="00AB1781">
        <w:t xml:space="preserve"> 23</w:t>
      </w:r>
      <w:r w:rsidR="00044A4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44A4C">
        <w:rPr>
          <w:noProof/>
        </w:rPr>
        <w:t>113</w:t>
      </w:r>
      <w:r w:rsidR="003A78C2">
        <w:fldChar w:fldCharType="end"/>
      </w:r>
    </w:p>
    <w:p w14:paraId="2696A51D" w14:textId="772318E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44A4C">
        <w:t>Psalm</w:t>
      </w:r>
      <w:r w:rsidR="00044A4C" w:rsidRPr="00AB1781">
        <w:t xml:space="preserve"> 25</w:t>
      </w:r>
      <w:r w:rsidR="00044A4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44A4C">
        <w:rPr>
          <w:noProof/>
        </w:rPr>
        <w:t>116</w:t>
      </w:r>
      <w:r w:rsidR="003A78C2">
        <w:fldChar w:fldCharType="end"/>
      </w:r>
    </w:p>
    <w:p w14:paraId="7C4914D6" w14:textId="1215CF5B"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44A4C">
        <w:t>Psalm</w:t>
      </w:r>
      <w:r w:rsidR="00044A4C" w:rsidRPr="00AB1781">
        <w:t xml:space="preserve"> 28</w:t>
      </w:r>
      <w:r w:rsidR="00044A4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44A4C">
        <w:rPr>
          <w:noProof/>
        </w:rPr>
        <w:t>120</w:t>
      </w:r>
      <w:r w:rsidR="003A78C2">
        <w:fldChar w:fldCharType="end"/>
      </w:r>
    </w:p>
    <w:p w14:paraId="1AB144A3" w14:textId="35AC077B"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44A4C">
        <w:t>Psalm</w:t>
      </w:r>
      <w:r w:rsidR="00044A4C" w:rsidRPr="00AB1781">
        <w:t xml:space="preserve"> 29</w:t>
      </w:r>
      <w:r w:rsidR="00044A4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44A4C">
        <w:rPr>
          <w:noProof/>
        </w:rPr>
        <w:t>121</w:t>
      </w:r>
      <w:r w:rsidR="003A78C2">
        <w:fldChar w:fldCharType="end"/>
      </w:r>
    </w:p>
    <w:p w14:paraId="1DA2F476" w14:textId="76007CC4"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44A4C">
        <w:t>Psalm</w:t>
      </w:r>
      <w:r w:rsidR="00044A4C" w:rsidRPr="00AB1781">
        <w:t xml:space="preserve"> 33</w:t>
      </w:r>
      <w:r w:rsidR="00044A4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44A4C">
        <w:rPr>
          <w:noProof/>
        </w:rPr>
        <w:t>128</w:t>
      </w:r>
      <w:r w:rsidR="003A78C2">
        <w:fldChar w:fldCharType="end"/>
      </w:r>
    </w:p>
    <w:p w14:paraId="0F892524" w14:textId="032D2A4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44A4C">
        <w:t>Psalm</w:t>
      </w:r>
      <w:r w:rsidR="00044A4C" w:rsidRPr="00AB1781">
        <w:t xml:space="preserve"> 40</w:t>
      </w:r>
      <w:r w:rsidR="00044A4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44A4C">
        <w:rPr>
          <w:noProof/>
        </w:rPr>
        <w:t>142</w:t>
      </w:r>
      <w:r w:rsidR="003A78C2">
        <w:fldChar w:fldCharType="end"/>
      </w:r>
    </w:p>
    <w:p w14:paraId="1B629A7D" w14:textId="4E522CD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44A4C">
        <w:t>Psalm</w:t>
      </w:r>
      <w:r w:rsidR="00044A4C" w:rsidRPr="00AB1781">
        <w:t xml:space="preserve"> 42</w:t>
      </w:r>
      <w:r w:rsidR="00044A4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44A4C">
        <w:rPr>
          <w:noProof/>
        </w:rPr>
        <w:t>144</w:t>
      </w:r>
      <w:r w:rsidR="003A78C2">
        <w:fldChar w:fldCharType="end"/>
      </w:r>
    </w:p>
    <w:p w14:paraId="30CD8108" w14:textId="64FD0013"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44A4C">
        <w:t>Psalm</w:t>
      </w:r>
      <w:r w:rsidR="00044A4C" w:rsidRPr="00AB1781">
        <w:t xml:space="preserve"> 44</w:t>
      </w:r>
      <w:r w:rsidR="00044A4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44A4C">
        <w:rPr>
          <w:noProof/>
        </w:rPr>
        <w:t>147</w:t>
      </w:r>
      <w:r w:rsidR="003A78C2">
        <w:fldChar w:fldCharType="end"/>
      </w:r>
    </w:p>
    <w:p w14:paraId="56DBDEA8" w14:textId="4AC2653B"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44A4C">
        <w:t>Psalm</w:t>
      </w:r>
      <w:r w:rsidR="00044A4C" w:rsidRPr="00AB1781">
        <w:t xml:space="preserve"> 45</w:t>
      </w:r>
      <w:r w:rsidR="00044A4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44A4C">
        <w:rPr>
          <w:noProof/>
        </w:rPr>
        <w:t>149</w:t>
      </w:r>
      <w:r w:rsidR="003A78C2">
        <w:fldChar w:fldCharType="end"/>
      </w:r>
    </w:p>
    <w:p w14:paraId="4BF9A933" w14:textId="00996ED5"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44A4C">
        <w:t>Psalm</w:t>
      </w:r>
      <w:r w:rsidR="00044A4C" w:rsidRPr="00AB1781">
        <w:t xml:space="preserve"> 46</w:t>
      </w:r>
      <w:r w:rsidR="00044A4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44A4C">
        <w:rPr>
          <w:noProof/>
        </w:rPr>
        <w:t>150</w:t>
      </w:r>
      <w:r w:rsidR="003A78C2">
        <w:fldChar w:fldCharType="end"/>
      </w:r>
    </w:p>
    <w:p w14:paraId="43DCDF05" w14:textId="77777777" w:rsidR="00075EAD" w:rsidRDefault="00F14AA6" w:rsidP="00075EAD">
      <w:pPr>
        <w:pStyle w:val="Heading5"/>
      </w:pPr>
      <w:bookmarkStart w:id="186" w:name="_Ref435800080"/>
      <w:r>
        <w:lastRenderedPageBreak/>
        <w:t>The Gospel from Saint John</w:t>
      </w:r>
      <w:r w:rsidR="009407CD">
        <w:t xml:space="preserve"> 14:26—</w:t>
      </w:r>
      <w:r w:rsidR="00075EAD">
        <w:t>15:3</w:t>
      </w:r>
      <w:bookmarkEnd w:id="18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9CC6F82"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13D26B1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87" w:name="_Toc410196191"/>
      <w:bookmarkStart w:id="188" w:name="_Toc410196433"/>
      <w:bookmarkStart w:id="189" w:name="_Toc410196935"/>
      <w:bookmarkStart w:id="190" w:name="_Toc448515385"/>
      <w:r>
        <w:lastRenderedPageBreak/>
        <w:t>Noon (The Sixth Hour)</w:t>
      </w:r>
      <w:bookmarkEnd w:id="187"/>
      <w:bookmarkEnd w:id="188"/>
      <w:bookmarkEnd w:id="189"/>
      <w:bookmarkEnd w:id="190"/>
    </w:p>
    <w:p w14:paraId="7BA25D87" w14:textId="77777777" w:rsidR="00495F1A" w:rsidRDefault="00495F1A" w:rsidP="00495F1A">
      <w:pPr>
        <w:pStyle w:val="Heading3"/>
      </w:pPr>
      <w:bookmarkStart w:id="191" w:name="_Toc410196192"/>
      <w:bookmarkStart w:id="192" w:name="_Toc410196434"/>
      <w:bookmarkStart w:id="193" w:name="_Toc410196936"/>
      <w:bookmarkStart w:id="194" w:name="_Ref435434365"/>
      <w:bookmarkStart w:id="195" w:name="_Ref435434371"/>
      <w:r>
        <w:t>The Psalms of the Sixth Hour</w:t>
      </w:r>
      <w:bookmarkEnd w:id="191"/>
      <w:bookmarkEnd w:id="192"/>
      <w:bookmarkEnd w:id="193"/>
      <w:bookmarkEnd w:id="194"/>
      <w:bookmarkEnd w:id="19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6B87CF4"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B899AA0" w14:textId="336ACEE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78FDBE9E" w14:textId="085A9923"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196" w:name="_Ref434576249"/>
      <w:r>
        <w:rPr>
          <w:lang w:val="en-GB"/>
        </w:rPr>
        <w:t>The Psalms</w:t>
      </w:r>
      <w:r w:rsidR="00F14AA6">
        <w:rPr>
          <w:lang w:val="en-GB"/>
        </w:rPr>
        <w:t xml:space="preserve"> of Noon (The Sixth Hour)</w:t>
      </w:r>
      <w:bookmarkEnd w:id="196"/>
    </w:p>
    <w:p w14:paraId="4B6FC1A8" w14:textId="745AD5C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44A4C">
        <w:t>Psalm</w:t>
      </w:r>
      <w:r w:rsidR="00044A4C" w:rsidRPr="00AB1781">
        <w:t xml:space="preserve"> 53</w:t>
      </w:r>
      <w:r w:rsidR="00044A4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44A4C">
        <w:rPr>
          <w:noProof/>
        </w:rPr>
        <w:t>160</w:t>
      </w:r>
      <w:r w:rsidR="003A78C2">
        <w:fldChar w:fldCharType="end"/>
      </w:r>
    </w:p>
    <w:p w14:paraId="196531E2" w14:textId="1872552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44A4C">
        <w:t>Psalm</w:t>
      </w:r>
      <w:r w:rsidR="00044A4C" w:rsidRPr="00AB1781">
        <w:t xml:space="preserve"> 56</w:t>
      </w:r>
      <w:r w:rsidR="00044A4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44A4C">
        <w:rPr>
          <w:noProof/>
        </w:rPr>
        <w:t>164</w:t>
      </w:r>
      <w:r w:rsidR="003A78C2">
        <w:fldChar w:fldCharType="end"/>
      </w:r>
    </w:p>
    <w:p w14:paraId="5A377B80" w14:textId="1B43313A"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44A4C">
        <w:t>Psalm</w:t>
      </w:r>
      <w:r w:rsidR="00044A4C" w:rsidRPr="00AB1781">
        <w:t xml:space="preserve"> 60</w:t>
      </w:r>
      <w:r w:rsidR="00044A4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44A4C">
        <w:rPr>
          <w:noProof/>
        </w:rPr>
        <w:t>169</w:t>
      </w:r>
      <w:r w:rsidR="003A78C2">
        <w:fldChar w:fldCharType="end"/>
      </w:r>
    </w:p>
    <w:p w14:paraId="1D89B385" w14:textId="564F0164"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44A4C">
        <w:t>Psalm</w:t>
      </w:r>
      <w:r w:rsidR="00044A4C" w:rsidRPr="00AB1781">
        <w:t xml:space="preserve"> 62</w:t>
      </w:r>
      <w:r w:rsidR="00044A4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44A4C">
        <w:rPr>
          <w:noProof/>
        </w:rPr>
        <w:t>171</w:t>
      </w:r>
      <w:r w:rsidR="003A78C2">
        <w:fldChar w:fldCharType="end"/>
      </w:r>
    </w:p>
    <w:p w14:paraId="46B8BCDF" w14:textId="27D5E32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44A4C">
        <w:rPr>
          <w:noProof/>
        </w:rPr>
        <w:t>176</w:t>
      </w:r>
      <w:r w:rsidR="003A78C2">
        <w:fldChar w:fldCharType="end"/>
      </w:r>
    </w:p>
    <w:p w14:paraId="3832A2C2" w14:textId="48F90744"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44A4C">
        <w:rPr>
          <w:noProof/>
        </w:rPr>
        <w:t>176</w:t>
      </w:r>
      <w:r w:rsidR="003A78C2">
        <w:fldChar w:fldCharType="end"/>
      </w:r>
    </w:p>
    <w:p w14:paraId="099ACDF6" w14:textId="69D23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44A4C">
        <w:t>Psalm</w:t>
      </w:r>
      <w:r w:rsidR="00044A4C" w:rsidRPr="00AB1781">
        <w:t xml:space="preserve"> 83</w:t>
      </w:r>
      <w:r w:rsidR="00044A4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44A4C">
        <w:rPr>
          <w:noProof/>
        </w:rPr>
        <w:t>208</w:t>
      </w:r>
      <w:r w:rsidR="003A78C2">
        <w:fldChar w:fldCharType="end"/>
      </w:r>
    </w:p>
    <w:p w14:paraId="12DC15E9" w14:textId="118EE86D"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44A4C">
        <w:t>Psalm</w:t>
      </w:r>
      <w:r w:rsidR="00044A4C" w:rsidRPr="00AB1781">
        <w:t xml:space="preserve"> 84</w:t>
      </w:r>
      <w:r w:rsidR="00044A4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44A4C">
        <w:rPr>
          <w:noProof/>
        </w:rPr>
        <w:t>209</w:t>
      </w:r>
      <w:r w:rsidR="003A78C2">
        <w:fldChar w:fldCharType="end"/>
      </w:r>
    </w:p>
    <w:p w14:paraId="20414052" w14:textId="3AEACC2C"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44A4C">
        <w:rPr>
          <w:noProof/>
        </w:rPr>
        <w:t>211</w:t>
      </w:r>
      <w:r w:rsidR="003A78C2">
        <w:fldChar w:fldCharType="end"/>
      </w:r>
    </w:p>
    <w:p w14:paraId="024D57DE" w14:textId="3FC7C966"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44A4C">
        <w:t>Psalm</w:t>
      </w:r>
      <w:r w:rsidR="00044A4C" w:rsidRPr="00AB1781">
        <w:t xml:space="preserve"> 86</w:t>
      </w:r>
      <w:r w:rsidR="00044A4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44A4C">
        <w:rPr>
          <w:noProof/>
        </w:rPr>
        <w:t>212</w:t>
      </w:r>
      <w:r w:rsidR="003A78C2">
        <w:fldChar w:fldCharType="end"/>
      </w:r>
    </w:p>
    <w:p w14:paraId="6C309D76" w14:textId="7DA1862B"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44A4C">
        <w:rPr>
          <w:noProof/>
        </w:rPr>
        <w:t>220</w:t>
      </w:r>
      <w:r w:rsidR="003A78C2">
        <w:fldChar w:fldCharType="end"/>
      </w:r>
    </w:p>
    <w:p w14:paraId="2015B274" w14:textId="772DD47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44A4C">
        <w:t>Psalm</w:t>
      </w:r>
      <w:r w:rsidR="00044A4C" w:rsidRPr="00AB1781">
        <w:t xml:space="preserve"> 92</w:t>
      </w:r>
      <w:r w:rsidR="00044A4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44A4C">
        <w:rPr>
          <w:noProof/>
        </w:rPr>
        <w:t>223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2A55146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7"/>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197"/>
      <w:r>
        <w:t>Life Giver</w:t>
      </w:r>
      <w:r w:rsidR="00075EAD">
        <w:t>,</w:t>
      </w:r>
      <w:commentRangeEnd w:id="197"/>
      <w:r>
        <w:rPr>
          <w:rStyle w:val="CommentReference"/>
          <w:lang w:val="en-CA"/>
        </w:rPr>
        <w:commentReference w:id="197"/>
      </w:r>
      <w:r w:rsidR="00075EAD">
        <w:t xml:space="preserve"> now, and ever, and unto the ages of ages</w:t>
      </w:r>
      <w:r w:rsidR="00984EE6">
        <w:t>.</w:t>
      </w:r>
    </w:p>
    <w:p w14:paraId="402E0ACF" w14:textId="77777777" w:rsidR="00984EE6" w:rsidRDefault="00984EE6" w:rsidP="00984EE6">
      <w:pPr>
        <w:pStyle w:val="Rubric"/>
      </w:pPr>
      <w:commentRangeStart w:id="19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198"/>
      <w:r w:rsidR="00180AE1">
        <w:rPr>
          <w:rStyle w:val="CommentReference"/>
          <w:i w:val="0"/>
        </w:rPr>
        <w:commentReference w:id="198"/>
      </w:r>
    </w:p>
    <w:p w14:paraId="416185FC" w14:textId="1D3D2BC0"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199" w:name="_Toc410196193"/>
      <w:bookmarkStart w:id="200" w:name="_Toc410196435"/>
      <w:bookmarkStart w:id="201" w:name="_Toc410196937"/>
      <w:bookmarkStart w:id="202" w:name="_Toc448515386"/>
      <w:r>
        <w:lastRenderedPageBreak/>
        <w:t>Afternoon (The Ninth Hour)</w:t>
      </w:r>
      <w:bookmarkEnd w:id="199"/>
      <w:bookmarkEnd w:id="200"/>
      <w:bookmarkEnd w:id="201"/>
      <w:bookmarkEnd w:id="202"/>
    </w:p>
    <w:p w14:paraId="76CF3E2D" w14:textId="77777777" w:rsidR="00495F1A" w:rsidRDefault="00495F1A" w:rsidP="00495F1A">
      <w:pPr>
        <w:pStyle w:val="Heading3"/>
      </w:pPr>
      <w:bookmarkStart w:id="203" w:name="_Toc410196194"/>
      <w:bookmarkStart w:id="204" w:name="_Toc410196436"/>
      <w:bookmarkStart w:id="205" w:name="_Toc410196938"/>
      <w:bookmarkStart w:id="206" w:name="_Ref435434381"/>
      <w:bookmarkStart w:id="207" w:name="_Ref435434387"/>
      <w:r>
        <w:t>The Psalms of the Ninth Hour</w:t>
      </w:r>
      <w:bookmarkEnd w:id="203"/>
      <w:bookmarkEnd w:id="204"/>
      <w:bookmarkEnd w:id="205"/>
      <w:bookmarkEnd w:id="206"/>
      <w:bookmarkEnd w:id="20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478261F"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04BF2C4A" w14:textId="6F89BE55"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3512D80B" w14:textId="594E533D"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08" w:name="_Ref434576482"/>
      <w:r>
        <w:rPr>
          <w:lang w:val="en-GB"/>
        </w:rPr>
        <w:t>The Psalms</w:t>
      </w:r>
      <w:r w:rsidR="00F14AA6">
        <w:rPr>
          <w:lang w:val="en-GB"/>
        </w:rPr>
        <w:t xml:space="preserve"> of the Afternoon (Ninth hour)</w:t>
      </w:r>
      <w:bookmarkEnd w:id="208"/>
    </w:p>
    <w:p w14:paraId="3636D619" w14:textId="07C86F7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44A4C">
        <w:t>Psalm</w:t>
      </w:r>
      <w:r w:rsidR="00044A4C" w:rsidRPr="00AB1781">
        <w:t xml:space="preserve"> 95</w:t>
      </w:r>
      <w:r w:rsidR="00044A4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44A4C">
        <w:rPr>
          <w:noProof/>
        </w:rPr>
        <w:t>227</w:t>
      </w:r>
      <w:r w:rsidR="003A78C2">
        <w:fldChar w:fldCharType="end"/>
      </w:r>
    </w:p>
    <w:p w14:paraId="70C04BAE" w14:textId="4F886274"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44A4C">
        <w:t>Psalm</w:t>
      </w:r>
      <w:r w:rsidR="00044A4C" w:rsidRPr="00AB1781">
        <w:t xml:space="preserve"> 96</w:t>
      </w:r>
      <w:r w:rsidR="00044A4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44A4C">
        <w:rPr>
          <w:noProof/>
        </w:rPr>
        <w:t>228</w:t>
      </w:r>
      <w:r w:rsidR="003A78C2">
        <w:fldChar w:fldCharType="end"/>
      </w:r>
    </w:p>
    <w:p w14:paraId="1C2440CF" w14:textId="469E04A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44A4C">
        <w:t>Psalm</w:t>
      </w:r>
      <w:r w:rsidR="00044A4C" w:rsidRPr="00AB1781">
        <w:t xml:space="preserve"> 97</w:t>
      </w:r>
      <w:r w:rsidR="00044A4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44A4C">
        <w:rPr>
          <w:noProof/>
        </w:rPr>
        <w:t>230</w:t>
      </w:r>
      <w:r w:rsidR="003A78C2">
        <w:fldChar w:fldCharType="end"/>
      </w:r>
    </w:p>
    <w:p w14:paraId="35D6FC92" w14:textId="1216633D"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44A4C">
        <w:t>Psalm</w:t>
      </w:r>
      <w:r w:rsidR="00044A4C" w:rsidRPr="00AB1781">
        <w:t xml:space="preserve"> 98</w:t>
      </w:r>
      <w:r w:rsidR="00044A4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44A4C">
        <w:rPr>
          <w:noProof/>
        </w:rPr>
        <w:t>231</w:t>
      </w:r>
      <w:r w:rsidR="003A78C2">
        <w:fldChar w:fldCharType="end"/>
      </w:r>
    </w:p>
    <w:p w14:paraId="13A44FCC" w14:textId="7427736F"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44A4C">
        <w:t>Psalm</w:t>
      </w:r>
      <w:r w:rsidR="00044A4C" w:rsidRPr="00AB1781">
        <w:t xml:space="preserve"> 99</w:t>
      </w:r>
      <w:r w:rsidR="00044A4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44A4C">
        <w:rPr>
          <w:noProof/>
        </w:rPr>
        <w:t>232</w:t>
      </w:r>
      <w:r w:rsidR="003A78C2">
        <w:fldChar w:fldCharType="end"/>
      </w:r>
    </w:p>
    <w:p w14:paraId="21960806" w14:textId="298A0E5B"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44A4C">
        <w:t>Psalm</w:t>
      </w:r>
      <w:r w:rsidR="00044A4C" w:rsidRPr="00AB1781">
        <w:t xml:space="preserve"> 100</w:t>
      </w:r>
      <w:r w:rsidR="00044A4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44A4C">
        <w:rPr>
          <w:noProof/>
        </w:rPr>
        <w:t>232</w:t>
      </w:r>
      <w:r w:rsidR="003A78C2">
        <w:fldChar w:fldCharType="end"/>
      </w:r>
    </w:p>
    <w:p w14:paraId="13BE8987" w14:textId="0C290E0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44A4C">
        <w:t>Psalm</w:t>
      </w:r>
      <w:r w:rsidR="00044A4C" w:rsidRPr="00AB1781">
        <w:t xml:space="preserve"> 109</w:t>
      </w:r>
      <w:r w:rsidR="00044A4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44A4C">
        <w:rPr>
          <w:noProof/>
        </w:rPr>
        <w:t>254</w:t>
      </w:r>
      <w:r w:rsidR="003A78C2">
        <w:fldChar w:fldCharType="end"/>
      </w:r>
    </w:p>
    <w:commentRangeStart w:id="209"/>
    <w:p w14:paraId="0FAEAE21" w14:textId="43CE108B"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44A4C">
        <w:t>Psalm</w:t>
      </w:r>
      <w:r w:rsidR="00044A4C" w:rsidRPr="00AB1781">
        <w:t xml:space="preserve"> 110</w:t>
      </w:r>
      <w:r w:rsidR="00044A4C">
        <w:t>: “I will confess You, O Lord, with my whole heart”</w:t>
      </w:r>
      <w:r>
        <w:fldChar w:fldCharType="end"/>
      </w:r>
      <w:commentRangeEnd w:id="209"/>
      <w:r w:rsidR="00984EE6">
        <w:rPr>
          <w:rStyle w:val="CommentReference"/>
          <w:rFonts w:eastAsiaTheme="minorHAnsi" w:cstheme="minorBidi"/>
          <w:color w:val="auto"/>
          <w:lang w:val="en-CA"/>
        </w:rPr>
        <w:commentReference w:id="209"/>
      </w:r>
      <w:r w:rsidR="00075EAD">
        <w:tab/>
      </w:r>
      <w:r>
        <w:fldChar w:fldCharType="begin"/>
      </w:r>
      <w:r w:rsidR="00075EAD">
        <w:instrText xml:space="preserve"> PAGEREF _Ref412111792 \h </w:instrText>
      </w:r>
      <w:r>
        <w:fldChar w:fldCharType="separate"/>
      </w:r>
      <w:r w:rsidR="00044A4C">
        <w:rPr>
          <w:noProof/>
        </w:rPr>
        <w:t>255</w:t>
      </w:r>
      <w:r>
        <w:fldChar w:fldCharType="end"/>
      </w:r>
    </w:p>
    <w:p w14:paraId="3B5AD04D" w14:textId="5D74F8F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44A4C">
        <w:t>Psalm</w:t>
      </w:r>
      <w:r w:rsidR="00044A4C" w:rsidRPr="00AB1781">
        <w:t xml:space="preserve"> 111</w:t>
      </w:r>
      <w:r w:rsidR="00044A4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44A4C">
        <w:rPr>
          <w:noProof/>
        </w:rPr>
        <w:t>256</w:t>
      </w:r>
      <w:r w:rsidR="003A78C2">
        <w:fldChar w:fldCharType="end"/>
      </w:r>
    </w:p>
    <w:p w14:paraId="25F5E92C" w14:textId="1DEC694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44A4C">
        <w:t>Psalm</w:t>
      </w:r>
      <w:r w:rsidR="00044A4C" w:rsidRPr="00AB1781">
        <w:t xml:space="preserve"> 112</w:t>
      </w:r>
      <w:r w:rsidR="00044A4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44A4C">
        <w:rPr>
          <w:noProof/>
        </w:rPr>
        <w:t>258</w:t>
      </w:r>
      <w:r w:rsidR="003A78C2">
        <w:fldChar w:fldCharType="end"/>
      </w:r>
    </w:p>
    <w:p w14:paraId="65FF1699" w14:textId="7D1A2A6F"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44A4C">
        <w:t>Psalm</w:t>
      </w:r>
      <w:r w:rsidR="00044A4C" w:rsidRPr="00AB1781">
        <w:t xml:space="preserve"> 114</w:t>
      </w:r>
      <w:r w:rsidR="00044A4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44A4C">
        <w:rPr>
          <w:noProof/>
        </w:rPr>
        <w:t>261</w:t>
      </w:r>
      <w:r w:rsidR="003A78C2">
        <w:fldChar w:fldCharType="end"/>
      </w:r>
    </w:p>
    <w:p w14:paraId="0612CEB7" w14:textId="4547D83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44A4C">
        <w:t>Psalm</w:t>
      </w:r>
      <w:r w:rsidR="00044A4C" w:rsidRPr="00AB1781">
        <w:t xml:space="preserve"> 115</w:t>
      </w:r>
      <w:r w:rsidR="00044A4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44A4C">
        <w:rPr>
          <w:noProof/>
        </w:rPr>
        <w:t>262</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lastRenderedPageBreak/>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00A8E613"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06F3BD8"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0" w:name="_Toc410196195"/>
      <w:bookmarkStart w:id="211" w:name="_Toc410196437"/>
      <w:bookmarkStart w:id="212"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3" w:name="_Toc448515387"/>
      <w:r>
        <w:lastRenderedPageBreak/>
        <w:t>The Book of the Psalter</w:t>
      </w:r>
      <w:bookmarkEnd w:id="210"/>
      <w:bookmarkEnd w:id="211"/>
      <w:bookmarkEnd w:id="212"/>
      <w:bookmarkEnd w:id="213"/>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77B0B7A" w:rsidR="00CB700D" w:rsidRDefault="00D44900" w:rsidP="00336170">
            <w:r>
              <w:fldChar w:fldCharType="begin"/>
            </w:r>
            <w:r>
              <w:instrText xml:space="preserve"> REF _Ref439535283 \h </w:instrText>
            </w:r>
            <w:r>
              <w:fldChar w:fldCharType="separate"/>
            </w:r>
            <w:r w:rsidR="00044A4C">
              <w:t>Kathisma 1</w:t>
            </w:r>
            <w:r>
              <w:fldChar w:fldCharType="end"/>
            </w:r>
          </w:p>
        </w:tc>
        <w:tc>
          <w:tcPr>
            <w:tcW w:w="3024" w:type="dxa"/>
          </w:tcPr>
          <w:p w14:paraId="3E7DF9CE" w14:textId="651250BF"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44A4C" w:rsidRPr="00AB1781">
              <w:t>K</w:t>
            </w:r>
            <w:r w:rsidR="00044A4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44A4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132748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44A4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44A4C" w:rsidRPr="00AB1781">
              <w:t>K</w:t>
            </w:r>
            <w:r w:rsidR="00044A4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46A09224" w:rsidR="00CB700D" w:rsidRDefault="00CB700D" w:rsidP="0044639B">
            <w:r>
              <w:fldChar w:fldCharType="begin"/>
            </w:r>
            <w:r>
              <w:instrText xml:space="preserve"> REF _Ref435438548 \h </w:instrText>
            </w:r>
            <w:r w:rsidR="00336170">
              <w:instrText xml:space="preserve"> \* MERGEFORMAT </w:instrText>
            </w:r>
            <w:r>
              <w:fldChar w:fldCharType="separate"/>
            </w:r>
            <w:r w:rsidR="00044A4C" w:rsidRPr="00AB1781">
              <w:t>K</w:t>
            </w:r>
            <w:r w:rsidR="00044A4C">
              <w:t>athisma 6</w:t>
            </w:r>
            <w:r>
              <w:fldChar w:fldCharType="end"/>
            </w:r>
          </w:p>
        </w:tc>
        <w:tc>
          <w:tcPr>
            <w:tcW w:w="3024" w:type="dxa"/>
          </w:tcPr>
          <w:p w14:paraId="082B149A" w14:textId="543C19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44A4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44A4C" w:rsidRPr="00AB1781">
              <w:t>K</w:t>
            </w:r>
            <w:r w:rsidR="00044A4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6B4F077" w:rsidR="00CB700D" w:rsidRDefault="00CB700D" w:rsidP="0044639B">
            <w:r>
              <w:fldChar w:fldCharType="begin"/>
            </w:r>
            <w:r>
              <w:instrText xml:space="preserve"> REF _Ref435438574 \h </w:instrText>
            </w:r>
            <w:r w:rsidR="00336170">
              <w:instrText xml:space="preserve"> \* MERGEFORMAT </w:instrText>
            </w:r>
            <w:r>
              <w:fldChar w:fldCharType="separate"/>
            </w:r>
            <w:r w:rsidR="00044A4C" w:rsidRPr="00AB1781">
              <w:t>K</w:t>
            </w:r>
            <w:r w:rsidR="00044A4C">
              <w:t>athisma 9</w:t>
            </w:r>
            <w:r>
              <w:fldChar w:fldCharType="end"/>
            </w:r>
          </w:p>
        </w:tc>
        <w:tc>
          <w:tcPr>
            <w:tcW w:w="3024" w:type="dxa"/>
          </w:tcPr>
          <w:p w14:paraId="223BE2C2" w14:textId="0A5ADBC7"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37575EEF"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44A4C">
              <w:t>Kathisma 12</w:t>
            </w:r>
            <w:r w:rsidRPr="00926985">
              <w:fldChar w:fldCharType="end"/>
            </w:r>
          </w:p>
        </w:tc>
        <w:tc>
          <w:tcPr>
            <w:tcW w:w="3024" w:type="dxa"/>
          </w:tcPr>
          <w:p w14:paraId="353A9FDD" w14:textId="0F52795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D7D86CD" w:rsidR="00CB700D" w:rsidRDefault="00CB700D" w:rsidP="0044639B">
            <w:r>
              <w:fldChar w:fldCharType="begin"/>
            </w:r>
            <w:r>
              <w:instrText xml:space="preserve"> REF _Ref435438622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3024" w:type="dxa"/>
          </w:tcPr>
          <w:p w14:paraId="6DD26E94" w14:textId="241ECFFC"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44A4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44A4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4A4A2241" w:rsidR="00CB700D" w:rsidRDefault="00D016DC" w:rsidP="0044639B">
            <w:r>
              <w:fldChar w:fldCharType="begin"/>
            </w:r>
            <w:r>
              <w:instrText xml:space="preserve"> REF _Ref435990063 \h </w:instrText>
            </w:r>
            <w:r w:rsidR="00336170">
              <w:instrText xml:space="preserve"> \* MERGEFORMAT </w:instrText>
            </w:r>
            <w:r>
              <w:fldChar w:fldCharType="separate"/>
            </w:r>
            <w:r w:rsidR="00044A4C">
              <w:t>Kathisma 18</w:t>
            </w:r>
            <w:r>
              <w:fldChar w:fldCharType="end"/>
            </w:r>
          </w:p>
        </w:tc>
        <w:tc>
          <w:tcPr>
            <w:tcW w:w="3024" w:type="dxa"/>
          </w:tcPr>
          <w:p w14:paraId="0F5729C0" w14:textId="3D16B5AD"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44A4C" w:rsidRPr="00AB1781">
              <w:t>K</w:t>
            </w:r>
            <w:r w:rsidR="00044A4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1931E91" w:rsidR="000B1D6D" w:rsidRDefault="00D44900" w:rsidP="00AB3348">
            <w:r>
              <w:fldChar w:fldCharType="begin"/>
            </w:r>
            <w:r>
              <w:instrText xml:space="preserve"> REF _Ref439535283 \h </w:instrText>
            </w:r>
            <w:r>
              <w:fldChar w:fldCharType="separate"/>
            </w:r>
            <w:r w:rsidR="00044A4C">
              <w:t>Kathisma 1</w:t>
            </w:r>
            <w:r>
              <w:fldChar w:fldCharType="end"/>
            </w:r>
          </w:p>
        </w:tc>
        <w:tc>
          <w:tcPr>
            <w:tcW w:w="3024" w:type="dxa"/>
          </w:tcPr>
          <w:p w14:paraId="1C0C5D94" w14:textId="49A9FA89"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44A4C" w:rsidRPr="00AB1781">
              <w:t>K</w:t>
            </w:r>
            <w:r w:rsidR="00044A4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31AB2FB"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44A4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44A4C" w:rsidRPr="00AB1781">
              <w:t>K</w:t>
            </w:r>
            <w:r w:rsidR="00044A4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44A4C" w:rsidRPr="00AB1781">
              <w:t>K</w:t>
            </w:r>
            <w:r w:rsidR="00044A4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7CB2BF"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14E6A0F7" w14:textId="05BD01F7"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44A4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44A4C" w:rsidRPr="00AB1781">
              <w:t>K</w:t>
            </w:r>
            <w:r w:rsidR="00044A4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44A4C" w:rsidRPr="00AB1781">
              <w:t>K</w:t>
            </w:r>
            <w:r w:rsidR="00044A4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17D1670"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0EAD97E5" w14:textId="4F0E80BF"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44A4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7B048BE8"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14C76F95" w14:textId="77277FF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44A4C" w:rsidRPr="00AB1781">
              <w:t>K</w:t>
            </w:r>
            <w:r w:rsidR="00044A4C">
              <w:t>athisma</w:t>
            </w:r>
            <w:r w:rsidR="00044A4C" w:rsidRPr="00AB1781">
              <w:t xml:space="preserve"> 1</w:t>
            </w:r>
            <w:r w:rsidR="00044A4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1BAF8541"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23EDA40F" w14:textId="5B6FD425"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44A4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44A4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52B29B4C" w:rsidR="000B1D6D" w:rsidRDefault="000B1D6D"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0484B885" w14:textId="39737FD3" w:rsidR="000B1D6D" w:rsidRDefault="000B1D6D" w:rsidP="00336170">
            <w:r>
              <w:fldChar w:fldCharType="begin"/>
            </w:r>
            <w:r>
              <w:instrText xml:space="preserve"> REF _Ref435438658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44A4C" w:rsidRPr="00AB1781">
              <w:t>K</w:t>
            </w:r>
            <w:r w:rsidR="00044A4C">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56A95BFD" w:rsidR="0023608C" w:rsidRDefault="0023608C" w:rsidP="00D016DC">
            <w:pPr>
              <w:jc w:val="left"/>
            </w:pPr>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rsidR="00D016DC">
              <w:fldChar w:fldCharType="begin"/>
            </w:r>
            <w:r w:rsidR="00D016DC">
              <w:instrText xml:space="preserve"> REF _Ref435990049 \h </w:instrText>
            </w:r>
            <w:r w:rsidR="00D016DC">
              <w:fldChar w:fldCharType="separate"/>
            </w:r>
            <w:r w:rsidR="00044A4C">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26A1D1E5" w:rsidR="0023608C" w:rsidRDefault="00D016DC" w:rsidP="00860FCB">
            <w:pPr>
              <w:jc w:val="left"/>
            </w:pPr>
            <w:r>
              <w:fldChar w:fldCharType="begin"/>
            </w:r>
            <w:r>
              <w:instrText xml:space="preserve"> REF _Ref435989991 \h </w:instrText>
            </w:r>
            <w:r>
              <w:fldChar w:fldCharType="separate"/>
            </w:r>
            <w:r w:rsidR="00044A4C">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44A4C" w:rsidRPr="00AB1781">
              <w:t>K</w:t>
            </w:r>
            <w:r w:rsidR="00044A4C">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44A4C" w:rsidRPr="00AB1781">
              <w:t>K</w:t>
            </w:r>
            <w:r w:rsidR="00044A4C">
              <w:t>athisma 6</w:t>
            </w:r>
            <w:r w:rsidR="0023608C">
              <w:fldChar w:fldCharType="end"/>
            </w:r>
          </w:p>
        </w:tc>
        <w:tc>
          <w:tcPr>
            <w:tcW w:w="1210" w:type="dxa"/>
          </w:tcPr>
          <w:p w14:paraId="4AF0757E" w14:textId="50AA3C58" w:rsidR="0023608C" w:rsidRDefault="0023608C" w:rsidP="0044639B"/>
        </w:tc>
        <w:tc>
          <w:tcPr>
            <w:tcW w:w="1357" w:type="dxa"/>
          </w:tcPr>
          <w:p w14:paraId="05D831AD" w14:textId="11C69481" w:rsidR="0023608C" w:rsidRDefault="00D016DC" w:rsidP="0044639B">
            <w:r>
              <w:fldChar w:fldCharType="begin"/>
            </w:r>
            <w:r>
              <w:instrText xml:space="preserve"> REF _Ref435990010 \h </w:instrText>
            </w:r>
            <w:r>
              <w:fldChar w:fldCharType="separate"/>
            </w:r>
            <w:r w:rsidR="00044A4C">
              <w:t>Kathisma 7</w:t>
            </w:r>
            <w:r>
              <w:fldChar w:fldCharType="end"/>
            </w:r>
          </w:p>
        </w:tc>
        <w:tc>
          <w:tcPr>
            <w:tcW w:w="1357" w:type="dxa"/>
          </w:tcPr>
          <w:p w14:paraId="51F67796" w14:textId="045CE46B" w:rsidR="0023608C" w:rsidRDefault="0023608C" w:rsidP="0044639B">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296" w:type="dxa"/>
          </w:tcPr>
          <w:p w14:paraId="7756A91A" w14:textId="4CAE3EF6" w:rsidR="0023608C" w:rsidRDefault="0023608C" w:rsidP="0044639B">
            <w:r>
              <w:fldChar w:fldCharType="begin"/>
            </w:r>
            <w:r>
              <w:instrText xml:space="preserve"> REF _Ref435438574 \h  \* MERGEFORMAT </w:instrText>
            </w:r>
            <w:r>
              <w:fldChar w:fldCharType="separate"/>
            </w:r>
            <w:r w:rsidR="00044A4C" w:rsidRPr="00AB1781">
              <w:t>K</w:t>
            </w:r>
            <w:r w:rsidR="00044A4C">
              <w:t>athisma 9</w:t>
            </w:r>
            <w:r>
              <w:fldChar w:fldCharType="end"/>
            </w:r>
          </w:p>
        </w:tc>
        <w:tc>
          <w:tcPr>
            <w:tcW w:w="1224" w:type="dxa"/>
          </w:tcPr>
          <w:p w14:paraId="2F051557" w14:textId="46E387EC"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15795A5"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44A4C">
              <w:t>Kathisma 12</w:t>
            </w:r>
            <w:r w:rsidR="00D016DC">
              <w:fldChar w:fldCharType="end"/>
            </w:r>
            <w:r>
              <w:t xml:space="preserve"> </w:t>
            </w:r>
          </w:p>
        </w:tc>
        <w:tc>
          <w:tcPr>
            <w:tcW w:w="1210" w:type="dxa"/>
          </w:tcPr>
          <w:p w14:paraId="58733603" w14:textId="49AE5FFC" w:rsidR="0023608C" w:rsidRDefault="0023608C" w:rsidP="0044639B">
            <w:r>
              <w:fldChar w:fldCharType="begin"/>
            </w:r>
            <w:r>
              <w:instrText xml:space="preserve"> REF _Ref435438606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57" w:type="dxa"/>
          </w:tcPr>
          <w:p w14:paraId="56EBED07" w14:textId="2B277002" w:rsidR="0023608C" w:rsidRDefault="0023608C" w:rsidP="0044639B">
            <w:r>
              <w:fldChar w:fldCharType="begin"/>
            </w:r>
            <w:r>
              <w:instrText xml:space="preserve"> REF _Ref435438613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p>
        </w:tc>
        <w:tc>
          <w:tcPr>
            <w:tcW w:w="1357" w:type="dxa"/>
          </w:tcPr>
          <w:p w14:paraId="33F0FA83" w14:textId="398A1407" w:rsidR="0023608C" w:rsidRDefault="0023608C" w:rsidP="0044639B">
            <w:r>
              <w:fldChar w:fldCharType="begin"/>
            </w:r>
            <w:r>
              <w:instrText xml:space="preserve"> REF _Ref435438622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296" w:type="dxa"/>
          </w:tcPr>
          <w:p w14:paraId="3EC74CAE" w14:textId="45E09BA0" w:rsidR="0023608C" w:rsidRDefault="00D016DC" w:rsidP="0044639B">
            <w:r>
              <w:fldChar w:fldCharType="begin"/>
            </w:r>
            <w:r>
              <w:instrText xml:space="preserve"> REF _Ref435990049 \h </w:instrText>
            </w:r>
            <w:r>
              <w:fldChar w:fldCharType="separate"/>
            </w:r>
            <w:r w:rsidR="00044A4C">
              <w:t>Kathisma 17</w:t>
            </w:r>
            <w:r>
              <w:fldChar w:fldCharType="end"/>
            </w:r>
          </w:p>
        </w:tc>
        <w:tc>
          <w:tcPr>
            <w:tcW w:w="1224" w:type="dxa"/>
          </w:tcPr>
          <w:p w14:paraId="2242B4C0" w14:textId="00293776"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14" w:name="_Ref436249450"/>
        <w:tc>
          <w:tcPr>
            <w:tcW w:w="1440" w:type="dxa"/>
          </w:tcPr>
          <w:p w14:paraId="7309AC0B" w14:textId="324009DA" w:rsidR="0023608C" w:rsidRDefault="0023608C" w:rsidP="00336170">
            <w:r>
              <w:fldChar w:fldCharType="begin"/>
            </w:r>
            <w:r>
              <w:instrText xml:space="preserve"> REF _Ref435438658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44A4C" w:rsidRPr="00AB1781">
              <w:t>K</w:t>
            </w:r>
            <w:r w:rsidR="00044A4C">
              <w:t>athisma 20</w:t>
            </w:r>
            <w:r>
              <w:fldChar w:fldCharType="end"/>
            </w:r>
            <w:r>
              <w:t>,</w:t>
            </w:r>
            <w:bookmarkEnd w:id="214"/>
            <w:r>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p>
        </w:tc>
        <w:tc>
          <w:tcPr>
            <w:tcW w:w="1210" w:type="dxa"/>
          </w:tcPr>
          <w:p w14:paraId="1D3E8CCC" w14:textId="19BE086F" w:rsidR="0023608C" w:rsidRDefault="0023608C" w:rsidP="0044639B">
            <w:r>
              <w:fldChar w:fldCharType="begin"/>
            </w:r>
            <w:r>
              <w:instrText xml:space="preserve"> REF _Ref435438475 \h </w:instrText>
            </w:r>
            <w:r w:rsidR="00860FCB">
              <w:instrText xml:space="preserve"> \* MERGEFORMAT </w:instrText>
            </w:r>
            <w:r>
              <w:fldChar w:fldCharType="separate"/>
            </w:r>
            <w:r w:rsidR="00044A4C" w:rsidRPr="00AB1781">
              <w:t>K</w:t>
            </w:r>
            <w:r w:rsidR="00044A4C">
              <w:t>athisma 2</w:t>
            </w:r>
            <w:r>
              <w:fldChar w:fldCharType="end"/>
            </w:r>
          </w:p>
        </w:tc>
        <w:tc>
          <w:tcPr>
            <w:tcW w:w="1357" w:type="dxa"/>
          </w:tcPr>
          <w:p w14:paraId="03AC3DB0" w14:textId="52B9AC12" w:rsidR="0023608C" w:rsidRDefault="0023608C" w:rsidP="0044639B">
            <w:r>
              <w:fldChar w:fldCharType="begin"/>
            </w:r>
            <w:r>
              <w:instrText xml:space="preserve"> REF _Ref435438484 \h </w:instrText>
            </w:r>
            <w:r w:rsidR="00860FCB">
              <w:instrText xml:space="preserve"> \* MERGEFORMAT </w:instrText>
            </w:r>
            <w:r>
              <w:fldChar w:fldCharType="separate"/>
            </w:r>
            <w:r w:rsidR="00044A4C" w:rsidRPr="00AB1781">
              <w:t>K</w:t>
            </w:r>
            <w:r w:rsidR="00044A4C">
              <w:t>athisma 3</w:t>
            </w:r>
            <w:r>
              <w:fldChar w:fldCharType="end"/>
            </w:r>
          </w:p>
        </w:tc>
        <w:tc>
          <w:tcPr>
            <w:tcW w:w="1357" w:type="dxa"/>
          </w:tcPr>
          <w:p w14:paraId="01C738AC" w14:textId="51765AD7" w:rsidR="0023608C" w:rsidRDefault="00D016DC" w:rsidP="0044639B">
            <w:r>
              <w:fldChar w:fldCharType="begin"/>
            </w:r>
            <w:r>
              <w:instrText xml:space="preserve"> REF _Ref435989991 \h </w:instrText>
            </w:r>
            <w:r>
              <w:fldChar w:fldCharType="separate"/>
            </w:r>
            <w:r w:rsidR="00044A4C">
              <w:t>Kathisma 4</w:t>
            </w:r>
            <w:r>
              <w:fldChar w:fldCharType="end"/>
            </w:r>
          </w:p>
        </w:tc>
        <w:tc>
          <w:tcPr>
            <w:tcW w:w="1296" w:type="dxa"/>
          </w:tcPr>
          <w:p w14:paraId="52D5C6A5" w14:textId="1A4BA771" w:rsidR="0023608C" w:rsidRDefault="0023608C" w:rsidP="0044639B">
            <w:r>
              <w:fldChar w:fldCharType="begin"/>
            </w:r>
            <w:r>
              <w:instrText xml:space="preserve"> REF _Ref435438533 \h </w:instrText>
            </w:r>
            <w:r w:rsidR="00860FCB">
              <w:instrText xml:space="preserve"> \* MERGEFORMAT </w:instrText>
            </w:r>
            <w:r>
              <w:fldChar w:fldCharType="separate"/>
            </w:r>
            <w:r w:rsidR="00044A4C" w:rsidRPr="00AB1781">
              <w:t>K</w:t>
            </w:r>
            <w:r w:rsidR="00044A4C">
              <w:t>athisma 5</w:t>
            </w:r>
            <w:r>
              <w:fldChar w:fldCharType="end"/>
            </w:r>
          </w:p>
        </w:tc>
        <w:tc>
          <w:tcPr>
            <w:tcW w:w="1224" w:type="dxa"/>
          </w:tcPr>
          <w:p w14:paraId="168D1BA3" w14:textId="53FDF341"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D415CC5"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44A4C" w:rsidRPr="00AB1781">
              <w:t>K</w:t>
            </w:r>
            <w:r w:rsidR="00044A4C">
              <w:t>athisma 6</w:t>
            </w:r>
            <w:r>
              <w:fldChar w:fldCharType="end"/>
            </w:r>
            <w:r>
              <w:t xml:space="preserve">, </w:t>
            </w:r>
            <w:r w:rsidR="00D016DC">
              <w:fldChar w:fldCharType="begin"/>
            </w:r>
            <w:r w:rsidR="00D016DC">
              <w:instrText xml:space="preserve"> REF _Ref435990010 \h </w:instrText>
            </w:r>
            <w:r w:rsidR="00D016DC">
              <w:fldChar w:fldCharType="separate"/>
            </w:r>
            <w:r w:rsidR="00044A4C">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44A4C" w:rsidRPr="00AB1781">
              <w:t>K</w:t>
            </w:r>
            <w:r w:rsidR="00044A4C">
              <w:t>athisma 8</w:t>
            </w:r>
            <w:r>
              <w:fldChar w:fldCharType="end"/>
            </w:r>
          </w:p>
        </w:tc>
        <w:tc>
          <w:tcPr>
            <w:tcW w:w="1210" w:type="dxa"/>
          </w:tcPr>
          <w:p w14:paraId="2793AF29" w14:textId="44D8F898" w:rsidR="0023608C" w:rsidRDefault="0023608C" w:rsidP="0044639B">
            <w:r>
              <w:fldChar w:fldCharType="begin"/>
            </w:r>
            <w:r>
              <w:instrText xml:space="preserve"> REF _Ref435438574 \h </w:instrText>
            </w:r>
            <w:r w:rsidR="00860FCB">
              <w:instrText xml:space="preserve"> \* MERGEFORMAT </w:instrText>
            </w:r>
            <w:r>
              <w:fldChar w:fldCharType="separate"/>
            </w:r>
            <w:r w:rsidR="00044A4C" w:rsidRPr="00AB1781">
              <w:t>K</w:t>
            </w:r>
            <w:r w:rsidR="00044A4C">
              <w:t>athisma 9</w:t>
            </w:r>
            <w:r>
              <w:fldChar w:fldCharType="end"/>
            </w:r>
          </w:p>
        </w:tc>
        <w:tc>
          <w:tcPr>
            <w:tcW w:w="1357" w:type="dxa"/>
          </w:tcPr>
          <w:p w14:paraId="67B3861E" w14:textId="079FA6C7" w:rsidR="0023608C" w:rsidRDefault="0023608C" w:rsidP="0044639B">
            <w:r>
              <w:fldChar w:fldCharType="begin"/>
            </w:r>
            <w:r>
              <w:instrText xml:space="preserve"> REF _Ref435438582 \h </w:instrText>
            </w:r>
            <w:r w:rsidR="00860FCB">
              <w:instrText xml:space="preserve"> \* MERGEFORMAT </w:instrText>
            </w:r>
            <w:r>
              <w:fldChar w:fldCharType="separate"/>
            </w:r>
            <w:r w:rsidR="00044A4C" w:rsidRPr="00AB1781">
              <w:t>K</w:t>
            </w:r>
            <w:r w:rsidR="00044A4C">
              <w:t>athisma 10</w:t>
            </w:r>
            <w:r>
              <w:fldChar w:fldCharType="end"/>
            </w:r>
          </w:p>
        </w:tc>
        <w:tc>
          <w:tcPr>
            <w:tcW w:w="1357" w:type="dxa"/>
          </w:tcPr>
          <w:p w14:paraId="6D2D1F03" w14:textId="178A938F" w:rsidR="0023608C" w:rsidRDefault="0023608C" w:rsidP="0044639B">
            <w:r>
              <w:fldChar w:fldCharType="begin"/>
            </w:r>
            <w:r>
              <w:instrText xml:space="preserve"> REF _Ref435438587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c>
          <w:tcPr>
            <w:tcW w:w="1296" w:type="dxa"/>
          </w:tcPr>
          <w:p w14:paraId="770BA86D" w14:textId="034F34AA" w:rsidR="0023608C" w:rsidRDefault="00D016DC" w:rsidP="0044639B">
            <w:r>
              <w:fldChar w:fldCharType="begin"/>
            </w:r>
            <w:r>
              <w:instrText xml:space="preserve"> REF _Ref435990025 \h </w:instrText>
            </w:r>
            <w:r>
              <w:fldChar w:fldCharType="separate"/>
            </w:r>
            <w:r w:rsidR="00044A4C">
              <w:t>Kathisma 12</w:t>
            </w:r>
            <w:r>
              <w:fldChar w:fldCharType="end"/>
            </w:r>
          </w:p>
        </w:tc>
        <w:tc>
          <w:tcPr>
            <w:tcW w:w="1224" w:type="dxa"/>
          </w:tcPr>
          <w:p w14:paraId="0145692B" w14:textId="67D86A1B" w:rsidR="0023608C" w:rsidRDefault="00D016DC" w:rsidP="00336170">
            <w:r>
              <w:fldChar w:fldCharType="begin"/>
            </w:r>
            <w:r>
              <w:instrText xml:space="preserve"> REF _Ref435990063 \h </w:instrText>
            </w:r>
            <w:r>
              <w:fldChar w:fldCharType="separate"/>
            </w:r>
            <w:r w:rsidR="00044A4C">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5EB55320"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210" w:type="dxa"/>
          </w:tcPr>
          <w:p w14:paraId="31804D6D" w14:textId="3E542D50" w:rsidR="0023608C" w:rsidRDefault="0023608C" w:rsidP="0044639B"/>
        </w:tc>
        <w:tc>
          <w:tcPr>
            <w:tcW w:w="1357" w:type="dxa"/>
          </w:tcPr>
          <w:p w14:paraId="2227158F" w14:textId="522A8B08" w:rsidR="0023608C" w:rsidRDefault="0023608C" w:rsidP="0044639B">
            <w:r>
              <w:fldChar w:fldCharType="begin"/>
            </w:r>
            <w:r>
              <w:instrText xml:space="preserve"> REF _Ref435438658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p>
        </w:tc>
        <w:tc>
          <w:tcPr>
            <w:tcW w:w="1357" w:type="dxa"/>
          </w:tcPr>
          <w:p w14:paraId="5072C2F3" w14:textId="3FEEB4C8" w:rsidR="0023608C" w:rsidRDefault="0023608C" w:rsidP="0044639B">
            <w:r>
              <w:fldChar w:fldCharType="begin"/>
            </w:r>
            <w:r>
              <w:instrText xml:space="preserve"> REF _Ref435438665 \h </w:instrText>
            </w:r>
            <w:r w:rsidR="00860FCB">
              <w:instrText xml:space="preserve"> \* MERGEFORMAT </w:instrText>
            </w:r>
            <w:r>
              <w:fldChar w:fldCharType="separate"/>
            </w:r>
            <w:r w:rsidR="00044A4C" w:rsidRPr="00AB1781">
              <w:t>K</w:t>
            </w:r>
            <w:r w:rsidR="00044A4C">
              <w:t>athisma 20</w:t>
            </w:r>
            <w:r>
              <w:fldChar w:fldCharType="end"/>
            </w:r>
          </w:p>
        </w:tc>
        <w:tc>
          <w:tcPr>
            <w:tcW w:w="1296" w:type="dxa"/>
          </w:tcPr>
          <w:p w14:paraId="5DADC05D" w14:textId="77777777" w:rsidR="0023608C" w:rsidRDefault="0023608C" w:rsidP="0044639B"/>
        </w:tc>
        <w:tc>
          <w:tcPr>
            <w:tcW w:w="1224" w:type="dxa"/>
          </w:tcPr>
          <w:p w14:paraId="5A9094E5" w14:textId="51D878C3"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004480F6" w:rsidR="0023608C" w:rsidRDefault="00926985" w:rsidP="00860FCB">
            <w:pPr>
              <w:jc w:val="left"/>
            </w:pPr>
            <w:r>
              <w:fldChar w:fldCharType="begin"/>
            </w:r>
            <w:r>
              <w:instrText xml:space="preserve"> REF _Ref435990041 \h </w:instrText>
            </w:r>
            <w:r>
              <w:fldChar w:fldCharType="separate"/>
            </w:r>
            <w:r w:rsidR="00044A4C">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44A4C">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4ED859B" w:rsidR="0023608C" w:rsidRDefault="00D44900" w:rsidP="00336170">
            <w:r>
              <w:fldChar w:fldCharType="begin"/>
            </w:r>
            <w:r>
              <w:instrText xml:space="preserve"> REF _Ref439535283 \h </w:instrText>
            </w:r>
            <w:r>
              <w:fldChar w:fldCharType="separate"/>
            </w:r>
            <w:r w:rsidR="00044A4C">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1E6EF6F3" w:rsidR="00860FCB" w:rsidRDefault="00860FCB" w:rsidP="00926985">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rsidR="00926985">
              <w:fldChar w:fldCharType="begin"/>
            </w:r>
            <w:r w:rsidR="00926985">
              <w:instrText xml:space="preserve"> REF _Ref435990049 \h </w:instrText>
            </w:r>
            <w:r w:rsidR="00926985">
              <w:fldChar w:fldCharType="separate"/>
            </w:r>
            <w:r w:rsidR="00044A4C">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7872DF3" w:rsidR="00860FCB" w:rsidRDefault="00926985" w:rsidP="00860FCB">
            <w:pPr>
              <w:jc w:val="left"/>
            </w:pPr>
            <w:r>
              <w:fldChar w:fldCharType="begin"/>
            </w:r>
            <w:r>
              <w:instrText xml:space="preserve"> REF _Ref435989991 \h </w:instrText>
            </w:r>
            <w:r>
              <w:fldChar w:fldCharType="separate"/>
            </w:r>
            <w:r w:rsidR="00044A4C">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44A4C" w:rsidRPr="00AB1781">
              <w:t>K</w:t>
            </w:r>
            <w:r w:rsidR="00044A4C">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44A4C" w:rsidRPr="00AB1781">
              <w:t>K</w:t>
            </w:r>
            <w:r w:rsidR="00044A4C">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71FE4CD" w:rsidR="00860FCB" w:rsidRDefault="00926985" w:rsidP="00CB700D">
            <w:r>
              <w:fldChar w:fldCharType="begin"/>
            </w:r>
            <w:r>
              <w:instrText xml:space="preserve"> REF _Ref435990010 \h </w:instrText>
            </w:r>
            <w:r>
              <w:fldChar w:fldCharType="separate"/>
            </w:r>
            <w:r w:rsidR="00044A4C">
              <w:t>Kathisma 7</w:t>
            </w:r>
            <w:r>
              <w:fldChar w:fldCharType="end"/>
            </w:r>
            <w:r>
              <w:t>,</w:t>
            </w:r>
          </w:p>
        </w:tc>
        <w:tc>
          <w:tcPr>
            <w:tcW w:w="1349" w:type="dxa"/>
          </w:tcPr>
          <w:p w14:paraId="42B6E93B" w14:textId="78220D30" w:rsidR="00860FCB" w:rsidRDefault="00860FCB" w:rsidP="00CB700D">
            <w:r>
              <w:fldChar w:fldCharType="begin"/>
            </w:r>
            <w:r>
              <w:instrText xml:space="preserve"> REF _Ref435438564 \h </w:instrText>
            </w:r>
            <w:r>
              <w:fldChar w:fldCharType="separate"/>
            </w:r>
            <w:r w:rsidR="00044A4C" w:rsidRPr="00AB1781">
              <w:t>K</w:t>
            </w:r>
            <w:r w:rsidR="00044A4C">
              <w:t>athisma 8</w:t>
            </w:r>
            <w:r>
              <w:fldChar w:fldCharType="end"/>
            </w:r>
          </w:p>
        </w:tc>
        <w:tc>
          <w:tcPr>
            <w:tcW w:w="1397" w:type="dxa"/>
          </w:tcPr>
          <w:p w14:paraId="7E1E5811" w14:textId="6F17E937" w:rsidR="00860FCB" w:rsidRDefault="00860FCB" w:rsidP="00CB700D">
            <w:r>
              <w:fldChar w:fldCharType="begin"/>
            </w:r>
            <w:r>
              <w:instrText xml:space="preserve"> REF _Ref435438574 \h </w:instrText>
            </w:r>
            <w:r>
              <w:fldChar w:fldCharType="separate"/>
            </w:r>
            <w:r w:rsidR="00044A4C" w:rsidRPr="00AB1781">
              <w:t>K</w:t>
            </w:r>
            <w:r w:rsidR="00044A4C">
              <w:t>athisma 9</w:t>
            </w:r>
            <w:r>
              <w:fldChar w:fldCharType="end"/>
            </w:r>
          </w:p>
        </w:tc>
        <w:tc>
          <w:tcPr>
            <w:tcW w:w="1053" w:type="dxa"/>
          </w:tcPr>
          <w:p w14:paraId="72F99562" w14:textId="216FF7C7" w:rsidR="00860FCB" w:rsidRDefault="00860FCB" w:rsidP="00CB700D">
            <w:r>
              <w:fldChar w:fldCharType="begin"/>
            </w:r>
            <w:r>
              <w:instrText xml:space="preserve"> REF _Ref435438582 \h  \* MERGEFORMAT </w:instrText>
            </w:r>
            <w:r>
              <w:fldChar w:fldCharType="separate"/>
            </w:r>
            <w:r w:rsidR="00044A4C" w:rsidRPr="00AB1781">
              <w:t>K</w:t>
            </w:r>
            <w:r w:rsidR="00044A4C">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3D362DCC" w:rsidR="00860FCB" w:rsidRDefault="00860FCB" w:rsidP="00926985">
            <w:r>
              <w:fldChar w:fldCharType="begin"/>
            </w:r>
            <w:r>
              <w:instrText xml:space="preserve"> REF _Ref435438587 \h  \* MERGEFORMAT </w:instrText>
            </w:r>
            <w:r>
              <w:fldChar w:fldCharType="separate"/>
            </w:r>
            <w:r w:rsidR="00044A4C" w:rsidRPr="00AB1781">
              <w:t>K</w:t>
            </w:r>
            <w:r w:rsidR="00044A4C">
              <w:t>athisma</w:t>
            </w:r>
            <w:r w:rsidR="00044A4C" w:rsidRPr="00AB1781">
              <w:t xml:space="preserve"> 1</w:t>
            </w:r>
            <w:r w:rsidR="00044A4C">
              <w:t>1</w:t>
            </w:r>
            <w:r>
              <w:fldChar w:fldCharType="end"/>
            </w:r>
            <w:r w:rsidR="00926985">
              <w:t xml:space="preserve">, </w:t>
            </w:r>
            <w:r w:rsidR="00926985">
              <w:fldChar w:fldCharType="begin"/>
            </w:r>
            <w:r w:rsidR="00926985">
              <w:instrText xml:space="preserve"> REF _Ref435990025 \h </w:instrText>
            </w:r>
            <w:r w:rsidR="00926985">
              <w:fldChar w:fldCharType="separate"/>
            </w:r>
            <w:r w:rsidR="00044A4C">
              <w:t>Kathisma 12</w:t>
            </w:r>
            <w:r w:rsidR="00926985">
              <w:fldChar w:fldCharType="end"/>
            </w:r>
            <w:r>
              <w:t xml:space="preserve">, </w:t>
            </w:r>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49" w:type="dxa"/>
          </w:tcPr>
          <w:p w14:paraId="33051FE9" w14:textId="2788A6A2" w:rsidR="00860FCB" w:rsidRDefault="00860FCB" w:rsidP="00CB700D">
            <w:r>
              <w:fldChar w:fldCharType="begin"/>
            </w:r>
            <w:r>
              <w:instrText xml:space="preserve"> REF _Ref435438613 \h </w:instrText>
            </w:r>
            <w:r>
              <w:fldChar w:fldCharType="separate"/>
            </w:r>
            <w:r w:rsidR="00044A4C" w:rsidRPr="00AB1781">
              <w:t>K</w:t>
            </w:r>
            <w:r w:rsidR="00044A4C">
              <w:t>athisma</w:t>
            </w:r>
            <w:r w:rsidR="00044A4C" w:rsidRPr="00AB1781">
              <w:t xml:space="preserve"> 1</w:t>
            </w:r>
            <w:r w:rsidR="00044A4C">
              <w:t>4</w:t>
            </w:r>
            <w:r>
              <w:fldChar w:fldCharType="end"/>
            </w:r>
          </w:p>
        </w:tc>
        <w:tc>
          <w:tcPr>
            <w:tcW w:w="1349" w:type="dxa"/>
          </w:tcPr>
          <w:p w14:paraId="66A5F892" w14:textId="368F4F0C" w:rsidR="00860FCB" w:rsidRDefault="00860FCB" w:rsidP="00CB700D">
            <w:r>
              <w:fldChar w:fldCharType="begin"/>
            </w:r>
            <w:r>
              <w:instrText xml:space="preserve"> REF _Ref435438622 \h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083DEB75" w14:textId="1C983194" w:rsidR="00860FCB" w:rsidRDefault="00926985" w:rsidP="00CB700D">
            <w:r>
              <w:fldChar w:fldCharType="begin"/>
            </w:r>
            <w:r>
              <w:instrText xml:space="preserve"> REF _Ref435990041 \h </w:instrText>
            </w:r>
            <w:r>
              <w:fldChar w:fldCharType="separate"/>
            </w:r>
            <w:r w:rsidR="00044A4C">
              <w:t>Kathisma 16</w:t>
            </w:r>
            <w:r>
              <w:fldChar w:fldCharType="end"/>
            </w:r>
          </w:p>
        </w:tc>
        <w:tc>
          <w:tcPr>
            <w:tcW w:w="1397" w:type="dxa"/>
          </w:tcPr>
          <w:p w14:paraId="4A7EA8FE" w14:textId="73F8BA9B" w:rsidR="00860FCB" w:rsidRDefault="00926985" w:rsidP="00CB700D">
            <w:r>
              <w:fldChar w:fldCharType="begin"/>
            </w:r>
            <w:r>
              <w:instrText xml:space="preserve"> REF _Ref435990063 \h </w:instrText>
            </w:r>
            <w:r>
              <w:fldChar w:fldCharType="separate"/>
            </w:r>
            <w:r w:rsidR="00044A4C">
              <w:t>Kathisma 18</w:t>
            </w:r>
            <w:r>
              <w:fldChar w:fldCharType="end"/>
            </w:r>
          </w:p>
        </w:tc>
        <w:tc>
          <w:tcPr>
            <w:tcW w:w="1053" w:type="dxa"/>
          </w:tcPr>
          <w:p w14:paraId="44703D7B" w14:textId="47E11632" w:rsidR="00860FCB" w:rsidRDefault="00860FCB" w:rsidP="00926985">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1A573D5" w:rsidR="00860FCB" w:rsidRDefault="00860FCB" w:rsidP="00926985">
            <w:r>
              <w:fldChar w:fldCharType="begin"/>
            </w:r>
            <w:r>
              <w:instrText xml:space="preserve"> REF _Ref435438665 \h  \* MERGEFORMAT </w:instrText>
            </w:r>
            <w:r>
              <w:fldChar w:fldCharType="separate"/>
            </w:r>
            <w:r w:rsidR="00044A4C" w:rsidRPr="00AB1781">
              <w:t>K</w:t>
            </w:r>
            <w:r w:rsidR="00044A4C">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r>
              <w:t xml:space="preserve">, </w:t>
            </w:r>
            <w:r>
              <w:fldChar w:fldCharType="begin"/>
            </w:r>
            <w:r>
              <w:instrText xml:space="preserve"> REF _Ref435438475 \h  \* MERGEFORMAT </w:instrText>
            </w:r>
            <w:r>
              <w:fldChar w:fldCharType="separate"/>
            </w:r>
            <w:r w:rsidR="00044A4C" w:rsidRPr="00AB1781">
              <w:t>K</w:t>
            </w:r>
            <w:r w:rsidR="00044A4C">
              <w:t>athisma 2</w:t>
            </w:r>
            <w:r>
              <w:fldChar w:fldCharType="end"/>
            </w:r>
          </w:p>
        </w:tc>
        <w:tc>
          <w:tcPr>
            <w:tcW w:w="1349" w:type="dxa"/>
          </w:tcPr>
          <w:p w14:paraId="1D59F06C" w14:textId="11204314" w:rsidR="00860FCB" w:rsidRDefault="00860FCB" w:rsidP="00CB700D">
            <w:r>
              <w:fldChar w:fldCharType="begin"/>
            </w:r>
            <w:r>
              <w:instrText xml:space="preserve"> REF _Ref435438484 \h </w:instrText>
            </w:r>
            <w:r>
              <w:fldChar w:fldCharType="separate"/>
            </w:r>
            <w:r w:rsidR="00044A4C" w:rsidRPr="00AB1781">
              <w:t>K</w:t>
            </w:r>
            <w:r w:rsidR="00044A4C">
              <w:t>athisma 3</w:t>
            </w:r>
            <w:r>
              <w:fldChar w:fldCharType="end"/>
            </w:r>
          </w:p>
        </w:tc>
        <w:tc>
          <w:tcPr>
            <w:tcW w:w="1349" w:type="dxa"/>
          </w:tcPr>
          <w:p w14:paraId="1E69249F" w14:textId="4C685DEF" w:rsidR="00860FCB" w:rsidRDefault="00926985" w:rsidP="00CB700D">
            <w:r>
              <w:fldChar w:fldCharType="begin"/>
            </w:r>
            <w:r>
              <w:instrText xml:space="preserve"> REF _Ref435989991 \h </w:instrText>
            </w:r>
            <w:r>
              <w:fldChar w:fldCharType="separate"/>
            </w:r>
            <w:r w:rsidR="00044A4C">
              <w:t>Kathisma 4</w:t>
            </w:r>
            <w:r>
              <w:fldChar w:fldCharType="end"/>
            </w:r>
          </w:p>
        </w:tc>
        <w:tc>
          <w:tcPr>
            <w:tcW w:w="1349" w:type="dxa"/>
          </w:tcPr>
          <w:p w14:paraId="42AEA2E1" w14:textId="58B20360" w:rsidR="00860FCB" w:rsidRDefault="00860FCB" w:rsidP="00CB700D">
            <w:r>
              <w:fldChar w:fldCharType="begin"/>
            </w:r>
            <w:r>
              <w:instrText xml:space="preserve"> REF _Ref435438533 \h </w:instrText>
            </w:r>
            <w:r>
              <w:fldChar w:fldCharType="separate"/>
            </w:r>
            <w:r w:rsidR="00044A4C" w:rsidRPr="00AB1781">
              <w:t>K</w:t>
            </w:r>
            <w:r w:rsidR="00044A4C">
              <w:t>athisma 5</w:t>
            </w:r>
            <w:r>
              <w:fldChar w:fldCharType="end"/>
            </w:r>
          </w:p>
        </w:tc>
        <w:tc>
          <w:tcPr>
            <w:tcW w:w="1397" w:type="dxa"/>
          </w:tcPr>
          <w:p w14:paraId="40AB77A4" w14:textId="5A840059" w:rsidR="00860FCB" w:rsidRDefault="00860FCB" w:rsidP="00CB700D">
            <w:r>
              <w:fldChar w:fldCharType="begin"/>
            </w:r>
            <w:r>
              <w:instrText xml:space="preserve"> REF _Ref435438548 \h </w:instrText>
            </w:r>
            <w:r>
              <w:fldChar w:fldCharType="separate"/>
            </w:r>
            <w:r w:rsidR="00044A4C" w:rsidRPr="00AB1781">
              <w:t>K</w:t>
            </w:r>
            <w:r w:rsidR="00044A4C">
              <w:t>athisma 6</w:t>
            </w:r>
            <w:r>
              <w:fldChar w:fldCharType="end"/>
            </w:r>
          </w:p>
        </w:tc>
        <w:tc>
          <w:tcPr>
            <w:tcW w:w="1053" w:type="dxa"/>
          </w:tcPr>
          <w:p w14:paraId="34010E41" w14:textId="27A1046D" w:rsidR="00860FCB" w:rsidRDefault="00926985" w:rsidP="00CB700D">
            <w:r>
              <w:fldChar w:fldCharType="begin"/>
            </w:r>
            <w:r>
              <w:instrText xml:space="preserve"> REF _Ref435990010 \h </w:instrText>
            </w:r>
            <w:r>
              <w:fldChar w:fldCharType="separate"/>
            </w:r>
            <w:r w:rsidR="00044A4C">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03DE23CC" w:rsidR="00860FCB" w:rsidRDefault="00860FCB" w:rsidP="00CB700D">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349" w:type="dxa"/>
          </w:tcPr>
          <w:p w14:paraId="338C6623" w14:textId="7F3336BF" w:rsidR="00860FCB" w:rsidRDefault="00860FCB" w:rsidP="00CB700D"/>
        </w:tc>
        <w:tc>
          <w:tcPr>
            <w:tcW w:w="1349" w:type="dxa"/>
          </w:tcPr>
          <w:p w14:paraId="2C3720F0" w14:textId="5A96B904" w:rsidR="00860FCB" w:rsidRDefault="00860FCB" w:rsidP="00CB700D">
            <w:r>
              <w:fldChar w:fldCharType="begin"/>
            </w:r>
            <w:r>
              <w:instrText xml:space="preserve"> REF _Ref435438574 \h </w:instrText>
            </w:r>
            <w:r>
              <w:fldChar w:fldCharType="separate"/>
            </w:r>
            <w:r w:rsidR="00044A4C" w:rsidRPr="00AB1781">
              <w:t>K</w:t>
            </w:r>
            <w:r w:rsidR="00044A4C">
              <w:t>athisma 9</w:t>
            </w:r>
            <w:r>
              <w:fldChar w:fldCharType="end"/>
            </w:r>
          </w:p>
        </w:tc>
        <w:tc>
          <w:tcPr>
            <w:tcW w:w="1349" w:type="dxa"/>
          </w:tcPr>
          <w:p w14:paraId="59F750F5" w14:textId="41F3EE22" w:rsidR="00860FCB" w:rsidRDefault="00860FCB" w:rsidP="00CB700D">
            <w:r>
              <w:fldChar w:fldCharType="begin"/>
            </w:r>
            <w:r>
              <w:instrText xml:space="preserve"> REF _Ref435438582 \h </w:instrText>
            </w:r>
            <w:r>
              <w:fldChar w:fldCharType="separate"/>
            </w:r>
            <w:r w:rsidR="00044A4C" w:rsidRPr="00AB1781">
              <w:t>K</w:t>
            </w:r>
            <w:r w:rsidR="00044A4C">
              <w:t>athisma 10</w:t>
            </w:r>
            <w:r>
              <w:fldChar w:fldCharType="end"/>
            </w:r>
          </w:p>
        </w:tc>
        <w:tc>
          <w:tcPr>
            <w:tcW w:w="1397" w:type="dxa"/>
          </w:tcPr>
          <w:p w14:paraId="7FE9A290" w14:textId="4BD297F3" w:rsidR="00860FCB" w:rsidRDefault="00860FCB" w:rsidP="00CB700D">
            <w:r>
              <w:fldChar w:fldCharType="begin"/>
            </w:r>
            <w:r>
              <w:instrText xml:space="preserve"> REF _Ref435438587 \h </w:instrText>
            </w:r>
            <w:r>
              <w:fldChar w:fldCharType="separate"/>
            </w:r>
            <w:r w:rsidR="00044A4C" w:rsidRPr="00AB1781">
              <w:t>K</w:t>
            </w:r>
            <w:r w:rsidR="00044A4C">
              <w:t>athisma</w:t>
            </w:r>
            <w:r w:rsidR="00044A4C" w:rsidRPr="00AB1781">
              <w:t xml:space="preserve"> 1</w:t>
            </w:r>
            <w:r w:rsidR="00044A4C">
              <w:t>1</w:t>
            </w:r>
            <w:r>
              <w:fldChar w:fldCharType="end"/>
            </w:r>
          </w:p>
        </w:tc>
        <w:tc>
          <w:tcPr>
            <w:tcW w:w="1053" w:type="dxa"/>
          </w:tcPr>
          <w:p w14:paraId="570FF90A" w14:textId="55F9660B" w:rsidR="00860FCB" w:rsidRDefault="00926985" w:rsidP="00CB700D">
            <w:r>
              <w:fldChar w:fldCharType="begin"/>
            </w:r>
            <w:r>
              <w:instrText xml:space="preserve"> REF _Ref435990025 \h </w:instrText>
            </w:r>
            <w:r>
              <w:fldChar w:fldCharType="separate"/>
            </w:r>
            <w:r w:rsidR="00044A4C">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E362E59" w:rsidR="00860FCB" w:rsidRDefault="00860FCB" w:rsidP="00CB700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594C345A" w14:textId="1D93CB2E" w:rsidR="00860FCB" w:rsidRDefault="00860FCB" w:rsidP="00CB700D"/>
        </w:tc>
        <w:tc>
          <w:tcPr>
            <w:tcW w:w="1349" w:type="dxa"/>
          </w:tcPr>
          <w:p w14:paraId="5B814A6B" w14:textId="5975022A" w:rsidR="00860FCB" w:rsidRDefault="00860FCB" w:rsidP="00CB700D">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c>
          <w:tcPr>
            <w:tcW w:w="1349" w:type="dxa"/>
          </w:tcPr>
          <w:p w14:paraId="0A10D007" w14:textId="25C3C1B5" w:rsidR="00860FCB" w:rsidRDefault="00860FCB" w:rsidP="00CB700D">
            <w:r>
              <w:fldChar w:fldCharType="begin"/>
            </w:r>
            <w:r>
              <w:instrText xml:space="preserve"> REF _Ref435438665 \h </w:instrText>
            </w:r>
            <w:r>
              <w:fldChar w:fldCharType="separate"/>
            </w:r>
            <w:r w:rsidR="00044A4C" w:rsidRPr="00AB1781">
              <w:t>K</w:t>
            </w:r>
            <w:r w:rsidR="00044A4C">
              <w:t>athisma 20</w:t>
            </w:r>
            <w:r>
              <w:fldChar w:fldCharType="end"/>
            </w:r>
          </w:p>
        </w:tc>
        <w:tc>
          <w:tcPr>
            <w:tcW w:w="1397" w:type="dxa"/>
          </w:tcPr>
          <w:p w14:paraId="42095843" w14:textId="77777777" w:rsidR="00860FCB" w:rsidRDefault="00860FCB" w:rsidP="00CB700D"/>
        </w:tc>
        <w:tc>
          <w:tcPr>
            <w:tcW w:w="1053" w:type="dxa"/>
          </w:tcPr>
          <w:p w14:paraId="02181986" w14:textId="360FE60B" w:rsidR="00860FCB" w:rsidRDefault="00926985" w:rsidP="00CB700D">
            <w:r>
              <w:fldChar w:fldCharType="begin"/>
            </w:r>
            <w:r>
              <w:instrText xml:space="preserve"> REF _Ref435990063 \h </w:instrText>
            </w:r>
            <w:r>
              <w:fldChar w:fldCharType="separate"/>
            </w:r>
            <w:r w:rsidR="00044A4C">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40F7050A" w:rsidR="00860FCB" w:rsidRDefault="00926985" w:rsidP="00926985">
            <w:r>
              <w:fldChar w:fldCharType="begin"/>
            </w:r>
            <w:r>
              <w:instrText xml:space="preserve"> REF _Ref435990041 \h </w:instrText>
            </w:r>
            <w:r>
              <w:fldChar w:fldCharType="separate"/>
            </w:r>
            <w:r w:rsidR="00044A4C">
              <w:t>Kathisma 16</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C52E755" w:rsidR="00860FCB" w:rsidRDefault="00D44900" w:rsidP="00336170">
            <w:r>
              <w:fldChar w:fldCharType="begin"/>
            </w:r>
            <w:r>
              <w:instrText xml:space="preserve"> REF _Ref439535283 \h </w:instrText>
            </w:r>
            <w:r>
              <w:fldChar w:fldCharType="separate"/>
            </w:r>
            <w:r w:rsidR="00044A4C">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F09816" w:rsidR="000B1D6D" w:rsidRDefault="000B1D6D" w:rsidP="000B1D6D">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187DA1A6" w:rsidR="000B1D6D" w:rsidRDefault="000B1D6D" w:rsidP="000B1D6D">
            <w:pPr>
              <w:jc w:val="left"/>
            </w:pPr>
            <w:r>
              <w:fldChar w:fldCharType="begin"/>
            </w:r>
            <w:r>
              <w:instrText xml:space="preserve"> REF _Ref435989991 \h </w:instrText>
            </w:r>
            <w:r>
              <w:fldChar w:fldCharType="separate"/>
            </w:r>
            <w:r w:rsidR="00044A4C">
              <w:t>Kathisma 4</w:t>
            </w:r>
            <w:r>
              <w:fldChar w:fldCharType="end"/>
            </w:r>
            <w:r>
              <w:t xml:space="preserve">, </w:t>
            </w:r>
            <w:r>
              <w:fldChar w:fldCharType="begin"/>
            </w:r>
            <w:r>
              <w:instrText xml:space="preserve"> REF _Ref435438533 \h  \* MERGEFORMAT </w:instrText>
            </w:r>
            <w:r>
              <w:fldChar w:fldCharType="separate"/>
            </w:r>
            <w:r w:rsidR="00044A4C" w:rsidRPr="00AB1781">
              <w:t>K</w:t>
            </w:r>
            <w:r w:rsidR="00044A4C">
              <w:t>athisma 5</w:t>
            </w:r>
            <w:r>
              <w:fldChar w:fldCharType="end"/>
            </w:r>
            <w:r>
              <w:t xml:space="preserve">, </w:t>
            </w:r>
            <w:r>
              <w:fldChar w:fldCharType="begin"/>
            </w:r>
            <w:r>
              <w:instrText xml:space="preserve"> REF _Ref435438548 \h  \* MERGEFORMAT </w:instrText>
            </w:r>
            <w:r>
              <w:fldChar w:fldCharType="separate"/>
            </w:r>
            <w:r w:rsidR="00044A4C" w:rsidRPr="00AB1781">
              <w:t>K</w:t>
            </w:r>
            <w:r w:rsidR="00044A4C">
              <w:t>athisma 6</w:t>
            </w:r>
            <w:r>
              <w:fldChar w:fldCharType="end"/>
            </w:r>
          </w:p>
          <w:p w14:paraId="26164726" w14:textId="77777777" w:rsidR="000B1D6D" w:rsidRDefault="000B1D6D" w:rsidP="000B1D6D"/>
        </w:tc>
        <w:tc>
          <w:tcPr>
            <w:tcW w:w="1349" w:type="dxa"/>
          </w:tcPr>
          <w:p w14:paraId="3FB43F31" w14:textId="234AD057" w:rsidR="000B1D6D" w:rsidRDefault="000B1D6D" w:rsidP="000B1D6D">
            <w:r>
              <w:fldChar w:fldCharType="begin"/>
            </w:r>
            <w:r>
              <w:instrText xml:space="preserve"> REF _Ref435990010 \h </w:instrText>
            </w:r>
            <w:r>
              <w:fldChar w:fldCharType="separate"/>
            </w:r>
            <w:r w:rsidR="00044A4C">
              <w:t>Kathisma 7</w:t>
            </w:r>
            <w:r>
              <w:fldChar w:fldCharType="end"/>
            </w:r>
          </w:p>
        </w:tc>
        <w:tc>
          <w:tcPr>
            <w:tcW w:w="1349" w:type="dxa"/>
          </w:tcPr>
          <w:p w14:paraId="00E91219" w14:textId="4E8F566E" w:rsidR="000B1D6D" w:rsidRDefault="000B1D6D" w:rsidP="000B1D6D">
            <w:r>
              <w:fldChar w:fldCharType="begin"/>
            </w:r>
            <w:r>
              <w:instrText xml:space="preserve"> REF _Ref435438564 \h </w:instrText>
            </w:r>
            <w:r>
              <w:fldChar w:fldCharType="separate"/>
            </w:r>
            <w:r w:rsidR="00044A4C" w:rsidRPr="00AB1781">
              <w:t>K</w:t>
            </w:r>
            <w:r w:rsidR="00044A4C">
              <w:t>athisma 8</w:t>
            </w:r>
            <w:r>
              <w:fldChar w:fldCharType="end"/>
            </w:r>
          </w:p>
        </w:tc>
        <w:tc>
          <w:tcPr>
            <w:tcW w:w="1349" w:type="dxa"/>
          </w:tcPr>
          <w:p w14:paraId="0867EDA7" w14:textId="1AE3958A" w:rsidR="000B1D6D" w:rsidRDefault="000B1D6D" w:rsidP="000B1D6D">
            <w:r>
              <w:fldChar w:fldCharType="begin"/>
            </w:r>
            <w:r>
              <w:instrText xml:space="preserve"> REF _Ref435438574 \h </w:instrText>
            </w:r>
            <w:r>
              <w:fldChar w:fldCharType="separate"/>
            </w:r>
            <w:r w:rsidR="00044A4C" w:rsidRPr="00AB1781">
              <w:t>K</w:t>
            </w:r>
            <w:r w:rsidR="00044A4C">
              <w:t>athisma 9</w:t>
            </w:r>
            <w:r>
              <w:fldChar w:fldCharType="end"/>
            </w:r>
          </w:p>
        </w:tc>
        <w:tc>
          <w:tcPr>
            <w:tcW w:w="1397" w:type="dxa"/>
          </w:tcPr>
          <w:p w14:paraId="1614C55C" w14:textId="72C049E1" w:rsidR="000B1D6D" w:rsidRDefault="000B1D6D" w:rsidP="000B1D6D">
            <w:r>
              <w:fldChar w:fldCharType="begin"/>
            </w:r>
            <w:r>
              <w:instrText xml:space="preserve"> REF _Ref435438582 \h  \* MERGEFORMAT </w:instrText>
            </w:r>
            <w:r>
              <w:fldChar w:fldCharType="separate"/>
            </w:r>
            <w:r w:rsidR="00044A4C" w:rsidRPr="00AB1781">
              <w:t>K</w:t>
            </w:r>
            <w:r w:rsidR="00044A4C">
              <w:t>athisma 10</w:t>
            </w:r>
            <w:r>
              <w:fldChar w:fldCharType="end"/>
            </w:r>
          </w:p>
        </w:tc>
        <w:tc>
          <w:tcPr>
            <w:tcW w:w="1053" w:type="dxa"/>
          </w:tcPr>
          <w:p w14:paraId="35E42769" w14:textId="52D972D1" w:rsidR="000B1D6D" w:rsidRDefault="000B1D6D" w:rsidP="000B1D6D">
            <w:r>
              <w:fldChar w:fldCharType="begin"/>
            </w:r>
            <w:r>
              <w:instrText xml:space="preserve"> REF _Ref435438587 \h  \* MERGEFORMAT </w:instrText>
            </w:r>
            <w:r>
              <w:fldChar w:fldCharType="separate"/>
            </w:r>
            <w:r w:rsidR="00044A4C" w:rsidRPr="00AB1781">
              <w:t>K</w:t>
            </w:r>
            <w:r w:rsidR="00044A4C">
              <w:t>athisma</w:t>
            </w:r>
            <w:r w:rsidR="00044A4C" w:rsidRPr="00AB1781">
              <w:t xml:space="preserve"> 1</w:t>
            </w:r>
            <w:r w:rsidR="00044A4C">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657F5679" w:rsidR="000B1D6D" w:rsidRDefault="000B1D6D" w:rsidP="000B1D6D">
            <w:r>
              <w:fldChar w:fldCharType="begin"/>
            </w:r>
            <w:r>
              <w:instrText xml:space="preserve"> REF _Ref435990025 \h </w:instrText>
            </w:r>
            <w:r>
              <w:fldChar w:fldCharType="separate"/>
            </w:r>
            <w:r w:rsidR="00044A4C">
              <w:t>Kathisma 12</w:t>
            </w:r>
            <w:r>
              <w:fldChar w:fldCharType="end"/>
            </w:r>
          </w:p>
        </w:tc>
        <w:tc>
          <w:tcPr>
            <w:tcW w:w="1349" w:type="dxa"/>
          </w:tcPr>
          <w:p w14:paraId="28ECDB90" w14:textId="3F0AB39C" w:rsidR="000B1D6D" w:rsidRDefault="000B1D6D" w:rsidP="000B1D6D"/>
        </w:tc>
        <w:tc>
          <w:tcPr>
            <w:tcW w:w="1349" w:type="dxa"/>
          </w:tcPr>
          <w:p w14:paraId="21AFE0AE" w14:textId="55DB2128" w:rsidR="000B1D6D" w:rsidRDefault="000B1D6D" w:rsidP="000B1D6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49" w:type="dxa"/>
          </w:tcPr>
          <w:p w14:paraId="734B43FB" w14:textId="2E7A4CAB" w:rsidR="000B1D6D" w:rsidRDefault="000B1D6D" w:rsidP="000B1D6D">
            <w:r>
              <w:fldChar w:fldCharType="begin"/>
            </w:r>
            <w:r>
              <w:instrText xml:space="preserve"> REF _Ref435438613 \h </w:instrText>
            </w:r>
            <w:r>
              <w:fldChar w:fldCharType="separate"/>
            </w:r>
            <w:r w:rsidR="00044A4C" w:rsidRPr="00AB1781">
              <w:t>K</w:t>
            </w:r>
            <w:r w:rsidR="00044A4C">
              <w:t>athisma</w:t>
            </w:r>
            <w:r w:rsidR="00044A4C" w:rsidRPr="00AB1781">
              <w:t xml:space="preserve"> 1</w:t>
            </w:r>
            <w:r w:rsidR="00044A4C">
              <w:t>4</w:t>
            </w:r>
            <w:r>
              <w:fldChar w:fldCharType="end"/>
            </w:r>
          </w:p>
        </w:tc>
        <w:tc>
          <w:tcPr>
            <w:tcW w:w="1397" w:type="dxa"/>
          </w:tcPr>
          <w:p w14:paraId="297BED0B" w14:textId="5588A4BD" w:rsidR="000B1D6D" w:rsidRDefault="000B1D6D" w:rsidP="000B1D6D">
            <w:r>
              <w:fldChar w:fldCharType="begin"/>
            </w:r>
            <w:r>
              <w:instrText xml:space="preserve"> REF _Ref435438622 \h </w:instrText>
            </w:r>
            <w:r>
              <w:fldChar w:fldCharType="separate"/>
            </w:r>
            <w:r w:rsidR="00044A4C" w:rsidRPr="00AB1781">
              <w:t>K</w:t>
            </w:r>
            <w:r w:rsidR="00044A4C">
              <w:t>athisma</w:t>
            </w:r>
            <w:r w:rsidR="00044A4C" w:rsidRPr="00AB1781">
              <w:t xml:space="preserve"> 1</w:t>
            </w:r>
            <w:r w:rsidR="00044A4C">
              <w:t>5</w:t>
            </w:r>
            <w:r>
              <w:fldChar w:fldCharType="end"/>
            </w:r>
          </w:p>
        </w:tc>
        <w:tc>
          <w:tcPr>
            <w:tcW w:w="1053" w:type="dxa"/>
          </w:tcPr>
          <w:p w14:paraId="12419863" w14:textId="6D5F3B4C" w:rsidR="000B1D6D" w:rsidRDefault="000B1D6D" w:rsidP="000B1D6D">
            <w:r>
              <w:fldChar w:fldCharType="begin"/>
            </w:r>
            <w:r>
              <w:instrText xml:space="preserve"> REF _Ref435990041 \h </w:instrText>
            </w:r>
            <w:r>
              <w:fldChar w:fldCharType="separate"/>
            </w:r>
            <w:r w:rsidR="00044A4C">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194C87DA" w:rsidR="000B1D6D" w:rsidRDefault="000B1D6D" w:rsidP="00336170">
            <w:r>
              <w:fldChar w:fldCharType="begin"/>
            </w:r>
            <w:r>
              <w:instrText xml:space="preserve"> REF _Ref435438658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w:t>
            </w:r>
          </w:p>
          <w:p w14:paraId="761F72EF" w14:textId="4F85BC35" w:rsidR="00D44900" w:rsidRDefault="000B1D6D" w:rsidP="00D44900">
            <w:r>
              <w:fldChar w:fldCharType="begin"/>
            </w:r>
            <w:r>
              <w:instrText xml:space="preserve"> REF _Ref435438665 \h  \* MERGEFORMAT </w:instrText>
            </w:r>
            <w:r>
              <w:fldChar w:fldCharType="separate"/>
            </w:r>
            <w:r w:rsidR="00044A4C" w:rsidRPr="00AB1781">
              <w:t>K</w:t>
            </w:r>
            <w:r w:rsidR="00044A4C">
              <w:t>athisma 20</w:t>
            </w:r>
            <w:r>
              <w:fldChar w:fldCharType="end"/>
            </w:r>
            <w:r>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p>
          <w:p w14:paraId="5D7486A3" w14:textId="6375D308" w:rsidR="000B1D6D" w:rsidRDefault="000B1D6D" w:rsidP="00336170"/>
        </w:tc>
        <w:tc>
          <w:tcPr>
            <w:tcW w:w="1349" w:type="dxa"/>
          </w:tcPr>
          <w:p w14:paraId="5A5E0310" w14:textId="7A2978E0" w:rsidR="000B1D6D" w:rsidRDefault="000B1D6D" w:rsidP="000B1D6D">
            <w:r>
              <w:fldChar w:fldCharType="begin"/>
            </w:r>
            <w:r>
              <w:instrText xml:space="preserve"> REF _Ref435438475 \h </w:instrText>
            </w:r>
            <w:r>
              <w:fldChar w:fldCharType="separate"/>
            </w:r>
            <w:r w:rsidR="00044A4C" w:rsidRPr="00AB1781">
              <w:t>K</w:t>
            </w:r>
            <w:r w:rsidR="00044A4C">
              <w:t>athisma 2</w:t>
            </w:r>
            <w:r>
              <w:fldChar w:fldCharType="end"/>
            </w:r>
          </w:p>
        </w:tc>
        <w:tc>
          <w:tcPr>
            <w:tcW w:w="1349" w:type="dxa"/>
          </w:tcPr>
          <w:p w14:paraId="63A87392" w14:textId="309DBE34" w:rsidR="000B1D6D" w:rsidRDefault="000B1D6D" w:rsidP="000B1D6D">
            <w:r>
              <w:fldChar w:fldCharType="begin"/>
            </w:r>
            <w:r>
              <w:instrText xml:space="preserve"> REF _Ref435438484 \h </w:instrText>
            </w:r>
            <w:r>
              <w:fldChar w:fldCharType="separate"/>
            </w:r>
            <w:r w:rsidR="00044A4C" w:rsidRPr="00AB1781">
              <w:t>K</w:t>
            </w:r>
            <w:r w:rsidR="00044A4C">
              <w:t>athisma 3</w:t>
            </w:r>
            <w:r>
              <w:fldChar w:fldCharType="end"/>
            </w:r>
          </w:p>
        </w:tc>
        <w:tc>
          <w:tcPr>
            <w:tcW w:w="1349" w:type="dxa"/>
          </w:tcPr>
          <w:p w14:paraId="5066A46B" w14:textId="30B74596" w:rsidR="000B1D6D" w:rsidRDefault="000B1D6D" w:rsidP="000B1D6D">
            <w:r>
              <w:fldChar w:fldCharType="begin"/>
            </w:r>
            <w:r>
              <w:instrText xml:space="preserve"> REF _Ref435989991 \h </w:instrText>
            </w:r>
            <w:r>
              <w:fldChar w:fldCharType="separate"/>
            </w:r>
            <w:r w:rsidR="00044A4C">
              <w:t>Kathisma 4</w:t>
            </w:r>
            <w:r>
              <w:fldChar w:fldCharType="end"/>
            </w:r>
          </w:p>
        </w:tc>
        <w:tc>
          <w:tcPr>
            <w:tcW w:w="1397" w:type="dxa"/>
          </w:tcPr>
          <w:p w14:paraId="0CBE8ACB" w14:textId="0A8B7536" w:rsidR="000B1D6D" w:rsidRDefault="000B1D6D" w:rsidP="000B1D6D">
            <w:r>
              <w:fldChar w:fldCharType="begin"/>
            </w:r>
            <w:r>
              <w:instrText xml:space="preserve"> REF _Ref435438533 \h </w:instrText>
            </w:r>
            <w:r>
              <w:fldChar w:fldCharType="separate"/>
            </w:r>
            <w:r w:rsidR="00044A4C" w:rsidRPr="00AB1781">
              <w:t>K</w:t>
            </w:r>
            <w:r w:rsidR="00044A4C">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5E7E2" w:rsidR="000B1D6D" w:rsidRDefault="000B1D6D" w:rsidP="000B1D6D">
            <w:r>
              <w:fldChar w:fldCharType="begin"/>
            </w:r>
            <w:r>
              <w:instrText xml:space="preserve"> REF _Ref435438548 \h </w:instrText>
            </w:r>
            <w:r>
              <w:fldChar w:fldCharType="separate"/>
            </w:r>
            <w:r w:rsidR="00044A4C" w:rsidRPr="00AB1781">
              <w:t>K</w:t>
            </w:r>
            <w:r w:rsidR="00044A4C">
              <w:t>athisma 6</w:t>
            </w:r>
            <w:r>
              <w:fldChar w:fldCharType="end"/>
            </w:r>
            <w:r>
              <w:t>,</w:t>
            </w:r>
          </w:p>
          <w:p w14:paraId="4FDC4FF4" w14:textId="27CAF8C4" w:rsidR="000B1D6D" w:rsidRDefault="000B1D6D" w:rsidP="000B1D6D">
            <w:r>
              <w:fldChar w:fldCharType="begin"/>
            </w:r>
            <w:r>
              <w:instrText xml:space="preserve"> REF _Ref435990010 \h </w:instrText>
            </w:r>
            <w:r>
              <w:fldChar w:fldCharType="separate"/>
            </w:r>
            <w:r w:rsidR="00044A4C">
              <w:t>Kathisma 7</w:t>
            </w:r>
            <w:r>
              <w:fldChar w:fldCharType="end"/>
            </w:r>
            <w:r>
              <w:t>,</w:t>
            </w:r>
          </w:p>
          <w:p w14:paraId="5BB7EA2C" w14:textId="78CC1076" w:rsidR="000B1D6D" w:rsidRDefault="000B1D6D" w:rsidP="000B1D6D">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349" w:type="dxa"/>
          </w:tcPr>
          <w:p w14:paraId="399F8E6C" w14:textId="0B37CCC4" w:rsidR="000B1D6D" w:rsidRDefault="000B1D6D" w:rsidP="000B1D6D">
            <w:r>
              <w:fldChar w:fldCharType="begin"/>
            </w:r>
            <w:r>
              <w:instrText xml:space="preserve"> REF _Ref435438574 \h </w:instrText>
            </w:r>
            <w:r>
              <w:fldChar w:fldCharType="separate"/>
            </w:r>
            <w:r w:rsidR="00044A4C" w:rsidRPr="00AB1781">
              <w:t>K</w:t>
            </w:r>
            <w:r w:rsidR="00044A4C">
              <w:t>athisma 9</w:t>
            </w:r>
            <w:r>
              <w:fldChar w:fldCharType="end"/>
            </w:r>
          </w:p>
        </w:tc>
        <w:tc>
          <w:tcPr>
            <w:tcW w:w="1349" w:type="dxa"/>
          </w:tcPr>
          <w:p w14:paraId="3927A96A" w14:textId="4576436A" w:rsidR="000B1D6D" w:rsidRDefault="000B1D6D" w:rsidP="000B1D6D">
            <w:r>
              <w:fldChar w:fldCharType="begin"/>
            </w:r>
            <w:r>
              <w:instrText xml:space="preserve"> REF _Ref435438582 \h </w:instrText>
            </w:r>
            <w:r>
              <w:fldChar w:fldCharType="separate"/>
            </w:r>
            <w:r w:rsidR="00044A4C" w:rsidRPr="00AB1781">
              <w:t>K</w:t>
            </w:r>
            <w:r w:rsidR="00044A4C">
              <w:t>athisma 10</w:t>
            </w:r>
            <w:r>
              <w:fldChar w:fldCharType="end"/>
            </w:r>
          </w:p>
        </w:tc>
        <w:tc>
          <w:tcPr>
            <w:tcW w:w="1349" w:type="dxa"/>
          </w:tcPr>
          <w:p w14:paraId="419B1BBA" w14:textId="3AAA8246" w:rsidR="000B1D6D" w:rsidRDefault="000B1D6D" w:rsidP="000B1D6D">
            <w:r>
              <w:fldChar w:fldCharType="begin"/>
            </w:r>
            <w:r>
              <w:instrText xml:space="preserve"> REF _Ref435438587 \h </w:instrText>
            </w:r>
            <w:r>
              <w:fldChar w:fldCharType="separate"/>
            </w:r>
            <w:r w:rsidR="00044A4C" w:rsidRPr="00AB1781">
              <w:t>K</w:t>
            </w:r>
            <w:r w:rsidR="00044A4C">
              <w:t>athisma</w:t>
            </w:r>
            <w:r w:rsidR="00044A4C" w:rsidRPr="00AB1781">
              <w:t xml:space="preserve"> 1</w:t>
            </w:r>
            <w:r w:rsidR="00044A4C">
              <w:t>1</w:t>
            </w:r>
            <w:r>
              <w:fldChar w:fldCharType="end"/>
            </w:r>
          </w:p>
        </w:tc>
        <w:tc>
          <w:tcPr>
            <w:tcW w:w="1397" w:type="dxa"/>
          </w:tcPr>
          <w:p w14:paraId="76838EB3" w14:textId="5F89BFA0" w:rsidR="000B1D6D" w:rsidRDefault="000B1D6D" w:rsidP="000B1D6D">
            <w:r>
              <w:fldChar w:fldCharType="begin"/>
            </w:r>
            <w:r>
              <w:instrText xml:space="preserve"> REF _Ref435990025 \h </w:instrText>
            </w:r>
            <w:r>
              <w:fldChar w:fldCharType="separate"/>
            </w:r>
            <w:r w:rsidR="00044A4C">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0DCFBA2A" w:rsidR="000B1D6D" w:rsidRDefault="000B1D6D" w:rsidP="000B1D6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4F3A59D1" w14:textId="77777777" w:rsidR="000B1D6D" w:rsidRDefault="000B1D6D" w:rsidP="000B1D6D"/>
        </w:tc>
        <w:tc>
          <w:tcPr>
            <w:tcW w:w="1349" w:type="dxa"/>
          </w:tcPr>
          <w:p w14:paraId="0C9483B1" w14:textId="1B9DC6D5" w:rsidR="000B1D6D" w:rsidRDefault="000B1D6D" w:rsidP="000B1D6D">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c>
          <w:tcPr>
            <w:tcW w:w="1349" w:type="dxa"/>
          </w:tcPr>
          <w:p w14:paraId="388CCBD5" w14:textId="5E7625C2" w:rsidR="000B1D6D" w:rsidRDefault="000B1D6D" w:rsidP="000B1D6D">
            <w:r>
              <w:fldChar w:fldCharType="begin"/>
            </w:r>
            <w:r>
              <w:instrText xml:space="preserve"> REF _Ref435438665 \h </w:instrText>
            </w:r>
            <w:r>
              <w:fldChar w:fldCharType="separate"/>
            </w:r>
            <w:r w:rsidR="00044A4C" w:rsidRPr="00AB1781">
              <w:t>K</w:t>
            </w:r>
            <w:r w:rsidR="00044A4C">
              <w:t>athisma 20</w:t>
            </w:r>
            <w:r>
              <w:fldChar w:fldCharType="end"/>
            </w:r>
          </w:p>
        </w:tc>
        <w:tc>
          <w:tcPr>
            <w:tcW w:w="1397" w:type="dxa"/>
          </w:tcPr>
          <w:p w14:paraId="0C747C81" w14:textId="77777777" w:rsidR="000B1D6D" w:rsidRDefault="000B1D6D" w:rsidP="000B1D6D"/>
        </w:tc>
        <w:tc>
          <w:tcPr>
            <w:tcW w:w="1053" w:type="dxa"/>
          </w:tcPr>
          <w:p w14:paraId="6BD91755" w14:textId="47174A59" w:rsidR="000B1D6D" w:rsidRDefault="000B1D6D" w:rsidP="000B1D6D">
            <w:r>
              <w:fldChar w:fldCharType="begin"/>
            </w:r>
            <w:r>
              <w:instrText xml:space="preserve"> REF _Ref435990063 \h </w:instrText>
            </w:r>
            <w:r>
              <w:fldChar w:fldCharType="separate"/>
            </w:r>
            <w:r w:rsidR="00044A4C">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27CED626" w:rsidR="000B1D6D" w:rsidRDefault="000B1D6D" w:rsidP="000B1D6D">
            <w:r>
              <w:fldChar w:fldCharType="begin"/>
            </w:r>
            <w:r>
              <w:instrText xml:space="preserve"> REF _Ref435990041 \h </w:instrText>
            </w:r>
            <w:r>
              <w:fldChar w:fldCharType="separate"/>
            </w:r>
            <w:r w:rsidR="00044A4C">
              <w:t>Kathisma 16</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0210B1C8" w:rsidR="000B1D6D" w:rsidRDefault="00D44900" w:rsidP="00336170">
            <w:r>
              <w:fldChar w:fldCharType="begin"/>
            </w:r>
            <w:r>
              <w:instrText xml:space="preserve"> REF _Ref439535283 \h </w:instrText>
            </w:r>
            <w:r>
              <w:fldChar w:fldCharType="separate"/>
            </w:r>
            <w:r w:rsidR="00044A4C">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62D91E3D" w:rsidR="00860FCB" w:rsidRDefault="00860FCB" w:rsidP="000B1D6D">
            <w:pPr>
              <w:jc w:val="left"/>
            </w:pPr>
            <w:r>
              <w:fldChar w:fldCharType="begin"/>
            </w:r>
            <w:r>
              <w:instrText xml:space="preserve"> REF _Ref435438475 \h  \* MERGEFORMAT </w:instrText>
            </w:r>
            <w:r>
              <w:fldChar w:fldCharType="separate"/>
            </w:r>
            <w:r w:rsidR="00044A4C" w:rsidRPr="00AB1781">
              <w:t>K</w:t>
            </w:r>
            <w:r w:rsidR="00044A4C">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44A4C" w:rsidRPr="00AB1781">
              <w:t>K</w:t>
            </w:r>
            <w:r w:rsidR="00044A4C">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AEEE4A6"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44A4C">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44A4C" w:rsidRPr="00AB1781">
              <w:t>K</w:t>
            </w:r>
            <w:r w:rsidR="00044A4C">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44A4C" w:rsidRPr="00AB1781">
              <w:t>K</w:t>
            </w:r>
            <w:r w:rsidR="00044A4C">
              <w:t>athisma 6</w:t>
            </w:r>
            <w:r w:rsidR="00860FCB">
              <w:fldChar w:fldCharType="end"/>
            </w:r>
          </w:p>
        </w:tc>
        <w:tc>
          <w:tcPr>
            <w:tcW w:w="1897" w:type="dxa"/>
          </w:tcPr>
          <w:p w14:paraId="7DB9D2A0" w14:textId="744F7B37" w:rsidR="00860FCB" w:rsidRDefault="00926985" w:rsidP="0044639B">
            <w:r>
              <w:fldChar w:fldCharType="begin"/>
            </w:r>
            <w:r>
              <w:instrText xml:space="preserve"> REF _Ref435990010 \h </w:instrText>
            </w:r>
            <w:r w:rsidR="000B1D6D">
              <w:instrText xml:space="preserve"> \* MERGEFORMAT </w:instrText>
            </w:r>
            <w:r>
              <w:fldChar w:fldCharType="separate"/>
            </w:r>
            <w:r w:rsidR="00044A4C">
              <w:t>Kathisma 7</w:t>
            </w:r>
            <w:r>
              <w:fldChar w:fldCharType="end"/>
            </w:r>
          </w:p>
        </w:tc>
        <w:tc>
          <w:tcPr>
            <w:tcW w:w="1897" w:type="dxa"/>
          </w:tcPr>
          <w:p w14:paraId="5CD23E42" w14:textId="4AC72688" w:rsidR="00860FCB" w:rsidRDefault="00860FCB" w:rsidP="0044639B">
            <w:r>
              <w:fldChar w:fldCharType="begin"/>
            </w:r>
            <w:r>
              <w:instrText xml:space="preserve"> REF _Ref435438564 \h </w:instrText>
            </w:r>
            <w:r w:rsidR="000B1D6D">
              <w:instrText xml:space="preserve"> \* MERGEFORMAT </w:instrText>
            </w:r>
            <w:r>
              <w:fldChar w:fldCharType="separate"/>
            </w:r>
            <w:r w:rsidR="00044A4C" w:rsidRPr="00AB1781">
              <w:t>K</w:t>
            </w:r>
            <w:r w:rsidR="00044A4C">
              <w:t>athisma 8</w:t>
            </w:r>
            <w:r>
              <w:fldChar w:fldCharType="end"/>
            </w:r>
          </w:p>
        </w:tc>
        <w:tc>
          <w:tcPr>
            <w:tcW w:w="1626" w:type="dxa"/>
          </w:tcPr>
          <w:p w14:paraId="19B7455E" w14:textId="32BDD428"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40377939"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44A4C" w:rsidRPr="00AB1781">
              <w:t>K</w:t>
            </w:r>
            <w:r w:rsidR="00044A4C">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c>
          <w:tcPr>
            <w:tcW w:w="1897" w:type="dxa"/>
          </w:tcPr>
          <w:p w14:paraId="21C0D0D2" w14:textId="4DED098C"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44A4C">
              <w:t>Kathisma 12</w:t>
            </w:r>
            <w:r w:rsidRPr="00926985">
              <w:fldChar w:fldCharType="end"/>
            </w:r>
          </w:p>
        </w:tc>
        <w:tc>
          <w:tcPr>
            <w:tcW w:w="1897" w:type="dxa"/>
          </w:tcPr>
          <w:p w14:paraId="7D17BE62" w14:textId="50D35F6F" w:rsidR="00860FCB" w:rsidRDefault="00860FCB" w:rsidP="0044639B">
            <w:r>
              <w:fldChar w:fldCharType="begin"/>
            </w:r>
            <w:r>
              <w:instrText xml:space="preserve"> REF _Ref435438606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626" w:type="dxa"/>
          </w:tcPr>
          <w:p w14:paraId="699A0621" w14:textId="6D1BFCDB"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F8803E" w:rsidR="00860FCB" w:rsidRDefault="00860FCB" w:rsidP="000B1D6D">
            <w:pPr>
              <w:jc w:val="left"/>
            </w:pP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44A4C">
              <w:t>Kathisma 16</w:t>
            </w:r>
            <w:r w:rsidR="00926985">
              <w:fldChar w:fldCharType="end"/>
            </w:r>
          </w:p>
        </w:tc>
        <w:tc>
          <w:tcPr>
            <w:tcW w:w="1897" w:type="dxa"/>
          </w:tcPr>
          <w:p w14:paraId="3852DD66" w14:textId="30DAD89B" w:rsidR="00860FCB" w:rsidRDefault="00860FCB" w:rsidP="0044639B">
            <w:r>
              <w:fldChar w:fldCharType="begin"/>
            </w:r>
            <w:r>
              <w:instrText xml:space="preserve"> REF _Ref435438658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p>
        </w:tc>
        <w:tc>
          <w:tcPr>
            <w:tcW w:w="1897" w:type="dxa"/>
          </w:tcPr>
          <w:p w14:paraId="5E045184" w14:textId="6083A857" w:rsidR="00860FCB" w:rsidRDefault="00860FCB" w:rsidP="0044639B">
            <w:r>
              <w:fldChar w:fldCharType="begin"/>
            </w:r>
            <w:r>
              <w:instrText xml:space="preserve"> REF _Ref435438665 \h </w:instrText>
            </w:r>
            <w:r w:rsidR="000B1D6D">
              <w:instrText xml:space="preserve"> \* MERGEFORMAT </w:instrText>
            </w:r>
            <w:r>
              <w:fldChar w:fldCharType="separate"/>
            </w:r>
            <w:r w:rsidR="00044A4C" w:rsidRPr="00AB1781">
              <w:t>K</w:t>
            </w:r>
            <w:r w:rsidR="00044A4C">
              <w:t>athisma 20</w:t>
            </w:r>
            <w:r>
              <w:fldChar w:fldCharType="end"/>
            </w:r>
          </w:p>
        </w:tc>
        <w:tc>
          <w:tcPr>
            <w:tcW w:w="1626" w:type="dxa"/>
          </w:tcPr>
          <w:p w14:paraId="3107D5D5" w14:textId="56FF6686"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BA386D8"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44A4C">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5" w:name="_Ref436249665"/>
      <w:bookmarkStart w:id="216" w:name="_Ref435989970"/>
      <w:r w:rsidR="002F2287">
        <w:br w:type="page"/>
      </w:r>
      <w:bookmarkEnd w:id="215"/>
    </w:p>
    <w:p w14:paraId="2F3CFB28" w14:textId="23DA9205" w:rsidR="00D44900" w:rsidRDefault="00D44900" w:rsidP="00D44900">
      <w:pPr>
        <w:pStyle w:val="Heading2"/>
      </w:pPr>
      <w:bookmarkStart w:id="217" w:name="_Toc448515388"/>
      <w:r>
        <w:lastRenderedPageBreak/>
        <w:t>The Psalms</w:t>
      </w:r>
      <w:bookmarkEnd w:id="217"/>
    </w:p>
    <w:p w14:paraId="5D1E6FC7" w14:textId="06BF4D7B" w:rsidR="003A7286" w:rsidRDefault="003A7286" w:rsidP="003A7286">
      <w:pPr>
        <w:pStyle w:val="Heading3"/>
      </w:pPr>
      <w:bookmarkStart w:id="218" w:name="_Ref439535283"/>
      <w:r>
        <w:t>Kathisma 1</w:t>
      </w:r>
      <w:bookmarkEnd w:id="216"/>
      <w:bookmarkEnd w:id="218"/>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19" w:name="_Ref412098127"/>
      <w:r>
        <w:t xml:space="preserve">Psalm 1: </w:t>
      </w:r>
      <w:r w:rsidR="005A728E">
        <w:t>“</w:t>
      </w:r>
      <w:r>
        <w:t>Blessed is the ma</w:t>
      </w:r>
      <w:r w:rsidR="00F017CA">
        <w:t>n”</w:t>
      </w:r>
      <w:bookmarkEnd w:id="219"/>
    </w:p>
    <w:p w14:paraId="15BC72C9" w14:textId="77777777" w:rsidR="00980D99" w:rsidRDefault="00980D99" w:rsidP="00E54261">
      <w:pPr>
        <w:jc w:val="center"/>
        <w:rPr>
          <w:b/>
        </w:rPr>
      </w:pPr>
      <w:r w:rsidRPr="00E54261">
        <w:rPr>
          <w:b/>
        </w:rPr>
        <w:t>The Two Ways: Tree or Dust</w:t>
      </w:r>
    </w:p>
    <w:p w14:paraId="798C55E5" w14:textId="0FC6F5FE" w:rsidR="00091E79" w:rsidRPr="00E54261" w:rsidRDefault="00F14AA6" w:rsidP="00091E79">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19"/>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EBF12DA"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_Ref412098168 \h </w:instrText>
      </w:r>
      <w:r>
        <w:fldChar w:fldCharType="separate"/>
      </w:r>
      <w:r w:rsidR="00044A4C">
        <w:t>Psalm</w:t>
      </w:r>
      <w:r w:rsidR="00044A4C" w:rsidRPr="00AB1781">
        <w:t xml:space="preserve"> 2</w:t>
      </w:r>
      <w:r w:rsidR="00044A4C">
        <w:t>: “Why do the nations rage”</w:t>
      </w:r>
      <w:r>
        <w:fldChar w:fldCharType="end"/>
      </w:r>
      <w:r>
        <w:t xml:space="preserve">, on page </w:t>
      </w:r>
      <w:r>
        <w:fldChar w:fldCharType="begin"/>
      </w:r>
      <w:r>
        <w:instrText xml:space="preserve"> PAGEREF _Ref412098168 \h </w:instrText>
      </w:r>
      <w:r>
        <w:fldChar w:fldCharType="separate"/>
      </w:r>
      <w:r w:rsidR="00044A4C">
        <w:rPr>
          <w:noProof/>
        </w:rPr>
        <w:t>83</w:t>
      </w:r>
      <w:r>
        <w:fldChar w:fldCharType="end"/>
      </w:r>
      <w:r>
        <w:t>.</w:t>
      </w:r>
    </w:p>
    <w:p w14:paraId="5D0E6F55" w14:textId="63E886AD" w:rsidR="00E54261" w:rsidRPr="009C1C97" w:rsidRDefault="009C1C97" w:rsidP="00BF0205">
      <w:pPr>
        <w:pStyle w:val="Heading4"/>
      </w:pPr>
      <w:bookmarkStart w:id="220" w:name="_Ref412098168"/>
      <w:r>
        <w:t>Psalm</w:t>
      </w:r>
      <w:r w:rsidR="00E54261" w:rsidRPr="00AB1781">
        <w:t xml:space="preserve"> 2</w:t>
      </w:r>
      <w:r>
        <w:t xml:space="preserve">: </w:t>
      </w:r>
      <w:r w:rsidR="005A728E">
        <w:t>“</w:t>
      </w:r>
      <w:r>
        <w:t>Why do the nations rag</w:t>
      </w:r>
      <w:r w:rsidR="00F017CA">
        <w:t>e”</w:t>
      </w:r>
      <w:bookmarkEnd w:id="220"/>
    </w:p>
    <w:p w14:paraId="0DD205F8" w14:textId="77777777" w:rsidR="00E54261" w:rsidRDefault="00E54261" w:rsidP="007A1A59">
      <w:pPr>
        <w:jc w:val="center"/>
        <w:rPr>
          <w:b/>
        </w:rPr>
      </w:pPr>
      <w:r w:rsidRPr="007A1A59">
        <w:rPr>
          <w:b/>
        </w:rPr>
        <w:t>The Messianic Drama: Warnings to Rulers and Nations</w:t>
      </w:r>
    </w:p>
    <w:p w14:paraId="4D3BB8C2" w14:textId="273E88FD" w:rsidR="00F14AA6" w:rsidRPr="007A1A59" w:rsidRDefault="00F14AA6" w:rsidP="00F14AA6">
      <w:pPr>
        <w:pStyle w:val="Rubric"/>
        <w:rPr>
          <w:b/>
        </w:rPr>
      </w:pPr>
      <w:r>
        <w:fldChar w:fldCharType="begin"/>
      </w:r>
      <w:r>
        <w:instrText xml:space="preserve"> REF _Ref434575533 \h  \* MERGEFORMAT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0"/>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1"/>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2"/>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3"/>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4"/>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lastRenderedPageBreak/>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185E03B6" w:rsidR="00F35AEA"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_Ref448061339 \h </w:instrText>
      </w:r>
      <w:r>
        <w:fldChar w:fldCharType="separate"/>
      </w:r>
      <w:r w:rsidR="00044A4C">
        <w:t>Psalm</w:t>
      </w:r>
      <w:r w:rsidR="00044A4C" w:rsidRPr="00AB1781">
        <w:t xml:space="preserve"> 3</w:t>
      </w:r>
      <w:r w:rsidR="00044A4C">
        <w:t>: “Lord, why have those that afflict me increased”</w:t>
      </w:r>
      <w:r>
        <w:fldChar w:fldCharType="end"/>
      </w:r>
      <w:r>
        <w:t xml:space="preserve">, on page </w:t>
      </w:r>
      <w:r>
        <w:fldChar w:fldCharType="begin"/>
      </w:r>
      <w:r>
        <w:instrText xml:space="preserve"> PAGEREF _Ref448061339 \h </w:instrText>
      </w:r>
      <w:r>
        <w:fldChar w:fldCharType="separate"/>
      </w:r>
      <w:r w:rsidR="00044A4C">
        <w:rPr>
          <w:noProof/>
        </w:rPr>
        <w:t>85</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1" w:name="_Ref412026989"/>
      <w:bookmarkStart w:id="222"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1"/>
      <w:bookmarkEnd w:id="222"/>
    </w:p>
    <w:p w14:paraId="0B7C065B" w14:textId="77777777" w:rsidR="00E54261" w:rsidRPr="007A1A59" w:rsidRDefault="00E54261" w:rsidP="007A1A59">
      <w:pPr>
        <w:jc w:val="center"/>
        <w:rPr>
          <w:b/>
        </w:rPr>
      </w:pPr>
      <w:r w:rsidRPr="007A1A59">
        <w:rPr>
          <w:b/>
        </w:rPr>
        <w:t>A Morning Prayer for Protection and Salvation</w:t>
      </w:r>
    </w:p>
    <w:p w14:paraId="300C7A0C" w14:textId="227D78EF"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25"/>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326397A8"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_Ref412025808 \h </w:instrText>
      </w:r>
      <w:r>
        <w:fldChar w:fldCharType="separate"/>
      </w:r>
      <w:r w:rsidR="00044A4C">
        <w:t>Psalm</w:t>
      </w:r>
      <w:r w:rsidR="00044A4C" w:rsidRPr="00AB1781">
        <w:t xml:space="preserve"> 4</w:t>
      </w:r>
      <w:r w:rsidR="00044A4C">
        <w:t>: “You heard me when I called”</w:t>
      </w:r>
      <w:r>
        <w:fldChar w:fldCharType="end"/>
      </w:r>
      <w:r>
        <w:t xml:space="preserve">, page </w:t>
      </w:r>
      <w:r>
        <w:fldChar w:fldCharType="begin"/>
      </w:r>
      <w:r>
        <w:instrText xml:space="preserve"> PAGEREF _Ref412025808 \h </w:instrText>
      </w:r>
      <w:r>
        <w:fldChar w:fldCharType="separate"/>
      </w:r>
      <w:r w:rsidR="00044A4C">
        <w:rPr>
          <w:noProof/>
        </w:rPr>
        <w:t>86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44A4C">
        <w:t>Psalm</w:t>
      </w:r>
      <w:r w:rsidR="00044A4C" w:rsidRPr="00AB1781">
        <w:t xml:space="preserve"> 6</w:t>
      </w:r>
      <w:r w:rsidR="00044A4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44A4C">
        <w:rPr>
          <w:noProof/>
        </w:rPr>
        <w:t>88</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3"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541AE77"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26"/>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27"/>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28"/>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29"/>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0"/>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1"/>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lastRenderedPageBreak/>
        <w:t>9 I will rest and sleep</w:t>
      </w:r>
      <w:r w:rsidR="00AC01E8">
        <w:t xml:space="preserve"> in peace</w:t>
      </w:r>
      <w:r w:rsidRPr="00AB1781">
        <w:t>;</w:t>
      </w:r>
      <w:r w:rsidRPr="00AB1781">
        <w:rPr>
          <w:rStyle w:val="FootnoteReference"/>
        </w:rPr>
        <w:footnoteReference w:id="32"/>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3"/>
      </w:r>
    </w:p>
    <w:p w14:paraId="30E2736C" w14:textId="3DEB2BF8"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_Ref412098238 \h </w:instrText>
      </w:r>
      <w:r>
        <w:fldChar w:fldCharType="separate"/>
      </w:r>
      <w:r w:rsidR="00044A4C">
        <w:t>Psalm</w:t>
      </w:r>
      <w:r w:rsidR="00044A4C" w:rsidRPr="00AB1781">
        <w:t xml:space="preserve"> 5</w:t>
      </w:r>
      <w:r w:rsidR="00044A4C">
        <w:t>: “Give ear to my words, O Lord”</w:t>
      </w:r>
      <w:r>
        <w:fldChar w:fldCharType="end"/>
      </w:r>
      <w:r>
        <w:t xml:space="preserve">, page </w:t>
      </w:r>
      <w:r>
        <w:fldChar w:fldCharType="begin"/>
      </w:r>
      <w:r>
        <w:instrText xml:space="preserve"> PAGEREF _Ref412098238 \h </w:instrText>
      </w:r>
      <w:r>
        <w:fldChar w:fldCharType="separate"/>
      </w:r>
      <w:r w:rsidR="00044A4C">
        <w:rPr>
          <w:noProof/>
        </w:rPr>
        <w:t>87</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44A4C">
        <w:t>Psalm</w:t>
      </w:r>
      <w:r w:rsidR="00044A4C" w:rsidRPr="00AB1781">
        <w:t xml:space="preserve"> 6</w:t>
      </w:r>
      <w:r w:rsidR="00044A4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44A4C">
        <w:rPr>
          <w:noProof/>
        </w:rPr>
        <w:t>88</w:t>
      </w:r>
      <w:r w:rsidR="00B35B25">
        <w:fldChar w:fldCharType="end"/>
      </w:r>
      <w:r w:rsidR="00B35B25">
        <w:t>.</w:t>
      </w:r>
    </w:p>
    <w:p w14:paraId="20A6142B" w14:textId="54175D5B" w:rsidR="00E54261" w:rsidRPr="009C1C97" w:rsidRDefault="009C1C97" w:rsidP="00BF0205">
      <w:pPr>
        <w:pStyle w:val="Heading4"/>
      </w:pPr>
      <w:bookmarkStart w:id="224" w:name="_Ref412098238"/>
      <w:r>
        <w:t>Psalm</w:t>
      </w:r>
      <w:r w:rsidR="00E54261" w:rsidRPr="00AB1781">
        <w:t xml:space="preserve"> 5</w:t>
      </w:r>
      <w:r>
        <w:t xml:space="preserve">: </w:t>
      </w:r>
      <w:r w:rsidR="005A728E">
        <w:t>“</w:t>
      </w:r>
      <w:r w:rsidR="00F017CA">
        <w:t>Give ear to my words, O Lord”</w:t>
      </w:r>
      <w:bookmarkEnd w:id="22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A3312CE"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4"/>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35"/>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36"/>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37"/>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61FB10C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_Ref412025822 \h </w:instrText>
      </w:r>
      <w:r>
        <w:fldChar w:fldCharType="separate"/>
      </w:r>
      <w:r w:rsidR="00044A4C">
        <w:t>Psalm</w:t>
      </w:r>
      <w:r w:rsidR="00044A4C" w:rsidRPr="00AB1781">
        <w:t xml:space="preserve"> 6</w:t>
      </w:r>
      <w:r w:rsidR="00044A4C">
        <w:t>: “O Lord, rebuke me, but not in Your anger”</w:t>
      </w:r>
      <w:r>
        <w:fldChar w:fldCharType="end"/>
      </w:r>
      <w:r>
        <w:t xml:space="preserve">, page </w:t>
      </w:r>
      <w:r>
        <w:fldChar w:fldCharType="begin"/>
      </w:r>
      <w:r>
        <w:instrText xml:space="preserve"> PAGEREF _Ref412025822 \h </w:instrText>
      </w:r>
      <w:r>
        <w:fldChar w:fldCharType="separate"/>
      </w:r>
      <w:r w:rsidR="00044A4C">
        <w:rPr>
          <w:noProof/>
        </w:rPr>
        <w:t>88</w:t>
      </w:r>
      <w:r>
        <w:fldChar w:fldCharType="end"/>
      </w:r>
      <w:r>
        <w:t>.</w:t>
      </w:r>
    </w:p>
    <w:p w14:paraId="3514BA70" w14:textId="3F9FE953" w:rsidR="00E54261" w:rsidRPr="009C1C97" w:rsidRDefault="009C1C97" w:rsidP="00BF0205">
      <w:pPr>
        <w:pStyle w:val="Heading4"/>
      </w:pPr>
      <w:bookmarkStart w:id="225"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5947769"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38"/>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39"/>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0"/>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1"/>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6DC50CE6"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_Ref412098295 \h </w:instrText>
      </w:r>
      <w:r>
        <w:fldChar w:fldCharType="separate"/>
      </w:r>
      <w:r w:rsidR="00044A4C">
        <w:t>Psalm</w:t>
      </w:r>
      <w:r w:rsidR="00044A4C" w:rsidRPr="00AB1781">
        <w:t xml:space="preserve"> 8</w:t>
      </w:r>
      <w:r w:rsidR="00044A4C">
        <w:t>: “O Lord, our Lord, how wonderful is Your Name”</w:t>
      </w:r>
      <w:r>
        <w:fldChar w:fldCharType="end"/>
      </w:r>
      <w:r>
        <w:t xml:space="preserve">, page </w:t>
      </w:r>
      <w:r>
        <w:fldChar w:fldCharType="begin"/>
      </w:r>
      <w:r>
        <w:instrText xml:space="preserve"> PAGEREF _Ref412098295 \h </w:instrText>
      </w:r>
      <w:r>
        <w:fldChar w:fldCharType="separate"/>
      </w:r>
      <w:r w:rsidR="00044A4C">
        <w:rPr>
          <w:noProof/>
        </w:rPr>
        <w:t>91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44A4C">
        <w:t>Psalm</w:t>
      </w:r>
      <w:r w:rsidR="00044A4C" w:rsidRPr="00AB1781">
        <w:t xml:space="preserve"> 12</w:t>
      </w:r>
      <w:r w:rsidR="00044A4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44A4C">
        <w:rPr>
          <w:noProof/>
        </w:rPr>
        <w:t>96</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3"/>
      </w:r>
      <w:r w:rsidRPr="00AB1781">
        <w:t xml:space="preserve"> seize my soul like a lion,</w:t>
      </w:r>
      <w:r w:rsidRPr="00AB1781">
        <w:rPr>
          <w:rStyle w:val="FootnoteReference"/>
        </w:rPr>
        <w:footnoteReference w:id="44"/>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45"/>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4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26"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2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53D1A98B"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4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0"/>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4C65160D"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_Ref412098310 \h </w:instrText>
      </w:r>
      <w:r>
        <w:fldChar w:fldCharType="separate"/>
      </w:r>
      <w:r w:rsidR="00044A4C">
        <w:t>Psalm</w:t>
      </w:r>
      <w:r w:rsidR="00044A4C" w:rsidRPr="00AB1781">
        <w:t xml:space="preserve"> 11</w:t>
      </w:r>
      <w:r w:rsidR="00044A4C">
        <w:t>: “Save me, O Lord, for there is no saint left”</w:t>
      </w:r>
      <w:r>
        <w:fldChar w:fldCharType="end"/>
      </w:r>
      <w:r>
        <w:t xml:space="preserve">, page </w:t>
      </w:r>
      <w:r>
        <w:fldChar w:fldCharType="begin"/>
      </w:r>
      <w:r>
        <w:instrText xml:space="preserve"> PAGEREF _Ref412098310 \h </w:instrText>
      </w:r>
      <w:r>
        <w:fldChar w:fldCharType="separate"/>
      </w:r>
      <w:r w:rsidR="00044A4C">
        <w:rPr>
          <w:noProof/>
        </w:rPr>
        <w:t>96</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27" w:name="_Ref435438475"/>
      <w:r w:rsidRPr="00AB1781">
        <w:t>K</w:t>
      </w:r>
      <w:r>
        <w:t>athisma 2</w:t>
      </w:r>
      <w:bookmarkEnd w:id="227"/>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2"/>
      </w:r>
      <w:r w:rsidRPr="00AB1781">
        <w:t xml:space="preserve"> </w:t>
      </w:r>
      <w:r w:rsidR="001040C8">
        <w:t>You</w:t>
      </w:r>
      <w:r w:rsidR="0019202B">
        <w:rPr>
          <w:rStyle w:val="FootnoteReference"/>
        </w:rPr>
        <w:footnoteReference w:id="5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5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lastRenderedPageBreak/>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5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5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lastRenderedPageBreak/>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5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5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lastRenderedPageBreak/>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28" w:name="_Ref412098310"/>
      <w:r>
        <w:t>Psalm</w:t>
      </w:r>
      <w:r w:rsidRPr="00AB1781">
        <w:t xml:space="preserve"> 11</w:t>
      </w:r>
      <w:r>
        <w:t xml:space="preserve">: </w:t>
      </w:r>
      <w:r w:rsidR="005A728E">
        <w:t>“</w:t>
      </w:r>
      <w:r>
        <w:t>Save me, O Lord, for there is no saint lef</w:t>
      </w:r>
      <w:r w:rsidR="005453DF">
        <w:t>t”</w:t>
      </w:r>
      <w:bookmarkEnd w:id="22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63E9D353" w:rsidR="00F14AA6" w:rsidRDefault="00F14AA6" w:rsidP="00435BD3">
      <w:pPr>
        <w:pStyle w:val="Rubric"/>
      </w:pPr>
      <w:r>
        <w:lastRenderedPageBreak/>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7D758174"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_Ref412025965 \h </w:instrText>
      </w:r>
      <w:r>
        <w:fldChar w:fldCharType="separate"/>
      </w:r>
      <w:r w:rsidR="00044A4C">
        <w:t>Psalm</w:t>
      </w:r>
      <w:r w:rsidR="00044A4C" w:rsidRPr="00AB1781">
        <w:t xml:space="preserve"> 12</w:t>
      </w:r>
      <w:r w:rsidR="00044A4C">
        <w:t>: “How long, O Lord, will You forget me”</w:t>
      </w:r>
      <w:r>
        <w:fldChar w:fldCharType="end"/>
      </w:r>
      <w:r>
        <w:t xml:space="preserve">, page </w:t>
      </w:r>
      <w:r>
        <w:fldChar w:fldCharType="begin"/>
      </w:r>
      <w:r>
        <w:instrText xml:space="preserve"> PAGEREF _Ref412025965 \h </w:instrText>
      </w:r>
      <w:r>
        <w:fldChar w:fldCharType="separate"/>
      </w:r>
      <w:r w:rsidR="00044A4C">
        <w:rPr>
          <w:noProof/>
        </w:rPr>
        <w:t>96</w:t>
      </w:r>
      <w:r>
        <w:fldChar w:fldCharType="end"/>
      </w:r>
      <w:r>
        <w:t>.</w:t>
      </w:r>
    </w:p>
    <w:p w14:paraId="14C73BB1" w14:textId="7218C759" w:rsidR="00435BD3" w:rsidRPr="00435BD3" w:rsidRDefault="00435BD3" w:rsidP="00BF0205">
      <w:pPr>
        <w:pStyle w:val="Heading4"/>
      </w:pPr>
      <w:bookmarkStart w:id="229"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2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06DFE9F5"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lastRenderedPageBreak/>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BFF3C7E"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_Ref412098343 \h </w:instrText>
      </w:r>
      <w:r>
        <w:fldChar w:fldCharType="separate"/>
      </w:r>
      <w:r w:rsidR="00044A4C">
        <w:t>Psalm</w:t>
      </w:r>
      <w:r w:rsidR="00044A4C" w:rsidRPr="00AB1781">
        <w:t xml:space="preserve"> 14</w:t>
      </w:r>
      <w:r w:rsidR="00044A4C">
        <w:t>: “Lord, who can dwell in Your tabernacle”</w:t>
      </w:r>
      <w:r>
        <w:fldChar w:fldCharType="end"/>
      </w:r>
      <w:r>
        <w:t xml:space="preserve">, page </w:t>
      </w:r>
      <w:r>
        <w:fldChar w:fldCharType="begin"/>
      </w:r>
      <w:r>
        <w:instrText xml:space="preserve"> PAGEREF _Ref412098343 \h </w:instrText>
      </w:r>
      <w:r>
        <w:fldChar w:fldCharType="separate"/>
      </w:r>
      <w:r w:rsidR="00044A4C">
        <w:rPr>
          <w:noProof/>
        </w:rPr>
        <w:t>98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44A4C">
        <w:t>Psalm</w:t>
      </w:r>
      <w:r w:rsidR="00044A4C" w:rsidRPr="00AB1781">
        <w:t xml:space="preserve"> 15</w:t>
      </w:r>
      <w:r w:rsidR="00044A4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44A4C">
        <w:rPr>
          <w:noProof/>
        </w:rPr>
        <w:t>99</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44A4C">
        <w:t>Psalm</w:t>
      </w:r>
      <w:r w:rsidR="00044A4C" w:rsidRPr="00AB1781">
        <w:t xml:space="preserve"> 69</w:t>
      </w:r>
      <w:r w:rsidR="00044A4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44A4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3"/>
      </w:r>
    </w:p>
    <w:p w14:paraId="2253775A" w14:textId="3C7C1F6C" w:rsidR="00435BD3" w:rsidRPr="00AB1781" w:rsidRDefault="00177A6C" w:rsidP="00435BD3">
      <w:pPr>
        <w:pStyle w:val="EnglishHangNoCoptic"/>
      </w:pPr>
      <w:r>
        <w:lastRenderedPageBreak/>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0" w:name="_Ref412098343"/>
      <w:r>
        <w:t>Psalm</w:t>
      </w:r>
      <w:r w:rsidRPr="00AB1781">
        <w:t xml:space="preserve"> 14</w:t>
      </w:r>
      <w:r>
        <w:t xml:space="preserve">: </w:t>
      </w:r>
      <w:r w:rsidR="005A728E">
        <w:t>“</w:t>
      </w:r>
      <w:r>
        <w:t xml:space="preserve">Lord, who can dwell in </w:t>
      </w:r>
      <w:r w:rsidR="00E570CB">
        <w:t>You</w:t>
      </w:r>
      <w:r w:rsidR="005453DF">
        <w:t>r tabernacle”</w:t>
      </w:r>
      <w:bookmarkEnd w:id="23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BC4D56D"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48FB0206" w:rsidR="00435BD3" w:rsidRPr="00AB1781" w:rsidRDefault="00F35AEA" w:rsidP="00F35AEA">
      <w:pPr>
        <w:pStyle w:val="Rubric"/>
        <w:rPr>
          <w:rFonts w:ascii="Book Antiqua" w:hAnsi="Book Antiqua" w:cs="Lucida Grande"/>
        </w:rPr>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_Ref412025981 \h </w:instrText>
      </w:r>
      <w:r>
        <w:fldChar w:fldCharType="separate"/>
      </w:r>
      <w:r w:rsidR="00044A4C">
        <w:t>Psalm</w:t>
      </w:r>
      <w:r w:rsidR="00044A4C" w:rsidRPr="00AB1781">
        <w:t xml:space="preserve"> 15</w:t>
      </w:r>
      <w:r w:rsidR="00044A4C">
        <w:t>: “Keep me, O Lord, I hope in You”</w:t>
      </w:r>
      <w:r>
        <w:fldChar w:fldCharType="end"/>
      </w:r>
      <w:r>
        <w:t xml:space="preserve">, page </w:t>
      </w:r>
      <w:r>
        <w:fldChar w:fldCharType="begin"/>
      </w:r>
      <w:r>
        <w:instrText xml:space="preserve"> PAGEREF _Ref412025981 \h </w:instrText>
      </w:r>
      <w:r>
        <w:fldChar w:fldCharType="separate"/>
      </w:r>
      <w:r w:rsidR="00044A4C">
        <w:rPr>
          <w:noProof/>
        </w:rPr>
        <w:t>99</w:t>
      </w:r>
      <w:r>
        <w:fldChar w:fldCharType="end"/>
      </w:r>
      <w:r>
        <w:t>.</w:t>
      </w:r>
    </w:p>
    <w:p w14:paraId="7999CE77" w14:textId="36DDA5D9" w:rsidR="00435BD3" w:rsidRPr="00435BD3" w:rsidRDefault="00520302" w:rsidP="00BF0205">
      <w:pPr>
        <w:pStyle w:val="Heading4"/>
      </w:pPr>
      <w:bookmarkStart w:id="231" w:name="_Ref412025981"/>
      <w:r>
        <w:t>Psalm</w:t>
      </w:r>
      <w:r w:rsidR="00435BD3" w:rsidRPr="00AB1781">
        <w:t xml:space="preserve"> 15</w:t>
      </w:r>
      <w:r>
        <w:t xml:space="preserve">: </w:t>
      </w:r>
      <w:r w:rsidR="005A728E">
        <w:t>“</w:t>
      </w:r>
      <w:r>
        <w:t>Keep me, O Lord</w:t>
      </w:r>
      <w:r w:rsidR="00F017CA">
        <w:t>, I hope in You”</w:t>
      </w:r>
      <w:bookmarkEnd w:id="23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195F80CF"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lastRenderedPageBreak/>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67"/>
      </w:r>
    </w:p>
    <w:p w14:paraId="501763F1" w14:textId="5AC21FE1" w:rsid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delights</w:t>
      </w:r>
      <w:r w:rsidR="003F1DDB">
        <w:t xml:space="preserve"> forevermore</w:t>
      </w:r>
      <w:r w:rsidRPr="00AB1781">
        <w:t>.</w:t>
      </w:r>
    </w:p>
    <w:p w14:paraId="0A2D3621" w14:textId="72854AB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_Ref412098373 \h </w:instrText>
      </w:r>
      <w:r>
        <w:fldChar w:fldCharType="separate"/>
      </w:r>
      <w:r w:rsidR="00044A4C">
        <w:t>Psalm</w:t>
      </w:r>
      <w:r w:rsidR="00044A4C" w:rsidRPr="00AB1781">
        <w:t xml:space="preserve"> 18</w:t>
      </w:r>
      <w:r w:rsidR="00044A4C">
        <w:t>: “The heavens declare the glory of God”</w:t>
      </w:r>
      <w:r>
        <w:fldChar w:fldCharType="end"/>
      </w:r>
      <w:r>
        <w:t xml:space="preserve">, page </w:t>
      </w:r>
      <w:r>
        <w:fldChar w:fldCharType="begin"/>
      </w:r>
      <w:r>
        <w:instrText xml:space="preserve"> PAGEREF _Ref412098373 \h </w:instrText>
      </w:r>
      <w:r>
        <w:fldChar w:fldCharType="separate"/>
      </w:r>
      <w:r w:rsidR="00044A4C">
        <w:rPr>
          <w:noProof/>
        </w:rPr>
        <w:t>105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44A4C">
        <w:t>Psalm</w:t>
      </w:r>
      <w:r w:rsidR="00044A4C" w:rsidRPr="00AB1781">
        <w:t xml:space="preserve"> 24</w:t>
      </w:r>
      <w:r w:rsidR="00044A4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44A4C">
        <w:rPr>
          <w:noProof/>
        </w:rPr>
        <w:t>114</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1"/>
      </w:r>
      <w:r w:rsidR="0088413A">
        <w:t xml:space="preserve"> of an eye;</w:t>
      </w:r>
    </w:p>
    <w:p w14:paraId="37269875" w14:textId="2683341E" w:rsidR="00435BD3" w:rsidRPr="00AB1781" w:rsidRDefault="00435BD3" w:rsidP="0088413A">
      <w:pPr>
        <w:pStyle w:val="EnglishHangEndNoCoptic"/>
      </w:pPr>
      <w:r w:rsidRPr="00AB1781">
        <w:lastRenderedPageBreak/>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2" w:name="_Ref435438484"/>
      <w:r w:rsidRPr="00AB1781">
        <w:t>K</w:t>
      </w:r>
      <w:r>
        <w:t>athisma 3</w:t>
      </w:r>
      <w:bookmarkEnd w:id="232"/>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lastRenderedPageBreak/>
        <w:t>3 The Lord is my support</w:t>
      </w:r>
      <w:r>
        <w:rPr>
          <w:rStyle w:val="FootnoteReference"/>
        </w:rPr>
        <w:footnoteReference w:id="7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7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77"/>
      </w:r>
    </w:p>
    <w:p w14:paraId="352BAB2B" w14:textId="77777777" w:rsidR="00CF35A1" w:rsidRPr="00AB1781" w:rsidRDefault="00CF35A1" w:rsidP="00CF35A1">
      <w:pPr>
        <w:pStyle w:val="EnglishHangNoCoptic"/>
      </w:pPr>
      <w:r w:rsidRPr="00AB1781">
        <w:lastRenderedPageBreak/>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7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3"/>
      <w:r w:rsidR="007F516C">
        <w:rPr>
          <w:rStyle w:val="CommentReference"/>
          <w:rFonts w:eastAsiaTheme="minorHAnsi" w:cstheme="minorBidi"/>
          <w:color w:val="auto"/>
          <w:lang w:val="en-CA"/>
        </w:rPr>
        <w:commentReference w:id="233"/>
      </w:r>
      <w:r w:rsidRPr="00AB1781">
        <w:t>.</w:t>
      </w:r>
      <w:r w:rsidRPr="00AB1781">
        <w:rPr>
          <w:rStyle w:val="FootnoteReference"/>
        </w:rPr>
        <w:footnoteReference w:id="8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lastRenderedPageBreak/>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lastRenderedPageBreak/>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8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4" w:name="_Ref412098373"/>
      <w:r>
        <w:t>Psalm</w:t>
      </w:r>
      <w:r w:rsidR="00CF35A1" w:rsidRPr="00AB1781">
        <w:t xml:space="preserve"> 18</w:t>
      </w:r>
      <w:r>
        <w:t xml:space="preserve">: </w:t>
      </w:r>
      <w:r w:rsidR="005A728E">
        <w:t>“</w:t>
      </w:r>
      <w:r>
        <w:t>The heavens declare the glory of Go</w:t>
      </w:r>
      <w:r w:rsidR="005453DF">
        <w:t>d”</w:t>
      </w:r>
      <w:bookmarkEnd w:id="23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900B0B7" w:rsidR="00F14AA6" w:rsidRDefault="00F14AA6" w:rsidP="00CF35A1">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lastRenderedPageBreak/>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739AE0E1" w:rsidR="00CF35A1" w:rsidRPr="00AB1781" w:rsidRDefault="006303CE" w:rsidP="00CF35A1">
      <w:pPr>
        <w:pStyle w:val="EnglishHangNoCoptic"/>
      </w:pPr>
      <w:r>
        <w:lastRenderedPageBreak/>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14ACCECF"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44A4C">
        <w:t>Psalm</w:t>
      </w:r>
      <w:r w:rsidR="00044A4C" w:rsidRPr="00AB1781">
        <w:t xml:space="preserve"> 24</w:t>
      </w:r>
      <w:r w:rsidR="00044A4C">
        <w:t>: “To You, O Lord, I lift up my soul”</w:t>
      </w:r>
      <w:r>
        <w:fldChar w:fldCharType="end"/>
      </w:r>
      <w:r>
        <w:t xml:space="preserve">, page </w:t>
      </w:r>
      <w:r>
        <w:fldChar w:fldCharType="begin"/>
      </w:r>
      <w:r>
        <w:instrText xml:space="preserve"> PAGEREF _Ref412026003 \h </w:instrText>
      </w:r>
      <w:r>
        <w:fldChar w:fldCharType="separate"/>
      </w:r>
      <w:r w:rsidR="00044A4C">
        <w:rPr>
          <w:noProof/>
        </w:rPr>
        <w:t>114</w:t>
      </w:r>
      <w:r>
        <w:fldChar w:fldCharType="end"/>
      </w:r>
      <w:r>
        <w:t>.</w:t>
      </w:r>
    </w:p>
    <w:p w14:paraId="2E6C9A8C" w14:textId="5A97DDA6" w:rsidR="00CF35A1" w:rsidRPr="00CF35A1" w:rsidRDefault="002D71F0" w:rsidP="00BF0205">
      <w:pPr>
        <w:pStyle w:val="Heading4"/>
      </w:pPr>
      <w:bookmarkStart w:id="235" w:name="_Ref412110716"/>
      <w:r>
        <w:t>Psalm</w:t>
      </w:r>
      <w:r w:rsidR="00CF35A1" w:rsidRPr="00AB1781">
        <w:t xml:space="preserve"> 19</w:t>
      </w:r>
      <w:r>
        <w:t xml:space="preserve">: </w:t>
      </w:r>
      <w:r w:rsidR="005A728E">
        <w:t>“</w:t>
      </w:r>
      <w:r>
        <w:t>May the Lord hear you in the day o</w:t>
      </w:r>
      <w:r w:rsidR="005453DF">
        <w:t>f affliction”</w:t>
      </w:r>
      <w:bookmarkEnd w:id="23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200BD407"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lastRenderedPageBreak/>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13C8E159"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_Ref412026111 \h </w:instrText>
      </w:r>
      <w:r>
        <w:fldChar w:fldCharType="separate"/>
      </w:r>
      <w:r w:rsidR="00044A4C">
        <w:t>Psalm</w:t>
      </w:r>
      <w:r w:rsidR="00044A4C" w:rsidRPr="00AB1781">
        <w:t xml:space="preserve"> 22</w:t>
      </w:r>
      <w:r w:rsidR="00044A4C">
        <w:t>: “The Lord is my Shepherd, and I will lack nothing”</w:t>
      </w:r>
      <w:r>
        <w:fldChar w:fldCharType="end"/>
      </w:r>
      <w:r>
        <w:t xml:space="preserve">, page </w:t>
      </w:r>
      <w:r>
        <w:fldChar w:fldCharType="begin"/>
      </w:r>
      <w:r>
        <w:instrText xml:space="preserve"> PAGEREF _Ref412026111 \h </w:instrText>
      </w:r>
      <w:r>
        <w:fldChar w:fldCharType="separate"/>
      </w:r>
      <w:r w:rsidR="00044A4C">
        <w:rPr>
          <w:noProof/>
        </w:rPr>
        <w:t>112</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56851637" w:rsidR="00CF35A1" w:rsidRPr="00AB1781" w:rsidRDefault="00CF35A1" w:rsidP="00CF35A1">
      <w:pPr>
        <w:pStyle w:val="EnglishHangNoCoptic"/>
      </w:pPr>
      <w:r w:rsidRPr="00AB1781">
        <w:lastRenderedPageBreak/>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0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lastRenderedPageBreak/>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lastRenderedPageBreak/>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1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lastRenderedPageBreak/>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19"/>
      </w:r>
    </w:p>
    <w:p w14:paraId="3B6A8177" w14:textId="3FDB7992" w:rsidR="00CF35A1" w:rsidRPr="00CF35A1" w:rsidRDefault="002D71F0" w:rsidP="00BF0205">
      <w:pPr>
        <w:pStyle w:val="Heading4"/>
      </w:pPr>
      <w:bookmarkStart w:id="236" w:name="_Ref412026111"/>
      <w:r>
        <w:t>Psalm</w:t>
      </w:r>
      <w:r w:rsidR="00CF35A1" w:rsidRPr="00AB1781">
        <w:t xml:space="preserve"> 22</w:t>
      </w:r>
      <w:r>
        <w:t xml:space="preserve">: </w:t>
      </w:r>
      <w:r w:rsidR="009216DA">
        <w:t>“</w:t>
      </w:r>
      <w:r>
        <w:t>The Lord is my Shepherd, an</w:t>
      </w:r>
      <w:r w:rsidR="00F017CA">
        <w:t>d I will lack nothing”</w:t>
      </w:r>
      <w:bookmarkEnd w:id="23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640937AC"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1"/>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2"/>
      </w:r>
    </w:p>
    <w:p w14:paraId="26A7A53B" w14:textId="4D911428" w:rsidR="00B35B25" w:rsidRPr="00CF35A1" w:rsidRDefault="00B35B25" w:rsidP="00B35B25">
      <w:pPr>
        <w:pStyle w:val="Rubric"/>
      </w:pPr>
      <w:r>
        <w:lastRenderedPageBreak/>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_Ref412110755 \h </w:instrText>
      </w:r>
      <w:r>
        <w:fldChar w:fldCharType="separate"/>
      </w:r>
      <w:r w:rsidR="00044A4C">
        <w:t>Psalm</w:t>
      </w:r>
      <w:r w:rsidR="00044A4C" w:rsidRPr="00AB1781">
        <w:t xml:space="preserve"> 23</w:t>
      </w:r>
      <w:r w:rsidR="00044A4C">
        <w:t>: “The earth is the Lord's and all that is in it”</w:t>
      </w:r>
      <w:r>
        <w:fldChar w:fldCharType="end"/>
      </w:r>
      <w:r>
        <w:t xml:space="preserve">, page </w:t>
      </w:r>
      <w:r>
        <w:fldChar w:fldCharType="begin"/>
      </w:r>
      <w:r>
        <w:instrText xml:space="preserve"> PAGEREF _Ref412110755 \h </w:instrText>
      </w:r>
      <w:r>
        <w:fldChar w:fldCharType="separate"/>
      </w:r>
      <w:r w:rsidR="00044A4C">
        <w:rPr>
          <w:noProof/>
        </w:rPr>
        <w:t>113</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_Ref412026124 \h </w:instrText>
      </w:r>
      <w:r>
        <w:fldChar w:fldCharType="separate"/>
      </w:r>
      <w:r w:rsidR="00044A4C">
        <w:t>Psalm</w:t>
      </w:r>
      <w:r w:rsidR="00044A4C" w:rsidRPr="00AB1781">
        <w:t xml:space="preserve"> 29</w:t>
      </w:r>
      <w:r w:rsidR="00044A4C">
        <w:t>: “I will exalt You, O Lord”</w:t>
      </w:r>
      <w:r>
        <w:fldChar w:fldCharType="end"/>
      </w:r>
      <w:r>
        <w:t xml:space="preserve">, page </w:t>
      </w:r>
      <w:r>
        <w:fldChar w:fldCharType="begin"/>
      </w:r>
      <w:r>
        <w:instrText xml:space="preserve"> PAGEREF _Ref412026124 \h </w:instrText>
      </w:r>
      <w:r>
        <w:fldChar w:fldCharType="separate"/>
      </w:r>
      <w:r w:rsidR="00044A4C">
        <w:rPr>
          <w:noProof/>
        </w:rPr>
        <w:t>121</w:t>
      </w:r>
      <w:r>
        <w:fldChar w:fldCharType="end"/>
      </w:r>
      <w:r>
        <w:t>.</w:t>
      </w:r>
    </w:p>
    <w:p w14:paraId="3DFD110A" w14:textId="645B1EB9" w:rsidR="00CF35A1" w:rsidRPr="00CF35A1" w:rsidRDefault="002D71F0" w:rsidP="00BF0205">
      <w:pPr>
        <w:pStyle w:val="Heading4"/>
      </w:pPr>
      <w:bookmarkStart w:id="237" w:name="_Ref412110755"/>
      <w:r>
        <w:t>Psalm</w:t>
      </w:r>
      <w:r w:rsidR="00CF35A1" w:rsidRPr="00AB1781">
        <w:t xml:space="preserve"> 23</w:t>
      </w:r>
      <w:r>
        <w:t xml:space="preserve">: </w:t>
      </w:r>
      <w:r w:rsidR="009216DA">
        <w:t>“</w:t>
      </w:r>
      <w:r>
        <w:t>The earth is the Lord's and all that is in i</w:t>
      </w:r>
      <w:r w:rsidR="005453DF">
        <w:t>t”</w:t>
      </w:r>
      <w:bookmarkEnd w:id="23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219B7F74"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5"/>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lastRenderedPageBreak/>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52D14CDB" w:rsidR="00B35B25"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_Ref412110770 \h </w:instrText>
      </w:r>
      <w:r>
        <w:fldChar w:fldCharType="separate"/>
      </w:r>
      <w:r w:rsidR="00044A4C">
        <w:t>Psalm</w:t>
      </w:r>
      <w:r w:rsidR="00044A4C" w:rsidRPr="00AB1781">
        <w:t xml:space="preserve"> 25</w:t>
      </w:r>
      <w:r w:rsidR="00044A4C">
        <w:t>: “Judge me, O Lord, for I have walked in my innocence”</w:t>
      </w:r>
      <w:r>
        <w:fldChar w:fldCharType="end"/>
      </w:r>
      <w:r>
        <w:t xml:space="preserve">, page </w:t>
      </w:r>
      <w:r>
        <w:fldChar w:fldCharType="begin"/>
      </w:r>
      <w:r>
        <w:instrText xml:space="preserve"> PAGEREF _Ref412110770 \h </w:instrText>
      </w:r>
      <w:r>
        <w:fldChar w:fldCharType="separate"/>
      </w:r>
      <w:r w:rsidR="00044A4C">
        <w:rPr>
          <w:noProof/>
        </w:rPr>
        <w:t>116</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38" w:name="_Ref435989991"/>
      <w:r>
        <w:t>Kathisma 4</w:t>
      </w:r>
      <w:bookmarkEnd w:id="238"/>
    </w:p>
    <w:p w14:paraId="125C09B3" w14:textId="71EB341A" w:rsidR="002D71F0" w:rsidRPr="00AB1781" w:rsidRDefault="002D71F0" w:rsidP="00BF0205">
      <w:pPr>
        <w:pStyle w:val="Heading4"/>
      </w:pPr>
      <w:bookmarkStart w:id="239" w:name="_Ref412026003"/>
      <w:r>
        <w:t>Psalm</w:t>
      </w:r>
      <w:r w:rsidRPr="00AB1781">
        <w:t xml:space="preserve"> 24</w:t>
      </w:r>
      <w:r>
        <w:t xml:space="preserve">: </w:t>
      </w:r>
      <w:r w:rsidR="009216DA">
        <w:t>“</w:t>
      </w:r>
      <w:r>
        <w:t xml:space="preserve">To </w:t>
      </w:r>
      <w:r w:rsidR="001040C8">
        <w:t>You</w:t>
      </w:r>
      <w:r>
        <w:t>, O Lord, I lift up my sou</w:t>
      </w:r>
      <w:r w:rsidR="005453DF">
        <w:t>l”</w:t>
      </w:r>
      <w:bookmarkEnd w:id="23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5D717FF1" w:rsidR="002D71F0" w:rsidRP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lastRenderedPageBreak/>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2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8"/>
      </w:r>
      <w:r w:rsidRPr="00AB1781">
        <w:t xml:space="preserve"> His covenant and His </w:t>
      </w:r>
      <w:r w:rsidR="00055722">
        <w:t>testimonies</w:t>
      </w:r>
      <w:r w:rsidRPr="00AB1781">
        <w:t>.</w:t>
      </w:r>
      <w:r w:rsidRPr="00AB1781">
        <w:rPr>
          <w:rStyle w:val="FootnoteReference"/>
        </w:rPr>
        <w:footnoteReference w:id="12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5"/>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lastRenderedPageBreak/>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5CAB7AB9"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44A4C">
        <w:t>Psalm</w:t>
      </w:r>
      <w:r w:rsidR="00044A4C" w:rsidRPr="00AB1781">
        <w:t xml:space="preserve"> 26</w:t>
      </w:r>
      <w:r w:rsidR="00044A4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44A4C">
        <w:rPr>
          <w:noProof/>
        </w:rPr>
        <w:t>117</w:t>
      </w:r>
      <w:r>
        <w:fldChar w:fldCharType="end"/>
      </w:r>
      <w:r>
        <w:t>.</w:t>
      </w:r>
    </w:p>
    <w:p w14:paraId="4F2251F9" w14:textId="2E14AC17" w:rsidR="002D71F0" w:rsidRPr="00906079" w:rsidRDefault="00906079" w:rsidP="00BF0205">
      <w:pPr>
        <w:pStyle w:val="Heading4"/>
      </w:pPr>
      <w:bookmarkStart w:id="240" w:name="_Ref412110770"/>
      <w:r>
        <w:t>Psalm</w:t>
      </w:r>
      <w:r w:rsidR="002D71F0" w:rsidRPr="00AB1781">
        <w:t xml:space="preserve"> 25</w:t>
      </w:r>
      <w:r>
        <w:t xml:space="preserve">: </w:t>
      </w:r>
      <w:r w:rsidR="009216DA">
        <w:t>“</w:t>
      </w:r>
      <w:r>
        <w:t>Judge me, O Lord, for I have walked in my innocenc</w:t>
      </w:r>
      <w:r w:rsidR="005453DF">
        <w:t>e”</w:t>
      </w:r>
      <w:bookmarkEnd w:id="24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60BE6B54"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lastRenderedPageBreak/>
        <w:t xml:space="preserve">8 O Lord, I love the beauty of </w:t>
      </w:r>
      <w:r w:rsidR="00E570CB">
        <w:t>Your</w:t>
      </w:r>
      <w:r w:rsidRPr="00AB1781">
        <w:t xml:space="preserve"> house</w:t>
      </w:r>
      <w:r w:rsidRPr="00AB1781">
        <w:rPr>
          <w:rStyle w:val="FootnoteReference"/>
        </w:rPr>
        <w:footnoteReference w:id="13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3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9"/>
      </w:r>
    </w:p>
    <w:p w14:paraId="7BB9F7DC" w14:textId="55335A2D"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_Ref412110790 \h </w:instrText>
      </w:r>
      <w:r>
        <w:fldChar w:fldCharType="separate"/>
      </w:r>
      <w:r w:rsidR="00044A4C">
        <w:t>Psalm</w:t>
      </w:r>
      <w:r w:rsidR="00044A4C" w:rsidRPr="00AB1781">
        <w:t xml:space="preserve"> 28</w:t>
      </w:r>
      <w:r w:rsidR="00044A4C">
        <w:t>: “Bring to the Lord, O sons of God”</w:t>
      </w:r>
      <w:r>
        <w:fldChar w:fldCharType="end"/>
      </w:r>
      <w:r>
        <w:t xml:space="preserve">, page </w:t>
      </w:r>
      <w:r>
        <w:fldChar w:fldCharType="begin"/>
      </w:r>
      <w:r>
        <w:instrText xml:space="preserve"> PAGEREF _Ref412110790 \h </w:instrText>
      </w:r>
      <w:r>
        <w:fldChar w:fldCharType="separate"/>
      </w:r>
      <w:r w:rsidR="00044A4C">
        <w:rPr>
          <w:noProof/>
        </w:rPr>
        <w:t>120</w:t>
      </w:r>
      <w:r>
        <w:fldChar w:fldCharType="end"/>
      </w:r>
      <w:r>
        <w:t>.</w:t>
      </w:r>
    </w:p>
    <w:p w14:paraId="4B35662F" w14:textId="12BA05FF" w:rsidR="002D71F0" w:rsidRPr="00906079" w:rsidRDefault="00906079" w:rsidP="00BF0205">
      <w:pPr>
        <w:pStyle w:val="Heading4"/>
      </w:pPr>
      <w:bookmarkStart w:id="241" w:name="_Ref412026021"/>
      <w:r>
        <w:t>Psalm</w:t>
      </w:r>
      <w:r w:rsidR="002D71F0" w:rsidRPr="00AB1781">
        <w:t xml:space="preserve"> 26</w:t>
      </w:r>
      <w:r>
        <w:t xml:space="preserve"> </w:t>
      </w:r>
      <w:r w:rsidR="009216DA">
        <w:t>“</w:t>
      </w:r>
      <w:r>
        <w:t>The Lord is my light and my Saviour; whom shall I fea</w:t>
      </w:r>
      <w:r w:rsidR="005453DF">
        <w:t>r”</w:t>
      </w:r>
      <w:bookmarkEnd w:id="24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1A3F7DA8" w:rsidR="00F14AA6" w:rsidRDefault="00F14AA6" w:rsidP="00906079">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1"/>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C294DED"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_Ref412098429 \h </w:instrText>
      </w:r>
      <w:r>
        <w:fldChar w:fldCharType="separate"/>
      </w:r>
      <w:r w:rsidR="00044A4C">
        <w:t>Psalm</w:t>
      </w:r>
      <w:r w:rsidR="00044A4C" w:rsidRPr="00AB1781">
        <w:t xml:space="preserve"> 62</w:t>
      </w:r>
      <w:r w:rsidR="00044A4C">
        <w:t>: “O God, my God, I rise early to be with You”</w:t>
      </w:r>
      <w:r>
        <w:fldChar w:fldCharType="end"/>
      </w:r>
      <w:r>
        <w:t xml:space="preserve">, page </w:t>
      </w:r>
      <w:r>
        <w:fldChar w:fldCharType="begin"/>
      </w:r>
      <w:r>
        <w:instrText xml:space="preserve"> PAGEREF _Ref412098429 \h </w:instrText>
      </w:r>
      <w:r>
        <w:fldChar w:fldCharType="separate"/>
      </w:r>
      <w:r w:rsidR="00044A4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44A4C">
        <w:t>Psalm</w:t>
      </w:r>
      <w:r w:rsidR="00044A4C" w:rsidRPr="00AB1781">
        <w:t xml:space="preserve"> 66</w:t>
      </w:r>
      <w:r w:rsidR="00044A4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44A4C">
        <w:rPr>
          <w:noProof/>
        </w:rPr>
        <w:t>176</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lastRenderedPageBreak/>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45"/>
      </w:r>
    </w:p>
    <w:p w14:paraId="74EB604D" w14:textId="1BE439E9" w:rsidR="002D71F0" w:rsidRPr="00906079" w:rsidRDefault="00906079" w:rsidP="00BF0205">
      <w:pPr>
        <w:pStyle w:val="Heading4"/>
      </w:pPr>
      <w:bookmarkStart w:id="242" w:name="_Ref412110790"/>
      <w:r>
        <w:t>Psalm</w:t>
      </w:r>
      <w:r w:rsidR="002D71F0" w:rsidRPr="00AB1781">
        <w:t xml:space="preserve"> 28</w:t>
      </w:r>
      <w:r>
        <w:t xml:space="preserve">: </w:t>
      </w:r>
      <w:r w:rsidR="009216DA">
        <w:t>“</w:t>
      </w:r>
      <w:r>
        <w:t>Bring to the Lord, O sons of Go</w:t>
      </w:r>
      <w:r w:rsidR="005453DF">
        <w:t>d”</w:t>
      </w:r>
      <w:bookmarkEnd w:id="24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6EC3EDD2"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4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lastRenderedPageBreak/>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48"/>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5381F7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_Ref412026124 \h </w:instrText>
      </w:r>
      <w:r>
        <w:fldChar w:fldCharType="separate"/>
      </w:r>
      <w:r w:rsidR="00044A4C">
        <w:t>Psalm</w:t>
      </w:r>
      <w:r w:rsidR="00044A4C" w:rsidRPr="00AB1781">
        <w:t xml:space="preserve"> 29</w:t>
      </w:r>
      <w:r w:rsidR="00044A4C">
        <w:t>: “I will exalt You, O Lord”</w:t>
      </w:r>
      <w:r>
        <w:fldChar w:fldCharType="end"/>
      </w:r>
      <w:r>
        <w:t xml:space="preserve">, page </w:t>
      </w:r>
      <w:r>
        <w:fldChar w:fldCharType="begin"/>
      </w:r>
      <w:r>
        <w:instrText xml:space="preserve"> PAGEREF _Ref412026124 \h </w:instrText>
      </w:r>
      <w:r>
        <w:fldChar w:fldCharType="separate"/>
      </w:r>
      <w:r w:rsidR="00044A4C">
        <w:rPr>
          <w:noProof/>
        </w:rPr>
        <w:t>121</w:t>
      </w:r>
      <w:r>
        <w:fldChar w:fldCharType="end"/>
      </w:r>
      <w:r>
        <w:t>.</w:t>
      </w:r>
    </w:p>
    <w:p w14:paraId="511CF4D8" w14:textId="0112890B" w:rsidR="002D71F0" w:rsidRPr="00906079" w:rsidRDefault="00906079" w:rsidP="00BF0205">
      <w:pPr>
        <w:pStyle w:val="Heading4"/>
      </w:pPr>
      <w:bookmarkStart w:id="243"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5462864E"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9"/>
      </w:r>
    </w:p>
    <w:p w14:paraId="2362E6B8" w14:textId="14099AEF" w:rsidR="002D71F0" w:rsidRPr="00AB1781" w:rsidRDefault="002D71F0" w:rsidP="00906079">
      <w:pPr>
        <w:pStyle w:val="EnglishHangNoCoptic"/>
      </w:pPr>
      <w:r w:rsidRPr="00AB1781">
        <w:lastRenderedPageBreak/>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5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3"/>
      </w:r>
      <w:r w:rsidRPr="00AB1781">
        <w:t xml:space="preserve"> </w:t>
      </w:r>
      <w:r w:rsidR="001040C8">
        <w:t>You</w:t>
      </w:r>
      <w:r w:rsidRPr="00AB1781">
        <w:t xml:space="preserve"> </w:t>
      </w:r>
      <w:r w:rsidR="00A8396B">
        <w:t>forever</w:t>
      </w:r>
      <w:r w:rsidRPr="00AB1781">
        <w:t>.</w:t>
      </w:r>
    </w:p>
    <w:p w14:paraId="554C34EF" w14:textId="1D8D57AC"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_Ref412110815 \h </w:instrText>
      </w:r>
      <w:r>
        <w:fldChar w:fldCharType="separate"/>
      </w:r>
      <w:r w:rsidR="00044A4C">
        <w:t>Psalm</w:t>
      </w:r>
      <w:r w:rsidR="00044A4C" w:rsidRPr="00AB1781">
        <w:t xml:space="preserve"> 33</w:t>
      </w:r>
      <w:r w:rsidR="00044A4C">
        <w:t>: “I will bless the Lord at all times”</w:t>
      </w:r>
      <w:r>
        <w:fldChar w:fldCharType="end"/>
      </w:r>
      <w:r>
        <w:t xml:space="preserve">, page </w:t>
      </w:r>
      <w:r>
        <w:fldChar w:fldCharType="begin"/>
      </w:r>
      <w:r>
        <w:instrText xml:space="preserve"> PAGEREF _Ref412110815 \h </w:instrText>
      </w:r>
      <w:r>
        <w:fldChar w:fldCharType="separate"/>
      </w:r>
      <w:r w:rsidR="00044A4C">
        <w:rPr>
          <w:noProof/>
        </w:rPr>
        <w:t>128</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_Ref412026139 \h </w:instrText>
      </w:r>
      <w:r>
        <w:fldChar w:fldCharType="separate"/>
      </w:r>
      <w:r w:rsidR="00044A4C">
        <w:t>Psalm</w:t>
      </w:r>
      <w:r w:rsidR="00044A4C" w:rsidRPr="00AB1781">
        <w:t xml:space="preserve"> 42</w:t>
      </w:r>
      <w:r w:rsidR="00044A4C">
        <w:t>: “Judge me, O God, and defend my cause”</w:t>
      </w:r>
      <w:r>
        <w:fldChar w:fldCharType="end"/>
      </w:r>
      <w:r>
        <w:t xml:space="preserve">, page </w:t>
      </w:r>
      <w:r>
        <w:fldChar w:fldCharType="begin"/>
      </w:r>
      <w:r>
        <w:instrText xml:space="preserve"> PAGEREF _Ref412026139 \h </w:instrText>
      </w:r>
      <w:r>
        <w:fldChar w:fldCharType="separate"/>
      </w:r>
      <w:r w:rsidR="00044A4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lastRenderedPageBreak/>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5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lastRenderedPageBreak/>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lastRenderedPageBreak/>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9"/>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0"/>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1"/>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lastRenderedPageBreak/>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4"/>
      </w:r>
      <w:r w:rsidR="00E87C17">
        <w:t>,</w:t>
      </w:r>
      <w:r w:rsidRPr="00AB1781">
        <w:t xml:space="preserve"> all you </w:t>
      </w:r>
      <w:r w:rsidR="00121720">
        <w:t>upright in</w:t>
      </w:r>
      <w:r w:rsidRPr="00AB1781">
        <w:t xml:space="preserve"> heart.</w:t>
      </w:r>
      <w:r w:rsidRPr="00AB1781">
        <w:rPr>
          <w:rStyle w:val="FootnoteReference"/>
        </w:rPr>
        <w:footnoteReference w:id="16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4" w:name="_Ref435438533"/>
      <w:r w:rsidRPr="00AB1781">
        <w:t>K</w:t>
      </w:r>
      <w:r>
        <w:t>athisma 5</w:t>
      </w:r>
      <w:bookmarkEnd w:id="244"/>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66"/>
      </w:r>
      <w:r w:rsidRPr="00AB1781">
        <w:t xml:space="preserve"> the Lord with the </w:t>
      </w:r>
      <w:r w:rsidR="00643986">
        <w:t>lyre</w:t>
      </w:r>
      <w:r w:rsidR="00643986">
        <w:rPr>
          <w:rStyle w:val="FootnoteReference"/>
        </w:rPr>
        <w:footnoteReference w:id="16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lastRenderedPageBreak/>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lastRenderedPageBreak/>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5" w:name="_Ref412110815"/>
      <w:r>
        <w:t>Psalm</w:t>
      </w:r>
      <w:r w:rsidRPr="00AB1781">
        <w:t xml:space="preserve"> 33</w:t>
      </w:r>
      <w:r>
        <w:t xml:space="preserve">: </w:t>
      </w:r>
      <w:r w:rsidR="009216DA">
        <w:t>“</w:t>
      </w:r>
      <w:r>
        <w:t>I will bless the Lord at all time</w:t>
      </w:r>
      <w:r w:rsidR="005453DF">
        <w:t>s”</w:t>
      </w:r>
      <w:bookmarkEnd w:id="24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84F387B" w:rsidR="00F14AA6" w:rsidRDefault="00F14AA6" w:rsidP="00950468">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lastRenderedPageBreak/>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7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8"/>
      </w:r>
      <w:r w:rsidRPr="00AB1781">
        <w:t>.</w:t>
      </w:r>
    </w:p>
    <w:p w14:paraId="77115137" w14:textId="02F7A76D" w:rsidR="00B35B25" w:rsidRPr="00950468" w:rsidRDefault="00B35B25" w:rsidP="00B35B25">
      <w:pPr>
        <w:pStyle w:val="Rubric"/>
      </w:pPr>
      <w:r>
        <w:lastRenderedPageBreak/>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_Ref412110829 \h </w:instrText>
      </w:r>
      <w:r>
        <w:fldChar w:fldCharType="separate"/>
      </w:r>
      <w:r w:rsidR="00044A4C">
        <w:t>Psalm</w:t>
      </w:r>
      <w:r w:rsidR="00044A4C" w:rsidRPr="00AB1781">
        <w:t xml:space="preserve"> 40</w:t>
      </w:r>
      <w:r w:rsidR="00044A4C">
        <w:t>: “Blessed is he who considers the poor and needy”</w:t>
      </w:r>
      <w:r>
        <w:fldChar w:fldCharType="end"/>
      </w:r>
      <w:r>
        <w:t xml:space="preserve">, page </w:t>
      </w:r>
      <w:r>
        <w:fldChar w:fldCharType="begin"/>
      </w:r>
      <w:r>
        <w:instrText xml:space="preserve"> PAGEREF _Ref412110829 \h </w:instrText>
      </w:r>
      <w:r>
        <w:fldChar w:fldCharType="separate"/>
      </w:r>
      <w:r w:rsidR="00044A4C">
        <w:rPr>
          <w:noProof/>
        </w:rPr>
        <w:t>142</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lastRenderedPageBreak/>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2"/>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3"/>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85"/>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lastRenderedPageBreak/>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8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lastRenderedPageBreak/>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87"/>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88"/>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89"/>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1"/>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2"/>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lastRenderedPageBreak/>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3"/>
      </w:r>
      <w:r w:rsidRPr="00AB1781">
        <w:t xml:space="preserve"> and be fed </w:t>
      </w:r>
      <w:r w:rsidR="00402CB0">
        <w:t>by</w:t>
      </w:r>
      <w:r w:rsidRPr="00AB1781">
        <w:t xml:space="preserve"> its wealth.</w:t>
      </w:r>
      <w:r w:rsidRPr="00AB1781">
        <w:rPr>
          <w:rStyle w:val="FootnoteReference"/>
        </w:rPr>
        <w:footnoteReference w:id="194"/>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95"/>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96"/>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97"/>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98"/>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99"/>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0"/>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1"/>
      </w:r>
    </w:p>
    <w:p w14:paraId="036C08DE" w14:textId="305D919E" w:rsidR="00950468" w:rsidRPr="00AB1781" w:rsidRDefault="00950468" w:rsidP="00950468">
      <w:pPr>
        <w:pStyle w:val="EnglishHangNoCoptic"/>
      </w:pPr>
      <w:r w:rsidRPr="00AB1781">
        <w:lastRenderedPageBreak/>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2"/>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3"/>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4"/>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46" w:name="_Ref435438548"/>
      <w:r w:rsidRPr="00AB1781">
        <w:t>K</w:t>
      </w:r>
      <w:r>
        <w:t>athisma 6</w:t>
      </w:r>
      <w:bookmarkEnd w:id="24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05"/>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06"/>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07"/>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lastRenderedPageBreak/>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08"/>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09"/>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0"/>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lastRenderedPageBreak/>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1"/>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12"/>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lastRenderedPageBreak/>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3"/>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4"/>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1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lastRenderedPageBreak/>
        <w:t>Glory…</w:t>
      </w:r>
    </w:p>
    <w:p w14:paraId="46FCFA84" w14:textId="09DA876E" w:rsidR="00950468" w:rsidRPr="004E0D33" w:rsidRDefault="004E0D33" w:rsidP="00BF0205">
      <w:pPr>
        <w:pStyle w:val="Heading4"/>
      </w:pPr>
      <w:bookmarkStart w:id="247" w:name="_Ref412110829"/>
      <w:r>
        <w:t>Psalm</w:t>
      </w:r>
      <w:r w:rsidR="00950468" w:rsidRPr="00AB1781">
        <w:t xml:space="preserve"> 40</w:t>
      </w:r>
      <w:r>
        <w:t xml:space="preserve">: </w:t>
      </w:r>
      <w:r w:rsidR="009216DA">
        <w:t>“</w:t>
      </w:r>
      <w:r>
        <w:t>Blessed is he who considers the poor and need</w:t>
      </w:r>
      <w:r w:rsidR="005453DF">
        <w:t>y”</w:t>
      </w:r>
      <w:bookmarkEnd w:id="24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03C53A77"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1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1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18"/>
      </w:r>
    </w:p>
    <w:p w14:paraId="3987AA74" w14:textId="1B443818" w:rsidR="00950468" w:rsidRPr="00AB1781" w:rsidRDefault="00950468" w:rsidP="004E0D33">
      <w:pPr>
        <w:pStyle w:val="EnglishHangNoCoptic"/>
      </w:pPr>
      <w:r w:rsidRPr="00AB1781">
        <w:lastRenderedPageBreak/>
        <w:t xml:space="preserve">11 But </w:t>
      </w:r>
      <w:r w:rsidR="001040C8">
        <w:t>You</w:t>
      </w:r>
      <w:r w:rsidRPr="00AB1781">
        <w:t>, O Lord, have mercy on me</w:t>
      </w:r>
      <w:r w:rsidR="008612F3">
        <w:t>,</w:t>
      </w:r>
      <w:r w:rsidRPr="00AB1781">
        <w:rPr>
          <w:rStyle w:val="FootnoteReference"/>
        </w:rPr>
        <w:footnoteReference w:id="21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0"/>
      </w:r>
    </w:p>
    <w:p w14:paraId="3B07415D" w14:textId="17112BA6" w:rsidR="00B35B25"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_Ref412026139 \h </w:instrText>
      </w:r>
      <w:r>
        <w:fldChar w:fldCharType="separate"/>
      </w:r>
      <w:r w:rsidR="00044A4C">
        <w:t>Psalm</w:t>
      </w:r>
      <w:r w:rsidR="00044A4C" w:rsidRPr="00AB1781">
        <w:t xml:space="preserve"> 42</w:t>
      </w:r>
      <w:r w:rsidR="00044A4C">
        <w:t>: “Judge me, O God, and defend my cause”</w:t>
      </w:r>
      <w:r>
        <w:fldChar w:fldCharType="end"/>
      </w:r>
      <w:r>
        <w:t xml:space="preserve">, page </w:t>
      </w:r>
      <w:r>
        <w:fldChar w:fldCharType="begin"/>
      </w:r>
      <w:r>
        <w:instrText xml:space="preserve"> PAGEREF _Ref412026139 \h </w:instrText>
      </w:r>
      <w:r>
        <w:fldChar w:fldCharType="separate"/>
      </w:r>
      <w:r w:rsidR="00044A4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lastRenderedPageBreak/>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3"/>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48" w:name="_Ref412026139"/>
      <w:r>
        <w:t>Psalm</w:t>
      </w:r>
      <w:r w:rsidR="00950468" w:rsidRPr="00AB1781">
        <w:t xml:space="preserve"> 42</w:t>
      </w:r>
      <w:r>
        <w:t xml:space="preserve">: </w:t>
      </w:r>
      <w:r w:rsidR="009216DA">
        <w:t>“</w:t>
      </w:r>
      <w:r>
        <w:t>Judge me, O God, and defend my caus</w:t>
      </w:r>
      <w:r w:rsidR="00F017CA">
        <w:t>e”</w:t>
      </w:r>
      <w:bookmarkEnd w:id="24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61F7B36D"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lastRenderedPageBreak/>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4"/>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25"/>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26"/>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27"/>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03E6C955"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_Ref412110857 \h </w:instrText>
      </w:r>
      <w:r>
        <w:fldChar w:fldCharType="separate"/>
      </w:r>
      <w:r w:rsidR="00044A4C">
        <w:t>Psalm</w:t>
      </w:r>
      <w:r w:rsidR="00044A4C" w:rsidRPr="00AB1781">
        <w:t xml:space="preserve"> 44</w:t>
      </w:r>
      <w:r w:rsidR="00044A4C">
        <w:t>: “My heart erupted with a good word”</w:t>
      </w:r>
      <w:r>
        <w:fldChar w:fldCharType="end"/>
      </w:r>
      <w:r>
        <w:t xml:space="preserve">, page </w:t>
      </w:r>
      <w:r>
        <w:fldChar w:fldCharType="begin"/>
      </w:r>
      <w:r>
        <w:instrText xml:space="preserve"> PAGEREF _Ref412110857 \h </w:instrText>
      </w:r>
      <w:r>
        <w:fldChar w:fldCharType="separate"/>
      </w:r>
      <w:r w:rsidR="00044A4C">
        <w:rPr>
          <w:noProof/>
        </w:rPr>
        <w:t>147</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_Ref412026190 \h </w:instrText>
      </w:r>
      <w:r>
        <w:fldChar w:fldCharType="separate"/>
      </w:r>
      <w:r w:rsidR="00044A4C">
        <w:t>Psalm</w:t>
      </w:r>
      <w:r w:rsidR="00044A4C" w:rsidRPr="00AB1781">
        <w:t xml:space="preserve"> 56</w:t>
      </w:r>
      <w:r w:rsidR="00044A4C">
        <w:t>: “Have mercy on me, O God, have mercy on me”</w:t>
      </w:r>
      <w:r>
        <w:fldChar w:fldCharType="end"/>
      </w:r>
      <w:r>
        <w:t xml:space="preserve">, page </w:t>
      </w:r>
      <w:r>
        <w:fldChar w:fldCharType="begin"/>
      </w:r>
      <w:r>
        <w:instrText xml:space="preserve"> PAGEREF _Ref412026190 \h </w:instrText>
      </w:r>
      <w:r>
        <w:fldChar w:fldCharType="separate"/>
      </w:r>
      <w:r w:rsidR="00044A4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28"/>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lastRenderedPageBreak/>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29"/>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0"/>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1"/>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lastRenderedPageBreak/>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49"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4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6CAB4DFC"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lastRenderedPageBreak/>
        <w:t xml:space="preserve">2 My heart </w:t>
      </w:r>
      <w:r w:rsidR="008A76D3">
        <w:t>erupted</w:t>
      </w:r>
      <w:r w:rsidRPr="00AB1781">
        <w:t xml:space="preserve"> with a good word;</w:t>
      </w:r>
      <w:r w:rsidRPr="00AB1781">
        <w:rPr>
          <w:rStyle w:val="FootnoteReference"/>
        </w:rPr>
        <w:footnoteReference w:id="23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3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3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3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3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39"/>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lastRenderedPageBreak/>
        <w:tab/>
        <w:t xml:space="preserve">the richest of the people will entreat </w:t>
      </w:r>
      <w:r w:rsidR="005E56A9">
        <w:t>your</w:t>
      </w:r>
      <w:r w:rsidRPr="00AB1781">
        <w:t xml:space="preserve"> favor.</w:t>
      </w:r>
      <w:r w:rsidRPr="00AB1781">
        <w:rPr>
          <w:rStyle w:val="FootnoteReference"/>
        </w:rPr>
        <w:footnoteReference w:id="240"/>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4581E1F"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_Ref412110915 \h </w:instrText>
      </w:r>
      <w:r>
        <w:fldChar w:fldCharType="separate"/>
      </w:r>
      <w:r w:rsidR="00044A4C">
        <w:t>Psalm</w:t>
      </w:r>
      <w:r w:rsidR="00044A4C" w:rsidRPr="00AB1781">
        <w:t xml:space="preserve"> 45</w:t>
      </w:r>
      <w:r w:rsidR="00044A4C">
        <w:t>: “God is our refuge and strength”</w:t>
      </w:r>
      <w:r>
        <w:fldChar w:fldCharType="end"/>
      </w:r>
      <w:r>
        <w:t xml:space="preserve">, page </w:t>
      </w:r>
      <w:r>
        <w:fldChar w:fldCharType="begin"/>
      </w:r>
      <w:r>
        <w:instrText xml:space="preserve"> PAGEREF _Ref412110915 \h </w:instrText>
      </w:r>
      <w:r>
        <w:fldChar w:fldCharType="separate"/>
      </w:r>
      <w:r w:rsidR="00044A4C">
        <w:rPr>
          <w:noProof/>
        </w:rPr>
        <w:t>149</w:t>
      </w:r>
      <w:r>
        <w:fldChar w:fldCharType="end"/>
      </w:r>
      <w:r>
        <w:t>.</w:t>
      </w:r>
    </w:p>
    <w:p w14:paraId="5C84228E" w14:textId="1E068D83" w:rsidR="00950468" w:rsidRPr="008242AB" w:rsidRDefault="008242AB" w:rsidP="00BF0205">
      <w:pPr>
        <w:pStyle w:val="Heading4"/>
      </w:pPr>
      <w:bookmarkStart w:id="250" w:name="_Ref412110915"/>
      <w:r>
        <w:t>Psalm</w:t>
      </w:r>
      <w:r w:rsidR="00950468" w:rsidRPr="00AB1781">
        <w:t xml:space="preserve"> 45</w:t>
      </w:r>
      <w:r>
        <w:t xml:space="preserve">: </w:t>
      </w:r>
      <w:r w:rsidR="009216DA">
        <w:t>“</w:t>
      </w:r>
      <w:r>
        <w:t>God is our refuge and strengt</w:t>
      </w:r>
      <w:r w:rsidR="005453DF">
        <w:t>h”</w:t>
      </w:r>
      <w:bookmarkEnd w:id="25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18D3B702" w:rsidR="00F14AA6" w:rsidRDefault="00F14AA6" w:rsidP="008242AB">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1"/>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2"/>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3"/>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4"/>
      </w:r>
    </w:p>
    <w:p w14:paraId="2D3EF404" w14:textId="77777777" w:rsidR="00714A98" w:rsidRPr="00AB1781" w:rsidRDefault="00714A98" w:rsidP="00714A98">
      <w:pPr>
        <w:pStyle w:val="EnglishHangNoCoptic"/>
      </w:pPr>
      <w:r w:rsidRPr="00AB1781">
        <w:lastRenderedPageBreak/>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45"/>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46"/>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5D601A86" w:rsidR="00B35B25"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_Ref412110929 \h </w:instrText>
      </w:r>
      <w:r>
        <w:fldChar w:fldCharType="separate"/>
      </w:r>
      <w:r w:rsidR="00044A4C">
        <w:t>Psalm</w:t>
      </w:r>
      <w:r w:rsidR="00044A4C" w:rsidRPr="00AB1781">
        <w:t xml:space="preserve"> 46</w:t>
      </w:r>
      <w:r w:rsidR="00044A4C">
        <w:t>: “Clap your hands, all you nations”</w:t>
      </w:r>
      <w:r>
        <w:fldChar w:fldCharType="end"/>
      </w:r>
      <w:r>
        <w:t xml:space="preserve">, page </w:t>
      </w:r>
      <w:r>
        <w:fldChar w:fldCharType="begin"/>
      </w:r>
      <w:r>
        <w:instrText xml:space="preserve"> PAGEREF _Ref412110929 \h </w:instrText>
      </w:r>
      <w:r>
        <w:fldChar w:fldCharType="separate"/>
      </w:r>
      <w:r w:rsidR="00044A4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1" w:name="_Ref435990010"/>
      <w:r>
        <w:t>Kathisma 7</w:t>
      </w:r>
      <w:bookmarkEnd w:id="251"/>
    </w:p>
    <w:p w14:paraId="3F629085" w14:textId="3F034B79" w:rsidR="00A6346F" w:rsidRPr="00A6346F" w:rsidRDefault="00A6346F" w:rsidP="00BF0205">
      <w:pPr>
        <w:pStyle w:val="Heading4"/>
      </w:pPr>
      <w:bookmarkStart w:id="252" w:name="_Ref412110929"/>
      <w:r>
        <w:t>Psalm</w:t>
      </w:r>
      <w:r w:rsidRPr="00AB1781">
        <w:t xml:space="preserve"> 46</w:t>
      </w:r>
      <w:r>
        <w:t xml:space="preserve">: </w:t>
      </w:r>
      <w:r w:rsidR="009216DA">
        <w:t>“C</w:t>
      </w:r>
      <w:r>
        <w:t>lap your hand</w:t>
      </w:r>
      <w:r w:rsidR="005453DF">
        <w:t>s, all you nations”</w:t>
      </w:r>
      <w:bookmarkEnd w:id="25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A5DE708" w:rsidR="00F14AA6" w:rsidRDefault="00F14AA6" w:rsidP="00A6346F">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47"/>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48"/>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49"/>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0"/>
      </w:r>
    </w:p>
    <w:p w14:paraId="262D1E8F" w14:textId="4839968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1"/>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2"/>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lastRenderedPageBreak/>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3"/>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4"/>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55"/>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5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57"/>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58"/>
      </w:r>
      <w:r w:rsidR="00A6346F" w:rsidRPr="00AB1781">
        <w:t>.</w:t>
      </w:r>
    </w:p>
    <w:p w14:paraId="145771CF" w14:textId="3C77FD86" w:rsidR="00A6346F" w:rsidRPr="00A6346F" w:rsidRDefault="00A6346F" w:rsidP="00BF0205">
      <w:pPr>
        <w:pStyle w:val="Heading4"/>
      </w:pPr>
      <w:r>
        <w:lastRenderedPageBreak/>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59"/>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0"/>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1"/>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2"/>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3"/>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lastRenderedPageBreak/>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4"/>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lastRenderedPageBreak/>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65"/>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lastRenderedPageBreak/>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66"/>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3"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4EA16E04" w:rsidR="00C06875" w:rsidRDefault="00C06875" w:rsidP="00336170">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44A4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44A4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44A4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44A4C">
        <w:rPr>
          <w:noProof/>
        </w:rPr>
        <w:t>46</w:t>
      </w:r>
      <w:r>
        <w:fldChar w:fldCharType="end"/>
      </w:r>
      <w:r>
        <w:t xml:space="preserve">; </w:t>
      </w:r>
      <w:r>
        <w:fldChar w:fldCharType="begin"/>
      </w:r>
      <w:r>
        <w:instrText xml:space="preserve"> REF _Ref435434353 \h </w:instrText>
      </w:r>
      <w:r>
        <w:fldChar w:fldCharType="separate"/>
      </w:r>
      <w:r w:rsidR="00044A4C">
        <w:t>The Psalms of the Third Hour</w:t>
      </w:r>
      <w:r>
        <w:fldChar w:fldCharType="end"/>
      </w:r>
      <w:r>
        <w:t xml:space="preserve">, page </w:t>
      </w:r>
      <w:r>
        <w:fldChar w:fldCharType="begin"/>
      </w:r>
      <w:r>
        <w:instrText xml:space="preserve"> PAGEREF _Ref435434358 \h </w:instrText>
      </w:r>
      <w:r>
        <w:fldChar w:fldCharType="separate"/>
      </w:r>
      <w:r w:rsidR="00044A4C">
        <w:rPr>
          <w:noProof/>
        </w:rPr>
        <w:t>66</w:t>
      </w:r>
      <w:r>
        <w:fldChar w:fldCharType="end"/>
      </w:r>
      <w:r>
        <w:t xml:space="preserve">; </w:t>
      </w:r>
      <w:r>
        <w:fldChar w:fldCharType="begin"/>
      </w:r>
      <w:r>
        <w:instrText xml:space="preserve"> REF _Ref435434365 \h </w:instrText>
      </w:r>
      <w:r>
        <w:fldChar w:fldCharType="separate"/>
      </w:r>
      <w:r w:rsidR="00044A4C">
        <w:t>The Psalms of the Sixth Hour</w:t>
      </w:r>
      <w:r>
        <w:fldChar w:fldCharType="end"/>
      </w:r>
      <w:r>
        <w:t xml:space="preserve">, page </w:t>
      </w:r>
      <w:r>
        <w:fldChar w:fldCharType="begin"/>
      </w:r>
      <w:r>
        <w:instrText xml:space="preserve"> PAGEREF _Ref435434371 \p \h </w:instrText>
      </w:r>
      <w:r>
        <w:fldChar w:fldCharType="separate"/>
      </w:r>
      <w:r w:rsidR="00044A4C">
        <w:rPr>
          <w:noProof/>
        </w:rPr>
        <w:t>on page 69</w:t>
      </w:r>
      <w:r>
        <w:fldChar w:fldCharType="end"/>
      </w:r>
      <w:r>
        <w:t xml:space="preserve">; </w:t>
      </w:r>
      <w:r>
        <w:fldChar w:fldCharType="begin"/>
      </w:r>
      <w:r>
        <w:instrText xml:space="preserve"> REF _Ref435434381 \h </w:instrText>
      </w:r>
      <w:r>
        <w:fldChar w:fldCharType="separate"/>
      </w:r>
      <w:r w:rsidR="00044A4C">
        <w:t>The Psalms of the Ninth Hour</w:t>
      </w:r>
      <w:r>
        <w:fldChar w:fldCharType="end"/>
      </w:r>
      <w:r>
        <w:t xml:space="preserve">, page </w:t>
      </w:r>
      <w:r>
        <w:fldChar w:fldCharType="begin"/>
      </w:r>
      <w:r>
        <w:instrText xml:space="preserve"> PAGEREF _Ref435434387 \h </w:instrText>
      </w:r>
      <w:r>
        <w:fldChar w:fldCharType="separate"/>
      </w:r>
      <w:r w:rsidR="00044A4C">
        <w:rPr>
          <w:noProof/>
        </w:rPr>
        <w:t>73</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lastRenderedPageBreak/>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67"/>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68"/>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69"/>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0"/>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1"/>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lastRenderedPageBreak/>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2"/>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lastRenderedPageBreak/>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3"/>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lastRenderedPageBreak/>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61685D1" w:rsidR="00F14AA6" w:rsidRDefault="00F14AA6" w:rsidP="00FD3FDA">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7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76"/>
      </w:r>
      <w:r w:rsidRPr="00AB1781">
        <w:t xml:space="preserve"> </w:t>
      </w:r>
      <w:r w:rsidR="00E570CB">
        <w:t>Your</w:t>
      </w:r>
      <w:r w:rsidRPr="00AB1781">
        <w:t xml:space="preserve"> Name, O Lord, for it is good.</w:t>
      </w:r>
      <w:r w:rsidRPr="00AB1781">
        <w:rPr>
          <w:rStyle w:val="FootnoteReference"/>
        </w:rPr>
        <w:footnoteReference w:id="277"/>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78"/>
      </w:r>
    </w:p>
    <w:p w14:paraId="01F8EC09" w14:textId="1B9B89F8" w:rsidR="00B35B25" w:rsidRPr="00FD3FDA" w:rsidRDefault="00B35B25" w:rsidP="00B35B25">
      <w:pPr>
        <w:pStyle w:val="Rubric"/>
      </w:pPr>
      <w:r>
        <w:lastRenderedPageBreak/>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44A4C">
        <w:t>Psalm</w:t>
      </w:r>
      <w:r w:rsidR="00044A4C" w:rsidRPr="00AB1781">
        <w:t xml:space="preserve"> 56</w:t>
      </w:r>
      <w:r w:rsidR="00044A4C">
        <w:t>: “Have mercy on me, O God, have mercy on me”</w:t>
      </w:r>
      <w:r>
        <w:fldChar w:fldCharType="end"/>
      </w:r>
      <w:r>
        <w:t xml:space="preserve">, page </w:t>
      </w:r>
      <w:r>
        <w:fldChar w:fldCharType="begin"/>
      </w:r>
      <w:r>
        <w:instrText xml:space="preserve"> PAGEREF _Ref412026190 \h </w:instrText>
      </w:r>
      <w:r>
        <w:fldChar w:fldCharType="separate"/>
      </w:r>
      <w:r w:rsidR="00044A4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79"/>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0"/>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lastRenderedPageBreak/>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1"/>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lastRenderedPageBreak/>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5" w:name="_Ref435438564"/>
      <w:r w:rsidRPr="00AB1781">
        <w:t>K</w:t>
      </w:r>
      <w:r>
        <w:t>athisma</w:t>
      </w:r>
      <w:r w:rsidR="0044639B">
        <w:t xml:space="preserve"> 8</w:t>
      </w:r>
      <w:bookmarkEnd w:id="25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2"/>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3"/>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4"/>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lastRenderedPageBreak/>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56" w:name="_Ref412026190"/>
      <w:r>
        <w:t>Psalm</w:t>
      </w:r>
      <w:r w:rsidRPr="00AB1781">
        <w:t xml:space="preserve"> 56</w:t>
      </w:r>
      <w:r>
        <w:t xml:space="preserve">: </w:t>
      </w:r>
      <w:r w:rsidR="009216DA">
        <w:t>“</w:t>
      </w:r>
      <w:r>
        <w:t>Have mercy on me, O God, have mercy on m</w:t>
      </w:r>
      <w:r w:rsidR="00F017CA">
        <w:t>e”</w:t>
      </w:r>
      <w:bookmarkEnd w:id="25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4C667AD4" w:rsidR="00F14AA6" w:rsidRDefault="00F14AA6" w:rsidP="009E7111">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85"/>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lastRenderedPageBreak/>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86"/>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87"/>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88"/>
      </w:r>
    </w:p>
    <w:p w14:paraId="46679648" w14:textId="6E1FA106"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44A4C">
        <w:t>Psalm</w:t>
      </w:r>
      <w:r w:rsidR="00044A4C" w:rsidRPr="00AB1781">
        <w:t xml:space="preserve"> 60</w:t>
      </w:r>
      <w:r w:rsidR="00044A4C">
        <w:t>: “Hear my supplication, O God”</w:t>
      </w:r>
      <w:r>
        <w:fldChar w:fldCharType="end"/>
      </w:r>
      <w:r>
        <w:t xml:space="preserve">, page </w:t>
      </w:r>
      <w:r>
        <w:fldChar w:fldCharType="begin"/>
      </w:r>
      <w:r>
        <w:instrText xml:space="preserve"> PAGEREF _Ref412111219 \h </w:instrText>
      </w:r>
      <w:r>
        <w:fldChar w:fldCharType="separate"/>
      </w:r>
      <w:r w:rsidR="00044A4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44A4C">
        <w:t>Psalm</w:t>
      </w:r>
      <w:r w:rsidR="00044A4C" w:rsidRPr="00AB1781">
        <w:t xml:space="preserve"> 85</w:t>
      </w:r>
      <w:r w:rsidR="00044A4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44A4C">
        <w:rPr>
          <w:noProof/>
        </w:rPr>
        <w:t>211</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lastRenderedPageBreak/>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89"/>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0"/>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1"/>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lastRenderedPageBreak/>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2"/>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3"/>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4"/>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57" w:name="_Ref412111219"/>
      <w:r>
        <w:t>Psalm</w:t>
      </w:r>
      <w:r w:rsidR="009E7111" w:rsidRPr="00AB1781">
        <w:t xml:space="preserve"> 60</w:t>
      </w:r>
      <w:r>
        <w:t xml:space="preserve">: </w:t>
      </w:r>
      <w:r w:rsidR="009216DA">
        <w:t>“Hear</w:t>
      </w:r>
      <w:r>
        <w:t xml:space="preserve"> my supplicatio</w:t>
      </w:r>
      <w:r w:rsidR="005453DF">
        <w:t>n, O God”</w:t>
      </w:r>
      <w:bookmarkEnd w:id="25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E473D6B" w:rsidR="00F14AA6" w:rsidRDefault="00F14AA6" w:rsidP="00035647">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lastRenderedPageBreak/>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6C195AD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44A4C">
        <w:t>Psalm</w:t>
      </w:r>
      <w:r w:rsidR="00044A4C" w:rsidRPr="00AB1781">
        <w:t xml:space="preserve"> 62</w:t>
      </w:r>
      <w:r w:rsidR="00044A4C">
        <w:t>: “O God, my God, I rise early to be with You”</w:t>
      </w:r>
      <w:r>
        <w:fldChar w:fldCharType="end"/>
      </w:r>
      <w:r>
        <w:t xml:space="preserve">, page </w:t>
      </w:r>
      <w:r>
        <w:fldChar w:fldCharType="begin"/>
      </w:r>
      <w:r>
        <w:instrText xml:space="preserve"> PAGEREF _Ref412098429 \h </w:instrText>
      </w:r>
      <w:r>
        <w:fldChar w:fldCharType="separate"/>
      </w:r>
      <w:r w:rsidR="00044A4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lastRenderedPageBreak/>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9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96"/>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97"/>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98"/>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5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5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1D555F11" w:rsidR="00F14AA6" w:rsidRDefault="00F14AA6" w:rsidP="00035647">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299"/>
      </w:r>
      <w:r w:rsidR="00B2668D">
        <w:t>,</w:t>
      </w:r>
    </w:p>
    <w:p w14:paraId="460D77CE" w14:textId="77777777" w:rsidR="009E7111" w:rsidRPr="00AB1781" w:rsidRDefault="009E7111" w:rsidP="00035647">
      <w:pPr>
        <w:pStyle w:val="EnglishHangEndNoCoptic"/>
      </w:pPr>
      <w:r w:rsidRPr="00AB1781">
        <w:lastRenderedPageBreak/>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0"/>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B5A0684"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44A4C">
        <w:t>Psalm</w:t>
      </w:r>
      <w:r w:rsidR="00044A4C" w:rsidRPr="00AB1781">
        <w:t xml:space="preserve"> 66</w:t>
      </w:r>
      <w:r w:rsidR="00044A4C">
        <w:t>: “May God have compassion on us and bless us”</w:t>
      </w:r>
      <w:r>
        <w:fldChar w:fldCharType="end"/>
      </w:r>
      <w:r>
        <w:t xml:space="preserve">, page </w:t>
      </w:r>
      <w:r>
        <w:fldChar w:fldCharType="begin"/>
      </w:r>
      <w:r>
        <w:instrText xml:space="preserve"> PAGEREF _Ref412026041 \h </w:instrText>
      </w:r>
      <w:r>
        <w:fldChar w:fldCharType="separate"/>
      </w:r>
      <w:r w:rsidR="00044A4C">
        <w:rPr>
          <w:noProof/>
        </w:rPr>
        <w:t>176</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lastRenderedPageBreak/>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59" w:name="_Ref435438574"/>
      <w:r w:rsidRPr="00AB1781">
        <w:t>K</w:t>
      </w:r>
      <w:r>
        <w:t>athisma 9</w:t>
      </w:r>
      <w:bookmarkEnd w:id="25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lastRenderedPageBreak/>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3"/>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lastRenderedPageBreak/>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0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0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0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07"/>
      </w:r>
      <w:r w:rsidRPr="00AB1781">
        <w:t xml:space="preserve"> worship</w:t>
      </w:r>
      <w:r w:rsidR="000E01D1">
        <w:rPr>
          <w:rStyle w:val="FootnoteReference"/>
        </w:rPr>
        <w:footnoteReference w:id="30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0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0" w:name="_Ref412026041"/>
      <w:r>
        <w:t>Psalm</w:t>
      </w:r>
      <w:r w:rsidRPr="00AB1781">
        <w:t xml:space="preserve"> 66</w:t>
      </w:r>
      <w:r>
        <w:t xml:space="preserve">: </w:t>
      </w:r>
      <w:r w:rsidR="007D2678">
        <w:t>“</w:t>
      </w:r>
      <w:r>
        <w:t>M</w:t>
      </w:r>
      <w:r w:rsidR="007D2678">
        <w:t>a</w:t>
      </w:r>
      <w:r>
        <w:t>y God have compassion on us and bless u</w:t>
      </w:r>
      <w:r w:rsidR="005453DF">
        <w:t>s”</w:t>
      </w:r>
      <w:bookmarkEnd w:id="26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0AA1DD60" w14:textId="27C3A29F" w:rsidR="00F14AA6" w:rsidRDefault="00F14AA6" w:rsidP="00C879D4">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15"/>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1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1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1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5BFFE87A"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44A4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44A4C">
        <w:t>Psalm</w:t>
      </w:r>
      <w:r w:rsidR="00044A4C" w:rsidRPr="00AB1781">
        <w:t xml:space="preserve"> 69</w:t>
      </w:r>
      <w:r w:rsidR="00044A4C">
        <w:t>: “O Lord, make haste to help me”</w:t>
      </w:r>
      <w:r>
        <w:fldChar w:fldCharType="end"/>
      </w:r>
      <w:r>
        <w:t xml:space="preserve">, page </w:t>
      </w:r>
      <w:r>
        <w:fldChar w:fldCharType="begin"/>
      </w:r>
      <w:r>
        <w:instrText xml:space="preserve"> PAGEREF _Ref412026055 \h </w:instrText>
      </w:r>
      <w:r>
        <w:fldChar w:fldCharType="separate"/>
      </w:r>
      <w:r w:rsidR="00044A4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1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3"/>
      </w:r>
      <w:r w:rsidR="00C879D4" w:rsidRPr="00AB1781">
        <w:t xml:space="preserve"> of the Beloved</w:t>
      </w:r>
    </w:p>
    <w:p w14:paraId="52437274" w14:textId="77777777" w:rsidR="00C879D4" w:rsidRPr="00AB1781" w:rsidRDefault="00C879D4" w:rsidP="00C879D4">
      <w:pPr>
        <w:pStyle w:val="EnglishHangNoCoptic"/>
      </w:pPr>
      <w:r w:rsidRPr="00AB1781">
        <w:lastRenderedPageBreak/>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2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2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2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lastRenderedPageBreak/>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2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2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2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lastRenderedPageBreak/>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3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3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3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lastRenderedPageBreak/>
        <w:tab/>
        <w:t>and bend their back</w:t>
      </w:r>
      <w:r w:rsidR="00F213BA">
        <w:t>s</w:t>
      </w:r>
      <w:r w:rsidRPr="00AB1781">
        <w:t xml:space="preserve"> continually.</w:t>
      </w:r>
      <w:r w:rsidRPr="00AB1781">
        <w:rPr>
          <w:rStyle w:val="FootnoteReference"/>
        </w:rPr>
        <w:footnoteReference w:id="337"/>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3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07F69B30" w:rsidR="00F14AA6" w:rsidRDefault="00F14AA6" w:rsidP="00B139A8">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3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59049146" w:rsidR="00F35AEA" w:rsidRDefault="00F35AEA" w:rsidP="00E611C7">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_Ref412098484 \h </w:instrText>
      </w:r>
      <w:r>
        <w:fldChar w:fldCharType="separate"/>
      </w:r>
      <w:r w:rsidR="00044A4C">
        <w:t>Psalm</w:t>
      </w:r>
      <w:r w:rsidR="00044A4C" w:rsidRPr="00AB1781">
        <w:t xml:space="preserve"> 112</w:t>
      </w:r>
      <w:r w:rsidR="00044A4C">
        <w:t>: “Praise the Lord, you children”</w:t>
      </w:r>
      <w:r>
        <w:fldChar w:fldCharType="end"/>
      </w:r>
      <w:r>
        <w:t xml:space="preserve">, page </w:t>
      </w:r>
      <w:r>
        <w:fldChar w:fldCharType="begin"/>
      </w:r>
      <w:r>
        <w:instrText xml:space="preserve"> PAGEREF _Ref412098484 \h </w:instrText>
      </w:r>
      <w:r>
        <w:fldChar w:fldCharType="separate"/>
      </w:r>
      <w:r w:rsidR="00044A4C">
        <w:rPr>
          <w:noProof/>
        </w:rPr>
        <w:t>258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44A4C">
        <w:t>Psalm</w:t>
      </w:r>
      <w:r w:rsidR="00044A4C" w:rsidRPr="00AB1781">
        <w:t xml:space="preserve"> 83</w:t>
      </w:r>
      <w:r w:rsidR="00044A4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44A4C">
        <w:rPr>
          <w:noProof/>
        </w:rPr>
        <w:t>208</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44A4C">
        <w:t>Psalm</w:t>
      </w:r>
      <w:r w:rsidR="00044A4C" w:rsidRPr="00AB1781">
        <w:t xml:space="preserve"> 22</w:t>
      </w:r>
      <w:r w:rsidR="00044A4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44A4C">
        <w:rPr>
          <w:noProof/>
        </w:rPr>
        <w:t>112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44A4C">
        <w:t>Psalm</w:t>
      </w:r>
      <w:r w:rsidR="00044A4C" w:rsidRPr="00AB1781">
        <w:t xml:space="preserve"> 85</w:t>
      </w:r>
      <w:r w:rsidR="00044A4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44A4C">
        <w:rPr>
          <w:noProof/>
        </w:rPr>
        <w:t>211</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2" w:name="_Ref435438582"/>
      <w:r w:rsidRPr="00AB1781">
        <w:t>K</w:t>
      </w:r>
      <w:r>
        <w:t>athisma 10</w:t>
      </w:r>
      <w:bookmarkEnd w:id="26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4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lastRenderedPageBreak/>
        <w:t>1 (For Solomon)</w:t>
      </w:r>
      <w:r w:rsidRPr="00AB1781">
        <w:rPr>
          <w:rStyle w:val="FootnoteReference"/>
        </w:rPr>
        <w:footnoteReference w:id="346"/>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4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4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4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lastRenderedPageBreak/>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5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lastRenderedPageBreak/>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5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5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5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5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lastRenderedPageBreak/>
        <w:tab/>
        <w:t>in the gates of the daughter of Zion.</w:t>
      </w:r>
      <w:r w:rsidRPr="00AB1781">
        <w:rPr>
          <w:rStyle w:val="FootnoteReference"/>
        </w:rPr>
        <w:footnoteReference w:id="362"/>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6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6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67"/>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lastRenderedPageBreak/>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6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6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7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7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77"/>
      </w:r>
      <w:r w:rsidRPr="00AB1781">
        <w:t xml:space="preserve"> of the earth.</w:t>
      </w:r>
    </w:p>
    <w:p w14:paraId="515BDCAC" w14:textId="1E12B3AF" w:rsidR="00CA0029" w:rsidRPr="00AB1781" w:rsidRDefault="00CA0029" w:rsidP="00BF0205">
      <w:pPr>
        <w:pStyle w:val="Heading4"/>
      </w:pPr>
      <w:r>
        <w:lastRenderedPageBreak/>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7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lastRenderedPageBreak/>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7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3" w:name="_Ref435438587"/>
      <w:r w:rsidRPr="00AB1781">
        <w:t>K</w:t>
      </w:r>
      <w:r>
        <w:t>athisma</w:t>
      </w:r>
      <w:r w:rsidRPr="00AB1781">
        <w:t xml:space="preserve"> 1</w:t>
      </w:r>
      <w:r>
        <w:t>1</w:t>
      </w:r>
      <w:bookmarkEnd w:id="26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lastRenderedPageBreak/>
        <w:t>2 I</w:t>
      </w:r>
      <w:r w:rsidR="00E47504">
        <w:t xml:space="preserve"> will speak my mind in parables;</w:t>
      </w:r>
      <w:r w:rsidRPr="00AB1781">
        <w:rPr>
          <w:rStyle w:val="FootnoteReference"/>
        </w:rPr>
        <w:footnoteReference w:id="38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lastRenderedPageBreak/>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8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8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lastRenderedPageBreak/>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8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lastRenderedPageBreak/>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lastRenderedPageBreak/>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8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389"/>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lastRenderedPageBreak/>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lastRenderedPageBreak/>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3"/>
      </w:r>
      <w:r>
        <w:t xml:space="preserve">, </w:t>
      </w:r>
      <w:r w:rsidR="006B0A9B">
        <w:t>manifest Yourself</w:t>
      </w:r>
      <w:r w:rsidR="006B0A9B">
        <w:rPr>
          <w:rStyle w:val="FootnoteReference"/>
        </w:rPr>
        <w:footnoteReference w:id="39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9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lastRenderedPageBreak/>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9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lastRenderedPageBreak/>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9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9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9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lastRenderedPageBreak/>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2"/>
      </w:r>
    </w:p>
    <w:p w14:paraId="65A343DC" w14:textId="31254CAF" w:rsidR="004A51E7" w:rsidRPr="00AB1781" w:rsidRDefault="003D6ABB" w:rsidP="00A93CE8">
      <w:pPr>
        <w:pStyle w:val="EnglishHangNoCoptic"/>
      </w:pPr>
      <w:r>
        <w:lastRenderedPageBreak/>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lastRenderedPageBreak/>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BC111AF" w:rsidR="00F14AA6" w:rsidRDefault="00F14AA6" w:rsidP="00A93CE8">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0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lastRenderedPageBreak/>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0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0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0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38374308"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44A4C">
        <w:t>Psalm</w:t>
      </w:r>
      <w:r w:rsidR="00044A4C" w:rsidRPr="00AB1781">
        <w:t xml:space="preserve"> 84</w:t>
      </w:r>
      <w:r w:rsidR="00044A4C">
        <w:t>:” O Lord, You were pleased with Your land”</w:t>
      </w:r>
      <w:r>
        <w:fldChar w:fldCharType="end"/>
      </w:r>
      <w:r>
        <w:t xml:space="preserve">, page </w:t>
      </w:r>
      <w:r>
        <w:fldChar w:fldCharType="begin"/>
      </w:r>
      <w:r>
        <w:instrText xml:space="preserve"> PAGEREF _Ref412111302 \h </w:instrText>
      </w:r>
      <w:r>
        <w:fldChar w:fldCharType="separate"/>
      </w:r>
      <w:r w:rsidR="00044A4C">
        <w:rPr>
          <w:noProof/>
        </w:rPr>
        <w:t>209</w:t>
      </w:r>
      <w:r>
        <w:fldChar w:fldCharType="end"/>
      </w:r>
      <w:r>
        <w:t>.</w:t>
      </w:r>
    </w:p>
    <w:p w14:paraId="2EFF1703" w14:textId="35323D47" w:rsidR="004A51E7" w:rsidRPr="00AB1781" w:rsidRDefault="00A93CE8" w:rsidP="00BF0205">
      <w:pPr>
        <w:pStyle w:val="Heading4"/>
      </w:pPr>
      <w:bookmarkStart w:id="26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04A7FAB9" w:rsidR="00F14AA6" w:rsidRDefault="00F14AA6" w:rsidP="00A93CE8">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48D7A56C" w14:textId="061983BC" w:rsidR="004A51E7" w:rsidRPr="00AB1781" w:rsidRDefault="004A51E7" w:rsidP="00A93CE8">
      <w:pPr>
        <w:pStyle w:val="Rubric"/>
      </w:pPr>
      <w:r w:rsidRPr="00AB1781">
        <w:lastRenderedPageBreak/>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09"/>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2"/>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05BEB31" w:rsidR="00B35B25" w:rsidRDefault="00B35B25" w:rsidP="00B35B25">
      <w:pPr>
        <w:pStyle w:val="Rubric"/>
      </w:pPr>
      <w:r>
        <w:lastRenderedPageBreak/>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44A4C">
        <w:t>Psalm</w:t>
      </w:r>
      <w:r w:rsidR="00044A4C" w:rsidRPr="00AB1781">
        <w:t xml:space="preserve"> 85</w:t>
      </w:r>
      <w:r w:rsidR="00044A4C">
        <w:t>: “Incline Your ear, O Lord, and hear me”</w:t>
      </w:r>
      <w:r>
        <w:fldChar w:fldCharType="end"/>
      </w:r>
      <w:r>
        <w:t xml:space="preserve">, page </w:t>
      </w:r>
      <w:r>
        <w:fldChar w:fldCharType="begin"/>
      </w:r>
      <w:r>
        <w:instrText xml:space="preserve"> PAGEREF _Ref412026212 \h </w:instrText>
      </w:r>
      <w:r>
        <w:fldChar w:fldCharType="separate"/>
      </w:r>
      <w:r w:rsidR="00044A4C">
        <w:rPr>
          <w:noProof/>
        </w:rPr>
        <w:t>211</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66" w:name="_Ref435990025"/>
      <w:r>
        <w:t>Kathisma 12</w:t>
      </w:r>
      <w:bookmarkEnd w:id="266"/>
    </w:p>
    <w:p w14:paraId="3C923651" w14:textId="0BCFC39C" w:rsidR="00935D4B" w:rsidRPr="00AB1781" w:rsidRDefault="00935D4B" w:rsidP="00BF0205">
      <w:pPr>
        <w:pStyle w:val="Heading4"/>
      </w:pPr>
      <w:bookmarkStart w:id="26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6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372384B2"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15"/>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1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lastRenderedPageBreak/>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1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1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1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293846B7" w:rsidR="00B35B25" w:rsidRPr="00935D4B" w:rsidRDefault="00B35B25" w:rsidP="00E611C7">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w:t>
      </w:r>
      <w:r>
        <w:fldChar w:fldCharType="begin"/>
      </w:r>
      <w:r>
        <w:instrText xml:space="preserve"> REF _Ref412111328 \h </w:instrText>
      </w:r>
      <w:r>
        <w:fldChar w:fldCharType="separate"/>
      </w:r>
      <w:r w:rsidR="00044A4C">
        <w:t>Psalm</w:t>
      </w:r>
      <w:r w:rsidR="00044A4C" w:rsidRPr="00AB1781">
        <w:t xml:space="preserve"> 86</w:t>
      </w:r>
      <w:r w:rsidR="00044A4C">
        <w:t>: “His foundations are on the holy mountains”</w:t>
      </w:r>
      <w:r>
        <w:fldChar w:fldCharType="end"/>
      </w:r>
      <w:r>
        <w:t xml:space="preserve">, page </w:t>
      </w:r>
      <w:r>
        <w:fldChar w:fldCharType="begin"/>
      </w:r>
      <w:r>
        <w:instrText xml:space="preserve"> PAGEREF _Ref412111328 \h </w:instrText>
      </w:r>
      <w:r>
        <w:fldChar w:fldCharType="separate"/>
      </w:r>
      <w:r w:rsidR="00044A4C">
        <w:rPr>
          <w:noProof/>
        </w:rPr>
        <w:t>212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44A4C">
        <w:t>Psalm</w:t>
      </w:r>
      <w:r w:rsidR="00044A4C" w:rsidRPr="00AB1781">
        <w:t xml:space="preserve"> 90</w:t>
      </w:r>
      <w:r w:rsidR="00044A4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44A4C">
        <w:rPr>
          <w:noProof/>
        </w:rPr>
        <w:t>220</w:t>
      </w:r>
      <w:r w:rsidR="00E611C7">
        <w:fldChar w:fldCharType="end"/>
      </w:r>
      <w:r w:rsidR="00E611C7">
        <w:t>.</w:t>
      </w:r>
    </w:p>
    <w:p w14:paraId="45920DE7" w14:textId="6372A487" w:rsidR="00935D4B" w:rsidRPr="00AB1781" w:rsidRDefault="00935D4B" w:rsidP="00BF0205">
      <w:pPr>
        <w:pStyle w:val="Heading4"/>
      </w:pPr>
      <w:bookmarkStart w:id="268" w:name="_Ref412111328"/>
      <w:r>
        <w:t>Psalm</w:t>
      </w:r>
      <w:r w:rsidRPr="00AB1781">
        <w:t xml:space="preserve"> 86</w:t>
      </w:r>
      <w:r>
        <w:t xml:space="preserve">: </w:t>
      </w:r>
      <w:r w:rsidR="007D2678">
        <w:t>“</w:t>
      </w:r>
      <w:r>
        <w:t>His foundations are on the holy mountain</w:t>
      </w:r>
      <w:r w:rsidR="005453DF">
        <w:t>s”</w:t>
      </w:r>
      <w:bookmarkEnd w:id="26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4B8CB733"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0010512A" w14:textId="77777777" w:rsidR="00935D4B" w:rsidRPr="00AB1781" w:rsidRDefault="00935D4B" w:rsidP="00935D4B">
      <w:pPr>
        <w:pStyle w:val="Rubric"/>
      </w:pPr>
      <w:r w:rsidRPr="00AB1781">
        <w:lastRenderedPageBreak/>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4"/>
      </w:r>
    </w:p>
    <w:p w14:paraId="41ECC6AA" w14:textId="04147FD6" w:rsidR="00935D4B" w:rsidRPr="00AB1781" w:rsidRDefault="00ED7AD3" w:rsidP="00935D4B">
      <w:pPr>
        <w:pStyle w:val="EnglishHangNoCoptic"/>
      </w:pPr>
      <w:r>
        <w:tab/>
        <w:t>and, “a man was born in her,”</w:t>
      </w:r>
      <w:r>
        <w:rPr>
          <w:rStyle w:val="FootnoteReference"/>
        </w:rPr>
        <w:footnoteReference w:id="425"/>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26"/>
      </w:r>
    </w:p>
    <w:p w14:paraId="238BF1CD" w14:textId="719784AD"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44A4C">
        <w:t>Psalm</w:t>
      </w:r>
      <w:r w:rsidR="00044A4C" w:rsidRPr="00AB1781">
        <w:t xml:space="preserve"> 90</w:t>
      </w:r>
      <w:r w:rsidR="00044A4C">
        <w:t>: “He who dwells in the help of the Most High”</w:t>
      </w:r>
      <w:r>
        <w:fldChar w:fldCharType="end"/>
      </w:r>
      <w:r>
        <w:t xml:space="preserve">, page </w:t>
      </w:r>
      <w:r>
        <w:fldChar w:fldCharType="begin"/>
      </w:r>
      <w:r>
        <w:instrText xml:space="preserve"> PAGEREF _Ref412026283 \h </w:instrText>
      </w:r>
      <w:r>
        <w:fldChar w:fldCharType="separate"/>
      </w:r>
      <w:r w:rsidR="00044A4C">
        <w:rPr>
          <w:noProof/>
        </w:rPr>
        <w:t>220</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lastRenderedPageBreak/>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27"/>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28"/>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29"/>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0"/>
      </w:r>
      <w:r>
        <w:t xml:space="preserve"> confess</w:t>
      </w:r>
      <w:r w:rsidR="00F06A9C">
        <w:rPr>
          <w:rStyle w:val="FootnoteReference"/>
        </w:rPr>
        <w:footnoteReference w:id="431"/>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2"/>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3"/>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4"/>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35"/>
      </w:r>
      <w:r w:rsidRPr="00AB1781">
        <w:t xml:space="preserve"> </w:t>
      </w:r>
      <w:r w:rsidR="006D6CF8">
        <w:t>forever</w:t>
      </w:r>
      <w:r w:rsidR="006D6CF8">
        <w:rPr>
          <w:rStyle w:val="FootnoteReference"/>
        </w:rPr>
        <w:footnoteReference w:id="436"/>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37"/>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38"/>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3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lastRenderedPageBreak/>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lastRenderedPageBreak/>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4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46"/>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4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4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49"/>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0"/>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1"/>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lastRenderedPageBreak/>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2"/>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3"/>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lastRenderedPageBreak/>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4"/>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55"/>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56"/>
      </w:r>
      <w:r w:rsidRPr="00AB1781">
        <w:t xml:space="preserve"> in </w:t>
      </w:r>
      <w:r w:rsidR="00E570CB">
        <w:t>Your</w:t>
      </w:r>
      <w:r w:rsidRPr="00AB1781">
        <w:t xml:space="preserve"> wrath,</w:t>
      </w:r>
      <w:r w:rsidRPr="00AB1781">
        <w:rPr>
          <w:rStyle w:val="FootnoteReference"/>
        </w:rPr>
        <w:footnoteReference w:id="457"/>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lastRenderedPageBreak/>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5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5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69" w:name="_Ref412026283"/>
      <w:r>
        <w:t>Psalm</w:t>
      </w:r>
      <w:r w:rsidRPr="00AB1781">
        <w:t xml:space="preserve"> 90</w:t>
      </w:r>
      <w:r>
        <w:t xml:space="preserve">: </w:t>
      </w:r>
      <w:r w:rsidR="007D2678">
        <w:t>“</w:t>
      </w:r>
      <w:r>
        <w:t>He who dwells in the help of the Most Hig</w:t>
      </w:r>
      <w:r w:rsidR="00F017CA">
        <w:t>h”</w:t>
      </w:r>
      <w:bookmarkEnd w:id="26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0A0270AB"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0"/>
      </w:r>
      <w:r w:rsidRPr="00AB1781">
        <w:t xml:space="preserve"> of the Most High,</w:t>
      </w:r>
    </w:p>
    <w:p w14:paraId="5DF9C955" w14:textId="5571C874" w:rsidR="00935D4B" w:rsidRPr="00AB1781" w:rsidRDefault="00935D4B" w:rsidP="00935D4B">
      <w:pPr>
        <w:pStyle w:val="EnglishHangEndNoCoptic"/>
      </w:pPr>
      <w:r w:rsidRPr="00AB1781">
        <w:lastRenderedPageBreak/>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lastRenderedPageBreak/>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7AEDFE17" w:rsidR="00B35B25"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44A4C">
        <w:t>Psalm</w:t>
      </w:r>
      <w:r w:rsidR="00044A4C" w:rsidRPr="00AB1781">
        <w:t xml:space="preserve"> 92</w:t>
      </w:r>
      <w:r w:rsidR="00044A4C">
        <w:t>: “The Lord is reigns, He is robed in majesty”</w:t>
      </w:r>
      <w:r>
        <w:fldChar w:fldCharType="end"/>
      </w:r>
      <w:r>
        <w:t xml:space="preserve">, page </w:t>
      </w:r>
      <w:r>
        <w:fldChar w:fldCharType="begin"/>
      </w:r>
      <w:r>
        <w:instrText xml:space="preserve"> PAGEREF _Ref412111374 \h </w:instrText>
      </w:r>
      <w:r>
        <w:fldChar w:fldCharType="separate"/>
      </w:r>
      <w:r w:rsidR="00044A4C">
        <w:rPr>
          <w:noProof/>
        </w:rPr>
        <w:t>223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44A4C">
        <w:t>Psalm</w:t>
      </w:r>
      <w:r w:rsidR="00044A4C" w:rsidRPr="00AB1781">
        <w:t xml:space="preserve"> 96</w:t>
      </w:r>
      <w:r w:rsidR="00044A4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44A4C">
        <w:rPr>
          <w:noProof/>
        </w:rPr>
        <w:t>228</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44A4C">
        <w:t>Psalm</w:t>
      </w:r>
      <w:r w:rsidR="00044A4C" w:rsidRPr="00AB1781">
        <w:t xml:space="preserve"> 116</w:t>
      </w:r>
      <w:r w:rsidR="00044A4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44A4C">
        <w:rPr>
          <w:noProof/>
        </w:rPr>
        <w:t>263</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0" w:name="_Ref435438606"/>
      <w:r w:rsidRPr="00AB1781">
        <w:t>K</w:t>
      </w:r>
      <w:r>
        <w:t>athisma</w:t>
      </w:r>
      <w:r w:rsidRPr="00AB1781">
        <w:t xml:space="preserve"> 1</w:t>
      </w:r>
      <w:r>
        <w:t>3</w:t>
      </w:r>
      <w:bookmarkEnd w:id="27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65"/>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6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6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6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69"/>
      </w:r>
      <w:r w:rsidRPr="00AB1781">
        <w:t xml:space="preserve"> in a ripe</w:t>
      </w:r>
      <w:r w:rsidR="00325B16">
        <w:rPr>
          <w:rStyle w:val="FootnoteReference"/>
        </w:rPr>
        <w:footnoteReference w:id="47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1" w:name="_Ref412111374"/>
      <w:r>
        <w:t>Psalm</w:t>
      </w:r>
      <w:r w:rsidRPr="00AB1781">
        <w:t xml:space="preserve"> 92</w:t>
      </w:r>
      <w:r>
        <w:t xml:space="preserve">: </w:t>
      </w:r>
      <w:r w:rsidR="007D2678">
        <w:t>“The Lord is reigns</w:t>
      </w:r>
      <w:r>
        <w:t xml:space="preserve">, He is robed in </w:t>
      </w:r>
      <w:r w:rsidR="007D2678">
        <w:t>majesty”</w:t>
      </w:r>
      <w:bookmarkEnd w:id="27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CCBFB77" w:rsidR="00F14AA6" w:rsidRDefault="00F14AA6" w:rsidP="008016CF">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lastRenderedPageBreak/>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2"/>
      </w:r>
      <w:r w:rsidRPr="00AB1781">
        <w:t>.</w:t>
      </w:r>
    </w:p>
    <w:p w14:paraId="4C593705" w14:textId="1D1CE84E"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lastRenderedPageBreak/>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7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7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lastRenderedPageBreak/>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77"/>
      </w:r>
      <w:r w:rsidRPr="00AB1781">
        <w:t xml:space="preserve"> with thanksgiving</w:t>
      </w:r>
      <w:r w:rsidR="000470D3">
        <w:rPr>
          <w:rStyle w:val="FootnoteReference"/>
        </w:rPr>
        <w:footnoteReference w:id="47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7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80"/>
      </w:r>
      <w:r w:rsidRPr="00AB1781">
        <w:t xml:space="preserve"> and fall down</w:t>
      </w:r>
      <w:r w:rsidR="002A2713">
        <w:rPr>
          <w:rStyle w:val="FootnoteReference"/>
        </w:rPr>
        <w:footnoteReference w:id="48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lastRenderedPageBreak/>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8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86"/>
      </w:r>
    </w:p>
    <w:p w14:paraId="0D54EE54" w14:textId="754B1C97" w:rsidR="008016CF" w:rsidRPr="00AB1781" w:rsidRDefault="008016CF" w:rsidP="00BF0205">
      <w:pPr>
        <w:pStyle w:val="Heading4"/>
      </w:pPr>
      <w:bookmarkStart w:id="27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B6AE241" w:rsidR="00F14AA6" w:rsidRDefault="00F14AA6" w:rsidP="008016C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8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8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89"/>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1"/>
      </w:r>
      <w:r w:rsidRPr="00AB1781">
        <w:t xml:space="preserve"> the Lord in His holy court;</w:t>
      </w:r>
    </w:p>
    <w:p w14:paraId="48BD061D" w14:textId="1A31CFCA" w:rsidR="008016CF" w:rsidRPr="008016CF" w:rsidRDefault="008016CF" w:rsidP="008016CF">
      <w:pPr>
        <w:pStyle w:val="EnglishHangEndNoCoptic"/>
      </w:pPr>
      <w:r w:rsidRPr="00AB1781">
        <w:lastRenderedPageBreak/>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9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9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04EDA23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44A4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44A4C">
        <w:t>Psalm</w:t>
      </w:r>
      <w:r w:rsidR="00044A4C" w:rsidRPr="00AB1781">
        <w:t xml:space="preserve"> 96</w:t>
      </w:r>
      <w:r w:rsidR="00044A4C">
        <w:t>: “The Lord reigns, let the earth rejoice”</w:t>
      </w:r>
      <w:r>
        <w:fldChar w:fldCharType="end"/>
      </w:r>
      <w:r>
        <w:t xml:space="preserve">, page </w:t>
      </w:r>
      <w:r>
        <w:fldChar w:fldCharType="begin"/>
      </w:r>
      <w:r>
        <w:instrText xml:space="preserve"> PAGEREF _Ref412026313 \h </w:instrText>
      </w:r>
      <w:r>
        <w:fldChar w:fldCharType="separate"/>
      </w:r>
      <w:r w:rsidR="00044A4C">
        <w:rPr>
          <w:noProof/>
        </w:rPr>
        <w:t>228</w:t>
      </w:r>
      <w:r>
        <w:fldChar w:fldCharType="end"/>
      </w:r>
      <w:r>
        <w:t>.</w:t>
      </w:r>
    </w:p>
    <w:p w14:paraId="27826D3E" w14:textId="51F45D77" w:rsidR="008016CF" w:rsidRPr="00AB1781" w:rsidRDefault="00A0015F" w:rsidP="00BF0205">
      <w:pPr>
        <w:pStyle w:val="Heading4"/>
      </w:pPr>
      <w:bookmarkStart w:id="27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7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45B76034"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9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lastRenderedPageBreak/>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9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9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2"/>
      </w:r>
      <w:r w:rsidRPr="00AB1781">
        <w:t xml:space="preserve"> at the remembrance of His holiness.</w:t>
      </w:r>
    </w:p>
    <w:p w14:paraId="087C431E" w14:textId="25040689" w:rsidR="00B35B25"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44A4C">
        <w:t>Psalm</w:t>
      </w:r>
      <w:r w:rsidR="00044A4C" w:rsidRPr="00AB1781">
        <w:t xml:space="preserve"> 97</w:t>
      </w:r>
      <w:r w:rsidR="00044A4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44A4C">
        <w:rPr>
          <w:noProof/>
        </w:rPr>
        <w:t>230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44A4C">
        <w:t>Psalm</w:t>
      </w:r>
      <w:r w:rsidR="00044A4C" w:rsidRPr="00AB1781">
        <w:t xml:space="preserve"> 109</w:t>
      </w:r>
      <w:r w:rsidR="00044A4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44A4C">
        <w:rPr>
          <w:noProof/>
        </w:rPr>
        <w:t>254</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7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9D0267B" w:rsidR="00F14AA6" w:rsidRDefault="00F14AA6" w:rsidP="00A0015F">
      <w:pPr>
        <w:pStyle w:val="Rubric"/>
      </w:pPr>
      <w:r>
        <w:lastRenderedPageBreak/>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26D91A25"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44A4C">
        <w:t>Psalm</w:t>
      </w:r>
      <w:r w:rsidR="00044A4C" w:rsidRPr="00AB1781">
        <w:t xml:space="preserve"> 98</w:t>
      </w:r>
      <w:r w:rsidR="00044A4C">
        <w:t>: “The Lord reigns, let the peoples rage”</w:t>
      </w:r>
      <w:r>
        <w:fldChar w:fldCharType="end"/>
      </w:r>
      <w:r>
        <w:t xml:space="preserve">, page </w:t>
      </w:r>
      <w:r>
        <w:fldChar w:fldCharType="begin"/>
      </w:r>
      <w:r>
        <w:instrText xml:space="preserve"> PAGEREF _Ref412111731 \h </w:instrText>
      </w:r>
      <w:r>
        <w:fldChar w:fldCharType="separate"/>
      </w:r>
      <w:r w:rsidR="00044A4C">
        <w:rPr>
          <w:noProof/>
        </w:rPr>
        <w:t>231</w:t>
      </w:r>
      <w:r>
        <w:fldChar w:fldCharType="end"/>
      </w:r>
      <w:r>
        <w:t>.</w:t>
      </w:r>
    </w:p>
    <w:p w14:paraId="45190D05" w14:textId="5690E2E2" w:rsidR="008016CF" w:rsidRPr="00A0015F" w:rsidRDefault="00A0015F" w:rsidP="00BF0205">
      <w:pPr>
        <w:pStyle w:val="Heading4"/>
      </w:pPr>
      <w:bookmarkStart w:id="275" w:name="_Ref412111731"/>
      <w:r>
        <w:t>Psalm</w:t>
      </w:r>
      <w:r w:rsidR="008016CF" w:rsidRPr="00AB1781">
        <w:t xml:space="preserve"> 98</w:t>
      </w:r>
      <w:r>
        <w:t xml:space="preserve">: </w:t>
      </w:r>
      <w:r w:rsidR="007D2678">
        <w:t>“The Lord reigns</w:t>
      </w:r>
      <w:r>
        <w:t>, let the peoples rag</w:t>
      </w:r>
      <w:r w:rsidR="007D2678">
        <w:t>e”</w:t>
      </w:r>
      <w:bookmarkEnd w:id="27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Forgiving God Enthroned on Cherubim</w:t>
      </w:r>
    </w:p>
    <w:p w14:paraId="684E5DCD" w14:textId="6A65C78E"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0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0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0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0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0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E7E96C8"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44A4C">
        <w:t>Psalm</w:t>
      </w:r>
      <w:r w:rsidR="00044A4C" w:rsidRPr="00AB1781">
        <w:t xml:space="preserve"> 99</w:t>
      </w:r>
      <w:r w:rsidR="00044A4C">
        <w:t>: “Shout for joy to the Lord, all the earth”</w:t>
      </w:r>
      <w:r>
        <w:fldChar w:fldCharType="end"/>
      </w:r>
      <w:r>
        <w:t xml:space="preserve">, page </w:t>
      </w:r>
      <w:r>
        <w:fldChar w:fldCharType="begin"/>
      </w:r>
      <w:r>
        <w:instrText xml:space="preserve"> PAGEREF _Ref412111741 \h </w:instrText>
      </w:r>
      <w:r>
        <w:fldChar w:fldCharType="separate"/>
      </w:r>
      <w:r w:rsidR="00044A4C">
        <w:rPr>
          <w:noProof/>
        </w:rPr>
        <w:t>232</w:t>
      </w:r>
      <w:r>
        <w:fldChar w:fldCharType="end"/>
      </w:r>
      <w:r>
        <w:t>.</w:t>
      </w:r>
    </w:p>
    <w:p w14:paraId="03F16376" w14:textId="0C4C7F9B" w:rsidR="008016CF" w:rsidRPr="00A0015F" w:rsidRDefault="00A0015F" w:rsidP="00BF0205">
      <w:pPr>
        <w:pStyle w:val="Heading4"/>
      </w:pPr>
      <w:bookmarkStart w:id="276" w:name="_Ref412111741"/>
      <w:r>
        <w:lastRenderedPageBreak/>
        <w:t>Psalm</w:t>
      </w:r>
      <w:r w:rsidR="008016CF" w:rsidRPr="00AB1781">
        <w:t xml:space="preserve"> 99</w:t>
      </w:r>
      <w:r>
        <w:t xml:space="preserve">: </w:t>
      </w:r>
      <w:r w:rsidR="007D2678">
        <w:t>“</w:t>
      </w:r>
      <w:r>
        <w:t>Shout for joy to the Lord, all the eart</w:t>
      </w:r>
      <w:r w:rsidR="007D2678">
        <w:t>h”</w:t>
      </w:r>
      <w:bookmarkEnd w:id="27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D51A069"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1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0990B0F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44A4C">
        <w:t>Psalm</w:t>
      </w:r>
      <w:r w:rsidR="00044A4C" w:rsidRPr="00AB1781">
        <w:t xml:space="preserve"> 100</w:t>
      </w:r>
      <w:r w:rsidR="00044A4C">
        <w:t>: “I will sing to You of mercy and judgment, O Lord”</w:t>
      </w:r>
      <w:r>
        <w:fldChar w:fldCharType="end"/>
      </w:r>
      <w:r>
        <w:t xml:space="preserve">, page </w:t>
      </w:r>
      <w:r>
        <w:fldChar w:fldCharType="begin"/>
      </w:r>
      <w:r>
        <w:instrText xml:space="preserve"> PAGEREF _Ref412111752 \h </w:instrText>
      </w:r>
      <w:r>
        <w:fldChar w:fldCharType="separate"/>
      </w:r>
      <w:r w:rsidR="00044A4C">
        <w:rPr>
          <w:noProof/>
        </w:rPr>
        <w:t>232</w:t>
      </w:r>
      <w:r>
        <w:fldChar w:fldCharType="end"/>
      </w:r>
      <w:r>
        <w:t>.</w:t>
      </w:r>
    </w:p>
    <w:p w14:paraId="1FF767BE" w14:textId="1FAD1E5E" w:rsidR="008016CF" w:rsidRPr="00A0015F" w:rsidRDefault="00A0015F" w:rsidP="00BF0205">
      <w:pPr>
        <w:pStyle w:val="Heading4"/>
      </w:pPr>
      <w:bookmarkStart w:id="27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7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C779854"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lastRenderedPageBreak/>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1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104A9E0" w:rsidR="00B35B25"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44A4C">
        <w:t>Psalm</w:t>
      </w:r>
      <w:r w:rsidR="00044A4C" w:rsidRPr="00AB1781">
        <w:t xml:space="preserve"> 109</w:t>
      </w:r>
      <w:r w:rsidR="00044A4C">
        <w:t>: “The Lord said to my Lord, “Sit at My right hand’”</w:t>
      </w:r>
      <w:r>
        <w:fldChar w:fldCharType="end"/>
      </w:r>
      <w:r>
        <w:t xml:space="preserve">, page </w:t>
      </w:r>
      <w:r>
        <w:fldChar w:fldCharType="begin"/>
      </w:r>
      <w:r>
        <w:instrText xml:space="preserve"> PAGEREF _Ref412026343 \h </w:instrText>
      </w:r>
      <w:r>
        <w:fldChar w:fldCharType="separate"/>
      </w:r>
      <w:r w:rsidR="00044A4C">
        <w:rPr>
          <w:noProof/>
        </w:rPr>
        <w:t>254</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78" w:name="_Ref435438613"/>
      <w:r w:rsidRPr="00AB1781">
        <w:t>K</w:t>
      </w:r>
      <w:r>
        <w:t>athisma</w:t>
      </w:r>
      <w:r w:rsidRPr="00AB1781">
        <w:t xml:space="preserve"> 1</w:t>
      </w:r>
      <w:r>
        <w:t>4</w:t>
      </w:r>
      <w:bookmarkEnd w:id="27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lastRenderedPageBreak/>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1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1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18"/>
      </w:r>
    </w:p>
    <w:p w14:paraId="07B6EE3D" w14:textId="64473866" w:rsidR="00EC728E" w:rsidRPr="00AB1781" w:rsidRDefault="00EC728E" w:rsidP="00EC728E">
      <w:pPr>
        <w:pStyle w:val="EnglishHangNoCoptic"/>
      </w:pPr>
      <w:r w:rsidRPr="00AB1781">
        <w:lastRenderedPageBreak/>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1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2"/>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3"/>
      </w:r>
      <w:r w:rsidRPr="00AB1781">
        <w:t xml:space="preserve"> from us.</w:t>
      </w:r>
      <w:r w:rsidRPr="00AB1781">
        <w:rPr>
          <w:rStyle w:val="FootnoteReference"/>
        </w:rPr>
        <w:footnoteReference w:id="524"/>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lastRenderedPageBreak/>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2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2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2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2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lastRenderedPageBreak/>
        <w:tab/>
        <w:t>str</w:t>
      </w:r>
      <w:r w:rsidR="00342E73">
        <w:t>etching out the sky like a skin;</w:t>
      </w:r>
      <w:r w:rsidRPr="00AB1781">
        <w:rPr>
          <w:rStyle w:val="FootnoteReference"/>
        </w:rPr>
        <w:footnoteReference w:id="52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2"/>
      </w:r>
      <w:r w:rsidR="00342E73">
        <w:t xml:space="preserve"> flames of fire.</w:t>
      </w:r>
      <w:r w:rsidRPr="00AB1781">
        <w:rPr>
          <w:rStyle w:val="FootnoteReference"/>
        </w:rPr>
        <w:footnoteReference w:id="53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3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3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lastRenderedPageBreak/>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3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3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3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lastRenderedPageBreak/>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4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4"/>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lastRenderedPageBreak/>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45"/>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4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4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4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4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lastRenderedPageBreak/>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55"/>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79" w:name="_Ref435438622"/>
      <w:r w:rsidRPr="00AB1781">
        <w:t>K</w:t>
      </w:r>
      <w:r>
        <w:t>athisma</w:t>
      </w:r>
      <w:r w:rsidRPr="00AB1781">
        <w:t xml:space="preserve"> 1</w:t>
      </w:r>
      <w:r>
        <w:t>5</w:t>
      </w:r>
      <w:bookmarkEnd w:id="27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5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5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5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5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lastRenderedPageBreak/>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3"/>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6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6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lastRenderedPageBreak/>
        <w:t xml:space="preserve">27 to </w:t>
      </w:r>
      <w:r w:rsidR="00335B68">
        <w:t>cast down</w:t>
      </w:r>
      <w:r w:rsidRPr="00AB1781">
        <w:t xml:space="preserve"> their children among the nations</w:t>
      </w:r>
      <w:r w:rsidRPr="00AB1781">
        <w:rPr>
          <w:rStyle w:val="FootnoteReference"/>
        </w:rPr>
        <w:footnoteReference w:id="56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6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69"/>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lastRenderedPageBreak/>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7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lastRenderedPageBreak/>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76"/>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7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7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lastRenderedPageBreak/>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7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lastRenderedPageBreak/>
        <w:t xml:space="preserve">31 Let them </w:t>
      </w:r>
      <w:r w:rsidR="0048178C">
        <w:t>confess</w:t>
      </w:r>
      <w:r w:rsidR="0048178C">
        <w:rPr>
          <w:rStyle w:val="FootnoteReference"/>
        </w:rPr>
        <w:footnoteReference w:id="58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lastRenderedPageBreak/>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8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8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8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8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8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lastRenderedPageBreak/>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lastRenderedPageBreak/>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3"/>
      </w:r>
    </w:p>
    <w:p w14:paraId="2122C8C8" w14:textId="29876CA5" w:rsidR="00510795" w:rsidRPr="00AB1781" w:rsidRDefault="002C75EC" w:rsidP="00510795">
      <w:pPr>
        <w:pStyle w:val="EnglishHangNoCoptic"/>
      </w:pPr>
      <w:r>
        <w:lastRenderedPageBreak/>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0" w:name="_Ref435990041"/>
      <w:r>
        <w:t>Kathisma 16</w:t>
      </w:r>
      <w:bookmarkEnd w:id="280"/>
    </w:p>
    <w:p w14:paraId="10F0C415" w14:textId="0AB078EF" w:rsidR="00510795" w:rsidRPr="00267F42" w:rsidRDefault="00267F42" w:rsidP="00BF0205">
      <w:pPr>
        <w:pStyle w:val="Heading4"/>
      </w:pPr>
      <w:bookmarkStart w:id="281" w:name="_Ref412026343"/>
      <w:r>
        <w:t>Psalm</w:t>
      </w:r>
      <w:r w:rsidR="00510795" w:rsidRPr="00AB1781">
        <w:t xml:space="preserve"> 109</w:t>
      </w:r>
      <w:r>
        <w:t xml:space="preserve">: </w:t>
      </w:r>
      <w:r w:rsidR="00E67F94">
        <w:t>“The Lord said to my Lord, “</w:t>
      </w:r>
      <w:r>
        <w:t>Sit at My right han</w:t>
      </w:r>
      <w:r w:rsidR="00E67F94">
        <w:t>d’”</w:t>
      </w:r>
      <w:bookmarkEnd w:id="28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9BF4DEF"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9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9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97"/>
      </w:r>
      <w:r w:rsidRPr="00AB1781">
        <w:t>,</w:t>
      </w:r>
    </w:p>
    <w:p w14:paraId="2AAB874F" w14:textId="399E0542" w:rsidR="00510795" w:rsidRPr="00AB1781" w:rsidRDefault="00510795" w:rsidP="00267F42">
      <w:pPr>
        <w:pStyle w:val="EnglishHangNoCoptic"/>
      </w:pPr>
      <w:r w:rsidRPr="00AB1781">
        <w:lastRenderedPageBreak/>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9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99"/>
      </w:r>
      <w:r w:rsidRPr="00AB1781">
        <w:t>.</w:t>
      </w:r>
      <w:r w:rsidRPr="00AB1781">
        <w:rPr>
          <w:rStyle w:val="FootnoteReference"/>
        </w:rPr>
        <w:footnoteReference w:id="600"/>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0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3"/>
      </w:r>
    </w:p>
    <w:p w14:paraId="3ABB1A49" w14:textId="7F39F332" w:rsidR="00B35B25" w:rsidRDefault="00B35B25" w:rsidP="00E611C7">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44A4C">
        <w:t>Psalm</w:t>
      </w:r>
      <w:r w:rsidR="00044A4C" w:rsidRPr="00AB1781">
        <w:t xml:space="preserve"> 110</w:t>
      </w:r>
      <w:r w:rsidR="00044A4C">
        <w:t>: “I will confess You, O Lord, with my whole heart”</w:t>
      </w:r>
      <w:r>
        <w:fldChar w:fldCharType="end"/>
      </w:r>
      <w:r>
        <w:t xml:space="preserve">, page </w:t>
      </w:r>
      <w:r>
        <w:fldChar w:fldCharType="begin"/>
      </w:r>
      <w:r>
        <w:instrText xml:space="preserve"> PAGEREF _Ref412111792 \h </w:instrText>
      </w:r>
      <w:r>
        <w:fldChar w:fldCharType="separate"/>
      </w:r>
      <w:r w:rsidR="00044A4C">
        <w:rPr>
          <w:noProof/>
        </w:rPr>
        <w:t>255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44A4C">
        <w:t>Psalm</w:t>
      </w:r>
      <w:r w:rsidR="00044A4C" w:rsidRPr="00AB1781">
        <w:t xml:space="preserve"> 114</w:t>
      </w:r>
      <w:r w:rsidR="00044A4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44A4C">
        <w:rPr>
          <w:noProof/>
        </w:rPr>
        <w:t>261</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2B66366"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05"/>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06"/>
      </w:r>
      <w:r w:rsidRPr="00AB1781">
        <w:t>.</w:t>
      </w:r>
    </w:p>
    <w:p w14:paraId="20EF6C9E" w14:textId="78C46078" w:rsidR="00510795" w:rsidRPr="00AB1781" w:rsidRDefault="00510795" w:rsidP="00267F42">
      <w:pPr>
        <w:pStyle w:val="EnglishHangNoCoptic"/>
      </w:pPr>
      <w:r w:rsidRPr="00AB1781">
        <w:lastRenderedPageBreak/>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0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0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0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7ADCF3"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44A4C">
        <w:t>Psalm</w:t>
      </w:r>
      <w:r w:rsidR="00044A4C" w:rsidRPr="00AB1781">
        <w:t xml:space="preserve"> 111</w:t>
      </w:r>
      <w:r w:rsidR="00044A4C">
        <w:t>: “Blessed is the man who fears the Lord”</w:t>
      </w:r>
      <w:r>
        <w:fldChar w:fldCharType="end"/>
      </w:r>
      <w:r>
        <w:t xml:space="preserve">, page </w:t>
      </w:r>
      <w:r>
        <w:fldChar w:fldCharType="begin"/>
      </w:r>
      <w:r>
        <w:instrText xml:space="preserve"> PAGEREF _Ref412111806 \h </w:instrText>
      </w:r>
      <w:r>
        <w:fldChar w:fldCharType="separate"/>
      </w:r>
      <w:r w:rsidR="00044A4C">
        <w:rPr>
          <w:noProof/>
        </w:rPr>
        <w:t>256</w:t>
      </w:r>
      <w:r>
        <w:fldChar w:fldCharType="end"/>
      </w:r>
      <w:r>
        <w:t>.</w:t>
      </w:r>
    </w:p>
    <w:p w14:paraId="15C2806A" w14:textId="7A8D6D1E" w:rsidR="00510795" w:rsidRPr="00267F42" w:rsidRDefault="00267F42" w:rsidP="00BF0205">
      <w:pPr>
        <w:pStyle w:val="Heading4"/>
      </w:pPr>
      <w:bookmarkStart w:id="283" w:name="_Ref412111806"/>
      <w:r>
        <w:t>Psalm</w:t>
      </w:r>
      <w:r w:rsidR="00510795" w:rsidRPr="00AB1781">
        <w:t xml:space="preserve"> 111</w:t>
      </w:r>
      <w:r>
        <w:t xml:space="preserve">: </w:t>
      </w:r>
      <w:r w:rsidR="00E67F94">
        <w:t>“</w:t>
      </w:r>
      <w:r>
        <w:t>Blessed is the man who fears the Lor</w:t>
      </w:r>
      <w:r w:rsidR="00E67F94">
        <w:t>d”</w:t>
      </w:r>
      <w:bookmarkEnd w:id="28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0BDE8AC"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5D18353E" w14:textId="77777777" w:rsidR="00510795" w:rsidRPr="00AB1781" w:rsidRDefault="00510795" w:rsidP="00267F42">
      <w:pPr>
        <w:pStyle w:val="Rubric"/>
      </w:pPr>
      <w:r w:rsidRPr="00AB1781">
        <w:lastRenderedPageBreak/>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1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1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1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18"/>
      </w:r>
    </w:p>
    <w:p w14:paraId="6BACCBFA" w14:textId="544835D2" w:rsidR="00B35B25"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44A4C">
        <w:t>Psalm</w:t>
      </w:r>
      <w:r w:rsidR="00044A4C" w:rsidRPr="00AB1781">
        <w:t xml:space="preserve"> 112</w:t>
      </w:r>
      <w:r w:rsidR="00044A4C">
        <w:t>: “Praise the Lord, you children”</w:t>
      </w:r>
      <w:r>
        <w:fldChar w:fldCharType="end"/>
      </w:r>
      <w:r>
        <w:t xml:space="preserve">, page </w:t>
      </w:r>
      <w:r>
        <w:fldChar w:fldCharType="begin"/>
      </w:r>
      <w:r>
        <w:instrText xml:space="preserve"> PAGEREF _Ref412098484 \h </w:instrText>
      </w:r>
      <w:r>
        <w:fldChar w:fldCharType="separate"/>
      </w:r>
      <w:r w:rsidR="00044A4C">
        <w:rPr>
          <w:noProof/>
        </w:rPr>
        <w:t>258</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619"/>
      </w:r>
      <w:r w:rsidR="00267F42">
        <w:t xml:space="preserve">: </w:t>
      </w:r>
      <w:r w:rsidR="00E67F94">
        <w:t>“</w:t>
      </w:r>
      <w:r w:rsidR="00267F42">
        <w:t>Praise the Lord, you childre</w:t>
      </w:r>
      <w:r w:rsidR="00E67F94">
        <w:t>n”</w:t>
      </w:r>
      <w:bookmarkEnd w:id="28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04C9322D" w:rsidR="00F14AA6" w:rsidRDefault="00F14AA6" w:rsidP="00267F42">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7E997CC7"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_Ref412098508 \h </w:instrText>
      </w:r>
      <w:r>
        <w:fldChar w:fldCharType="separate"/>
      </w:r>
      <w:r w:rsidR="00044A4C">
        <w:t>Psalm</w:t>
      </w:r>
      <w:r w:rsidR="00044A4C" w:rsidRPr="00AB1781">
        <w:t xml:space="preserve"> 142</w:t>
      </w:r>
      <w:r w:rsidR="00044A4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44A4C">
        <w:rPr>
          <w:noProof/>
        </w:rPr>
        <w:t>306</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44A4C">
        <w:t>Psalm</w:t>
      </w:r>
      <w:r w:rsidR="00044A4C" w:rsidRPr="00AB1781">
        <w:t xml:space="preserve"> 114</w:t>
      </w:r>
      <w:r w:rsidR="00044A4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44A4C">
        <w:rPr>
          <w:noProof/>
        </w:rPr>
        <w:t>261</w:t>
      </w:r>
      <w:r w:rsidR="00B35B25">
        <w:fldChar w:fldCharType="end"/>
      </w:r>
      <w:r w:rsidR="00B35B25">
        <w:t>.</w:t>
      </w:r>
    </w:p>
    <w:p w14:paraId="4E58FCA1" w14:textId="262D88AC" w:rsidR="00510795" w:rsidRPr="00267F42" w:rsidRDefault="00267F42" w:rsidP="00BF0205">
      <w:pPr>
        <w:pStyle w:val="Heading4"/>
      </w:pPr>
      <w:r>
        <w:lastRenderedPageBreak/>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62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2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27"/>
      </w:r>
      <w:r w:rsidR="00510795" w:rsidRPr="00AB1781">
        <w:t>.</w:t>
      </w:r>
    </w:p>
    <w:p w14:paraId="397629CE" w14:textId="75AE80C9" w:rsidR="00510795" w:rsidRPr="00267F42" w:rsidRDefault="00267F42" w:rsidP="00BF0205">
      <w:pPr>
        <w:pStyle w:val="Heading4"/>
      </w:pPr>
      <w:bookmarkStart w:id="28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20DFA679"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2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2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2"/>
      </w:r>
    </w:p>
    <w:p w14:paraId="30D31F28" w14:textId="11F59766" w:rsidR="00510795" w:rsidRDefault="00510795" w:rsidP="00267F42">
      <w:pPr>
        <w:pStyle w:val="EnglishHangEndNoCoptic"/>
      </w:pPr>
      <w:r w:rsidRPr="00AB1781">
        <w:tab/>
        <w:t>in the land of the living.</w:t>
      </w:r>
    </w:p>
    <w:p w14:paraId="15BDDE6D" w14:textId="6BC13BE2" w:rsidR="00B35B25" w:rsidRDefault="00B35B25" w:rsidP="00B35B25">
      <w:pPr>
        <w:pStyle w:val="Rubric"/>
      </w:pPr>
      <w:r>
        <w:lastRenderedPageBreak/>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44A4C">
        <w:t>Psalm</w:t>
      </w:r>
      <w:r w:rsidR="00044A4C" w:rsidRPr="00AB1781">
        <w:t xml:space="preserve"> 115</w:t>
      </w:r>
      <w:r w:rsidR="00044A4C">
        <w:t>: “I believed; therefore I spoke; but I was greatly humbled”</w:t>
      </w:r>
      <w:r>
        <w:fldChar w:fldCharType="end"/>
      </w:r>
      <w:r>
        <w:t xml:space="preserve">, page </w:t>
      </w:r>
      <w:r>
        <w:fldChar w:fldCharType="begin"/>
      </w:r>
      <w:r>
        <w:instrText xml:space="preserve"> PAGEREF _Ref412026376 \h </w:instrText>
      </w:r>
      <w:r>
        <w:fldChar w:fldCharType="separate"/>
      </w:r>
      <w:r w:rsidR="00044A4C">
        <w:rPr>
          <w:noProof/>
        </w:rPr>
        <w:t>262</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8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8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5EC5061C"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3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3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3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3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3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lastRenderedPageBreak/>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7E98F4E7"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44A4C">
        <w:t>Psalm</w:t>
      </w:r>
      <w:r w:rsidR="00044A4C" w:rsidRPr="00AB1781">
        <w:t xml:space="preserve"> 120</w:t>
      </w:r>
      <w:r w:rsidR="00044A4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44A4C">
        <w:rPr>
          <w:noProof/>
        </w:rPr>
        <w:t>282</w:t>
      </w:r>
      <w:r w:rsidR="00E611C7">
        <w:fldChar w:fldCharType="end"/>
      </w:r>
      <w:r w:rsidR="00E611C7">
        <w:t>.</w:t>
      </w:r>
    </w:p>
    <w:p w14:paraId="2E64A8D8" w14:textId="4F0384A6" w:rsidR="00510795" w:rsidRPr="00267F42" w:rsidRDefault="00267F42" w:rsidP="00BF0205">
      <w:pPr>
        <w:pStyle w:val="Heading4"/>
      </w:pPr>
      <w:bookmarkStart w:id="287" w:name="_Ref411967180"/>
      <w:r>
        <w:t>Psalm</w:t>
      </w:r>
      <w:r w:rsidR="00510795" w:rsidRPr="00AB1781">
        <w:t xml:space="preserve"> 116</w:t>
      </w:r>
      <w:r>
        <w:t xml:space="preserve">: </w:t>
      </w:r>
      <w:r w:rsidR="00E67F94">
        <w:t xml:space="preserve">“Praise the Lord, all </w:t>
      </w:r>
      <w:r>
        <w:t>you nations</w:t>
      </w:r>
      <w:r w:rsidR="00E67F94">
        <w:t>”</w:t>
      </w:r>
      <w:bookmarkEnd w:id="28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BEF7267" w:rsidR="00F14AA6" w:rsidRDefault="00F14AA6" w:rsidP="00267F42">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097D79EE"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44A4C">
        <w:t>Psalm</w:t>
      </w:r>
      <w:r w:rsidR="00044A4C" w:rsidRPr="00AB1781">
        <w:t xml:space="preserve"> 117</w:t>
      </w:r>
      <w:r w:rsidR="00044A4C">
        <w:t>: “Confess the Lord, He is good”</w:t>
      </w:r>
      <w:r>
        <w:fldChar w:fldCharType="end"/>
      </w:r>
      <w:r>
        <w:t xml:space="preserve">, page </w:t>
      </w:r>
      <w:r>
        <w:fldChar w:fldCharType="begin"/>
      </w:r>
      <w:r>
        <w:instrText xml:space="preserve"> PAGEREF _Ref411967211 \h </w:instrText>
      </w:r>
      <w:r>
        <w:fldChar w:fldCharType="separate"/>
      </w:r>
      <w:r w:rsidR="00044A4C">
        <w:rPr>
          <w:noProof/>
        </w:rPr>
        <w:t>263</w:t>
      </w:r>
      <w:r>
        <w:fldChar w:fldCharType="end"/>
      </w:r>
      <w:r>
        <w:t>.</w:t>
      </w:r>
    </w:p>
    <w:p w14:paraId="0CBD83A7" w14:textId="74CB9E6B" w:rsidR="00510795" w:rsidRPr="00267F42" w:rsidRDefault="00267F42" w:rsidP="00BF0205">
      <w:pPr>
        <w:pStyle w:val="Heading4"/>
      </w:pPr>
      <w:bookmarkStart w:id="288" w:name="_Ref411967211"/>
      <w:r>
        <w:t>Psalm</w:t>
      </w:r>
      <w:r w:rsidR="00510795" w:rsidRPr="00AB1781">
        <w:t xml:space="preserve"> 117</w:t>
      </w:r>
      <w:r>
        <w:t xml:space="preserve">: </w:t>
      </w:r>
      <w:r w:rsidR="00E67F94">
        <w:t>“Confess</w:t>
      </w:r>
      <w:r>
        <w:t xml:space="preserve"> the Lord, He is goo</w:t>
      </w:r>
      <w:r w:rsidR="00E67F94">
        <w:t>d”</w:t>
      </w:r>
      <w:bookmarkEnd w:id="28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5A09E10" w:rsidR="00F14AA6" w:rsidRDefault="00F14AA6" w:rsidP="00267F42">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lastRenderedPageBreak/>
        <w:tab/>
        <w:t>His mercy</w:t>
      </w:r>
      <w:r w:rsidRPr="00AB1781">
        <w:rPr>
          <w:rStyle w:val="FootnoteReference"/>
        </w:rPr>
        <w:footnoteReference w:id="64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4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4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lastRenderedPageBreak/>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4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4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4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54"/>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5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5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67C0A759" w:rsidR="00550889"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t xml:space="preserve"> continue with </w:t>
      </w:r>
      <w:r>
        <w:fldChar w:fldCharType="begin"/>
      </w:r>
      <w:r>
        <w:instrText xml:space="preserve"> REF _Ref411967235 \h </w:instrText>
      </w:r>
      <w:r>
        <w:fldChar w:fldCharType="separate"/>
      </w:r>
      <w:r w:rsidR="00044A4C">
        <w:t>Psalm</w:t>
      </w:r>
      <w:r w:rsidR="00044A4C" w:rsidRPr="00AB1781">
        <w:t xml:space="preserve"> 119</w:t>
      </w:r>
      <w:r w:rsidR="00044A4C">
        <w:t>: “When I was afflicted, I cried out to the Lord”</w:t>
      </w:r>
      <w:r>
        <w:fldChar w:fldCharType="end"/>
      </w:r>
      <w:r>
        <w:t xml:space="preserve">, page </w:t>
      </w:r>
      <w:r>
        <w:fldChar w:fldCharType="begin"/>
      </w:r>
      <w:r>
        <w:instrText xml:space="preserve"> PAGEREF _Ref411967235 \h </w:instrText>
      </w:r>
      <w:r>
        <w:fldChar w:fldCharType="separate"/>
      </w:r>
      <w:r w:rsidR="00044A4C">
        <w:rPr>
          <w:noProof/>
        </w:rPr>
        <w:t>282</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44A4C">
        <w:t>Psalm</w:t>
      </w:r>
      <w:r w:rsidR="00044A4C" w:rsidRPr="00AB1781">
        <w:t xml:space="preserve"> 118</w:t>
      </w:r>
      <w:r w:rsidR="00044A4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44A4C">
        <w:rPr>
          <w:noProof/>
        </w:rPr>
        <w:t>266</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89" w:name="_Ref435990049"/>
      <w:r>
        <w:t>Kathisma 17</w:t>
      </w:r>
      <w:bookmarkEnd w:id="289"/>
    </w:p>
    <w:p w14:paraId="5D7D7323" w14:textId="4F44AF1E" w:rsidR="00385CB8" w:rsidRPr="00385CB8" w:rsidRDefault="00385CB8" w:rsidP="00BF0205">
      <w:pPr>
        <w:pStyle w:val="Heading4"/>
      </w:pPr>
      <w:bookmarkStart w:id="29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4879435" w:rsidR="00EE2E1D" w:rsidRDefault="00EE2E1D" w:rsidP="00385CB8">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3F3627C" w:rsidR="006D2FE5" w:rsidRPr="006D2FE5" w:rsidRDefault="00EE2E1D" w:rsidP="006D2FE5">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5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5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5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0"/>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5AB0377"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3678926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6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6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6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661AB70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6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6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5A8BC3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3"/>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D00252B"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7B24CDA4"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E41733C"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7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7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7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6249E18"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7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7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E742482"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68EE6F0E"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2BE665E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8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8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E0B9BF7"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lastRenderedPageBreak/>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8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3124028D"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8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8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34E540E2"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4FF5574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9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309CA721"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96"/>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9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lastRenderedPageBreak/>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9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0E7BE2A9"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69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0"/>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5F332C9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1"/>
    </w:p>
    <w:p w14:paraId="1B546F80" w14:textId="51060568"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lastRenderedPageBreak/>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1010D16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_Ref434579051 \h </w:instrText>
      </w:r>
      <w:r>
        <w:fldChar w:fldCharType="separate"/>
      </w:r>
      <w:r w:rsidR="00044A4C">
        <w:t>Psalm 118 Part 21 (</w:t>
      </w:r>
      <w:r w:rsidR="00044A4C" w:rsidRPr="0082523C">
        <w:rPr>
          <w:rFonts w:ascii="Tahoma" w:eastAsia="Tahoma" w:hAnsi="Tahoma" w:cs="Tahoma"/>
        </w:rPr>
        <w:t>ש</w:t>
      </w:r>
      <w:r w:rsidR="00044A4C">
        <w:t>): “Rulers persecute me without cause”</w:t>
      </w:r>
      <w:r>
        <w:fldChar w:fldCharType="end"/>
      </w:r>
      <w:r>
        <w:t>.</w:t>
      </w:r>
    </w:p>
    <w:p w14:paraId="4DDA1B57" w14:textId="1B122AC3" w:rsidR="00494693" w:rsidRPr="00494693" w:rsidRDefault="00494693" w:rsidP="00BF0205">
      <w:pPr>
        <w:pStyle w:val="Heading5"/>
      </w:pPr>
      <w:bookmarkStart w:id="29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2"/>
    </w:p>
    <w:p w14:paraId="4357BBBC" w14:textId="36077146"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0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06"/>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lastRenderedPageBreak/>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AF00D23"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_Ref434579065 \h </w:instrText>
      </w:r>
      <w:r>
        <w:fldChar w:fldCharType="separate"/>
      </w:r>
      <w:r w:rsidR="00044A4C">
        <w:t>Psalm 118 Part 22 (</w:t>
      </w:r>
      <w:r w:rsidR="00044A4C" w:rsidRPr="0082523C">
        <w:rPr>
          <w:rFonts w:ascii="Tahoma" w:eastAsia="Tahoma" w:hAnsi="Tahoma" w:cs="Tahoma"/>
        </w:rPr>
        <w:t>ת</w:t>
      </w:r>
      <w:r w:rsidR="00044A4C">
        <w:t>): “Let my supplication come before You, O Lord”</w:t>
      </w:r>
      <w:r>
        <w:fldChar w:fldCharType="end"/>
      </w:r>
      <w:r>
        <w:t>.</w:t>
      </w:r>
    </w:p>
    <w:p w14:paraId="473F235B" w14:textId="730800CE" w:rsidR="00494693" w:rsidRPr="00AB1781" w:rsidRDefault="00494693" w:rsidP="00BF0205">
      <w:pPr>
        <w:pStyle w:val="Heading5"/>
      </w:pPr>
      <w:bookmarkStart w:id="29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3"/>
    </w:p>
    <w:p w14:paraId="5C3C407C" w14:textId="79DD80B0"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0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CA60423" w:rsidR="00E611C7" w:rsidRDefault="00E611C7" w:rsidP="00E611C7">
      <w:pPr>
        <w:pStyle w:val="Rubric"/>
      </w:pPr>
      <w:r>
        <w:t xml:space="preserve">Alleluia. </w:t>
      </w:r>
      <w:r>
        <w:fldChar w:fldCharType="begin"/>
      </w:r>
      <w:r>
        <w:instrText xml:space="preserve"> REF _Ref434578449 \h </w:instrText>
      </w:r>
      <w:r>
        <w:fldChar w:fldCharType="separate"/>
      </w:r>
      <w:r w:rsidR="00044A4C">
        <w:rPr>
          <w:lang w:val="en-GB"/>
        </w:rPr>
        <w:t>The Psalms of the Veil</w:t>
      </w:r>
      <w:r>
        <w:fldChar w:fldCharType="end"/>
      </w:r>
      <w:r>
        <w:t xml:space="preserve"> and </w:t>
      </w:r>
      <w:r>
        <w:fldChar w:fldCharType="begin"/>
      </w:r>
      <w:r>
        <w:instrText xml:space="preserve"> REF _Ref448127130 \h </w:instrText>
      </w:r>
      <w:r>
        <w:fldChar w:fldCharType="separate"/>
      </w:r>
      <w:r w:rsidR="00044A4C">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294" w:name="_Ref435990063"/>
      <w:r>
        <w:t>Kathisma 18</w:t>
      </w:r>
      <w:bookmarkEnd w:id="29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5" w:name="_Ref411967235"/>
      <w:r>
        <w:lastRenderedPageBreak/>
        <w:t>Psalm</w:t>
      </w:r>
      <w:r w:rsidRPr="00AB1781">
        <w:t xml:space="preserve"> 119</w:t>
      </w:r>
      <w:r>
        <w:t xml:space="preserve">: </w:t>
      </w:r>
      <w:r w:rsidR="00E67F94">
        <w:t>“When I was afflicted, I cried out to the Lord”</w:t>
      </w:r>
      <w:bookmarkEnd w:id="29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5557E449"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0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0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78ECEB3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44A4C">
        <w:t>Psalm</w:t>
      </w:r>
      <w:r w:rsidR="00044A4C" w:rsidRPr="00AB1781">
        <w:t xml:space="preserve"> 120</w:t>
      </w:r>
      <w:r w:rsidR="00044A4C">
        <w:t>: “I lifted up my eyes to the mountains”</w:t>
      </w:r>
      <w:r>
        <w:fldChar w:fldCharType="end"/>
      </w:r>
      <w:r>
        <w:t xml:space="preserve">, page </w:t>
      </w:r>
      <w:r>
        <w:fldChar w:fldCharType="begin"/>
      </w:r>
      <w:r>
        <w:instrText xml:space="preserve"> PAGEREF _Ref411967252 \h </w:instrText>
      </w:r>
      <w:r>
        <w:fldChar w:fldCharType="separate"/>
      </w:r>
      <w:r w:rsidR="00044A4C">
        <w:rPr>
          <w:noProof/>
        </w:rPr>
        <w:t>282</w:t>
      </w:r>
      <w:r>
        <w:fldChar w:fldCharType="end"/>
      </w:r>
      <w:r>
        <w:t>.</w:t>
      </w:r>
      <w:r w:rsidR="00C61C1A">
        <w:t xml:space="preserve"> </w:t>
      </w:r>
    </w:p>
    <w:p w14:paraId="75788234" w14:textId="63941554" w:rsidR="00FD25B7" w:rsidRPr="00FD25B7" w:rsidRDefault="00FD25B7" w:rsidP="00BF0205">
      <w:pPr>
        <w:pStyle w:val="Heading4"/>
      </w:pPr>
      <w:bookmarkStart w:id="29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29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331CEDD" w:rsidR="00F14AA6" w:rsidRDefault="00F14AA6" w:rsidP="00FD25B7">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1DF898A6" w14:textId="77777777" w:rsidR="00FD25B7" w:rsidRPr="00AB1781" w:rsidRDefault="00FD25B7" w:rsidP="00FD25B7">
      <w:pPr>
        <w:pStyle w:val="Rubric"/>
      </w:pPr>
      <w:r w:rsidRPr="00AB1781">
        <w:lastRenderedPageBreak/>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71B87F6"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44A4C">
        <w:t>Psalm</w:t>
      </w:r>
      <w:r w:rsidR="00044A4C" w:rsidRPr="00AB1781">
        <w:t xml:space="preserve"> 121</w:t>
      </w:r>
      <w:r w:rsidR="00044A4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44A4C">
        <w:rPr>
          <w:noProof/>
        </w:rPr>
        <w:t>283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44A4C">
        <w:t>Psalm</w:t>
      </w:r>
      <w:r w:rsidR="00044A4C" w:rsidRPr="00AB1781">
        <w:t xml:space="preserve"> 128</w:t>
      </w:r>
      <w:r w:rsidR="00044A4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44A4C">
        <w:rPr>
          <w:noProof/>
        </w:rPr>
        <w:t>289</w:t>
      </w:r>
      <w:r w:rsidR="00E611C7">
        <w:fldChar w:fldCharType="end"/>
      </w:r>
      <w:r w:rsidR="00E611C7">
        <w:t>.</w:t>
      </w:r>
    </w:p>
    <w:p w14:paraId="7438C3A4" w14:textId="55B00F2C" w:rsidR="00FD25B7" w:rsidRPr="00FD25B7" w:rsidRDefault="00FD25B7" w:rsidP="00BF0205">
      <w:pPr>
        <w:pStyle w:val="Heading4"/>
      </w:pPr>
      <w:bookmarkStart w:id="297" w:name="_Ref411967283"/>
      <w:r>
        <w:t>Psalm</w:t>
      </w:r>
      <w:r w:rsidRPr="00AB1781">
        <w:t xml:space="preserve"> 121</w:t>
      </w:r>
      <w:r>
        <w:t xml:space="preserve">: </w:t>
      </w:r>
      <w:r w:rsidR="00E67F94">
        <w:t>“I was glad when they said to me, ‘we will</w:t>
      </w:r>
      <w:r>
        <w:t xml:space="preserve"> go to the house of the Lord</w:t>
      </w:r>
      <w:r w:rsidR="00E67F94">
        <w:t>’”</w:t>
      </w:r>
      <w:bookmarkEnd w:id="29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02DEFE1" w:rsidR="00F14AA6" w:rsidRDefault="00F14AA6" w:rsidP="00FD25B7">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lastRenderedPageBreak/>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2"/>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1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1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3FF0B32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44A4C">
        <w:t>Psalm</w:t>
      </w:r>
      <w:r w:rsidR="00044A4C" w:rsidRPr="00AB1781">
        <w:t xml:space="preserve"> 122</w:t>
      </w:r>
      <w:r w:rsidR="00044A4C">
        <w:t>: “I lift up my eyes to You, Who dwells in heaven”</w:t>
      </w:r>
      <w:r>
        <w:fldChar w:fldCharType="end"/>
      </w:r>
      <w:r>
        <w:t xml:space="preserve">, page </w:t>
      </w:r>
      <w:r>
        <w:fldChar w:fldCharType="begin"/>
      </w:r>
      <w:r>
        <w:instrText xml:space="preserve"> PAGEREF _Ref411967299 \h </w:instrText>
      </w:r>
      <w:r>
        <w:fldChar w:fldCharType="separate"/>
      </w:r>
      <w:r w:rsidR="00044A4C">
        <w:rPr>
          <w:noProof/>
        </w:rPr>
        <w:t>284</w:t>
      </w:r>
      <w:r>
        <w:fldChar w:fldCharType="end"/>
      </w:r>
      <w:r>
        <w:t>.</w:t>
      </w:r>
    </w:p>
    <w:p w14:paraId="3D506578" w14:textId="0E4C1AE7" w:rsidR="00FD25B7" w:rsidRPr="00FD25B7" w:rsidRDefault="00FD25B7" w:rsidP="00BF0205">
      <w:pPr>
        <w:pStyle w:val="Heading4"/>
      </w:pPr>
      <w:bookmarkStart w:id="29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29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1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ACED29F"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lastRenderedPageBreak/>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18"/>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6B3481D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44A4C">
        <w:t>Psalm</w:t>
      </w:r>
      <w:r w:rsidR="00044A4C" w:rsidRPr="00AB1781">
        <w:t xml:space="preserve"> 123</w:t>
      </w:r>
      <w:r w:rsidR="00044A4C">
        <w:t>: “‘if the Lord had not been among us,”—let Israel now say”</w:t>
      </w:r>
      <w:r>
        <w:fldChar w:fldCharType="end"/>
      </w:r>
      <w:r>
        <w:t xml:space="preserve">, page </w:t>
      </w:r>
      <w:r>
        <w:fldChar w:fldCharType="begin"/>
      </w:r>
      <w:r>
        <w:instrText xml:space="preserve"> PAGEREF _Ref411967321 \h </w:instrText>
      </w:r>
      <w:r>
        <w:fldChar w:fldCharType="separate"/>
      </w:r>
      <w:r w:rsidR="00044A4C">
        <w:rPr>
          <w:noProof/>
        </w:rPr>
        <w:t>285</w:t>
      </w:r>
      <w:r>
        <w:fldChar w:fldCharType="end"/>
      </w:r>
      <w:r>
        <w:t>.</w:t>
      </w:r>
    </w:p>
    <w:p w14:paraId="0C3917C8" w14:textId="7B98D177" w:rsidR="00FD25B7" w:rsidRPr="00FD25B7" w:rsidRDefault="00FD25B7" w:rsidP="00BF0205">
      <w:pPr>
        <w:pStyle w:val="Heading4"/>
      </w:pPr>
      <w:bookmarkStart w:id="29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29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5CBF519D" w:rsidR="00FD25B7" w:rsidRP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1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lastRenderedPageBreak/>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86DF1C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44A4C">
        <w:t>Psalm</w:t>
      </w:r>
      <w:r w:rsidR="00044A4C" w:rsidRPr="00AB1781">
        <w:t xml:space="preserve"> 124</w:t>
      </w:r>
      <w:r w:rsidR="00044A4C">
        <w:t>: “Those who trust in the Lord are like Mount Zion”</w:t>
      </w:r>
      <w:r>
        <w:fldChar w:fldCharType="end"/>
      </w:r>
      <w:r>
        <w:t xml:space="preserve">, page </w:t>
      </w:r>
      <w:r>
        <w:fldChar w:fldCharType="begin"/>
      </w:r>
      <w:r>
        <w:instrText xml:space="preserve"> PAGEREF _Ref411967338 \h </w:instrText>
      </w:r>
      <w:r>
        <w:fldChar w:fldCharType="separate"/>
      </w:r>
      <w:r w:rsidR="00044A4C">
        <w:rPr>
          <w:noProof/>
        </w:rPr>
        <w:t>286</w:t>
      </w:r>
      <w:r>
        <w:fldChar w:fldCharType="end"/>
      </w:r>
      <w:r>
        <w:t>.</w:t>
      </w:r>
    </w:p>
    <w:p w14:paraId="5C7DBE57" w14:textId="3EE91A95" w:rsidR="00FD25B7" w:rsidRPr="00FD25B7" w:rsidRDefault="003A7286" w:rsidP="00BF0205">
      <w:pPr>
        <w:pStyle w:val="Heading4"/>
      </w:pPr>
      <w:bookmarkStart w:id="30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6E8D45D6"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0"/>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C14C53" w:rsidR="00550889" w:rsidRPr="00FD25B7" w:rsidRDefault="00550889" w:rsidP="00550889">
      <w:pPr>
        <w:pStyle w:val="Rubric"/>
      </w:pPr>
      <w:r>
        <w:lastRenderedPageBreak/>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44A4C">
        <w:t>Psalm</w:t>
      </w:r>
      <w:r w:rsidR="00044A4C" w:rsidRPr="00AB1781">
        <w:t xml:space="preserve"> 125</w:t>
      </w:r>
      <w:r w:rsidR="00044A4C">
        <w:t>: “When the Lord brought back the captivy of Zion”</w:t>
      </w:r>
      <w:r>
        <w:fldChar w:fldCharType="end"/>
      </w:r>
      <w:r>
        <w:t xml:space="preserve">, page </w:t>
      </w:r>
      <w:r>
        <w:fldChar w:fldCharType="begin"/>
      </w:r>
      <w:r>
        <w:instrText xml:space="preserve"> PAGEREF _Ref411967353 \h </w:instrText>
      </w:r>
      <w:r>
        <w:fldChar w:fldCharType="separate"/>
      </w:r>
      <w:r w:rsidR="00044A4C">
        <w:rPr>
          <w:noProof/>
        </w:rPr>
        <w:t>287</w:t>
      </w:r>
      <w:r>
        <w:fldChar w:fldCharType="end"/>
      </w:r>
      <w:r>
        <w:t>.</w:t>
      </w:r>
    </w:p>
    <w:p w14:paraId="29D5D02A" w14:textId="734D2AA5" w:rsidR="00FD25B7" w:rsidRPr="00FD25B7" w:rsidRDefault="00FD25B7" w:rsidP="00BF0205">
      <w:pPr>
        <w:pStyle w:val="Heading4"/>
      </w:pPr>
      <w:bookmarkStart w:id="301"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6102D05F"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276EADB3"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44A4C">
        <w:t>Psalm</w:t>
      </w:r>
      <w:r w:rsidR="00044A4C" w:rsidRPr="00AB1781">
        <w:t xml:space="preserve"> 126</w:t>
      </w:r>
      <w:r w:rsidR="00044A4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44A4C">
        <w:rPr>
          <w:noProof/>
        </w:rPr>
        <w:t>288</w:t>
      </w:r>
      <w:r>
        <w:fldChar w:fldCharType="end"/>
      </w:r>
      <w:r>
        <w:t>.</w:t>
      </w:r>
    </w:p>
    <w:p w14:paraId="7ABE7E2A" w14:textId="57E0B25A" w:rsidR="00FD25B7" w:rsidRPr="00FD25B7" w:rsidRDefault="00FD25B7" w:rsidP="00BF0205">
      <w:pPr>
        <w:pStyle w:val="Heading4"/>
      </w:pPr>
      <w:bookmarkStart w:id="30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2CD2F50"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2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2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4917B24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44A4C">
        <w:t>Psalm</w:t>
      </w:r>
      <w:r w:rsidR="00044A4C" w:rsidRPr="00AB1781">
        <w:t xml:space="preserve"> 127</w:t>
      </w:r>
      <w:r w:rsidR="00044A4C">
        <w:t>: “Blessed are all who fear the Lord, who walk in His ways”</w:t>
      </w:r>
      <w:r>
        <w:fldChar w:fldCharType="end"/>
      </w:r>
      <w:r>
        <w:t xml:space="preserve">, page </w:t>
      </w:r>
      <w:r>
        <w:fldChar w:fldCharType="begin"/>
      </w:r>
      <w:r>
        <w:instrText xml:space="preserve"> PAGEREF _Ref411967385 \h </w:instrText>
      </w:r>
      <w:r>
        <w:fldChar w:fldCharType="separate"/>
      </w:r>
      <w:r w:rsidR="00044A4C">
        <w:rPr>
          <w:noProof/>
        </w:rPr>
        <w:t>288</w:t>
      </w:r>
      <w:r>
        <w:fldChar w:fldCharType="end"/>
      </w:r>
      <w:r>
        <w:t>.</w:t>
      </w:r>
    </w:p>
    <w:p w14:paraId="3AAB1DE2" w14:textId="063F50A4" w:rsidR="00FD25B7" w:rsidRPr="00FD25B7" w:rsidRDefault="00FD25B7" w:rsidP="00BF0205">
      <w:pPr>
        <w:pStyle w:val="Heading4"/>
      </w:pPr>
      <w:bookmarkStart w:id="30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FC15DB0"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27"/>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28"/>
      </w:r>
    </w:p>
    <w:p w14:paraId="2D925D0C" w14:textId="3CAA3245" w:rsidR="00FD25B7" w:rsidRDefault="00FD25B7" w:rsidP="00FD25B7">
      <w:pPr>
        <w:pStyle w:val="EnglishHangEndNoCoptic"/>
      </w:pPr>
      <w:r w:rsidRPr="00AB1781">
        <w:tab/>
      </w:r>
      <w:r w:rsidR="00087D9B">
        <w:t>Peace be upon Israel!</w:t>
      </w:r>
    </w:p>
    <w:p w14:paraId="0FE658EC" w14:textId="3319299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44A4C">
        <w:t>Psalm</w:t>
      </w:r>
      <w:r w:rsidR="00044A4C" w:rsidRPr="00AB1781">
        <w:t xml:space="preserve"> 128</w:t>
      </w:r>
      <w:r w:rsidR="00044A4C">
        <w:t>: “Many times have they warred against me from my youth”</w:t>
      </w:r>
      <w:r>
        <w:fldChar w:fldCharType="end"/>
      </w:r>
      <w:r>
        <w:t xml:space="preserve">, page </w:t>
      </w:r>
      <w:r>
        <w:fldChar w:fldCharType="begin"/>
      </w:r>
      <w:r>
        <w:instrText xml:space="preserve"> PAGEREF _Ref411967400 \h </w:instrText>
      </w:r>
      <w:r>
        <w:fldChar w:fldCharType="separate"/>
      </w:r>
      <w:r w:rsidR="00044A4C">
        <w:rPr>
          <w:noProof/>
        </w:rPr>
        <w:t>289</w:t>
      </w:r>
      <w:r>
        <w:fldChar w:fldCharType="end"/>
      </w:r>
      <w:r>
        <w:t>.</w:t>
      </w:r>
    </w:p>
    <w:p w14:paraId="63084F0D" w14:textId="6A0EE63A" w:rsidR="00FD25B7" w:rsidRPr="00AB1781" w:rsidRDefault="00FD25B7" w:rsidP="00BF0205">
      <w:pPr>
        <w:pStyle w:val="Heading4"/>
      </w:pPr>
      <w:bookmarkStart w:id="304" w:name="_Ref411967400"/>
      <w:r>
        <w:t>Psalm</w:t>
      </w:r>
      <w:r w:rsidRPr="00AB1781">
        <w:t xml:space="preserve"> 128</w:t>
      </w:r>
      <w:r>
        <w:t xml:space="preserve">: </w:t>
      </w:r>
      <w:r w:rsidR="00BB3B58">
        <w:t xml:space="preserve">“Many times have </w:t>
      </w:r>
      <w:r>
        <w:t>they warred against me from my yout</w:t>
      </w:r>
      <w:r w:rsidR="00BB3B58">
        <w:t>h”</w:t>
      </w:r>
      <w:bookmarkEnd w:id="30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6DCAFD84"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29"/>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lastRenderedPageBreak/>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3577605B" w:rsidR="00550889"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44A4C">
        <w:t>Psalm</w:t>
      </w:r>
      <w:r w:rsidR="00044A4C" w:rsidRPr="00AB1781">
        <w:t xml:space="preserve"> 129</w:t>
      </w:r>
      <w:r w:rsidR="00044A4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44A4C">
        <w:rPr>
          <w:noProof/>
        </w:rPr>
        <w:t>290</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5" w:name="_Ref411968046"/>
      <w:r>
        <w:t>Psalm</w:t>
      </w:r>
      <w:r w:rsidRPr="00AB1781">
        <w:t xml:space="preserve"> 129</w:t>
      </w:r>
      <w:r>
        <w:t xml:space="preserve">: </w:t>
      </w:r>
      <w:r w:rsidR="00BB3B58">
        <w:t>“I cried to You, O Lord, out of the depths”</w:t>
      </w:r>
      <w:bookmarkEnd w:id="30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259C3FCD"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1"/>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2"/>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4"/>
      </w:r>
    </w:p>
    <w:p w14:paraId="082DCDF9" w14:textId="1C892BBA" w:rsidR="00FD25B7" w:rsidRPr="00AB1781" w:rsidRDefault="00714F88" w:rsidP="00FD25B7">
      <w:pPr>
        <w:pStyle w:val="EnglishHangEndNoCoptic"/>
      </w:pPr>
      <w:r>
        <w:lastRenderedPageBreak/>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35"/>
      </w:r>
    </w:p>
    <w:p w14:paraId="5BFD100E" w14:textId="3A7F8A6D"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44A4C">
        <w:t>Psalm</w:t>
      </w:r>
      <w:r w:rsidR="00044A4C" w:rsidRPr="00AB1781">
        <w:t xml:space="preserve"> 130</w:t>
      </w:r>
      <w:r w:rsidR="00044A4C">
        <w:t>: “O Lord, my heart is not exalted, nor my eyes raised up”</w:t>
      </w:r>
      <w:r>
        <w:fldChar w:fldCharType="end"/>
      </w:r>
      <w:r>
        <w:t xml:space="preserve">, page </w:t>
      </w:r>
      <w:r>
        <w:fldChar w:fldCharType="begin"/>
      </w:r>
      <w:r>
        <w:instrText xml:space="preserve"> PAGEREF _Ref411968066 \h </w:instrText>
      </w:r>
      <w:r>
        <w:fldChar w:fldCharType="separate"/>
      </w:r>
      <w:r w:rsidR="00044A4C">
        <w:rPr>
          <w:noProof/>
        </w:rPr>
        <w:t>291</w:t>
      </w:r>
      <w:r>
        <w:fldChar w:fldCharType="end"/>
      </w:r>
      <w:r>
        <w:t>.</w:t>
      </w:r>
      <w:r w:rsidR="00E611C7">
        <w:t xml:space="preserve"> </w:t>
      </w:r>
    </w:p>
    <w:p w14:paraId="0B5F9423" w14:textId="010EE6E6" w:rsidR="00FD25B7" w:rsidRPr="00FD25B7" w:rsidRDefault="00FD25B7" w:rsidP="00BF0205">
      <w:pPr>
        <w:pStyle w:val="Heading4"/>
      </w:pPr>
      <w:bookmarkStart w:id="30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0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2D1AEBF8"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3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A162946"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44A4C">
        <w:t>Psalm</w:t>
      </w:r>
      <w:r w:rsidR="00044A4C" w:rsidRPr="00AB1781">
        <w:t xml:space="preserve"> 131</w:t>
      </w:r>
      <w:r w:rsidR="00044A4C">
        <w:t>: “O Lord, remember David and all his meekness”</w:t>
      </w:r>
      <w:r>
        <w:fldChar w:fldCharType="end"/>
      </w:r>
      <w:r>
        <w:t xml:space="preserve">, page </w:t>
      </w:r>
      <w:r>
        <w:fldChar w:fldCharType="begin"/>
      </w:r>
      <w:r>
        <w:instrText xml:space="preserve"> PAGEREF _Ref411968081 \h </w:instrText>
      </w:r>
      <w:r>
        <w:fldChar w:fldCharType="separate"/>
      </w:r>
      <w:r w:rsidR="00044A4C">
        <w:rPr>
          <w:noProof/>
        </w:rPr>
        <w:t>292</w:t>
      </w:r>
      <w:r>
        <w:fldChar w:fldCharType="end"/>
      </w:r>
      <w:r>
        <w:t>.</w:t>
      </w:r>
    </w:p>
    <w:p w14:paraId="43A0FD26" w14:textId="359FA4AA" w:rsidR="00FD25B7" w:rsidRPr="00F431B1" w:rsidRDefault="00F431B1" w:rsidP="00BF0205">
      <w:pPr>
        <w:pStyle w:val="Heading4"/>
      </w:pPr>
      <w:bookmarkStart w:id="307" w:name="_Ref411968081"/>
      <w:r>
        <w:lastRenderedPageBreak/>
        <w:t>Psalm</w:t>
      </w:r>
      <w:r w:rsidR="00FD25B7" w:rsidRPr="00AB1781">
        <w:t xml:space="preserve"> 131</w:t>
      </w:r>
      <w:r>
        <w:t xml:space="preserve">: </w:t>
      </w:r>
      <w:r w:rsidR="00BB3B58">
        <w:t>“</w:t>
      </w:r>
      <w:r>
        <w:t>O Lord, remember David and all his meeknes</w:t>
      </w:r>
      <w:r w:rsidR="00BB3B58">
        <w:t>s”</w:t>
      </w:r>
      <w:bookmarkEnd w:id="30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6C2B3657" w:rsidR="00F14AA6" w:rsidRDefault="00F14AA6" w:rsidP="00F431B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3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3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39"/>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lastRenderedPageBreak/>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4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4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4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4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D29AE53"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44A4C">
        <w:rPr>
          <w:noProof/>
        </w:rPr>
        <w:t>293</w:t>
      </w:r>
      <w:r>
        <w:fldChar w:fldCharType="end"/>
      </w:r>
      <w:r>
        <w:t>.</w:t>
      </w:r>
    </w:p>
    <w:p w14:paraId="359E6A39" w14:textId="3D6C3CDC" w:rsidR="00FD25B7" w:rsidRPr="00F431B1" w:rsidRDefault="00F431B1" w:rsidP="00BF0205">
      <w:pPr>
        <w:pStyle w:val="Heading4"/>
      </w:pPr>
      <w:bookmarkStart w:id="30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0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5F2ECA97" w:rsidR="00F14AA6" w:rsidRDefault="00F14AA6" w:rsidP="00F431B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3AE9BCAB" w14:textId="77777777" w:rsidR="00FD25B7" w:rsidRPr="00AB1781" w:rsidRDefault="00FD25B7" w:rsidP="00F431B1">
      <w:pPr>
        <w:pStyle w:val="Rubric"/>
      </w:pPr>
      <w:r w:rsidRPr="00AB1781">
        <w:lastRenderedPageBreak/>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4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1D3CB48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44A4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44A4C">
        <w:t>Psalm</w:t>
      </w:r>
      <w:r w:rsidR="00044A4C" w:rsidRPr="00AB1781">
        <w:t xml:space="preserve"> 133</w:t>
      </w:r>
      <w:r w:rsidR="00044A4C">
        <w:t>: “Behold now, bless the Lord, all you servants of the Lord”</w:t>
      </w:r>
      <w:r>
        <w:fldChar w:fldCharType="end"/>
      </w:r>
      <w:r>
        <w:t xml:space="preserve">, page </w:t>
      </w:r>
      <w:r>
        <w:fldChar w:fldCharType="begin"/>
      </w:r>
      <w:r>
        <w:instrText xml:space="preserve"> PAGEREF _Ref411968119 \h </w:instrText>
      </w:r>
      <w:r>
        <w:fldChar w:fldCharType="separate"/>
      </w:r>
      <w:r w:rsidR="00044A4C">
        <w:rPr>
          <w:noProof/>
        </w:rPr>
        <w:t>294</w:t>
      </w:r>
      <w:r>
        <w:fldChar w:fldCharType="end"/>
      </w:r>
      <w:r>
        <w:t>.</w:t>
      </w:r>
    </w:p>
    <w:p w14:paraId="2852ED99" w14:textId="4294FF84" w:rsidR="00FD25B7" w:rsidRPr="00AB1781" w:rsidRDefault="00FD25B7" w:rsidP="00BF0205">
      <w:pPr>
        <w:pStyle w:val="Heading4"/>
      </w:pPr>
      <w:bookmarkStart w:id="30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0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2755AC4"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3F9ACBD6"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44A4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44A4C">
        <w:t>Psalm</w:t>
      </w:r>
      <w:r w:rsidR="00044A4C" w:rsidRPr="00AB1781">
        <w:t xml:space="preserve"> 136</w:t>
      </w:r>
      <w:r w:rsidR="00044A4C">
        <w:t>: “By the rivers of Babylon—we sat down, and wept”</w:t>
      </w:r>
      <w:r>
        <w:fldChar w:fldCharType="end"/>
      </w:r>
      <w:r>
        <w:t xml:space="preserve">, page </w:t>
      </w:r>
      <w:r>
        <w:fldChar w:fldCharType="begin"/>
      </w:r>
      <w:r>
        <w:instrText xml:space="preserve"> PAGEREF _Ref411968136 \h </w:instrText>
      </w:r>
      <w:r>
        <w:fldChar w:fldCharType="separate"/>
      </w:r>
      <w:r w:rsidR="00044A4C">
        <w:rPr>
          <w:noProof/>
        </w:rPr>
        <w:t>299</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0" w:name="_Ref435438658"/>
      <w:r w:rsidRPr="00AB1781">
        <w:t>K</w:t>
      </w:r>
      <w:r>
        <w:t>athisma</w:t>
      </w:r>
      <w:r w:rsidRPr="00AB1781">
        <w:t xml:space="preserve"> 1</w:t>
      </w:r>
      <w:r>
        <w:t>9</w:t>
      </w:r>
      <w:bookmarkEnd w:id="31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lastRenderedPageBreak/>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5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5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789C0D96" w:rsidR="00086B05" w:rsidRDefault="00086B05" w:rsidP="00E276C1">
      <w:pPr>
        <w:pStyle w:val="Rubric"/>
      </w:pPr>
      <w:r>
        <w:fldChar w:fldCharType="begin"/>
      </w:r>
      <w:r>
        <w:instrText xml:space="preserve"> REF _Ref434580757 \h </w:instrText>
      </w:r>
      <w:r>
        <w:fldChar w:fldCharType="separate"/>
      </w:r>
      <w:r w:rsidR="00044A4C">
        <w:t>The Second Canticle: Psalm 135</w:t>
      </w:r>
      <w:r>
        <w:fldChar w:fldCharType="end"/>
      </w:r>
      <w:r>
        <w:t xml:space="preserve">, page </w:t>
      </w:r>
      <w:r>
        <w:fldChar w:fldCharType="begin"/>
      </w:r>
      <w:r>
        <w:instrText xml:space="preserve"> PAGEREF _Ref434580763 \h </w:instrText>
      </w:r>
      <w:r>
        <w:fldChar w:fldCharType="separate"/>
      </w:r>
      <w:r w:rsidR="00044A4C">
        <w:rPr>
          <w:noProof/>
        </w:rPr>
        <w:t>330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57"/>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5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59"/>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lastRenderedPageBreak/>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0"/>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1"/>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2"/>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64819810" w:rsidR="00F14AA6" w:rsidRDefault="00F14AA6" w:rsidP="00F14AA6">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lastRenderedPageBreak/>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65"/>
      </w:r>
    </w:p>
    <w:p w14:paraId="0078B0CE" w14:textId="631AE2E8" w:rsidR="003E6DC3"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44A4C">
        <w:t>Psalm</w:t>
      </w:r>
      <w:r w:rsidR="00044A4C" w:rsidRPr="00AB1781">
        <w:t xml:space="preserve"> 137</w:t>
      </w:r>
      <w:r w:rsidR="00044A4C">
        <w:t>: “I will confess You, O Lord, with all my heart”</w:t>
      </w:r>
      <w:r>
        <w:fldChar w:fldCharType="end"/>
      </w:r>
      <w:r>
        <w:t xml:space="preserve">, page </w:t>
      </w:r>
      <w:r>
        <w:fldChar w:fldCharType="begin"/>
      </w:r>
      <w:r>
        <w:instrText xml:space="preserve"> PAGEREF _Ref411968152 \h </w:instrText>
      </w:r>
      <w:r>
        <w:fldChar w:fldCharType="separate"/>
      </w:r>
      <w:r w:rsidR="00044A4C">
        <w:rPr>
          <w:noProof/>
        </w:rPr>
        <w:t>300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44A4C">
        <w:t>Psalm</w:t>
      </w:r>
      <w:r w:rsidR="00044A4C" w:rsidRPr="00AB1781">
        <w:t xml:space="preserve"> 140</w:t>
      </w:r>
      <w:r w:rsidR="00044A4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44A4C">
        <w:rPr>
          <w:noProof/>
        </w:rPr>
        <w:t>304</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42CEFB36"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6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6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68"/>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69"/>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1"/>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lastRenderedPageBreak/>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7BA76E5"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44A4C">
        <w:t>Psalm</w:t>
      </w:r>
      <w:r w:rsidR="00044A4C" w:rsidRPr="00AB1781">
        <w:t xml:space="preserve"> 140</w:t>
      </w:r>
      <w:r w:rsidR="00044A4C">
        <w:t>: “O Lord, I have cried to You, hear me”</w:t>
      </w:r>
      <w:r>
        <w:fldChar w:fldCharType="end"/>
      </w:r>
      <w:r>
        <w:t xml:space="preserve">, page </w:t>
      </w:r>
      <w:r>
        <w:fldChar w:fldCharType="begin"/>
      </w:r>
      <w:r>
        <w:instrText xml:space="preserve"> PAGEREF _Ref411968172 \h </w:instrText>
      </w:r>
      <w:r>
        <w:fldChar w:fldCharType="separate"/>
      </w:r>
      <w:r w:rsidR="00044A4C">
        <w:rPr>
          <w:noProof/>
        </w:rPr>
        <w:t>304</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75"/>
      </w:r>
      <w:r w:rsidRPr="00AB1781">
        <w:t xml:space="preserve"> my heart,</w:t>
      </w:r>
      <w:r w:rsidRPr="00AB1781">
        <w:rPr>
          <w:rStyle w:val="FootnoteReference"/>
        </w:rPr>
        <w:footnoteReference w:id="77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7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lastRenderedPageBreak/>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7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7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043B1D99"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lastRenderedPageBreak/>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4"/>
      </w:r>
    </w:p>
    <w:p w14:paraId="7853C3F1" w14:textId="3EC2738B"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44A4C">
        <w:t>Psalm</w:t>
      </w:r>
      <w:r w:rsidR="00044A4C" w:rsidRPr="00AB1781">
        <w:t xml:space="preserve"> 141</w:t>
      </w:r>
      <w:r w:rsidR="00044A4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44A4C">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44A4C">
        <w:t>Psalm</w:t>
      </w:r>
      <w:r w:rsidR="00044A4C" w:rsidRPr="00AB1781">
        <w:t xml:space="preserve"> 145</w:t>
      </w:r>
      <w:r w:rsidR="00044A4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44A4C">
        <w:rPr>
          <w:noProof/>
        </w:rPr>
        <w:t>311</w:t>
      </w:r>
      <w:r w:rsidR="00E611C7">
        <w:fldChar w:fldCharType="end"/>
      </w:r>
      <w:r w:rsidR="00E611C7">
        <w:t>.</w:t>
      </w:r>
    </w:p>
    <w:p w14:paraId="51E1BFBF" w14:textId="48E35753" w:rsidR="00E276C1" w:rsidRPr="00E276C1" w:rsidRDefault="00E276C1" w:rsidP="00BF0205">
      <w:pPr>
        <w:pStyle w:val="Heading4"/>
      </w:pPr>
      <w:bookmarkStart w:id="31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4923239"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lastRenderedPageBreak/>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8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8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2A8A3B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44A4C">
        <w:t>Psalm</w:t>
      </w:r>
      <w:r w:rsidR="00044A4C" w:rsidRPr="00AB1781">
        <w:t xml:space="preserve"> 145</w:t>
      </w:r>
      <w:r w:rsidR="00044A4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44A4C">
        <w:rPr>
          <w:noProof/>
        </w:rPr>
        <w:t>311</w:t>
      </w:r>
      <w:r>
        <w:fldChar w:fldCharType="end"/>
      </w:r>
      <w:r>
        <w:t>.</w:t>
      </w:r>
    </w:p>
    <w:p w14:paraId="1BBA4A8E" w14:textId="3A53A20E" w:rsidR="00E276C1" w:rsidRPr="00E276C1" w:rsidRDefault="00E276C1" w:rsidP="00BF0205">
      <w:pPr>
        <w:pStyle w:val="Heading4"/>
      </w:pPr>
      <w:bookmarkStart w:id="31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653A62FF" w:rsidR="00F14AA6" w:rsidRDefault="00F14AA6" w:rsidP="00E276C1">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lastRenderedPageBreak/>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8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0D2998C3" w:rsidR="00F35AEA"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16" w:name="_Ref435438665"/>
      <w:r w:rsidRPr="00AB1781">
        <w:lastRenderedPageBreak/>
        <w:t>K</w:t>
      </w:r>
      <w:r>
        <w:t>athisma 20</w:t>
      </w:r>
      <w:bookmarkEnd w:id="31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8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lastRenderedPageBreak/>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89"/>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lastRenderedPageBreak/>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9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1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1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08BCAB34"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9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9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9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lastRenderedPageBreak/>
        <w:tab/>
        <w:t xml:space="preserve">Who </w:t>
      </w:r>
      <w:r w:rsidR="007F50FD">
        <w:t>keeps</w:t>
      </w:r>
      <w:r w:rsidR="007F50FD">
        <w:rPr>
          <w:rStyle w:val="FootnoteReference"/>
        </w:rPr>
        <w:footnoteReference w:id="79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0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55AD92F"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44A4C">
        <w:t>Psalm</w:t>
      </w:r>
      <w:r w:rsidR="00044A4C" w:rsidRPr="00AB1781">
        <w:t xml:space="preserve"> 146</w:t>
      </w:r>
      <w:r w:rsidR="00044A4C">
        <w:t>: “Praise the Lord, for psalmody a is good thing”</w:t>
      </w:r>
      <w:r>
        <w:fldChar w:fldCharType="end"/>
      </w:r>
      <w:r>
        <w:t xml:space="preserve">, page </w:t>
      </w:r>
      <w:r>
        <w:fldChar w:fldCharType="begin"/>
      </w:r>
      <w:r>
        <w:instrText xml:space="preserve"> PAGEREF _Ref411968226 \h </w:instrText>
      </w:r>
      <w:r>
        <w:fldChar w:fldCharType="separate"/>
      </w:r>
      <w:r w:rsidR="00044A4C">
        <w:rPr>
          <w:noProof/>
        </w:rPr>
        <w:t>312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44A4C">
        <w:t>Psalm 118 Part 20 (</w:t>
      </w:r>
      <w:r w:rsidR="00044A4C" w:rsidRPr="0082523C">
        <w:rPr>
          <w:rFonts w:ascii="Tahoma" w:eastAsia="Tahoma" w:hAnsi="Tahoma" w:cs="Tahoma"/>
        </w:rPr>
        <w:t>ר</w:t>
      </w:r>
      <w:r w:rsidR="00044A4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44A4C">
        <w:rPr>
          <w:noProof/>
        </w:rPr>
        <w:t>279</w:t>
      </w:r>
      <w:r w:rsidR="00E611C7">
        <w:fldChar w:fldCharType="end"/>
      </w:r>
      <w:r w:rsidR="00E611C7">
        <w:t>.</w:t>
      </w:r>
    </w:p>
    <w:p w14:paraId="16732583" w14:textId="68D0A344" w:rsidR="00E276C1" w:rsidRPr="002A0A20" w:rsidRDefault="002A0A20" w:rsidP="00BF0205">
      <w:pPr>
        <w:pStyle w:val="Heading4"/>
      </w:pPr>
      <w:bookmarkStart w:id="31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1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7773610"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0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lastRenderedPageBreak/>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0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381623"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44A4C">
        <w:t>Psalm</w:t>
      </w:r>
      <w:r w:rsidR="00044A4C" w:rsidRPr="00AB1781">
        <w:t xml:space="preserve"> 147</w:t>
      </w:r>
      <w:r w:rsidR="00044A4C">
        <w:t>: “Praise the Lord, O Jerusalem! Praise your God, O Zion”</w:t>
      </w:r>
      <w:r>
        <w:fldChar w:fldCharType="end"/>
      </w:r>
      <w:r>
        <w:t xml:space="preserve"> Page </w:t>
      </w:r>
      <w:r>
        <w:fldChar w:fldCharType="begin"/>
      </w:r>
      <w:r>
        <w:instrText xml:space="preserve"> PAGEREF _Ref411968245 \h </w:instrText>
      </w:r>
      <w:r>
        <w:fldChar w:fldCharType="separate"/>
      </w:r>
      <w:r w:rsidR="00044A4C">
        <w:rPr>
          <w:noProof/>
        </w:rPr>
        <w:t>313</w:t>
      </w:r>
      <w:r>
        <w:fldChar w:fldCharType="end"/>
      </w:r>
      <w:r>
        <w:t>.</w:t>
      </w:r>
    </w:p>
    <w:p w14:paraId="1D6C58E5" w14:textId="2704929F" w:rsidR="00E276C1" w:rsidRPr="002A0A20" w:rsidRDefault="002A0A20" w:rsidP="00BF0205">
      <w:pPr>
        <w:pStyle w:val="Heading4"/>
      </w:pPr>
      <w:bookmarkStart w:id="319" w:name="_Ref411968245"/>
      <w:r>
        <w:t>Psalm</w:t>
      </w:r>
      <w:r w:rsidR="00E276C1" w:rsidRPr="00AB1781">
        <w:t xml:space="preserve"> 147</w:t>
      </w:r>
      <w:r>
        <w:t xml:space="preserve">: </w:t>
      </w:r>
      <w:r w:rsidR="00BB3B58">
        <w:t>“</w:t>
      </w:r>
      <w:r>
        <w:t>Praise the Lord, O Jerusalem! Praise your God, O Zion</w:t>
      </w:r>
      <w:r w:rsidR="00BB3B58">
        <w:t>”</w:t>
      </w:r>
      <w:bookmarkEnd w:id="31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440F18BE"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0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5E591FD"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C5F9195" w:rsidR="00086B05" w:rsidRDefault="00086B05" w:rsidP="002A0A20">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lastRenderedPageBreak/>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08"/>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0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0084DDB1" w:rsidR="00086B05" w:rsidRPr="00AB1781" w:rsidRDefault="00086B05" w:rsidP="00086B05">
      <w:pPr>
        <w:pStyle w:val="Rubric"/>
      </w:pPr>
      <w:r>
        <w:lastRenderedPageBreak/>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3"/>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1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1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A4A6573" w:rsidR="00086B05" w:rsidRDefault="00086B05" w:rsidP="002A0A20">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lastRenderedPageBreak/>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1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1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1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lastRenderedPageBreak/>
        <w:tab/>
        <w:t>and removed reproach from the sons of Israel.</w:t>
      </w:r>
    </w:p>
    <w:p w14:paraId="629B033F" w14:textId="7E6DF0A8" w:rsidR="007C6673" w:rsidRDefault="007C6673" w:rsidP="00AD3852">
      <w:pPr>
        <w:pStyle w:val="Rubric"/>
      </w:pPr>
      <w:bookmarkStart w:id="320" w:name="_Toc410196196"/>
      <w:bookmarkStart w:id="321" w:name="_Toc410196438"/>
      <w:bookmarkStart w:id="322" w:name="_Toc410196940"/>
    </w:p>
    <w:p w14:paraId="5AB6630A" w14:textId="7A71FD45" w:rsidR="00D31F38" w:rsidRDefault="00D31F38" w:rsidP="00D31F38">
      <w:pPr>
        <w:pStyle w:val="Heading2"/>
      </w:pPr>
      <w:bookmarkStart w:id="323" w:name="_Toc448515389"/>
      <w:r>
        <w:lastRenderedPageBreak/>
        <w:t>The Canticles</w:t>
      </w:r>
      <w:bookmarkEnd w:id="323"/>
    </w:p>
    <w:p w14:paraId="020E29B8" w14:textId="562B7E1E" w:rsidR="00D31F38" w:rsidRDefault="00D31F38" w:rsidP="00D31F38">
      <w:pPr>
        <w:pStyle w:val="Heading3"/>
      </w:pPr>
      <w:bookmarkStart w:id="324" w:name="_Ref448228164"/>
      <w:r>
        <w:t>The First Canticle</w:t>
      </w:r>
      <w:bookmarkEnd w:id="324"/>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77777777" w:rsidR="00D31F38" w:rsidRDefault="00D31F38" w:rsidP="00D31F38">
            <w:pPr>
              <w:pStyle w:val="EngEnd"/>
            </w:pPr>
            <w:commentRangeStart w:id="325"/>
            <w:r>
              <w:t>Arise</w:t>
            </w:r>
            <w:commentRangeEnd w:id="325"/>
            <w:r>
              <w:rPr>
                <w:rStyle w:val="CommentReference"/>
              </w:rPr>
              <w:commentReference w:id="325"/>
            </w:r>
            <w:r>
              <w:t>, O children of the light: let us praise the Lord of the powers.</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7777777" w:rsidR="00D31F38" w:rsidRDefault="00D31F38" w:rsidP="00D31F38">
            <w:pPr>
              <w:pStyle w:val="EngEnd"/>
            </w:pPr>
            <w:r>
              <w:t xml:space="preserve">Whenever we stand before You in the </w:t>
            </w:r>
            <w:commentRangeStart w:id="326"/>
            <w:r>
              <w:t>flesh</w:t>
            </w:r>
            <w:commentRangeEnd w:id="326"/>
            <w:r>
              <w:rPr>
                <w:rStyle w:val="CommentReference"/>
              </w:rPr>
              <w:commentReference w:id="326"/>
            </w:r>
            <w:r>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27"/>
            <w:r w:rsidRPr="004E04E2">
              <w:t xml:space="preserve">send up </w:t>
            </w:r>
            <w:commentRangeEnd w:id="327"/>
            <w:r>
              <w:rPr>
                <w:rStyle w:val="CommentReference"/>
              </w:rPr>
              <w:commentReference w:id="327"/>
            </w:r>
            <w:r>
              <w:t>to</w:t>
            </w:r>
            <w:r w:rsidRPr="004E04E2">
              <w:t xml:space="preserve"> </w:t>
            </w:r>
            <w:r>
              <w:t>You</w:t>
            </w:r>
            <w:r w:rsidRPr="004E04E2">
              <w:t xml:space="preserve"> a befitting </w:t>
            </w:r>
            <w:commentRangeStart w:id="328"/>
            <w:r w:rsidRPr="004E04E2">
              <w:t>doxology</w:t>
            </w:r>
            <w:commentRangeEnd w:id="328"/>
            <w:r>
              <w:rPr>
                <w:rStyle w:val="CommentReference"/>
              </w:rPr>
              <w:commentReference w:id="328"/>
            </w:r>
            <w:r w:rsidRPr="004E04E2">
              <w:t xml:space="preserve">, and win the forgiveness of our many sins: </w:t>
            </w:r>
            <w:commentRangeStart w:id="329"/>
            <w:r w:rsidRPr="004E04E2">
              <w:t xml:space="preserve">Glory to </w:t>
            </w:r>
            <w:r>
              <w:t>You</w:t>
            </w:r>
            <w:r w:rsidRPr="004E04E2">
              <w:t xml:space="preserve"> </w:t>
            </w:r>
            <w:commentRangeEnd w:id="329"/>
            <w:r>
              <w:rPr>
                <w:rStyle w:val="CommentReference"/>
              </w:rPr>
              <w:commentReference w:id="32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0"/>
            <w:r w:rsidRPr="004E04E2">
              <w:t xml:space="preserve">Who </w:t>
            </w:r>
            <w:commentRangeEnd w:id="330"/>
            <w:r>
              <w:rPr>
                <w:rStyle w:val="CommentReference"/>
              </w:rPr>
              <w:commentReference w:id="33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77777777" w:rsidR="00D31F38" w:rsidRDefault="00D31F38" w:rsidP="00D31F38">
            <w:pPr>
              <w:pStyle w:val="EngEnd"/>
            </w:pPr>
            <w:r w:rsidRPr="004E04E2">
              <w:t xml:space="preserve">In the nights, lift up your hands </w:t>
            </w:r>
            <w:commentRangeStart w:id="331"/>
            <w:r w:rsidRPr="004E04E2">
              <w:t>to the sanctuary</w:t>
            </w:r>
            <w:commentRangeEnd w:id="331"/>
            <w:r>
              <w:rPr>
                <w:rStyle w:val="CommentReference"/>
              </w:rPr>
              <w:commentReference w:id="331"/>
            </w:r>
            <w:r w:rsidRPr="004E04E2">
              <w:t xml:space="preserve">, and bless the Lord: Glory to </w:t>
            </w:r>
            <w:r>
              <w:t>You</w:t>
            </w:r>
            <w:r w:rsidRPr="004E04E2">
              <w:t xml:space="preserve"> O Lover of mankind</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2"/>
            <w:r w:rsidRPr="004E04E2">
              <w:t xml:space="preserve">you out </w:t>
            </w:r>
            <w:commentRangeEnd w:id="332"/>
            <w:r>
              <w:rPr>
                <w:rStyle w:val="CommentReference"/>
              </w:rPr>
              <w:commentReference w:id="33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77777777" w:rsidR="00D31F38" w:rsidRDefault="00D31F38" w:rsidP="00D31F38">
            <w:pPr>
              <w:pStyle w:val="EngEnd"/>
            </w:pPr>
            <w:r w:rsidRPr="004E04E2">
              <w:t xml:space="preserve">Let my </w:t>
            </w:r>
            <w:commentRangeStart w:id="333"/>
            <w:r w:rsidRPr="004E04E2">
              <w:t xml:space="preserve">supplication </w:t>
            </w:r>
            <w:commentRangeEnd w:id="333"/>
            <w:r>
              <w:rPr>
                <w:rStyle w:val="CommentReference"/>
              </w:rPr>
              <w:commentReference w:id="333"/>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77777777" w:rsidR="00D31F38" w:rsidRDefault="00D31F38" w:rsidP="00D31F38">
            <w:pPr>
              <w:pStyle w:val="EngEnd"/>
            </w:pPr>
            <w:r w:rsidRPr="004E04E2">
              <w:t xml:space="preserve">My </w:t>
            </w:r>
            <w:commentRangeStart w:id="334"/>
            <w:r w:rsidRPr="004E04E2">
              <w:t xml:space="preserve">petition </w:t>
            </w:r>
            <w:commentRangeEnd w:id="334"/>
            <w:r>
              <w:rPr>
                <w:rStyle w:val="CommentReference"/>
              </w:rPr>
              <w:commentReference w:id="334"/>
            </w:r>
            <w:r w:rsidRPr="004E04E2">
              <w:t xml:space="preserve">shall come in before </w:t>
            </w:r>
            <w:r>
              <w:t>You</w:t>
            </w:r>
            <w:r w:rsidRPr="004E04E2">
              <w:t xml:space="preserve">: </w:t>
            </w:r>
            <w:commentRangeStart w:id="335"/>
            <w:r w:rsidRPr="004E04E2">
              <w:t xml:space="preserve">revive </w:t>
            </w:r>
            <w:commentRangeEnd w:id="335"/>
            <w:r>
              <w:rPr>
                <w:rStyle w:val="CommentReference"/>
              </w:rPr>
              <w:commentReference w:id="33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77777777" w:rsidR="00D31F38" w:rsidRDefault="00D31F38" w:rsidP="00D31F38">
            <w:pPr>
              <w:pStyle w:val="EngEnd"/>
            </w:pPr>
            <w:r w:rsidRPr="004E04E2">
              <w:t xml:space="preserve">My lips </w:t>
            </w:r>
            <w:r>
              <w:t>shall</w:t>
            </w:r>
            <w:r w:rsidRPr="004E04E2">
              <w:t xml:space="preserve"> </w:t>
            </w:r>
            <w:commentRangeStart w:id="336"/>
            <w:r w:rsidRPr="004E04E2">
              <w:t>pour forth</w:t>
            </w:r>
            <w:commentRangeEnd w:id="336"/>
            <w:r>
              <w:rPr>
                <w:rStyle w:val="CommentReference"/>
              </w:rPr>
              <w:commentReference w:id="336"/>
            </w:r>
            <w:r w:rsidRPr="004E04E2">
              <w:t xml:space="preserve"> </w:t>
            </w:r>
            <w:commentRangeStart w:id="337"/>
            <w:r w:rsidRPr="004E04E2">
              <w:t>blessing</w:t>
            </w:r>
            <w:commentRangeEnd w:id="337"/>
            <w:r>
              <w:rPr>
                <w:rStyle w:val="CommentReference"/>
              </w:rPr>
              <w:commentReference w:id="337"/>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77777777" w:rsidR="00D31F38" w:rsidRDefault="00D31F38" w:rsidP="00D31F38">
            <w:pPr>
              <w:pStyle w:val="EngEnd"/>
            </w:pPr>
            <w:r w:rsidRPr="004E04E2">
              <w:t xml:space="preserve">My tongue </w:t>
            </w:r>
            <w:r>
              <w:t>will</w:t>
            </w:r>
            <w:r w:rsidRPr="004E04E2">
              <w:t xml:space="preserve"> </w:t>
            </w:r>
            <w:commentRangeStart w:id="338"/>
            <w:r w:rsidRPr="004E04E2">
              <w:t xml:space="preserve">respond </w:t>
            </w:r>
            <w:commentRangeEnd w:id="338"/>
            <w:r>
              <w:rPr>
                <w:rStyle w:val="CommentReference"/>
              </w:rPr>
              <w:commentReference w:id="338"/>
            </w:r>
            <w:r w:rsidRPr="004E04E2">
              <w:t xml:space="preserve">with </w:t>
            </w:r>
            <w:r>
              <w:t>Your</w:t>
            </w:r>
            <w:r w:rsidRPr="004E04E2">
              <w:t xml:space="preserve"> words: for all </w:t>
            </w:r>
            <w:r>
              <w:t>Your</w:t>
            </w:r>
            <w:r w:rsidRPr="004E04E2">
              <w:t xml:space="preserve"> commandments are </w:t>
            </w:r>
            <w:commentRangeStart w:id="339"/>
            <w:r w:rsidRPr="004E04E2">
              <w:t>righteous</w:t>
            </w:r>
            <w:commentRangeEnd w:id="339"/>
            <w:r>
              <w:rPr>
                <w:rStyle w:val="CommentReference"/>
              </w:rPr>
              <w:commentReference w:id="33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0"/>
            <w:r w:rsidRPr="004E04E2">
              <w:t>meditation</w:t>
            </w:r>
            <w:commentRangeEnd w:id="340"/>
            <w:r>
              <w:rPr>
                <w:rStyle w:val="CommentReference"/>
              </w:rPr>
              <w:commentReference w:id="34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77777777" w:rsidR="00D31F38" w:rsidRDefault="00D31F38" w:rsidP="00D31F38">
            <w:pPr>
              <w:pStyle w:val="EngEnd"/>
            </w:pPr>
            <w:r w:rsidRPr="004E04E2">
              <w:t xml:space="preserve">My soul </w:t>
            </w:r>
            <w:r>
              <w:t>shall</w:t>
            </w:r>
            <w:r w:rsidRPr="004E04E2">
              <w:t xml:space="preserve"> live, and it </w:t>
            </w:r>
            <w:r>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1"/>
            <w:r w:rsidRPr="004E04E2">
              <w:t>always</w:t>
            </w:r>
            <w:commentRangeEnd w:id="341"/>
            <w:r>
              <w:rPr>
                <w:rStyle w:val="CommentReference"/>
              </w:rPr>
              <w:commentReference w:id="34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2"/>
            <w:r w:rsidRPr="004E04E2">
              <w:rPr>
                <w:rFonts w:eastAsia="@MingLiU"/>
              </w:rPr>
              <w:t xml:space="preserve">and </w:t>
            </w:r>
            <w:commentRangeEnd w:id="342"/>
            <w:r>
              <w:rPr>
                <w:rStyle w:val="CommentReference"/>
              </w:rPr>
              <w:commentReference w:id="34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3"/>
            <w:r w:rsidRPr="004E04E2">
              <w:rPr>
                <w:rFonts w:eastAsia="@MingLiU"/>
              </w:rPr>
              <w:t xml:space="preserve">to </w:t>
            </w:r>
            <w:commentRangeEnd w:id="343"/>
            <w:r>
              <w:rPr>
                <w:rStyle w:val="CommentReference"/>
              </w:rPr>
              <w:commentReference w:id="34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4"/>
            <w:r w:rsidRPr="004E04E2">
              <w:t xml:space="preserve">to </w:t>
            </w:r>
            <w:commentRangeEnd w:id="344"/>
            <w:r>
              <w:rPr>
                <w:rStyle w:val="CommentReference"/>
              </w:rPr>
              <w:commentReference w:id="344"/>
            </w:r>
            <w:r>
              <w:t>You</w:t>
            </w:r>
            <w:r w:rsidRPr="004E04E2">
              <w:t>, O Only</w:t>
            </w:r>
            <w:r w:rsidRPr="004E04E2">
              <w:noBreakHyphen/>
            </w:r>
            <w:commentRangeStart w:id="345"/>
            <w:r w:rsidRPr="004E04E2">
              <w:t>Begotten</w:t>
            </w:r>
            <w:commentRangeEnd w:id="345"/>
            <w:r>
              <w:rPr>
                <w:rStyle w:val="CommentReference"/>
              </w:rPr>
              <w:commentReference w:id="34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46"/>
            <w:r w:rsidRPr="004E04E2">
              <w:t xml:space="preserve">utter </w:t>
            </w:r>
            <w:commentRangeEnd w:id="346"/>
            <w:r>
              <w:rPr>
                <w:rStyle w:val="CommentReference"/>
              </w:rPr>
              <w:commentReference w:id="34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18838910"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44A4C">
        <w:rPr>
          <w:noProof/>
        </w:rPr>
        <w:t>963</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47" w:name="_Toc297322053"/>
      <w:bookmarkStart w:id="348" w:name="_Toc297407698"/>
      <w:bookmarkStart w:id="349" w:name="_Toc298445750"/>
      <w:bookmarkStart w:id="350" w:name="_Toc298681233"/>
      <w:bookmarkStart w:id="351" w:name="_Toc298447475"/>
      <w:bookmarkStart w:id="352"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3"/>
            <w:r>
              <w:t xml:space="preserve">consider </w:t>
            </w:r>
            <w:commentRangeEnd w:id="353"/>
            <w:r>
              <w:rPr>
                <w:rStyle w:val="CommentReference"/>
                <w:lang w:val="en-CA"/>
              </w:rPr>
              <w:commentReference w:id="353"/>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54"/>
            <w:r>
              <w:t xml:space="preserve">none </w:t>
            </w:r>
            <w:commentRangeEnd w:id="354"/>
            <w:r>
              <w:rPr>
                <w:rStyle w:val="CommentReference"/>
                <w:lang w:val="en-CA"/>
              </w:rPr>
              <w:commentReference w:id="354"/>
            </w:r>
            <w:r>
              <w:t>but You.</w:t>
            </w:r>
          </w:p>
          <w:p w14:paraId="45BFA942" w14:textId="77777777" w:rsidR="00D31F38" w:rsidRDefault="00D31F38" w:rsidP="00E35F1F">
            <w:pPr>
              <w:pStyle w:val="EngHangEnd"/>
            </w:pPr>
            <w:commentRangeStart w:id="355"/>
            <w:r>
              <w:t xml:space="preserve">After </w:t>
            </w:r>
            <w:commentRangeEnd w:id="355"/>
            <w:r>
              <w:rPr>
                <w:rStyle w:val="CommentReference"/>
                <w:lang w:val="en-CA"/>
              </w:rPr>
              <w:commentReference w:id="355"/>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56"/>
            <w:r>
              <w:t xml:space="preserve">to </w:t>
            </w:r>
            <w:commentRangeEnd w:id="356"/>
            <w:r>
              <w:rPr>
                <w:rStyle w:val="CommentReference"/>
                <w:lang w:val="en-CA"/>
              </w:rPr>
              <w:commentReference w:id="356"/>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57"/>
            <w:r>
              <w:t>joyful</w:t>
            </w:r>
            <w:commentRangeEnd w:id="357"/>
            <w:r>
              <w:rPr>
                <w:rStyle w:val="CommentReference"/>
                <w:lang w:val="en-CA"/>
              </w:rPr>
              <w:commentReference w:id="357"/>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58"/>
            <w:r>
              <w:t xml:space="preserve">perfect </w:t>
            </w:r>
            <w:commentRangeEnd w:id="358"/>
            <w:r>
              <w:rPr>
                <w:rStyle w:val="CommentReference"/>
                <w:lang w:val="en-CA"/>
              </w:rPr>
              <w:commentReference w:id="358"/>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59"/>
            <w:r>
              <w:t xml:space="preserve">sealed </w:t>
            </w:r>
            <w:commentRangeEnd w:id="359"/>
            <w:r>
              <w:rPr>
                <w:rStyle w:val="CommentReference"/>
                <w:lang w:val="en-CA"/>
              </w:rPr>
              <w:commentReference w:id="359"/>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0"/>
            <w:r>
              <w:t xml:space="preserve">fragrant </w:t>
            </w:r>
            <w:commentRangeEnd w:id="360"/>
            <w:r>
              <w:rPr>
                <w:rStyle w:val="CommentReference"/>
                <w:lang w:val="en-CA"/>
              </w:rPr>
              <w:commentReference w:id="360"/>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1"/>
            <w:r>
              <w:t>spices</w:t>
            </w:r>
            <w:commentRangeEnd w:id="361"/>
            <w:r>
              <w:rPr>
                <w:rStyle w:val="CommentReference"/>
                <w:lang w:val="en-CA"/>
              </w:rPr>
              <w:commentReference w:id="361"/>
            </w:r>
            <w:r>
              <w:t>,</w:t>
            </w:r>
          </w:p>
          <w:p w14:paraId="2BF4322B" w14:textId="77777777" w:rsidR="00D31F38" w:rsidRDefault="00D31F38" w:rsidP="00E35F1F">
            <w:pPr>
              <w:pStyle w:val="EngHangEnd"/>
            </w:pPr>
            <w:r>
              <w:t xml:space="preserve">"Behold and see that the Saviour </w:t>
            </w:r>
            <w:commentRangeStart w:id="362"/>
            <w:r>
              <w:t xml:space="preserve">is risen </w:t>
            </w:r>
            <w:commentRangeEnd w:id="362"/>
            <w:r>
              <w:rPr>
                <w:rStyle w:val="CommentReference"/>
                <w:lang w:val="en-CA"/>
              </w:rPr>
              <w:commentReference w:id="362"/>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3"/>
            <w:r>
              <w:t>A</w:t>
            </w:r>
            <w:commentRangeEnd w:id="363"/>
            <w:r>
              <w:rPr>
                <w:rStyle w:val="CommentReference"/>
                <w:lang w:val="en-CA"/>
              </w:rPr>
              <w:commentReference w:id="363"/>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64"/>
            <w:r>
              <w:t xml:space="preserve">We </w:t>
            </w:r>
            <w:commentRangeEnd w:id="364"/>
            <w:r>
              <w:rPr>
                <w:rStyle w:val="CommentReference"/>
                <w:lang w:val="en-CA"/>
              </w:rPr>
              <w:commentReference w:id="364"/>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65"/>
            <w:r>
              <w:t>alteration</w:t>
            </w:r>
            <w:commentRangeEnd w:id="365"/>
            <w:r>
              <w:rPr>
                <w:rStyle w:val="CommentReference"/>
                <w:lang w:val="en-CA"/>
              </w:rPr>
              <w:commentReference w:id="365"/>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77777777" w:rsidR="00D31F38" w:rsidRDefault="00D31F38" w:rsidP="00D31F38">
      <w:pPr>
        <w:pStyle w:val="Heading4"/>
      </w:pPr>
      <w:r>
        <w:lastRenderedPageBreak/>
        <w:t>The First Canticle: The Praise of Moses the Prophet</w:t>
      </w:r>
      <w:bookmarkEnd w:id="347"/>
      <w:bookmarkEnd w:id="348"/>
      <w:bookmarkEnd w:id="349"/>
      <w:bookmarkEnd w:id="350"/>
      <w:bookmarkEnd w:id="351"/>
      <w:bookmarkEnd w:id="352"/>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615F0C02" w:rsidR="00D16E1F" w:rsidRDefault="00D16E1F" w:rsidP="00D16E1F">
      <w:pPr>
        <w:pStyle w:val="Rubric"/>
        <w:rPr>
          <w:rFonts w:ascii="Cambria" w:hAnsi="Cambria" w:cs="Cambria"/>
        </w:rPr>
      </w:pPr>
      <w:r>
        <w:t>Coptic First Canticle; Byantine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66"/>
            <w:r>
              <w:t>glorify Him</w:t>
            </w:r>
            <w:commentRangeEnd w:id="366"/>
            <w:r>
              <w:rPr>
                <w:rStyle w:val="CommentReference"/>
                <w:lang w:val="en-CA"/>
              </w:rPr>
              <w:commentReference w:id="366"/>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67"/>
            <w:r>
              <w:t xml:space="preserve">when he shatters </w:t>
            </w:r>
            <w:commentRangeEnd w:id="367"/>
            <w:r>
              <w:rPr>
                <w:rStyle w:val="CommentReference"/>
                <w:lang w:val="en-CA"/>
              </w:rPr>
              <w:commentReference w:id="367"/>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68"/>
            <w:r w:rsidR="00D31F38">
              <w:t xml:space="preserve">chosen </w:t>
            </w:r>
            <w:commentRangeEnd w:id="368"/>
            <w:r w:rsidR="00D31F38">
              <w:rPr>
                <w:rStyle w:val="CommentReference"/>
                <w:lang w:val="en-CA"/>
              </w:rPr>
              <w:commentReference w:id="368"/>
            </w:r>
            <w:r w:rsidR="00D31F38">
              <w:t xml:space="preserve">mounted </w:t>
            </w:r>
            <w:commentRangeStart w:id="369"/>
            <w:r w:rsidR="00D31F38">
              <w:t xml:space="preserve">captains </w:t>
            </w:r>
            <w:commentRangeEnd w:id="369"/>
            <w:r w:rsidR="00D31F38">
              <w:rPr>
                <w:rStyle w:val="CommentReference"/>
                <w:lang w:val="en-CA"/>
              </w:rPr>
              <w:commentReference w:id="369"/>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0"/>
            <w:r>
              <w:t xml:space="preserve"> </w:t>
            </w:r>
            <w:commentRangeEnd w:id="370"/>
            <w:r>
              <w:rPr>
                <w:rStyle w:val="CommentReference"/>
                <w:lang w:val="en-CA"/>
              </w:rPr>
              <w:commentReference w:id="370"/>
            </w:r>
            <w:r>
              <w:t xml:space="preserve">glorified in </w:t>
            </w:r>
            <w:r w:rsidR="00865C59">
              <w:t>strength</w:t>
            </w:r>
            <w:r>
              <w:t xml:space="preserve">. Your right hand, O Lord, </w:t>
            </w:r>
            <w:commentRangeStart w:id="371"/>
            <w:r>
              <w:t xml:space="preserve">crushed </w:t>
            </w:r>
            <w:commentRangeEnd w:id="371"/>
            <w:r>
              <w:rPr>
                <w:rStyle w:val="CommentReference"/>
                <w:lang w:val="en-CA"/>
              </w:rPr>
              <w:commentReference w:id="371"/>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2"/>
            <w:r w:rsidR="00D31F38">
              <w:t xml:space="preserve">shattered </w:t>
            </w:r>
            <w:commentRangeEnd w:id="372"/>
            <w:r w:rsidR="00D31F38">
              <w:rPr>
                <w:rStyle w:val="CommentReference"/>
                <w:lang w:val="en-CA"/>
              </w:rPr>
              <w:commentReference w:id="372"/>
            </w:r>
            <w:r>
              <w:t>the</w:t>
            </w:r>
            <w:r w:rsidR="00D31F38">
              <w:t xml:space="preserve"> </w:t>
            </w:r>
            <w:r>
              <w:t>adversaries</w:t>
            </w:r>
            <w:r w:rsidR="00D31F38">
              <w:t xml:space="preserve">; You </w:t>
            </w:r>
            <w:commentRangeStart w:id="373"/>
            <w:r w:rsidR="00D31F38">
              <w:t xml:space="preserve">sent </w:t>
            </w:r>
            <w:commentRangeEnd w:id="373"/>
            <w:r w:rsidR="00D31F38">
              <w:rPr>
                <w:rStyle w:val="CommentReference"/>
                <w:lang w:val="en-CA"/>
              </w:rPr>
              <w:commentReference w:id="373"/>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74"/>
            <w:r w:rsidR="00D31F38">
              <w:t>holy</w:t>
            </w:r>
            <w:commentRangeEnd w:id="374"/>
            <w:r w:rsidR="00D31F38">
              <w:rPr>
                <w:rStyle w:val="CommentReference"/>
                <w:lang w:val="en-CA"/>
              </w:rPr>
              <w:commentReference w:id="374"/>
            </w:r>
            <w:r w:rsidR="00D31F38">
              <w:t xml:space="preserve">, awesome in </w:t>
            </w:r>
            <w:commentRangeStart w:id="375"/>
            <w:r w:rsidR="00D31F38">
              <w:t>glorious deeds</w:t>
            </w:r>
            <w:commentRangeEnd w:id="375"/>
            <w:r w:rsidR="00D31F38">
              <w:rPr>
                <w:rStyle w:val="CommentReference"/>
                <w:lang w:val="en-CA"/>
              </w:rPr>
              <w:commentReference w:id="375"/>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76"/>
            <w:r>
              <w:t>redeemed</w:t>
            </w:r>
            <w:commentRangeEnd w:id="376"/>
            <w:r>
              <w:rPr>
                <w:rStyle w:val="CommentReference"/>
                <w:lang w:val="en-CA"/>
              </w:rPr>
              <w:commentReference w:id="376"/>
            </w:r>
            <w:r>
              <w:t xml:space="preserve">; You called them by Your power into Your holy </w:t>
            </w:r>
            <w:commentRangeStart w:id="377"/>
            <w:r>
              <w:t>abode</w:t>
            </w:r>
            <w:commentRangeEnd w:id="377"/>
            <w:r>
              <w:rPr>
                <w:rStyle w:val="CommentReference"/>
                <w:lang w:val="en-CA"/>
              </w:rPr>
              <w:commentReference w:id="377"/>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78"/>
            <w:r>
              <w:t xml:space="preserve">Sorrow </w:t>
            </w:r>
            <w:commentRangeEnd w:id="378"/>
            <w:r>
              <w:rPr>
                <w:rStyle w:val="CommentReference"/>
                <w:lang w:val="en-CA"/>
              </w:rPr>
              <w:commentReference w:id="378"/>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79"/>
            <w:r>
              <w:t>May</w:t>
            </w:r>
            <w:commentRangeEnd w:id="379"/>
            <w:r>
              <w:rPr>
                <w:rStyle w:val="CommentReference"/>
                <w:lang w:val="en-CA"/>
              </w:rPr>
              <w:commentReference w:id="379"/>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0"/>
            <w:r>
              <w:t xml:space="preserve">reigning </w:t>
            </w:r>
            <w:commentRangeEnd w:id="380"/>
            <w:r>
              <w:rPr>
                <w:rStyle w:val="CommentReference"/>
                <w:lang w:val="en-CA"/>
              </w:rPr>
              <w:commentReference w:id="380"/>
            </w:r>
            <w:r>
              <w:t xml:space="preserve">as King forever and ever </w:t>
            </w:r>
            <w:commentRangeStart w:id="381"/>
            <w:r>
              <w:t>and beyond</w:t>
            </w:r>
            <w:commentRangeEnd w:id="381"/>
            <w:r>
              <w:rPr>
                <w:rStyle w:val="CommentReference"/>
                <w:lang w:val="en-CA"/>
              </w:rPr>
              <w:commentReference w:id="381"/>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2"/>
            <w:r w:rsidR="00D31F38">
              <w:t xml:space="preserve"> </w:t>
            </w:r>
            <w:commentRangeEnd w:id="382"/>
            <w:r w:rsidR="00D31F38">
              <w:rPr>
                <w:rStyle w:val="CommentReference"/>
                <w:lang w:val="en-CA"/>
              </w:rPr>
              <w:commentReference w:id="382"/>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3"/>
            <w:r w:rsidR="00D31F38">
              <w:t>praises</w:t>
            </w:r>
            <w:commentRangeEnd w:id="383"/>
            <w:r w:rsidR="00D31F38">
              <w:rPr>
                <w:rStyle w:val="CommentReference"/>
                <w:lang w:val="en-CA"/>
              </w:rPr>
              <w:commentReference w:id="383"/>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84"/>
            <w:r>
              <w:t>glorified</w:t>
            </w:r>
            <w:commentRangeEnd w:id="384"/>
            <w:r>
              <w:rPr>
                <w:rStyle w:val="CommentReference"/>
                <w:rFonts w:eastAsiaTheme="minorHAnsi" w:cstheme="minorBidi"/>
                <w:color w:val="auto"/>
                <w:lang w:val="en-CA"/>
              </w:rPr>
              <w:commentReference w:id="384"/>
            </w:r>
            <w:r>
              <w:t>.</w:t>
            </w:r>
            <w:r w:rsidR="00D31F38">
              <w:rPr>
                <w:rStyle w:val="CommentReference"/>
                <w:lang w:val="en-CA"/>
              </w:rPr>
              <w:commentReference w:id="385"/>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86" w:name="_Toc297322054"/>
      <w:bookmarkStart w:id="387" w:name="_Toc297407699"/>
      <w:bookmarkStart w:id="388" w:name="_Toc298445751"/>
      <w:bookmarkStart w:id="389" w:name="_Toc298681234"/>
      <w:bookmarkStart w:id="390" w:name="_Toc298447476"/>
      <w:r>
        <w:t>Psali Adam</w:t>
      </w:r>
      <w:bookmarkEnd w:id="386"/>
      <w:bookmarkEnd w:id="387"/>
      <w:bookmarkEnd w:id="388"/>
      <w:bookmarkEnd w:id="389"/>
      <w:bookmarkEnd w:id="390"/>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1"/>
            <w:r>
              <w:t xml:space="preserve">The </w:t>
            </w:r>
            <w:commentRangeEnd w:id="391"/>
            <w:r>
              <w:rPr>
                <w:rStyle w:val="CommentReference"/>
                <w:lang w:val="en-CA"/>
              </w:rPr>
              <w:commentReference w:id="391"/>
            </w:r>
            <w:r>
              <w:t xml:space="preserve">water of the sea was parted into parts, And the great deep became a </w:t>
            </w:r>
            <w:commentRangeStart w:id="392"/>
            <w:r>
              <w:t>path</w:t>
            </w:r>
            <w:commentRangeEnd w:id="392"/>
            <w:r>
              <w:rPr>
                <w:rStyle w:val="CommentReference"/>
                <w:lang w:val="en-CA"/>
              </w:rPr>
              <w:commentReference w:id="39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3"/>
            <w:r w:rsidRPr="00D33B3C">
              <w:rPr>
                <w:rFonts w:ascii="Times New Roman" w:hAnsi="Times New Roman" w:cs="Times New Roman"/>
              </w:rPr>
              <w:t>Ϧ</w:t>
            </w:r>
            <w:r w:rsidRPr="00D33B3C">
              <w:t>ⲉⲛ</w:t>
            </w:r>
            <w:commentRangeEnd w:id="393"/>
            <w:r>
              <w:rPr>
                <w:rStyle w:val="CommentReference"/>
                <w:rFonts w:ascii="Garamond" w:hAnsi="Garamond" w:cstheme="minorBidi"/>
                <w:noProof w:val="0"/>
                <w:lang w:val="en-CA"/>
              </w:rPr>
              <w:commentReference w:id="3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394"/>
            <w:r>
              <w:t xml:space="preserve">miraculous </w:t>
            </w:r>
            <w:commentRangeEnd w:id="394"/>
            <w:r>
              <w:rPr>
                <w:rStyle w:val="CommentReference"/>
                <w:lang w:val="en-CA"/>
              </w:rPr>
              <w:commentReference w:id="39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395"/>
            <w:r>
              <w:t xml:space="preserve">passed </w:t>
            </w:r>
            <w:commentRangeEnd w:id="395"/>
            <w:r>
              <w:rPr>
                <w:rStyle w:val="CommentReference"/>
                <w:lang w:val="en-CA"/>
              </w:rPr>
              <w:commentReference w:id="39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396"/>
            <w:r>
              <w:t xml:space="preserve">praising </w:t>
            </w:r>
            <w:commentRangeEnd w:id="396"/>
            <w:r>
              <w:rPr>
                <w:rStyle w:val="CommentReference"/>
                <w:lang w:val="en-CA"/>
              </w:rPr>
              <w:commentReference w:id="39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77777777" w:rsidR="00D31F38" w:rsidRDefault="00D31F38" w:rsidP="00E35F1F">
            <w:pPr>
              <w:pStyle w:val="EngIndEnd"/>
            </w:pPr>
            <w:r>
              <w:t xml:space="preserve">They praised the Lord with this new song, Saying "Let us </w:t>
            </w:r>
            <w:commentRangeStart w:id="397"/>
            <w:r>
              <w:t xml:space="preserve">praise </w:t>
            </w:r>
            <w:commentRangeEnd w:id="397"/>
            <w:r>
              <w:rPr>
                <w:rStyle w:val="CommentReference"/>
                <w:lang w:val="en-CA"/>
              </w:rPr>
              <w:commentReference w:id="397"/>
            </w:r>
            <w:r>
              <w:t>the Lord, for He has gloriously glorified Himself."</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438122D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44A4C">
        <w:rPr>
          <w:noProof/>
        </w:rPr>
        <w:t>392</w:t>
      </w:r>
      <w:r>
        <w:fldChar w:fldCharType="end"/>
      </w:r>
      <w:r>
        <w:t>, until Part Nine of the Sunday Theotokia before continuing as usual from the Second Canticle.</w:t>
      </w:r>
    </w:p>
    <w:p w14:paraId="7A906C89" w14:textId="637C4794"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44A4C">
        <w:rPr>
          <w:noProof/>
        </w:rPr>
        <w:t>967</w:t>
      </w:r>
      <w:r>
        <w:fldChar w:fldCharType="end"/>
      </w:r>
      <w:r>
        <w:t>.</w:t>
      </w:r>
    </w:p>
    <w:p w14:paraId="79DC4EE1" w14:textId="661F05AD" w:rsidR="00D31F38" w:rsidRDefault="00D31F38" w:rsidP="00D31F38">
      <w:pPr>
        <w:pStyle w:val="Heading3"/>
      </w:pPr>
      <w:bookmarkStart w:id="398" w:name="_Ref448228178"/>
      <w:r>
        <w:t>The Second Canticle</w:t>
      </w:r>
      <w:bookmarkEnd w:id="398"/>
    </w:p>
    <w:p w14:paraId="11A0BA89" w14:textId="03616DE5" w:rsidR="00D31F38" w:rsidRDefault="00D31F38" w:rsidP="00D31F38">
      <w:pPr>
        <w:pStyle w:val="Rubric"/>
      </w:pPr>
      <w:r>
        <w:t xml:space="preserve">During Koiahk, the Psali Adam on the Second Canticle, page </w:t>
      </w:r>
      <w:r>
        <w:fldChar w:fldCharType="begin"/>
      </w:r>
      <w:r>
        <w:instrText xml:space="preserve"> PAGEREF _Ref435645453 \h </w:instrText>
      </w:r>
      <w:r>
        <w:fldChar w:fldCharType="separate"/>
      </w:r>
      <w:r w:rsidR="00044A4C">
        <w:rPr>
          <w:noProof/>
        </w:rPr>
        <w:t>969</w:t>
      </w:r>
      <w:r>
        <w:fldChar w:fldCharType="end"/>
      </w:r>
      <w:r>
        <w:t>, is said.</w:t>
      </w:r>
    </w:p>
    <w:p w14:paraId="3FBED4F1" w14:textId="77777777" w:rsidR="00D31F38" w:rsidRDefault="00D31F38" w:rsidP="00D31F38">
      <w:pPr>
        <w:pStyle w:val="Heading4"/>
      </w:pPr>
      <w:bookmarkStart w:id="399" w:name="_Toc297322055"/>
      <w:bookmarkStart w:id="400" w:name="_Toc297407700"/>
      <w:bookmarkStart w:id="401" w:name="_Ref297493889"/>
      <w:bookmarkStart w:id="402" w:name="_Toc298445752"/>
      <w:bookmarkStart w:id="403" w:name="_Toc298681235"/>
      <w:bookmarkStart w:id="404" w:name="_Toc298447477"/>
      <w:bookmarkStart w:id="405" w:name="_Toc308441895"/>
      <w:bookmarkStart w:id="406" w:name="_Ref434580757"/>
      <w:bookmarkStart w:id="407" w:name="_Ref434580763"/>
      <w:r>
        <w:t>The Second Canticle: Psalm 135</w:t>
      </w:r>
      <w:bookmarkEnd w:id="399"/>
      <w:bookmarkEnd w:id="400"/>
      <w:bookmarkEnd w:id="401"/>
      <w:bookmarkEnd w:id="402"/>
      <w:bookmarkEnd w:id="403"/>
      <w:bookmarkEnd w:id="404"/>
      <w:bookmarkEnd w:id="405"/>
      <w:bookmarkEnd w:id="406"/>
      <w:bookmarkEnd w:id="407"/>
    </w:p>
    <w:p w14:paraId="16FBF34D" w14:textId="77777777" w:rsidR="00D31F38" w:rsidRDefault="00D31F38" w:rsidP="00D31F38">
      <w:pPr>
        <w:pStyle w:val="Heading4non-TOC"/>
      </w:pPr>
      <w:r w:rsidRPr="00257627">
        <w:t>Ⲡⲓϩⲱⲥ ⲙ̀ⲙⲁϩ ⲃ̅</w:t>
      </w:r>
      <w:r>
        <w:t>:</w:t>
      </w:r>
      <w:r w:rsidRPr="00257627">
        <w:t xml:space="preserve"> Ⲯⲁⲗⲙⲟⲥ ⲣ̅ⲗ̅ⲉ̅</w:t>
      </w:r>
    </w:p>
    <w:p w14:paraId="5AB18AF7" w14:textId="77777777" w:rsidR="00D31F38" w:rsidRDefault="00D31F38" w:rsidP="00D31F38">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695D192" w14:textId="77777777" w:rsidTr="00E35F1F">
        <w:trPr>
          <w:cantSplit/>
          <w:jc w:val="center"/>
        </w:trPr>
        <w:tc>
          <w:tcPr>
            <w:tcW w:w="288" w:type="dxa"/>
          </w:tcPr>
          <w:p w14:paraId="682D1632" w14:textId="77777777" w:rsidR="00D31F38" w:rsidRPr="00484AEF" w:rsidRDefault="00D31F38" w:rsidP="00E35F1F">
            <w:pPr>
              <w:pStyle w:val="CopticCross"/>
            </w:pPr>
            <w:r w:rsidRPr="00484AEF">
              <w:lastRenderedPageBreak/>
              <w:t>¿</w:t>
            </w:r>
          </w:p>
        </w:tc>
        <w:tc>
          <w:tcPr>
            <w:tcW w:w="3960" w:type="dxa"/>
          </w:tcPr>
          <w:p w14:paraId="0978756C" w14:textId="333474FA" w:rsidR="00CA3D47" w:rsidRDefault="00E051A0" w:rsidP="00CA3D47">
            <w:pPr>
              <w:pStyle w:val="EngInd"/>
            </w:pPr>
            <w:r>
              <w:t>Confess</w:t>
            </w:r>
            <w:r>
              <w:rPr>
                <w:rStyle w:val="FootnoteReference"/>
              </w:rPr>
              <w:footnoteReference w:id="821"/>
            </w:r>
            <w:r w:rsidR="00CA3D47">
              <w:t xml:space="preserve"> the Lord, for He is good,</w:t>
            </w:r>
          </w:p>
          <w:p w14:paraId="78D6EB7C" w14:textId="1BE3AFBE" w:rsidR="00D31F38" w:rsidRPr="00597158" w:rsidRDefault="00CA3D47" w:rsidP="00CA3D47">
            <w:pPr>
              <w:pStyle w:val="EngIndEnd"/>
            </w:pPr>
            <w:r>
              <w:t>Alleluia</w:t>
            </w:r>
            <w:r w:rsidR="008D5F3D">
              <w:rPr>
                <w:rStyle w:val="FootnoteReference"/>
              </w:rPr>
              <w:footnoteReference w:id="822"/>
            </w:r>
            <w:r>
              <w:t>:  for His mercy  endures forever;</w:t>
            </w:r>
            <w:r w:rsidR="00D31F38" w:rsidRPr="00597158">
              <w:t xml:space="preserve"> (Je Pef nai shop sha eneh.)</w:t>
            </w:r>
          </w:p>
        </w:tc>
        <w:tc>
          <w:tcPr>
            <w:tcW w:w="288" w:type="dxa"/>
          </w:tcPr>
          <w:p w14:paraId="6814E6AF" w14:textId="77777777" w:rsidR="00D31F38" w:rsidRDefault="00D31F38" w:rsidP="00E35F1F"/>
        </w:tc>
        <w:tc>
          <w:tcPr>
            <w:tcW w:w="288" w:type="dxa"/>
          </w:tcPr>
          <w:p w14:paraId="04E2C47C" w14:textId="77777777" w:rsidR="00D31F38" w:rsidRDefault="00D31F38" w:rsidP="00E35F1F">
            <w:pPr>
              <w:pStyle w:val="CopticCross"/>
            </w:pPr>
            <w:r>
              <w:t>¿</w:t>
            </w:r>
          </w:p>
        </w:tc>
        <w:tc>
          <w:tcPr>
            <w:tcW w:w="3960" w:type="dxa"/>
          </w:tcPr>
          <w:p w14:paraId="0A9874A9" w14:textId="77777777" w:rsidR="00D31F38" w:rsidRDefault="00D31F38" w:rsidP="00E35F1F">
            <w:pPr>
              <w:pStyle w:val="CopticInd"/>
            </w:pPr>
            <w:r w:rsidRPr="00597158">
              <w:t xml:space="preserve">Ⲟⲩⲱⲛϩ ⲉ̀ⲃⲟⲗ ⲙ̀Ⲡⲟ̅ⲥ̅ ϫⲉ ⲟⲩⲭ̀ⲡⲣⲏⲥⲧⲟⲥ ⲟⲩⲁ̀ⲅⲁⲑⲟⲥ ⲡⲉ </w:t>
            </w:r>
          </w:p>
          <w:p w14:paraId="15C01FEF" w14:textId="77777777" w:rsidR="00D31F38" w:rsidRPr="00597158" w:rsidRDefault="00D31F38" w:rsidP="00E35F1F">
            <w:pPr>
              <w:pStyle w:val="CoptIndEnd"/>
            </w:pPr>
            <w:r w:rsidRPr="00597158">
              <w:t>ⲁⲗⲗⲏⲗⲟⲩⲓ̀ⲁ ϫⲉ ⲡⲉϥⲛⲁⲓ ϣⲟⲡ ϣⲁ ⲉ̀ⲛⲉϩ.</w:t>
            </w:r>
          </w:p>
        </w:tc>
      </w:tr>
      <w:tr w:rsidR="00D31F38" w14:paraId="18E20E28" w14:textId="77777777" w:rsidTr="00E35F1F">
        <w:trPr>
          <w:cantSplit/>
          <w:jc w:val="center"/>
        </w:trPr>
        <w:tc>
          <w:tcPr>
            <w:tcW w:w="288" w:type="dxa"/>
          </w:tcPr>
          <w:p w14:paraId="3C9574ED" w14:textId="77777777" w:rsidR="00D31F38" w:rsidRDefault="00D31F38" w:rsidP="00E35F1F">
            <w:pPr>
              <w:pStyle w:val="CopticCross"/>
            </w:pPr>
          </w:p>
        </w:tc>
        <w:tc>
          <w:tcPr>
            <w:tcW w:w="3960" w:type="dxa"/>
          </w:tcPr>
          <w:p w14:paraId="71782AC9" w14:textId="77777777" w:rsidR="00E051A0" w:rsidRDefault="00E051A0" w:rsidP="00E051A0">
            <w:pPr>
              <w:pStyle w:val="EngInd"/>
            </w:pPr>
            <w:r>
              <w:t>confess the God of gods,</w:t>
            </w:r>
          </w:p>
          <w:p w14:paraId="1F1C33E3" w14:textId="2A0E5F6D" w:rsidR="00D31F38" w:rsidRPr="00597158" w:rsidRDefault="00E051A0" w:rsidP="00E051A0">
            <w:pPr>
              <w:pStyle w:val="EngIndEnd"/>
            </w:pPr>
            <w:r>
              <w:t>Alleluia: for His mercy endures forever;</w:t>
            </w:r>
          </w:p>
        </w:tc>
        <w:tc>
          <w:tcPr>
            <w:tcW w:w="288" w:type="dxa"/>
          </w:tcPr>
          <w:p w14:paraId="17FF411E" w14:textId="77777777" w:rsidR="00D31F38" w:rsidRDefault="00D31F38" w:rsidP="00E35F1F"/>
        </w:tc>
        <w:tc>
          <w:tcPr>
            <w:tcW w:w="288" w:type="dxa"/>
          </w:tcPr>
          <w:p w14:paraId="3671D179" w14:textId="77777777" w:rsidR="00D31F38" w:rsidRDefault="00D31F38" w:rsidP="00E35F1F">
            <w:pPr>
              <w:pStyle w:val="CopticCross"/>
            </w:pPr>
          </w:p>
        </w:tc>
        <w:tc>
          <w:tcPr>
            <w:tcW w:w="3960" w:type="dxa"/>
          </w:tcPr>
          <w:p w14:paraId="477DE3ED" w14:textId="77777777" w:rsidR="00D31F38" w:rsidRDefault="00D31F38" w:rsidP="00E35F1F">
            <w:pPr>
              <w:pStyle w:val="CopticInd"/>
            </w:pPr>
            <w:r w:rsidRPr="00597158">
              <w:t xml:space="preserve">Ⲟⲩⲱⲛϩ ⲉ̀ⲃⲟⲗ ⲙ̀Ⲫϯ ⲛ̀ⲧⲉ ⲛⲓⲛⲟⲩϯ </w:t>
            </w:r>
          </w:p>
          <w:p w14:paraId="439DD430" w14:textId="77777777" w:rsidR="00D31F38" w:rsidRPr="00597158" w:rsidRDefault="00D31F38" w:rsidP="00E35F1F">
            <w:pPr>
              <w:pStyle w:val="CoptIndEnd"/>
            </w:pPr>
            <w:r w:rsidRPr="00597158">
              <w:t>ⲁⲗⲗⲏⲗⲟⲩⲓ̀ⲁ ϫⲉ ⲡⲉϥⲛⲁⲓ ϣⲟⲡ ϣⲁ ⲉ̀ⲛⲉϩ.</w:t>
            </w:r>
          </w:p>
        </w:tc>
      </w:tr>
      <w:tr w:rsidR="00D31F38" w14:paraId="4C57D11C" w14:textId="77777777" w:rsidTr="00E35F1F">
        <w:trPr>
          <w:cantSplit/>
          <w:jc w:val="center"/>
        </w:trPr>
        <w:tc>
          <w:tcPr>
            <w:tcW w:w="288" w:type="dxa"/>
          </w:tcPr>
          <w:p w14:paraId="3345CA68" w14:textId="77777777" w:rsidR="00D31F38" w:rsidRDefault="00D31F38" w:rsidP="00E35F1F">
            <w:pPr>
              <w:pStyle w:val="CopticCross"/>
            </w:pPr>
            <w:r>
              <w:t>¿</w:t>
            </w:r>
          </w:p>
        </w:tc>
        <w:tc>
          <w:tcPr>
            <w:tcW w:w="3960" w:type="dxa"/>
          </w:tcPr>
          <w:p w14:paraId="0412CB36" w14:textId="77777777" w:rsidR="00E051A0" w:rsidRDefault="00E051A0" w:rsidP="00E051A0">
            <w:pPr>
              <w:pStyle w:val="EngInd"/>
            </w:pPr>
            <w:r>
              <w:t>confess the Lord of Lords,</w:t>
            </w:r>
          </w:p>
          <w:p w14:paraId="28934CF2" w14:textId="600A8033" w:rsidR="00D31F38" w:rsidRPr="00597158" w:rsidRDefault="00E051A0" w:rsidP="00E051A0">
            <w:pPr>
              <w:pStyle w:val="EngIndEnd"/>
            </w:pPr>
            <w:r>
              <w:t>Alleluia: for His mercy endures forever;</w:t>
            </w:r>
            <w:r w:rsidR="00D31F38" w:rsidRPr="00597158">
              <w:t>.</w:t>
            </w:r>
          </w:p>
        </w:tc>
        <w:tc>
          <w:tcPr>
            <w:tcW w:w="288" w:type="dxa"/>
          </w:tcPr>
          <w:p w14:paraId="35FBBA21" w14:textId="77777777" w:rsidR="00D31F38" w:rsidRDefault="00D31F38" w:rsidP="00E35F1F"/>
        </w:tc>
        <w:tc>
          <w:tcPr>
            <w:tcW w:w="288" w:type="dxa"/>
          </w:tcPr>
          <w:p w14:paraId="15205224" w14:textId="77777777" w:rsidR="00D31F38" w:rsidRDefault="00D31F38" w:rsidP="00E35F1F">
            <w:pPr>
              <w:pStyle w:val="CopticCross"/>
            </w:pPr>
            <w:r>
              <w:t>¿</w:t>
            </w:r>
          </w:p>
        </w:tc>
        <w:tc>
          <w:tcPr>
            <w:tcW w:w="3960" w:type="dxa"/>
          </w:tcPr>
          <w:p w14:paraId="13FBF3DE" w14:textId="77777777" w:rsidR="00D31F38" w:rsidRDefault="00D31F38" w:rsidP="00E35F1F">
            <w:pPr>
              <w:pStyle w:val="CopticInd"/>
            </w:pPr>
            <w:r w:rsidRPr="00597158">
              <w:t xml:space="preserve">Ⲟⲩⲱⲛϩ ⲉ̀ⲃⲟⲗ ⲙ̀Ⲡⲟ̅ⲥ̅ ⲛ̀ⲧⲉ ⲛⲓⲟ̅ⲥ̅ </w:t>
            </w:r>
          </w:p>
          <w:p w14:paraId="43C73562" w14:textId="77777777" w:rsidR="00D31F38" w:rsidRPr="00597158" w:rsidRDefault="00D31F38" w:rsidP="00E35F1F">
            <w:pPr>
              <w:pStyle w:val="CoptIndEnd"/>
            </w:pPr>
            <w:r w:rsidRPr="00597158">
              <w:t>ⲁⲗⲗⲏⲗⲟⲩⲓ̀ⲁ ϫⲉ ⲡⲉϥⲛⲁⲓ ϣⲟⲡ ϣⲁ ⲉ̀ⲛⲉϩ.</w:t>
            </w:r>
          </w:p>
        </w:tc>
      </w:tr>
      <w:tr w:rsidR="00D31F38" w14:paraId="0CAB1151" w14:textId="77777777" w:rsidTr="00E35F1F">
        <w:trPr>
          <w:cantSplit/>
          <w:jc w:val="center"/>
        </w:trPr>
        <w:tc>
          <w:tcPr>
            <w:tcW w:w="288" w:type="dxa"/>
          </w:tcPr>
          <w:p w14:paraId="5FFDF736" w14:textId="77777777" w:rsidR="00D31F38" w:rsidRDefault="00D31F38" w:rsidP="00E35F1F">
            <w:pPr>
              <w:pStyle w:val="CopticCross"/>
            </w:pPr>
          </w:p>
        </w:tc>
        <w:tc>
          <w:tcPr>
            <w:tcW w:w="3960" w:type="dxa"/>
          </w:tcPr>
          <w:p w14:paraId="204C0396" w14:textId="18812736" w:rsidR="00E051A0" w:rsidRDefault="00E051A0" w:rsidP="00E051A0">
            <w:pPr>
              <w:pStyle w:val="EngInd"/>
            </w:pPr>
            <w:r w:rsidRPr="008D5F3D">
              <w:rPr>
                <w:i/>
              </w:rPr>
              <w:t>[to Him]</w:t>
            </w:r>
            <w:r>
              <w:rPr>
                <w:rStyle w:val="FootnoteReference"/>
              </w:rPr>
              <w:footnoteReference w:id="823"/>
            </w:r>
            <w:r>
              <w:t xml:space="preserve"> Who alone does great wonders,</w:t>
            </w:r>
          </w:p>
          <w:p w14:paraId="36B759DB" w14:textId="51818BAC" w:rsidR="00D31F38" w:rsidRPr="00597158" w:rsidRDefault="00E051A0" w:rsidP="00E051A0">
            <w:pPr>
              <w:pStyle w:val="EngIndEnd"/>
            </w:pPr>
            <w:r>
              <w:t>Alleluia: for His mercy endures forever;</w:t>
            </w:r>
          </w:p>
        </w:tc>
        <w:tc>
          <w:tcPr>
            <w:tcW w:w="288" w:type="dxa"/>
          </w:tcPr>
          <w:p w14:paraId="32FEEBCB" w14:textId="77777777" w:rsidR="00D31F38" w:rsidRDefault="00D31F38" w:rsidP="00E35F1F"/>
        </w:tc>
        <w:tc>
          <w:tcPr>
            <w:tcW w:w="288" w:type="dxa"/>
          </w:tcPr>
          <w:p w14:paraId="78A89E4A" w14:textId="77777777" w:rsidR="00D31F38" w:rsidRDefault="00D31F38" w:rsidP="00E35F1F">
            <w:pPr>
              <w:pStyle w:val="CopticCross"/>
            </w:pPr>
          </w:p>
        </w:tc>
        <w:tc>
          <w:tcPr>
            <w:tcW w:w="3960" w:type="dxa"/>
          </w:tcPr>
          <w:p w14:paraId="77CD6B06" w14:textId="77777777" w:rsidR="00D31F38" w:rsidRDefault="00D31F38" w:rsidP="00E35F1F">
            <w:pPr>
              <w:pStyle w:val="CopticInd"/>
            </w:pPr>
            <w:r w:rsidRPr="00597158">
              <w:t xml:space="preserve">Ⲫⲏⲉⲧⲓ̀ⲣⲓ ⲛ̀ϩⲁⲛⲛⲓϣϯ ⲛ̀ϣ̀ⲫⲏⲣⲓ ⲙ̀ⲙⲁⲩⲁⲧϥ </w:t>
            </w:r>
          </w:p>
          <w:p w14:paraId="1E8FC5FC" w14:textId="77777777" w:rsidR="00D31F38" w:rsidRPr="00597158" w:rsidRDefault="00D31F38" w:rsidP="00E35F1F">
            <w:pPr>
              <w:pStyle w:val="CoptIndEnd"/>
            </w:pPr>
            <w:r w:rsidRPr="00597158">
              <w:t>ⲁⲗⲗⲏⲗⲟⲩⲓ̀ⲁ ϫⲉ ⲡⲉϥⲛⲁⲓ ϣⲟⲡ ϣⲁ ⲉ̀ⲛⲉϩ.</w:t>
            </w:r>
          </w:p>
        </w:tc>
      </w:tr>
      <w:tr w:rsidR="00D31F38" w14:paraId="05752F22" w14:textId="77777777" w:rsidTr="00E35F1F">
        <w:trPr>
          <w:cantSplit/>
          <w:jc w:val="center"/>
        </w:trPr>
        <w:tc>
          <w:tcPr>
            <w:tcW w:w="288" w:type="dxa"/>
          </w:tcPr>
          <w:p w14:paraId="19C40FD1" w14:textId="77777777" w:rsidR="00D31F38" w:rsidRDefault="00D31F38" w:rsidP="00E35F1F">
            <w:pPr>
              <w:pStyle w:val="CopticCross"/>
            </w:pPr>
            <w:r>
              <w:t>¿</w:t>
            </w:r>
          </w:p>
        </w:tc>
        <w:tc>
          <w:tcPr>
            <w:tcW w:w="3960" w:type="dxa"/>
          </w:tcPr>
          <w:p w14:paraId="54BF2775" w14:textId="04C47C1C" w:rsidR="00E051A0" w:rsidRDefault="008D5F3D" w:rsidP="00E051A0">
            <w:pPr>
              <w:pStyle w:val="EngInd"/>
            </w:pPr>
            <w:r w:rsidRPr="008D5F3D">
              <w:rPr>
                <w:i/>
              </w:rPr>
              <w:t>[to Him]</w:t>
            </w:r>
            <w:r>
              <w:rPr>
                <w:i/>
              </w:rPr>
              <w:t xml:space="preserve"> </w:t>
            </w:r>
            <w:r w:rsidR="00E051A0">
              <w:t>Who by wisdom made the heavens,</w:t>
            </w:r>
          </w:p>
          <w:p w14:paraId="31B1ECDD" w14:textId="0D2A2A3A" w:rsidR="00D31F38" w:rsidRPr="00597158" w:rsidRDefault="00E051A0" w:rsidP="00E051A0">
            <w:pPr>
              <w:pStyle w:val="EngIndEnd"/>
            </w:pPr>
            <w:r>
              <w:t>Alleluia: for His mercy endures forever;</w:t>
            </w:r>
          </w:p>
        </w:tc>
        <w:tc>
          <w:tcPr>
            <w:tcW w:w="288" w:type="dxa"/>
          </w:tcPr>
          <w:p w14:paraId="11D8975B" w14:textId="77777777" w:rsidR="00D31F38" w:rsidRDefault="00D31F38" w:rsidP="00E35F1F"/>
        </w:tc>
        <w:tc>
          <w:tcPr>
            <w:tcW w:w="288" w:type="dxa"/>
          </w:tcPr>
          <w:p w14:paraId="3D3332F5" w14:textId="77777777" w:rsidR="00D31F38" w:rsidRDefault="00D31F38" w:rsidP="00E35F1F">
            <w:pPr>
              <w:pStyle w:val="CopticCross"/>
            </w:pPr>
            <w:r>
              <w:t>¿</w:t>
            </w:r>
          </w:p>
        </w:tc>
        <w:tc>
          <w:tcPr>
            <w:tcW w:w="3960" w:type="dxa"/>
          </w:tcPr>
          <w:p w14:paraId="7036C3FB" w14:textId="77777777" w:rsidR="00D31F38" w:rsidRDefault="00D31F38" w:rsidP="00E35F1F">
            <w:pPr>
              <w:pStyle w:val="CopticInd"/>
            </w:pPr>
            <w:r w:rsidRPr="00597158">
              <w:t xml:space="preserve">Ⲫⲏⲉⲧⲁϥⲑⲁⲙⲓⲟ̀ ⲛ̀ⲛⲓⲫⲏⲟⲩⲓ̀ ϧⲉⲛ ⲟⲩⲕⲁϯ </w:t>
            </w:r>
          </w:p>
          <w:p w14:paraId="0009725E" w14:textId="77777777" w:rsidR="00D31F38" w:rsidRPr="00597158" w:rsidRDefault="00D31F38" w:rsidP="00E35F1F">
            <w:pPr>
              <w:pStyle w:val="CoptIndEnd"/>
            </w:pPr>
            <w:r w:rsidRPr="00597158">
              <w:t>ⲁⲗⲗⲏⲗⲟⲩⲓ̀ⲁ ϫⲉ ⲡⲉϥⲛⲁⲓ ϣⲟⲡ ϣⲁ ⲉ̀ⲛⲉϩ.</w:t>
            </w:r>
          </w:p>
        </w:tc>
      </w:tr>
      <w:tr w:rsidR="00D31F38" w14:paraId="1E92AC70" w14:textId="77777777" w:rsidTr="00E35F1F">
        <w:trPr>
          <w:cantSplit/>
          <w:jc w:val="center"/>
        </w:trPr>
        <w:tc>
          <w:tcPr>
            <w:tcW w:w="288" w:type="dxa"/>
          </w:tcPr>
          <w:p w14:paraId="7B9DDA8E" w14:textId="77777777" w:rsidR="00D31F38" w:rsidRDefault="00D31F38" w:rsidP="00E35F1F">
            <w:pPr>
              <w:pStyle w:val="CopticCross"/>
            </w:pPr>
          </w:p>
        </w:tc>
        <w:tc>
          <w:tcPr>
            <w:tcW w:w="3960" w:type="dxa"/>
          </w:tcPr>
          <w:p w14:paraId="657D04EF" w14:textId="5F345BBE" w:rsidR="00E051A0" w:rsidRDefault="008D5F3D" w:rsidP="00E051A0">
            <w:pPr>
              <w:pStyle w:val="EngInd"/>
            </w:pPr>
            <w:r w:rsidRPr="008D5F3D">
              <w:rPr>
                <w:i/>
              </w:rPr>
              <w:t>[to Him]</w:t>
            </w:r>
            <w:r>
              <w:rPr>
                <w:i/>
              </w:rPr>
              <w:t xml:space="preserve"> </w:t>
            </w:r>
            <w:r w:rsidR="00E051A0">
              <w:t>Who made the earth firm on the waters,</w:t>
            </w:r>
          </w:p>
          <w:p w14:paraId="4AD5521F" w14:textId="1CB62434" w:rsidR="00D31F38" w:rsidRPr="00597158" w:rsidRDefault="00E051A0" w:rsidP="00E051A0">
            <w:pPr>
              <w:pStyle w:val="EngIndEnd"/>
            </w:pPr>
            <w:r>
              <w:t>Alleluia: for His mercy endures forever;</w:t>
            </w:r>
          </w:p>
        </w:tc>
        <w:tc>
          <w:tcPr>
            <w:tcW w:w="288" w:type="dxa"/>
          </w:tcPr>
          <w:p w14:paraId="74BC449A" w14:textId="77777777" w:rsidR="00D31F38" w:rsidRDefault="00D31F38" w:rsidP="00E35F1F"/>
        </w:tc>
        <w:tc>
          <w:tcPr>
            <w:tcW w:w="288" w:type="dxa"/>
          </w:tcPr>
          <w:p w14:paraId="75A0C3E0" w14:textId="77777777" w:rsidR="00D31F38" w:rsidRDefault="00D31F38" w:rsidP="00E35F1F">
            <w:pPr>
              <w:pStyle w:val="CopticCross"/>
            </w:pPr>
          </w:p>
        </w:tc>
        <w:tc>
          <w:tcPr>
            <w:tcW w:w="3960" w:type="dxa"/>
          </w:tcPr>
          <w:p w14:paraId="33875300" w14:textId="77777777" w:rsidR="00D31F38" w:rsidRDefault="00D31F38" w:rsidP="00E35F1F">
            <w:pPr>
              <w:pStyle w:val="CopticInd"/>
            </w:pPr>
            <w:r w:rsidRPr="00597158">
              <w:t>Ⲫⲏⲉⲧⲁϥⲧⲁϫⲣⲟ ⲙ̀ⲡⲓⲕⲁϩⲓ ϩⲓϫⲉⲛ ⲛⲓⲙⲱⲟⲩ</w:t>
            </w:r>
          </w:p>
          <w:p w14:paraId="6987ECC2" w14:textId="77777777" w:rsidR="00D31F38" w:rsidRPr="00597158" w:rsidRDefault="00D31F38" w:rsidP="00E35F1F">
            <w:pPr>
              <w:pStyle w:val="CoptIndEnd"/>
            </w:pPr>
            <w:r w:rsidRPr="00597158">
              <w:t>ⲁⲗⲗⲏⲗⲟⲩⲓ̀ⲁ ϫⲉ ⲡⲉϥⲛⲁⲓ ϣⲟⲡ ϣⲁ ⲉ̀ⲛⲉϩ.</w:t>
            </w:r>
          </w:p>
        </w:tc>
      </w:tr>
      <w:tr w:rsidR="00D31F38" w14:paraId="7C0A2D9D" w14:textId="77777777" w:rsidTr="00E35F1F">
        <w:trPr>
          <w:cantSplit/>
          <w:jc w:val="center"/>
        </w:trPr>
        <w:tc>
          <w:tcPr>
            <w:tcW w:w="288" w:type="dxa"/>
          </w:tcPr>
          <w:p w14:paraId="7BEE15FB" w14:textId="77777777" w:rsidR="00D31F38" w:rsidRDefault="00D31F38" w:rsidP="00E35F1F">
            <w:pPr>
              <w:pStyle w:val="CopticCross"/>
            </w:pPr>
            <w:r>
              <w:t>¿</w:t>
            </w:r>
          </w:p>
        </w:tc>
        <w:tc>
          <w:tcPr>
            <w:tcW w:w="3960" w:type="dxa"/>
          </w:tcPr>
          <w:p w14:paraId="74A8D0BC" w14:textId="4985586E" w:rsidR="00E051A0" w:rsidRDefault="008D5F3D" w:rsidP="00E051A0">
            <w:pPr>
              <w:pStyle w:val="EngInd"/>
            </w:pPr>
            <w:r w:rsidRPr="008D5F3D">
              <w:rPr>
                <w:i/>
              </w:rPr>
              <w:t>[to Him]</w:t>
            </w:r>
            <w:r>
              <w:rPr>
                <w:i/>
              </w:rPr>
              <w:t xml:space="preserve"> </w:t>
            </w:r>
            <w:r w:rsidR="00E051A0">
              <w:t>Who [alone] made the great lights,</w:t>
            </w:r>
          </w:p>
          <w:p w14:paraId="3EB20856" w14:textId="79C40B4C" w:rsidR="00D31F38" w:rsidRPr="00597158" w:rsidRDefault="00E051A0" w:rsidP="00E051A0">
            <w:pPr>
              <w:pStyle w:val="EngIndEnd"/>
            </w:pPr>
            <w:r>
              <w:t>Alleluia: for His mercy is eternal,</w:t>
            </w:r>
          </w:p>
        </w:tc>
        <w:tc>
          <w:tcPr>
            <w:tcW w:w="288" w:type="dxa"/>
          </w:tcPr>
          <w:p w14:paraId="4EF69532" w14:textId="77777777" w:rsidR="00D31F38" w:rsidRDefault="00D31F38" w:rsidP="00E35F1F"/>
        </w:tc>
        <w:tc>
          <w:tcPr>
            <w:tcW w:w="288" w:type="dxa"/>
          </w:tcPr>
          <w:p w14:paraId="64C683B7" w14:textId="77777777" w:rsidR="00D31F38" w:rsidRDefault="00D31F38" w:rsidP="00E35F1F">
            <w:pPr>
              <w:pStyle w:val="CopticCross"/>
            </w:pPr>
            <w:r>
              <w:t>¿</w:t>
            </w:r>
          </w:p>
        </w:tc>
        <w:tc>
          <w:tcPr>
            <w:tcW w:w="3960" w:type="dxa"/>
          </w:tcPr>
          <w:p w14:paraId="2EB7FA8B" w14:textId="77777777" w:rsidR="00D31F38" w:rsidRDefault="00D31F38" w:rsidP="00E35F1F">
            <w:pPr>
              <w:pStyle w:val="CopticInd"/>
            </w:pPr>
            <w:r w:rsidRPr="00597158">
              <w:t xml:space="preserve">Ⲫⲏⲉⲧⲁϥⲑⲁⲙⲓⲟ̀ ⲛ̀ϩⲁⲛⲛⲓϣϯ ⲛ̀ⲣⲉϥⲉ̀ⲣⲟⲩⲱⲓⲛⲓ ⲙ̀ⲙⲁⲩⲁⲧϥ </w:t>
            </w:r>
          </w:p>
          <w:p w14:paraId="63137206" w14:textId="77777777" w:rsidR="00D31F38" w:rsidRPr="00597158" w:rsidRDefault="00D31F38" w:rsidP="00E35F1F">
            <w:pPr>
              <w:pStyle w:val="CoptIndEnd"/>
            </w:pPr>
            <w:r w:rsidRPr="00597158">
              <w:t>ⲁⲗⲗⲏⲗⲟⲩⲓ̀ⲁ ϫⲉ ⲡⲉϥⲛⲁⲓ ϣⲟⲡ ϣⲁ ⲉ̀ⲛⲉϩ.</w:t>
            </w:r>
          </w:p>
        </w:tc>
      </w:tr>
      <w:tr w:rsidR="00D31F38" w14:paraId="42350053" w14:textId="77777777" w:rsidTr="00E35F1F">
        <w:trPr>
          <w:cantSplit/>
          <w:jc w:val="center"/>
        </w:trPr>
        <w:tc>
          <w:tcPr>
            <w:tcW w:w="288" w:type="dxa"/>
          </w:tcPr>
          <w:p w14:paraId="2D84CD48" w14:textId="77777777" w:rsidR="00D31F38" w:rsidRDefault="00D31F38" w:rsidP="00E35F1F">
            <w:pPr>
              <w:pStyle w:val="CopticCross"/>
            </w:pPr>
          </w:p>
        </w:tc>
        <w:tc>
          <w:tcPr>
            <w:tcW w:w="3960" w:type="dxa"/>
          </w:tcPr>
          <w:p w14:paraId="4B739AEB" w14:textId="77777777" w:rsidR="00E051A0" w:rsidRDefault="00E051A0" w:rsidP="00E051A0">
            <w:pPr>
              <w:pStyle w:val="EngInd"/>
            </w:pPr>
            <w:r>
              <w:t>the sun to rule the day,</w:t>
            </w:r>
          </w:p>
          <w:p w14:paraId="2FA7BF2C" w14:textId="368C49BD" w:rsidR="00D31F38" w:rsidRPr="00597158" w:rsidRDefault="00E051A0" w:rsidP="00E051A0">
            <w:pPr>
              <w:pStyle w:val="EngIndEnd"/>
            </w:pPr>
            <w:r>
              <w:t>Alleluia: for His mercy endures forever,</w:t>
            </w:r>
          </w:p>
        </w:tc>
        <w:tc>
          <w:tcPr>
            <w:tcW w:w="288" w:type="dxa"/>
          </w:tcPr>
          <w:p w14:paraId="515DD546" w14:textId="77777777" w:rsidR="00D31F38" w:rsidRDefault="00D31F38" w:rsidP="00E35F1F"/>
        </w:tc>
        <w:tc>
          <w:tcPr>
            <w:tcW w:w="288" w:type="dxa"/>
          </w:tcPr>
          <w:p w14:paraId="17CBB38D" w14:textId="77777777" w:rsidR="00D31F38" w:rsidRDefault="00D31F38" w:rsidP="00E35F1F">
            <w:pPr>
              <w:pStyle w:val="CopticCross"/>
            </w:pPr>
          </w:p>
        </w:tc>
        <w:tc>
          <w:tcPr>
            <w:tcW w:w="3960" w:type="dxa"/>
          </w:tcPr>
          <w:p w14:paraId="7CB3E8E2" w14:textId="77777777" w:rsidR="00D31F38" w:rsidRDefault="00D31F38" w:rsidP="00E35F1F">
            <w:pPr>
              <w:pStyle w:val="CopticInd"/>
            </w:pPr>
            <w:r w:rsidRPr="00597158">
              <w:t xml:space="preserve">Ⲫ̀ⲣⲏ ⲉ̀ⲟⲩⲉⲣϣⲓϣⲓ ⲛ̀ⲧⲉ ⲡⲓⲉ̀ϩⲟⲟⲩ </w:t>
            </w:r>
          </w:p>
          <w:p w14:paraId="1CFA1CF1" w14:textId="77777777" w:rsidR="00D31F38" w:rsidRPr="00597158" w:rsidRDefault="00D31F38" w:rsidP="00E35F1F">
            <w:pPr>
              <w:pStyle w:val="CoptIndEnd"/>
            </w:pPr>
            <w:r w:rsidRPr="00597158">
              <w:t>ⲁⲗⲗⲏⲗⲟⲩⲓ̀ⲁ ϫⲉ ⲡⲉϥⲛⲁⲓ ϣⲟⲡ ϣⲁ ⲉ̀ⲛⲉϩ.</w:t>
            </w:r>
          </w:p>
        </w:tc>
      </w:tr>
      <w:tr w:rsidR="00D31F38" w14:paraId="38D50706" w14:textId="77777777" w:rsidTr="00E35F1F">
        <w:trPr>
          <w:cantSplit/>
          <w:jc w:val="center"/>
        </w:trPr>
        <w:tc>
          <w:tcPr>
            <w:tcW w:w="288" w:type="dxa"/>
          </w:tcPr>
          <w:p w14:paraId="065A4187" w14:textId="77777777" w:rsidR="00D31F38" w:rsidRDefault="00D31F38" w:rsidP="00E35F1F">
            <w:pPr>
              <w:pStyle w:val="CopticCross"/>
            </w:pPr>
            <w:r>
              <w:lastRenderedPageBreak/>
              <w:t>¿</w:t>
            </w:r>
          </w:p>
        </w:tc>
        <w:tc>
          <w:tcPr>
            <w:tcW w:w="3960" w:type="dxa"/>
          </w:tcPr>
          <w:p w14:paraId="7B230E44" w14:textId="77777777" w:rsidR="00E051A0" w:rsidRDefault="00E051A0" w:rsidP="00E051A0">
            <w:pPr>
              <w:pStyle w:val="EngInd"/>
            </w:pPr>
            <w:r>
              <w:t>the moon and the stars to rule the night,</w:t>
            </w:r>
          </w:p>
          <w:p w14:paraId="78C66DA8" w14:textId="259CF0E4" w:rsidR="00D31F38" w:rsidRPr="00597158" w:rsidRDefault="00E051A0" w:rsidP="00E051A0">
            <w:pPr>
              <w:pStyle w:val="EngIndEnd"/>
            </w:pPr>
            <w:r>
              <w:t>Alleluia: for His mercy endures forever;</w:t>
            </w:r>
          </w:p>
        </w:tc>
        <w:tc>
          <w:tcPr>
            <w:tcW w:w="288" w:type="dxa"/>
          </w:tcPr>
          <w:p w14:paraId="6F69B6A5" w14:textId="77777777" w:rsidR="00D31F38" w:rsidRDefault="00D31F38" w:rsidP="00E35F1F"/>
        </w:tc>
        <w:tc>
          <w:tcPr>
            <w:tcW w:w="288" w:type="dxa"/>
          </w:tcPr>
          <w:p w14:paraId="4590D872" w14:textId="77777777" w:rsidR="00D31F38" w:rsidRDefault="00D31F38" w:rsidP="00E35F1F">
            <w:pPr>
              <w:pStyle w:val="CopticCross"/>
            </w:pPr>
            <w:r>
              <w:t>¿</w:t>
            </w:r>
          </w:p>
        </w:tc>
        <w:tc>
          <w:tcPr>
            <w:tcW w:w="3960" w:type="dxa"/>
          </w:tcPr>
          <w:p w14:paraId="60CC54AB" w14:textId="77777777" w:rsidR="00D31F38" w:rsidRDefault="00D31F38" w:rsidP="00E35F1F">
            <w:pPr>
              <w:pStyle w:val="CopticInd"/>
            </w:pPr>
            <w:r w:rsidRPr="00597158">
              <w:t>Ⲡⲓⲓⲟϩ ⲛⲉⲙ ⲛⲓⲥⲓⲟⲩ ⲉⲩⲉⲝⲟⲩⲥⲓⲁ̀ ⲛ̀ⲧⲉ ⲡⲓⲉ̀ϫⲱⲣϩ</w:t>
            </w:r>
          </w:p>
          <w:p w14:paraId="19D91A5C" w14:textId="77777777" w:rsidR="00D31F38" w:rsidRPr="00597158" w:rsidRDefault="00D31F38" w:rsidP="00E35F1F">
            <w:pPr>
              <w:pStyle w:val="CoptIndEnd"/>
            </w:pPr>
            <w:r w:rsidRPr="00597158">
              <w:t xml:space="preserve"> ⲁⲗⲗⲏⲗⲟⲩⲓ̀ⲁ ϫⲉ ⲡⲉϥⲛⲁⲓ ϣⲟⲡ ϣⲁ ⲉ̀ⲛⲉϩ.</w:t>
            </w:r>
          </w:p>
        </w:tc>
      </w:tr>
      <w:tr w:rsidR="00D31F38" w14:paraId="62561E1F" w14:textId="77777777" w:rsidTr="00E35F1F">
        <w:trPr>
          <w:cantSplit/>
          <w:jc w:val="center"/>
        </w:trPr>
        <w:tc>
          <w:tcPr>
            <w:tcW w:w="288" w:type="dxa"/>
          </w:tcPr>
          <w:p w14:paraId="5F7B5595" w14:textId="77777777" w:rsidR="00D31F38" w:rsidRDefault="00D31F38" w:rsidP="00E35F1F">
            <w:pPr>
              <w:pStyle w:val="CopticCross"/>
            </w:pPr>
          </w:p>
        </w:tc>
        <w:tc>
          <w:tcPr>
            <w:tcW w:w="3960" w:type="dxa"/>
          </w:tcPr>
          <w:p w14:paraId="146C03A9" w14:textId="77777777" w:rsidR="00E051A0" w:rsidRDefault="00E051A0" w:rsidP="00E051A0">
            <w:pPr>
              <w:pStyle w:val="EngInd"/>
            </w:pPr>
            <w:r>
              <w:t>Who struck Egypt in their firstborn,</w:t>
            </w:r>
          </w:p>
          <w:p w14:paraId="22887763" w14:textId="4F1C4708" w:rsidR="00D31F38" w:rsidRPr="00597158" w:rsidRDefault="00E051A0" w:rsidP="00E051A0">
            <w:pPr>
              <w:pStyle w:val="EngIndEnd"/>
            </w:pPr>
            <w:r>
              <w:t>Alleluia: for His mercy endures forever;</w:t>
            </w:r>
          </w:p>
        </w:tc>
        <w:tc>
          <w:tcPr>
            <w:tcW w:w="288" w:type="dxa"/>
          </w:tcPr>
          <w:p w14:paraId="6858C749" w14:textId="77777777" w:rsidR="00D31F38" w:rsidRDefault="00D31F38" w:rsidP="00E35F1F"/>
        </w:tc>
        <w:tc>
          <w:tcPr>
            <w:tcW w:w="288" w:type="dxa"/>
          </w:tcPr>
          <w:p w14:paraId="30E22FCF" w14:textId="77777777" w:rsidR="00D31F38" w:rsidRDefault="00D31F38" w:rsidP="00E35F1F">
            <w:pPr>
              <w:pStyle w:val="CopticCross"/>
            </w:pPr>
          </w:p>
        </w:tc>
        <w:tc>
          <w:tcPr>
            <w:tcW w:w="3960" w:type="dxa"/>
          </w:tcPr>
          <w:p w14:paraId="7050EE70" w14:textId="77777777" w:rsidR="00D31F38" w:rsidRDefault="00D31F38" w:rsidP="00E35F1F">
            <w:pPr>
              <w:pStyle w:val="CopticInd"/>
            </w:pPr>
            <w:r w:rsidRPr="00597158">
              <w:t>Ⲫⲏⲉ̀ⲧⲁϥϣⲁⲣⲓ ⲉ̀ⲛⲁ Ⲭⲏⲙⲓ ⲛⲉⲙ ⲛⲟⲩϣⲁⲙⲓⲥⲓ</w:t>
            </w:r>
          </w:p>
          <w:p w14:paraId="6BD84183" w14:textId="77777777" w:rsidR="00D31F38" w:rsidRPr="00597158" w:rsidRDefault="00D31F38" w:rsidP="00E35F1F">
            <w:pPr>
              <w:pStyle w:val="CoptIndEnd"/>
            </w:pPr>
            <w:r w:rsidRPr="00597158">
              <w:t>ⲁⲗⲗⲏⲗⲟⲩⲓ̀ⲁ ϫⲉ ⲡⲉϥⲛⲁⲓ ϣⲟⲡ ϣⲁ ⲉ̀ⲛⲉϩ.</w:t>
            </w:r>
          </w:p>
        </w:tc>
      </w:tr>
      <w:tr w:rsidR="00D31F38" w14:paraId="41AED72A" w14:textId="77777777" w:rsidTr="00E35F1F">
        <w:trPr>
          <w:cantSplit/>
          <w:jc w:val="center"/>
        </w:trPr>
        <w:tc>
          <w:tcPr>
            <w:tcW w:w="288" w:type="dxa"/>
          </w:tcPr>
          <w:p w14:paraId="1CCE7BE2" w14:textId="77777777" w:rsidR="00D31F38" w:rsidRDefault="00D31F38" w:rsidP="00E35F1F">
            <w:pPr>
              <w:pStyle w:val="CopticCross"/>
            </w:pPr>
            <w:r>
              <w:t>¿</w:t>
            </w:r>
          </w:p>
        </w:tc>
        <w:tc>
          <w:tcPr>
            <w:tcW w:w="3960" w:type="dxa"/>
          </w:tcPr>
          <w:p w14:paraId="6221C6CD" w14:textId="77777777" w:rsidR="00E051A0" w:rsidRDefault="00E051A0" w:rsidP="00E051A0">
            <w:pPr>
              <w:pStyle w:val="EngInd"/>
            </w:pPr>
            <w:r>
              <w:t>and brought out Israel from among them,</w:t>
            </w:r>
          </w:p>
          <w:p w14:paraId="3889DF0D" w14:textId="5EE06B9A" w:rsidR="00D31F38" w:rsidRPr="00597158" w:rsidRDefault="00E051A0" w:rsidP="00E051A0">
            <w:pPr>
              <w:pStyle w:val="EngIndEnd"/>
            </w:pPr>
            <w:r>
              <w:t>Alleluia: for His mercy endures forever,</w:t>
            </w:r>
          </w:p>
        </w:tc>
        <w:tc>
          <w:tcPr>
            <w:tcW w:w="288" w:type="dxa"/>
          </w:tcPr>
          <w:p w14:paraId="1C3EC2C0" w14:textId="77777777" w:rsidR="00D31F38" w:rsidRDefault="00D31F38" w:rsidP="00E35F1F"/>
        </w:tc>
        <w:tc>
          <w:tcPr>
            <w:tcW w:w="288" w:type="dxa"/>
          </w:tcPr>
          <w:p w14:paraId="2EC20F1A" w14:textId="77777777" w:rsidR="00D31F38" w:rsidRDefault="00D31F38" w:rsidP="00E35F1F">
            <w:pPr>
              <w:pStyle w:val="CopticCross"/>
            </w:pPr>
            <w:r>
              <w:t>¿</w:t>
            </w:r>
          </w:p>
        </w:tc>
        <w:tc>
          <w:tcPr>
            <w:tcW w:w="3960" w:type="dxa"/>
          </w:tcPr>
          <w:p w14:paraId="65CA19A2" w14:textId="77777777" w:rsidR="00D31F38" w:rsidRDefault="00D31F38" w:rsidP="00E35F1F">
            <w:pPr>
              <w:pStyle w:val="CopticInd"/>
            </w:pPr>
            <w:r w:rsidRPr="00597158">
              <w:t>Ⲟⲩⲟϩ ⲁϥⲓ̀ⲛⲓ ⲙ̀Ⲡ</w:t>
            </w:r>
            <w:r w:rsidRPr="005B777F">
              <w:t xml:space="preserve">ⲥ̅ⲗ ⲉ̀ⲃⲟⲗ ϧⲉⲛ ⲧⲟⲩⲙⲏϯ </w:t>
            </w:r>
          </w:p>
          <w:p w14:paraId="154636BE" w14:textId="77777777" w:rsidR="00D31F38" w:rsidRPr="00597158" w:rsidRDefault="00D31F38" w:rsidP="00E35F1F">
            <w:pPr>
              <w:pStyle w:val="CoptIndEnd"/>
            </w:pPr>
            <w:r w:rsidRPr="005B777F">
              <w:t>ⲁⲗⲗⲏⲗⲟⲩⲓ̀ⲁ</w:t>
            </w:r>
            <w:r w:rsidRPr="00597158">
              <w:t xml:space="preserve"> ϫⲉ ⲡⲉϥⲛⲁⲓ ϣⲟⲡ ϣⲁ ⲉ̀ⲛⲉϩ.</w:t>
            </w:r>
          </w:p>
        </w:tc>
      </w:tr>
      <w:tr w:rsidR="00D31F38" w14:paraId="44745892" w14:textId="77777777" w:rsidTr="00E35F1F">
        <w:trPr>
          <w:cantSplit/>
          <w:jc w:val="center"/>
        </w:trPr>
        <w:tc>
          <w:tcPr>
            <w:tcW w:w="288" w:type="dxa"/>
          </w:tcPr>
          <w:p w14:paraId="6B812C50" w14:textId="77777777" w:rsidR="00D31F38" w:rsidRDefault="00D31F38" w:rsidP="00E35F1F">
            <w:pPr>
              <w:pStyle w:val="CopticCross"/>
            </w:pPr>
          </w:p>
        </w:tc>
        <w:tc>
          <w:tcPr>
            <w:tcW w:w="3960" w:type="dxa"/>
          </w:tcPr>
          <w:p w14:paraId="786F2879" w14:textId="77777777" w:rsidR="00E051A0" w:rsidRDefault="00E051A0" w:rsidP="00E051A0">
            <w:pPr>
              <w:pStyle w:val="EngInd"/>
            </w:pPr>
            <w:r>
              <w:t>with a strong hand and an upraised arm,</w:t>
            </w:r>
          </w:p>
          <w:p w14:paraId="41AC2285" w14:textId="65D75532" w:rsidR="00D31F38" w:rsidRPr="00597158" w:rsidRDefault="00E051A0" w:rsidP="00E051A0">
            <w:pPr>
              <w:pStyle w:val="EngIndEnd"/>
            </w:pPr>
            <w:r>
              <w:t>Alleluia: for His mercy endures forever;</w:t>
            </w:r>
          </w:p>
        </w:tc>
        <w:tc>
          <w:tcPr>
            <w:tcW w:w="288" w:type="dxa"/>
          </w:tcPr>
          <w:p w14:paraId="03B50E4E" w14:textId="77777777" w:rsidR="00D31F38" w:rsidRDefault="00D31F38" w:rsidP="00E35F1F"/>
        </w:tc>
        <w:tc>
          <w:tcPr>
            <w:tcW w:w="288" w:type="dxa"/>
          </w:tcPr>
          <w:p w14:paraId="53F26C79" w14:textId="77777777" w:rsidR="00D31F38" w:rsidRDefault="00D31F38" w:rsidP="00E35F1F">
            <w:pPr>
              <w:pStyle w:val="CopticCross"/>
            </w:pPr>
          </w:p>
        </w:tc>
        <w:tc>
          <w:tcPr>
            <w:tcW w:w="3960" w:type="dxa"/>
          </w:tcPr>
          <w:p w14:paraId="16384942" w14:textId="77777777" w:rsidR="00D31F38" w:rsidRDefault="00D31F38" w:rsidP="00E35F1F">
            <w:pPr>
              <w:pStyle w:val="CopticInd"/>
            </w:pPr>
            <w:r w:rsidRPr="00597158">
              <w:t xml:space="preserve">Ϧⲉⲛ ⲟⲩϫⲓϫ ⲉⲥⲁ̀ⲙⲁϩⲓ ⲛⲉⲙ ⲟⲩϣⲱⲃϣ ⲉϥϭⲟⲥⲓ </w:t>
            </w:r>
          </w:p>
          <w:p w14:paraId="085F20A7" w14:textId="77777777" w:rsidR="00D31F38" w:rsidRPr="00597158" w:rsidRDefault="00D31F38" w:rsidP="00E35F1F">
            <w:pPr>
              <w:pStyle w:val="CoptIndEnd"/>
            </w:pPr>
            <w:r w:rsidRPr="00597158">
              <w:t>ⲁⲗⲗⲏⲗⲟⲩⲓ̀ⲁ ϫⲉ ⲡⲉϥⲛⲁⲓ ϣⲟⲡ ϣⲁ ⲉ̀ⲛⲉϩ.</w:t>
            </w:r>
          </w:p>
        </w:tc>
      </w:tr>
      <w:tr w:rsidR="00D31F38" w14:paraId="7984D3F0" w14:textId="77777777" w:rsidTr="00E35F1F">
        <w:trPr>
          <w:cantSplit/>
          <w:jc w:val="center"/>
        </w:trPr>
        <w:tc>
          <w:tcPr>
            <w:tcW w:w="288" w:type="dxa"/>
          </w:tcPr>
          <w:p w14:paraId="3E76B1D4" w14:textId="77777777" w:rsidR="00D31F38" w:rsidRDefault="00D31F38" w:rsidP="00E35F1F">
            <w:pPr>
              <w:pStyle w:val="CopticCross"/>
            </w:pPr>
            <w:r>
              <w:t>¿</w:t>
            </w:r>
          </w:p>
        </w:tc>
        <w:tc>
          <w:tcPr>
            <w:tcW w:w="3960" w:type="dxa"/>
          </w:tcPr>
          <w:p w14:paraId="71530A10" w14:textId="71E91BFA" w:rsidR="00E051A0" w:rsidRDefault="008D5F3D" w:rsidP="00E051A0">
            <w:pPr>
              <w:pStyle w:val="EngInd"/>
            </w:pPr>
            <w:r w:rsidRPr="008D5F3D">
              <w:rPr>
                <w:i/>
              </w:rPr>
              <w:t>[to Him]</w:t>
            </w:r>
            <w:r>
              <w:rPr>
                <w:i/>
              </w:rPr>
              <w:t xml:space="preserve"> </w:t>
            </w:r>
            <w:r w:rsidR="00E051A0">
              <w:t>Who divided the Red Sea into parts,</w:t>
            </w:r>
          </w:p>
          <w:p w14:paraId="561C5210" w14:textId="40666D26" w:rsidR="00D31F38" w:rsidRPr="00597158" w:rsidRDefault="00E051A0" w:rsidP="00E051A0">
            <w:pPr>
              <w:pStyle w:val="EngIndEnd"/>
            </w:pPr>
            <w:r>
              <w:t>Alleluia: for His mercy endures forever,</w:t>
            </w:r>
          </w:p>
        </w:tc>
        <w:tc>
          <w:tcPr>
            <w:tcW w:w="288" w:type="dxa"/>
          </w:tcPr>
          <w:p w14:paraId="17851F29" w14:textId="77777777" w:rsidR="00D31F38" w:rsidRDefault="00D31F38" w:rsidP="00E35F1F"/>
        </w:tc>
        <w:tc>
          <w:tcPr>
            <w:tcW w:w="288" w:type="dxa"/>
          </w:tcPr>
          <w:p w14:paraId="69091839" w14:textId="77777777" w:rsidR="00D31F38" w:rsidRDefault="00D31F38" w:rsidP="00E35F1F">
            <w:pPr>
              <w:pStyle w:val="CopticCross"/>
            </w:pPr>
            <w:r>
              <w:t>¿</w:t>
            </w:r>
          </w:p>
        </w:tc>
        <w:tc>
          <w:tcPr>
            <w:tcW w:w="3960" w:type="dxa"/>
          </w:tcPr>
          <w:p w14:paraId="1CF3229E" w14:textId="77777777" w:rsidR="00D31F38" w:rsidRDefault="00D31F38" w:rsidP="00E35F1F">
            <w:pPr>
              <w:pStyle w:val="CopticInd"/>
            </w:pPr>
            <w:r w:rsidRPr="00597158">
              <w:t xml:space="preserve">Ⲫⲏⲉ̀ⲧⲁϥⲫⲱⲣϫ ⲙ̀ⲫ̀ⲓⲟⲙ ⲛ̀ϣⲁⲣⲓ ϧⲉⲛ ϩⲁⲛⲫⲱⲣϫ </w:t>
            </w:r>
          </w:p>
          <w:p w14:paraId="3683CE0F" w14:textId="77777777" w:rsidR="00D31F38" w:rsidRPr="00597158" w:rsidRDefault="00D31F38" w:rsidP="00E35F1F">
            <w:pPr>
              <w:pStyle w:val="CoptIndEnd"/>
            </w:pPr>
            <w:r w:rsidRPr="00597158">
              <w:t>ⲁⲗⲗⲏⲗⲟⲩⲓ̀ⲁ ϫⲉ ⲡⲉϥⲛⲁⲓ ϣⲟⲡ ϣⲁ ⲉ̀ⲛⲉϩ.</w:t>
            </w:r>
          </w:p>
        </w:tc>
      </w:tr>
      <w:tr w:rsidR="00D31F38" w14:paraId="324D10D1" w14:textId="77777777" w:rsidTr="00E35F1F">
        <w:trPr>
          <w:cantSplit/>
          <w:jc w:val="center"/>
        </w:trPr>
        <w:tc>
          <w:tcPr>
            <w:tcW w:w="288" w:type="dxa"/>
          </w:tcPr>
          <w:p w14:paraId="77C38AC1" w14:textId="77777777" w:rsidR="00D31F38" w:rsidRDefault="00D31F38" w:rsidP="00E35F1F">
            <w:pPr>
              <w:pStyle w:val="CopticCross"/>
            </w:pPr>
          </w:p>
        </w:tc>
        <w:tc>
          <w:tcPr>
            <w:tcW w:w="3960" w:type="dxa"/>
          </w:tcPr>
          <w:p w14:paraId="0676D05B" w14:textId="77777777" w:rsidR="00E051A0" w:rsidRDefault="00E051A0" w:rsidP="00E051A0">
            <w:pPr>
              <w:pStyle w:val="EngInd"/>
            </w:pPr>
            <w:r>
              <w:t>and brought [out] Israel through the midst of it,</w:t>
            </w:r>
          </w:p>
          <w:p w14:paraId="0EEA3DFC" w14:textId="1BE495E0" w:rsidR="00D31F38" w:rsidRPr="00597158" w:rsidRDefault="00E051A0" w:rsidP="00E051A0">
            <w:pPr>
              <w:pStyle w:val="EngIndEnd"/>
            </w:pPr>
            <w:r>
              <w:t>Alleluia: for His mercy endures forever,</w:t>
            </w:r>
          </w:p>
        </w:tc>
        <w:tc>
          <w:tcPr>
            <w:tcW w:w="288" w:type="dxa"/>
          </w:tcPr>
          <w:p w14:paraId="4B58A830" w14:textId="77777777" w:rsidR="00D31F38" w:rsidRDefault="00D31F38" w:rsidP="00E35F1F"/>
        </w:tc>
        <w:tc>
          <w:tcPr>
            <w:tcW w:w="288" w:type="dxa"/>
          </w:tcPr>
          <w:p w14:paraId="233929C2" w14:textId="77777777" w:rsidR="00D31F38" w:rsidRDefault="00D31F38" w:rsidP="00E35F1F">
            <w:pPr>
              <w:pStyle w:val="CopticCross"/>
            </w:pPr>
          </w:p>
        </w:tc>
        <w:tc>
          <w:tcPr>
            <w:tcW w:w="3960" w:type="dxa"/>
          </w:tcPr>
          <w:p w14:paraId="6303B5AA" w14:textId="77777777" w:rsidR="00D31F38" w:rsidRDefault="00D31F38" w:rsidP="00E35F1F">
            <w:pPr>
              <w:pStyle w:val="CopticInd"/>
            </w:pPr>
            <w:r w:rsidRPr="00597158">
              <w:t xml:space="preserve">Ⲟⲩⲟϩ ⲁϥⲓ̀ⲛⲓ ⲙ̀Ⲡⲓⲥ̅ⲗ ⲉ̀ⲙⲏⲣ ϧⲉⲛ ⲧⲉϥⲙⲏϯ </w:t>
            </w:r>
          </w:p>
          <w:p w14:paraId="205D31D2" w14:textId="77777777" w:rsidR="00D31F38" w:rsidRPr="00597158" w:rsidRDefault="00D31F38" w:rsidP="00E35F1F">
            <w:pPr>
              <w:pStyle w:val="CoptIndEnd"/>
            </w:pPr>
            <w:r w:rsidRPr="00597158">
              <w:t>ⲁⲗⲗⲏⲗⲟⲩⲓ̀ⲁ ϫⲉ ⲡⲉϥⲛⲁⲓ ϣⲟⲡ ϣⲁ ⲉ̀ⲛⲉϩ.</w:t>
            </w:r>
          </w:p>
        </w:tc>
      </w:tr>
      <w:tr w:rsidR="00D31F38" w14:paraId="46F8BCCB" w14:textId="77777777" w:rsidTr="00E35F1F">
        <w:trPr>
          <w:cantSplit/>
          <w:jc w:val="center"/>
        </w:trPr>
        <w:tc>
          <w:tcPr>
            <w:tcW w:w="288" w:type="dxa"/>
          </w:tcPr>
          <w:p w14:paraId="518AFF5C" w14:textId="77777777" w:rsidR="00D31F38" w:rsidRDefault="00D31F38" w:rsidP="00E35F1F">
            <w:pPr>
              <w:pStyle w:val="CopticCross"/>
            </w:pPr>
            <w:r>
              <w:t>¿</w:t>
            </w:r>
          </w:p>
        </w:tc>
        <w:tc>
          <w:tcPr>
            <w:tcW w:w="3960" w:type="dxa"/>
          </w:tcPr>
          <w:p w14:paraId="31A1F025" w14:textId="6D949765" w:rsidR="00E051A0" w:rsidRDefault="00E051A0" w:rsidP="00E051A0">
            <w:pPr>
              <w:pStyle w:val="EngInd"/>
            </w:pPr>
            <w:r>
              <w:t>but overthrew Pharaoh and his army in the Red Sea,</w:t>
            </w:r>
          </w:p>
          <w:p w14:paraId="5043C884" w14:textId="6FEE2D6A" w:rsidR="00D31F38" w:rsidRPr="00597158" w:rsidRDefault="00E051A0" w:rsidP="00E051A0">
            <w:pPr>
              <w:pStyle w:val="EngIndEnd"/>
            </w:pPr>
            <w:r>
              <w:t>Alleluia: for His mercy endures forever;</w:t>
            </w:r>
          </w:p>
        </w:tc>
        <w:tc>
          <w:tcPr>
            <w:tcW w:w="288" w:type="dxa"/>
          </w:tcPr>
          <w:p w14:paraId="53705029" w14:textId="77777777" w:rsidR="00D31F38" w:rsidRDefault="00D31F38" w:rsidP="00E35F1F"/>
        </w:tc>
        <w:tc>
          <w:tcPr>
            <w:tcW w:w="288" w:type="dxa"/>
          </w:tcPr>
          <w:p w14:paraId="16C0176E" w14:textId="77777777" w:rsidR="00D31F38" w:rsidRDefault="00D31F38" w:rsidP="00E35F1F">
            <w:pPr>
              <w:pStyle w:val="CopticCross"/>
            </w:pPr>
            <w:r>
              <w:t>¿</w:t>
            </w:r>
          </w:p>
        </w:tc>
        <w:tc>
          <w:tcPr>
            <w:tcW w:w="3960" w:type="dxa"/>
          </w:tcPr>
          <w:p w14:paraId="624F84F7" w14:textId="77777777" w:rsidR="00D31F38" w:rsidRDefault="00D31F38" w:rsidP="00E35F1F">
            <w:pPr>
              <w:pStyle w:val="CopticInd"/>
            </w:pPr>
            <w:r w:rsidRPr="00597158">
              <w:t xml:space="preserve">Ⲟⲩⲟϩ ⲁϥⲃⲟⲣⲃⲉⲣ ⲙ̀Ⲫⲁⲣⲁⲱ̀ ⲛⲉⲙ ⲧⲉϥϫⲟⲙ ⲧⲏⲣⲥ ⲉ̀ⲫ̀ⲓⲟⲙ ⲛ̀ϣⲁⲣⲓ </w:t>
            </w:r>
          </w:p>
          <w:p w14:paraId="1FACE5CD" w14:textId="77777777" w:rsidR="00D31F38" w:rsidRPr="00597158" w:rsidRDefault="00D31F38" w:rsidP="00E35F1F">
            <w:pPr>
              <w:pStyle w:val="CoptIndEnd"/>
            </w:pPr>
            <w:r w:rsidRPr="00597158">
              <w:t>ⲁⲗⲗⲏⲗⲟⲩⲓ̀ⲁ ϫⲉ ⲡⲉϥⲛⲁⲓ ϣⲟⲡ ϣⲁ ⲉ̀ⲛⲉϩ.</w:t>
            </w:r>
          </w:p>
        </w:tc>
      </w:tr>
      <w:tr w:rsidR="00D31F38" w14:paraId="32CD6B38" w14:textId="77777777" w:rsidTr="00E35F1F">
        <w:trPr>
          <w:cantSplit/>
          <w:jc w:val="center"/>
        </w:trPr>
        <w:tc>
          <w:tcPr>
            <w:tcW w:w="288" w:type="dxa"/>
          </w:tcPr>
          <w:p w14:paraId="4F6F90FC" w14:textId="77777777" w:rsidR="00D31F38" w:rsidRDefault="00D31F38" w:rsidP="00E35F1F">
            <w:pPr>
              <w:pStyle w:val="CopticCross"/>
            </w:pPr>
          </w:p>
        </w:tc>
        <w:tc>
          <w:tcPr>
            <w:tcW w:w="3960" w:type="dxa"/>
          </w:tcPr>
          <w:p w14:paraId="1F67C19D" w14:textId="6EAB275A" w:rsidR="00E051A0" w:rsidRDefault="008D5F3D" w:rsidP="00E051A0">
            <w:pPr>
              <w:pStyle w:val="EngInd"/>
            </w:pPr>
            <w:r w:rsidRPr="008D5F3D">
              <w:rPr>
                <w:i/>
              </w:rPr>
              <w:t>[to Him]</w:t>
            </w:r>
            <w:r>
              <w:rPr>
                <w:i/>
              </w:rPr>
              <w:t xml:space="preserve"> </w:t>
            </w:r>
            <w:r w:rsidR="00E051A0">
              <w:t>Who led His people through the wilderness,</w:t>
            </w:r>
          </w:p>
          <w:p w14:paraId="2DA04A86" w14:textId="25DB5B7E" w:rsidR="00D31F38" w:rsidRPr="00597158" w:rsidRDefault="00E051A0" w:rsidP="00E051A0">
            <w:pPr>
              <w:pStyle w:val="EngIndEnd"/>
            </w:pPr>
            <w:r>
              <w:t>Alleluia: for His mercy endures forever;</w:t>
            </w:r>
          </w:p>
        </w:tc>
        <w:tc>
          <w:tcPr>
            <w:tcW w:w="288" w:type="dxa"/>
          </w:tcPr>
          <w:p w14:paraId="7957C1E8" w14:textId="77777777" w:rsidR="00D31F38" w:rsidRDefault="00D31F38" w:rsidP="00E35F1F"/>
        </w:tc>
        <w:tc>
          <w:tcPr>
            <w:tcW w:w="288" w:type="dxa"/>
          </w:tcPr>
          <w:p w14:paraId="36B6C935" w14:textId="77777777" w:rsidR="00D31F38" w:rsidRDefault="00D31F38" w:rsidP="00E35F1F">
            <w:pPr>
              <w:pStyle w:val="CopticCross"/>
            </w:pPr>
          </w:p>
        </w:tc>
        <w:tc>
          <w:tcPr>
            <w:tcW w:w="3960" w:type="dxa"/>
          </w:tcPr>
          <w:p w14:paraId="1D51CDB3" w14:textId="77777777" w:rsidR="00D31F38" w:rsidRDefault="00D31F38" w:rsidP="00E35F1F">
            <w:pPr>
              <w:pStyle w:val="CopticInd"/>
            </w:pPr>
            <w:r w:rsidRPr="00597158">
              <w:t xml:space="preserve">Ⲫⲏⲉ̀ⲧⲁϥⲓ̀ⲛⲓ ⲙ̀ⲡⲉϥⲗⲁⲟⲥ ⲉ̀ⲃⲟⲗ ⲛ̀ϩ̀ⲣⲏⲓ ϩⲓ ⲡ̀ϣⲁϥⲉ </w:t>
            </w:r>
          </w:p>
          <w:p w14:paraId="664CFE87" w14:textId="77777777" w:rsidR="00D31F38" w:rsidRPr="00597158" w:rsidRDefault="00D31F38" w:rsidP="00E35F1F">
            <w:pPr>
              <w:pStyle w:val="CoptIndEnd"/>
            </w:pPr>
            <w:r w:rsidRPr="00597158">
              <w:t>ⲁⲗⲗⲏⲗⲟⲩⲓ̀ⲁ ϫⲉ ⲡⲉϥⲛⲁⲓ ϣⲟⲡ ϣⲁ ⲉ̀ⲛⲉϩ.</w:t>
            </w:r>
          </w:p>
        </w:tc>
      </w:tr>
      <w:tr w:rsidR="00D31F38" w14:paraId="68CF124C" w14:textId="77777777" w:rsidTr="00E35F1F">
        <w:trPr>
          <w:cantSplit/>
          <w:jc w:val="center"/>
        </w:trPr>
        <w:tc>
          <w:tcPr>
            <w:tcW w:w="288" w:type="dxa"/>
          </w:tcPr>
          <w:p w14:paraId="0D970595" w14:textId="77777777" w:rsidR="00D31F38" w:rsidRDefault="00D31F38" w:rsidP="00E35F1F">
            <w:pPr>
              <w:pStyle w:val="CopticCross"/>
            </w:pPr>
            <w:r>
              <w:t>¿</w:t>
            </w:r>
          </w:p>
        </w:tc>
        <w:tc>
          <w:tcPr>
            <w:tcW w:w="3960" w:type="dxa"/>
          </w:tcPr>
          <w:p w14:paraId="7314CC09" w14:textId="15484CE4" w:rsidR="00E051A0" w:rsidRDefault="008D5F3D" w:rsidP="00E051A0">
            <w:pPr>
              <w:pStyle w:val="EngInd"/>
            </w:pPr>
            <w:r w:rsidRPr="008D5F3D">
              <w:rPr>
                <w:i/>
              </w:rPr>
              <w:t>[to Him]</w:t>
            </w:r>
            <w:r>
              <w:rPr>
                <w:i/>
              </w:rPr>
              <w:t xml:space="preserve"> </w:t>
            </w:r>
            <w:r w:rsidR="00E051A0">
              <w:t>who brought water out from the hard rock,</w:t>
            </w:r>
          </w:p>
          <w:p w14:paraId="1272DE38" w14:textId="7FE4734C" w:rsidR="00D31F38" w:rsidRPr="00597158" w:rsidRDefault="00E051A0" w:rsidP="00E051A0">
            <w:pPr>
              <w:pStyle w:val="EngIndEnd"/>
            </w:pPr>
            <w:r>
              <w:t>Alleluia: for His mercy endures forever;</w:t>
            </w:r>
          </w:p>
        </w:tc>
        <w:tc>
          <w:tcPr>
            <w:tcW w:w="288" w:type="dxa"/>
          </w:tcPr>
          <w:p w14:paraId="5BC3D5CC" w14:textId="77777777" w:rsidR="00D31F38" w:rsidRDefault="00D31F38" w:rsidP="00E35F1F"/>
        </w:tc>
        <w:tc>
          <w:tcPr>
            <w:tcW w:w="288" w:type="dxa"/>
          </w:tcPr>
          <w:p w14:paraId="02EDC995" w14:textId="77777777" w:rsidR="00D31F38" w:rsidRDefault="00D31F38" w:rsidP="00E35F1F">
            <w:pPr>
              <w:pStyle w:val="CopticCross"/>
            </w:pPr>
            <w:r>
              <w:t>¿</w:t>
            </w:r>
          </w:p>
        </w:tc>
        <w:tc>
          <w:tcPr>
            <w:tcW w:w="3960" w:type="dxa"/>
          </w:tcPr>
          <w:p w14:paraId="775AFDC4" w14:textId="77777777" w:rsidR="00D31F38" w:rsidRDefault="00D31F38" w:rsidP="00E35F1F">
            <w:pPr>
              <w:pStyle w:val="CopticInd"/>
            </w:pPr>
            <w:r w:rsidRPr="00597158">
              <w:t xml:space="preserve">Ⲫⲏⲉ̀ⲧⲁϥⲓ̀ⲛⲓ ⲛ̀ⲟⲩⲙⲱⲟⲩ ⲉ̀ⲃⲟⲗ ϧⲉⲛ ⲟⲩⲡⲉⲧⲣⲁ ⲛ̀ⲕⲟϩ ⲛ̀ϣⲱⲧ </w:t>
            </w:r>
          </w:p>
          <w:p w14:paraId="78C64196" w14:textId="77777777" w:rsidR="00D31F38" w:rsidRPr="00597158" w:rsidRDefault="00D31F38" w:rsidP="00E35F1F">
            <w:pPr>
              <w:pStyle w:val="CoptIndEnd"/>
            </w:pPr>
            <w:r w:rsidRPr="00597158">
              <w:t>ⲁⲗⲗⲏⲗⲟⲩⲓ̀ⲁ ϫⲉ ⲡⲉϥⲛⲁⲓ ϣⲟⲡ ϣⲁ ⲉ̀ⲛⲉϩ.</w:t>
            </w:r>
          </w:p>
        </w:tc>
      </w:tr>
      <w:tr w:rsidR="00D31F38" w14:paraId="60E46CA9" w14:textId="77777777" w:rsidTr="00E35F1F">
        <w:trPr>
          <w:cantSplit/>
          <w:jc w:val="center"/>
        </w:trPr>
        <w:tc>
          <w:tcPr>
            <w:tcW w:w="288" w:type="dxa"/>
          </w:tcPr>
          <w:p w14:paraId="6AFDE2B8" w14:textId="77777777" w:rsidR="00D31F38" w:rsidRDefault="00D31F38" w:rsidP="00E35F1F">
            <w:pPr>
              <w:pStyle w:val="CopticCross"/>
            </w:pPr>
          </w:p>
        </w:tc>
        <w:tc>
          <w:tcPr>
            <w:tcW w:w="3960" w:type="dxa"/>
          </w:tcPr>
          <w:p w14:paraId="57A4A4A1" w14:textId="26701C0D" w:rsidR="00E051A0" w:rsidRDefault="008D5F3D" w:rsidP="00E051A0">
            <w:pPr>
              <w:pStyle w:val="EngInd"/>
            </w:pPr>
            <w:r w:rsidRPr="008D5F3D">
              <w:rPr>
                <w:i/>
              </w:rPr>
              <w:t>[to Him]</w:t>
            </w:r>
            <w:r>
              <w:rPr>
                <w:i/>
              </w:rPr>
              <w:t xml:space="preserve"> </w:t>
            </w:r>
            <w:r w:rsidR="00E051A0">
              <w:t>Who struck down great kings,</w:t>
            </w:r>
          </w:p>
          <w:p w14:paraId="0D419D85" w14:textId="1CF0B2B6" w:rsidR="00D31F38" w:rsidRPr="00597158" w:rsidRDefault="00E051A0" w:rsidP="00E051A0">
            <w:pPr>
              <w:pStyle w:val="EngIndEnd"/>
            </w:pPr>
            <w:r>
              <w:t>Alleluia: for His mercy endures forever,</w:t>
            </w:r>
          </w:p>
        </w:tc>
        <w:tc>
          <w:tcPr>
            <w:tcW w:w="288" w:type="dxa"/>
          </w:tcPr>
          <w:p w14:paraId="2944C265" w14:textId="77777777" w:rsidR="00D31F38" w:rsidRDefault="00D31F38" w:rsidP="00E35F1F"/>
        </w:tc>
        <w:tc>
          <w:tcPr>
            <w:tcW w:w="288" w:type="dxa"/>
          </w:tcPr>
          <w:p w14:paraId="4DE276AE" w14:textId="77777777" w:rsidR="00D31F38" w:rsidRDefault="00D31F38" w:rsidP="00E35F1F">
            <w:pPr>
              <w:pStyle w:val="CopticCross"/>
            </w:pPr>
          </w:p>
        </w:tc>
        <w:tc>
          <w:tcPr>
            <w:tcW w:w="3960" w:type="dxa"/>
          </w:tcPr>
          <w:p w14:paraId="03EFD0D3" w14:textId="77777777" w:rsidR="00D31F38" w:rsidRDefault="00D31F38" w:rsidP="00E35F1F">
            <w:pPr>
              <w:pStyle w:val="CopticInd"/>
            </w:pPr>
            <w:r w:rsidRPr="00597158">
              <w:t xml:space="preserve">Ⲫⲏⲉ̀ⲧⲁϥϣⲁⲣⲓ ⲛ̀ϩⲁⲛⲛⲓϣϯ ⲛ̀ⲟⲩⲣⲱⲟⲩ </w:t>
            </w:r>
          </w:p>
          <w:p w14:paraId="222AD970" w14:textId="77777777" w:rsidR="00D31F38" w:rsidRPr="00597158" w:rsidRDefault="00D31F38" w:rsidP="00E35F1F">
            <w:pPr>
              <w:pStyle w:val="CoptIndEnd"/>
            </w:pPr>
            <w:r w:rsidRPr="00597158">
              <w:t>ⲁⲗⲗⲏⲗⲟⲩⲓ̀ⲁ ϫⲉ ⲡⲉϥⲛⲁⲓ ϣⲟⲡ ϣⲁ ⲉ̀ⲛⲉϩ.</w:t>
            </w:r>
          </w:p>
        </w:tc>
      </w:tr>
      <w:tr w:rsidR="00D31F38" w14:paraId="43858703" w14:textId="77777777" w:rsidTr="00E35F1F">
        <w:trPr>
          <w:cantSplit/>
          <w:jc w:val="center"/>
        </w:trPr>
        <w:tc>
          <w:tcPr>
            <w:tcW w:w="288" w:type="dxa"/>
          </w:tcPr>
          <w:p w14:paraId="36297A78" w14:textId="77777777" w:rsidR="00D31F38" w:rsidRDefault="00D31F38" w:rsidP="00E35F1F">
            <w:pPr>
              <w:pStyle w:val="CopticCross"/>
            </w:pPr>
            <w:r>
              <w:t>¿</w:t>
            </w:r>
          </w:p>
        </w:tc>
        <w:tc>
          <w:tcPr>
            <w:tcW w:w="3960" w:type="dxa"/>
          </w:tcPr>
          <w:p w14:paraId="54059EBD" w14:textId="77777777" w:rsidR="00E051A0" w:rsidRDefault="00E051A0" w:rsidP="00E051A0">
            <w:pPr>
              <w:pStyle w:val="EngInd"/>
            </w:pPr>
            <w:r>
              <w:t>and killed  mighty kings,</w:t>
            </w:r>
          </w:p>
          <w:p w14:paraId="32109BD6" w14:textId="21ABA417" w:rsidR="00D31F38" w:rsidRPr="00597158" w:rsidRDefault="00E051A0" w:rsidP="00E051A0">
            <w:pPr>
              <w:pStyle w:val="EngIndEnd"/>
            </w:pPr>
            <w:r>
              <w:t>Alleluia: for His mercy endures forever,</w:t>
            </w:r>
          </w:p>
        </w:tc>
        <w:tc>
          <w:tcPr>
            <w:tcW w:w="288" w:type="dxa"/>
          </w:tcPr>
          <w:p w14:paraId="4237387C" w14:textId="77777777" w:rsidR="00D31F38" w:rsidRDefault="00D31F38" w:rsidP="00E35F1F"/>
        </w:tc>
        <w:tc>
          <w:tcPr>
            <w:tcW w:w="288" w:type="dxa"/>
          </w:tcPr>
          <w:p w14:paraId="5B7EBB6C" w14:textId="77777777" w:rsidR="00D31F38" w:rsidRDefault="00D31F38" w:rsidP="00E35F1F">
            <w:pPr>
              <w:pStyle w:val="CopticCross"/>
            </w:pPr>
            <w:r>
              <w:t>¿</w:t>
            </w:r>
          </w:p>
        </w:tc>
        <w:tc>
          <w:tcPr>
            <w:tcW w:w="3960" w:type="dxa"/>
          </w:tcPr>
          <w:p w14:paraId="27E8F7ED" w14:textId="77777777" w:rsidR="00D31F38" w:rsidRDefault="00D31F38" w:rsidP="00E35F1F">
            <w:pPr>
              <w:pStyle w:val="CopticInd"/>
            </w:pPr>
            <w:r w:rsidRPr="00597158">
              <w:t xml:space="preserve">Ⲟⲩⲟϩ ⲁϥϧⲱⲧⲉⲃ ⲛ̀ϩⲁⲛⲟⲩⲣⲱⲟⲩ ⲉⲩⲟⲓ ⲛ̀ϣ̀ⲫⲏⲣⲓ </w:t>
            </w:r>
          </w:p>
          <w:p w14:paraId="2F7C02D6" w14:textId="77777777" w:rsidR="00D31F38" w:rsidRPr="00597158" w:rsidRDefault="00D31F38" w:rsidP="00E35F1F">
            <w:pPr>
              <w:pStyle w:val="CoptIndEnd"/>
            </w:pPr>
            <w:r w:rsidRPr="00597158">
              <w:t>ⲁⲗⲗⲏⲗⲟⲩⲓ̀ⲁ ϫⲉ ⲡⲉϥⲛⲁⲓ ϣⲟⲡ ϣⲁ ⲉ̀ⲛⲉϩ.</w:t>
            </w:r>
          </w:p>
        </w:tc>
      </w:tr>
      <w:tr w:rsidR="00D31F38" w14:paraId="273BEE5D" w14:textId="77777777" w:rsidTr="00E35F1F">
        <w:trPr>
          <w:cantSplit/>
          <w:jc w:val="center"/>
        </w:trPr>
        <w:tc>
          <w:tcPr>
            <w:tcW w:w="288" w:type="dxa"/>
          </w:tcPr>
          <w:p w14:paraId="74994B90" w14:textId="77777777" w:rsidR="00D31F38" w:rsidRDefault="00D31F38" w:rsidP="00E35F1F">
            <w:pPr>
              <w:pStyle w:val="CopticCross"/>
            </w:pPr>
          </w:p>
        </w:tc>
        <w:tc>
          <w:tcPr>
            <w:tcW w:w="3960" w:type="dxa"/>
          </w:tcPr>
          <w:p w14:paraId="55ED9578" w14:textId="77777777" w:rsidR="00E051A0" w:rsidRDefault="00E051A0" w:rsidP="00E051A0">
            <w:pPr>
              <w:pStyle w:val="EngInd"/>
            </w:pPr>
            <w:r>
              <w:t>Sihon, King of the Amorites,</w:t>
            </w:r>
          </w:p>
          <w:p w14:paraId="45550CDB" w14:textId="4ED60CD3" w:rsidR="00D31F38" w:rsidRPr="00597158" w:rsidRDefault="00E051A0" w:rsidP="00E051A0">
            <w:pPr>
              <w:pStyle w:val="EngIndEnd"/>
            </w:pPr>
            <w:r>
              <w:t>Alleluia: for His mercy endures forever,</w:t>
            </w:r>
          </w:p>
        </w:tc>
        <w:tc>
          <w:tcPr>
            <w:tcW w:w="288" w:type="dxa"/>
          </w:tcPr>
          <w:p w14:paraId="6ADB11A9" w14:textId="77777777" w:rsidR="00D31F38" w:rsidRDefault="00D31F38" w:rsidP="00E35F1F"/>
        </w:tc>
        <w:tc>
          <w:tcPr>
            <w:tcW w:w="288" w:type="dxa"/>
          </w:tcPr>
          <w:p w14:paraId="71417402" w14:textId="77777777" w:rsidR="00D31F38" w:rsidRDefault="00D31F38" w:rsidP="00E35F1F">
            <w:pPr>
              <w:pStyle w:val="CopticCross"/>
            </w:pPr>
          </w:p>
        </w:tc>
        <w:tc>
          <w:tcPr>
            <w:tcW w:w="3960" w:type="dxa"/>
          </w:tcPr>
          <w:p w14:paraId="770C550D" w14:textId="77777777" w:rsidR="00D31F38" w:rsidRDefault="00D31F38" w:rsidP="00E35F1F">
            <w:pPr>
              <w:pStyle w:val="CopticInd"/>
            </w:pPr>
            <w:r w:rsidRPr="00597158">
              <w:t xml:space="preserve">Ⲥⲏⲱⲛ ⲡ̀ⲟⲩⲣⲟ ⲛ̀ⲧⲉ Ⲛⲓⲁ̀ⲙⲟⲣⲣⲉⲟⲥ </w:t>
            </w:r>
          </w:p>
          <w:p w14:paraId="2F27DC51" w14:textId="77777777" w:rsidR="00D31F38" w:rsidRPr="00597158" w:rsidRDefault="00D31F38" w:rsidP="00E35F1F">
            <w:pPr>
              <w:pStyle w:val="CoptIndEnd"/>
            </w:pPr>
            <w:r w:rsidRPr="00597158">
              <w:t>ⲁⲗⲗⲏⲗⲟⲩⲓ̀ⲁ ϫⲉ ⲡⲉϥⲛⲁⲓ ϣⲟⲡ ϣⲁ ⲉ̀ⲛⲉϩ.</w:t>
            </w:r>
          </w:p>
        </w:tc>
      </w:tr>
      <w:tr w:rsidR="00D31F38" w14:paraId="74DAE270" w14:textId="77777777" w:rsidTr="00E35F1F">
        <w:trPr>
          <w:cantSplit/>
          <w:jc w:val="center"/>
        </w:trPr>
        <w:tc>
          <w:tcPr>
            <w:tcW w:w="288" w:type="dxa"/>
          </w:tcPr>
          <w:p w14:paraId="41341E95" w14:textId="77777777" w:rsidR="00D31F38" w:rsidRDefault="00D31F38" w:rsidP="00E35F1F">
            <w:pPr>
              <w:pStyle w:val="CopticCross"/>
            </w:pPr>
            <w:r>
              <w:t>¿</w:t>
            </w:r>
          </w:p>
        </w:tc>
        <w:tc>
          <w:tcPr>
            <w:tcW w:w="3960" w:type="dxa"/>
          </w:tcPr>
          <w:p w14:paraId="757F8C2C" w14:textId="77777777" w:rsidR="00E051A0" w:rsidRDefault="00E051A0" w:rsidP="00E051A0">
            <w:pPr>
              <w:pStyle w:val="EngInd"/>
            </w:pPr>
            <w:r>
              <w:t>and Og, [the] king of Bashan,</w:t>
            </w:r>
          </w:p>
          <w:p w14:paraId="3BE737B8" w14:textId="1D05B174" w:rsidR="00D31F38" w:rsidRPr="00597158" w:rsidRDefault="00E051A0" w:rsidP="00E051A0">
            <w:pPr>
              <w:pStyle w:val="EngIndEnd"/>
              <w:rPr>
                <w:szCs w:val="20"/>
              </w:rPr>
            </w:pPr>
            <w:r>
              <w:t>Alleluia: for His mercy endures forever,</w:t>
            </w:r>
          </w:p>
        </w:tc>
        <w:tc>
          <w:tcPr>
            <w:tcW w:w="288" w:type="dxa"/>
          </w:tcPr>
          <w:p w14:paraId="3051504E" w14:textId="77777777" w:rsidR="00D31F38" w:rsidRDefault="00D31F38" w:rsidP="00E35F1F"/>
        </w:tc>
        <w:tc>
          <w:tcPr>
            <w:tcW w:w="288" w:type="dxa"/>
          </w:tcPr>
          <w:p w14:paraId="3A829E99" w14:textId="77777777" w:rsidR="00D31F38" w:rsidRDefault="00D31F38" w:rsidP="00E35F1F">
            <w:pPr>
              <w:pStyle w:val="CopticCross"/>
            </w:pPr>
            <w:r>
              <w:t>¿</w:t>
            </w:r>
          </w:p>
        </w:tc>
        <w:tc>
          <w:tcPr>
            <w:tcW w:w="3960" w:type="dxa"/>
          </w:tcPr>
          <w:p w14:paraId="400B1A64" w14:textId="77777777" w:rsidR="00D31F38" w:rsidRDefault="00D31F38" w:rsidP="00E35F1F">
            <w:pPr>
              <w:pStyle w:val="CopticInd"/>
            </w:pPr>
            <w:r w:rsidRPr="00597158">
              <w:t xml:space="preserve">Ⲛⲉⲙ Ⲱⲅ ⲡ̀ⲟⲩⲣⲟ ⲛ̀ⲧⲉ Ⲑ̀̀ⲃⲁⲥⲁⲛ </w:t>
            </w:r>
          </w:p>
          <w:p w14:paraId="05003AC2" w14:textId="77777777" w:rsidR="00D31F38" w:rsidRPr="00597158" w:rsidRDefault="00D31F38" w:rsidP="00E35F1F">
            <w:pPr>
              <w:pStyle w:val="CoptIndEnd"/>
            </w:pPr>
            <w:r w:rsidRPr="00597158">
              <w:t>ⲁⲗⲗⲏⲗⲟⲩⲓ̀ⲁ ϫⲉ ⲡⲉϥⲛⲁⲓ ϣⲟⲡ ϣⲁ ⲉ̀ⲛⲉϩ.</w:t>
            </w:r>
          </w:p>
        </w:tc>
      </w:tr>
      <w:tr w:rsidR="00D31F38" w14:paraId="7AADA0E1" w14:textId="77777777" w:rsidTr="00E35F1F">
        <w:trPr>
          <w:cantSplit/>
          <w:jc w:val="center"/>
        </w:trPr>
        <w:tc>
          <w:tcPr>
            <w:tcW w:w="288" w:type="dxa"/>
          </w:tcPr>
          <w:p w14:paraId="0C2DEB36" w14:textId="77777777" w:rsidR="00D31F38" w:rsidRDefault="00D31F38" w:rsidP="00E35F1F">
            <w:pPr>
              <w:pStyle w:val="CopticCross"/>
            </w:pPr>
          </w:p>
        </w:tc>
        <w:tc>
          <w:tcPr>
            <w:tcW w:w="3960" w:type="dxa"/>
          </w:tcPr>
          <w:p w14:paraId="5E272013" w14:textId="77777777" w:rsidR="00E051A0" w:rsidRDefault="00E051A0" w:rsidP="00E051A0">
            <w:pPr>
              <w:pStyle w:val="EngInd"/>
            </w:pPr>
            <w:r>
              <w:t>and gave their land as a heritage,</w:t>
            </w:r>
          </w:p>
          <w:p w14:paraId="5307AF7E" w14:textId="210527A5" w:rsidR="00D31F38" w:rsidRPr="00597158" w:rsidRDefault="00E051A0" w:rsidP="00E051A0">
            <w:pPr>
              <w:pStyle w:val="EngIndEnd"/>
              <w:rPr>
                <w:szCs w:val="20"/>
              </w:rPr>
            </w:pPr>
            <w:r>
              <w:t>Alleluia: for His mercy endures forever,</w:t>
            </w:r>
          </w:p>
        </w:tc>
        <w:tc>
          <w:tcPr>
            <w:tcW w:w="288" w:type="dxa"/>
          </w:tcPr>
          <w:p w14:paraId="68E46457" w14:textId="77777777" w:rsidR="00D31F38" w:rsidRDefault="00D31F38" w:rsidP="00E35F1F"/>
        </w:tc>
        <w:tc>
          <w:tcPr>
            <w:tcW w:w="288" w:type="dxa"/>
          </w:tcPr>
          <w:p w14:paraId="1CEA4934" w14:textId="77777777" w:rsidR="00D31F38" w:rsidRDefault="00D31F38" w:rsidP="00E35F1F">
            <w:pPr>
              <w:pStyle w:val="CopticCross"/>
            </w:pPr>
          </w:p>
        </w:tc>
        <w:tc>
          <w:tcPr>
            <w:tcW w:w="3960" w:type="dxa"/>
          </w:tcPr>
          <w:p w14:paraId="6307236F" w14:textId="77777777" w:rsidR="00D31F38" w:rsidRDefault="00D31F38" w:rsidP="00E35F1F">
            <w:pPr>
              <w:pStyle w:val="CopticInd"/>
            </w:pPr>
            <w:r w:rsidRPr="00597158">
              <w:t>Ⲁϥϯ ⲙ̀ⲡⲟⲩⲕⲁϩⲓ ⲉⲩⲕ̀ⲗⲏⲣⲟⲛⲟⲙⲓⲁ̀ ⲙ̀ⲡⲉϥⲃⲱⲕ Ⲡⲓⲥ̅ⲗ</w:t>
            </w:r>
          </w:p>
          <w:p w14:paraId="23E74779" w14:textId="77777777" w:rsidR="00D31F38" w:rsidRPr="00597158" w:rsidRDefault="00D31F38" w:rsidP="00E35F1F">
            <w:pPr>
              <w:pStyle w:val="CoptIndEnd"/>
            </w:pPr>
            <w:r w:rsidRPr="00597158">
              <w:t>ⲁⲗⲗⲏⲗⲟⲩⲓ̀ⲁ</w:t>
            </w:r>
            <w:r>
              <w:t xml:space="preserve"> </w:t>
            </w:r>
            <w:r w:rsidRPr="00597158">
              <w:t>ϫⲉ ⲡⲉϥⲛⲁⲓ ϣⲟⲡ ϣⲁ ⲉ̀ⲛⲉϩ.</w:t>
            </w:r>
          </w:p>
        </w:tc>
      </w:tr>
      <w:tr w:rsidR="00D31F38" w14:paraId="150B61D2" w14:textId="77777777" w:rsidTr="00E35F1F">
        <w:trPr>
          <w:cantSplit/>
          <w:jc w:val="center"/>
        </w:trPr>
        <w:tc>
          <w:tcPr>
            <w:tcW w:w="288" w:type="dxa"/>
          </w:tcPr>
          <w:p w14:paraId="7201D338" w14:textId="77777777" w:rsidR="00D31F38" w:rsidRDefault="00D31F38" w:rsidP="00E35F1F">
            <w:pPr>
              <w:pStyle w:val="CopticCross"/>
            </w:pPr>
            <w:r>
              <w:t>¿</w:t>
            </w:r>
          </w:p>
        </w:tc>
        <w:tc>
          <w:tcPr>
            <w:tcW w:w="3960" w:type="dxa"/>
          </w:tcPr>
          <w:p w14:paraId="7C192BCE" w14:textId="77777777" w:rsidR="00E051A0" w:rsidRDefault="00E051A0" w:rsidP="00E051A0">
            <w:pPr>
              <w:pStyle w:val="EngInd"/>
            </w:pPr>
            <w:r>
              <w:t>a heritage to His servant Israel,</w:t>
            </w:r>
          </w:p>
          <w:p w14:paraId="642EF70F" w14:textId="1E353DF7" w:rsidR="00D31F38" w:rsidRPr="00597158" w:rsidRDefault="00E051A0" w:rsidP="00E051A0">
            <w:pPr>
              <w:pStyle w:val="EngIndEnd"/>
            </w:pPr>
            <w:r>
              <w:t>Alleluia: for His mercy endures forever.</w:t>
            </w:r>
          </w:p>
        </w:tc>
        <w:tc>
          <w:tcPr>
            <w:tcW w:w="288" w:type="dxa"/>
          </w:tcPr>
          <w:p w14:paraId="78C8DE67" w14:textId="77777777" w:rsidR="00D31F38" w:rsidRDefault="00D31F38" w:rsidP="00E35F1F"/>
        </w:tc>
        <w:tc>
          <w:tcPr>
            <w:tcW w:w="288" w:type="dxa"/>
          </w:tcPr>
          <w:p w14:paraId="4D08FB18" w14:textId="77777777" w:rsidR="00D31F38" w:rsidRDefault="00D31F38" w:rsidP="00E35F1F">
            <w:pPr>
              <w:pStyle w:val="CopticCross"/>
            </w:pPr>
            <w:r>
              <w:t>¿</w:t>
            </w:r>
          </w:p>
        </w:tc>
        <w:tc>
          <w:tcPr>
            <w:tcW w:w="3960" w:type="dxa"/>
          </w:tcPr>
          <w:p w14:paraId="6C95B44A" w14:textId="77777777" w:rsidR="00D31F38" w:rsidRDefault="00D31F38" w:rsidP="00E35F1F">
            <w:pPr>
              <w:pStyle w:val="CopticInd"/>
            </w:pPr>
            <w:commentRangeStart w:id="408"/>
            <w:r w:rsidRPr="00FC3604">
              <w:t>Ⲉⲩⲕ̀ⲗⲏⲣⲟⲛⲟⲙⲓⲁ̀ ⲙ̀ⲡⲉϥⲃⲱⲕ ⲡⲓⲥ̅ⲗ̅</w:t>
            </w:r>
            <w:r w:rsidRPr="00597158">
              <w:t xml:space="preserve"> </w:t>
            </w:r>
            <w:commentRangeEnd w:id="408"/>
            <w:r>
              <w:rPr>
                <w:rStyle w:val="CommentReference"/>
                <w:rFonts w:ascii="Garamond" w:hAnsi="Garamond" w:cstheme="minorBidi"/>
                <w:noProof w:val="0"/>
                <w:lang w:val="en-CA"/>
              </w:rPr>
              <w:commentReference w:id="408"/>
            </w:r>
          </w:p>
          <w:p w14:paraId="46325C4A" w14:textId="77777777" w:rsidR="00D31F38" w:rsidRPr="00597158" w:rsidRDefault="00D31F38" w:rsidP="00E35F1F">
            <w:pPr>
              <w:pStyle w:val="CoptIndEnd"/>
            </w:pPr>
            <w:r w:rsidRPr="00597158">
              <w:t>ⲁⲗⲗⲏⲗⲟⲩⲓ̀ⲁ ϫⲉ ⲡⲉϥⲛⲁⲓ ϣⲟⲡ ϣⲁ ⲉ̀ⲛⲉϩ.</w:t>
            </w:r>
          </w:p>
        </w:tc>
      </w:tr>
      <w:tr w:rsidR="00D31F38" w14:paraId="1316E3D3" w14:textId="77777777" w:rsidTr="00E35F1F">
        <w:trPr>
          <w:cantSplit/>
          <w:jc w:val="center"/>
        </w:trPr>
        <w:tc>
          <w:tcPr>
            <w:tcW w:w="288" w:type="dxa"/>
          </w:tcPr>
          <w:p w14:paraId="70B46E15" w14:textId="77777777" w:rsidR="00D31F38" w:rsidRDefault="00D31F38" w:rsidP="00E35F1F">
            <w:pPr>
              <w:pStyle w:val="CopticCross"/>
            </w:pPr>
          </w:p>
        </w:tc>
        <w:tc>
          <w:tcPr>
            <w:tcW w:w="3960" w:type="dxa"/>
          </w:tcPr>
          <w:p w14:paraId="67F64807" w14:textId="77777777" w:rsidR="00E051A0" w:rsidRDefault="00E051A0" w:rsidP="00E051A0">
            <w:pPr>
              <w:pStyle w:val="EngInd"/>
            </w:pPr>
            <w:r>
              <w:t>For the Lord remembers us in our humiliation,</w:t>
            </w:r>
          </w:p>
          <w:p w14:paraId="1896E114" w14:textId="0A1F6EE4" w:rsidR="00D31F38" w:rsidRPr="00597158" w:rsidRDefault="00E051A0" w:rsidP="00E051A0">
            <w:pPr>
              <w:pStyle w:val="EngIndEnd"/>
            </w:pPr>
            <w:r>
              <w:t>Alleluia: for His mercy endures forever;</w:t>
            </w:r>
          </w:p>
        </w:tc>
        <w:tc>
          <w:tcPr>
            <w:tcW w:w="288" w:type="dxa"/>
          </w:tcPr>
          <w:p w14:paraId="6F4585B1" w14:textId="77777777" w:rsidR="00D31F38" w:rsidRDefault="00D31F38" w:rsidP="00E35F1F"/>
        </w:tc>
        <w:tc>
          <w:tcPr>
            <w:tcW w:w="288" w:type="dxa"/>
          </w:tcPr>
          <w:p w14:paraId="5926D7CD" w14:textId="77777777" w:rsidR="00D31F38" w:rsidRDefault="00D31F38" w:rsidP="00E35F1F">
            <w:pPr>
              <w:pStyle w:val="CopticCross"/>
            </w:pPr>
          </w:p>
        </w:tc>
        <w:tc>
          <w:tcPr>
            <w:tcW w:w="3960" w:type="dxa"/>
          </w:tcPr>
          <w:p w14:paraId="4231C118" w14:textId="77777777" w:rsidR="00D31F38" w:rsidRDefault="00D31F38" w:rsidP="00E35F1F">
            <w:pPr>
              <w:pStyle w:val="CopticInd"/>
            </w:pPr>
            <w:r w:rsidRPr="00597158">
              <w:t xml:space="preserve">Ⲛ̀ϩ̀ⲣⲏⲓ ϧⲉⲛ ⲡⲉⲛⲑⲉⲃⲓⲟ̀ ⲁϥⲉⲣⲡⲉⲛⲙⲉⲩⲓ̀ ⲛ̀ϫⲉ Ⲡⲟ̅ⲥ̅ </w:t>
            </w:r>
          </w:p>
          <w:p w14:paraId="09C98599" w14:textId="77777777" w:rsidR="00D31F38" w:rsidRPr="00597158" w:rsidRDefault="00D31F38" w:rsidP="00E35F1F">
            <w:pPr>
              <w:pStyle w:val="CoptIndEnd"/>
            </w:pPr>
            <w:r w:rsidRPr="00597158">
              <w:t>ⲁⲗⲗⲏⲗⲟⲩⲓ̀ⲁ ϫⲉ ⲡⲉϥⲛⲁⲓ ϣⲟⲡ ϣⲁ ⲉ̀ⲛⲉϩ.</w:t>
            </w:r>
          </w:p>
        </w:tc>
      </w:tr>
      <w:tr w:rsidR="00D31F38" w14:paraId="77605D2C" w14:textId="77777777" w:rsidTr="00E35F1F">
        <w:trPr>
          <w:cantSplit/>
          <w:jc w:val="center"/>
        </w:trPr>
        <w:tc>
          <w:tcPr>
            <w:tcW w:w="288" w:type="dxa"/>
          </w:tcPr>
          <w:p w14:paraId="702ED3B1" w14:textId="77777777" w:rsidR="00D31F38" w:rsidRDefault="00D31F38" w:rsidP="00E35F1F">
            <w:pPr>
              <w:pStyle w:val="CopticCross"/>
            </w:pPr>
            <w:r>
              <w:t>¿</w:t>
            </w:r>
          </w:p>
        </w:tc>
        <w:tc>
          <w:tcPr>
            <w:tcW w:w="3960" w:type="dxa"/>
          </w:tcPr>
          <w:p w14:paraId="3665389A" w14:textId="77777777" w:rsidR="00E051A0" w:rsidRDefault="00E051A0" w:rsidP="00E051A0">
            <w:pPr>
              <w:pStyle w:val="EngInd"/>
            </w:pPr>
            <w:r>
              <w:t>and redeemed us from our enemies,</w:t>
            </w:r>
          </w:p>
          <w:p w14:paraId="66752771" w14:textId="1F4AA356" w:rsidR="00D31F38" w:rsidRPr="00597158" w:rsidRDefault="00E051A0" w:rsidP="00E051A0">
            <w:pPr>
              <w:pStyle w:val="EngIndEnd"/>
            </w:pPr>
            <w:r>
              <w:t>Alleluia: for His mercy endures forever;</w:t>
            </w:r>
          </w:p>
        </w:tc>
        <w:tc>
          <w:tcPr>
            <w:tcW w:w="288" w:type="dxa"/>
          </w:tcPr>
          <w:p w14:paraId="3776FDB5" w14:textId="77777777" w:rsidR="00D31F38" w:rsidRDefault="00D31F38" w:rsidP="00E35F1F"/>
        </w:tc>
        <w:tc>
          <w:tcPr>
            <w:tcW w:w="288" w:type="dxa"/>
          </w:tcPr>
          <w:p w14:paraId="6AEFD28E" w14:textId="77777777" w:rsidR="00D31F38" w:rsidRDefault="00D31F38" w:rsidP="00E35F1F">
            <w:pPr>
              <w:pStyle w:val="CopticCross"/>
            </w:pPr>
            <w:r>
              <w:t>¿</w:t>
            </w:r>
          </w:p>
        </w:tc>
        <w:tc>
          <w:tcPr>
            <w:tcW w:w="3960" w:type="dxa"/>
          </w:tcPr>
          <w:p w14:paraId="0D6D8E92" w14:textId="77777777" w:rsidR="00D31F38" w:rsidRDefault="00D31F38" w:rsidP="00E35F1F">
            <w:pPr>
              <w:pStyle w:val="CopticInd"/>
            </w:pPr>
            <w:r w:rsidRPr="00597158">
              <w:t xml:space="preserve">Ⲟⲩⲟϩ ⲁϥⲥⲟⲧⲧⲉⲛ ⲉ̀ⲃⲟⲗϧⲉⲛ ⲛⲉⲛϫⲓϫ ⲛ̀ⲧⲉ ⲛⲉⲛϫⲁϫⲓ </w:t>
            </w:r>
          </w:p>
          <w:p w14:paraId="3F03299E" w14:textId="77777777" w:rsidR="00D31F38" w:rsidRPr="00597158" w:rsidRDefault="00D31F38" w:rsidP="00E35F1F">
            <w:pPr>
              <w:pStyle w:val="CoptIndEnd"/>
            </w:pPr>
            <w:r w:rsidRPr="00597158">
              <w:t>ⲁⲗⲗⲏⲗⲟⲩⲓ̀ⲁ ϫⲉ ⲡⲉϥⲛⲁⲓ ϣⲟⲡ ϣⲁ ⲉ̀ⲛⲉϩ.</w:t>
            </w:r>
          </w:p>
        </w:tc>
      </w:tr>
      <w:tr w:rsidR="00D31F38" w14:paraId="2CEE5BAC" w14:textId="77777777" w:rsidTr="00E35F1F">
        <w:trPr>
          <w:cantSplit/>
          <w:jc w:val="center"/>
        </w:trPr>
        <w:tc>
          <w:tcPr>
            <w:tcW w:w="288" w:type="dxa"/>
          </w:tcPr>
          <w:p w14:paraId="46E36BD4" w14:textId="77777777" w:rsidR="00D31F38" w:rsidRDefault="00D31F38" w:rsidP="00E35F1F">
            <w:pPr>
              <w:pStyle w:val="CopticCross"/>
            </w:pPr>
          </w:p>
        </w:tc>
        <w:tc>
          <w:tcPr>
            <w:tcW w:w="3960" w:type="dxa"/>
          </w:tcPr>
          <w:p w14:paraId="53113C91" w14:textId="77777777" w:rsidR="00E051A0" w:rsidRDefault="00E051A0" w:rsidP="00E051A0">
            <w:pPr>
              <w:pStyle w:val="EngInd"/>
            </w:pPr>
            <w:r>
              <w:t>Who gives food to all flesh,</w:t>
            </w:r>
          </w:p>
          <w:p w14:paraId="7AFDE7E7" w14:textId="5258CDD9" w:rsidR="00D31F38" w:rsidRPr="00597158" w:rsidRDefault="00E051A0" w:rsidP="00E051A0">
            <w:pPr>
              <w:pStyle w:val="EngIndEnd"/>
            </w:pPr>
            <w:r>
              <w:t>Alleluia: for His mercy endures forever.</w:t>
            </w:r>
          </w:p>
        </w:tc>
        <w:tc>
          <w:tcPr>
            <w:tcW w:w="288" w:type="dxa"/>
          </w:tcPr>
          <w:p w14:paraId="79B68838" w14:textId="77777777" w:rsidR="00D31F38" w:rsidRDefault="00D31F38" w:rsidP="00E35F1F"/>
        </w:tc>
        <w:tc>
          <w:tcPr>
            <w:tcW w:w="288" w:type="dxa"/>
          </w:tcPr>
          <w:p w14:paraId="6A94BD8F" w14:textId="77777777" w:rsidR="00D31F38" w:rsidRDefault="00D31F38" w:rsidP="00E35F1F">
            <w:pPr>
              <w:pStyle w:val="CopticCross"/>
            </w:pPr>
          </w:p>
        </w:tc>
        <w:tc>
          <w:tcPr>
            <w:tcW w:w="3960" w:type="dxa"/>
          </w:tcPr>
          <w:p w14:paraId="67390278" w14:textId="77777777" w:rsidR="00D31F38" w:rsidRDefault="00D31F38" w:rsidP="00E35F1F">
            <w:pPr>
              <w:pStyle w:val="CopticInd"/>
            </w:pPr>
            <w:r w:rsidRPr="00597158">
              <w:t xml:space="preserve">Ⲫⲏⲉⲧϯ ϧ̀ⲣⲉ ⲛ̀ⲥⲁⲣⲝ ⲛⲓⲃⲉⲛ ⲉⲧⲟⲛϧ </w:t>
            </w:r>
          </w:p>
          <w:p w14:paraId="1120A889" w14:textId="77777777" w:rsidR="00D31F38" w:rsidRPr="00597158" w:rsidRDefault="00D31F38" w:rsidP="00E35F1F">
            <w:pPr>
              <w:pStyle w:val="CoptIndEnd"/>
            </w:pPr>
            <w:r w:rsidRPr="00597158">
              <w:t>ⲁⲗⲗⲏⲗⲟⲩⲓ̀ⲁ ϫⲉ ⲡⲉϥⲛⲁⲓ ϣⲟⲡ ϣⲁ ⲉ̀ⲛⲉϩ.</w:t>
            </w:r>
          </w:p>
        </w:tc>
      </w:tr>
      <w:tr w:rsidR="00D31F38" w14:paraId="44202957" w14:textId="77777777" w:rsidTr="00E35F1F">
        <w:trPr>
          <w:cantSplit/>
          <w:jc w:val="center"/>
        </w:trPr>
        <w:tc>
          <w:tcPr>
            <w:tcW w:w="288" w:type="dxa"/>
          </w:tcPr>
          <w:p w14:paraId="4F3FAF66" w14:textId="77777777" w:rsidR="00D31F38" w:rsidRDefault="00D31F38" w:rsidP="00E35F1F">
            <w:pPr>
              <w:pStyle w:val="CopticCross"/>
            </w:pPr>
            <w:r>
              <w:t>¿</w:t>
            </w:r>
          </w:p>
        </w:tc>
        <w:tc>
          <w:tcPr>
            <w:tcW w:w="3960" w:type="dxa"/>
          </w:tcPr>
          <w:p w14:paraId="33A394F2" w14:textId="77777777" w:rsidR="00E051A0" w:rsidRDefault="00E051A0" w:rsidP="00E051A0">
            <w:pPr>
              <w:pStyle w:val="EngInd"/>
            </w:pPr>
            <w:r>
              <w:t>O confess the God of Heaven,</w:t>
            </w:r>
          </w:p>
          <w:p w14:paraId="6F78E5EE" w14:textId="6B085627" w:rsidR="00D31F38" w:rsidRPr="00597158" w:rsidRDefault="00E051A0" w:rsidP="00E051A0">
            <w:pPr>
              <w:pStyle w:val="EngIndEnd"/>
              <w:rPr>
                <w:szCs w:val="20"/>
              </w:rPr>
            </w:pPr>
            <w:r>
              <w:t>Alleluia: for His mercy endures forever;</w:t>
            </w:r>
          </w:p>
        </w:tc>
        <w:tc>
          <w:tcPr>
            <w:tcW w:w="288" w:type="dxa"/>
          </w:tcPr>
          <w:p w14:paraId="0C19D06D" w14:textId="77777777" w:rsidR="00D31F38" w:rsidRDefault="00D31F38" w:rsidP="00E35F1F"/>
        </w:tc>
        <w:tc>
          <w:tcPr>
            <w:tcW w:w="288" w:type="dxa"/>
          </w:tcPr>
          <w:p w14:paraId="555DADE7" w14:textId="77777777" w:rsidR="00D31F38" w:rsidRDefault="00D31F38" w:rsidP="00E35F1F">
            <w:pPr>
              <w:pStyle w:val="CopticCross"/>
            </w:pPr>
            <w:r>
              <w:t>¿</w:t>
            </w:r>
          </w:p>
        </w:tc>
        <w:tc>
          <w:tcPr>
            <w:tcW w:w="3960" w:type="dxa"/>
          </w:tcPr>
          <w:p w14:paraId="05E55BA0" w14:textId="77777777" w:rsidR="00D31F38" w:rsidRDefault="00D31F38" w:rsidP="00E35F1F">
            <w:pPr>
              <w:pStyle w:val="CopticInd"/>
            </w:pPr>
            <w:r w:rsidRPr="00597158">
              <w:t xml:space="preserve">Ⲟⲩⲱⲛϩ ⲉ̀ⲃⲟⲗ ⲙ̀Ⲫϯ ⲛ̀ⲧⲉ ⲧ̀ⲫⲉ </w:t>
            </w:r>
          </w:p>
          <w:p w14:paraId="4AF8C165" w14:textId="77777777" w:rsidR="00D31F38" w:rsidRPr="00597158" w:rsidRDefault="00D31F38" w:rsidP="00E35F1F">
            <w:pPr>
              <w:pStyle w:val="CoptIndEnd"/>
            </w:pPr>
            <w:r w:rsidRPr="00597158">
              <w:t>ⲁⲗⲗⲏⲗⲟⲩⲓ̀ⲁ ϫⲉ ⲡⲉϥⲛⲁⲓ ϣⲟⲡ ϣⲁ ⲉ̀ⲛⲉϩ.</w:t>
            </w:r>
          </w:p>
        </w:tc>
      </w:tr>
      <w:tr w:rsidR="00D31F38" w14:paraId="489EFA5F" w14:textId="77777777" w:rsidTr="00E35F1F">
        <w:trPr>
          <w:cantSplit/>
          <w:jc w:val="center"/>
        </w:trPr>
        <w:tc>
          <w:tcPr>
            <w:tcW w:w="288" w:type="dxa"/>
          </w:tcPr>
          <w:p w14:paraId="20DECCCB" w14:textId="77777777" w:rsidR="00D31F38" w:rsidRDefault="00D31F38" w:rsidP="00E35F1F">
            <w:pPr>
              <w:pStyle w:val="CopticCross"/>
            </w:pPr>
          </w:p>
        </w:tc>
        <w:tc>
          <w:tcPr>
            <w:tcW w:w="3960" w:type="dxa"/>
          </w:tcPr>
          <w:p w14:paraId="531E5F49" w14:textId="77777777" w:rsidR="00E051A0" w:rsidRDefault="00E051A0" w:rsidP="00E051A0">
            <w:pPr>
              <w:pStyle w:val="EngInd"/>
            </w:pPr>
            <w:r>
              <w:t>O confess the Lord of Lords, [for He is good] ;</w:t>
            </w:r>
          </w:p>
          <w:p w14:paraId="61BE160A" w14:textId="70D2650E" w:rsidR="00D31F38" w:rsidRPr="00597158" w:rsidRDefault="00E051A0" w:rsidP="00E051A0">
            <w:pPr>
              <w:pStyle w:val="EngIndEnd"/>
            </w:pPr>
            <w:r>
              <w:t>Alleluia: for His mercy endures forever.</w:t>
            </w:r>
          </w:p>
        </w:tc>
        <w:tc>
          <w:tcPr>
            <w:tcW w:w="288" w:type="dxa"/>
          </w:tcPr>
          <w:p w14:paraId="54606196" w14:textId="77777777" w:rsidR="00D31F38" w:rsidRDefault="00D31F38" w:rsidP="00E35F1F"/>
        </w:tc>
        <w:tc>
          <w:tcPr>
            <w:tcW w:w="288" w:type="dxa"/>
          </w:tcPr>
          <w:p w14:paraId="108C9D2C" w14:textId="77777777" w:rsidR="00D31F38" w:rsidRDefault="00D31F38" w:rsidP="00E35F1F">
            <w:pPr>
              <w:pStyle w:val="CopticCross"/>
            </w:pPr>
          </w:p>
        </w:tc>
        <w:tc>
          <w:tcPr>
            <w:tcW w:w="3960" w:type="dxa"/>
          </w:tcPr>
          <w:p w14:paraId="7D76671D" w14:textId="77777777" w:rsidR="00D31F38" w:rsidRDefault="00D31F38" w:rsidP="00E35F1F">
            <w:pPr>
              <w:pStyle w:val="CopticInd"/>
            </w:pPr>
            <w:r w:rsidRPr="00597158">
              <w:t xml:space="preserve">Ⲟⲩⲱⲛϩ ⲉ̀ⲃⲟⲗ ⲙ̀Ⲡⲟ̅ⲥ̅ ⲛ̀ⲧⲉ ⲛⲓⲟ̅ⲥ̅ ϫⲉ ⲟⲩⲭ̀ⲣⲏⲥⲧⲟⲥ ⲟⲩⲁ̀ⲅⲁⲑⲟⲥ ⲡⲉ </w:t>
            </w:r>
          </w:p>
          <w:p w14:paraId="425EC456" w14:textId="77777777" w:rsidR="00D31F38" w:rsidRPr="00597158" w:rsidRDefault="00D31F38" w:rsidP="00E35F1F">
            <w:pPr>
              <w:pStyle w:val="CoptIndEnd"/>
            </w:pPr>
            <w:r w:rsidRPr="00597158">
              <w:t>ⲁⲗⲗⲏⲗⲟⲩⲓ̀ⲁ ϫⲉ ⲡⲉϥⲛⲁⲓ ϣⲟⲡ ϣⲁ ⲉ̀ⲛⲉϩ.</w:t>
            </w:r>
          </w:p>
        </w:tc>
      </w:tr>
    </w:tbl>
    <w:p w14:paraId="15F7F444" w14:textId="20AF1A56" w:rsidR="00D31F38" w:rsidRDefault="00D31F38" w:rsidP="00D31F38">
      <w:pPr>
        <w:pStyle w:val="Heading5"/>
      </w:pPr>
      <w:bookmarkStart w:id="409" w:name="_Toc297322056"/>
      <w:bookmarkStart w:id="410" w:name="_Toc297407701"/>
      <w:bookmarkStart w:id="411" w:name="_Toc298445753"/>
      <w:bookmarkStart w:id="412" w:name="_Toc298681236"/>
      <w:bookmarkStart w:id="413" w:name="_Toc298447478"/>
      <w:r>
        <w:t>Psali Adam</w:t>
      </w:r>
      <w:bookmarkEnd w:id="409"/>
      <w:bookmarkEnd w:id="410"/>
      <w:bookmarkEnd w:id="411"/>
      <w:bookmarkEnd w:id="412"/>
      <w:bookmarkEnd w:id="413"/>
      <w:r w:rsidR="009E143A">
        <w:t xml:space="preserve"> on the Second Canticle</w:t>
      </w:r>
    </w:p>
    <w:p w14:paraId="6462A1CD" w14:textId="77777777" w:rsidR="00D31F38" w:rsidRDefault="00D31F38" w:rsidP="00D31F38">
      <w:pPr>
        <w:pStyle w:val="Heading5non-TOC"/>
      </w:pPr>
      <w:r w:rsidRPr="00D175BB">
        <w:t>Ⲯⲁⲗⲓ Ⲁ̀ⲇⲁⲙ</w:t>
      </w:r>
    </w:p>
    <w:p w14:paraId="36E63227" w14:textId="5BFE8F7C" w:rsidR="00D31F38" w:rsidRDefault="00D31F38" w:rsidP="00D31F38">
      <w:pPr>
        <w:pStyle w:val="Rubric"/>
      </w:pPr>
      <w:r>
        <w:t xml:space="preserve">During the month of Koiak, a different Psali Adam, page </w:t>
      </w:r>
      <w:r>
        <w:fldChar w:fldCharType="begin"/>
      </w:r>
      <w:r>
        <w:instrText xml:space="preserve"> PAGEREF _Ref435645565 \h </w:instrText>
      </w:r>
      <w:r>
        <w:fldChar w:fldCharType="separate"/>
      </w:r>
      <w:r w:rsidR="00044A4C">
        <w:rPr>
          <w:noProof/>
        </w:rPr>
        <w:t>971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46A5C01" w14:textId="77777777" w:rsidTr="00E35F1F">
        <w:trPr>
          <w:cantSplit/>
          <w:jc w:val="center"/>
        </w:trPr>
        <w:tc>
          <w:tcPr>
            <w:tcW w:w="288" w:type="dxa"/>
          </w:tcPr>
          <w:p w14:paraId="381EE599" w14:textId="77777777" w:rsidR="00D31F38" w:rsidRDefault="00D31F38" w:rsidP="00E35F1F">
            <w:pPr>
              <w:pStyle w:val="CopticCross"/>
            </w:pPr>
            <w:r>
              <w:t>¿</w:t>
            </w:r>
          </w:p>
        </w:tc>
        <w:tc>
          <w:tcPr>
            <w:tcW w:w="3960" w:type="dxa"/>
          </w:tcPr>
          <w:p w14:paraId="145AF9D9" w14:textId="77777777" w:rsidR="00D31F38" w:rsidRDefault="00D31F38" w:rsidP="00E35F1F">
            <w:pPr>
              <w:pStyle w:val="EngInd"/>
              <w:rPr>
                <w:szCs w:val="20"/>
              </w:rPr>
            </w:pPr>
            <w:r w:rsidRPr="004C0CA2">
              <w:t xml:space="preserve">Let us </w:t>
            </w:r>
            <w:r>
              <w:t>confess</w:t>
            </w:r>
            <w:r w:rsidRPr="004C0CA2">
              <w:t xml:space="preserve"> Christ our God,</w:t>
            </w:r>
          </w:p>
          <w:p w14:paraId="012FB674" w14:textId="77777777" w:rsidR="00D31F38" w:rsidRPr="004C0CA2" w:rsidRDefault="00D31F38" w:rsidP="00E35F1F">
            <w:pPr>
              <w:pStyle w:val="EngIndEnd"/>
              <w:rPr>
                <w:szCs w:val="20"/>
              </w:rPr>
            </w:pPr>
            <w:r w:rsidRPr="004C0CA2">
              <w:t>With David the prophet and the psalmist.</w:t>
            </w:r>
          </w:p>
        </w:tc>
        <w:tc>
          <w:tcPr>
            <w:tcW w:w="288" w:type="dxa"/>
          </w:tcPr>
          <w:p w14:paraId="1E773198" w14:textId="77777777" w:rsidR="00D31F38" w:rsidRDefault="00D31F38" w:rsidP="00E35F1F">
            <w:pPr>
              <w:pStyle w:val="CopticCross"/>
            </w:pPr>
          </w:p>
        </w:tc>
        <w:tc>
          <w:tcPr>
            <w:tcW w:w="288" w:type="dxa"/>
          </w:tcPr>
          <w:p w14:paraId="5DB66990" w14:textId="77777777" w:rsidR="00D31F38" w:rsidRDefault="00D31F38" w:rsidP="00E35F1F">
            <w:pPr>
              <w:pStyle w:val="CopticCross"/>
            </w:pPr>
            <w:r>
              <w:t>¿</w:t>
            </w:r>
          </w:p>
        </w:tc>
        <w:tc>
          <w:tcPr>
            <w:tcW w:w="3960" w:type="dxa"/>
          </w:tcPr>
          <w:p w14:paraId="39FC9A62" w14:textId="77777777" w:rsidR="00D31F38" w:rsidRDefault="00D31F38" w:rsidP="00E35F1F">
            <w:pPr>
              <w:pStyle w:val="CopticInd"/>
            </w:pPr>
            <w:r w:rsidRPr="000A5E47">
              <w:t>Ⲙⲁⲣⲉⲛⲟⲩⲱⲛϩ ⲉ̀ⲃⲟⲗ ⲙ̀Ⲡⲓⲭ̀ⲣⲏⲥⲧⲟⲥ Ⲡⲉⲛⲛⲟⲩϯ</w:t>
            </w:r>
          </w:p>
          <w:p w14:paraId="2ABB7453" w14:textId="77777777" w:rsidR="00D31F38" w:rsidRDefault="00D31F38" w:rsidP="00E35F1F">
            <w:pPr>
              <w:pStyle w:val="CoptIndEnd"/>
            </w:pPr>
            <w:r w:rsidRPr="000A5E47">
              <w:t>ⲛⲉⲙ ⲡⲓⲉⲣⲟⲯⲁⲗⲧⲏⲥ Ⲇⲁⲩⲓⲇ ⲡⲓⲡ̀ⲣⲟⲫⲏⲧⲏⲥ</w:t>
            </w:r>
            <w:r>
              <w:t>.</w:t>
            </w:r>
          </w:p>
        </w:tc>
      </w:tr>
      <w:tr w:rsidR="00D31F38" w14:paraId="1D6A00BD" w14:textId="77777777" w:rsidTr="00E35F1F">
        <w:trPr>
          <w:cantSplit/>
          <w:jc w:val="center"/>
        </w:trPr>
        <w:tc>
          <w:tcPr>
            <w:tcW w:w="288" w:type="dxa"/>
          </w:tcPr>
          <w:p w14:paraId="2F5899FC" w14:textId="77777777" w:rsidR="00D31F38" w:rsidRDefault="00D31F38" w:rsidP="00E35F1F">
            <w:pPr>
              <w:pStyle w:val="CopticCross"/>
            </w:pPr>
          </w:p>
        </w:tc>
        <w:tc>
          <w:tcPr>
            <w:tcW w:w="3960" w:type="dxa"/>
          </w:tcPr>
          <w:p w14:paraId="751829B1" w14:textId="77777777" w:rsidR="00D31F38" w:rsidRDefault="00D31F38" w:rsidP="00E35F1F">
            <w:pPr>
              <w:pStyle w:val="EngInd"/>
              <w:rPr>
                <w:szCs w:val="20"/>
              </w:rPr>
            </w:pPr>
            <w:r w:rsidRPr="004C0CA2">
              <w:t>For He has made heaven and all its host,</w:t>
            </w:r>
          </w:p>
          <w:p w14:paraId="3B0460A4" w14:textId="77777777" w:rsidR="00D31F38" w:rsidRPr="004C0CA2" w:rsidRDefault="00D31F38" w:rsidP="00E35F1F">
            <w:pPr>
              <w:pStyle w:val="EngIndEnd"/>
              <w:rPr>
                <w:szCs w:val="20"/>
              </w:rPr>
            </w:pPr>
            <w:r w:rsidRPr="004C0CA2">
              <w:t>And established the earth on the waters.</w:t>
            </w:r>
          </w:p>
        </w:tc>
        <w:tc>
          <w:tcPr>
            <w:tcW w:w="288" w:type="dxa"/>
          </w:tcPr>
          <w:p w14:paraId="31FC3870" w14:textId="77777777" w:rsidR="00D31F38" w:rsidRDefault="00D31F38" w:rsidP="00E35F1F">
            <w:pPr>
              <w:pStyle w:val="CopticCross"/>
            </w:pPr>
          </w:p>
        </w:tc>
        <w:tc>
          <w:tcPr>
            <w:tcW w:w="288" w:type="dxa"/>
          </w:tcPr>
          <w:p w14:paraId="340DF7C1" w14:textId="77777777" w:rsidR="00D31F38" w:rsidRDefault="00D31F38" w:rsidP="00E35F1F">
            <w:pPr>
              <w:pStyle w:val="CopticCross"/>
            </w:pPr>
          </w:p>
        </w:tc>
        <w:tc>
          <w:tcPr>
            <w:tcW w:w="3960" w:type="dxa"/>
          </w:tcPr>
          <w:p w14:paraId="16E68381" w14:textId="77777777" w:rsidR="00D31F38" w:rsidRDefault="00D31F38" w:rsidP="00E35F1F">
            <w:pPr>
              <w:pStyle w:val="CopticInd"/>
            </w:pPr>
            <w:r w:rsidRPr="000A5E47">
              <w:t>Ϫⲉ ⲁϥⲑⲁⲙⲓⲟ ⲛ̀ⲛⲓⲫⲏⲟⲩⲓ̀ ⲛⲉⲙ ⲛⲟⲩⲇⲩⲛⲁⲙⲓⲥ</w:t>
            </w:r>
          </w:p>
          <w:p w14:paraId="244F9DEB" w14:textId="77777777" w:rsidR="00D31F38" w:rsidRDefault="00D31F38" w:rsidP="00E35F1F">
            <w:pPr>
              <w:pStyle w:val="CoptIndEnd"/>
            </w:pPr>
            <w:r w:rsidRPr="000A5E47">
              <w:t>ⲁϥϩⲓⲥⲉⲛϯ ⲙ̀ⲡⲓⲕⲁϩⲓ ϩⲓϫⲉⲛ ⲛⲓⲙⲱⲟⲩ</w:t>
            </w:r>
            <w:r>
              <w:t>.</w:t>
            </w:r>
          </w:p>
        </w:tc>
      </w:tr>
      <w:tr w:rsidR="00D31F38" w14:paraId="1BD4710F" w14:textId="77777777" w:rsidTr="00E35F1F">
        <w:trPr>
          <w:cantSplit/>
          <w:jc w:val="center"/>
        </w:trPr>
        <w:tc>
          <w:tcPr>
            <w:tcW w:w="288" w:type="dxa"/>
          </w:tcPr>
          <w:p w14:paraId="06AB0743" w14:textId="77777777" w:rsidR="00D31F38" w:rsidRDefault="00D31F38" w:rsidP="00E35F1F">
            <w:pPr>
              <w:pStyle w:val="CopticCross"/>
            </w:pPr>
            <w:r>
              <w:t>¿</w:t>
            </w:r>
          </w:p>
        </w:tc>
        <w:tc>
          <w:tcPr>
            <w:tcW w:w="3960" w:type="dxa"/>
          </w:tcPr>
          <w:p w14:paraId="6A425C72" w14:textId="77777777" w:rsidR="00D31F38" w:rsidRDefault="00D31F38" w:rsidP="00E35F1F">
            <w:pPr>
              <w:pStyle w:val="EngInd"/>
            </w:pPr>
            <w:r w:rsidRPr="004C0CA2">
              <w:t>Those two great lights, the sun and the moon,</w:t>
            </w:r>
          </w:p>
          <w:p w14:paraId="0EE169B8" w14:textId="77777777" w:rsidR="00D31F38" w:rsidRPr="004C0CA2" w:rsidRDefault="00D31F38" w:rsidP="00E35F1F">
            <w:pPr>
              <w:pStyle w:val="EngIndEnd"/>
              <w:rPr>
                <w:szCs w:val="20"/>
              </w:rPr>
            </w:pPr>
            <w:r w:rsidRPr="004C0CA2">
              <w:t>He has made to enlighten the firmament.</w:t>
            </w:r>
          </w:p>
        </w:tc>
        <w:tc>
          <w:tcPr>
            <w:tcW w:w="288" w:type="dxa"/>
          </w:tcPr>
          <w:p w14:paraId="78A16552" w14:textId="77777777" w:rsidR="00D31F38" w:rsidRDefault="00D31F38" w:rsidP="00E35F1F">
            <w:pPr>
              <w:pStyle w:val="CopticCross"/>
            </w:pPr>
          </w:p>
        </w:tc>
        <w:tc>
          <w:tcPr>
            <w:tcW w:w="288" w:type="dxa"/>
          </w:tcPr>
          <w:p w14:paraId="62B904CE" w14:textId="77777777" w:rsidR="00D31F38" w:rsidRDefault="00D31F38" w:rsidP="00E35F1F">
            <w:pPr>
              <w:pStyle w:val="CopticCross"/>
            </w:pPr>
            <w:r>
              <w:t>¿</w:t>
            </w:r>
          </w:p>
        </w:tc>
        <w:tc>
          <w:tcPr>
            <w:tcW w:w="3960" w:type="dxa"/>
          </w:tcPr>
          <w:p w14:paraId="6EFA4327" w14:textId="77777777" w:rsidR="00D31F38" w:rsidRDefault="00D31F38" w:rsidP="00E35F1F">
            <w:pPr>
              <w:pStyle w:val="CopticInd"/>
            </w:pPr>
            <w:r w:rsidRPr="000A5E47">
              <w:t>Ⲛⲁⲓ ⲛⲓϣϯ ⲙ̀ⲫⲱⲥⲧⲏⲣ ⲡⲓⲣⲏ ⲛⲉⲙ ⲡⲓⲓⲟϩ</w:t>
            </w:r>
          </w:p>
          <w:p w14:paraId="11EF13BA" w14:textId="77777777" w:rsidR="00D31F38" w:rsidRDefault="00D31F38" w:rsidP="00E35F1F">
            <w:pPr>
              <w:pStyle w:val="CoptIndEnd"/>
            </w:pPr>
            <w:r w:rsidRPr="000A5E47">
              <w:t xml:space="preserve"> ⲁϥⲭⲁⲩ ⲉⲩⲉ̀ⲣⲟⲩⲱⲓⲛⲓ ϧⲉⲛ ⲡⲓⲥ̀ⲧⲉⲣⲉⲱ̀ⲙⲁ</w:t>
            </w:r>
            <w:r>
              <w:t>.</w:t>
            </w:r>
          </w:p>
        </w:tc>
      </w:tr>
      <w:tr w:rsidR="00D31F38" w14:paraId="2F923E70" w14:textId="77777777" w:rsidTr="00E35F1F">
        <w:trPr>
          <w:cantSplit/>
          <w:jc w:val="center"/>
        </w:trPr>
        <w:tc>
          <w:tcPr>
            <w:tcW w:w="288" w:type="dxa"/>
          </w:tcPr>
          <w:p w14:paraId="4001FF8D" w14:textId="77777777" w:rsidR="00D31F38" w:rsidRDefault="00D31F38" w:rsidP="00E35F1F">
            <w:pPr>
              <w:pStyle w:val="CopticCross"/>
            </w:pPr>
          </w:p>
        </w:tc>
        <w:tc>
          <w:tcPr>
            <w:tcW w:w="3960" w:type="dxa"/>
          </w:tcPr>
          <w:p w14:paraId="27B5996B" w14:textId="77777777" w:rsidR="00D31F38" w:rsidRDefault="00D31F38" w:rsidP="00E35F1F">
            <w:pPr>
              <w:pStyle w:val="EngInd"/>
              <w:rPr>
                <w:szCs w:val="20"/>
              </w:rPr>
            </w:pPr>
            <w:r w:rsidRPr="004C0CA2">
              <w:t>He brought forth the winds out of His treasure box;</w:t>
            </w:r>
          </w:p>
          <w:p w14:paraId="7CCB6580" w14:textId="77777777" w:rsidR="00D31F38" w:rsidRPr="004C0CA2" w:rsidRDefault="00D31F38" w:rsidP="00E35F1F">
            <w:pPr>
              <w:pStyle w:val="EngIndEnd"/>
              <w:rPr>
                <w:szCs w:val="20"/>
              </w:rPr>
            </w:pPr>
            <w:r w:rsidRPr="004C0CA2">
              <w:t>He breathed upon the trees and they blossomed.</w:t>
            </w:r>
          </w:p>
        </w:tc>
        <w:tc>
          <w:tcPr>
            <w:tcW w:w="288" w:type="dxa"/>
          </w:tcPr>
          <w:p w14:paraId="2201D238" w14:textId="77777777" w:rsidR="00D31F38" w:rsidRDefault="00D31F38" w:rsidP="00E35F1F">
            <w:pPr>
              <w:pStyle w:val="CopticCross"/>
            </w:pPr>
          </w:p>
        </w:tc>
        <w:tc>
          <w:tcPr>
            <w:tcW w:w="288" w:type="dxa"/>
          </w:tcPr>
          <w:p w14:paraId="3AEA656B" w14:textId="77777777" w:rsidR="00D31F38" w:rsidRDefault="00D31F38" w:rsidP="00E35F1F">
            <w:pPr>
              <w:pStyle w:val="CopticCross"/>
            </w:pPr>
          </w:p>
        </w:tc>
        <w:tc>
          <w:tcPr>
            <w:tcW w:w="3960" w:type="dxa"/>
          </w:tcPr>
          <w:p w14:paraId="4D4180C1" w14:textId="77777777" w:rsidR="00D31F38" w:rsidRDefault="00D31F38" w:rsidP="00E35F1F">
            <w:pPr>
              <w:pStyle w:val="CopticInd"/>
            </w:pPr>
            <w:r w:rsidRPr="000A5E47">
              <w:t>Ⲁϥⲓ̀ⲛⲓ ⲛ̀ϩⲁⲛⲑⲏⲟⲩ ⲉ̀ⲃⲟⲗϧⲉⲛ ⲛⲉϥⲁ̀ϩⲱⲣ</w:t>
            </w:r>
          </w:p>
          <w:p w14:paraId="64F53F82" w14:textId="77777777" w:rsidR="00D31F38" w:rsidRDefault="00D31F38" w:rsidP="00E35F1F">
            <w:pPr>
              <w:pStyle w:val="CoptIndEnd"/>
            </w:pPr>
            <w:r w:rsidRPr="000A5E47">
              <w:t xml:space="preserve"> ⲁϥⲛⲓϥⲓ ⲛ̀ⲥⲁ ⲛⲓϣ̀ϣⲏⲛ ϣⲁⲛ̀ⲧⲟⲩⲫⲓⲣⲓ ⲉ̀ⲃⲟⲗ</w:t>
            </w:r>
            <w:r>
              <w:t>.</w:t>
            </w:r>
          </w:p>
        </w:tc>
      </w:tr>
      <w:tr w:rsidR="00D31F38" w14:paraId="5C0FABEE" w14:textId="77777777" w:rsidTr="00E35F1F">
        <w:trPr>
          <w:cantSplit/>
          <w:jc w:val="center"/>
        </w:trPr>
        <w:tc>
          <w:tcPr>
            <w:tcW w:w="288" w:type="dxa"/>
          </w:tcPr>
          <w:p w14:paraId="18720ADC" w14:textId="77777777" w:rsidR="00D31F38" w:rsidRDefault="00D31F38" w:rsidP="00E35F1F">
            <w:pPr>
              <w:pStyle w:val="CopticCross"/>
            </w:pPr>
            <w:r>
              <w:t>¿</w:t>
            </w:r>
          </w:p>
        </w:tc>
        <w:tc>
          <w:tcPr>
            <w:tcW w:w="3960" w:type="dxa"/>
          </w:tcPr>
          <w:p w14:paraId="6A1747ED" w14:textId="77777777" w:rsidR="00D31F38" w:rsidRDefault="00D31F38" w:rsidP="00E35F1F">
            <w:pPr>
              <w:pStyle w:val="EngInd"/>
              <w:rPr>
                <w:szCs w:val="20"/>
              </w:rPr>
            </w:pPr>
            <w:r w:rsidRPr="004C0CA2">
              <w:t>He caused rain to fall upon the face of the earth,</w:t>
            </w:r>
          </w:p>
          <w:p w14:paraId="1A2F3D2C" w14:textId="77777777" w:rsidR="00D31F38" w:rsidRPr="004C0CA2" w:rsidRDefault="00D31F38" w:rsidP="00E35F1F">
            <w:pPr>
              <w:pStyle w:val="EngIndEnd"/>
              <w:rPr>
                <w:szCs w:val="20"/>
              </w:rPr>
            </w:pPr>
            <w:r w:rsidRPr="004C0CA2">
              <w:t>And it brought up herbs and gave its fruits.</w:t>
            </w:r>
          </w:p>
        </w:tc>
        <w:tc>
          <w:tcPr>
            <w:tcW w:w="288" w:type="dxa"/>
          </w:tcPr>
          <w:p w14:paraId="214A6DF2" w14:textId="77777777" w:rsidR="00D31F38" w:rsidRDefault="00D31F38" w:rsidP="00E35F1F">
            <w:pPr>
              <w:pStyle w:val="CopticCross"/>
            </w:pPr>
          </w:p>
        </w:tc>
        <w:tc>
          <w:tcPr>
            <w:tcW w:w="288" w:type="dxa"/>
          </w:tcPr>
          <w:p w14:paraId="3F688FCA" w14:textId="77777777" w:rsidR="00D31F38" w:rsidRDefault="00D31F38" w:rsidP="00E35F1F">
            <w:pPr>
              <w:pStyle w:val="CopticCross"/>
            </w:pPr>
            <w:r>
              <w:t>¿</w:t>
            </w:r>
          </w:p>
        </w:tc>
        <w:tc>
          <w:tcPr>
            <w:tcW w:w="3960" w:type="dxa"/>
          </w:tcPr>
          <w:p w14:paraId="29611F09" w14:textId="77777777" w:rsidR="00D31F38" w:rsidRDefault="00D31F38" w:rsidP="00E35F1F">
            <w:pPr>
              <w:pStyle w:val="CopticInd"/>
            </w:pPr>
            <w:r w:rsidRPr="000A5E47">
              <w:t>Ⲁϥϩⲱⲟⲩ ⲛ̀ⲟⲩⲙⲟⲩⲛϩⲱⲟⲩ ϩⲓϫⲉⲛ ⲡ̀ϩⲟ ⲙ̀ⲡ̀ⲕⲁϩⲓ</w:t>
            </w:r>
          </w:p>
          <w:p w14:paraId="0DF07044" w14:textId="77777777" w:rsidR="00D31F38" w:rsidRDefault="00D31F38" w:rsidP="00E35F1F">
            <w:pPr>
              <w:pStyle w:val="CoptIndEnd"/>
            </w:pPr>
            <w:r w:rsidRPr="000A5E47">
              <w:t>ϣⲁⲛ̀ⲧⲉϥⲣⲱⲧ ⲉ̀ⲡ̀ϣⲱⲓ ⲛ̀ⲧⲉϥϯ ⲙ̀ⲡⲉϥⲟⲩⲧⲁϩ</w:t>
            </w:r>
            <w:r>
              <w:t>.</w:t>
            </w:r>
          </w:p>
        </w:tc>
      </w:tr>
      <w:tr w:rsidR="00D31F38" w14:paraId="39E45344" w14:textId="77777777" w:rsidTr="00E35F1F">
        <w:trPr>
          <w:cantSplit/>
          <w:jc w:val="center"/>
        </w:trPr>
        <w:tc>
          <w:tcPr>
            <w:tcW w:w="288" w:type="dxa"/>
          </w:tcPr>
          <w:p w14:paraId="6043B163" w14:textId="77777777" w:rsidR="00D31F38" w:rsidRDefault="00D31F38" w:rsidP="00E35F1F">
            <w:pPr>
              <w:pStyle w:val="CopticCross"/>
            </w:pPr>
          </w:p>
        </w:tc>
        <w:tc>
          <w:tcPr>
            <w:tcW w:w="3960" w:type="dxa"/>
          </w:tcPr>
          <w:p w14:paraId="1FF8FA55" w14:textId="77777777" w:rsidR="00D31F38" w:rsidRDefault="00D31F38" w:rsidP="00E35F1F">
            <w:pPr>
              <w:pStyle w:val="EngInd"/>
            </w:pPr>
            <w:r w:rsidRPr="004C0CA2">
              <w:t xml:space="preserve">He </w:t>
            </w:r>
            <w:commentRangeStart w:id="414"/>
            <w:r w:rsidRPr="004C0CA2">
              <w:t xml:space="preserve">brought </w:t>
            </w:r>
            <w:commentRangeEnd w:id="414"/>
            <w:r>
              <w:rPr>
                <w:rStyle w:val="CommentReference"/>
                <w:rFonts w:eastAsiaTheme="minorHAnsi" w:cstheme="minorBidi"/>
                <w:color w:val="auto"/>
                <w:lang w:val="en-CA"/>
              </w:rPr>
              <w:commentReference w:id="414"/>
            </w:r>
            <w:r w:rsidRPr="004C0CA2">
              <w:t>forth water out of a rock,</w:t>
            </w:r>
          </w:p>
          <w:p w14:paraId="2DA860C7" w14:textId="77777777" w:rsidR="00D31F38" w:rsidRPr="00A618D2" w:rsidRDefault="00D31F38" w:rsidP="00E35F1F">
            <w:pPr>
              <w:pStyle w:val="EngIndEnd"/>
            </w:pPr>
            <w:r w:rsidRPr="004C0CA2">
              <w:t>And gave drink unto His people in the wilderness.</w:t>
            </w:r>
          </w:p>
        </w:tc>
        <w:tc>
          <w:tcPr>
            <w:tcW w:w="288" w:type="dxa"/>
          </w:tcPr>
          <w:p w14:paraId="2F957A3A" w14:textId="77777777" w:rsidR="00D31F38" w:rsidRDefault="00D31F38" w:rsidP="00E35F1F">
            <w:pPr>
              <w:pStyle w:val="CopticCross"/>
            </w:pPr>
          </w:p>
        </w:tc>
        <w:tc>
          <w:tcPr>
            <w:tcW w:w="288" w:type="dxa"/>
          </w:tcPr>
          <w:p w14:paraId="147EC4EF" w14:textId="77777777" w:rsidR="00D31F38" w:rsidRDefault="00D31F38" w:rsidP="00E35F1F">
            <w:pPr>
              <w:pStyle w:val="CopticCross"/>
            </w:pPr>
          </w:p>
        </w:tc>
        <w:tc>
          <w:tcPr>
            <w:tcW w:w="3960" w:type="dxa"/>
          </w:tcPr>
          <w:p w14:paraId="5E55D1B3" w14:textId="77777777" w:rsidR="00D31F38" w:rsidRDefault="00D31F38" w:rsidP="00E35F1F">
            <w:pPr>
              <w:pStyle w:val="CopticInd"/>
            </w:pPr>
            <w:r w:rsidRPr="000A5E47">
              <w:t>Ⲁϥⲓ̀ⲛⲓ ⲛ̀ⲟⲩⲙⲱⲟⲩ ⲉ̀ⲃⲟⲗϧⲉⲛ ⲟⲩⲡⲉⲧⲣⲁ</w:t>
            </w:r>
          </w:p>
          <w:p w14:paraId="1D5AA7CE" w14:textId="77777777" w:rsidR="00D31F38" w:rsidRDefault="00D31F38" w:rsidP="00E35F1F">
            <w:pPr>
              <w:pStyle w:val="CoptIndEnd"/>
            </w:pPr>
            <w:r w:rsidRPr="000A5E47">
              <w:t xml:space="preserve"> ⲁϥⲧ̀ⲥⲟ ⲙ̀ⲡⲉϥⲗⲁⲟⲥ ⲛ̀ϩ̀ⲣⲏⲓ ϩⲓ ⲡ̀ϣⲁϥⲉ</w:t>
            </w:r>
            <w:r>
              <w:t>.</w:t>
            </w:r>
          </w:p>
        </w:tc>
      </w:tr>
      <w:tr w:rsidR="00D31F38" w14:paraId="4D79963E" w14:textId="77777777" w:rsidTr="00E35F1F">
        <w:trPr>
          <w:cantSplit/>
          <w:jc w:val="center"/>
        </w:trPr>
        <w:tc>
          <w:tcPr>
            <w:tcW w:w="288" w:type="dxa"/>
          </w:tcPr>
          <w:p w14:paraId="075B31D8" w14:textId="77777777" w:rsidR="00D31F38" w:rsidRDefault="00D31F38" w:rsidP="00E35F1F">
            <w:pPr>
              <w:pStyle w:val="CopticCross"/>
            </w:pPr>
            <w:r>
              <w:lastRenderedPageBreak/>
              <w:t>¿</w:t>
            </w:r>
          </w:p>
        </w:tc>
        <w:tc>
          <w:tcPr>
            <w:tcW w:w="3960" w:type="dxa"/>
          </w:tcPr>
          <w:p w14:paraId="5093F2A6" w14:textId="77777777" w:rsidR="00D31F38" w:rsidRDefault="00D31F38" w:rsidP="00E35F1F">
            <w:pPr>
              <w:pStyle w:val="EngInd"/>
              <w:rPr>
                <w:szCs w:val="20"/>
              </w:rPr>
            </w:pPr>
            <w:r w:rsidRPr="004C0CA2">
              <w:t>He made man in His image and likeness,</w:t>
            </w:r>
          </w:p>
          <w:p w14:paraId="56D0B992" w14:textId="77777777" w:rsidR="00D31F38" w:rsidRPr="004C0CA2" w:rsidRDefault="00D31F38" w:rsidP="00E35F1F">
            <w:pPr>
              <w:pStyle w:val="EngIndEnd"/>
              <w:rPr>
                <w:szCs w:val="20"/>
              </w:rPr>
            </w:pPr>
            <w:r w:rsidRPr="004C0CA2">
              <w:t>That he may praise Him.</w:t>
            </w:r>
          </w:p>
        </w:tc>
        <w:tc>
          <w:tcPr>
            <w:tcW w:w="288" w:type="dxa"/>
          </w:tcPr>
          <w:p w14:paraId="206C0C21" w14:textId="77777777" w:rsidR="00D31F38" w:rsidRDefault="00D31F38" w:rsidP="00E35F1F">
            <w:pPr>
              <w:pStyle w:val="CopticCross"/>
            </w:pPr>
          </w:p>
        </w:tc>
        <w:tc>
          <w:tcPr>
            <w:tcW w:w="288" w:type="dxa"/>
          </w:tcPr>
          <w:p w14:paraId="6C1A0BA7" w14:textId="77777777" w:rsidR="00D31F38" w:rsidRDefault="00D31F38" w:rsidP="00E35F1F">
            <w:pPr>
              <w:pStyle w:val="CopticCross"/>
            </w:pPr>
            <w:r>
              <w:t>¿</w:t>
            </w:r>
          </w:p>
        </w:tc>
        <w:tc>
          <w:tcPr>
            <w:tcW w:w="3960" w:type="dxa"/>
          </w:tcPr>
          <w:p w14:paraId="3E3DF250" w14:textId="77777777" w:rsidR="00D31F38" w:rsidRDefault="00D31F38" w:rsidP="00E35F1F">
            <w:pPr>
              <w:pStyle w:val="CopticInd"/>
            </w:pPr>
            <w:r w:rsidRPr="000A5E47">
              <w:t>Ⲁϥⲑⲁⲙⲓⲟ ⲙ̀ⲡⲓⲣⲱⲙⲓ ⲕⲁⲧⲁ ⲡⲉϥⲓ̀ⲛⲓ</w:t>
            </w:r>
          </w:p>
          <w:p w14:paraId="6985CF96" w14:textId="77777777" w:rsidR="00D31F38" w:rsidRDefault="00D31F38" w:rsidP="00E35F1F">
            <w:pPr>
              <w:pStyle w:val="CoptIndEnd"/>
            </w:pPr>
            <w:r w:rsidRPr="000A5E47">
              <w:t>ⲛⲉⲙ ⲧⲉϥϩⲓⲕⲱⲛ ⲉⲑⲣⲉϥⲥ̀ⲙⲟⲩ ⲉ̀ⲣⲟϥ</w:t>
            </w:r>
            <w:r>
              <w:t>.</w:t>
            </w:r>
          </w:p>
        </w:tc>
      </w:tr>
      <w:tr w:rsidR="00D31F38" w14:paraId="4B5F23FD" w14:textId="77777777" w:rsidTr="00E35F1F">
        <w:trPr>
          <w:cantSplit/>
          <w:jc w:val="center"/>
        </w:trPr>
        <w:tc>
          <w:tcPr>
            <w:tcW w:w="288" w:type="dxa"/>
          </w:tcPr>
          <w:p w14:paraId="4C859FD1" w14:textId="77777777" w:rsidR="00D31F38" w:rsidRDefault="00D31F38" w:rsidP="00E35F1F">
            <w:pPr>
              <w:pStyle w:val="CopticCross"/>
            </w:pPr>
          </w:p>
        </w:tc>
        <w:tc>
          <w:tcPr>
            <w:tcW w:w="3960" w:type="dxa"/>
          </w:tcPr>
          <w:p w14:paraId="3D50DFDB" w14:textId="77777777" w:rsidR="00D31F38" w:rsidRDefault="00D31F38" w:rsidP="00E35F1F">
            <w:pPr>
              <w:pStyle w:val="EngInd"/>
            </w:pPr>
            <w:r w:rsidRPr="004C0CA2">
              <w:t>Let us praise Him and exalt His Name,</w:t>
            </w:r>
          </w:p>
          <w:p w14:paraId="62A8A09C" w14:textId="77777777" w:rsidR="00D31F38" w:rsidRPr="004C0CA2" w:rsidRDefault="00D31F38" w:rsidP="00E35F1F">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7A266885" w14:textId="77777777" w:rsidR="00D31F38" w:rsidRDefault="00D31F38" w:rsidP="00E35F1F">
            <w:pPr>
              <w:pStyle w:val="CopticCross"/>
            </w:pPr>
          </w:p>
        </w:tc>
        <w:tc>
          <w:tcPr>
            <w:tcW w:w="288" w:type="dxa"/>
          </w:tcPr>
          <w:p w14:paraId="2E84AD14" w14:textId="77777777" w:rsidR="00D31F38" w:rsidRDefault="00D31F38" w:rsidP="00E35F1F">
            <w:pPr>
              <w:pStyle w:val="CopticCross"/>
            </w:pPr>
          </w:p>
        </w:tc>
        <w:tc>
          <w:tcPr>
            <w:tcW w:w="3960" w:type="dxa"/>
          </w:tcPr>
          <w:p w14:paraId="32F0AE5C" w14:textId="77777777" w:rsidR="00D31F38" w:rsidRDefault="00D31F38" w:rsidP="00E35F1F">
            <w:pPr>
              <w:pStyle w:val="CopticInd"/>
            </w:pPr>
            <w:r w:rsidRPr="000A5E47">
              <w:t>Ⲙⲁⲣⲉⲛϩⲱⲥ ⲉ̀ⲣⲟϥ ⲧⲉⲛϭⲓⲥⲓ ⲙ̀ⲡⲉϥⲣⲁⲛ</w:t>
            </w:r>
          </w:p>
          <w:p w14:paraId="565DCDF2" w14:textId="77777777" w:rsidR="00D31F38" w:rsidRDefault="00D31F38" w:rsidP="00E35F1F">
            <w:pPr>
              <w:pStyle w:val="CopticInd"/>
            </w:pPr>
            <w:r w:rsidRPr="000A5E47">
              <w:t>ⲧⲉⲛⲟⲩⲱⲛϩ ⲛⲁϥ ⲉ̀ⲃⲟⲗ</w:t>
            </w:r>
          </w:p>
          <w:p w14:paraId="67B2A48A" w14:textId="77777777" w:rsidR="00D31F38" w:rsidRDefault="00D31F38" w:rsidP="00E35F1F">
            <w:pPr>
              <w:pStyle w:val="CoptIndEnd"/>
            </w:pPr>
            <w:r w:rsidRPr="000A5E47">
              <w:t>ϫⲉ ⲡⲉϥⲛⲁⲓ ϣⲟⲡ ϣⲁ ⲉ̀ⲛⲉϩ</w:t>
            </w:r>
            <w:r>
              <w:t>.</w:t>
            </w:r>
          </w:p>
        </w:tc>
      </w:tr>
    </w:tbl>
    <w:p w14:paraId="1BF4834B" w14:textId="77777777" w:rsidR="00D31F38" w:rsidRPr="00453724" w:rsidRDefault="00D31F38" w:rsidP="00D31F38">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D31F38" w14:paraId="23DA8064" w14:textId="77777777" w:rsidTr="00E35F1F">
        <w:trPr>
          <w:jc w:val="center"/>
        </w:trPr>
        <w:tc>
          <w:tcPr>
            <w:tcW w:w="288" w:type="dxa"/>
          </w:tcPr>
          <w:p w14:paraId="0E5D9AAF" w14:textId="77777777" w:rsidR="00D31F38" w:rsidRDefault="00D31F38" w:rsidP="00E35F1F">
            <w:pPr>
              <w:pStyle w:val="CopticCross"/>
            </w:pPr>
            <w:r>
              <w:t>¿</w:t>
            </w:r>
          </w:p>
        </w:tc>
        <w:tc>
          <w:tcPr>
            <w:tcW w:w="2693" w:type="dxa"/>
          </w:tcPr>
          <w:p w14:paraId="3803D529" w14:textId="77777777" w:rsidR="00D31F38" w:rsidRPr="00325916" w:rsidRDefault="00D31F38" w:rsidP="00E35F1F">
            <w:pPr>
              <w:pStyle w:val="EngEnd"/>
            </w:pPr>
            <w:r w:rsidRPr="00325916">
              <w:t>Through the prayers of David the Psalmist, O Lord, grant us the forgiveness of our sins</w:t>
            </w:r>
            <w:r>
              <w:t>.</w:t>
            </w:r>
          </w:p>
        </w:tc>
        <w:tc>
          <w:tcPr>
            <w:tcW w:w="230" w:type="dxa"/>
          </w:tcPr>
          <w:p w14:paraId="06155878" w14:textId="77777777" w:rsidR="00D31F38" w:rsidRPr="007425E1" w:rsidRDefault="00D31F38" w:rsidP="00E35F1F">
            <w:pPr>
              <w:pStyle w:val="EngHangEnd"/>
            </w:pPr>
          </w:p>
        </w:tc>
        <w:tc>
          <w:tcPr>
            <w:tcW w:w="2693" w:type="dxa"/>
          </w:tcPr>
          <w:p w14:paraId="7BEFAD83" w14:textId="77777777" w:rsidR="00D31F38" w:rsidRDefault="00D31F38" w:rsidP="00E35F1F">
            <w:pPr>
              <w:pStyle w:val="EngEnd"/>
            </w:pPr>
            <w:r w:rsidRPr="007425E1">
              <w:t>Hiten ni evki ente pi Yeropsaltis David:</w:t>
            </w:r>
            <w:r>
              <w:t xml:space="preserve"> Ep Chois ari ehmot nan em pi ko-evol enté</w:t>
            </w:r>
            <w:r w:rsidRPr="00257627">
              <w:t xml:space="preserve"> nen novi.</w:t>
            </w:r>
          </w:p>
        </w:tc>
        <w:tc>
          <w:tcPr>
            <w:tcW w:w="230" w:type="dxa"/>
          </w:tcPr>
          <w:p w14:paraId="34E06417" w14:textId="77777777" w:rsidR="00D31F38" w:rsidRPr="00AA0119" w:rsidRDefault="00D31F38" w:rsidP="00E35F1F">
            <w:pPr>
              <w:pStyle w:val="CopticVerse"/>
            </w:pPr>
          </w:p>
        </w:tc>
        <w:tc>
          <w:tcPr>
            <w:tcW w:w="2693" w:type="dxa"/>
          </w:tcPr>
          <w:p w14:paraId="1F6C969B" w14:textId="77777777" w:rsidR="00D31F38" w:rsidRDefault="00D31F38" w:rsidP="00E35F1F">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D31F38" w14:paraId="4601A187" w14:textId="77777777" w:rsidTr="00E35F1F">
        <w:trPr>
          <w:jc w:val="center"/>
        </w:trPr>
        <w:tc>
          <w:tcPr>
            <w:tcW w:w="288" w:type="dxa"/>
          </w:tcPr>
          <w:p w14:paraId="107C4C21" w14:textId="77777777" w:rsidR="00D31F38" w:rsidRDefault="00D31F38" w:rsidP="00E35F1F">
            <w:pPr>
              <w:pStyle w:val="CopticCross"/>
            </w:pPr>
          </w:p>
        </w:tc>
        <w:tc>
          <w:tcPr>
            <w:tcW w:w="2693" w:type="dxa"/>
          </w:tcPr>
          <w:p w14:paraId="0B8152A0" w14:textId="77777777" w:rsidR="00D31F38" w:rsidRPr="00325916" w:rsidRDefault="00D31F38" w:rsidP="00E35F1F">
            <w:pPr>
              <w:pStyle w:val="EngEnd"/>
            </w:pPr>
            <w:r w:rsidRPr="00325916">
              <w:t>Through the intercessions of the Mother of God, Saint Mary, O Lord, grant us the forgiveness of our sins.</w:t>
            </w:r>
          </w:p>
        </w:tc>
        <w:tc>
          <w:tcPr>
            <w:tcW w:w="230" w:type="dxa"/>
          </w:tcPr>
          <w:p w14:paraId="7B4B8649" w14:textId="77777777" w:rsidR="00D31F38" w:rsidRDefault="00D31F38" w:rsidP="00E35F1F">
            <w:pPr>
              <w:pStyle w:val="EngHangEnd"/>
            </w:pPr>
          </w:p>
        </w:tc>
        <w:tc>
          <w:tcPr>
            <w:tcW w:w="2693" w:type="dxa"/>
          </w:tcPr>
          <w:p w14:paraId="1B6B8746" w14:textId="77777777" w:rsidR="00D31F38"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07313983" w14:textId="77777777" w:rsidR="00D31F38" w:rsidRPr="00AA0119" w:rsidRDefault="00D31F38" w:rsidP="00E35F1F">
            <w:pPr>
              <w:pStyle w:val="CopticVerse"/>
            </w:pPr>
          </w:p>
        </w:tc>
        <w:tc>
          <w:tcPr>
            <w:tcW w:w="2693" w:type="dxa"/>
          </w:tcPr>
          <w:p w14:paraId="06780918" w14:textId="77777777" w:rsidR="00D31F38" w:rsidRDefault="00D31F38" w:rsidP="00E35F1F">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D31F38" w14:paraId="1A38C5BF" w14:textId="77777777" w:rsidTr="00E35F1F">
        <w:trPr>
          <w:jc w:val="center"/>
        </w:trPr>
        <w:tc>
          <w:tcPr>
            <w:tcW w:w="288" w:type="dxa"/>
          </w:tcPr>
          <w:p w14:paraId="479EA0A5" w14:textId="77777777" w:rsidR="00D31F38" w:rsidRDefault="00D31F38" w:rsidP="00E35F1F">
            <w:pPr>
              <w:pStyle w:val="CopticCross"/>
            </w:pPr>
            <w:r>
              <w:t>¿</w:t>
            </w:r>
          </w:p>
        </w:tc>
        <w:tc>
          <w:tcPr>
            <w:tcW w:w="2693" w:type="dxa"/>
          </w:tcPr>
          <w:p w14:paraId="2B85A34C" w14:textId="77777777" w:rsidR="00D31F38" w:rsidRPr="00325916" w:rsidRDefault="00D31F38" w:rsidP="00E35F1F">
            <w:pPr>
              <w:pStyle w:val="EngEnd"/>
            </w:pPr>
            <w:r w:rsidRPr="00325916">
              <w:t>Through the intercessions of all the choirs of the angels, O Lord, grant us the forgiveness of our sins</w:t>
            </w:r>
            <w:r>
              <w:t>.</w:t>
            </w:r>
          </w:p>
        </w:tc>
        <w:tc>
          <w:tcPr>
            <w:tcW w:w="230" w:type="dxa"/>
          </w:tcPr>
          <w:p w14:paraId="40D66DC8" w14:textId="77777777" w:rsidR="00D31F38" w:rsidRPr="007425E1" w:rsidRDefault="00D31F38" w:rsidP="00E35F1F">
            <w:pPr>
              <w:pStyle w:val="EngHangEnd"/>
            </w:pPr>
          </w:p>
        </w:tc>
        <w:tc>
          <w:tcPr>
            <w:tcW w:w="2693" w:type="dxa"/>
          </w:tcPr>
          <w:p w14:paraId="7D3E5CF5" w14:textId="77777777" w:rsidR="00D31F38" w:rsidRDefault="00D31F38" w:rsidP="00E35F1F">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5C8111E5" w14:textId="77777777" w:rsidR="00D31F38" w:rsidRPr="00AA0119" w:rsidRDefault="00D31F38" w:rsidP="00E35F1F">
            <w:pPr>
              <w:pStyle w:val="CopticVerse"/>
            </w:pPr>
          </w:p>
        </w:tc>
        <w:tc>
          <w:tcPr>
            <w:tcW w:w="2693" w:type="dxa"/>
          </w:tcPr>
          <w:p w14:paraId="5E9877CC" w14:textId="77777777" w:rsidR="00D31F38" w:rsidRDefault="00D31F38" w:rsidP="00E35F1F">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D31F38" w14:paraId="62C57BBC" w14:textId="77777777" w:rsidTr="00E35F1F">
        <w:trPr>
          <w:jc w:val="center"/>
        </w:trPr>
        <w:tc>
          <w:tcPr>
            <w:tcW w:w="288" w:type="dxa"/>
          </w:tcPr>
          <w:p w14:paraId="0F06F4CD" w14:textId="77777777" w:rsidR="00D31F38" w:rsidRDefault="00D31F38" w:rsidP="00E35F1F">
            <w:pPr>
              <w:pStyle w:val="CopticCross"/>
            </w:pPr>
          </w:p>
        </w:tc>
        <w:tc>
          <w:tcPr>
            <w:tcW w:w="2693" w:type="dxa"/>
          </w:tcPr>
          <w:p w14:paraId="18EA09BB" w14:textId="77777777" w:rsidR="00D31F38" w:rsidRPr="00325916" w:rsidRDefault="00D31F38" w:rsidP="00E35F1F">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58419AE" w14:textId="77777777" w:rsidR="00D31F38" w:rsidRPr="007425E1" w:rsidRDefault="00D31F38" w:rsidP="00E35F1F">
            <w:pPr>
              <w:pStyle w:val="EngHangEnd"/>
            </w:pPr>
          </w:p>
        </w:tc>
        <w:tc>
          <w:tcPr>
            <w:tcW w:w="2693" w:type="dxa"/>
          </w:tcPr>
          <w:p w14:paraId="17DA24BF" w14:textId="77777777" w:rsidR="00D31F38" w:rsidRDefault="00D31F38" w:rsidP="00E35F1F">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26C06285" w14:textId="77777777" w:rsidR="00D31F38" w:rsidRPr="00AA0119" w:rsidRDefault="00D31F38" w:rsidP="00E35F1F">
            <w:pPr>
              <w:pStyle w:val="CopticVerse"/>
            </w:pPr>
          </w:p>
        </w:tc>
        <w:tc>
          <w:tcPr>
            <w:tcW w:w="2693" w:type="dxa"/>
          </w:tcPr>
          <w:p w14:paraId="3D904575" w14:textId="77777777" w:rsidR="00D31F38" w:rsidRDefault="00D31F38" w:rsidP="00E35F1F">
            <w:pPr>
              <w:pStyle w:val="CopticVerse"/>
            </w:pPr>
            <w:r w:rsidRPr="00AA0119">
              <w:t>Ⲕ̀ⲥ̀ⲙⲁⲣⲱⲟⲩⲧ ⲁ̀ⲗⲏⲑⲱⲥ ⲛⲉⲙ Ⲡⲉⲕⲓⲱⲧ ⲛ̀ⲁ̀ⲅⲁⲑⲟⲥ ⲛⲉⲙ Ⲡⲓⲡ̅ⲛ̅ⲁ ⲉ̅ⲑ̅ⲩ ϫⲉ ⲁⲕⲓ̀ ⲁⲕⲥⲱϯ ⲙ̀ⲙⲟⲛ</w:t>
            </w:r>
            <w:r>
              <w:t>.</w:t>
            </w:r>
          </w:p>
        </w:tc>
      </w:tr>
    </w:tbl>
    <w:p w14:paraId="4D28BA28" w14:textId="7C61C77E" w:rsidR="00D31F38" w:rsidRDefault="00D31F38" w:rsidP="00D31F38">
      <w:pPr>
        <w:pStyle w:val="Rubric"/>
      </w:pPr>
      <w:r>
        <w:t xml:space="preserve">During Sundays of the month of Koiahk, "The Fiery Bush" is said. See page </w:t>
      </w:r>
      <w:r>
        <w:fldChar w:fldCharType="begin"/>
      </w:r>
      <w:r>
        <w:instrText xml:space="preserve"> PAGEREF _Ref435645467 \h </w:instrText>
      </w:r>
      <w:r>
        <w:fldChar w:fldCharType="separate"/>
      </w:r>
      <w:r w:rsidR="00044A4C">
        <w:rPr>
          <w:noProof/>
        </w:rPr>
        <w:t>973</w:t>
      </w:r>
      <w:r>
        <w:fldChar w:fldCharType="end"/>
      </w:r>
      <w:r>
        <w:t>.</w:t>
      </w:r>
    </w:p>
    <w:p w14:paraId="2E7A68B9" w14:textId="4BEF5E0D" w:rsidR="00D31F38" w:rsidRDefault="00D31F38" w:rsidP="00D31F38">
      <w:pPr>
        <w:jc w:val="left"/>
      </w:pPr>
    </w:p>
    <w:p w14:paraId="38F7F064" w14:textId="684CBC35" w:rsidR="00D31F38" w:rsidRDefault="00D31F38" w:rsidP="00D31F38">
      <w:pPr>
        <w:pStyle w:val="Heading3"/>
        <w:sectPr w:rsidR="00D31F38" w:rsidSect="00D31F38">
          <w:type w:val="continuous"/>
          <w:pgSz w:w="11880" w:h="15480" w:code="1"/>
          <w:pgMar w:top="1080" w:right="1440" w:bottom="1440" w:left="1080" w:header="720" w:footer="720" w:gutter="504"/>
          <w:cols w:space="720"/>
          <w:docGrid w:linePitch="360"/>
        </w:sectPr>
      </w:pPr>
      <w:bookmarkStart w:id="415" w:name="_Ref448228188"/>
      <w:r>
        <w:t>The Third Canticle</w:t>
      </w:r>
      <w:bookmarkEnd w:id="415"/>
    </w:p>
    <w:p w14:paraId="29105308" w14:textId="77777777" w:rsidR="00D31F38" w:rsidRDefault="00D31F38" w:rsidP="00D31F38">
      <w:pPr>
        <w:pStyle w:val="Heading4"/>
      </w:pPr>
      <w:bookmarkStart w:id="416" w:name="_Toc297322057"/>
      <w:bookmarkStart w:id="417" w:name="_Toc297407702"/>
      <w:bookmarkStart w:id="418" w:name="_Toc298445754"/>
      <w:bookmarkStart w:id="419" w:name="_Toc298681237"/>
      <w:bookmarkStart w:id="420" w:name="_Toc298447479"/>
      <w:bookmarkStart w:id="421" w:name="_Toc308441896"/>
      <w:r>
        <w:lastRenderedPageBreak/>
        <w:t>The Third Canticle: The Song of the Three Children</w:t>
      </w:r>
      <w:bookmarkEnd w:id="416"/>
      <w:bookmarkEnd w:id="417"/>
      <w:bookmarkEnd w:id="418"/>
      <w:bookmarkEnd w:id="419"/>
      <w:bookmarkEnd w:id="420"/>
      <w:bookmarkEnd w:id="421"/>
    </w:p>
    <w:p w14:paraId="724E1ADE" w14:textId="77777777" w:rsidR="00D31F38" w:rsidRPr="00AA0119" w:rsidRDefault="00D31F38" w:rsidP="00D31F38">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22"/>
            <w:r w:rsidRPr="00BE273A">
              <w:t xml:space="preserve">Blessed </w:t>
            </w:r>
            <w:commentRangeEnd w:id="422"/>
            <w:r w:rsidRPr="00BE273A">
              <w:rPr>
                <w:rStyle w:val="CommentReference"/>
                <w:rFonts w:eastAsiaTheme="minorHAnsi"/>
                <w:sz w:val="24"/>
              </w:rPr>
              <w:commentReference w:id="422"/>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24"/>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23"/>
            <w:r w:rsidRPr="00BE273A">
              <w:t>heaven</w:t>
            </w:r>
            <w:commentRangeEnd w:id="423"/>
            <w:r w:rsidRPr="00BE273A">
              <w:rPr>
                <w:rStyle w:val="CommentReference"/>
                <w:rFonts w:eastAsiaTheme="minorHAnsi"/>
                <w:sz w:val="24"/>
              </w:rPr>
              <w:commentReference w:id="423"/>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24"/>
            <w:r w:rsidRPr="00BE273A">
              <w:t xml:space="preserve">clouds </w:t>
            </w:r>
            <w:commentRangeEnd w:id="424"/>
            <w:r w:rsidRPr="00BE273A">
              <w:rPr>
                <w:rStyle w:val="CommentReference"/>
                <w:rFonts w:eastAsiaTheme="minorHAnsi"/>
                <w:sz w:val="24"/>
              </w:rPr>
              <w:commentReference w:id="424"/>
            </w:r>
            <w:r w:rsidRPr="00BE273A">
              <w:t>and winds: Praise Him and exalt Him above all forever.</w:t>
            </w:r>
            <w:r w:rsidR="00426715">
              <w:rPr>
                <w:rStyle w:val="FootnoteReference"/>
              </w:rPr>
              <w:footnoteReference w:id="825"/>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25"/>
            <w:r w:rsidRPr="00BE273A">
              <w:t xml:space="preserve">Bless </w:t>
            </w:r>
            <w:commentRangeEnd w:id="425"/>
            <w:r w:rsidRPr="00BE273A">
              <w:rPr>
                <w:rStyle w:val="CommentReference"/>
                <w:rFonts w:eastAsiaTheme="minorHAnsi"/>
                <w:sz w:val="24"/>
              </w:rPr>
              <w:commentReference w:id="425"/>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26"/>
            <w:r w:rsidRPr="00BE273A">
              <w:t>falling snow</w:t>
            </w:r>
            <w:commentRangeEnd w:id="426"/>
            <w:r w:rsidRPr="00BE273A">
              <w:rPr>
                <w:rStyle w:val="CommentReference"/>
                <w:rFonts w:eastAsiaTheme="minorHAnsi"/>
                <w:sz w:val="24"/>
              </w:rPr>
              <w:commentReference w:id="426"/>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27"/>
            <w:r w:rsidRPr="00BE273A">
              <w:t xml:space="preserve">Bless </w:t>
            </w:r>
            <w:commentRangeEnd w:id="427"/>
            <w:r w:rsidRPr="00BE273A">
              <w:rPr>
                <w:rStyle w:val="CommentReference"/>
                <w:rFonts w:eastAsiaTheme="minorHAnsi"/>
                <w:sz w:val="24"/>
              </w:rPr>
              <w:commentReference w:id="427"/>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26"/>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28"/>
            <w:r w:rsidRPr="00BE273A">
              <w:t xml:space="preserve">Bless </w:t>
            </w:r>
            <w:commentRangeEnd w:id="428"/>
            <w:r w:rsidRPr="00BE273A">
              <w:rPr>
                <w:rStyle w:val="CommentReference"/>
                <w:rFonts w:eastAsiaTheme="minorHAnsi"/>
                <w:sz w:val="24"/>
              </w:rPr>
              <w:commentReference w:id="428"/>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29"/>
            <w:r w:rsidRPr="00BE273A">
              <w:t xml:space="preserve">ye </w:t>
            </w:r>
            <w:commentRangeEnd w:id="429"/>
            <w:r>
              <w:rPr>
                <w:rStyle w:val="CommentReference"/>
                <w:rFonts w:eastAsiaTheme="minorHAnsi" w:cstheme="minorBidi"/>
                <w:color w:val="auto"/>
                <w:lang w:val="en-CA"/>
              </w:rPr>
              <w:commentReference w:id="429"/>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30"/>
            <w:r w:rsidRPr="00BE273A">
              <w:t>whales</w:t>
            </w:r>
            <w:r w:rsidR="007757C9">
              <w:rPr>
                <w:rStyle w:val="FootnoteReference"/>
              </w:rPr>
              <w:footnoteReference w:id="827"/>
            </w:r>
            <w:r w:rsidRPr="00BE273A">
              <w:t xml:space="preserve"> </w:t>
            </w:r>
            <w:commentRangeEnd w:id="430"/>
            <w:r w:rsidRPr="00BE273A">
              <w:rPr>
                <w:rStyle w:val="CommentReference"/>
                <w:rFonts w:eastAsiaTheme="minorHAnsi"/>
                <w:sz w:val="24"/>
              </w:rPr>
              <w:commentReference w:id="430"/>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31"/>
            <w:r w:rsidRPr="00BE273A">
              <w:t xml:space="preserve"> </w:t>
            </w:r>
            <w:commentRangeEnd w:id="431"/>
            <w:r w:rsidRPr="00BE273A">
              <w:rPr>
                <w:rStyle w:val="CommentReference"/>
                <w:rFonts w:eastAsiaTheme="minorHAnsi"/>
                <w:sz w:val="24"/>
              </w:rPr>
              <w:commentReference w:id="431"/>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32"/>
            <w:r w:rsidRPr="00BE273A">
              <w:t xml:space="preserve"> </w:t>
            </w:r>
            <w:commentRangeEnd w:id="432"/>
            <w:r w:rsidRPr="00BE273A">
              <w:rPr>
                <w:rStyle w:val="CommentReference"/>
                <w:rFonts w:eastAsiaTheme="minorHAnsi"/>
                <w:sz w:val="24"/>
              </w:rPr>
              <w:commentReference w:id="432"/>
            </w:r>
            <w:r w:rsidRPr="00BE273A">
              <w:t xml:space="preserve">of men; </w:t>
            </w:r>
            <w:r w:rsidR="007757C9">
              <w:t>[</w:t>
            </w:r>
            <w:r w:rsidRPr="00BE273A">
              <w:t>worship the Lord</w:t>
            </w:r>
            <w:r w:rsidR="007757C9">
              <w:t>]</w:t>
            </w:r>
            <w:r w:rsidR="007757C9">
              <w:rPr>
                <w:rStyle w:val="FootnoteReference"/>
              </w:rPr>
              <w:footnoteReference w:id="828"/>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33"/>
            <w:r w:rsidR="00D31F38" w:rsidRPr="00BE273A">
              <w:t xml:space="preserve">of </w:t>
            </w:r>
            <w:commentRangeEnd w:id="433"/>
            <w:r w:rsidR="00D31F38" w:rsidRPr="00BE273A">
              <w:rPr>
                <w:rStyle w:val="CommentReference"/>
                <w:rFonts w:eastAsiaTheme="minorHAnsi"/>
                <w:sz w:val="24"/>
              </w:rPr>
              <w:commentReference w:id="433"/>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lastRenderedPageBreak/>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29"/>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34"/>
            <w:r w:rsidRPr="00BE273A">
              <w:t xml:space="preserve">Bless </w:t>
            </w:r>
            <w:commentRangeEnd w:id="434"/>
            <w:r w:rsidRPr="00BE273A">
              <w:rPr>
                <w:rStyle w:val="CommentReference"/>
                <w:rFonts w:eastAsiaTheme="minorHAnsi"/>
                <w:sz w:val="24"/>
              </w:rPr>
              <w:commentReference w:id="434"/>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35" w:name="_Toc297322058"/>
      <w:bookmarkStart w:id="436" w:name="_Toc297407703"/>
      <w:bookmarkStart w:id="437" w:name="_Toc298445755"/>
      <w:bookmarkStart w:id="438" w:name="_Toc298681238"/>
      <w:bookmarkStart w:id="439" w:name="_Toc298447480"/>
      <w:r>
        <w:t>The Third Canticle: The Song of the Three Children—Abridged</w:t>
      </w:r>
      <w:r w:rsidR="003641E3">
        <w:rPr>
          <w:rStyle w:val="FootnoteReference"/>
        </w:rPr>
        <w:footnoteReference w:id="83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40"/>
            <w:r w:rsidRPr="00BE273A">
              <w:t xml:space="preserve">Blessed </w:t>
            </w:r>
            <w:commentRangeEnd w:id="440"/>
            <w:r w:rsidRPr="00BE273A">
              <w:rPr>
                <w:rStyle w:val="CommentReference"/>
                <w:rFonts w:eastAsiaTheme="minorHAnsi"/>
                <w:sz w:val="24"/>
              </w:rPr>
              <w:commentReference w:id="440"/>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lastRenderedPageBreak/>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31"/>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41"/>
            <w:r w:rsidRPr="00BE273A">
              <w:t>heaven</w:t>
            </w:r>
            <w:commentRangeEnd w:id="441"/>
            <w:r w:rsidRPr="00BE273A">
              <w:rPr>
                <w:rStyle w:val="CommentReference"/>
                <w:rFonts w:eastAsiaTheme="minorHAnsi"/>
                <w:sz w:val="24"/>
              </w:rPr>
              <w:commentReference w:id="441"/>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42"/>
            <w:r w:rsidRPr="00BE273A">
              <w:t>falling snow</w:t>
            </w:r>
            <w:commentRangeEnd w:id="442"/>
            <w:r w:rsidRPr="00BE273A">
              <w:rPr>
                <w:rStyle w:val="CommentReference"/>
                <w:rFonts w:eastAsiaTheme="minorHAnsi"/>
                <w:sz w:val="24"/>
              </w:rPr>
              <w:commentReference w:id="442"/>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43"/>
            <w:r w:rsidRPr="00BE273A">
              <w:t xml:space="preserve">Bless </w:t>
            </w:r>
            <w:commentRangeEnd w:id="443"/>
            <w:r w:rsidRPr="00BE273A">
              <w:rPr>
                <w:rStyle w:val="CommentReference"/>
                <w:rFonts w:eastAsiaTheme="minorHAnsi"/>
                <w:sz w:val="24"/>
              </w:rPr>
              <w:commentReference w:id="443"/>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32"/>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lastRenderedPageBreak/>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45"/>
            <w:r w:rsidRPr="00BE273A">
              <w:t xml:space="preserve"> </w:t>
            </w:r>
            <w:commentRangeEnd w:id="445"/>
            <w:r w:rsidRPr="00BE273A">
              <w:rPr>
                <w:rStyle w:val="CommentReference"/>
                <w:rFonts w:eastAsiaTheme="minorHAnsi"/>
                <w:sz w:val="24"/>
              </w:rPr>
              <w:commentReference w:id="445"/>
            </w:r>
            <w:r w:rsidRPr="00BE273A">
              <w:t xml:space="preserve">of men; </w:t>
            </w:r>
            <w:r>
              <w:t>[</w:t>
            </w:r>
            <w:r w:rsidRPr="00BE273A">
              <w:t>worship the Lord</w:t>
            </w:r>
            <w:r>
              <w:t>]</w:t>
            </w:r>
            <w:r>
              <w:rPr>
                <w:rStyle w:val="FootnoteReference"/>
              </w:rPr>
              <w:footnoteReference w:id="833"/>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46"/>
            <w:r w:rsidR="003758F4" w:rsidRPr="00BE273A">
              <w:t xml:space="preserve">of </w:t>
            </w:r>
            <w:commentRangeEnd w:id="446"/>
            <w:r w:rsidR="003758F4" w:rsidRPr="00BE273A">
              <w:rPr>
                <w:rStyle w:val="CommentReference"/>
                <w:rFonts w:eastAsiaTheme="minorHAnsi"/>
                <w:sz w:val="24"/>
              </w:rPr>
              <w:commentReference w:id="446"/>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34"/>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35"/>
      <w:bookmarkEnd w:id="436"/>
      <w:bookmarkEnd w:id="437"/>
      <w:bookmarkEnd w:id="438"/>
      <w:bookmarkEnd w:id="439"/>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commentRangeStart w:id="448"/>
            <w:r w:rsidRPr="00436BDD">
              <w:t>Ⲁⲣⲓⲯⲁⲗⲓⲛ</w:t>
            </w:r>
            <w:commentRangeEnd w:id="448"/>
            <w:r>
              <w:rPr>
                <w:rStyle w:val="CommentReference"/>
                <w:rFonts w:ascii="Garamond" w:hAnsi="Garamond" w:cstheme="minorBidi"/>
                <w:noProof w:val="0"/>
                <w:lang w:val="en-CA"/>
              </w:rPr>
              <w:commentReference w:id="448"/>
            </w:r>
            <w:r w:rsidRPr="00436BDD">
              <w:t xml:space="preserve">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49"/>
            <w:r>
              <w:t>Giver</w:t>
            </w:r>
            <w:r w:rsidRPr="00C05A5B">
              <w:t xml:space="preserve"> </w:t>
            </w:r>
            <w:commentRangeEnd w:id="449"/>
            <w:r>
              <w:rPr>
                <w:rStyle w:val="CommentReference"/>
                <w:rFonts w:eastAsiaTheme="minorHAnsi" w:cstheme="minorBidi"/>
                <w:color w:val="auto"/>
                <w:lang w:val="en-CA"/>
              </w:rPr>
              <w:commentReference w:id="449"/>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0"/>
            <w:r w:rsidRPr="00C05A5B">
              <w:t>nanias</w:t>
            </w:r>
            <w:commentRangeEnd w:id="450"/>
            <w:r>
              <w:rPr>
                <w:rStyle w:val="CommentReference"/>
                <w:rFonts w:eastAsiaTheme="minorHAnsi" w:cstheme="minorBidi"/>
                <w:color w:val="auto"/>
                <w:lang w:val="en-CA"/>
              </w:rPr>
              <w:commentReference w:id="450"/>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51"/>
            <w:r w:rsidRPr="00C05A5B">
              <w:t>Morning</w:t>
            </w:r>
            <w:commentRangeEnd w:id="451"/>
            <w:r>
              <w:rPr>
                <w:rStyle w:val="CommentReference"/>
                <w:rFonts w:eastAsiaTheme="minorHAnsi" w:cstheme="minorBidi"/>
                <w:color w:val="auto"/>
                <w:lang w:val="en-CA"/>
              </w:rPr>
              <w:commentReference w:id="451"/>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52"/>
            <w:r w:rsidRPr="00C05A5B">
              <w:t>Emmanuel</w:t>
            </w:r>
            <w:commentRangeEnd w:id="452"/>
            <w:r>
              <w:rPr>
                <w:rStyle w:val="CommentReference"/>
                <w:rFonts w:eastAsiaTheme="minorHAnsi" w:cstheme="minorBidi"/>
                <w:color w:val="auto"/>
                <w:lang w:val="en-CA"/>
              </w:rPr>
              <w:commentReference w:id="452"/>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53"/>
            <w:r w:rsidRPr="00C05A5B">
              <w:t xml:space="preserve">Proclaim </w:t>
            </w:r>
            <w:commentRangeEnd w:id="453"/>
            <w:r>
              <w:rPr>
                <w:rStyle w:val="CommentReference"/>
                <w:rFonts w:eastAsiaTheme="minorHAnsi" w:cstheme="minorBidi"/>
                <w:color w:val="auto"/>
                <w:lang w:val="en-CA"/>
              </w:rPr>
              <w:commentReference w:id="453"/>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lastRenderedPageBreak/>
              <w:t>¿</w:t>
            </w:r>
          </w:p>
        </w:tc>
        <w:tc>
          <w:tcPr>
            <w:tcW w:w="3960" w:type="dxa"/>
          </w:tcPr>
          <w:p w14:paraId="7E8DDB61" w14:textId="77777777" w:rsidR="00D31F38" w:rsidRPr="00C05A5B" w:rsidRDefault="00D31F38" w:rsidP="00E35F1F">
            <w:pPr>
              <w:pStyle w:val="EngHang"/>
              <w:rPr>
                <w:szCs w:val="20"/>
              </w:rPr>
            </w:pPr>
            <w:r>
              <w:t xml:space="preserve">Gather and </w:t>
            </w:r>
            <w:commentRangeStart w:id="454"/>
            <w:r>
              <w:t>persevere</w:t>
            </w:r>
            <w:commentRangeEnd w:id="454"/>
            <w:r>
              <w:rPr>
                <w:rStyle w:val="CommentReference"/>
                <w:rFonts w:eastAsiaTheme="minorHAnsi" w:cstheme="minorBidi"/>
                <w:color w:val="auto"/>
                <w:lang w:val="en-CA"/>
              </w:rPr>
              <w:commentReference w:id="454"/>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55"/>
            <w:r>
              <w:t>presbyters</w:t>
            </w:r>
            <w:commentRangeEnd w:id="455"/>
            <w:r>
              <w:rPr>
                <w:rStyle w:val="CommentReference"/>
                <w:rFonts w:eastAsiaTheme="minorHAnsi" w:cstheme="minorBidi"/>
                <w:color w:val="auto"/>
                <w:lang w:val="en-CA"/>
              </w:rPr>
              <w:commentReference w:id="455"/>
            </w:r>
            <w:r w:rsidRPr="00C05A5B">
              <w:t>:</w:t>
            </w:r>
          </w:p>
          <w:p w14:paraId="0639E799" w14:textId="77777777" w:rsidR="00D31F38" w:rsidRDefault="00D31F38" w:rsidP="00E35F1F">
            <w:pPr>
              <w:pStyle w:val="EngHang"/>
            </w:pPr>
            <w:r>
              <w:t>"</w:t>
            </w:r>
            <w:commentRangeStart w:id="456"/>
            <w:r>
              <w:t>Bless</w:t>
            </w:r>
            <w:commentRangeEnd w:id="456"/>
            <w:r>
              <w:rPr>
                <w:rStyle w:val="CommentReference"/>
                <w:rFonts w:eastAsiaTheme="minorHAnsi" w:cstheme="minorBidi"/>
                <w:color w:val="auto"/>
                <w:lang w:val="en-CA"/>
              </w:rPr>
              <w:commentReference w:id="456"/>
            </w:r>
            <w:r w:rsidRPr="00C05A5B">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57"/>
            <w:r>
              <w:t>day</w:t>
            </w:r>
            <w:commentRangeEnd w:id="457"/>
            <w:r>
              <w:rPr>
                <w:rStyle w:val="CommentReference"/>
                <w:rFonts w:eastAsiaTheme="minorHAnsi" w:cstheme="minorBidi"/>
                <w:color w:val="auto"/>
                <w:lang w:val="en-CA"/>
              </w:rPr>
              <w:commentReference w:id="457"/>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58"/>
            <w:r w:rsidRPr="00C05A5B">
              <w:t xml:space="preserve">souls </w:t>
            </w:r>
            <w:commentRangeEnd w:id="458"/>
            <w:r>
              <w:rPr>
                <w:rStyle w:val="CommentReference"/>
                <w:rFonts w:eastAsiaTheme="minorHAnsi" w:cstheme="minorBidi"/>
                <w:color w:val="auto"/>
                <w:lang w:val="en-CA"/>
              </w:rPr>
              <w:commentReference w:id="458"/>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59"/>
            <w:r w:rsidRPr="00C05A5B">
              <w:t>sea</w:t>
            </w:r>
            <w:commentRangeEnd w:id="459"/>
            <w:r>
              <w:rPr>
                <w:rStyle w:val="CommentReference"/>
                <w:rFonts w:eastAsiaTheme="minorHAnsi" w:cstheme="minorBidi"/>
                <w:color w:val="auto"/>
                <w:lang w:val="en-CA"/>
              </w:rPr>
              <w:commentReference w:id="459"/>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lastRenderedPageBreak/>
              <w:t>¿</w:t>
            </w:r>
          </w:p>
        </w:tc>
        <w:tc>
          <w:tcPr>
            <w:tcW w:w="3960" w:type="dxa"/>
          </w:tcPr>
          <w:p w14:paraId="227520B5" w14:textId="77777777" w:rsidR="00D31F38" w:rsidRPr="00C05A5B" w:rsidRDefault="00D31F38" w:rsidP="00E35F1F">
            <w:pPr>
              <w:pStyle w:val="EngHang"/>
              <w:rPr>
                <w:szCs w:val="20"/>
              </w:rPr>
            </w:pPr>
            <w:r w:rsidRPr="00C05A5B">
              <w:t>Praise without ceasing,</w:t>
            </w:r>
          </w:p>
          <w:p w14:paraId="027480CC" w14:textId="77777777" w:rsidR="00D31F38" w:rsidRPr="00C05A5B" w:rsidRDefault="00D31F38" w:rsidP="00E35F1F">
            <w:pPr>
              <w:pStyle w:val="EngHang"/>
              <w:rPr>
                <w:szCs w:val="20"/>
              </w:rPr>
            </w:pPr>
            <w:r w:rsidRPr="00C05A5B">
              <w:t>The Lord, the King of kings,</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7777777" w:rsidR="00D31F38" w:rsidRDefault="00D31F38" w:rsidP="00E35F1F">
            <w:pPr>
              <w:pStyle w:val="EngHang"/>
            </w:pPr>
            <w:r w:rsidRPr="00C05A5B">
              <w:t>"</w:t>
            </w:r>
            <w:r>
              <w:t>Bless</w:t>
            </w:r>
            <w:r w:rsidRPr="00C05A5B">
              <w:t xml:space="preserve"> the Lord, </w:t>
            </w:r>
            <w:commentRangeStart w:id="460"/>
            <w:r w:rsidRPr="00C05A5B">
              <w:t xml:space="preserve">all </w:t>
            </w:r>
            <w:commentRangeEnd w:id="460"/>
            <w:r>
              <w:rPr>
                <w:rStyle w:val="CommentReference"/>
                <w:rFonts w:eastAsiaTheme="minorHAnsi" w:cstheme="minorBidi"/>
                <w:color w:val="auto"/>
                <w:lang w:val="en-CA"/>
              </w:rPr>
              <w:commentReference w:id="460"/>
            </w:r>
            <w:r>
              <w:t>you birds</w:t>
            </w:r>
            <w:r w:rsidRPr="00C05A5B">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77777777" w:rsidR="00D31F38" w:rsidRPr="00C05A5B" w:rsidRDefault="00D31F38" w:rsidP="00E35F1F">
            <w:pPr>
              <w:pStyle w:val="EngHang"/>
              <w:rPr>
                <w:szCs w:val="20"/>
              </w:rPr>
            </w:pPr>
            <w:r w:rsidRPr="00C05A5B">
              <w:t>O ye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77777777" w:rsidR="00D31F38" w:rsidRDefault="00D31F38" w:rsidP="00E35F1F">
            <w:pPr>
              <w:pStyle w:val="EngHang"/>
            </w:pPr>
            <w:r w:rsidRPr="00C05A5B">
              <w:t>Bless ye the Lord of lords:</w:t>
            </w:r>
          </w:p>
          <w:p w14:paraId="26045516" w14:textId="77777777" w:rsidR="00D31F38" w:rsidRPr="00C05A5B" w:rsidRDefault="00D31F38" w:rsidP="00E35F1F">
            <w:pPr>
              <w:pStyle w:val="EngHangEnd"/>
            </w:pPr>
            <w:r w:rsidRPr="00C05A5B">
              <w:t>Praise ye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61"/>
            <w:r w:rsidRPr="00C05A5B">
              <w:t>heretics</w:t>
            </w:r>
            <w:commentRangeEnd w:id="461"/>
            <w:r>
              <w:rPr>
                <w:rStyle w:val="CommentReference"/>
                <w:rFonts w:eastAsiaTheme="minorHAnsi" w:cstheme="minorBidi"/>
                <w:color w:val="auto"/>
                <w:lang w:val="en-CA"/>
              </w:rPr>
              <w:commentReference w:id="461"/>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777777" w:rsidR="00D31F38" w:rsidRPr="00C05A5B" w:rsidRDefault="00D31F38" w:rsidP="00E35F1F">
            <w:pPr>
              <w:pStyle w:val="EngHang"/>
              <w:rPr>
                <w:szCs w:val="20"/>
              </w:rPr>
            </w:pPr>
            <w:r w:rsidRPr="00C05A5B">
              <w:t>Ye servants of the True God,</w:t>
            </w:r>
          </w:p>
          <w:p w14:paraId="33D6BD83" w14:textId="77777777" w:rsidR="00D31F38" w:rsidRPr="00C05A5B" w:rsidRDefault="00D31F38" w:rsidP="00E35F1F">
            <w:pPr>
              <w:pStyle w:val="EngHang"/>
              <w:rPr>
                <w:szCs w:val="20"/>
              </w:rPr>
            </w:pPr>
            <w:r w:rsidRPr="00C05A5B">
              <w:t xml:space="preserve">And </w:t>
            </w:r>
            <w:commentRangeStart w:id="462"/>
            <w:r w:rsidRPr="00C05A5B">
              <w:t xml:space="preserve">spirits </w:t>
            </w:r>
            <w:commentRangeEnd w:id="462"/>
            <w:r>
              <w:rPr>
                <w:rStyle w:val="CommentReference"/>
                <w:rFonts w:eastAsiaTheme="minorHAnsi" w:cstheme="minorBidi"/>
                <w:color w:val="auto"/>
                <w:lang w:val="en-CA"/>
              </w:rPr>
              <w:commentReference w:id="462"/>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63"/>
            <w:r>
              <w:t>contrite</w:t>
            </w:r>
            <w:r w:rsidRPr="00C05A5B">
              <w:t xml:space="preserve"> </w:t>
            </w:r>
            <w:commentRangeEnd w:id="463"/>
            <w:r>
              <w:rPr>
                <w:rStyle w:val="CommentReference"/>
                <w:rFonts w:eastAsiaTheme="minorHAnsi" w:cstheme="minorBidi"/>
                <w:color w:val="auto"/>
                <w:lang w:val="en-CA"/>
              </w:rPr>
              <w:commentReference w:id="463"/>
            </w:r>
            <w:commentRangeStart w:id="464"/>
            <w:r w:rsidRPr="00C05A5B">
              <w:t>hearts</w:t>
            </w:r>
            <w:commentRangeEnd w:id="464"/>
            <w:r>
              <w:rPr>
                <w:rStyle w:val="CommentReference"/>
                <w:rFonts w:eastAsiaTheme="minorHAnsi" w:cstheme="minorBidi"/>
                <w:color w:val="auto"/>
                <w:lang w:val="en-CA"/>
              </w:rPr>
              <w:commentReference w:id="464"/>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65"/>
            <w:r w:rsidRPr="00C05A5B">
              <w:t>Make haste and be very attentive</w:t>
            </w:r>
            <w:commentRangeEnd w:id="465"/>
            <w:r>
              <w:rPr>
                <w:rStyle w:val="CommentReference"/>
                <w:rFonts w:eastAsiaTheme="minorHAnsi" w:cstheme="minorBidi"/>
                <w:color w:val="auto"/>
                <w:lang w:val="en-CA"/>
              </w:rPr>
              <w:commentReference w:id="465"/>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66"/>
            <w:r w:rsidRPr="00C05A5B">
              <w:t xml:space="preserve">righteous </w:t>
            </w:r>
            <w:commentRangeEnd w:id="466"/>
            <w:r>
              <w:rPr>
                <w:rStyle w:val="CommentReference"/>
                <w:rFonts w:eastAsiaTheme="minorHAnsi" w:cstheme="minorBidi"/>
                <w:color w:val="auto"/>
                <w:lang w:val="en-CA"/>
              </w:rPr>
              <w:commentReference w:id="466"/>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77777777" w:rsidR="00D31F38" w:rsidRPr="00C05A5B" w:rsidRDefault="00D31F38" w:rsidP="00E35F1F">
            <w:pPr>
              <w:pStyle w:val="EngHang"/>
              <w:rPr>
                <w:szCs w:val="20"/>
              </w:rPr>
            </w:pPr>
            <w:r>
              <w:t xml:space="preserve">Let him not be </w:t>
            </w:r>
            <w:commentRangeStart w:id="467"/>
            <w:r>
              <w:t>condemned</w:t>
            </w:r>
            <w:commentRangeEnd w:id="467"/>
            <w:r>
              <w:rPr>
                <w:rStyle w:val="CommentReference"/>
                <w:rFonts w:eastAsiaTheme="minorHAnsi" w:cstheme="minorBidi"/>
                <w:color w:val="auto"/>
                <w:lang w:val="en-CA"/>
              </w:rPr>
              <w:commentReference w:id="467"/>
            </w:r>
            <w:r w:rsidRPr="00C05A5B">
              <w:t xml:space="preserve">, </w:t>
            </w:r>
          </w:p>
          <w:p w14:paraId="25CD9610" w14:textId="77777777" w:rsidR="00D31F38" w:rsidRDefault="00D31F38" w:rsidP="00E35F1F">
            <w:pPr>
              <w:pStyle w:val="EngHang"/>
            </w:pPr>
            <w:r w:rsidRPr="00C05A5B">
              <w:t xml:space="preserve">That he may </w:t>
            </w:r>
            <w:commentRangeStart w:id="468"/>
            <w:r w:rsidRPr="00C05A5B">
              <w:t xml:space="preserve">join </w:t>
            </w:r>
            <w:commentRangeEnd w:id="468"/>
            <w:r>
              <w:rPr>
                <w:rStyle w:val="CommentReference"/>
                <w:rFonts w:eastAsiaTheme="minorHAnsi" w:cstheme="minorBidi"/>
                <w:color w:val="auto"/>
                <w:lang w:val="en-CA"/>
              </w:rPr>
              <w:commentReference w:id="468"/>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44831387" w14:textId="04B4AF5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44A4C">
        <w:rPr>
          <w:noProof/>
        </w:rPr>
        <w:t>974</w:t>
      </w:r>
      <w:r>
        <w:fldChar w:fldCharType="end"/>
      </w:r>
      <w:r>
        <w:t>.</w:t>
      </w:r>
    </w:p>
    <w:p w14:paraId="1CC85704" w14:textId="77777777" w:rsidR="00D31F38" w:rsidRDefault="00D31F38" w:rsidP="00D31F38">
      <w:pPr>
        <w:pStyle w:val="Heading4"/>
      </w:pPr>
      <w:bookmarkStart w:id="469" w:name="_Toc297322059"/>
      <w:bookmarkStart w:id="470" w:name="_Toc297407704"/>
      <w:bookmarkStart w:id="471" w:name="_Toc298445756"/>
      <w:bookmarkStart w:id="472" w:name="_Toc298681239"/>
      <w:bookmarkStart w:id="473" w:name="_Toc298447481"/>
      <w:r>
        <w:t>We Follow You</w:t>
      </w:r>
      <w:bookmarkEnd w:id="469"/>
      <w:bookmarkEnd w:id="470"/>
      <w:bookmarkEnd w:id="471"/>
      <w:bookmarkEnd w:id="472"/>
      <w:bookmarkEnd w:id="47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lastRenderedPageBreak/>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77777777" w:rsidR="00D31F38" w:rsidRDefault="00D31F38" w:rsidP="00E35F1F">
            <w:pPr>
              <w:pStyle w:val="EngHang"/>
            </w:pPr>
            <w:r w:rsidRPr="001A0083">
              <w:t xml:space="preserve">And according to </w:t>
            </w:r>
            <w:r>
              <w:t>Your</w:t>
            </w:r>
            <w:r w:rsidRPr="001A0083">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74" w:name="_Toc297322060"/>
      <w:bookmarkStart w:id="475" w:name="_Toc297407705"/>
      <w:bookmarkStart w:id="476" w:name="_Toc298445757"/>
      <w:bookmarkStart w:id="477" w:name="_Toc298681240"/>
      <w:bookmarkStart w:id="478" w:name="_Toc298447482"/>
      <w:bookmarkStart w:id="479" w:name="_Toc308441897"/>
      <w:bookmarkStart w:id="480" w:name="_Ref448228216"/>
      <w:bookmarkStart w:id="481" w:name="_Ref448228224"/>
      <w:r>
        <w:lastRenderedPageBreak/>
        <w:t>The Communion of the Saints</w:t>
      </w:r>
      <w:bookmarkEnd w:id="474"/>
      <w:bookmarkEnd w:id="475"/>
      <w:bookmarkEnd w:id="476"/>
      <w:bookmarkEnd w:id="477"/>
      <w:bookmarkEnd w:id="478"/>
      <w:bookmarkEnd w:id="479"/>
      <w:bookmarkEnd w:id="480"/>
      <w:bookmarkEnd w:id="48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8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82"/>
            <w:r>
              <w:rPr>
                <w:rStyle w:val="CommentReference"/>
                <w:rFonts w:ascii="Garamond" w:hAnsi="Garamond" w:cstheme="minorBidi"/>
                <w:noProof w:val="0"/>
                <w:lang w:val="en-CA"/>
              </w:rPr>
              <w:commentReference w:id="48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83"/>
            <w:r w:rsidRPr="00006239">
              <w:t>My</w:t>
            </w:r>
            <w:commentRangeEnd w:id="483"/>
            <w:r>
              <w:rPr>
                <w:rStyle w:val="CommentReference"/>
                <w:rFonts w:eastAsiaTheme="minorHAnsi" w:cstheme="minorBidi"/>
                <w:color w:val="auto"/>
                <w:lang w:val="en-CA"/>
              </w:rPr>
              <w:commentReference w:id="48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8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84"/>
            <w:r>
              <w:rPr>
                <w:rStyle w:val="CommentReference"/>
                <w:rFonts w:ascii="Garamond" w:hAnsi="Garamond" w:cstheme="minorBidi"/>
                <w:noProof w:val="0"/>
                <w:lang w:val="en-CA"/>
              </w:rPr>
              <w:commentReference w:id="48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lastRenderedPageBreak/>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lastRenderedPageBreak/>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lastRenderedPageBreak/>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85"/>
            <w:r w:rsidRPr="00FC3604">
              <w:t>ⲡⲓϣⲟⲙⲧ ϣⲉ ⲙⲏⲧ ϣ̀ⲙⲏⲛ</w:t>
            </w:r>
            <w:commentRangeEnd w:id="485"/>
            <w:r>
              <w:rPr>
                <w:rStyle w:val="CommentReference"/>
                <w:rFonts w:ascii="Garamond" w:hAnsi="Garamond" w:cstheme="minorBidi"/>
                <w:noProof w:val="0"/>
                <w:lang w:val="en-CA"/>
              </w:rPr>
              <w:commentReference w:id="48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48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86"/>
            <w:r>
              <w:rPr>
                <w:rStyle w:val="CommentReference"/>
                <w:rFonts w:eastAsiaTheme="minorHAnsi" w:cstheme="minorBidi"/>
                <w:color w:val="auto"/>
                <w:lang w:val="en-CA"/>
              </w:rPr>
              <w:commentReference w:id="48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87"/>
            <w:r w:rsidRPr="00645C3A">
              <w:t xml:space="preserve">Pray </w:t>
            </w:r>
            <w:commentRangeEnd w:id="487"/>
            <w:r>
              <w:rPr>
                <w:rStyle w:val="CommentReference"/>
                <w:rFonts w:eastAsiaTheme="minorHAnsi" w:cstheme="minorBidi"/>
                <w:color w:val="auto"/>
                <w:lang w:val="en-CA"/>
              </w:rPr>
              <w:commentReference w:id="48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88"/>
            </w:r>
          </w:p>
        </w:tc>
      </w:tr>
    </w:tbl>
    <w:p w14:paraId="38417DCC" w14:textId="77777777" w:rsidR="00D31F38" w:rsidRDefault="00D31F38" w:rsidP="00D31F38">
      <w:pPr>
        <w:pStyle w:val="Heading4"/>
      </w:pPr>
      <w:bookmarkStart w:id="489" w:name="_Toc298681241"/>
      <w:bookmarkStart w:id="490" w:name="_Toc308441898"/>
      <w:r>
        <w:lastRenderedPageBreak/>
        <w:t xml:space="preserve">A </w:t>
      </w:r>
      <w:commentRangeStart w:id="491"/>
      <w:r>
        <w:t xml:space="preserve">Short </w:t>
      </w:r>
      <w:commentRangeEnd w:id="491"/>
      <w:r>
        <w:rPr>
          <w:rStyle w:val="CommentReference"/>
          <w:rFonts w:eastAsiaTheme="minorHAnsi" w:cstheme="minorBidi"/>
          <w:b w:val="0"/>
          <w:bCs w:val="0"/>
        </w:rPr>
        <w:commentReference w:id="491"/>
      </w:r>
      <w:commentRangeStart w:id="492"/>
      <w:r>
        <w:t xml:space="preserve">Communion </w:t>
      </w:r>
      <w:commentRangeEnd w:id="492"/>
      <w:r>
        <w:rPr>
          <w:rStyle w:val="CommentReference"/>
          <w:rFonts w:eastAsiaTheme="minorHAnsi" w:cstheme="minorBidi"/>
          <w:b w:val="0"/>
          <w:bCs w:val="0"/>
        </w:rPr>
        <w:commentReference w:id="49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49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493"/>
            <w:r>
              <w:rPr>
                <w:rStyle w:val="CommentReference"/>
                <w:rFonts w:ascii="Garamond" w:hAnsi="Garamond" w:cstheme="minorBidi"/>
                <w:noProof w:val="0"/>
                <w:lang w:val="en-CA"/>
              </w:rPr>
              <w:commentReference w:id="49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494"/>
            <w:r w:rsidRPr="00006239">
              <w:t>My</w:t>
            </w:r>
            <w:commentRangeEnd w:id="494"/>
            <w:r>
              <w:rPr>
                <w:rStyle w:val="CommentReference"/>
                <w:rFonts w:eastAsiaTheme="minorHAnsi" w:cstheme="minorBidi"/>
                <w:color w:val="auto"/>
                <w:lang w:val="en-CA"/>
              </w:rPr>
              <w:commentReference w:id="49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lastRenderedPageBreak/>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495"/>
            <w:r w:rsidRPr="00FC3604">
              <w:t>ⲡⲓϣⲟⲙⲧ ϣⲉ ⲙⲏⲧ ϣ̀ⲙⲏⲛ</w:t>
            </w:r>
            <w:commentRangeEnd w:id="495"/>
            <w:r>
              <w:rPr>
                <w:rStyle w:val="CommentReference"/>
                <w:rFonts w:ascii="Garamond" w:hAnsi="Garamond" w:cstheme="minorBidi"/>
                <w:noProof w:val="0"/>
                <w:lang w:val="en-CA"/>
              </w:rPr>
              <w:commentReference w:id="49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496"/>
            <w:r w:rsidRPr="000100FF">
              <w:t xml:space="preserve">Pray </w:t>
            </w:r>
            <w:commentRangeEnd w:id="496"/>
            <w:r>
              <w:rPr>
                <w:rStyle w:val="CommentReference"/>
                <w:rFonts w:eastAsiaTheme="minorHAnsi" w:cstheme="minorBidi"/>
                <w:color w:val="auto"/>
                <w:lang w:val="en-CA"/>
              </w:rPr>
              <w:commentReference w:id="49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lastRenderedPageBreak/>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49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497"/>
            <w:r>
              <w:rPr>
                <w:rStyle w:val="CommentReference"/>
                <w:rFonts w:eastAsiaTheme="minorHAnsi" w:cstheme="minorBidi"/>
                <w:color w:val="auto"/>
                <w:lang w:val="en-CA"/>
              </w:rPr>
              <w:commentReference w:id="49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498" w:name="_Ref448228235"/>
      <w:r>
        <w:rPr>
          <w:lang w:val="en-US"/>
        </w:rPr>
        <w:t>The Doxologies</w:t>
      </w:r>
      <w:bookmarkEnd w:id="489"/>
      <w:bookmarkEnd w:id="490"/>
      <w:bookmarkEnd w:id="498"/>
    </w:p>
    <w:p w14:paraId="04E32178" w14:textId="0D7437A1" w:rsidR="00D31F38" w:rsidRDefault="00D31F38" w:rsidP="00D31F38">
      <w:pPr>
        <w:pStyle w:val="Rubric"/>
        <w:rPr>
          <w:lang w:val="en-US"/>
        </w:rPr>
      </w:pPr>
      <w:bookmarkStart w:id="499"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44A4C">
        <w:rPr>
          <w:noProof/>
          <w:lang w:val="en-US"/>
        </w:rPr>
        <w:t>64</w:t>
      </w:r>
      <w:r>
        <w:rPr>
          <w:lang w:val="en-US"/>
        </w:rPr>
        <w:fldChar w:fldCharType="end"/>
      </w:r>
      <w:r>
        <w:rPr>
          <w:lang w:val="en-US"/>
        </w:rPr>
        <w:t>.</w:t>
      </w:r>
    </w:p>
    <w:p w14:paraId="1887BB95" w14:textId="77777777" w:rsidR="00D31F38" w:rsidRDefault="00D31F38" w:rsidP="00D31F38">
      <w:pPr>
        <w:pStyle w:val="Heading4"/>
        <w:rPr>
          <w:lang w:val="en-US"/>
        </w:rPr>
      </w:pPr>
      <w:bookmarkStart w:id="500" w:name="_Toc308441900"/>
      <w:bookmarkStart w:id="501" w:name="_Ref434487886"/>
      <w:bookmarkStart w:id="502" w:name="_Ref434487891"/>
      <w:r>
        <w:rPr>
          <w:lang w:val="en-US"/>
        </w:rPr>
        <w:lastRenderedPageBreak/>
        <w:t>The Doxology of the Virgin for Midnight Praise</w:t>
      </w:r>
      <w:bookmarkEnd w:id="500"/>
      <w:bookmarkEnd w:id="501"/>
      <w:bookmarkEnd w:id="50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03"/>
            <w:r>
              <w:t>Godhead</w:t>
            </w:r>
            <w:commentRangeEnd w:id="503"/>
            <w:r>
              <w:rPr>
                <w:rStyle w:val="CommentReference"/>
                <w:rFonts w:eastAsiaTheme="minorHAnsi" w:cstheme="minorBidi"/>
                <w:color w:val="auto"/>
                <w:lang w:val="en-CA"/>
              </w:rPr>
              <w:commentReference w:id="50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04"/>
            <w:r>
              <w:t xml:space="preserve">to </w:t>
            </w:r>
            <w:commentRangeEnd w:id="504"/>
            <w:r>
              <w:rPr>
                <w:rStyle w:val="CommentReference"/>
                <w:rFonts w:eastAsiaTheme="minorHAnsi" w:cstheme="minorBidi"/>
                <w:color w:val="auto"/>
                <w:lang w:val="en-CA"/>
              </w:rPr>
              <w:commentReference w:id="50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35"/>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05"/>
            <w:r>
              <w:t xml:space="preserve">faithful </w:t>
            </w:r>
            <w:commentRangeEnd w:id="505"/>
            <w:r>
              <w:rPr>
                <w:rStyle w:val="CommentReference"/>
                <w:rFonts w:eastAsiaTheme="minorHAnsi" w:cstheme="minorBidi"/>
                <w:color w:val="auto"/>
                <w:lang w:val="en-CA"/>
              </w:rPr>
              <w:commentReference w:id="50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581FE47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44A4C">
        <w:rPr>
          <w:noProof/>
          <w:lang w:val="en-US"/>
        </w:rPr>
        <w:t>981</w:t>
      </w:r>
      <w:r>
        <w:rPr>
          <w:lang w:val="en-US"/>
        </w:rPr>
        <w:fldChar w:fldCharType="end"/>
      </w:r>
      <w:r>
        <w:rPr>
          <w:lang w:val="en-US"/>
        </w:rPr>
        <w:t>.</w:t>
      </w:r>
    </w:p>
    <w:p w14:paraId="367F23ED" w14:textId="77777777" w:rsidR="00D31F38" w:rsidRDefault="00D31F38" w:rsidP="00D31F38">
      <w:pPr>
        <w:pStyle w:val="Heading4"/>
        <w:rPr>
          <w:lang w:val="en-US"/>
        </w:rPr>
      </w:pPr>
      <w:bookmarkStart w:id="506" w:name="_Toc308441901"/>
      <w:r>
        <w:rPr>
          <w:lang w:val="en-US"/>
        </w:rPr>
        <w:t>The Conclusion of the Doxologies</w:t>
      </w:r>
      <w:bookmarkEnd w:id="499"/>
      <w:bookmarkEnd w:id="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36"/>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07" w:name="_Ref448228501"/>
      <w:bookmarkStart w:id="508" w:name="_Ref448228505"/>
      <w:r>
        <w:lastRenderedPageBreak/>
        <w:t>The Fourth Canticle</w:t>
      </w:r>
      <w:bookmarkEnd w:id="507"/>
      <w:bookmarkEnd w:id="508"/>
    </w:p>
    <w:p w14:paraId="575FD42E" w14:textId="77777777" w:rsidR="00D31F38" w:rsidRDefault="00D31F38" w:rsidP="00D31F38">
      <w:pPr>
        <w:pStyle w:val="Heading4"/>
      </w:pPr>
      <w:bookmarkStart w:id="509" w:name="_Toc410196423"/>
      <w:bookmarkStart w:id="510" w:name="_Toc410196925"/>
      <w:bookmarkStart w:id="511" w:name="_Ref434580708"/>
      <w:bookmarkStart w:id="512" w:name="_Ref434580714"/>
      <w:r>
        <w:t>The Fourth Canticle</w:t>
      </w:r>
      <w:bookmarkEnd w:id="509"/>
      <w:bookmarkEnd w:id="510"/>
      <w:bookmarkEnd w:id="511"/>
      <w:bookmarkEnd w:id="51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13" w:name="_Toc297322062"/>
      <w:bookmarkStart w:id="514" w:name="_Toc297407707"/>
      <w:bookmarkStart w:id="515" w:name="_Toc298445759"/>
      <w:bookmarkStart w:id="516" w:name="_Toc298681245"/>
      <w:bookmarkStart w:id="517" w:name="_Toc298447484"/>
      <w:r>
        <w:rPr>
          <w:lang w:val="en-US"/>
        </w:rPr>
        <w:t>Psalm 148</w:t>
      </w:r>
      <w:bookmarkEnd w:id="513"/>
      <w:bookmarkEnd w:id="514"/>
      <w:bookmarkEnd w:id="515"/>
      <w:bookmarkEnd w:id="516"/>
      <w:bookmarkEnd w:id="51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37"/>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18"/>
            <w:commentRangeStart w:id="519"/>
            <w:r w:rsidRPr="00FC3604">
              <w:t>For</w:t>
            </w:r>
            <w:commentRangeEnd w:id="518"/>
            <w:r w:rsidRPr="00FC3604">
              <w:rPr>
                <w:rStyle w:val="CommentReference"/>
                <w:rFonts w:cstheme="minorBidi"/>
                <w:color w:val="auto"/>
                <w:lang w:val="en-CA"/>
              </w:rPr>
              <w:commentReference w:id="518"/>
            </w:r>
            <w:r w:rsidRPr="00FC3604">
              <w:t xml:space="preserve"> He spoke and </w:t>
            </w:r>
            <w:r w:rsidRPr="00FC3604">
              <w:rPr>
                <w:color w:val="auto"/>
              </w:rPr>
              <w:t>they</w:t>
            </w:r>
            <w:r w:rsidRPr="00FC3604">
              <w:t xml:space="preserve"> came to be!</w:t>
            </w:r>
            <w:commentRangeEnd w:id="519"/>
            <w:r>
              <w:rPr>
                <w:rStyle w:val="CommentReference"/>
                <w:rFonts w:cstheme="minorBidi"/>
                <w:color w:val="auto"/>
                <w:lang w:val="en-CA"/>
              </w:rPr>
              <w:commentReference w:id="51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0"/>
            <w:r w:rsidR="00D31F38">
              <w:rPr>
                <w:rStyle w:val="CommentReference"/>
                <w:rFonts w:eastAsiaTheme="minorHAnsi" w:cstheme="minorBidi"/>
                <w:color w:val="auto"/>
                <w:lang w:val="en-CA"/>
              </w:rPr>
              <w:commentReference w:id="52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21"/>
            <w:r w:rsidRPr="00FC3604">
              <w:t>Praise the Lord from the earth!</w:t>
            </w:r>
            <w:commentRangeEnd w:id="521"/>
            <w:r>
              <w:rPr>
                <w:rStyle w:val="CommentReference"/>
                <w:rFonts w:cstheme="minorBidi"/>
                <w:color w:val="auto"/>
                <w:lang w:val="en-CA"/>
              </w:rPr>
              <w:commentReference w:id="52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22"/>
            <w:r w:rsidRPr="007425E1">
              <w:rPr>
                <w:rFonts w:eastAsiaTheme="minorHAnsi"/>
              </w:rPr>
              <w:t xml:space="preserve">His </w:t>
            </w:r>
            <w:commentRangeEnd w:id="522"/>
            <w:r>
              <w:rPr>
                <w:rStyle w:val="CommentReference"/>
                <w:rFonts w:eastAsiaTheme="minorHAnsi" w:cstheme="minorBidi"/>
                <w:color w:val="auto"/>
                <w:lang w:val="en-CA"/>
              </w:rPr>
              <w:commentReference w:id="522"/>
            </w:r>
            <w:r w:rsidRPr="007425E1">
              <w:rPr>
                <w:rFonts w:eastAsiaTheme="minorHAnsi"/>
              </w:rPr>
              <w:t>glory is above the earth and heaven</w:t>
            </w:r>
            <w:r w:rsidR="00A17656">
              <w:rPr>
                <w:rStyle w:val="FootnoteReference"/>
                <w:rFonts w:eastAsiaTheme="minorHAnsi"/>
              </w:rPr>
              <w:footnoteReference w:id="838"/>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39"/>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23" w:name="_Toc297322063"/>
      <w:bookmarkStart w:id="524" w:name="_Toc297407708"/>
      <w:bookmarkStart w:id="525" w:name="_Toc298445760"/>
      <w:bookmarkStart w:id="526" w:name="_Toc298681246"/>
      <w:bookmarkStart w:id="527" w:name="_Toc298447485"/>
      <w:r>
        <w:rPr>
          <w:lang w:val="en-US"/>
        </w:rPr>
        <w:t>Psalm 149</w:t>
      </w:r>
      <w:bookmarkEnd w:id="523"/>
      <w:bookmarkEnd w:id="524"/>
      <w:bookmarkEnd w:id="525"/>
      <w:bookmarkEnd w:id="526"/>
      <w:bookmarkEnd w:id="52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28"/>
            <w:r w:rsidRPr="007425E1">
              <w:rPr>
                <w:rFonts w:eastAsiaTheme="minorHAnsi"/>
              </w:rPr>
              <w:t>chorus</w:t>
            </w:r>
            <w:commentRangeEnd w:id="528"/>
            <w:r>
              <w:rPr>
                <w:rStyle w:val="CommentReference"/>
                <w:rFonts w:eastAsiaTheme="minorHAnsi" w:cstheme="minorBidi"/>
                <w:color w:val="auto"/>
                <w:lang w:val="en-CA"/>
              </w:rPr>
              <w:commentReference w:id="52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29"/>
            <w:r w:rsidRPr="007425E1">
              <w:rPr>
                <w:rFonts w:eastAsiaTheme="minorHAnsi"/>
              </w:rPr>
              <w:t xml:space="preserve"> </w:t>
            </w:r>
            <w:commentRangeEnd w:id="529"/>
            <w:r>
              <w:rPr>
                <w:rStyle w:val="CommentReference"/>
                <w:rFonts w:eastAsiaTheme="minorHAnsi" w:cstheme="minorBidi"/>
                <w:color w:val="auto"/>
                <w:lang w:val="en-CA"/>
              </w:rPr>
              <w:commentReference w:id="52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0"/>
            <w:r w:rsidR="00D31F38">
              <w:t>rejoice</w:t>
            </w:r>
            <w:r w:rsidR="00D31F38" w:rsidRPr="007425E1">
              <w:t xml:space="preserve"> </w:t>
            </w:r>
            <w:commentRangeEnd w:id="530"/>
            <w:r w:rsidR="00D31F38">
              <w:rPr>
                <w:rStyle w:val="CommentReference"/>
                <w:rFonts w:cstheme="minorBidi"/>
                <w:color w:val="auto"/>
                <w:lang w:val="en-CA"/>
              </w:rPr>
              <w:commentReference w:id="53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31"/>
            <w:r w:rsidRPr="007425E1">
              <w:rPr>
                <w:rFonts w:eastAsiaTheme="minorHAnsi"/>
              </w:rPr>
              <w:t>mouth</w:t>
            </w:r>
            <w:commentRangeEnd w:id="531"/>
            <w:r w:rsidR="002275C0">
              <w:rPr>
                <w:rFonts w:eastAsiaTheme="minorHAnsi"/>
              </w:rPr>
              <w:t>s</w:t>
            </w:r>
            <w:r>
              <w:rPr>
                <w:rStyle w:val="CommentReference"/>
                <w:rFonts w:eastAsiaTheme="minorHAnsi" w:cstheme="minorBidi"/>
                <w:color w:val="auto"/>
                <w:lang w:val="en-CA"/>
              </w:rPr>
              <w:commentReference w:id="53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32"/>
            <w:r>
              <w:t>rebukes</w:t>
            </w:r>
            <w:r w:rsidRPr="007425E1">
              <w:t xml:space="preserve"> </w:t>
            </w:r>
            <w:commentRangeEnd w:id="532"/>
            <w:r>
              <w:rPr>
                <w:rStyle w:val="CommentReference"/>
                <w:rFonts w:cstheme="minorBidi"/>
                <w:color w:val="auto"/>
                <w:lang w:val="en-CA"/>
              </w:rPr>
              <w:commentReference w:id="53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33" w:name="_Toc297322064"/>
      <w:bookmarkStart w:id="534" w:name="_Toc297407709"/>
      <w:bookmarkStart w:id="535" w:name="_Toc298445761"/>
      <w:bookmarkStart w:id="536" w:name="_Toc298681247"/>
      <w:bookmarkStart w:id="537" w:name="_Toc298447486"/>
      <w:r>
        <w:rPr>
          <w:lang w:val="en-US"/>
        </w:rPr>
        <w:t>Psalm 150</w:t>
      </w:r>
      <w:bookmarkEnd w:id="533"/>
      <w:bookmarkEnd w:id="534"/>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38"/>
            <w:r w:rsidRPr="007425E1">
              <w:t xml:space="preserve">psaltery </w:t>
            </w:r>
            <w:commentRangeEnd w:id="538"/>
            <w:r>
              <w:rPr>
                <w:rStyle w:val="CommentReference"/>
                <w:rFonts w:cstheme="minorBidi"/>
                <w:color w:val="auto"/>
                <w:lang w:val="en-CA"/>
              </w:rPr>
              <w:commentReference w:id="53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39"/>
            <w:r w:rsidRPr="007425E1">
              <w:t>chorus</w:t>
            </w:r>
            <w:commentRangeEnd w:id="539"/>
            <w:r>
              <w:rPr>
                <w:rStyle w:val="CommentReference"/>
                <w:rFonts w:cstheme="minorBidi"/>
                <w:color w:val="auto"/>
                <w:lang w:val="en-CA"/>
              </w:rPr>
              <w:commentReference w:id="539"/>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43459E8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44A4C">
        <w:rPr>
          <w:noProof/>
        </w:rPr>
        <w:t>372</w:t>
      </w:r>
      <w:r>
        <w:fldChar w:fldCharType="end"/>
      </w:r>
      <w:r>
        <w:t xml:space="preserve">, or Seasonal Psali (see </w:t>
      </w:r>
      <w:r>
        <w:fldChar w:fldCharType="begin"/>
      </w:r>
      <w:r>
        <w:instrText xml:space="preserve"> PAGEREF _Ref448471804 \h </w:instrText>
      </w:r>
      <w:r>
        <w:fldChar w:fldCharType="separate"/>
      </w:r>
      <w:r w:rsidR="00044A4C">
        <w:rPr>
          <w:noProof/>
        </w:rPr>
        <w:t>563</w:t>
      </w:r>
      <w:r>
        <w:fldChar w:fldCharType="end"/>
      </w:r>
      <w:r>
        <w:t>).</w:t>
      </w:r>
    </w:p>
    <w:p w14:paraId="5A663977" w14:textId="77777777" w:rsidR="00E35F1F" w:rsidRDefault="00E35F1F">
      <w:pPr>
        <w:jc w:val="left"/>
        <w:rPr>
          <w:rFonts w:ascii="Castellar" w:eastAsiaTheme="majorEastAsia" w:hAnsi="Castellar" w:cstheme="majorBidi"/>
          <w:b/>
          <w:bCs/>
          <w:color w:val="000000" w:themeColor="text1"/>
          <w:sz w:val="56"/>
          <w:szCs w:val="56"/>
        </w:rPr>
      </w:pPr>
      <w:r>
        <w:br w:type="page"/>
      </w:r>
    </w:p>
    <w:p w14:paraId="779A06CF" w14:textId="4AE3D0BC" w:rsidR="00E35F1F" w:rsidRDefault="00D31F38" w:rsidP="00D31F38">
      <w:pPr>
        <w:pStyle w:val="Heading1"/>
      </w:pPr>
      <w:bookmarkStart w:id="540" w:name="_Ref448228521"/>
      <w:bookmarkStart w:id="541" w:name="_Ref448228524"/>
      <w:bookmarkStart w:id="542" w:name="_Ref448471720"/>
      <w:bookmarkStart w:id="543" w:name="_Toc448515390"/>
      <w:r>
        <w:lastRenderedPageBreak/>
        <w:t>The Annual Psalis and Theotokia</w:t>
      </w:r>
      <w:bookmarkEnd w:id="540"/>
      <w:bookmarkEnd w:id="541"/>
      <w:bookmarkEnd w:id="542"/>
      <w:bookmarkEnd w:id="543"/>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44" w:name="_Toc448515391"/>
      <w:r>
        <w:lastRenderedPageBreak/>
        <w:t>Sunday</w:t>
      </w:r>
      <w:bookmarkEnd w:id="544"/>
    </w:p>
    <w:p w14:paraId="45726092" w14:textId="77777777" w:rsidR="00E35F1F" w:rsidRDefault="00E35F1F" w:rsidP="00E35F1F">
      <w:pPr>
        <w:pStyle w:val="Heading3"/>
        <w:rPr>
          <w:lang w:val="en-US"/>
        </w:rPr>
      </w:pPr>
      <w:bookmarkStart w:id="545" w:name="_Toc297322066"/>
      <w:bookmarkStart w:id="546" w:name="_Toc297407711"/>
      <w:bookmarkStart w:id="547" w:name="_Toc298445763"/>
      <w:bookmarkStart w:id="548" w:name="_Toc298447488"/>
      <w:bookmarkStart w:id="549" w:name="_Toc308441905"/>
      <w:r>
        <w:rPr>
          <w:lang w:val="en-US"/>
        </w:rPr>
        <w:t>The Sunday Psali for the Lord</w:t>
      </w:r>
      <w:bookmarkEnd w:id="545"/>
      <w:bookmarkEnd w:id="546"/>
      <w:bookmarkEnd w:id="547"/>
      <w:bookmarkEnd w:id="548"/>
      <w:bookmarkEnd w:id="549"/>
    </w:p>
    <w:p w14:paraId="4FEF8FCA" w14:textId="77777777" w:rsidR="00E35F1F" w:rsidRPr="00CE3852" w:rsidRDefault="00E35F1F" w:rsidP="00E35F1F">
      <w:pPr>
        <w:pStyle w:val="Heading5non-TOC"/>
        <w:rPr>
          <w:lang w:val="en-US"/>
        </w:rPr>
      </w:pPr>
      <w:commentRangeStart w:id="55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0"/>
      <w:r>
        <w:rPr>
          <w:rStyle w:val="CommentReference"/>
          <w:rFonts w:ascii="Garamond" w:eastAsiaTheme="minorHAnsi" w:hAnsi="Garamond" w:cstheme="minorBidi"/>
        </w:rPr>
        <w:commentReference w:id="55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51"/>
            <w:r w:rsidRPr="00FC3604">
              <w:t>ⲛⲏⲓ</w:t>
            </w:r>
            <w:commentRangeEnd w:id="551"/>
            <w:r>
              <w:rPr>
                <w:rStyle w:val="CommentReference"/>
                <w:rFonts w:ascii="Garamond" w:hAnsi="Garamond" w:cstheme="minorBidi"/>
                <w:noProof w:val="0"/>
                <w:lang w:val="en-CA"/>
              </w:rPr>
              <w:commentReference w:id="551"/>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52"/>
            <w:r w:rsidRPr="005832A1">
              <w:t xml:space="preserve">praise </w:t>
            </w:r>
            <w:commentRangeEnd w:id="552"/>
            <w:r w:rsidRPr="005832A1">
              <w:rPr>
                <w:rStyle w:val="CommentReference"/>
                <w:rFonts w:eastAsiaTheme="minorHAnsi"/>
                <w:sz w:val="24"/>
              </w:rPr>
              <w:commentReference w:id="552"/>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53"/>
            <w:r w:rsidRPr="005832A1">
              <w:t>Earth</w:t>
            </w:r>
            <w:commentRangeEnd w:id="553"/>
            <w:r w:rsidRPr="005832A1">
              <w:rPr>
                <w:rStyle w:val="CommentReference"/>
                <w:rFonts w:eastAsiaTheme="minorHAnsi"/>
                <w:sz w:val="24"/>
              </w:rPr>
              <w:commentReference w:id="553"/>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54"/>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54"/>
            <w:r>
              <w:rPr>
                <w:rStyle w:val="CommentReference"/>
                <w:rFonts w:ascii="Garamond" w:hAnsi="Garamond" w:cstheme="minorBidi"/>
                <w:noProof w:val="0"/>
                <w:lang w:val="en-CA"/>
              </w:rPr>
              <w:commentReference w:id="554"/>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55"/>
            <w:r w:rsidRPr="005832A1">
              <w:t xml:space="preserve">Make haste </w:t>
            </w:r>
            <w:commentRangeEnd w:id="555"/>
            <w:r w:rsidRPr="005832A1">
              <w:rPr>
                <w:rStyle w:val="CommentReference"/>
                <w:rFonts w:eastAsiaTheme="minorHAnsi"/>
                <w:sz w:val="24"/>
              </w:rPr>
              <w:commentReference w:id="555"/>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56"/>
            <w:r w:rsidRPr="005832A1">
              <w:rPr>
                <w:rFonts w:eastAsiaTheme="minorHAnsi"/>
              </w:rPr>
              <w:t xml:space="preserve">different </w:t>
            </w:r>
            <w:commentRangeEnd w:id="556"/>
            <w:r w:rsidRPr="005832A1">
              <w:rPr>
                <w:rStyle w:val="CommentReference"/>
                <w:rFonts w:eastAsiaTheme="minorHAnsi"/>
                <w:sz w:val="24"/>
              </w:rPr>
              <w:commentReference w:id="556"/>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57"/>
            <w:r w:rsidRPr="005832A1">
              <w:t>truth</w:t>
            </w:r>
            <w:commentRangeEnd w:id="557"/>
            <w:r w:rsidRPr="005832A1">
              <w:rPr>
                <w:rStyle w:val="CommentReference"/>
                <w:rFonts w:eastAsiaTheme="minorHAnsi"/>
                <w:sz w:val="24"/>
              </w:rPr>
              <w:commentReference w:id="557"/>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58"/>
            <w:r w:rsidRPr="005832A1">
              <w:t xml:space="preserve">longsuffering </w:t>
            </w:r>
            <w:commentRangeEnd w:id="558"/>
            <w:r w:rsidRPr="005832A1">
              <w:rPr>
                <w:rStyle w:val="CommentReference"/>
                <w:rFonts w:eastAsiaTheme="minorHAnsi"/>
                <w:sz w:val="24"/>
              </w:rPr>
              <w:commentReference w:id="558"/>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59"/>
            <w:r w:rsidRPr="005832A1">
              <w:t xml:space="preserve">I rise </w:t>
            </w:r>
            <w:commentRangeEnd w:id="559"/>
            <w:r w:rsidRPr="005832A1">
              <w:rPr>
                <w:rStyle w:val="CommentReference"/>
                <w:rFonts w:eastAsiaTheme="minorHAnsi"/>
                <w:sz w:val="24"/>
              </w:rPr>
              <w:commentReference w:id="559"/>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0"/>
            <w:r w:rsidRPr="005832A1">
              <w:t>sweet</w:t>
            </w:r>
            <w:commentRangeEnd w:id="560"/>
            <w:r w:rsidRPr="005832A1">
              <w:rPr>
                <w:rStyle w:val="CommentReference"/>
                <w:rFonts w:eastAsiaTheme="minorHAnsi"/>
                <w:sz w:val="24"/>
              </w:rPr>
              <w:commentReference w:id="560"/>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61"/>
            <w:r w:rsidRPr="005832A1">
              <w:rPr>
                <w:rFonts w:eastAsiaTheme="minorHAnsi"/>
              </w:rPr>
              <w:t>Oh, how I love</w:t>
            </w:r>
            <w:commentRangeEnd w:id="561"/>
            <w:r w:rsidRPr="005832A1">
              <w:rPr>
                <w:rStyle w:val="CommentReference"/>
                <w:rFonts w:eastAsiaTheme="minorHAnsi"/>
                <w:sz w:val="24"/>
              </w:rPr>
              <w:commentReference w:id="561"/>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62"/>
            <w:r w:rsidRPr="005832A1">
              <w:rPr>
                <w:rFonts w:eastAsiaTheme="minorHAnsi"/>
              </w:rPr>
              <w:t xml:space="preserve">of </w:t>
            </w:r>
            <w:commentRangeEnd w:id="562"/>
            <w:r w:rsidRPr="005832A1">
              <w:rPr>
                <w:rStyle w:val="CommentReference"/>
                <w:rFonts w:eastAsiaTheme="minorHAnsi"/>
                <w:sz w:val="24"/>
              </w:rPr>
              <w:commentReference w:id="562"/>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63"/>
            <w:r w:rsidRPr="005832A1">
              <w:t>truth</w:t>
            </w:r>
            <w:commentRangeEnd w:id="563"/>
            <w:r w:rsidRPr="005832A1">
              <w:rPr>
                <w:rStyle w:val="CommentReference"/>
                <w:rFonts w:eastAsiaTheme="minorHAnsi"/>
                <w:sz w:val="24"/>
              </w:rPr>
              <w:commentReference w:id="563"/>
            </w:r>
            <w:r w:rsidR="008A107E">
              <w:rPr>
                <w:rStyle w:val="FootnoteReference"/>
              </w:rPr>
              <w:footnoteReference w:id="840"/>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64"/>
            <w:r w:rsidRPr="005832A1">
              <w:t xml:space="preserve">true </w:t>
            </w:r>
            <w:commentRangeEnd w:id="564"/>
            <w:r w:rsidRPr="005832A1">
              <w:rPr>
                <w:rStyle w:val="CommentReference"/>
                <w:rFonts w:eastAsiaTheme="minorHAnsi"/>
                <w:sz w:val="24"/>
              </w:rPr>
              <w:commentReference w:id="564"/>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65"/>
            <w:r>
              <w:t xml:space="preserve">Whenever </w:t>
            </w:r>
            <w:commentRangeEnd w:id="565"/>
            <w:r>
              <w:rPr>
                <w:rStyle w:val="CommentReference"/>
                <w:rFonts w:eastAsiaTheme="minorHAnsi" w:cstheme="minorBidi"/>
                <w:color w:val="auto"/>
                <w:lang w:val="en-CA"/>
              </w:rPr>
              <w:commentReference w:id="565"/>
            </w:r>
            <w:r>
              <w:t>we</w:t>
            </w:r>
          </w:p>
          <w:p w14:paraId="1820B153" w14:textId="77777777" w:rsidR="00E35F1F" w:rsidRDefault="00E35F1F" w:rsidP="00E35F1F">
            <w:pPr>
              <w:pStyle w:val="EngHang"/>
            </w:pPr>
            <w:commentRangeStart w:id="566"/>
            <w:r>
              <w:t xml:space="preserve">Gather </w:t>
            </w:r>
            <w:commentRangeEnd w:id="566"/>
            <w:r>
              <w:rPr>
                <w:rStyle w:val="CommentReference"/>
                <w:rFonts w:eastAsiaTheme="minorHAnsi" w:cstheme="minorBidi"/>
                <w:color w:val="auto"/>
                <w:lang w:val="en-CA"/>
              </w:rPr>
              <w:commentReference w:id="566"/>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67"/>
            <w:r>
              <w:t xml:space="preserve">will </w:t>
            </w:r>
            <w:commentRangeEnd w:id="567"/>
            <w:r>
              <w:rPr>
                <w:rStyle w:val="CommentReference"/>
                <w:rFonts w:eastAsiaTheme="minorHAnsi" w:cstheme="minorBidi"/>
                <w:color w:val="auto"/>
                <w:lang w:val="en-CA"/>
              </w:rPr>
              <w:commentReference w:id="567"/>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68"/>
            <w:r>
              <w:t xml:space="preserve">Deliver </w:t>
            </w:r>
            <w:commentRangeEnd w:id="568"/>
            <w:r>
              <w:rPr>
                <w:rStyle w:val="CommentReference"/>
                <w:rFonts w:eastAsiaTheme="minorHAnsi" w:cstheme="minorBidi"/>
                <w:color w:val="auto"/>
                <w:lang w:val="en-CA"/>
              </w:rPr>
              <w:commentReference w:id="568"/>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69"/>
            <w:r w:rsidRPr="00A16DFE">
              <w:rPr>
                <w:rFonts w:eastAsiaTheme="minorHAnsi"/>
              </w:rPr>
              <w:t xml:space="preserve">come </w:t>
            </w:r>
            <w:commentRangeEnd w:id="569"/>
            <w:r>
              <w:rPr>
                <w:rStyle w:val="CommentReference"/>
                <w:rFonts w:eastAsiaTheme="minorHAnsi" w:cstheme="minorBidi"/>
                <w:color w:val="auto"/>
                <w:lang w:val="en-CA"/>
              </w:rPr>
              <w:commentReference w:id="569"/>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0"/>
            <w:r>
              <w:rPr>
                <w:rFonts w:eastAsiaTheme="minorHAnsi"/>
              </w:rPr>
              <w:t>be</w:t>
            </w:r>
            <w:r w:rsidRPr="00A16DFE">
              <w:rPr>
                <w:rFonts w:eastAsiaTheme="minorHAnsi"/>
              </w:rPr>
              <w:t xml:space="preserve"> </w:t>
            </w:r>
            <w:commentRangeEnd w:id="570"/>
            <w:r>
              <w:rPr>
                <w:rStyle w:val="CommentReference"/>
                <w:rFonts w:eastAsiaTheme="minorHAnsi" w:cstheme="minorBidi"/>
                <w:color w:val="auto"/>
                <w:lang w:val="en-CA"/>
              </w:rPr>
              <w:commentReference w:id="570"/>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71" w:name="_Toc297322067"/>
      <w:bookmarkStart w:id="572" w:name="_Toc297407712"/>
      <w:bookmarkStart w:id="573" w:name="_Toc298445764"/>
      <w:bookmarkStart w:id="574" w:name="_Toc298681249"/>
      <w:bookmarkStart w:id="575" w:name="_Toc298447489"/>
      <w:bookmarkStart w:id="576" w:name="_Toc308441906"/>
      <w:r>
        <w:rPr>
          <w:lang w:val="en-US"/>
        </w:rPr>
        <w:lastRenderedPageBreak/>
        <w:t>The Sunday Theotokia</w:t>
      </w:r>
      <w:bookmarkEnd w:id="571"/>
      <w:bookmarkEnd w:id="572"/>
      <w:bookmarkEnd w:id="573"/>
      <w:bookmarkEnd w:id="574"/>
      <w:bookmarkEnd w:id="575"/>
      <w:bookmarkEnd w:id="57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77" w:name="_Toc298445765"/>
      <w:bookmarkStart w:id="578" w:name="_Toc298681250"/>
      <w:bookmarkStart w:id="579" w:name="_Toc298447490"/>
      <w:r>
        <w:rPr>
          <w:lang w:val="en-US"/>
        </w:rPr>
        <w:t>Part One</w:t>
      </w:r>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0"/>
            <w:r w:rsidRPr="007425E1">
              <w:rPr>
                <w:rFonts w:eastAsiaTheme="minorHAnsi"/>
              </w:rPr>
              <w:t>Of the Covenant</w:t>
            </w:r>
            <w:commentRangeEnd w:id="580"/>
            <w:r>
              <w:rPr>
                <w:rStyle w:val="CommentReference"/>
                <w:rFonts w:eastAsiaTheme="minorHAnsi" w:cstheme="minorBidi"/>
                <w:color w:val="auto"/>
                <w:lang w:val="en-CA"/>
              </w:rPr>
              <w:commentReference w:id="58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81"/>
            <w:r>
              <w:rPr>
                <w:rFonts w:eastAsiaTheme="minorHAnsi"/>
              </w:rPr>
              <w:t>sprinkling</w:t>
            </w:r>
            <w:commentRangeEnd w:id="581"/>
            <w:r>
              <w:rPr>
                <w:rStyle w:val="CommentReference"/>
                <w:rFonts w:eastAsiaTheme="minorHAnsi" w:cstheme="minorBidi"/>
                <w:color w:val="auto"/>
                <w:lang w:val="en-CA"/>
              </w:rPr>
              <w:commentReference w:id="58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82"/>
            <w:r>
              <w:rPr>
                <w:rFonts w:eastAsiaTheme="minorHAnsi"/>
              </w:rPr>
              <w:t>dwelt</w:t>
            </w:r>
            <w:commentRangeEnd w:id="582"/>
            <w:r>
              <w:rPr>
                <w:rStyle w:val="CommentReference"/>
                <w:rFonts w:eastAsiaTheme="minorHAnsi" w:cstheme="minorBidi"/>
                <w:color w:val="auto"/>
                <w:lang w:val="en-CA"/>
              </w:rPr>
              <w:commentReference w:id="58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83"/>
            <w:r>
              <w:t xml:space="preserve">Magnify </w:t>
            </w:r>
            <w:commentRangeEnd w:id="583"/>
            <w:r>
              <w:rPr>
                <w:rStyle w:val="CommentReference"/>
                <w:rFonts w:eastAsiaTheme="minorHAnsi" w:cstheme="minorBidi"/>
                <w:color w:val="auto"/>
                <w:lang w:val="en-CA"/>
              </w:rPr>
              <w:commentReference w:id="58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84"/>
            <w:r>
              <w:t xml:space="preserve">obtain </w:t>
            </w:r>
            <w:commentRangeEnd w:id="584"/>
            <w:r>
              <w:rPr>
                <w:rStyle w:val="CommentReference"/>
                <w:rFonts w:eastAsiaTheme="minorHAnsi" w:cstheme="minorBidi"/>
                <w:color w:val="auto"/>
                <w:lang w:val="en-CA"/>
              </w:rPr>
              <w:commentReference w:id="58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DC7CDAB" w14:textId="77777777" w:rsidR="00E35F1F" w:rsidRDefault="00E35F1F" w:rsidP="00E35F1F">
      <w:pPr>
        <w:pStyle w:val="Heading6"/>
      </w:pPr>
      <w:bookmarkStart w:id="585" w:name="_Toc298445766"/>
      <w:bookmarkStart w:id="586" w:name="_Toc298681251"/>
      <w:bookmarkStart w:id="587" w:name="_Toc298447491"/>
      <w:r>
        <w:t>Part Two</w:t>
      </w:r>
      <w:bookmarkEnd w:id="585"/>
      <w:bookmarkEnd w:id="586"/>
      <w:bookmarkEnd w:id="58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88"/>
            <w:r>
              <w:rPr>
                <w:rFonts w:eastAsiaTheme="minorHAnsi"/>
              </w:rPr>
              <w:t xml:space="preserve">type </w:t>
            </w:r>
            <w:commentRangeEnd w:id="588"/>
            <w:r>
              <w:rPr>
                <w:rStyle w:val="CommentReference"/>
                <w:rFonts w:eastAsiaTheme="minorHAnsi" w:cstheme="minorBidi"/>
                <w:color w:val="auto"/>
                <w:lang w:val="en-CA"/>
              </w:rPr>
              <w:commentReference w:id="58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89"/>
            <w:r>
              <w:t xml:space="preserve">one </w:t>
            </w:r>
            <w:commentRangeEnd w:id="589"/>
            <w:r>
              <w:rPr>
                <w:rStyle w:val="CommentReference"/>
                <w:rFonts w:eastAsiaTheme="minorHAnsi" w:cstheme="minorBidi"/>
                <w:color w:val="auto"/>
                <w:lang w:val="en-CA"/>
              </w:rPr>
              <w:commentReference w:id="589"/>
            </w:r>
            <w:r>
              <w:t>from two,</w:t>
            </w:r>
          </w:p>
          <w:p w14:paraId="12509199" w14:textId="77777777" w:rsidR="00E35F1F" w:rsidRDefault="00E35F1F" w:rsidP="00E35F1F">
            <w:pPr>
              <w:pStyle w:val="EngHang"/>
            </w:pPr>
            <w:r>
              <w:t xml:space="preserve">A </w:t>
            </w:r>
            <w:commentRangeStart w:id="590"/>
            <w:r>
              <w:t xml:space="preserve">Holy </w:t>
            </w:r>
            <w:commentRangeEnd w:id="590"/>
            <w:r>
              <w:rPr>
                <w:rStyle w:val="CommentReference"/>
                <w:rFonts w:eastAsiaTheme="minorHAnsi" w:cstheme="minorBidi"/>
                <w:color w:val="auto"/>
                <w:lang w:val="en-CA"/>
              </w:rPr>
              <w:commentReference w:id="59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591"/>
            <w:r>
              <w:rPr>
                <w:rFonts w:eastAsiaTheme="minorHAnsi"/>
              </w:rPr>
              <w:t xml:space="preserve">Begotten </w:t>
            </w:r>
            <w:commentRangeEnd w:id="591"/>
            <w:r>
              <w:rPr>
                <w:rStyle w:val="CommentReference"/>
                <w:rFonts w:eastAsiaTheme="minorHAnsi" w:cstheme="minorBidi"/>
                <w:color w:val="auto"/>
                <w:lang w:val="en-CA"/>
              </w:rPr>
              <w:commentReference w:id="591"/>
            </w:r>
            <w:r>
              <w:rPr>
                <w:rFonts w:eastAsiaTheme="minorHAnsi"/>
              </w:rPr>
              <w:t>without seed,</w:t>
            </w:r>
          </w:p>
          <w:p w14:paraId="47914132" w14:textId="77777777" w:rsidR="00E35F1F" w:rsidRDefault="00E35F1F" w:rsidP="00E35F1F">
            <w:pPr>
              <w:pStyle w:val="EngHang"/>
              <w:rPr>
                <w:rFonts w:eastAsiaTheme="minorHAnsi"/>
              </w:rPr>
            </w:pPr>
            <w:commentRangeStart w:id="592"/>
            <w:r>
              <w:rPr>
                <w:rFonts w:eastAsiaTheme="minorHAnsi"/>
              </w:rPr>
              <w:t xml:space="preserve">Consubstantial </w:t>
            </w:r>
            <w:commentRangeEnd w:id="592"/>
            <w:r>
              <w:rPr>
                <w:rStyle w:val="CommentReference"/>
                <w:rFonts w:eastAsiaTheme="minorHAnsi" w:cstheme="minorBidi"/>
                <w:color w:val="auto"/>
                <w:lang w:val="en-CA"/>
              </w:rPr>
              <w:commentReference w:id="59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593"/>
            <w:r>
              <w:rPr>
                <w:rFonts w:eastAsiaTheme="minorHAnsi"/>
              </w:rPr>
              <w:t xml:space="preserve">made one </w:t>
            </w:r>
            <w:commentRangeEnd w:id="593"/>
            <w:r>
              <w:rPr>
                <w:rStyle w:val="CommentReference"/>
                <w:rFonts w:eastAsiaTheme="minorHAnsi" w:cstheme="minorBidi"/>
                <w:color w:val="auto"/>
                <w:lang w:val="en-CA"/>
              </w:rPr>
              <w:commentReference w:id="59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594"/>
            <w:r>
              <w:t xml:space="preserve">The </w:t>
            </w:r>
            <w:commentRangeEnd w:id="594"/>
            <w:r>
              <w:rPr>
                <w:rStyle w:val="CommentReference"/>
                <w:rFonts w:eastAsiaTheme="minorHAnsi" w:cstheme="minorBidi"/>
                <w:color w:val="auto"/>
                <w:lang w:val="en-CA"/>
              </w:rPr>
              <w:commentReference w:id="59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595"/>
            <w:r>
              <w:rPr>
                <w:rFonts w:eastAsiaTheme="minorHAnsi"/>
              </w:rPr>
              <w:t xml:space="preserve">Purple </w:t>
            </w:r>
            <w:commentRangeEnd w:id="595"/>
            <w:r>
              <w:rPr>
                <w:rStyle w:val="CommentReference"/>
                <w:rFonts w:eastAsiaTheme="minorHAnsi" w:cstheme="minorBidi"/>
                <w:color w:val="auto"/>
                <w:lang w:val="en-CA"/>
              </w:rPr>
              <w:commentReference w:id="59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596"/>
            <w:r>
              <w:rPr>
                <w:rFonts w:eastAsiaTheme="minorHAnsi"/>
              </w:rPr>
              <w:t xml:space="preserve">fine </w:t>
            </w:r>
            <w:commentRangeEnd w:id="596"/>
            <w:r>
              <w:rPr>
                <w:rStyle w:val="CommentReference"/>
                <w:rFonts w:eastAsiaTheme="minorHAnsi" w:cstheme="minorBidi"/>
                <w:color w:val="auto"/>
                <w:lang w:val="en-CA"/>
              </w:rPr>
              <w:commentReference w:id="59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597"/>
            <w:r>
              <w:rPr>
                <w:rFonts w:eastAsiaTheme="minorHAnsi"/>
              </w:rPr>
              <w:t xml:space="preserve">wood </w:t>
            </w:r>
            <w:commentRangeEnd w:id="597"/>
            <w:r>
              <w:rPr>
                <w:rStyle w:val="CommentReference"/>
                <w:rFonts w:eastAsiaTheme="minorHAnsi" w:cstheme="minorBidi"/>
                <w:color w:val="auto"/>
                <w:lang w:val="en-CA"/>
              </w:rPr>
              <w:commentReference w:id="59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598"/>
            <w:r>
              <w:t xml:space="preserve">Magnify </w:t>
            </w:r>
            <w:commentRangeEnd w:id="598"/>
            <w:r>
              <w:rPr>
                <w:rStyle w:val="CommentReference"/>
                <w:rFonts w:eastAsiaTheme="minorHAnsi" w:cstheme="minorBidi"/>
                <w:color w:val="auto"/>
                <w:lang w:val="en-CA"/>
              </w:rPr>
              <w:commentReference w:id="59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599"/>
            <w:r>
              <w:t xml:space="preserve">obtain </w:t>
            </w:r>
            <w:commentRangeEnd w:id="599"/>
            <w:r>
              <w:rPr>
                <w:rStyle w:val="CommentReference"/>
                <w:rFonts w:eastAsiaTheme="minorHAnsi" w:cstheme="minorBidi"/>
                <w:color w:val="auto"/>
                <w:lang w:val="en-CA"/>
              </w:rPr>
              <w:commentReference w:id="59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BEA0D47" w14:textId="77777777" w:rsidR="00E35F1F" w:rsidRDefault="00E35F1F" w:rsidP="00E35F1F">
      <w:pPr>
        <w:pStyle w:val="Heading6"/>
      </w:pPr>
      <w:bookmarkStart w:id="600" w:name="_Toc298445767"/>
      <w:bookmarkStart w:id="601" w:name="_Toc298681252"/>
      <w:bookmarkStart w:id="602" w:name="_Toc298447492"/>
      <w:r>
        <w:t>Part Three</w:t>
      </w:r>
      <w:bookmarkEnd w:id="600"/>
      <w:bookmarkEnd w:id="601"/>
      <w:bookmarkEnd w:id="60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03"/>
            <w:r>
              <w:rPr>
                <w:rFonts w:eastAsiaTheme="minorHAnsi"/>
              </w:rPr>
              <w:t>Cherubs</w:t>
            </w:r>
            <w:commentRangeEnd w:id="603"/>
            <w:r>
              <w:rPr>
                <w:rStyle w:val="CommentReference"/>
                <w:rFonts w:eastAsiaTheme="minorHAnsi" w:cstheme="minorBidi"/>
                <w:color w:val="auto"/>
                <w:lang w:val="en-CA"/>
              </w:rPr>
              <w:commentReference w:id="603"/>
            </w:r>
          </w:p>
          <w:p w14:paraId="338C43D3" w14:textId="65EF4612" w:rsidR="00E35F1F" w:rsidRPr="001A0083" w:rsidRDefault="00E35F1F" w:rsidP="00E35F1F">
            <w:pPr>
              <w:pStyle w:val="EngHangEnd"/>
            </w:pPr>
            <w:commentRangeStart w:id="604"/>
            <w:r>
              <w:rPr>
                <w:rFonts w:eastAsiaTheme="minorHAnsi"/>
              </w:rPr>
              <w:t xml:space="preserve">Forged </w:t>
            </w:r>
            <w:commentRangeEnd w:id="604"/>
            <w:r>
              <w:rPr>
                <w:rStyle w:val="CommentReference"/>
                <w:rFonts w:eastAsiaTheme="minorHAnsi" w:cstheme="minorBidi"/>
                <w:color w:val="auto"/>
                <w:lang w:val="en-CA"/>
              </w:rPr>
              <w:commentReference w:id="60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05"/>
            <w:r>
              <w:t xml:space="preserve">Always </w:t>
            </w:r>
            <w:commentRangeEnd w:id="605"/>
            <w:r>
              <w:rPr>
                <w:rStyle w:val="CommentReference"/>
                <w:rFonts w:eastAsiaTheme="minorHAnsi" w:cstheme="minorBidi"/>
                <w:color w:val="auto"/>
                <w:lang w:val="en-CA"/>
              </w:rPr>
              <w:commentReference w:id="60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06"/>
            <w:r>
              <w:rPr>
                <w:rFonts w:eastAsiaTheme="minorHAnsi"/>
              </w:rPr>
              <w:t xml:space="preserve">Overshadowed </w:t>
            </w:r>
            <w:commentRangeEnd w:id="606"/>
            <w:r>
              <w:rPr>
                <w:rStyle w:val="CommentReference"/>
                <w:rFonts w:eastAsiaTheme="minorHAnsi" w:cstheme="minorBidi"/>
                <w:color w:val="auto"/>
                <w:lang w:val="en-CA"/>
              </w:rPr>
              <w:commentReference w:id="60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07"/>
            <w:r>
              <w:rPr>
                <w:rFonts w:eastAsiaTheme="minorHAnsi"/>
              </w:rPr>
              <w:t xml:space="preserve">sin </w:t>
            </w:r>
            <w:commentRangeEnd w:id="607"/>
            <w:r>
              <w:rPr>
                <w:rStyle w:val="CommentReference"/>
                <w:rFonts w:eastAsiaTheme="minorHAnsi" w:cstheme="minorBidi"/>
                <w:color w:val="auto"/>
                <w:lang w:val="en-CA"/>
              </w:rPr>
              <w:commentReference w:id="60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08"/>
            <w:r>
              <w:t xml:space="preserve">Magnify </w:t>
            </w:r>
            <w:commentRangeEnd w:id="608"/>
            <w:r>
              <w:rPr>
                <w:rStyle w:val="CommentReference"/>
                <w:rFonts w:eastAsiaTheme="minorHAnsi" w:cstheme="minorBidi"/>
                <w:color w:val="auto"/>
                <w:lang w:val="en-CA"/>
              </w:rPr>
              <w:commentReference w:id="60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09"/>
            <w:r>
              <w:t xml:space="preserve">obtain </w:t>
            </w:r>
            <w:commentRangeEnd w:id="609"/>
            <w:r>
              <w:rPr>
                <w:rStyle w:val="CommentReference"/>
                <w:rFonts w:eastAsiaTheme="minorHAnsi" w:cstheme="minorBidi"/>
                <w:color w:val="auto"/>
                <w:lang w:val="en-CA"/>
              </w:rPr>
              <w:commentReference w:id="60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D164714" w14:textId="77777777" w:rsidR="00E35F1F" w:rsidRDefault="00E35F1F" w:rsidP="00E35F1F">
      <w:pPr>
        <w:pStyle w:val="Heading6"/>
      </w:pPr>
      <w:bookmarkStart w:id="610" w:name="_Toc298445768"/>
      <w:bookmarkStart w:id="611" w:name="_Toc298681253"/>
      <w:bookmarkStart w:id="612" w:name="_Toc298447493"/>
      <w:r>
        <w:t>Part Four</w:t>
      </w:r>
      <w:bookmarkEnd w:id="610"/>
      <w:bookmarkEnd w:id="611"/>
      <w:bookmarkEnd w:id="61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13"/>
            <w:r>
              <w:t xml:space="preserve">you </w:t>
            </w:r>
            <w:commentRangeEnd w:id="613"/>
            <w:r>
              <w:rPr>
                <w:rStyle w:val="CommentReference"/>
                <w:rFonts w:eastAsiaTheme="minorHAnsi" w:cstheme="minorBidi"/>
                <w:color w:val="auto"/>
                <w:lang w:val="en-CA"/>
              </w:rPr>
              <w:commentReference w:id="61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14"/>
            <w:r>
              <w:rPr>
                <w:rFonts w:eastAsiaTheme="minorHAnsi"/>
              </w:rPr>
              <w:t xml:space="preserve">for </w:t>
            </w:r>
            <w:commentRangeEnd w:id="614"/>
            <w:r>
              <w:rPr>
                <w:rStyle w:val="CommentReference"/>
                <w:rFonts w:eastAsiaTheme="minorHAnsi" w:cstheme="minorBidi"/>
                <w:color w:val="auto"/>
                <w:lang w:val="en-CA"/>
              </w:rPr>
              <w:commentReference w:id="61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15"/>
            <w:r>
              <w:t xml:space="preserve">Magnify </w:t>
            </w:r>
            <w:commentRangeEnd w:id="615"/>
            <w:r>
              <w:rPr>
                <w:rStyle w:val="CommentReference"/>
                <w:rFonts w:eastAsiaTheme="minorHAnsi" w:cstheme="minorBidi"/>
                <w:color w:val="auto"/>
                <w:lang w:val="en-CA"/>
              </w:rPr>
              <w:commentReference w:id="61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16"/>
            <w:r>
              <w:t xml:space="preserve">obtain </w:t>
            </w:r>
            <w:commentRangeEnd w:id="616"/>
            <w:r>
              <w:rPr>
                <w:rStyle w:val="CommentReference"/>
                <w:rFonts w:eastAsiaTheme="minorHAnsi" w:cstheme="minorBidi"/>
                <w:color w:val="auto"/>
                <w:lang w:val="en-CA"/>
              </w:rPr>
              <w:commentReference w:id="61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582586D" w14:textId="77777777" w:rsidR="00E35F1F" w:rsidRDefault="00E35F1F" w:rsidP="00E35F1F">
      <w:pPr>
        <w:pStyle w:val="Heading6"/>
      </w:pPr>
      <w:bookmarkStart w:id="617" w:name="_Toc298445769"/>
      <w:bookmarkStart w:id="618" w:name="_Toc298681254"/>
      <w:bookmarkStart w:id="619" w:name="_Toc298447494"/>
      <w:r>
        <w:t>Part Five</w:t>
      </w:r>
      <w:bookmarkEnd w:id="617"/>
      <w:bookmarkEnd w:id="618"/>
      <w:bookmarkEnd w:id="61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0"/>
            <w:r w:rsidR="00E35F1F">
              <w:rPr>
                <w:rFonts w:eastAsiaTheme="minorHAnsi"/>
              </w:rPr>
              <w:t xml:space="preserve">burning </w:t>
            </w:r>
            <w:commentRangeEnd w:id="620"/>
            <w:r w:rsidR="00E35F1F">
              <w:rPr>
                <w:rStyle w:val="CommentReference"/>
                <w:rFonts w:eastAsiaTheme="minorHAnsi" w:cstheme="minorBidi"/>
                <w:color w:val="auto"/>
                <w:lang w:val="en-CA"/>
              </w:rPr>
              <w:commentReference w:id="62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21"/>
            <w:r>
              <w:rPr>
                <w:rFonts w:eastAsiaTheme="minorHAnsi"/>
              </w:rPr>
              <w:t>manifestation</w:t>
            </w:r>
            <w:commentRangeEnd w:id="621"/>
            <w:r>
              <w:rPr>
                <w:rStyle w:val="CommentReference"/>
                <w:rFonts w:eastAsiaTheme="minorHAnsi" w:cstheme="minorBidi"/>
                <w:color w:val="auto"/>
                <w:lang w:val="en-CA"/>
              </w:rPr>
              <w:commentReference w:id="62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22"/>
            <w:r>
              <w:rPr>
                <w:rFonts w:eastAsiaTheme="minorHAnsi"/>
              </w:rPr>
              <w:t xml:space="preserve">carried </w:t>
            </w:r>
            <w:commentRangeEnd w:id="622"/>
            <w:r>
              <w:rPr>
                <w:rStyle w:val="CommentReference"/>
                <w:rFonts w:eastAsiaTheme="minorHAnsi" w:cstheme="minorBidi"/>
                <w:color w:val="auto"/>
                <w:lang w:val="en-CA"/>
              </w:rPr>
              <w:commentReference w:id="62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23"/>
            <w:r>
              <w:rPr>
                <w:rFonts w:eastAsiaTheme="minorHAnsi"/>
              </w:rPr>
              <w:t xml:space="preserve">Gives light to </w:t>
            </w:r>
            <w:commentRangeEnd w:id="623"/>
            <w:r>
              <w:rPr>
                <w:rStyle w:val="CommentReference"/>
                <w:rFonts w:eastAsiaTheme="minorHAnsi" w:cstheme="minorBidi"/>
                <w:color w:val="auto"/>
                <w:lang w:val="en-CA"/>
              </w:rPr>
              <w:commentReference w:id="62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24"/>
            <w:r>
              <w:t xml:space="preserve">Magnify </w:t>
            </w:r>
            <w:commentRangeEnd w:id="624"/>
            <w:r>
              <w:rPr>
                <w:rStyle w:val="CommentReference"/>
                <w:rFonts w:eastAsiaTheme="minorHAnsi" w:cstheme="minorBidi"/>
                <w:color w:val="auto"/>
                <w:lang w:val="en-CA"/>
              </w:rPr>
              <w:commentReference w:id="62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25"/>
            <w:r>
              <w:t xml:space="preserve">obtain </w:t>
            </w:r>
            <w:commentRangeEnd w:id="625"/>
            <w:r>
              <w:rPr>
                <w:rStyle w:val="CommentReference"/>
                <w:rFonts w:eastAsiaTheme="minorHAnsi" w:cstheme="minorBidi"/>
                <w:color w:val="auto"/>
                <w:lang w:val="en-CA"/>
              </w:rPr>
              <w:commentReference w:id="62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7DD474D9" w14:textId="77777777" w:rsidR="00E35F1F" w:rsidRDefault="00E35F1F" w:rsidP="00E35F1F">
      <w:pPr>
        <w:pStyle w:val="Heading6"/>
      </w:pPr>
      <w:bookmarkStart w:id="626" w:name="_Toc298445770"/>
      <w:bookmarkStart w:id="627" w:name="_Toc298681255"/>
      <w:bookmarkStart w:id="628" w:name="_Toc298447495"/>
      <w:r>
        <w:t>Part Six</w:t>
      </w:r>
      <w:bookmarkEnd w:id="626"/>
      <w:bookmarkEnd w:id="627"/>
      <w:bookmarkEnd w:id="62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2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29"/>
            <w:r>
              <w:rPr>
                <w:rStyle w:val="CommentReference"/>
                <w:rFonts w:eastAsiaTheme="minorHAnsi" w:cstheme="minorBidi"/>
                <w:color w:val="auto"/>
                <w:lang w:val="en-CA"/>
              </w:rPr>
              <w:commentReference w:id="62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0"/>
            <w:r>
              <w:rPr>
                <w:rFonts w:eastAsiaTheme="minorHAnsi"/>
              </w:rPr>
              <w:t xml:space="preserve">Upon </w:t>
            </w:r>
            <w:commentRangeEnd w:id="630"/>
            <w:r>
              <w:rPr>
                <w:rStyle w:val="CommentReference"/>
                <w:rFonts w:eastAsiaTheme="minorHAnsi" w:cstheme="minorBidi"/>
                <w:color w:val="auto"/>
                <w:lang w:val="en-CA"/>
              </w:rPr>
              <w:commentReference w:id="63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31"/>
            <w:r>
              <w:t xml:space="preserve">Magnify </w:t>
            </w:r>
            <w:commentRangeEnd w:id="631"/>
            <w:r>
              <w:rPr>
                <w:rStyle w:val="CommentReference"/>
                <w:rFonts w:eastAsiaTheme="minorHAnsi" w:cstheme="minorBidi"/>
                <w:color w:val="auto"/>
                <w:lang w:val="en-CA"/>
              </w:rPr>
              <w:commentReference w:id="63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32"/>
            <w:r>
              <w:t xml:space="preserve">obtain </w:t>
            </w:r>
            <w:commentRangeEnd w:id="632"/>
            <w:r>
              <w:rPr>
                <w:rStyle w:val="CommentReference"/>
                <w:rFonts w:eastAsiaTheme="minorHAnsi" w:cstheme="minorBidi"/>
                <w:color w:val="auto"/>
                <w:lang w:val="en-CA"/>
              </w:rPr>
              <w:commentReference w:id="63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77777777" w:rsidR="00E35F1F" w:rsidRDefault="00E35F1F" w:rsidP="00E35F1F">
      <w:pPr>
        <w:pStyle w:val="Heading6"/>
      </w:pPr>
      <w:bookmarkStart w:id="633" w:name="_Toc298445771"/>
      <w:bookmarkStart w:id="634" w:name="_Toc298681256"/>
      <w:bookmarkStart w:id="635" w:name="_Toc298447496"/>
      <w:bookmarkStart w:id="636" w:name="_Ref299211949"/>
      <w:r>
        <w:t>The Gospel According the St. Luke</w:t>
      </w:r>
      <w:bookmarkEnd w:id="633"/>
      <w:bookmarkEnd w:id="634"/>
      <w:bookmarkEnd w:id="635"/>
      <w:bookmarkEnd w:id="6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35F1F" w14:paraId="752622EB" w14:textId="77777777" w:rsidTr="00E35F1F">
        <w:tc>
          <w:tcPr>
            <w:tcW w:w="4536" w:type="dxa"/>
          </w:tcPr>
          <w:p w14:paraId="3A9AA2B6" w14:textId="4A2455C9" w:rsidR="00E35F1F" w:rsidRDefault="00E35F1F" w:rsidP="00412DAA">
            <w:pPr>
              <w:pStyle w:val="EngIndEnd"/>
              <w:jc w:val="both"/>
            </w:pPr>
            <w:r>
              <w:t xml:space="preserve">Now, O my Master, You </w:t>
            </w:r>
            <w:r w:rsidR="00412DAA">
              <w:t>are letting</w:t>
            </w:r>
            <w:r>
              <w:t xml:space="preserve"> Your servant depart i</w:t>
            </w:r>
            <w:r w:rsidR="00412DAA">
              <w:t>n peace, according to Your word,</w:t>
            </w:r>
            <w:r>
              <w:t xml:space="preserve"> for my eyes have seen Your salvation, which You have prepared before the face of all peoples; a </w:t>
            </w:r>
            <w:r>
              <w:lastRenderedPageBreak/>
              <w:t xml:space="preserve">light of revelation to the nations, and the glory of Your people Israel. </w:t>
            </w:r>
            <w:r w:rsidRPr="00E532CC">
              <w:rPr>
                <w:i/>
              </w:rPr>
              <w:t>Glory be to God forever.</w:t>
            </w:r>
          </w:p>
        </w:tc>
        <w:tc>
          <w:tcPr>
            <w:tcW w:w="4536" w:type="dxa"/>
          </w:tcPr>
          <w:p w14:paraId="5960E460" w14:textId="77777777" w:rsidR="00E35F1F" w:rsidRDefault="00E35F1F" w:rsidP="00E35F1F"/>
        </w:tc>
      </w:tr>
    </w:tbl>
    <w:p w14:paraId="53168EBA" w14:textId="77777777" w:rsidR="00E35F1F" w:rsidRDefault="00E35F1F" w:rsidP="00E35F1F">
      <w:pPr>
        <w:pStyle w:val="Heading6"/>
      </w:pPr>
      <w:bookmarkStart w:id="637" w:name="_Toc298445772"/>
      <w:bookmarkStart w:id="638" w:name="_Toc298681257"/>
      <w:bookmarkStart w:id="639" w:name="_Toc298447497"/>
      <w:r>
        <w:lastRenderedPageBreak/>
        <w:t xml:space="preserve">Part </w:t>
      </w:r>
      <w:bookmarkEnd w:id="637"/>
      <w:bookmarkEnd w:id="638"/>
      <w:bookmarkEnd w:id="63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0"/>
            <w:r>
              <w:rPr>
                <w:rFonts w:eastAsiaTheme="minorHAnsi"/>
              </w:rPr>
              <w:t>truth</w:t>
            </w:r>
            <w:commentRangeEnd w:id="640"/>
            <w:r>
              <w:rPr>
                <w:rStyle w:val="CommentReference"/>
                <w:rFonts w:eastAsiaTheme="minorHAnsi" w:cstheme="minorBidi"/>
                <w:color w:val="auto"/>
                <w:lang w:val="en-CA"/>
              </w:rPr>
              <w:commentReference w:id="64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41"/>
            <w:r>
              <w:rPr>
                <w:rFonts w:eastAsiaTheme="minorHAnsi"/>
              </w:rPr>
              <w:t xml:space="preserve">a </w:t>
            </w:r>
            <w:commentRangeEnd w:id="641"/>
            <w:r>
              <w:rPr>
                <w:rStyle w:val="CommentReference"/>
                <w:rFonts w:eastAsiaTheme="minorHAnsi" w:cstheme="minorBidi"/>
                <w:color w:val="auto"/>
                <w:lang w:val="en-CA"/>
              </w:rPr>
              <w:commentReference w:id="64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lastRenderedPageBreak/>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42"/>
            <w:r>
              <w:rPr>
                <w:rFonts w:eastAsiaTheme="minorHAnsi"/>
              </w:rPr>
              <w:t xml:space="preserve">holy </w:t>
            </w:r>
            <w:commentRangeEnd w:id="642"/>
            <w:r>
              <w:rPr>
                <w:rStyle w:val="CommentReference"/>
                <w:rFonts w:eastAsiaTheme="minorHAnsi" w:cstheme="minorBidi"/>
                <w:color w:val="auto"/>
                <w:lang w:val="en-CA"/>
              </w:rPr>
              <w:commentReference w:id="64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43"/>
            <w:r>
              <w:rPr>
                <w:rFonts w:eastAsiaTheme="minorHAnsi"/>
              </w:rPr>
              <w:t xml:space="preserve">abode </w:t>
            </w:r>
            <w:commentRangeEnd w:id="643"/>
            <w:r>
              <w:rPr>
                <w:rStyle w:val="CommentReference"/>
                <w:rFonts w:eastAsiaTheme="minorHAnsi" w:cstheme="minorBidi"/>
                <w:color w:val="auto"/>
                <w:lang w:val="en-CA"/>
              </w:rPr>
              <w:commentReference w:id="64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lastRenderedPageBreak/>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46" w:name="_Toc298445773"/>
      <w:bookmarkStart w:id="647" w:name="_Toc298681258"/>
      <w:bookmarkStart w:id="648" w:name="_Toc298447498"/>
      <w:r>
        <w:lastRenderedPageBreak/>
        <w:t>Part Seven (Modern Part Eight)</w:t>
      </w:r>
      <w:bookmarkEnd w:id="646"/>
      <w:bookmarkEnd w:id="647"/>
      <w:bookmarkEnd w:id="64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49"/>
            <w:r>
              <w:rPr>
                <w:rFonts w:eastAsiaTheme="minorHAnsi"/>
              </w:rPr>
              <w:t>O Lord of all.</w:t>
            </w:r>
            <w:commentRangeEnd w:id="649"/>
            <w:r>
              <w:rPr>
                <w:rStyle w:val="CommentReference"/>
                <w:rFonts w:eastAsiaTheme="minorHAnsi" w:cstheme="minorBidi"/>
                <w:color w:val="auto"/>
                <w:lang w:val="en-CA"/>
              </w:rPr>
              <w:commentReference w:id="64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0"/>
            <w:r>
              <w:rPr>
                <w:rFonts w:eastAsiaTheme="minorHAnsi"/>
              </w:rPr>
              <w:t>The True One who came</w:t>
            </w:r>
            <w:commentRangeEnd w:id="650"/>
            <w:r>
              <w:rPr>
                <w:rStyle w:val="CommentReference"/>
                <w:rFonts w:eastAsiaTheme="minorHAnsi" w:cstheme="minorBidi"/>
                <w:color w:val="auto"/>
                <w:lang w:val="en-CA"/>
              </w:rPr>
              <w:commentReference w:id="65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lastRenderedPageBreak/>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51"/>
            <w:r>
              <w:rPr>
                <w:rFonts w:eastAsiaTheme="minorHAnsi"/>
              </w:rPr>
              <w:t>And perfect rejoicing.</w:t>
            </w:r>
            <w:commentRangeEnd w:id="651"/>
            <w:r>
              <w:rPr>
                <w:rStyle w:val="CommentReference"/>
                <w:rFonts w:eastAsiaTheme="minorHAnsi" w:cstheme="minorBidi"/>
                <w:color w:val="auto"/>
                <w:lang w:val="en-CA"/>
              </w:rPr>
              <w:commentReference w:id="65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52"/>
            <w:r>
              <w:rPr>
                <w:rFonts w:eastAsiaTheme="minorHAnsi"/>
              </w:rPr>
              <w:t>about</w:t>
            </w:r>
            <w:commentRangeEnd w:id="652"/>
            <w:r>
              <w:rPr>
                <w:rStyle w:val="CommentReference"/>
                <w:rFonts w:eastAsiaTheme="minorHAnsi" w:cstheme="minorBidi"/>
                <w:color w:val="auto"/>
                <w:lang w:val="en-CA"/>
              </w:rPr>
              <w:commentReference w:id="65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53"/>
            <w:r>
              <w:rPr>
                <w:rFonts w:eastAsiaTheme="minorHAnsi"/>
              </w:rPr>
              <w:t>proclaim</w:t>
            </w:r>
            <w:commentRangeEnd w:id="653"/>
            <w:r>
              <w:rPr>
                <w:rStyle w:val="CommentReference"/>
                <w:rFonts w:eastAsiaTheme="minorHAnsi" w:cstheme="minorBidi"/>
                <w:color w:val="auto"/>
                <w:lang w:val="en-CA"/>
              </w:rPr>
              <w:commentReference w:id="65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54"/>
            <w:r w:rsidR="00E35F1F">
              <w:t>generations</w:t>
            </w:r>
            <w:commentRangeEnd w:id="654"/>
            <w:r w:rsidR="00E35F1F">
              <w:rPr>
                <w:rStyle w:val="CommentReference"/>
                <w:rFonts w:eastAsiaTheme="minorHAnsi" w:cstheme="minorBidi"/>
                <w:color w:val="auto"/>
                <w:lang w:val="en-CA"/>
              </w:rPr>
              <w:commentReference w:id="65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55"/>
            <w:r w:rsidR="00E35F1F">
              <w:t xml:space="preserve">just </w:t>
            </w:r>
            <w:commentRangeEnd w:id="655"/>
            <w:r w:rsidR="00E35F1F">
              <w:rPr>
                <w:rStyle w:val="CommentReference"/>
                <w:rFonts w:eastAsiaTheme="minorHAnsi" w:cstheme="minorBidi"/>
                <w:color w:val="auto"/>
                <w:lang w:val="en-CA"/>
              </w:rPr>
              <w:commentReference w:id="65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56"/>
            <w:r w:rsidR="00E35F1F">
              <w:t xml:space="preserve">chaste </w:t>
            </w:r>
            <w:commentRangeEnd w:id="656"/>
            <w:r w:rsidR="00E35F1F">
              <w:rPr>
                <w:rStyle w:val="CommentReference"/>
                <w:rFonts w:eastAsiaTheme="minorHAnsi" w:cstheme="minorBidi"/>
                <w:color w:val="auto"/>
                <w:lang w:val="en-CA"/>
              </w:rPr>
              <w:commentReference w:id="65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57"/>
            <w:r w:rsidR="00E35F1F">
              <w:t>Isaac</w:t>
            </w:r>
            <w:commentRangeEnd w:id="657"/>
            <w:r w:rsidR="00E35F1F">
              <w:rPr>
                <w:rStyle w:val="CommentReference"/>
                <w:rFonts w:eastAsiaTheme="minorHAnsi" w:cstheme="minorBidi"/>
                <w:color w:val="auto"/>
                <w:lang w:val="en-CA"/>
              </w:rPr>
              <w:commentReference w:id="65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58"/>
            <w:r w:rsidR="00E35F1F">
              <w:t>myriads of myriads.</w:t>
            </w:r>
            <w:commentRangeEnd w:id="658"/>
            <w:r w:rsidR="00E35F1F">
              <w:rPr>
                <w:rStyle w:val="CommentReference"/>
                <w:rFonts w:eastAsiaTheme="minorHAnsi" w:cstheme="minorBidi"/>
                <w:color w:val="auto"/>
                <w:lang w:val="en-CA"/>
              </w:rPr>
              <w:commentReference w:id="65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59"/>
            <w:r w:rsidR="00E35F1F">
              <w:t>Master</w:t>
            </w:r>
            <w:commentRangeEnd w:id="659"/>
            <w:r w:rsidR="00E35F1F">
              <w:rPr>
                <w:rStyle w:val="CommentReference"/>
                <w:rFonts w:eastAsiaTheme="minorHAnsi" w:cstheme="minorBidi"/>
                <w:color w:val="auto"/>
                <w:lang w:val="en-CA"/>
              </w:rPr>
              <w:commentReference w:id="65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0"/>
            <w:r w:rsidR="00E35F1F">
              <w:t xml:space="preserve">honour </w:t>
            </w:r>
            <w:commentRangeEnd w:id="660"/>
            <w:r w:rsidR="00E35F1F">
              <w:rPr>
                <w:rStyle w:val="CommentReference"/>
                <w:rFonts w:eastAsiaTheme="minorHAnsi" w:cstheme="minorBidi"/>
                <w:color w:val="auto"/>
                <w:lang w:val="en-CA"/>
              </w:rPr>
              <w:commentReference w:id="66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1"/>
            <w:r w:rsidR="00E35F1F">
              <w:t xml:space="preserve">spouse </w:t>
            </w:r>
            <w:commentRangeEnd w:id="661"/>
            <w:r w:rsidR="00E35F1F">
              <w:rPr>
                <w:rStyle w:val="CommentReference"/>
                <w:rFonts w:eastAsiaTheme="minorHAnsi" w:cstheme="minorBidi"/>
                <w:color w:val="auto"/>
                <w:lang w:val="en-CA"/>
              </w:rPr>
              <w:commentReference w:id="66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2"/>
            <w:r w:rsidR="00E35F1F">
              <w:t xml:space="preserve">health </w:t>
            </w:r>
            <w:commentRangeEnd w:id="662"/>
            <w:r w:rsidR="00E35F1F">
              <w:rPr>
                <w:rStyle w:val="CommentReference"/>
                <w:rFonts w:eastAsiaTheme="minorHAnsi" w:cstheme="minorBidi"/>
                <w:color w:val="auto"/>
                <w:lang w:val="en-CA"/>
              </w:rPr>
              <w:commentReference w:id="66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lastRenderedPageBreak/>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63"/>
            <w:r>
              <w:t>indescribable</w:t>
            </w:r>
            <w:commentRangeEnd w:id="663"/>
            <w:r>
              <w:rPr>
                <w:rStyle w:val="CommentReference"/>
                <w:rFonts w:eastAsiaTheme="minorHAnsi" w:cstheme="minorBidi"/>
                <w:color w:val="auto"/>
                <w:lang w:val="en-CA"/>
              </w:rPr>
              <w:commentReference w:id="66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64"/>
            <w:r>
              <w:t>Without mingling of substance</w:t>
            </w:r>
            <w:commentRangeEnd w:id="664"/>
            <w:r>
              <w:rPr>
                <w:rStyle w:val="CommentReference"/>
                <w:rFonts w:eastAsiaTheme="minorHAnsi" w:cstheme="minorBidi"/>
                <w:color w:val="auto"/>
                <w:lang w:val="en-CA"/>
              </w:rPr>
              <w:commentReference w:id="66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65"/>
            <w:r>
              <w:t xml:space="preserve">intercede </w:t>
            </w:r>
            <w:commentRangeEnd w:id="665"/>
            <w:r>
              <w:rPr>
                <w:rStyle w:val="CommentReference"/>
                <w:rFonts w:eastAsiaTheme="minorHAnsi" w:cstheme="minorBidi"/>
                <w:color w:val="auto"/>
                <w:lang w:val="en-CA"/>
              </w:rPr>
              <w:commentReference w:id="66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66" w:name="_Toc298445774"/>
      <w:bookmarkStart w:id="667" w:name="_Toc298681259"/>
      <w:bookmarkStart w:id="668" w:name="_Toc298447499"/>
      <w:r>
        <w:lastRenderedPageBreak/>
        <w:t>Part Nine</w:t>
      </w:r>
      <w:bookmarkEnd w:id="666"/>
      <w:bookmarkEnd w:id="667"/>
      <w:bookmarkEnd w:id="66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0CBB285" w:rsidR="00E35F1F" w:rsidRDefault="00E35F1F" w:rsidP="00E35F1F">
      <w:pPr>
        <w:pStyle w:val="Rubric"/>
      </w:pPr>
      <w:r>
        <w:t xml:space="preserve">On non-Sundays, return to the Second Canticle on Page </w:t>
      </w:r>
      <w:fldSimple w:instr=" PAGEREF _Ref297493889 ">
        <w:r w:rsidR="00044A4C">
          <w:rPr>
            <w:noProof/>
          </w:rPr>
          <w:t>330</w:t>
        </w:r>
      </w:fldSimple>
      <w:r>
        <w:t>.</w:t>
      </w:r>
    </w:p>
    <w:p w14:paraId="7308305D" w14:textId="77777777" w:rsidR="00E35F1F" w:rsidRDefault="00E35F1F" w:rsidP="00E35F1F">
      <w:pPr>
        <w:pStyle w:val="Heading6"/>
      </w:pPr>
      <w:bookmarkStart w:id="669" w:name="_Toc298445775"/>
      <w:bookmarkStart w:id="670" w:name="_Toc298681260"/>
      <w:bookmarkStart w:id="671" w:name="_Toc298447500"/>
      <w:r>
        <w:t>Part Ten</w:t>
      </w:r>
      <w:bookmarkEnd w:id="669"/>
      <w:bookmarkEnd w:id="670"/>
      <w:bookmarkEnd w:id="67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lastRenderedPageBreak/>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72"/>
            <w:r>
              <w:t>honoured</w:t>
            </w:r>
            <w:r w:rsidRPr="007425E1">
              <w:t xml:space="preserve"> </w:t>
            </w:r>
            <w:commentRangeEnd w:id="672"/>
            <w:r>
              <w:rPr>
                <w:rStyle w:val="CommentReference"/>
                <w:rFonts w:eastAsiaTheme="minorHAnsi" w:cstheme="minorBidi"/>
                <w:color w:val="auto"/>
                <w:lang w:val="en-CA"/>
              </w:rPr>
              <w:commentReference w:id="672"/>
            </w:r>
            <w:commentRangeStart w:id="673"/>
            <w:r w:rsidRPr="007425E1">
              <w:t xml:space="preserve">more </w:t>
            </w:r>
            <w:commentRangeEnd w:id="673"/>
            <w:r>
              <w:rPr>
                <w:rStyle w:val="CommentReference"/>
                <w:rFonts w:eastAsiaTheme="minorHAnsi" w:cstheme="minorBidi"/>
                <w:color w:val="auto"/>
                <w:lang w:val="en-CA"/>
              </w:rPr>
              <w:commentReference w:id="67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74"/>
            <w:r w:rsidRPr="007425E1">
              <w:t>means</w:t>
            </w:r>
            <w:commentRangeEnd w:id="674"/>
            <w:r>
              <w:rPr>
                <w:rStyle w:val="CommentReference"/>
                <w:rFonts w:eastAsiaTheme="minorHAnsi" w:cstheme="minorBidi"/>
                <w:color w:val="auto"/>
                <w:lang w:val="en-CA"/>
              </w:rPr>
              <w:commentReference w:id="67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75" w:name="_Toc298445776"/>
      <w:bookmarkStart w:id="676" w:name="_Toc298681261"/>
      <w:bookmarkStart w:id="677" w:name="_Toc298447501"/>
      <w:r w:rsidRPr="00D24FE1">
        <w:t>Part</w:t>
      </w:r>
      <w:r>
        <w:t xml:space="preserve"> Eleven</w:t>
      </w:r>
      <w:bookmarkEnd w:id="675"/>
      <w:bookmarkEnd w:id="676"/>
      <w:bookmarkEnd w:id="67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lastRenderedPageBreak/>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78" w:name="_Toc298445777"/>
      <w:bookmarkStart w:id="679" w:name="_Toc298681262"/>
      <w:bookmarkStart w:id="680" w:name="_Toc298447502"/>
      <w:r>
        <w:t>Part Twelve</w:t>
      </w:r>
      <w:bookmarkEnd w:id="678"/>
      <w:bookmarkEnd w:id="679"/>
      <w:bookmarkEnd w:id="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81"/>
            <w:r w:rsidRPr="007425E1">
              <w:t>heaven</w:t>
            </w:r>
            <w:commentRangeEnd w:id="681"/>
            <w:r>
              <w:rPr>
                <w:rStyle w:val="CommentReference"/>
                <w:rFonts w:eastAsiaTheme="minorHAnsi" w:cstheme="minorBidi"/>
                <w:color w:val="auto"/>
                <w:lang w:val="en-CA"/>
              </w:rPr>
              <w:commentReference w:id="68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82"/>
            <w:r w:rsidRPr="007425E1">
              <w:t xml:space="preserve">true </w:t>
            </w:r>
            <w:commentRangeEnd w:id="682"/>
            <w:r>
              <w:rPr>
                <w:rStyle w:val="CommentReference"/>
                <w:rFonts w:eastAsiaTheme="minorHAnsi" w:cstheme="minorBidi"/>
                <w:color w:val="auto"/>
                <w:lang w:val="en-CA"/>
              </w:rPr>
              <w:commentReference w:id="68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lastRenderedPageBreak/>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83" w:name="_Toc298445778"/>
      <w:bookmarkStart w:id="684" w:name="_Toc298681263"/>
      <w:bookmarkStart w:id="685" w:name="_Toc298447503"/>
      <w:r>
        <w:t>Part Thirteen</w:t>
      </w:r>
      <w:bookmarkEnd w:id="683"/>
      <w:bookmarkEnd w:id="684"/>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86"/>
            <w:r>
              <w:rPr>
                <w:rFonts w:eastAsiaTheme="minorHAnsi"/>
              </w:rPr>
              <w:t xml:space="preserve">Virgin Mary </w:t>
            </w:r>
            <w:commentRangeEnd w:id="686"/>
            <w:r>
              <w:rPr>
                <w:rStyle w:val="CommentReference"/>
                <w:rFonts w:eastAsiaTheme="minorHAnsi" w:cstheme="minorBidi"/>
                <w:color w:val="auto"/>
                <w:lang w:val="en-CA"/>
              </w:rPr>
              <w:commentReference w:id="68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87"/>
            <w:r w:rsidRPr="007425E1">
              <w:t>And the Cherubic,</w:t>
            </w:r>
          </w:p>
          <w:p w14:paraId="317A08CE" w14:textId="77777777" w:rsidR="00E35F1F" w:rsidRPr="001A0083" w:rsidRDefault="00E35F1F" w:rsidP="00E35F1F">
            <w:pPr>
              <w:pStyle w:val="EngHangEnd"/>
            </w:pPr>
            <w:r>
              <w:t>Mercy Seat</w:t>
            </w:r>
            <w:commentRangeEnd w:id="687"/>
            <w:r>
              <w:t>.</w:t>
            </w:r>
            <w:r>
              <w:rPr>
                <w:rStyle w:val="CommentReference"/>
                <w:rFonts w:eastAsiaTheme="minorHAnsi" w:cstheme="minorBidi"/>
                <w:color w:val="auto"/>
                <w:lang w:val="en-CA"/>
              </w:rPr>
              <w:commentReference w:id="68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88"/>
            <w:r w:rsidRPr="007425E1">
              <w:t>pot</w:t>
            </w:r>
            <w:commentRangeEnd w:id="688"/>
            <w:r>
              <w:rPr>
                <w:rStyle w:val="CommentReference"/>
                <w:rFonts w:eastAsiaTheme="minorHAnsi" w:cstheme="minorBidi"/>
                <w:color w:val="auto"/>
                <w:lang w:val="en-CA"/>
              </w:rPr>
              <w:commentReference w:id="68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89"/>
            <w:r w:rsidRPr="007425E1">
              <w:t>l</w:t>
            </w:r>
            <w:r>
              <w:t>ampstand</w:t>
            </w:r>
            <w:commentRangeEnd w:id="689"/>
            <w:r>
              <w:rPr>
                <w:rStyle w:val="CommentReference"/>
                <w:rFonts w:eastAsiaTheme="minorHAnsi" w:cstheme="minorBidi"/>
                <w:color w:val="auto"/>
                <w:lang w:val="en-CA"/>
              </w:rPr>
              <w:commentReference w:id="68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lastRenderedPageBreak/>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0" w:name="_Toc298445779"/>
      <w:bookmarkStart w:id="691" w:name="_Toc298681264"/>
      <w:bookmarkStart w:id="692" w:name="_Toc298447504"/>
      <w:r>
        <w:t>Part Fourteen</w:t>
      </w:r>
      <w:bookmarkEnd w:id="690"/>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lastRenderedPageBreak/>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693"/>
            <w:r w:rsidRPr="007425E1">
              <w:t>t</w:t>
            </w:r>
            <w:commentRangeEnd w:id="693"/>
            <w:r>
              <w:rPr>
                <w:rStyle w:val="CommentReference"/>
                <w:rFonts w:eastAsiaTheme="minorHAnsi" w:cstheme="minorBidi"/>
                <w:color w:val="auto"/>
                <w:lang w:val="en-CA"/>
              </w:rPr>
              <w:commentReference w:id="69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694"/>
            <w:r>
              <w:t xml:space="preserve">The </w:t>
            </w:r>
            <w:commentRangeEnd w:id="694"/>
            <w:r>
              <w:rPr>
                <w:rStyle w:val="CommentReference"/>
                <w:rFonts w:eastAsiaTheme="minorHAnsi" w:cstheme="minorBidi"/>
                <w:color w:val="auto"/>
                <w:lang w:val="en-CA"/>
              </w:rPr>
              <w:commentReference w:id="69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695"/>
            <w:r w:rsidRPr="007425E1">
              <w:t xml:space="preserve">And </w:t>
            </w:r>
            <w:commentRangeEnd w:id="695"/>
            <w:r>
              <w:rPr>
                <w:rStyle w:val="CommentReference"/>
                <w:rFonts w:eastAsiaTheme="minorHAnsi" w:cstheme="minorBidi"/>
                <w:color w:val="auto"/>
                <w:lang w:val="en-CA"/>
              </w:rPr>
              <w:commentReference w:id="69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696" w:name="_Toc298445780"/>
      <w:bookmarkStart w:id="697" w:name="_Toc298681265"/>
      <w:bookmarkStart w:id="698" w:name="_Toc298447505"/>
      <w:r>
        <w:t>Part Fifteen</w:t>
      </w:r>
      <w:bookmarkEnd w:id="696"/>
      <w:bookmarkEnd w:id="697"/>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699"/>
            <w:r>
              <w:t>Which</w:t>
            </w:r>
            <w:r w:rsidRPr="007425E1">
              <w:t xml:space="preserve"> </w:t>
            </w:r>
            <w:commentRangeEnd w:id="699"/>
            <w:r>
              <w:rPr>
                <w:rStyle w:val="CommentReference"/>
                <w:rFonts w:eastAsiaTheme="minorHAnsi" w:cstheme="minorBidi"/>
                <w:color w:val="auto"/>
                <w:lang w:val="en-CA"/>
              </w:rPr>
              <w:commentReference w:id="69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0"/>
            <w:r>
              <w:rPr>
                <w:rStyle w:val="CommentReference"/>
                <w:rFonts w:ascii="Garamond" w:hAnsi="Garamond" w:cstheme="minorBidi"/>
                <w:noProof w:val="0"/>
                <w:lang w:val="en-CA"/>
              </w:rPr>
              <w:commentReference w:id="70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lastRenderedPageBreak/>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01"/>
            <w:r w:rsidRPr="007425E1">
              <w:t>savour</w:t>
            </w:r>
            <w:commentRangeEnd w:id="701"/>
            <w:r>
              <w:rPr>
                <w:rStyle w:val="CommentReference"/>
                <w:rFonts w:eastAsiaTheme="minorHAnsi" w:cstheme="minorBidi"/>
                <w:color w:val="auto"/>
                <w:lang w:val="en-CA"/>
              </w:rPr>
              <w:commentReference w:id="70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lastRenderedPageBreak/>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02"/>
            <w:r w:rsidRPr="007425E1">
              <w:t>estate</w:t>
            </w:r>
            <w:commentRangeEnd w:id="702"/>
            <w:r>
              <w:rPr>
                <w:rStyle w:val="CommentReference"/>
                <w:rFonts w:eastAsiaTheme="minorHAnsi" w:cstheme="minorBidi"/>
                <w:color w:val="auto"/>
                <w:lang w:val="en-CA"/>
              </w:rPr>
              <w:commentReference w:id="70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03" w:name="_Toc298445781"/>
      <w:bookmarkStart w:id="704" w:name="_Toc298681266"/>
      <w:bookmarkStart w:id="705" w:name="_Toc298447506"/>
      <w:r>
        <w:rPr>
          <w:lang w:val="en-GB"/>
        </w:rPr>
        <w:t>Part Sixteen</w:t>
      </w:r>
      <w:bookmarkEnd w:id="703"/>
      <w:bookmarkEnd w:id="704"/>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lastRenderedPageBreak/>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06" w:name="_Toc298445782"/>
      <w:bookmarkStart w:id="707" w:name="_Toc298681267"/>
      <w:bookmarkStart w:id="708" w:name="_Toc298447507"/>
      <w:r w:rsidRPr="00D24FE1">
        <w:t>Part</w:t>
      </w:r>
      <w:r>
        <w:t xml:space="preserve"> Seventeen</w:t>
      </w:r>
      <w:bookmarkEnd w:id="706"/>
      <w:bookmarkEnd w:id="707"/>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09" w:name="_Toc298445783"/>
      <w:bookmarkStart w:id="710" w:name="_Toc298681268"/>
      <w:bookmarkStart w:id="711" w:name="_Toc298447508"/>
      <w:r>
        <w:t>Part Eighteen</w:t>
      </w:r>
      <w:bookmarkEnd w:id="709"/>
      <w:bookmarkEnd w:id="710"/>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12"/>
            <w:r>
              <w:t>care</w:t>
            </w:r>
            <w:commentRangeEnd w:id="712"/>
            <w:r>
              <w:rPr>
                <w:rStyle w:val="CommentReference"/>
                <w:rFonts w:eastAsiaTheme="minorHAnsi" w:cstheme="minorBidi"/>
                <w:color w:val="auto"/>
                <w:lang w:val="en-CA"/>
              </w:rPr>
              <w:commentReference w:id="71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lastRenderedPageBreak/>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13"/>
            <w:r w:rsidRPr="007425E1">
              <w:t xml:space="preserve">Sabbath </w:t>
            </w:r>
            <w:commentRangeEnd w:id="713"/>
            <w:r>
              <w:rPr>
                <w:rStyle w:val="CommentReference"/>
                <w:rFonts w:eastAsiaTheme="minorHAnsi" w:cstheme="minorBidi"/>
                <w:color w:val="auto"/>
                <w:lang w:val="en-CA"/>
              </w:rPr>
              <w:commentReference w:id="71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14" w:name="_Toc298445784"/>
      <w:bookmarkStart w:id="715" w:name="_Toc298681269"/>
      <w:bookmarkStart w:id="716" w:name="_Toc298447509"/>
      <w:bookmarkStart w:id="717" w:name="_Ref299212037"/>
      <w:bookmarkStart w:id="718" w:name="_Ref299212071"/>
      <w:bookmarkStart w:id="719" w:name="_Toc308441907"/>
      <w:r>
        <w:t>The Antiphonarium is read.</w:t>
      </w:r>
    </w:p>
    <w:p w14:paraId="220BAA57" w14:textId="77777777" w:rsidR="00E35F1F" w:rsidRDefault="00E35F1F" w:rsidP="00E35F1F">
      <w:pPr>
        <w:pStyle w:val="Heading2"/>
      </w:pPr>
      <w:bookmarkStart w:id="720" w:name="_Ref434564976"/>
      <w:bookmarkStart w:id="721" w:name="_Toc448515392"/>
      <w:r>
        <w:lastRenderedPageBreak/>
        <w:t>The Conclusion of the Adam Theotokias</w:t>
      </w:r>
      <w:bookmarkEnd w:id="714"/>
      <w:bookmarkEnd w:id="715"/>
      <w:bookmarkEnd w:id="716"/>
      <w:bookmarkEnd w:id="717"/>
      <w:bookmarkEnd w:id="718"/>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22"/>
            <w:r w:rsidRPr="007425E1">
              <w:rPr>
                <w:rFonts w:eastAsiaTheme="minorHAnsi"/>
              </w:rPr>
              <w:t xml:space="preserve">too </w:t>
            </w:r>
            <w:commentRangeEnd w:id="722"/>
            <w:r>
              <w:rPr>
                <w:rStyle w:val="CommentReference"/>
                <w:rFonts w:eastAsiaTheme="minorHAnsi" w:cstheme="minorBidi"/>
                <w:color w:val="auto"/>
                <w:lang w:val="en-CA"/>
              </w:rPr>
              <w:commentReference w:id="72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23"/>
            <w:r w:rsidRPr="007425E1">
              <w:rPr>
                <w:rFonts w:eastAsiaTheme="minorHAnsi"/>
              </w:rPr>
              <w:t xml:space="preserve">count </w:t>
            </w:r>
            <w:commentRangeEnd w:id="723"/>
            <w:r>
              <w:rPr>
                <w:rStyle w:val="CommentReference"/>
                <w:rFonts w:eastAsiaTheme="minorHAnsi" w:cstheme="minorBidi"/>
                <w:color w:val="auto"/>
                <w:lang w:val="en-CA"/>
              </w:rPr>
              <w:commentReference w:id="72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24"/>
            <w:r>
              <w:rPr>
                <w:rFonts w:eastAsiaTheme="minorHAnsi"/>
              </w:rPr>
              <w:t>I</w:t>
            </w:r>
            <w:r w:rsidRPr="007425E1">
              <w:rPr>
                <w:rFonts w:eastAsiaTheme="minorHAnsi"/>
              </w:rPr>
              <w:t xml:space="preserve"> </w:t>
            </w:r>
            <w:commentRangeEnd w:id="724"/>
            <w:r>
              <w:rPr>
                <w:rStyle w:val="CommentReference"/>
                <w:rFonts w:eastAsiaTheme="minorHAnsi" w:cstheme="minorBidi"/>
                <w:color w:val="auto"/>
                <w:lang w:val="en-CA"/>
              </w:rPr>
              <w:commentReference w:id="72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25"/>
            <w:r w:rsidRPr="007425E1">
              <w:rPr>
                <w:rFonts w:eastAsiaTheme="minorHAnsi"/>
              </w:rPr>
              <w:t>To offer repentance</w:t>
            </w:r>
            <w:commentRangeEnd w:id="725"/>
            <w:r>
              <w:rPr>
                <w:rStyle w:val="CommentReference"/>
                <w:rFonts w:eastAsiaTheme="minorHAnsi" w:cstheme="minorBidi"/>
                <w:color w:val="auto"/>
                <w:lang w:val="en-CA"/>
              </w:rPr>
              <w:commentReference w:id="72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26"/>
            <w:r w:rsidRPr="007425E1">
              <w:rPr>
                <w:rFonts w:eastAsiaTheme="minorHAnsi"/>
              </w:rPr>
              <w:t>The death of a sinner</w:t>
            </w:r>
            <w:commentRangeEnd w:id="726"/>
            <w:r>
              <w:rPr>
                <w:rStyle w:val="CommentReference"/>
                <w:rFonts w:eastAsiaTheme="minorHAnsi" w:cstheme="minorBidi"/>
                <w:color w:val="auto"/>
                <w:lang w:val="en-CA"/>
              </w:rPr>
              <w:commentReference w:id="72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27"/>
            <w:r>
              <w:t>kind-hearted</w:t>
            </w:r>
            <w:commentRangeEnd w:id="727"/>
            <w:r>
              <w:rPr>
                <w:rStyle w:val="CommentReference"/>
                <w:rFonts w:eastAsiaTheme="minorHAnsi" w:cstheme="minorBidi"/>
                <w:color w:val="auto"/>
                <w:lang w:val="en-CA"/>
              </w:rPr>
              <w:commentReference w:id="72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28"/>
            <w:r>
              <w:t>compassions</w:t>
            </w:r>
            <w:commentRangeEnd w:id="728"/>
            <w:r>
              <w:rPr>
                <w:rStyle w:val="CommentReference"/>
                <w:rFonts w:eastAsiaTheme="minorHAnsi" w:cstheme="minorBidi"/>
                <w:color w:val="auto"/>
                <w:lang w:val="en-CA"/>
              </w:rPr>
              <w:commentReference w:id="72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lastRenderedPageBreak/>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29"/>
            <w:r w:rsidRPr="007425E1">
              <w:t xml:space="preserve">May </w:t>
            </w:r>
            <w:commentRangeEnd w:id="729"/>
            <w:r>
              <w:rPr>
                <w:rStyle w:val="CommentReference"/>
                <w:rFonts w:eastAsiaTheme="minorHAnsi" w:cstheme="minorBidi"/>
                <w:color w:val="auto"/>
                <w:lang w:val="en-CA"/>
              </w:rPr>
              <w:commentReference w:id="72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0" w:name="_Toc298445791"/>
      <w:bookmarkStart w:id="731" w:name="_Toc298681276"/>
      <w:bookmarkStart w:id="732" w:name="_Toc298447516"/>
      <w:bookmarkStart w:id="733" w:name="_Toc308441914"/>
      <w:bookmarkStart w:id="734" w:name="_Toc448515393"/>
      <w:r>
        <w:lastRenderedPageBreak/>
        <w:t>Monday</w:t>
      </w:r>
      <w:bookmarkEnd w:id="730"/>
      <w:bookmarkEnd w:id="731"/>
      <w:bookmarkEnd w:id="732"/>
      <w:bookmarkEnd w:id="733"/>
      <w:bookmarkEnd w:id="734"/>
    </w:p>
    <w:p w14:paraId="47BF983A" w14:textId="77777777" w:rsidR="00E35F1F" w:rsidRDefault="00E35F1F" w:rsidP="00E35F1F">
      <w:pPr>
        <w:pStyle w:val="Heading3"/>
      </w:pPr>
      <w:bookmarkStart w:id="735" w:name="_Toc298445792"/>
      <w:bookmarkStart w:id="736" w:name="_Toc298681277"/>
      <w:bookmarkStart w:id="737" w:name="_Toc298447517"/>
      <w:bookmarkStart w:id="738" w:name="_Toc308441915"/>
      <w:r>
        <w:t>The Monday Psali Adam</w:t>
      </w:r>
      <w:bookmarkEnd w:id="735"/>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39"/>
            <w:r>
              <w:t>G</w:t>
            </w:r>
            <w:r w:rsidRPr="007425E1">
              <w:t xml:space="preserve">reatly </w:t>
            </w:r>
            <w:commentRangeEnd w:id="739"/>
            <w:r>
              <w:rPr>
                <w:rStyle w:val="CommentReference"/>
                <w:rFonts w:ascii="Times New Roman" w:eastAsiaTheme="minorHAnsi" w:hAnsi="Times New Roman" w:cstheme="minorBidi"/>
                <w:color w:val="auto"/>
              </w:rPr>
              <w:commentReference w:id="739"/>
            </w:r>
            <w:r w:rsidRPr="007425E1">
              <w:t>exalted</w:t>
            </w:r>
            <w:r>
              <w:t>,</w:t>
            </w:r>
          </w:p>
          <w:p w14:paraId="5F0EBDF2" w14:textId="77777777" w:rsidR="00E35F1F" w:rsidRDefault="00E35F1F" w:rsidP="00E35F1F">
            <w:pPr>
              <w:pStyle w:val="EngHang"/>
              <w:spacing w:before="2"/>
            </w:pPr>
            <w:commentRangeStart w:id="740"/>
            <w:r>
              <w:t>B</w:t>
            </w:r>
            <w:r w:rsidRPr="007425E1">
              <w:t xml:space="preserve">eyond </w:t>
            </w:r>
            <w:commentRangeEnd w:id="740"/>
            <w:r>
              <w:rPr>
                <w:rStyle w:val="CommentReference"/>
                <w:rFonts w:ascii="Times New Roman" w:eastAsiaTheme="minorHAnsi" w:hAnsi="Times New Roman" w:cstheme="minorBidi"/>
                <w:color w:val="auto"/>
              </w:rPr>
              <w:commentReference w:id="740"/>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41"/>
            <w:r>
              <w:t>righteous</w:t>
            </w:r>
            <w:commentRangeEnd w:id="741"/>
            <w:r>
              <w:rPr>
                <w:rStyle w:val="CommentReference"/>
                <w:rFonts w:ascii="Times New Roman" w:eastAsiaTheme="minorHAnsi" w:hAnsi="Times New Roman" w:cstheme="minorBidi"/>
                <w:color w:val="auto"/>
              </w:rPr>
              <w:commentReference w:id="741"/>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42"/>
            <w:r>
              <w:t>M</w:t>
            </w:r>
            <w:r w:rsidRPr="007425E1">
              <w:t xml:space="preserve">editate </w:t>
            </w:r>
            <w:commentRangeEnd w:id="742"/>
            <w:r>
              <w:rPr>
                <w:rStyle w:val="CommentReference"/>
                <w:rFonts w:ascii="Times New Roman" w:eastAsiaTheme="minorHAnsi" w:hAnsi="Times New Roman" w:cstheme="minorBidi"/>
                <w:color w:val="auto"/>
              </w:rPr>
              <w:commentReference w:id="742"/>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43"/>
            <w:r>
              <w:t>lips</w:t>
            </w:r>
            <w:commentRangeEnd w:id="743"/>
            <w:r>
              <w:rPr>
                <w:rStyle w:val="CommentReference"/>
              </w:rPr>
              <w:commentReference w:id="743"/>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44"/>
            <w:r>
              <w:t>O</w:t>
            </w:r>
            <w:r w:rsidRPr="007425E1">
              <w:t>f</w:t>
            </w:r>
            <w:commentRangeEnd w:id="744"/>
            <w:r>
              <w:rPr>
                <w:rStyle w:val="CommentReference"/>
              </w:rPr>
              <w:commentReference w:id="744"/>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45"/>
            <w:r w:rsidRPr="007425E1">
              <w:t>praise</w:t>
            </w:r>
            <w:r>
              <w:t xml:space="preserve"> </w:t>
            </w:r>
            <w:commentRangeEnd w:id="745"/>
            <w:r>
              <w:rPr>
                <w:rStyle w:val="CommentReference"/>
                <w:rFonts w:ascii="Times New Roman" w:eastAsiaTheme="minorHAnsi" w:hAnsi="Times New Roman" w:cstheme="minorBidi"/>
                <w:color w:val="auto"/>
              </w:rPr>
              <w:commentReference w:id="745"/>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46"/>
            <w:r>
              <w:t>set</w:t>
            </w:r>
            <w:r w:rsidRPr="007425E1">
              <w:t xml:space="preserve"> </w:t>
            </w:r>
            <w:commentRangeEnd w:id="746"/>
            <w:r>
              <w:rPr>
                <w:rStyle w:val="CommentReference"/>
                <w:rFonts w:ascii="Times New Roman" w:eastAsiaTheme="minorHAnsi" w:hAnsi="Times New Roman" w:cstheme="minorBidi"/>
                <w:color w:val="auto"/>
              </w:rPr>
              <w:commentReference w:id="746"/>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47"/>
            <w:r w:rsidRPr="007425E1">
              <w:t xml:space="preserve"> </w:t>
            </w:r>
            <w:commentRangeEnd w:id="747"/>
            <w:r>
              <w:rPr>
                <w:rStyle w:val="CommentReference"/>
                <w:rFonts w:ascii="Times New Roman" w:eastAsiaTheme="minorHAnsi" w:hAnsi="Times New Roman" w:cstheme="minorBidi"/>
                <w:color w:val="auto"/>
              </w:rPr>
              <w:commentReference w:id="747"/>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48"/>
            <w:r>
              <w:t xml:space="preserve">similitudes </w:t>
            </w:r>
            <w:commentRangeEnd w:id="748"/>
            <w:r>
              <w:rPr>
                <w:rStyle w:val="CommentReference"/>
                <w:rFonts w:ascii="Times New Roman" w:eastAsiaTheme="minorHAnsi" w:hAnsi="Times New Roman" w:cstheme="minorBidi"/>
                <w:color w:val="auto"/>
              </w:rPr>
              <w:commentReference w:id="748"/>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49" w:name="_Toc298445793"/>
      <w:bookmarkStart w:id="750" w:name="_Toc298681278"/>
      <w:bookmarkStart w:id="751" w:name="_Toc298447518"/>
      <w:bookmarkStart w:id="752" w:name="_Toc308441916"/>
      <w:r w:rsidRPr="00FD2E69">
        <w:lastRenderedPageBreak/>
        <w:t>The Conclusion of the Adam Psali</w:t>
      </w:r>
      <w:bookmarkEnd w:id="749"/>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53" w:name="_Toc298445794"/>
      <w:bookmarkStart w:id="754" w:name="_Toc298681279"/>
      <w:bookmarkStart w:id="755" w:name="_Toc298447519"/>
      <w:r>
        <w:t>Part One</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56"/>
            <w:r>
              <w:t xml:space="preserve">his </w:t>
            </w:r>
            <w:commentRangeEnd w:id="756"/>
            <w:r>
              <w:rPr>
                <w:rStyle w:val="CommentReference"/>
              </w:rPr>
              <w:commentReference w:id="756"/>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lastRenderedPageBreak/>
              <w:t>¿</w:t>
            </w:r>
          </w:p>
        </w:tc>
        <w:tc>
          <w:tcPr>
            <w:tcW w:w="3960" w:type="dxa"/>
          </w:tcPr>
          <w:p w14:paraId="259675F4" w14:textId="77777777" w:rsidR="00E35F1F" w:rsidRDefault="00E35F1F" w:rsidP="00E35F1F">
            <w:pPr>
              <w:pStyle w:val="EngHang"/>
            </w:pPr>
            <w:r w:rsidRPr="007425E1">
              <w:t xml:space="preserve">He has </w:t>
            </w:r>
            <w:commentRangeStart w:id="757"/>
            <w:r w:rsidRPr="007425E1">
              <w:t xml:space="preserve">risen </w:t>
            </w:r>
            <w:commentRangeEnd w:id="757"/>
            <w:r>
              <w:rPr>
                <w:rStyle w:val="CommentReference"/>
                <w:rFonts w:ascii="Times New Roman" w:eastAsiaTheme="minorHAnsi" w:hAnsi="Times New Roman" w:cstheme="minorBidi"/>
                <w:color w:val="auto"/>
              </w:rPr>
              <w:commentReference w:id="757"/>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58" w:name="_Toc298445795"/>
      <w:bookmarkStart w:id="759" w:name="_Toc298681280"/>
      <w:bookmarkStart w:id="760" w:name="_Toc298447520"/>
      <w:r>
        <w:t>Part Two</w:t>
      </w:r>
      <w:bookmarkEnd w:id="758"/>
      <w:bookmarkEnd w:id="759"/>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61" w:name="_Toc298445796"/>
      <w:bookmarkStart w:id="762" w:name="_Toc298681281"/>
      <w:bookmarkStart w:id="763" w:name="_Toc298447521"/>
      <w:r>
        <w:t>Part Three</w:t>
      </w:r>
      <w:bookmarkEnd w:id="761"/>
      <w:bookmarkEnd w:id="762"/>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lastRenderedPageBreak/>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64"/>
            <w:r w:rsidRPr="007425E1">
              <w:t xml:space="preserve">only </w:t>
            </w:r>
            <w:commentRangeEnd w:id="764"/>
            <w:r>
              <w:rPr>
                <w:rStyle w:val="CommentReference"/>
                <w:rFonts w:ascii="Times New Roman" w:eastAsiaTheme="minorHAnsi" w:hAnsi="Times New Roman" w:cstheme="minorBidi"/>
                <w:color w:val="auto"/>
              </w:rPr>
              <w:commentReference w:id="76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65"/>
            <w:r w:rsidRPr="007425E1">
              <w:t xml:space="preserve">save </w:t>
            </w:r>
            <w:commentRangeEnd w:id="765"/>
            <w:r>
              <w:rPr>
                <w:rStyle w:val="CommentReference"/>
              </w:rPr>
              <w:commentReference w:id="76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66" w:name="_Toc298445797"/>
      <w:bookmarkStart w:id="767" w:name="_Toc298681282"/>
      <w:bookmarkStart w:id="768" w:name="_Toc298447522"/>
      <w:r>
        <w:t>Part Four</w:t>
      </w:r>
      <w:bookmarkEnd w:id="766"/>
      <w:bookmarkEnd w:id="767"/>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69"/>
            <w:r w:rsidRPr="007425E1">
              <w:t>Esaias</w:t>
            </w:r>
            <w:commentRangeEnd w:id="769"/>
            <w:r>
              <w:rPr>
                <w:rStyle w:val="CommentReference"/>
                <w:rFonts w:ascii="Times New Roman" w:eastAsiaTheme="minorHAnsi" w:hAnsi="Times New Roman" w:cstheme="minorBidi"/>
                <w:color w:val="auto"/>
              </w:rPr>
              <w:commentReference w:id="769"/>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0"/>
            <w:r w:rsidRPr="007425E1">
              <w:t>counsel</w:t>
            </w:r>
            <w:commentRangeEnd w:id="770"/>
            <w:r>
              <w:rPr>
                <w:rStyle w:val="CommentReference"/>
              </w:rPr>
              <w:commentReference w:id="77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lastRenderedPageBreak/>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71" w:name="_Toc298445798"/>
      <w:bookmarkStart w:id="772" w:name="_Toc298681283"/>
      <w:bookmarkStart w:id="773" w:name="_Toc298447523"/>
      <w:r>
        <w:t>Part Five</w:t>
      </w:r>
      <w:bookmarkEnd w:id="771"/>
      <w:bookmarkEnd w:id="772"/>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74"/>
            <w:r w:rsidRPr="007425E1">
              <w:t>overcome</w:t>
            </w:r>
            <w:commentRangeEnd w:id="774"/>
            <w:r>
              <w:rPr>
                <w:rStyle w:val="CommentReference"/>
                <w:rFonts w:ascii="Times New Roman" w:eastAsiaTheme="minorHAnsi" w:hAnsi="Times New Roman" w:cstheme="minorBidi"/>
                <w:color w:val="auto"/>
              </w:rPr>
              <w:commentReference w:id="774"/>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75" w:name="_Toc298445799"/>
      <w:bookmarkStart w:id="776" w:name="_Toc298681284"/>
      <w:bookmarkStart w:id="777" w:name="_Toc298447524"/>
      <w:r>
        <w:t>Part Six</w:t>
      </w:r>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lastRenderedPageBreak/>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78"/>
            <w:r>
              <w:t>A</w:t>
            </w:r>
            <w:r w:rsidRPr="007425E1">
              <w:t xml:space="preserve">nd became </w:t>
            </w:r>
            <w:r w:rsidR="00524D23">
              <w:t xml:space="preserve">a perfect </w:t>
            </w:r>
            <w:r w:rsidRPr="007425E1">
              <w:t>man</w:t>
            </w:r>
            <w:commentRangeEnd w:id="778"/>
            <w:r>
              <w:rPr>
                <w:rStyle w:val="CommentReference"/>
              </w:rPr>
              <w:commentReference w:id="778"/>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79"/>
            <w:r w:rsidRPr="007425E1">
              <w:t xml:space="preserve">Without </w:t>
            </w:r>
            <w:commentRangeEnd w:id="779"/>
            <w:r>
              <w:rPr>
                <w:rStyle w:val="CommentReference"/>
                <w:rFonts w:ascii="Times New Roman" w:eastAsiaTheme="minorHAnsi" w:hAnsi="Times New Roman" w:cstheme="minorBidi"/>
                <w:color w:val="auto"/>
              </w:rPr>
              <w:commentReference w:id="779"/>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0" w:name="_Toc298445800"/>
      <w:bookmarkStart w:id="781" w:name="_Toc298681285"/>
      <w:bookmarkStart w:id="782" w:name="_Toc298447525"/>
      <w:r>
        <w:t>Part Seven</w:t>
      </w:r>
      <w:bookmarkEnd w:id="780"/>
      <w:bookmarkEnd w:id="781"/>
      <w:bookmarkEnd w:id="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lastRenderedPageBreak/>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83" w:name="_Toc298445801"/>
      <w:bookmarkStart w:id="784" w:name="_Toc298681286"/>
      <w:bookmarkStart w:id="785" w:name="_Toc298447526"/>
      <w:r>
        <w:t>Part Eight</w:t>
      </w:r>
      <w:bookmarkEnd w:id="783"/>
      <w:bookmarkEnd w:id="784"/>
      <w:bookmarkEnd w:id="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86"/>
            <w:r>
              <w:t>And good</w:t>
            </w:r>
            <w:r w:rsidRPr="007425E1">
              <w:t>will toward men</w:t>
            </w:r>
            <w:commentRangeEnd w:id="786"/>
            <w:r>
              <w:rPr>
                <w:rStyle w:val="CommentReference"/>
              </w:rPr>
              <w:commentReference w:id="786"/>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87"/>
            <w:r w:rsidRPr="007425E1">
              <w:t xml:space="preserve"> </w:t>
            </w:r>
            <w:commentRangeEnd w:id="787"/>
            <w:r>
              <w:rPr>
                <w:rStyle w:val="CommentReference"/>
                <w:rFonts w:ascii="Times New Roman" w:eastAsiaTheme="minorHAnsi" w:hAnsi="Times New Roman" w:cstheme="minorBidi"/>
                <w:color w:val="auto"/>
              </w:rPr>
              <w:commentReference w:id="78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lastRenderedPageBreak/>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88" w:name="_Toc298445802"/>
      <w:bookmarkStart w:id="789" w:name="_Toc298681287"/>
      <w:bookmarkStart w:id="790" w:name="_Toc298447527"/>
      <w:r>
        <w:t>Part Nine</w:t>
      </w:r>
      <w:bookmarkEnd w:id="788"/>
      <w:bookmarkEnd w:id="789"/>
      <w:bookmarkEnd w:id="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791"/>
            <w:r>
              <w:t>A</w:t>
            </w:r>
            <w:r w:rsidRPr="007425E1">
              <w:t>ngels</w:t>
            </w:r>
            <w:commentRangeEnd w:id="791"/>
            <w:r>
              <w:rPr>
                <w:rStyle w:val="CommentReference"/>
                <w:rFonts w:ascii="Times New Roman" w:eastAsiaTheme="minorHAnsi" w:hAnsi="Times New Roman" w:cstheme="minorBidi"/>
                <w:color w:val="auto"/>
              </w:rPr>
              <w:commentReference w:id="791"/>
            </w:r>
            <w:r w:rsidRPr="007425E1">
              <w:t xml:space="preserve"> of light </w:t>
            </w:r>
          </w:p>
          <w:p w14:paraId="63D00661" w14:textId="77777777" w:rsidR="00E35F1F" w:rsidRDefault="00E35F1F" w:rsidP="00E35F1F">
            <w:pPr>
              <w:pStyle w:val="EngHangEnd"/>
            </w:pPr>
            <w:commentRangeStart w:id="792"/>
            <w:r>
              <w:t>P</w:t>
            </w:r>
            <w:r w:rsidRPr="007425E1">
              <w:t xml:space="preserve">raise </w:t>
            </w:r>
            <w:commentRangeEnd w:id="792"/>
            <w:r>
              <w:rPr>
                <w:rStyle w:val="CommentReference"/>
              </w:rPr>
              <w:commentReference w:id="792"/>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793"/>
            <w:r>
              <w:t>shone</w:t>
            </w:r>
            <w:commentRangeEnd w:id="793"/>
            <w:r>
              <w:rPr>
                <w:rStyle w:val="CommentReference"/>
                <w:rFonts w:ascii="Times New Roman" w:eastAsiaTheme="minorHAnsi" w:hAnsi="Times New Roman" w:cstheme="minorBidi"/>
                <w:color w:val="auto"/>
              </w:rPr>
              <w:commentReference w:id="793"/>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lastRenderedPageBreak/>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t>¿</w:t>
            </w:r>
          </w:p>
        </w:tc>
        <w:tc>
          <w:tcPr>
            <w:tcW w:w="3960" w:type="dxa"/>
          </w:tcPr>
          <w:p w14:paraId="3387D4BB" w14:textId="1D58904E" w:rsidR="00E35F1F" w:rsidRDefault="00E35F1F" w:rsidP="00E35F1F">
            <w:pPr>
              <w:pStyle w:val="EngHang"/>
            </w:pPr>
            <w:commentRangeStart w:id="794"/>
            <w:r w:rsidRPr="007425E1">
              <w:t xml:space="preserve">In </w:t>
            </w:r>
            <w:commentRangeEnd w:id="794"/>
            <w:r>
              <w:rPr>
                <w:rStyle w:val="CommentReference"/>
                <w:rFonts w:ascii="Times New Roman" w:eastAsiaTheme="minorHAnsi" w:hAnsi="Times New Roman" w:cstheme="minorBidi"/>
                <w:color w:val="auto"/>
              </w:rPr>
              <w:commentReference w:id="794"/>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795"/>
            <w:r>
              <w:t>W</w:t>
            </w:r>
            <w:r w:rsidRPr="007425E1">
              <w:t xml:space="preserve">ho </w:t>
            </w:r>
            <w:commentRangeEnd w:id="795"/>
            <w:r>
              <w:rPr>
                <w:rStyle w:val="CommentReference"/>
                <w:rFonts w:ascii="Times New Roman" w:eastAsiaTheme="minorHAnsi" w:hAnsi="Times New Roman" w:cstheme="minorBidi"/>
                <w:color w:val="auto"/>
              </w:rPr>
              <w:commentReference w:id="795"/>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796"/>
            <w:r w:rsidRPr="007425E1">
              <w:t xml:space="preserve">we bless </w:t>
            </w:r>
            <w:r>
              <w:t>You</w:t>
            </w:r>
            <w:r w:rsidRPr="007425E1">
              <w:t xml:space="preserve"> </w:t>
            </w:r>
            <w:commentRangeEnd w:id="796"/>
            <w:r>
              <w:rPr>
                <w:rStyle w:val="CommentReference"/>
                <w:rFonts w:ascii="Times New Roman" w:eastAsiaTheme="minorHAnsi" w:hAnsi="Times New Roman" w:cstheme="minorBidi"/>
                <w:color w:val="auto"/>
              </w:rPr>
              <w:commentReference w:id="796"/>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797" w:name="_Toc298445803"/>
      <w:bookmarkStart w:id="798" w:name="_Toc298681288"/>
      <w:bookmarkStart w:id="799" w:name="_Toc298447528"/>
      <w:bookmarkStart w:id="800" w:name="_Toc308441917"/>
      <w:r>
        <w:t>The Crown Adam</w:t>
      </w:r>
      <w:bookmarkEnd w:id="797"/>
      <w:bookmarkEnd w:id="798"/>
      <w:bookmarkEnd w:id="799"/>
      <w:bookmarkEnd w:id="800"/>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01"/>
            <w:r w:rsidRPr="007425E1">
              <w:t>estate</w:t>
            </w:r>
            <w:commentRangeEnd w:id="801"/>
            <w:r>
              <w:rPr>
                <w:rStyle w:val="CommentReference"/>
              </w:rPr>
              <w:commentReference w:id="801"/>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lastRenderedPageBreak/>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02"/>
            <w:r w:rsidRPr="007425E1">
              <w:t xml:space="preserve">holy </w:t>
            </w:r>
            <w:commentRangeEnd w:id="802"/>
            <w:r>
              <w:rPr>
                <w:rStyle w:val="CommentReference"/>
              </w:rPr>
              <w:commentReference w:id="802"/>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03"/>
            <w:r>
              <w:t xml:space="preserve">Womanhood </w:t>
            </w:r>
            <w:commentRangeEnd w:id="803"/>
            <w:r>
              <w:rPr>
                <w:rStyle w:val="CommentReference"/>
                <w:rFonts w:ascii="Times New Roman" w:eastAsiaTheme="minorHAnsi" w:hAnsi="Times New Roman" w:cstheme="minorBidi"/>
                <w:color w:val="auto"/>
              </w:rPr>
              <w:commentReference w:id="803"/>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0720766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44A4C">
        <w:rPr>
          <w:noProof/>
        </w:rPr>
        <w:t>410</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04" w:name="_Toc298445804"/>
      <w:bookmarkStart w:id="805" w:name="_Toc298681289"/>
      <w:bookmarkStart w:id="806" w:name="_Toc298447529"/>
      <w:bookmarkStart w:id="807" w:name="_Toc308441918"/>
      <w:bookmarkStart w:id="808" w:name="_Toc448515394"/>
      <w:r>
        <w:lastRenderedPageBreak/>
        <w:t>Tuesday</w:t>
      </w:r>
      <w:bookmarkEnd w:id="804"/>
      <w:bookmarkEnd w:id="805"/>
      <w:bookmarkEnd w:id="806"/>
      <w:bookmarkEnd w:id="807"/>
      <w:bookmarkEnd w:id="808"/>
    </w:p>
    <w:p w14:paraId="5EF92007" w14:textId="77777777" w:rsidR="00E35F1F" w:rsidRDefault="00E35F1F" w:rsidP="00E35F1F">
      <w:pPr>
        <w:pStyle w:val="Heading3"/>
      </w:pPr>
      <w:bookmarkStart w:id="809" w:name="_Toc298445805"/>
      <w:bookmarkStart w:id="810" w:name="_Toc298681290"/>
      <w:bookmarkStart w:id="811" w:name="_Toc298447530"/>
      <w:bookmarkStart w:id="812" w:name="_Toc308441919"/>
      <w:r>
        <w:t>The Tuesday Psali Adam</w:t>
      </w:r>
      <w:bookmarkEnd w:id="809"/>
      <w:bookmarkEnd w:id="810"/>
      <w:bookmarkEnd w:id="811"/>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13"/>
            <w:r w:rsidRPr="007425E1">
              <w:t>wandered</w:t>
            </w:r>
            <w:commentRangeEnd w:id="813"/>
            <w:r>
              <w:rPr>
                <w:rStyle w:val="CommentReference"/>
                <w:rFonts w:ascii="Times New Roman" w:eastAsiaTheme="minorHAnsi" w:hAnsi="Times New Roman" w:cstheme="minorBidi"/>
                <w:color w:val="auto"/>
              </w:rPr>
              <w:commentReference w:id="813"/>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14"/>
            <w:r w:rsidRPr="007425E1">
              <w:t>cold and frost</w:t>
            </w:r>
            <w:commentRangeEnd w:id="814"/>
            <w:r>
              <w:rPr>
                <w:rStyle w:val="CommentReference"/>
              </w:rPr>
              <w:commentReference w:id="814"/>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15"/>
            <w:r>
              <w:t>From</w:t>
            </w:r>
            <w:r w:rsidRPr="007425E1">
              <w:t xml:space="preserve"> </w:t>
            </w:r>
            <w:commentRangeEnd w:id="815"/>
            <w:r>
              <w:rPr>
                <w:rStyle w:val="CommentReference"/>
              </w:rPr>
              <w:commentReference w:id="815"/>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16" w:name="_Toc298445806"/>
      <w:bookmarkStart w:id="817" w:name="_Toc298681291"/>
      <w:bookmarkStart w:id="818" w:name="_Toc298447531"/>
      <w:bookmarkStart w:id="819" w:name="_Toc308441920"/>
      <w:r w:rsidRPr="00FD2E69">
        <w:lastRenderedPageBreak/>
        <w:t>The Conclusion of the Adam Psali</w:t>
      </w:r>
      <w:bookmarkEnd w:id="816"/>
      <w:bookmarkEnd w:id="817"/>
      <w:bookmarkEnd w:id="818"/>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0" w:name="_Toc298445807"/>
      <w:bookmarkStart w:id="821" w:name="_Toc298681292"/>
      <w:bookmarkStart w:id="822" w:name="_Toc298447532"/>
      <w:bookmarkStart w:id="823" w:name="_Toc308441921"/>
      <w:r>
        <w:t>The Tuesday Theotokia</w:t>
      </w:r>
      <w:bookmarkEnd w:id="820"/>
      <w:bookmarkEnd w:id="821"/>
      <w:bookmarkEnd w:id="822"/>
      <w:bookmarkEnd w:id="823"/>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24" w:name="_Toc298445808"/>
      <w:bookmarkStart w:id="825" w:name="_Toc298681293"/>
      <w:bookmarkStart w:id="826" w:name="_Toc298447533"/>
      <w:r>
        <w:t>Part One</w:t>
      </w:r>
      <w:bookmarkEnd w:id="824"/>
      <w:bookmarkEnd w:id="825"/>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27" w:name="_Toc298445809"/>
      <w:bookmarkStart w:id="828" w:name="_Toc298681294"/>
      <w:bookmarkStart w:id="829" w:name="_Toc298447534"/>
      <w:r>
        <w:t>Part Tw</w:t>
      </w:r>
      <w:bookmarkEnd w:id="827"/>
      <w:r>
        <w:t>o</w:t>
      </w:r>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0"/>
            <w:r>
              <w:t>received</w:t>
            </w:r>
            <w:commentRangeEnd w:id="830"/>
            <w:r>
              <w:rPr>
                <w:rStyle w:val="CommentReference"/>
                <w:rFonts w:ascii="Times New Roman" w:eastAsiaTheme="minorHAnsi" w:hAnsi="Times New Roman" w:cstheme="minorBidi"/>
                <w:color w:val="auto"/>
              </w:rPr>
              <w:commentReference w:id="830"/>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31" w:name="_Toc298681295"/>
      <w:bookmarkStart w:id="832" w:name="_Toc298447535"/>
      <w:r>
        <w:lastRenderedPageBreak/>
        <w:t>Part Three</w:t>
      </w:r>
      <w:bookmarkEnd w:id="831"/>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33" w:name="_Toc298681296"/>
      <w:bookmarkStart w:id="834" w:name="_Toc298447536"/>
      <w:r>
        <w:lastRenderedPageBreak/>
        <w:t>Part Four</w:t>
      </w:r>
      <w:bookmarkEnd w:id="833"/>
      <w:bookmarkEnd w:id="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35"/>
            <w:r w:rsidRPr="007425E1">
              <w:t xml:space="preserve">perfect </w:t>
            </w:r>
            <w:commentRangeEnd w:id="835"/>
            <w:r>
              <w:rPr>
                <w:rStyle w:val="CommentReference"/>
              </w:rPr>
              <w:commentReference w:id="835"/>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36" w:name="_Toc298681297"/>
      <w:bookmarkStart w:id="837" w:name="_Toc298447537"/>
      <w:r>
        <w:t>Part Five</w:t>
      </w:r>
      <w:bookmarkEnd w:id="836"/>
      <w:bookmarkEnd w:id="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38"/>
            <w:r>
              <w:t>unlimited</w:t>
            </w:r>
            <w:commentRangeEnd w:id="838"/>
            <w:r>
              <w:rPr>
                <w:rStyle w:val="CommentReference"/>
                <w:rFonts w:ascii="Times New Roman" w:eastAsiaTheme="minorHAnsi" w:hAnsi="Times New Roman" w:cstheme="minorBidi"/>
                <w:color w:val="auto"/>
              </w:rPr>
              <w:commentReference w:id="838"/>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39" w:name="_Toc298681298"/>
      <w:bookmarkStart w:id="840" w:name="_Toc298447538"/>
      <w:r>
        <w:t>Part Six</w:t>
      </w:r>
      <w:bookmarkEnd w:id="839"/>
      <w:bookmarkEnd w:id="8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41"/>
            <w:r>
              <w:t xml:space="preserve"> </w:t>
            </w:r>
            <w:commentRangeEnd w:id="841"/>
            <w:r>
              <w:rPr>
                <w:rStyle w:val="CommentReference"/>
              </w:rPr>
              <w:commentReference w:id="841"/>
            </w:r>
            <w:r>
              <w:t>f</w:t>
            </w:r>
            <w:commentRangeStart w:id="842"/>
            <w:r>
              <w:t>aith</w:t>
            </w:r>
            <w:commentRangeEnd w:id="842"/>
            <w:r>
              <w:rPr>
                <w:rStyle w:val="CommentReference"/>
              </w:rPr>
              <w:commentReference w:id="842"/>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43" w:name="_Toc298681299"/>
      <w:bookmarkStart w:id="844" w:name="_Toc298447539"/>
      <w:r>
        <w:lastRenderedPageBreak/>
        <w:t>Part Seven</w:t>
      </w:r>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45"/>
            <w:r>
              <w:t xml:space="preserve">a </w:t>
            </w:r>
            <w:commentRangeEnd w:id="845"/>
            <w:r>
              <w:rPr>
                <w:rStyle w:val="CommentReference"/>
                <w:rFonts w:ascii="Times New Roman" w:eastAsiaTheme="minorHAnsi" w:hAnsi="Times New Roman" w:cstheme="minorBidi"/>
                <w:color w:val="auto"/>
              </w:rPr>
              <w:commentReference w:id="845"/>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46" w:name="_Toc298681300"/>
      <w:bookmarkStart w:id="847" w:name="_Toc298447540"/>
      <w:bookmarkStart w:id="848" w:name="_Toc308441922"/>
      <w:r>
        <w:t>The Crown Adam</w:t>
      </w:r>
      <w:bookmarkEnd w:id="846"/>
      <w:bookmarkEnd w:id="847"/>
      <w:bookmarkEnd w:id="848"/>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49"/>
            <w:r>
              <w:t>He</w:t>
            </w:r>
            <w:r w:rsidRPr="007425E1">
              <w:t xml:space="preserve"> </w:t>
            </w:r>
            <w:commentRangeEnd w:id="849"/>
            <w:r>
              <w:rPr>
                <w:rStyle w:val="CommentReference"/>
                <w:rFonts w:ascii="Times New Roman" w:eastAsiaTheme="minorHAnsi" w:hAnsi="Times New Roman" w:cstheme="minorBidi"/>
                <w:color w:val="auto"/>
              </w:rPr>
              <w:commentReference w:id="849"/>
            </w:r>
            <w:r w:rsidRPr="007425E1">
              <w:t xml:space="preserve">who is carried </w:t>
            </w:r>
          </w:p>
          <w:p w14:paraId="05DA09F2" w14:textId="04037ECB" w:rsidR="00E35F1F" w:rsidRDefault="00557D05" w:rsidP="00E35F1F">
            <w:pPr>
              <w:pStyle w:val="EngHangEnd"/>
            </w:pPr>
            <w:r>
              <w:t>Upon</w:t>
            </w:r>
            <w:commentRangeStart w:id="850"/>
            <w:r w:rsidR="00E35F1F" w:rsidRPr="007425E1">
              <w:t xml:space="preserve"> </w:t>
            </w:r>
            <w:commentRangeEnd w:id="850"/>
            <w:r w:rsidR="00E35F1F">
              <w:rPr>
                <w:rStyle w:val="CommentReference"/>
              </w:rPr>
              <w:commentReference w:id="850"/>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51"/>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51"/>
            <w:r>
              <w:rPr>
                <w:rStyle w:val="CommentReference"/>
                <w:rFonts w:ascii="Garamond" w:hAnsi="Garamond" w:cstheme="minorBidi"/>
                <w:noProof w:val="0"/>
                <w:lang w:val="en-CA"/>
              </w:rPr>
              <w:commentReference w:id="851"/>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1FA58A0D"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44A4C">
        <w:rPr>
          <w:noProof/>
        </w:rPr>
        <w:t>410</w:t>
      </w:r>
      <w:r>
        <w:fldChar w:fldCharType="end"/>
      </w:r>
      <w:r>
        <w:t>.</w:t>
      </w:r>
    </w:p>
    <w:p w14:paraId="55A2AE2E" w14:textId="77777777" w:rsidR="00E35F1F" w:rsidRDefault="00E35F1F" w:rsidP="00E35F1F">
      <w:pPr>
        <w:pStyle w:val="Heading2"/>
      </w:pPr>
      <w:bookmarkStart w:id="852" w:name="_Toc298681301"/>
      <w:bookmarkStart w:id="853" w:name="_Toc308441923"/>
      <w:bookmarkStart w:id="854" w:name="_Toc448515395"/>
      <w:r>
        <w:lastRenderedPageBreak/>
        <w:t>Wednesday</w:t>
      </w:r>
      <w:bookmarkEnd w:id="852"/>
      <w:bookmarkEnd w:id="853"/>
      <w:bookmarkEnd w:id="854"/>
    </w:p>
    <w:p w14:paraId="5D01081B" w14:textId="77777777" w:rsidR="00E35F1F" w:rsidRDefault="00E35F1F" w:rsidP="00E35F1F">
      <w:pPr>
        <w:pStyle w:val="Heading3"/>
      </w:pPr>
      <w:bookmarkStart w:id="855" w:name="_Toc298681302"/>
      <w:bookmarkStart w:id="856" w:name="_Toc308441924"/>
      <w:r>
        <w:t>The Wednesday Psali Batos</w:t>
      </w:r>
      <w:bookmarkEnd w:id="855"/>
      <w:bookmarkEnd w:id="85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57"/>
            <w:r>
              <w:t xml:space="preserve">breaths </w:t>
            </w:r>
            <w:commentRangeEnd w:id="857"/>
            <w:r>
              <w:rPr>
                <w:rStyle w:val="CommentReference"/>
                <w:rFonts w:ascii="Times New Roman" w:eastAsiaTheme="minorHAnsi" w:hAnsi="Times New Roman" w:cstheme="minorBidi"/>
                <w:color w:val="auto"/>
              </w:rPr>
              <w:commentReference w:id="85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58"/>
            <w:r>
              <w:t xml:space="preserve">When </w:t>
            </w:r>
            <w:commentRangeEnd w:id="858"/>
            <w:r>
              <w:rPr>
                <w:rStyle w:val="CommentReference"/>
                <w:rFonts w:ascii="Times New Roman" w:eastAsiaTheme="minorHAnsi" w:hAnsi="Times New Roman" w:cstheme="minorBidi"/>
                <w:color w:val="auto"/>
              </w:rPr>
              <w:commentReference w:id="85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59"/>
            <w:r>
              <w:t>tribulations</w:t>
            </w:r>
            <w:commentRangeEnd w:id="859"/>
            <w:r>
              <w:rPr>
                <w:rStyle w:val="CommentReference"/>
                <w:rFonts w:ascii="Times New Roman" w:eastAsiaTheme="minorHAnsi" w:hAnsi="Times New Roman" w:cstheme="minorBidi"/>
                <w:color w:val="auto"/>
              </w:rPr>
              <w:commentReference w:id="85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0" w:name="_Toc298681303"/>
      <w:bookmarkStart w:id="861" w:name="_Toc308441925"/>
      <w:r w:rsidRPr="00FD2E69">
        <w:t xml:space="preserve">The Conclusion of the </w:t>
      </w:r>
      <w:r>
        <w:t>Batos</w:t>
      </w:r>
      <w:r w:rsidRPr="00FD2E69">
        <w:t xml:space="preserve"> Psali</w:t>
      </w:r>
      <w:bookmarkEnd w:id="860"/>
      <w:bookmarkEnd w:id="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62" w:name="_Toc298681304"/>
      <w:bookmarkStart w:id="863" w:name="_Toc308441926"/>
      <w:r>
        <w:t>The Wednesday Theotokia</w:t>
      </w:r>
      <w:bookmarkEnd w:id="862"/>
      <w:bookmarkEnd w:id="86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64" w:name="_Toc298681305"/>
      <w:r>
        <w:t>Part One</w:t>
      </w:r>
      <w:bookmarkEnd w:id="8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65" w:name="_Toc298681306"/>
      <w:r>
        <w:t>Part Two</w:t>
      </w:r>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66"/>
            <w:r w:rsidRPr="00FA5B8C">
              <w:t>ⲥⲉⲙⲟϣⲓ ϧⲉⲛ ⲛ̀ⲧⲉ ⲡ̀ⲕⲁϩⲓ ⲥⲉⲙⲟϣⲓ ϧⲉⲛ ⲡⲉⲟⲩⲱⲓⲛⲓ</w:t>
            </w:r>
            <w:r w:rsidRPr="00F6464C">
              <w:t xml:space="preserve"> </w:t>
            </w:r>
            <w:commentRangeEnd w:id="866"/>
            <w:r>
              <w:rPr>
                <w:rStyle w:val="CommentReference"/>
                <w:rFonts w:ascii="Garamond" w:hAnsi="Garamond" w:cstheme="minorBidi"/>
                <w:noProof w:val="0"/>
                <w:lang w:val="en-CA"/>
              </w:rPr>
              <w:commentReference w:id="86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67" w:name="_Toc298681307"/>
      <w:r>
        <w:lastRenderedPageBreak/>
        <w:t>Part Three</w:t>
      </w:r>
      <w:bookmarkEnd w:id="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68"/>
            <w:r w:rsidRPr="007425E1">
              <w:t>For you brought forth</w:t>
            </w:r>
            <w:commentRangeEnd w:id="868"/>
            <w:r>
              <w:rPr>
                <w:rStyle w:val="CommentReference"/>
                <w:rFonts w:ascii="Times New Roman" w:eastAsiaTheme="minorHAnsi" w:hAnsi="Times New Roman" w:cstheme="minorBidi"/>
                <w:color w:val="auto"/>
              </w:rPr>
              <w:commentReference w:id="86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69" w:name="_Toc298681308"/>
      <w:r>
        <w:t>Part Four</w:t>
      </w:r>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0" w:name="_Toc298681309"/>
      <w:r>
        <w:t>Part Five</w:t>
      </w:r>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71"/>
            <w:r>
              <w:t>He</w:t>
            </w:r>
            <w:r w:rsidRPr="007425E1">
              <w:t xml:space="preserve"> </w:t>
            </w:r>
            <w:commentRangeEnd w:id="871"/>
            <w:r>
              <w:rPr>
                <w:rStyle w:val="CommentReference"/>
              </w:rPr>
              <w:commentReference w:id="871"/>
            </w:r>
            <w:r w:rsidRPr="007425E1">
              <w:t xml:space="preserve">Who </w:t>
            </w:r>
            <w:commentRangeStart w:id="872"/>
            <w:r w:rsidRPr="007425E1">
              <w:t xml:space="preserve">is </w:t>
            </w:r>
            <w:commentRangeEnd w:id="872"/>
            <w:r>
              <w:rPr>
                <w:rStyle w:val="CommentReference"/>
              </w:rPr>
              <w:commentReference w:id="87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73"/>
            <w:r w:rsidRPr="007425E1">
              <w:t>He to Whom is due the glory forever</w:t>
            </w:r>
            <w:commentRangeEnd w:id="873"/>
            <w:r>
              <w:rPr>
                <w:rStyle w:val="CommentReference"/>
                <w:rFonts w:ascii="Times New Roman" w:eastAsiaTheme="minorHAnsi" w:hAnsi="Times New Roman" w:cstheme="minorBidi"/>
                <w:color w:val="auto"/>
              </w:rPr>
              <w:commentReference w:id="87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74" w:name="_Toc298681310"/>
      <w:r>
        <w:t>Part Six</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7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75"/>
            <w:r>
              <w:rPr>
                <w:rStyle w:val="CommentReference"/>
              </w:rPr>
              <w:commentReference w:id="87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76"/>
            <w:r w:rsidRPr="00FA5B8C">
              <w:t>ⲙⲁⲣⲓⲁ</w:t>
            </w:r>
            <w:r w:rsidRPr="002147AA">
              <w:t xml:space="preserve"> </w:t>
            </w:r>
            <w:commentRangeEnd w:id="876"/>
            <w:r>
              <w:rPr>
                <w:rStyle w:val="CommentReference"/>
                <w:rFonts w:ascii="Garamond" w:hAnsi="Garamond" w:cstheme="minorBidi"/>
                <w:noProof w:val="0"/>
                <w:lang w:val="en-CA"/>
              </w:rPr>
              <w:commentReference w:id="87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77"/>
            <w:r w:rsidRPr="00FA5B8C">
              <w:t>ⲥⲧⲁⲓⲏⲟⲩⲧ ̀</w:t>
            </w:r>
            <w:commentRangeEnd w:id="877"/>
            <w:r>
              <w:rPr>
                <w:rStyle w:val="CommentReference"/>
                <w:rFonts w:ascii="Garamond" w:hAnsi="Garamond" w:cstheme="minorBidi"/>
                <w:noProof w:val="0"/>
                <w:lang w:val="en-CA"/>
              </w:rPr>
              <w:commentReference w:id="87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78"/>
            <w:r w:rsidRPr="00FA5B8C">
              <w:t>ⲙⲡⲓⲟⲩⲁⲓ ̀</w:t>
            </w:r>
            <w:commentRangeEnd w:id="878"/>
            <w:r>
              <w:rPr>
                <w:rStyle w:val="CommentReference"/>
                <w:rFonts w:ascii="Garamond" w:hAnsi="Garamond" w:cstheme="minorBidi"/>
                <w:noProof w:val="0"/>
                <w:lang w:val="en-CA"/>
              </w:rPr>
              <w:commentReference w:id="87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79"/>
            <w:r w:rsidRPr="00FA5B8C">
              <w:t>ⲉⲣⲉ ̀</w:t>
            </w:r>
            <w:commentRangeEnd w:id="879"/>
            <w:r>
              <w:rPr>
                <w:rStyle w:val="CommentReference"/>
                <w:rFonts w:ascii="Garamond" w:hAnsi="Garamond" w:cstheme="minorBidi"/>
                <w:noProof w:val="0"/>
                <w:lang w:val="en-CA"/>
              </w:rPr>
              <w:commentReference w:id="87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0" w:name="_Toc298681311"/>
      <w:r>
        <w:t>Part Seven</w:t>
      </w:r>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81"/>
            <w:r>
              <w:t xml:space="preserve">sits </w:t>
            </w:r>
            <w:commentRangeEnd w:id="881"/>
            <w:r>
              <w:rPr>
                <w:rStyle w:val="CommentReference"/>
                <w:rFonts w:ascii="Times New Roman" w:eastAsiaTheme="minorHAnsi" w:hAnsi="Times New Roman" w:cstheme="minorBidi"/>
                <w:color w:val="auto"/>
              </w:rPr>
              <w:commentReference w:id="88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82"/>
            <w:r w:rsidRPr="00FA5B8C">
              <w:t>ⲉⲧⲁϥⲟⲩⲱⲛϩ</w:t>
            </w:r>
            <w:r w:rsidRPr="002147AA">
              <w:t xml:space="preserve"> </w:t>
            </w:r>
            <w:commentRangeEnd w:id="882"/>
            <w:r>
              <w:rPr>
                <w:rStyle w:val="CommentReference"/>
                <w:rFonts w:ascii="Garamond" w:hAnsi="Garamond" w:cstheme="minorBidi"/>
                <w:noProof w:val="0"/>
                <w:lang w:val="en-CA"/>
              </w:rPr>
              <w:commentReference w:id="88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83"/>
            <w:r w:rsidRPr="00FA5B8C">
              <w:t>Ϫⲉ ⲡⲓⲁⲧⲥⲁⲣⲝ</w:t>
            </w:r>
            <w:commentRangeEnd w:id="883"/>
            <w:r>
              <w:rPr>
                <w:rStyle w:val="CommentReference"/>
                <w:rFonts w:ascii="Garamond" w:hAnsi="Garamond" w:cstheme="minorBidi"/>
                <w:noProof w:val="0"/>
                <w:lang w:val="en-CA"/>
              </w:rPr>
              <w:commentReference w:id="88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84" w:name="_Toc298681312"/>
      <w:bookmarkStart w:id="885" w:name="_Toc308441927"/>
      <w:r>
        <w:t>The Crown Batos</w:t>
      </w:r>
      <w:bookmarkEnd w:id="884"/>
      <w:bookmarkEnd w:id="88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86"/>
            <w:r w:rsidRPr="007425E1">
              <w:t>has entered and come forth</w:t>
            </w:r>
            <w:commentRangeEnd w:id="886"/>
            <w:r>
              <w:rPr>
                <w:rStyle w:val="CommentReference"/>
                <w:rFonts w:ascii="Times New Roman" w:eastAsiaTheme="minorHAnsi" w:hAnsi="Times New Roman" w:cstheme="minorBidi"/>
                <w:color w:val="auto"/>
              </w:rPr>
              <w:commentReference w:id="88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87"/>
            <w:r w:rsidRPr="007425E1">
              <w:t>manifestation</w:t>
            </w:r>
            <w:commentRangeEnd w:id="887"/>
            <w:r>
              <w:rPr>
                <w:rStyle w:val="CommentReference"/>
              </w:rPr>
              <w:commentReference w:id="88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88"/>
            <w:r>
              <w:t>and</w:t>
            </w:r>
            <w:r w:rsidRPr="007425E1">
              <w:t xml:space="preserve"> </w:t>
            </w:r>
            <w:commentRangeEnd w:id="888"/>
            <w:r>
              <w:rPr>
                <w:rStyle w:val="CommentReference"/>
              </w:rPr>
              <w:commentReference w:id="88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41"/>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545E757"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44A4C">
        <w:rPr>
          <w:noProof/>
        </w:rPr>
        <w:t>493</w:t>
      </w:r>
      <w:r>
        <w:fldChar w:fldCharType="end"/>
      </w:r>
      <w:r>
        <w:t>.</w:t>
      </w:r>
    </w:p>
    <w:p w14:paraId="6C2803B6" w14:textId="77777777" w:rsidR="00E35F1F" w:rsidRDefault="00E35F1F" w:rsidP="00E35F1F">
      <w:pPr>
        <w:pStyle w:val="Heading2"/>
      </w:pPr>
      <w:bookmarkStart w:id="889" w:name="_Toc298681313"/>
      <w:bookmarkStart w:id="890" w:name="_Toc308441928"/>
      <w:bookmarkStart w:id="891" w:name="_Toc448515396"/>
      <w:r>
        <w:lastRenderedPageBreak/>
        <w:t>Thursday</w:t>
      </w:r>
      <w:bookmarkEnd w:id="889"/>
      <w:bookmarkEnd w:id="890"/>
      <w:bookmarkEnd w:id="891"/>
    </w:p>
    <w:p w14:paraId="562349E9" w14:textId="453ED52C" w:rsidR="00E35F1F" w:rsidRDefault="00E35F1F" w:rsidP="00E35F1F">
      <w:pPr>
        <w:pStyle w:val="Heading3"/>
      </w:pPr>
      <w:bookmarkStart w:id="892" w:name="_Toc298681314"/>
      <w:bookmarkStart w:id="893" w:name="_Toc308441929"/>
      <w:r>
        <w:t xml:space="preserve">The Psali Batos for </w:t>
      </w:r>
      <w:bookmarkEnd w:id="892"/>
      <w:bookmarkEnd w:id="893"/>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894"/>
            <w:r w:rsidRPr="007425E1">
              <w:t xml:space="preserve">on </w:t>
            </w:r>
            <w:commentRangeEnd w:id="894"/>
            <w:r>
              <w:rPr>
                <w:rStyle w:val="CommentReference"/>
              </w:rPr>
              <w:commentReference w:id="89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895"/>
            <w:r w:rsidRPr="007425E1">
              <w:t xml:space="preserve">Forty </w:t>
            </w:r>
            <w:commentRangeEnd w:id="895"/>
            <w:r>
              <w:rPr>
                <w:rStyle w:val="CommentReference"/>
                <w:rFonts w:ascii="Times New Roman" w:eastAsiaTheme="minorHAnsi" w:hAnsi="Times New Roman" w:cstheme="minorBidi"/>
                <w:color w:val="auto"/>
              </w:rPr>
              <w:commentReference w:id="895"/>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896"/>
            <w:r w:rsidRPr="007425E1">
              <w:t xml:space="preserve">Crush </w:t>
            </w:r>
            <w:r w:rsidR="00CF15BA" w:rsidRPr="00CF15BA">
              <w:t xml:space="preserve">beneath </w:t>
            </w:r>
            <w:r w:rsidRPr="007425E1">
              <w:t>us</w:t>
            </w:r>
            <w:commentRangeEnd w:id="896"/>
            <w:r>
              <w:rPr>
                <w:rStyle w:val="CommentReference"/>
                <w:rFonts w:ascii="Times New Roman" w:eastAsiaTheme="minorHAnsi" w:hAnsi="Times New Roman" w:cstheme="minorBidi"/>
                <w:color w:val="auto"/>
              </w:rPr>
              <w:commentReference w:id="89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897" w:name="_Toc298681315"/>
      <w:bookmarkStart w:id="898" w:name="_Toc308441930"/>
      <w:r w:rsidRPr="00FD2E69">
        <w:lastRenderedPageBreak/>
        <w:t xml:space="preserve">The Conclusion of the </w:t>
      </w:r>
      <w:r>
        <w:t>Batos</w:t>
      </w:r>
      <w:r w:rsidRPr="00FD2E69">
        <w:t xml:space="preserve"> Psali</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899" w:name="_Toc298681316"/>
      <w:bookmarkStart w:id="900" w:name="_Toc308441931"/>
      <w:r>
        <w:t>The Thursday Theotokia</w:t>
      </w:r>
      <w:bookmarkEnd w:id="899"/>
      <w:bookmarkEnd w:id="900"/>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01" w:name="_Toc298681317"/>
      <w:r>
        <w:t>Part One</w:t>
      </w:r>
      <w:bookmarkEnd w:id="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02"/>
            <w:r w:rsidRPr="007425E1">
              <w:t>virgin</w:t>
            </w:r>
            <w:commentRangeEnd w:id="902"/>
            <w:r>
              <w:rPr>
                <w:rStyle w:val="CommentReference"/>
                <w:rFonts w:ascii="Times New Roman" w:eastAsiaTheme="minorHAnsi" w:hAnsi="Times New Roman" w:cstheme="minorBidi"/>
                <w:color w:val="auto"/>
              </w:rPr>
              <w:commentReference w:id="902"/>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03" w:name="_Toc298681318"/>
      <w:r>
        <w:t>Part Two</w:t>
      </w:r>
      <w:bookmarkEnd w:id="9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04"/>
            <w:r>
              <w:t>abolished</w:t>
            </w:r>
            <w:commentRangeEnd w:id="904"/>
            <w:r>
              <w:rPr>
                <w:rStyle w:val="CommentReference"/>
                <w:rFonts w:ascii="Times New Roman" w:eastAsiaTheme="minorHAnsi" w:hAnsi="Times New Roman" w:cstheme="minorBidi"/>
                <w:color w:val="auto"/>
              </w:rPr>
              <w:commentReference w:id="904"/>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05" w:name="_Toc298681319"/>
      <w:r>
        <w:t>Part Three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06" w:name="_Toc298681320"/>
      <w:r>
        <w:t>Part Four</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07"/>
            <w:r>
              <w:t>.</w:t>
            </w:r>
            <w:commentRangeEnd w:id="907"/>
            <w:r>
              <w:rPr>
                <w:rStyle w:val="CommentReference"/>
              </w:rPr>
              <w:commentReference w:id="907"/>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08"/>
            <w:r>
              <w:t xml:space="preserve">appeared </w:t>
            </w:r>
            <w:commentRangeEnd w:id="908"/>
            <w:r>
              <w:rPr>
                <w:rStyle w:val="CommentReference"/>
                <w:rFonts w:ascii="Times New Roman" w:eastAsiaTheme="minorHAnsi" w:hAnsi="Times New Roman" w:cstheme="minorBidi"/>
                <w:color w:val="auto"/>
              </w:rPr>
              <w:commentReference w:id="908"/>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09"/>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0"/>
            <w:r w:rsidRPr="007425E1">
              <w:t>strength</w:t>
            </w:r>
            <w:commentRangeEnd w:id="910"/>
            <w:r>
              <w:rPr>
                <w:rStyle w:val="CommentReference"/>
                <w:rFonts w:ascii="Times New Roman" w:eastAsiaTheme="minorHAnsi" w:hAnsi="Times New Roman" w:cstheme="minorBidi"/>
                <w:color w:val="auto"/>
              </w:rPr>
              <w:commentReference w:id="910"/>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11"/>
            <w:r>
              <w:t>N</w:t>
            </w:r>
            <w:r w:rsidRPr="007425E1">
              <w:t xml:space="preserve">ow </w:t>
            </w:r>
            <w:commentRangeEnd w:id="911"/>
            <w:r>
              <w:rPr>
                <w:rStyle w:val="CommentReference"/>
                <w:rFonts w:ascii="Times New Roman" w:eastAsiaTheme="minorHAnsi" w:hAnsi="Times New Roman" w:cstheme="minorBidi"/>
                <w:color w:val="auto"/>
              </w:rPr>
              <w:commentReference w:id="911"/>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12" w:name="_Toc298681321"/>
      <w:r>
        <w:t>Part Five</w:t>
      </w:r>
      <w:bookmarkEnd w:id="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13"/>
            <w:r>
              <w:t>Theotokos</w:t>
            </w:r>
            <w:commentRangeEnd w:id="913"/>
            <w:r>
              <w:rPr>
                <w:rStyle w:val="CommentReference"/>
                <w:rFonts w:ascii="Times New Roman" w:eastAsiaTheme="minorHAnsi" w:hAnsi="Times New Roman" w:cstheme="minorBidi"/>
                <w:color w:val="auto"/>
              </w:rPr>
              <w:commentReference w:id="913"/>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14"/>
            <w:r>
              <w:t xml:space="preserve">of </w:t>
            </w:r>
            <w:commentRangeEnd w:id="914"/>
            <w:r>
              <w:rPr>
                <w:rStyle w:val="CommentReference"/>
                <w:rFonts w:ascii="Times New Roman" w:eastAsiaTheme="minorHAnsi" w:hAnsi="Times New Roman" w:cstheme="minorBidi"/>
                <w:color w:val="auto"/>
              </w:rPr>
              <w:commentReference w:id="914"/>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15" w:name="_Toc298681322"/>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16"/>
            <w:r>
              <w:t xml:space="preserve">The </w:t>
            </w:r>
            <w:commentRangeEnd w:id="916"/>
            <w:r>
              <w:rPr>
                <w:rStyle w:val="CommentReference"/>
                <w:rFonts w:ascii="Times New Roman" w:eastAsiaTheme="minorHAnsi" w:hAnsi="Times New Roman" w:cstheme="minorBidi"/>
                <w:color w:val="auto"/>
              </w:rPr>
              <w:commentReference w:id="916"/>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17"/>
            <w:r>
              <w:t>would</w:t>
            </w:r>
            <w:r w:rsidRPr="007425E1">
              <w:t xml:space="preserve"> </w:t>
            </w:r>
            <w:commentRangeEnd w:id="917"/>
            <w:r>
              <w:rPr>
                <w:rStyle w:val="CommentReference"/>
              </w:rPr>
              <w:commentReference w:id="917"/>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18" w:name="_Toc298681323"/>
      <w:r>
        <w:t>Part Seven</w:t>
      </w:r>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19"/>
            <w:r>
              <w:t>David</w:t>
            </w:r>
            <w:commentRangeEnd w:id="919"/>
            <w:r>
              <w:rPr>
                <w:rStyle w:val="CommentReference"/>
                <w:rFonts w:ascii="Times New Roman" w:eastAsiaTheme="minorHAnsi" w:hAnsi="Times New Roman" w:cstheme="minorBidi"/>
                <w:color w:val="auto"/>
              </w:rPr>
              <w:commentReference w:id="919"/>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0"/>
            <w:r w:rsidRPr="00E03CD4">
              <w:t xml:space="preserve">deemed </w:t>
            </w:r>
            <w:commentRangeEnd w:id="920"/>
            <w:r>
              <w:rPr>
                <w:rStyle w:val="CommentReference"/>
                <w:rFonts w:ascii="Times New Roman" w:eastAsiaTheme="minorHAnsi" w:hAnsi="Times New Roman" w:cstheme="minorBidi"/>
                <w:color w:val="auto"/>
              </w:rPr>
              <w:commentReference w:id="920"/>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21" w:name="_Toc298681324"/>
      <w:r>
        <w:t>Part Eight</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22"/>
            <w:r>
              <w:t>heaven</w:t>
            </w:r>
            <w:r w:rsidRPr="007425E1">
              <w:t xml:space="preserve"> </w:t>
            </w:r>
            <w:commentRangeEnd w:id="922"/>
            <w:r>
              <w:rPr>
                <w:rStyle w:val="CommentReference"/>
                <w:rFonts w:ascii="Times New Roman" w:eastAsiaTheme="minorHAnsi" w:hAnsi="Times New Roman" w:cstheme="minorBidi"/>
                <w:color w:val="auto"/>
              </w:rPr>
              <w:commentReference w:id="922"/>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23" w:name="_Toc298681325"/>
      <w:r>
        <w:lastRenderedPageBreak/>
        <w:t>Part Nine</w:t>
      </w:r>
      <w:bookmarkEnd w:id="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24"/>
            <w:r w:rsidRPr="007425E1">
              <w:t>Rises</w:t>
            </w:r>
            <w:commentRangeEnd w:id="924"/>
            <w:r>
              <w:rPr>
                <w:rStyle w:val="CommentReference"/>
              </w:rPr>
              <w:commentReference w:id="924"/>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25" w:name="_Toc298681326"/>
      <w:bookmarkStart w:id="926" w:name="_Toc308441932"/>
      <w:r>
        <w:lastRenderedPageBreak/>
        <w:t xml:space="preserve">The </w:t>
      </w:r>
      <w:r w:rsidRPr="007C4181">
        <w:t>Crown</w:t>
      </w:r>
      <w:bookmarkEnd w:id="925"/>
      <w:bookmarkEnd w:id="926"/>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27"/>
            <w:r w:rsidRPr="007425E1">
              <w:t>destroyed</w:t>
            </w:r>
            <w:commentRangeEnd w:id="927"/>
            <w:r>
              <w:rPr>
                <w:rStyle w:val="CommentReference"/>
                <w:rFonts w:ascii="Times New Roman" w:eastAsiaTheme="minorHAnsi" w:hAnsi="Times New Roman" w:cstheme="minorBidi"/>
                <w:color w:val="auto"/>
              </w:rPr>
              <w:commentReference w:id="927"/>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42"/>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7F172186"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44A4C">
        <w:rPr>
          <w:noProof/>
        </w:rPr>
        <w:t>493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28" w:name="_Toc298681327"/>
      <w:bookmarkStart w:id="929" w:name="_Toc308441933"/>
      <w:bookmarkStart w:id="930" w:name="_Toc448515397"/>
      <w:r>
        <w:lastRenderedPageBreak/>
        <w:t>Friday</w:t>
      </w:r>
      <w:bookmarkEnd w:id="928"/>
      <w:bookmarkEnd w:id="929"/>
      <w:bookmarkEnd w:id="930"/>
    </w:p>
    <w:p w14:paraId="05EA9798" w14:textId="77777777" w:rsidR="00E35F1F" w:rsidRDefault="00E35F1F" w:rsidP="00E35F1F">
      <w:pPr>
        <w:pStyle w:val="Heading3"/>
      </w:pPr>
      <w:bookmarkStart w:id="931" w:name="_Toc298681328"/>
      <w:bookmarkStart w:id="932" w:name="_Toc308441934"/>
      <w:r>
        <w:t>The Psali Batos for Friday</w:t>
      </w:r>
      <w:bookmarkEnd w:id="931"/>
      <w:bookmarkEnd w:id="932"/>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33"/>
            <w:r w:rsidRPr="007425E1">
              <w:t>servants</w:t>
            </w:r>
            <w:commentRangeEnd w:id="933"/>
            <w:r>
              <w:rPr>
                <w:rStyle w:val="CommentReference"/>
                <w:rFonts w:ascii="Times New Roman" w:eastAsiaTheme="minorHAnsi" w:hAnsi="Times New Roman" w:cstheme="minorBidi"/>
                <w:color w:val="auto"/>
              </w:rPr>
              <w:commentReference w:id="933"/>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34"/>
            <w:r w:rsidRPr="007425E1">
              <w:t>To escape the face of the bows.</w:t>
            </w:r>
            <w:commentRangeEnd w:id="934"/>
            <w:r>
              <w:rPr>
                <w:rStyle w:val="CommentReference"/>
              </w:rPr>
              <w:commentReference w:id="934"/>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35"/>
            <w:r w:rsidRPr="00FA5B8C">
              <w:t>ⲉⲑⲣⲟⲩⲱ̀ϣⲉⲙ ⲛ̀ⲧ̀ϫⲟⲙ ⲛ̀ⲧⲉ ⲡⲓⲭ̀ⲣⲱⲙ</w:t>
            </w:r>
            <w:commentRangeEnd w:id="935"/>
            <w:r>
              <w:rPr>
                <w:rStyle w:val="CommentReference"/>
                <w:rFonts w:ascii="Garamond" w:hAnsi="Garamond" w:cstheme="minorBidi"/>
                <w:noProof w:val="0"/>
                <w:lang w:val="en-CA"/>
              </w:rPr>
              <w:commentReference w:id="935"/>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36" w:name="_Toc298681329"/>
      <w:bookmarkStart w:id="937" w:name="_Toc308441935"/>
      <w:r w:rsidRPr="00FD2E69">
        <w:lastRenderedPageBreak/>
        <w:t xml:space="preserve">The Conclusion of the </w:t>
      </w:r>
      <w:r>
        <w:t>Batos</w:t>
      </w:r>
      <w:r w:rsidRPr="00FD2E69">
        <w:t xml:space="preserve"> Psali</w:t>
      </w:r>
      <w:bookmarkEnd w:id="936"/>
      <w:bookmarkEnd w:id="9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38" w:name="_Toc298681330"/>
      <w:bookmarkStart w:id="939" w:name="_Toc308441936"/>
      <w:r>
        <w:t>The Friday Theotokia</w:t>
      </w:r>
      <w:bookmarkEnd w:id="938"/>
      <w:bookmarkEnd w:id="93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0" w:name="_Toc298681331"/>
      <w:r>
        <w:t>Part One</w:t>
      </w:r>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41"/>
            <w:r>
              <w:t>the fruit of your womb</w:t>
            </w:r>
            <w:commentRangeEnd w:id="941"/>
            <w:r>
              <w:rPr>
                <w:rStyle w:val="CommentReference"/>
                <w:rFonts w:ascii="Times New Roman" w:eastAsiaTheme="minorHAnsi" w:hAnsi="Times New Roman" w:cstheme="minorBidi"/>
                <w:color w:val="auto"/>
              </w:rPr>
              <w:commentReference w:id="94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42" w:name="_Toc298681332"/>
      <w:r>
        <w:lastRenderedPageBreak/>
        <w:t>Part Two</w:t>
      </w:r>
      <w:bookmarkEnd w:id="9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43"/>
            <w:r>
              <w:t xml:space="preserve">incarnate </w:t>
            </w:r>
            <w:commentRangeEnd w:id="943"/>
            <w:r>
              <w:rPr>
                <w:rStyle w:val="CommentReference"/>
                <w:rFonts w:ascii="Times New Roman" w:eastAsiaTheme="minorHAnsi" w:hAnsi="Times New Roman" w:cstheme="minorBidi"/>
                <w:color w:val="auto"/>
              </w:rPr>
              <w:commentReference w:id="943"/>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44" w:name="_Toc298681333"/>
      <w:r>
        <w:t>Part Three</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45"/>
            <w:r>
              <w:t>O</w:t>
            </w:r>
            <w:commentRangeEnd w:id="945"/>
            <w:r>
              <w:rPr>
                <w:rStyle w:val="CommentReference"/>
                <w:rFonts w:ascii="Times New Roman" w:eastAsiaTheme="minorHAnsi" w:hAnsi="Times New Roman" w:cstheme="minorBidi"/>
                <w:color w:val="auto"/>
              </w:rPr>
              <w:commentReference w:id="945"/>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46" w:name="_Toc298681334"/>
      <w:r>
        <w:t>Part Four</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47" w:name="_Toc298681335"/>
      <w:r>
        <w:t>Part Five</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48" w:name="_Toc298681336"/>
      <w:r>
        <w:lastRenderedPageBreak/>
        <w:t>Part Six</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49" w:name="_Toc298681337"/>
      <w:r>
        <w:t>Part Seven</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0"/>
            <w:r>
              <w:t>temple</w:t>
            </w:r>
            <w:commentRangeEnd w:id="950"/>
            <w:r>
              <w:rPr>
                <w:rStyle w:val="CommentReference"/>
                <w:rFonts w:ascii="Times New Roman" w:eastAsiaTheme="minorHAnsi" w:hAnsi="Times New Roman" w:cstheme="minorBidi"/>
                <w:color w:val="auto"/>
              </w:rPr>
              <w:commentReference w:id="950"/>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51" w:name="_Toc298681338"/>
      <w:bookmarkStart w:id="952" w:name="_Toc308441937"/>
      <w:r>
        <w:lastRenderedPageBreak/>
        <w:t>The Crown</w:t>
      </w:r>
      <w:bookmarkEnd w:id="951"/>
      <w:bookmarkEnd w:id="952"/>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53"/>
            <w:r w:rsidRPr="00F0646D">
              <w:t xml:space="preserve">Infinite </w:t>
            </w:r>
            <w:commentRangeEnd w:id="953"/>
            <w:r>
              <w:rPr>
                <w:rStyle w:val="CommentReference"/>
                <w:rFonts w:ascii="Times New Roman" w:eastAsiaTheme="minorHAnsi" w:hAnsi="Times New Roman" w:cstheme="minorBidi"/>
                <w:color w:val="auto"/>
              </w:rPr>
              <w:commentReference w:id="953"/>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54"/>
            <w:r w:rsidRPr="007425E1">
              <w:t>hook</w:t>
            </w:r>
            <w:commentRangeEnd w:id="954"/>
            <w:r>
              <w:rPr>
                <w:rStyle w:val="CommentReference"/>
                <w:rFonts w:ascii="Times New Roman" w:eastAsiaTheme="minorHAnsi" w:hAnsi="Times New Roman" w:cstheme="minorBidi"/>
                <w:color w:val="auto"/>
              </w:rPr>
              <w:commentReference w:id="954"/>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55"/>
            <w:r w:rsidRPr="007425E1">
              <w:t xml:space="preserve">Teaching </w:t>
            </w:r>
            <w:commentRangeEnd w:id="955"/>
            <w:r>
              <w:rPr>
                <w:rStyle w:val="CommentReference"/>
                <w:rFonts w:ascii="Times New Roman" w:eastAsiaTheme="minorHAnsi" w:hAnsi="Times New Roman" w:cstheme="minorBidi"/>
                <w:color w:val="auto"/>
              </w:rPr>
              <w:commentReference w:id="955"/>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56"/>
            <w:r w:rsidRPr="007425E1">
              <w:t>a cause</w:t>
            </w:r>
            <w:r>
              <w:t xml:space="preserve"> for us</w:t>
            </w:r>
            <w:r w:rsidRPr="007425E1">
              <w:t>,</w:t>
            </w:r>
            <w:commentRangeEnd w:id="956"/>
            <w:r>
              <w:rPr>
                <w:rStyle w:val="CommentReference"/>
                <w:rFonts w:ascii="Times New Roman" w:eastAsiaTheme="minorHAnsi" w:hAnsi="Times New Roman" w:cstheme="minorBidi"/>
                <w:color w:val="auto"/>
              </w:rPr>
              <w:commentReference w:id="956"/>
            </w:r>
          </w:p>
          <w:p w14:paraId="18A8A756" w14:textId="77777777" w:rsidR="00E35F1F" w:rsidRDefault="00E35F1F" w:rsidP="00E35F1F">
            <w:pPr>
              <w:pStyle w:val="EngHangEnd"/>
            </w:pPr>
            <w:r w:rsidRPr="007425E1">
              <w:t xml:space="preserve">To ascend the </w:t>
            </w:r>
            <w:commentRangeStart w:id="957"/>
            <w:r w:rsidRPr="007425E1">
              <w:t xml:space="preserve">path </w:t>
            </w:r>
            <w:commentRangeEnd w:id="957"/>
            <w:r>
              <w:rPr>
                <w:rStyle w:val="CommentReference"/>
                <w:rFonts w:ascii="Times New Roman" w:eastAsiaTheme="minorHAnsi" w:hAnsi="Times New Roman" w:cstheme="minorBidi"/>
                <w:color w:val="auto"/>
              </w:rPr>
              <w:commentReference w:id="957"/>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58"/>
            </w:r>
            <w:r>
              <w:t>,</w:t>
            </w:r>
          </w:p>
          <w:p w14:paraId="51E3C73A" w14:textId="77777777" w:rsidR="00E35F1F" w:rsidRDefault="00E35F1F" w:rsidP="00E35F1F">
            <w:pPr>
              <w:pStyle w:val="EngHangEnd"/>
            </w:pPr>
            <w:r>
              <w:t>With</w:t>
            </w:r>
            <w:r w:rsidRPr="007425E1">
              <w:t xml:space="preserve"> joy and </w:t>
            </w:r>
            <w:commentRangeStart w:id="959"/>
            <w:r w:rsidRPr="007425E1">
              <w:t>rejoicing</w:t>
            </w:r>
            <w:commentRangeEnd w:id="959"/>
            <w:r>
              <w:rPr>
                <w:rStyle w:val="CommentReference"/>
                <w:rFonts w:ascii="Times New Roman" w:eastAsiaTheme="minorHAnsi" w:hAnsi="Times New Roman" w:cstheme="minorBidi"/>
                <w:color w:val="auto"/>
              </w:rPr>
              <w:commentReference w:id="959"/>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5AF749A4"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44A4C">
        <w:rPr>
          <w:noProof/>
        </w:rPr>
        <w:t>493</w:t>
      </w:r>
      <w:r>
        <w:fldChar w:fldCharType="end"/>
      </w:r>
      <w:r>
        <w:t>.</w:t>
      </w:r>
    </w:p>
    <w:p w14:paraId="38557AE9" w14:textId="77777777" w:rsidR="00E35F1F" w:rsidRDefault="00E35F1F" w:rsidP="00E35F1F">
      <w:pPr>
        <w:pStyle w:val="Heading2"/>
      </w:pPr>
      <w:bookmarkStart w:id="960" w:name="_Toc298681339"/>
      <w:bookmarkStart w:id="961" w:name="_Toc308441938"/>
      <w:bookmarkStart w:id="962" w:name="_Toc448515398"/>
      <w:r>
        <w:lastRenderedPageBreak/>
        <w:t>Saturday</w:t>
      </w:r>
      <w:bookmarkEnd w:id="960"/>
      <w:bookmarkEnd w:id="961"/>
      <w:bookmarkEnd w:id="962"/>
    </w:p>
    <w:p w14:paraId="425920E6" w14:textId="77777777" w:rsidR="00E35F1F" w:rsidRDefault="00E35F1F" w:rsidP="00E35F1F">
      <w:pPr>
        <w:pStyle w:val="Heading3"/>
      </w:pPr>
      <w:bookmarkStart w:id="963" w:name="_Toc298681340"/>
      <w:bookmarkStart w:id="964" w:name="_Toc308441939"/>
      <w:r>
        <w:t>The Saturday Psali Batos</w:t>
      </w:r>
      <w:bookmarkEnd w:id="963"/>
      <w:bookmarkEnd w:id="96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65"/>
            <w:r w:rsidRPr="007425E1">
              <w:rPr>
                <w:rFonts w:eastAsiaTheme="minorHAnsi"/>
              </w:rPr>
              <w:t xml:space="preserve">All </w:t>
            </w:r>
            <w:commentRangeEnd w:id="965"/>
            <w:r>
              <w:rPr>
                <w:rStyle w:val="CommentReference"/>
                <w:rFonts w:ascii="Times New Roman" w:eastAsiaTheme="minorHAnsi" w:hAnsi="Times New Roman" w:cstheme="minorBidi"/>
                <w:color w:val="auto"/>
              </w:rPr>
              <w:commentReference w:id="96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66"/>
            <w:r w:rsidRPr="007425E1">
              <w:rPr>
                <w:rFonts w:eastAsiaTheme="minorHAnsi"/>
              </w:rPr>
              <w:t>every</w:t>
            </w:r>
            <w:r>
              <w:rPr>
                <w:rFonts w:eastAsiaTheme="minorHAnsi"/>
              </w:rPr>
              <w:t xml:space="preserve"> </w:t>
            </w:r>
            <w:r w:rsidRPr="007425E1">
              <w:rPr>
                <w:rFonts w:eastAsiaTheme="minorHAnsi"/>
              </w:rPr>
              <w:t>day</w:t>
            </w:r>
            <w:commentRangeEnd w:id="966"/>
            <w:r>
              <w:rPr>
                <w:rStyle w:val="CommentReference"/>
                <w:rFonts w:ascii="Times New Roman" w:eastAsiaTheme="minorHAnsi" w:hAnsi="Times New Roman" w:cstheme="minorBidi"/>
                <w:color w:val="auto"/>
              </w:rPr>
              <w:commentReference w:id="96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67"/>
            <w:r>
              <w:rPr>
                <w:rFonts w:eastAsiaTheme="minorHAnsi"/>
              </w:rPr>
              <w:t>ecstasy</w:t>
            </w:r>
            <w:commentRangeEnd w:id="967"/>
            <w:r>
              <w:rPr>
                <w:rStyle w:val="CommentReference"/>
                <w:rFonts w:ascii="Times New Roman" w:eastAsiaTheme="minorHAnsi" w:hAnsi="Times New Roman" w:cstheme="minorBidi"/>
                <w:color w:val="auto"/>
              </w:rPr>
              <w:commentReference w:id="96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68"/>
            <w:r w:rsidRPr="007425E1">
              <w:rPr>
                <w:color w:val="000000"/>
              </w:rPr>
              <w:t xml:space="preserve">glory </w:t>
            </w:r>
            <w:commentRangeEnd w:id="968"/>
            <w:r>
              <w:rPr>
                <w:rStyle w:val="CommentReference"/>
              </w:rPr>
              <w:commentReference w:id="96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69"/>
            <w:r>
              <w:rPr>
                <w:rFonts w:eastAsiaTheme="minorHAnsi"/>
              </w:rPr>
              <w:t xml:space="preserve">From </w:t>
            </w:r>
            <w:commentRangeEnd w:id="969"/>
            <w:r>
              <w:rPr>
                <w:rStyle w:val="CommentReference"/>
                <w:rFonts w:ascii="Times New Roman" w:eastAsiaTheme="minorHAnsi" w:hAnsi="Times New Roman" w:cstheme="minorBidi"/>
                <w:color w:val="auto"/>
              </w:rPr>
              <w:commentReference w:id="96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0"/>
            <w:r>
              <w:rPr>
                <w:rFonts w:eastAsiaTheme="minorHAnsi"/>
              </w:rPr>
              <w:t>prophet</w:t>
            </w:r>
            <w:commentRangeEnd w:id="970"/>
            <w:r>
              <w:rPr>
                <w:rStyle w:val="CommentReference"/>
                <w:rFonts w:ascii="Times New Roman" w:eastAsiaTheme="minorHAnsi" w:hAnsi="Times New Roman" w:cstheme="minorBidi"/>
                <w:color w:val="auto"/>
              </w:rPr>
              <w:commentReference w:id="97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71"/>
            <w:r w:rsidRPr="007425E1">
              <w:rPr>
                <w:rFonts w:eastAsiaTheme="minorHAnsi"/>
              </w:rPr>
              <w:t>everyone</w:t>
            </w:r>
            <w:commentRangeEnd w:id="971"/>
            <w:r>
              <w:rPr>
                <w:rStyle w:val="CommentReference"/>
                <w:rFonts w:ascii="Times New Roman" w:eastAsiaTheme="minorHAnsi" w:hAnsi="Times New Roman" w:cstheme="minorBidi"/>
                <w:color w:val="auto"/>
              </w:rPr>
              <w:commentReference w:id="97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72"/>
            <w:r>
              <w:rPr>
                <w:rFonts w:eastAsiaTheme="minorHAnsi"/>
              </w:rPr>
              <w:t xml:space="preserve">never </w:t>
            </w:r>
            <w:commentRangeEnd w:id="972"/>
            <w:r>
              <w:rPr>
                <w:rStyle w:val="CommentReference"/>
                <w:rFonts w:ascii="Times New Roman" w:eastAsiaTheme="minorHAnsi" w:hAnsi="Times New Roman" w:cstheme="minorBidi"/>
                <w:color w:val="auto"/>
              </w:rPr>
              <w:commentReference w:id="97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73"/>
            <w:r w:rsidRPr="007425E1">
              <w:rPr>
                <w:rFonts w:eastAsiaTheme="minorHAnsi"/>
              </w:rPr>
              <w:t xml:space="preserve">and </w:t>
            </w:r>
            <w:commentRangeEnd w:id="973"/>
            <w:r>
              <w:rPr>
                <w:rStyle w:val="CommentReference"/>
                <w:rFonts w:ascii="Times New Roman" w:eastAsiaTheme="minorHAnsi" w:hAnsi="Times New Roman" w:cstheme="minorBidi"/>
                <w:color w:val="auto"/>
              </w:rPr>
              <w:commentReference w:id="97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74"/>
            <w:r w:rsidRPr="007425E1">
              <w:rPr>
                <w:rFonts w:eastAsiaTheme="minorHAnsi"/>
              </w:rPr>
              <w:t xml:space="preserve">praises </w:t>
            </w:r>
            <w:commentRangeEnd w:id="974"/>
            <w:r>
              <w:rPr>
                <w:rStyle w:val="CommentReference"/>
                <w:rFonts w:ascii="Times New Roman" w:eastAsiaTheme="minorHAnsi" w:hAnsi="Times New Roman" w:cstheme="minorBidi"/>
                <w:color w:val="auto"/>
              </w:rPr>
              <w:commentReference w:id="97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75"/>
            <w:r w:rsidRPr="007425E1">
              <w:rPr>
                <w:rFonts w:eastAsiaTheme="minorHAnsi"/>
              </w:rPr>
              <w:t>blessing</w:t>
            </w:r>
            <w:commentRangeEnd w:id="975"/>
            <w:r>
              <w:rPr>
                <w:rStyle w:val="CommentReference"/>
                <w:rFonts w:ascii="Times New Roman" w:eastAsiaTheme="minorHAnsi" w:hAnsi="Times New Roman" w:cstheme="minorBidi"/>
                <w:color w:val="auto"/>
              </w:rPr>
              <w:commentReference w:id="97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76"/>
            <w:r w:rsidRPr="007425E1">
              <w:rPr>
                <w:rFonts w:eastAsiaTheme="minorHAnsi"/>
              </w:rPr>
              <w:t xml:space="preserve">we'll </w:t>
            </w:r>
            <w:commentRangeEnd w:id="976"/>
            <w:r>
              <w:rPr>
                <w:rStyle w:val="CommentReference"/>
                <w:rFonts w:ascii="Times New Roman" w:eastAsiaTheme="minorHAnsi" w:hAnsi="Times New Roman" w:cstheme="minorBidi"/>
                <w:color w:val="auto"/>
              </w:rPr>
              <w:commentReference w:id="97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77"/>
            <w:r w:rsidRPr="007425E1">
              <w:rPr>
                <w:rFonts w:eastAsiaTheme="minorHAnsi"/>
              </w:rPr>
              <w:t xml:space="preserve">perfect </w:t>
            </w:r>
            <w:commentRangeEnd w:id="977"/>
            <w:r>
              <w:rPr>
                <w:rStyle w:val="CommentReference"/>
                <w:rFonts w:ascii="Times New Roman" w:eastAsiaTheme="minorHAnsi" w:hAnsi="Times New Roman" w:cstheme="minorBidi"/>
                <w:color w:val="auto"/>
              </w:rPr>
              <w:commentReference w:id="97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78" w:name="_Toc298681341"/>
      <w:bookmarkStart w:id="979" w:name="_Toc308441940"/>
      <w:r w:rsidRPr="00FD2E69">
        <w:t xml:space="preserve">The Conclusion of the </w:t>
      </w:r>
      <w:r>
        <w:t>Batos</w:t>
      </w:r>
      <w:r w:rsidRPr="00FD2E69">
        <w:t xml:space="preserve"> Psali</w:t>
      </w:r>
      <w:bookmarkEnd w:id="978"/>
      <w:bookmarkEnd w:id="9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0"/>
            <w:r>
              <w:rPr>
                <w:rStyle w:val="CommentReference"/>
                <w:rFonts w:ascii="Garamond" w:hAnsi="Garamond" w:cstheme="minorBidi"/>
                <w:noProof w:val="0"/>
                <w:lang w:val="en-CA"/>
              </w:rPr>
              <w:commentReference w:id="98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81" w:name="_Toc298681342"/>
      <w:bookmarkStart w:id="982" w:name="_Toc308441941"/>
      <w:r>
        <w:t>The Saturday Theotokia</w:t>
      </w:r>
      <w:bookmarkEnd w:id="981"/>
      <w:bookmarkEnd w:id="98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83" w:name="_Toc298681343"/>
      <w:r>
        <w:t>Part One</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84" w:name="_Toc298681344"/>
      <w:r w:rsidRPr="00D24FE1">
        <w:t>Part</w:t>
      </w:r>
      <w:r>
        <w:t xml:space="preserve"> Two</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85"/>
            <w:r w:rsidRPr="007425E1">
              <w:rPr>
                <w:rFonts w:eastAsiaTheme="minorHAnsi"/>
              </w:rPr>
              <w:t xml:space="preserve">honour </w:t>
            </w:r>
            <w:commentRangeEnd w:id="985"/>
            <w:r>
              <w:rPr>
                <w:rStyle w:val="CommentReference"/>
                <w:rFonts w:ascii="Times New Roman" w:eastAsiaTheme="minorHAnsi" w:hAnsi="Times New Roman" w:cstheme="minorBidi"/>
                <w:color w:val="auto"/>
              </w:rPr>
              <w:commentReference w:id="98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86"/>
            <w:r w:rsidRPr="007425E1">
              <w:rPr>
                <w:rFonts w:eastAsiaTheme="minorHAnsi"/>
              </w:rPr>
              <w:t xml:space="preserve">prudent </w:t>
            </w:r>
            <w:commentRangeEnd w:id="986"/>
            <w:r>
              <w:rPr>
                <w:rStyle w:val="CommentReference"/>
                <w:rFonts w:ascii="Times New Roman" w:eastAsiaTheme="minorHAnsi" w:hAnsi="Times New Roman" w:cstheme="minorBidi"/>
                <w:color w:val="auto"/>
              </w:rPr>
              <w:commentReference w:id="98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87" w:name="_Toc298681345"/>
      <w:r>
        <w:t>Part Three</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88"/>
            <w:r w:rsidRPr="007425E1">
              <w:rPr>
                <w:rFonts w:eastAsiaTheme="minorHAnsi"/>
              </w:rPr>
              <w:t>bride</w:t>
            </w:r>
            <w:commentRangeEnd w:id="988"/>
            <w:r>
              <w:rPr>
                <w:rStyle w:val="CommentReference"/>
                <w:rFonts w:ascii="Times New Roman" w:eastAsiaTheme="minorHAnsi" w:hAnsi="Times New Roman" w:cstheme="minorBidi"/>
                <w:color w:val="auto"/>
              </w:rPr>
              <w:commentReference w:id="98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89"/>
            <w:r w:rsidRPr="007425E1">
              <w:rPr>
                <w:rFonts w:eastAsiaTheme="minorHAnsi"/>
              </w:rPr>
              <w:t xml:space="preserve">rue </w:t>
            </w:r>
            <w:commentRangeEnd w:id="989"/>
            <w:r>
              <w:rPr>
                <w:rStyle w:val="CommentReference"/>
                <w:rFonts w:ascii="Times New Roman" w:eastAsiaTheme="minorHAnsi" w:hAnsi="Times New Roman" w:cstheme="minorBidi"/>
                <w:color w:val="auto"/>
              </w:rPr>
              <w:commentReference w:id="98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0"/>
            <w:r w:rsidRPr="007425E1">
              <w:rPr>
                <w:rFonts w:eastAsiaTheme="minorHAnsi"/>
              </w:rPr>
              <w:t xml:space="preserve">ed </w:t>
            </w:r>
            <w:commentRangeEnd w:id="990"/>
            <w:r>
              <w:rPr>
                <w:rStyle w:val="CommentReference"/>
                <w:rFonts w:ascii="Times New Roman" w:eastAsiaTheme="minorHAnsi" w:hAnsi="Times New Roman" w:cstheme="minorBidi"/>
                <w:color w:val="auto"/>
              </w:rPr>
              <w:commentReference w:id="99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991" w:name="_Toc298681346"/>
      <w:r w:rsidRPr="00D24FE1">
        <w:t>Part</w:t>
      </w:r>
      <w:r>
        <w:t xml:space="preserve"> Four</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992"/>
            <w:r>
              <w:rPr>
                <w:rFonts w:eastAsiaTheme="minorHAnsi"/>
              </w:rPr>
              <w:t xml:space="preserve">unto </w:t>
            </w:r>
            <w:commentRangeEnd w:id="992"/>
            <w:r>
              <w:rPr>
                <w:rStyle w:val="CommentReference"/>
                <w:rFonts w:ascii="Times New Roman" w:eastAsiaTheme="minorHAnsi" w:hAnsi="Times New Roman" w:cstheme="minorBidi"/>
                <w:color w:val="auto"/>
              </w:rPr>
              <w:commentReference w:id="992"/>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993" w:name="_Toc298681347"/>
      <w:r w:rsidRPr="00D24FE1">
        <w:t>Part</w:t>
      </w:r>
      <w:r>
        <w:t xml:space="preserve"> Five</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994" w:name="_Toc298681348"/>
      <w:r>
        <w:t>Part Six</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995"/>
            <w:r w:rsidRPr="007425E1">
              <w:t>rejoice</w:t>
            </w:r>
            <w:r>
              <w:t>d</w:t>
            </w:r>
            <w:commentRangeEnd w:id="995"/>
            <w:r>
              <w:rPr>
                <w:rStyle w:val="CommentReference"/>
                <w:rFonts w:ascii="Times New Roman" w:eastAsiaTheme="minorHAnsi" w:hAnsi="Times New Roman" w:cstheme="minorBidi"/>
                <w:color w:val="auto"/>
              </w:rPr>
              <w:commentReference w:id="99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996"/>
            <w:r>
              <w:t>save</w:t>
            </w:r>
            <w:r w:rsidRPr="007425E1">
              <w:t xml:space="preserve"> </w:t>
            </w:r>
            <w:commentRangeEnd w:id="996"/>
            <w:r>
              <w:rPr>
                <w:rStyle w:val="CommentReference"/>
              </w:rPr>
              <w:commentReference w:id="99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997" w:name="_Toc298681349"/>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998"/>
            <w:r>
              <w:t>Paradoxically</w:t>
            </w:r>
            <w:commentRangeEnd w:id="998"/>
            <w:r>
              <w:rPr>
                <w:rStyle w:val="CommentReference"/>
                <w:rFonts w:ascii="Times New Roman" w:eastAsiaTheme="minorHAnsi" w:hAnsi="Times New Roman" w:cstheme="minorBidi"/>
                <w:color w:val="auto"/>
              </w:rPr>
              <w:commentReference w:id="99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999"/>
            <w:r>
              <w:t xml:space="preserve">is </w:t>
            </w:r>
            <w:commentRangeEnd w:id="999"/>
            <w:r>
              <w:rPr>
                <w:rStyle w:val="CommentReference"/>
                <w:rFonts w:ascii="Times New Roman" w:eastAsiaTheme="minorHAnsi" w:hAnsi="Times New Roman" w:cstheme="minorBidi"/>
                <w:color w:val="auto"/>
              </w:rPr>
              <w:commentReference w:id="99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0" w:name="_Toc298681350"/>
      <w:r>
        <w:t>Part Eight</w:t>
      </w:r>
      <w:bookmarkEnd w:id="1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01"/>
            <w:r w:rsidRPr="007425E1">
              <w:t>from all sides</w:t>
            </w:r>
            <w:commentRangeEnd w:id="1001"/>
            <w:r>
              <w:rPr>
                <w:rStyle w:val="CommentReference"/>
                <w:rFonts w:ascii="Times New Roman" w:eastAsiaTheme="minorHAnsi" w:hAnsi="Times New Roman" w:cstheme="minorBidi"/>
                <w:color w:val="auto"/>
              </w:rPr>
              <w:commentReference w:id="100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02"/>
            <w:r>
              <w:t>Saviour</w:t>
            </w:r>
            <w:commentRangeEnd w:id="1002"/>
            <w:r>
              <w:rPr>
                <w:rStyle w:val="CommentReference"/>
                <w:rFonts w:ascii="Times New Roman" w:eastAsiaTheme="minorHAnsi" w:hAnsi="Times New Roman" w:cstheme="minorBidi"/>
                <w:color w:val="auto"/>
              </w:rPr>
              <w:commentReference w:id="100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03" w:name="_Toc298681351"/>
      <w:r>
        <w:t>Part Nine</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04"/>
            <w:r>
              <w:t>compassion</w:t>
            </w:r>
            <w:commentRangeEnd w:id="1004"/>
            <w:r>
              <w:rPr>
                <w:rStyle w:val="CommentReference"/>
                <w:rFonts w:ascii="Times New Roman" w:eastAsiaTheme="minorHAnsi" w:hAnsi="Times New Roman" w:cstheme="minorBidi"/>
                <w:color w:val="auto"/>
              </w:rPr>
              <w:commentReference w:id="100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05" w:name="_Toc298681352"/>
      <w:bookmarkStart w:id="1006" w:name="_Toc308441942"/>
      <w:r>
        <w:lastRenderedPageBreak/>
        <w:t>The Crown Batos</w:t>
      </w:r>
      <w:bookmarkEnd w:id="1005"/>
      <w:bookmarkEnd w:id="100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07"/>
            <w:r>
              <w:t>Sanctuary</w:t>
            </w:r>
            <w:commentRangeEnd w:id="1007"/>
            <w:r>
              <w:rPr>
                <w:rStyle w:val="CommentReference"/>
                <w:rFonts w:ascii="Times New Roman" w:eastAsiaTheme="minorHAnsi" w:hAnsi="Times New Roman" w:cstheme="minorBidi"/>
                <w:color w:val="auto"/>
              </w:rPr>
              <w:commentReference w:id="100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08"/>
            <w:r>
              <w:t>lampstand</w:t>
            </w:r>
            <w:commentRangeEnd w:id="1008"/>
            <w:r>
              <w:rPr>
                <w:rStyle w:val="CommentReference"/>
                <w:rFonts w:ascii="Times New Roman" w:eastAsiaTheme="minorHAnsi" w:hAnsi="Times New Roman" w:cstheme="minorBidi"/>
                <w:color w:val="auto"/>
              </w:rPr>
              <w:commentReference w:id="100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09"/>
            <w:r>
              <w:t>Greeted</w:t>
            </w:r>
            <w:commentRangeEnd w:id="1009"/>
            <w:r>
              <w:rPr>
                <w:rStyle w:val="CommentReference"/>
                <w:rFonts w:ascii="Times New Roman" w:eastAsiaTheme="minorHAnsi" w:hAnsi="Times New Roman" w:cstheme="minorBidi"/>
                <w:color w:val="auto"/>
              </w:rPr>
              <w:commentReference w:id="100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0"/>
            <w:r w:rsidRPr="007425E1">
              <w:t xml:space="preserve">For </w:t>
            </w:r>
            <w:commentRangeEnd w:id="1010"/>
            <w:r>
              <w:rPr>
                <w:rStyle w:val="CommentReference"/>
                <w:rFonts w:ascii="Times New Roman" w:eastAsiaTheme="minorHAnsi" w:hAnsi="Times New Roman" w:cstheme="minorBidi"/>
                <w:color w:val="auto"/>
              </w:rPr>
              <w:commentReference w:id="101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11"/>
            <w:r>
              <w:t>coming</w:t>
            </w:r>
            <w:r w:rsidRPr="007425E1">
              <w:t xml:space="preserve"> </w:t>
            </w:r>
            <w:commentRangeEnd w:id="1011"/>
            <w:r>
              <w:rPr>
                <w:rStyle w:val="CommentReference"/>
                <w:rFonts w:ascii="Times New Roman" w:eastAsiaTheme="minorHAnsi" w:hAnsi="Times New Roman" w:cstheme="minorBidi"/>
                <w:color w:val="auto"/>
              </w:rPr>
              <w:commentReference w:id="101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12"/>
            <w:r w:rsidRPr="00582AD7">
              <w:t>ⲧⲉⲥⲱⲙⲁ</w:t>
            </w:r>
            <w:commentRangeEnd w:id="1012"/>
            <w:r>
              <w:rPr>
                <w:rStyle w:val="CommentReference"/>
                <w:rFonts w:ascii="Garamond" w:hAnsi="Garamond" w:cstheme="minorBidi"/>
                <w:noProof w:val="0"/>
                <w:lang w:val="en-CA"/>
              </w:rPr>
              <w:commentReference w:id="101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13"/>
            <w:r w:rsidRPr="007425E1">
              <w:t>you</w:t>
            </w:r>
            <w:commentRangeEnd w:id="1013"/>
            <w:r>
              <w:rPr>
                <w:rStyle w:val="CommentReference"/>
                <w:rFonts w:ascii="Times New Roman" w:eastAsiaTheme="minorHAnsi" w:hAnsi="Times New Roman" w:cstheme="minorBidi"/>
                <w:color w:val="auto"/>
              </w:rPr>
              <w:commentReference w:id="101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14" w:name="_Toc298681353"/>
      <w:bookmarkStart w:id="1015" w:name="_Toc308441943"/>
      <w:r>
        <w:lastRenderedPageBreak/>
        <w:t>The Second Crown Batos</w:t>
      </w:r>
      <w:bookmarkEnd w:id="1014"/>
      <w:bookmarkEnd w:id="101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16"/>
            <w:r>
              <w:t>evangelized</w:t>
            </w:r>
            <w:r w:rsidRPr="007425E1">
              <w:t xml:space="preserve"> </w:t>
            </w:r>
            <w:commentRangeEnd w:id="1016"/>
            <w:r>
              <w:rPr>
                <w:rStyle w:val="CommentReference"/>
                <w:rFonts w:ascii="Times New Roman" w:eastAsiaTheme="minorHAnsi" w:hAnsi="Times New Roman" w:cstheme="minorBidi"/>
                <w:color w:val="auto"/>
              </w:rPr>
              <w:commentReference w:id="101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17"/>
            <w:r w:rsidRPr="007425E1">
              <w:t>thereof</w:t>
            </w:r>
            <w:commentRangeEnd w:id="1017"/>
            <w:r>
              <w:rPr>
                <w:rStyle w:val="CommentReference"/>
                <w:rFonts w:ascii="Times New Roman" w:eastAsiaTheme="minorHAnsi" w:hAnsi="Times New Roman" w:cstheme="minorBidi"/>
                <w:color w:val="auto"/>
              </w:rPr>
              <w:commentReference w:id="101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1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18"/>
            <w:r>
              <w:rPr>
                <w:rStyle w:val="CommentReference"/>
                <w:rFonts w:ascii="Garamond" w:hAnsi="Garamond" w:cstheme="minorBidi"/>
                <w:noProof w:val="0"/>
                <w:lang w:val="en-CA"/>
              </w:rPr>
              <w:commentReference w:id="101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43"/>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19" w:name="_Toc298681354"/>
      <w:bookmarkStart w:id="1020" w:name="_Ref299212102"/>
      <w:bookmarkStart w:id="1021" w:name="_Ref299212144"/>
      <w:bookmarkStart w:id="1022" w:name="_Ref299212161"/>
      <w:bookmarkStart w:id="1023" w:name="_Toc308441944"/>
      <w:bookmarkStart w:id="1024" w:name="_Toc448515399"/>
      <w:r>
        <w:lastRenderedPageBreak/>
        <w:t>The Ending of the Batos Theotokias</w:t>
      </w:r>
      <w:bookmarkEnd w:id="1019"/>
      <w:bookmarkEnd w:id="1020"/>
      <w:bookmarkEnd w:id="1021"/>
      <w:bookmarkEnd w:id="1022"/>
      <w:bookmarkEnd w:id="1023"/>
      <w:bookmarkEnd w:id="10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25"/>
            <w:r w:rsidRPr="007425E1">
              <w:rPr>
                <w:rFonts w:eastAsiaTheme="minorHAnsi"/>
              </w:rPr>
              <w:t>Awesome and full of glory</w:t>
            </w:r>
            <w:commentRangeEnd w:id="1025"/>
            <w:r>
              <w:rPr>
                <w:rStyle w:val="CommentReference"/>
                <w:rFonts w:ascii="Times New Roman" w:eastAsiaTheme="minorHAnsi" w:hAnsi="Times New Roman" w:cstheme="minorBidi"/>
                <w:color w:val="auto"/>
              </w:rPr>
              <w:commentReference w:id="1025"/>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26"/>
            <w:r w:rsidRPr="007425E1">
              <w:rPr>
                <w:rFonts w:eastAsiaTheme="minorHAnsi"/>
              </w:rPr>
              <w:t>works</w:t>
            </w:r>
            <w:commentRangeEnd w:id="1026"/>
            <w:r>
              <w:rPr>
                <w:rStyle w:val="CommentReference"/>
                <w:rFonts w:ascii="Times New Roman" w:eastAsiaTheme="minorHAnsi" w:hAnsi="Times New Roman" w:cstheme="minorBidi"/>
                <w:color w:val="auto"/>
              </w:rPr>
              <w:commentReference w:id="1026"/>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27"/>
            <w:r w:rsidRPr="00582AD7">
              <w:t>ϥ̀ⲛⲁϯ ⲙ̀ⲡⲓⲟⲩⲁⲓ</w:t>
            </w:r>
            <w:commentRangeEnd w:id="1027"/>
            <w:r>
              <w:rPr>
                <w:rStyle w:val="CommentReference"/>
                <w:rFonts w:ascii="Garamond" w:hAnsi="Garamond" w:cstheme="minorBidi"/>
                <w:noProof w:val="0"/>
                <w:lang w:val="en-CA"/>
              </w:rPr>
              <w:commentReference w:id="1027"/>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28"/>
            <w:r w:rsidRPr="007425E1">
              <w:rPr>
                <w:rFonts w:eastAsiaTheme="minorHAnsi"/>
              </w:rPr>
              <w:t xml:space="preserve">with </w:t>
            </w:r>
            <w:commentRangeEnd w:id="1028"/>
            <w:r>
              <w:rPr>
                <w:rStyle w:val="CommentReference"/>
                <w:rFonts w:ascii="Times New Roman" w:eastAsiaTheme="minorHAnsi" w:hAnsi="Times New Roman" w:cstheme="minorBidi"/>
                <w:color w:val="auto"/>
              </w:rPr>
              <w:commentReference w:id="1028"/>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29"/>
            <w:r w:rsidRPr="00582AD7">
              <w:t>ⲡⲁⲓ ⲉ̀ϩⲟⲟⲩ</w:t>
            </w:r>
            <w:commentRangeEnd w:id="1029"/>
            <w:r>
              <w:rPr>
                <w:rStyle w:val="CommentReference"/>
                <w:rFonts w:ascii="Garamond" w:hAnsi="Garamond" w:cstheme="minorBidi"/>
                <w:noProof w:val="0"/>
                <w:lang w:val="en-CA"/>
              </w:rPr>
              <w:commentReference w:id="1029"/>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0"/>
            <w:r w:rsidRPr="007425E1">
              <w:rPr>
                <w:rFonts w:eastAsiaTheme="minorHAnsi"/>
              </w:rPr>
              <w:t xml:space="preserve">bless </w:t>
            </w:r>
            <w:commentRangeEnd w:id="1030"/>
            <w:r>
              <w:rPr>
                <w:rStyle w:val="CommentReference"/>
                <w:rFonts w:ascii="Times New Roman" w:eastAsiaTheme="minorHAnsi" w:hAnsi="Times New Roman" w:cstheme="minorBidi"/>
                <w:color w:val="auto"/>
              </w:rPr>
              <w:commentReference w:id="1030"/>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7C8306ED" w:rsidR="006869EE" w:rsidRPr="00D65F5D" w:rsidRDefault="00E35F1F" w:rsidP="00D65F5D">
      <w:r>
        <w:t xml:space="preserve">Continue to the Creed on page </w:t>
      </w:r>
      <w:r>
        <w:fldChar w:fldCharType="begin"/>
      </w:r>
      <w:r>
        <w:instrText xml:space="preserve"> PAGEREF _Ref299212181 \h </w:instrText>
      </w:r>
      <w:r>
        <w:fldChar w:fldCharType="separate"/>
      </w:r>
      <w:r w:rsidR="00044A4C">
        <w:rPr>
          <w:noProof/>
        </w:rPr>
        <w:t>5</w:t>
      </w:r>
      <w:r>
        <w:fldChar w:fldCharType="end"/>
      </w:r>
      <w:r>
        <w:t>.</w:t>
      </w:r>
    </w:p>
    <w:p w14:paraId="0F571DA3" w14:textId="41F2142E" w:rsidR="006869EE" w:rsidRDefault="006869EE" w:rsidP="006869EE">
      <w:pPr>
        <w:pStyle w:val="Heading1"/>
      </w:pPr>
      <w:bookmarkStart w:id="1031" w:name="_Ref448227875"/>
      <w:bookmarkStart w:id="1032" w:name="_Ref448227880"/>
      <w:bookmarkStart w:id="1033" w:name="_Toc448515400"/>
      <w:bookmarkStart w:id="1034" w:name="_GoBack"/>
      <w:bookmarkEnd w:id="1034"/>
      <w:r>
        <w:lastRenderedPageBreak/>
        <w:t>The Raising of Incense</w:t>
      </w:r>
      <w:bookmarkEnd w:id="1031"/>
      <w:bookmarkEnd w:id="1032"/>
      <w:bookmarkEnd w:id="1033"/>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35" w:name="_Toc448227457"/>
      <w:r>
        <w:lastRenderedPageBreak/>
        <w:t xml:space="preserve">The Raising of Evening (or </w:t>
      </w:r>
      <w:commentRangeStart w:id="1036"/>
      <w:r>
        <w:t>Morning</w:t>
      </w:r>
      <w:commentRangeEnd w:id="1036"/>
      <w:r>
        <w:rPr>
          <w:rStyle w:val="CommentReference"/>
          <w:rFonts w:eastAsiaTheme="minorHAnsi" w:cstheme="minorBidi"/>
          <w:b w:val="0"/>
          <w:bCs w:val="0"/>
        </w:rPr>
        <w:commentReference w:id="1036"/>
      </w:r>
      <w:r>
        <w:t>) Incense</w:t>
      </w:r>
      <w:bookmarkEnd w:id="1035"/>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37" w:name="ThanksgivingIncense"/>
      <w:r>
        <w:lastRenderedPageBreak/>
        <w:t>The Prayer of Thanksgiving</w:t>
      </w:r>
    </w:p>
    <w:bookmarkEnd w:id="103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5F93A36B" w14:textId="77777777" w:rsidR="00044A4C"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44A4C">
        <w:br w:type="page"/>
      </w:r>
    </w:p>
    <w:p w14:paraId="61E412E8" w14:textId="2AB4A41A" w:rsidR="006869EE" w:rsidRDefault="00044A4C" w:rsidP="006869EE">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53</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38" w:name="_Ref435789344"/>
      <w:bookmarkStart w:id="1039" w:name="VersesCymbals"/>
      <w:r>
        <w:t>The Verses of the Cymbals</w:t>
      </w:r>
      <w:bookmarkEnd w:id="1038"/>
    </w:p>
    <w:bookmarkEnd w:id="103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44"/>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45"/>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777777" w:rsidR="006869EE" w:rsidRDefault="006869EE" w:rsidP="006869EE">
            <w:pPr>
              <w:pStyle w:val="EngHang"/>
            </w:pPr>
            <w:r>
              <w:t>W</w:t>
            </w:r>
            <w:r>
              <w:rPr>
                <w:rFonts w:hint="eastAsia"/>
              </w:rPr>
              <w:t>ith Thy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0"/>
            <w:r w:rsidRPr="007425E1">
              <w:t xml:space="preserve">May </w:t>
            </w:r>
            <w:commentRangeEnd w:id="1040"/>
            <w:r>
              <w:rPr>
                <w:rStyle w:val="CommentReference"/>
                <w:rFonts w:eastAsiaTheme="minorHAnsi" w:cstheme="minorBidi"/>
                <w:color w:val="auto"/>
                <w:lang w:val="en-CA"/>
              </w:rPr>
              <w:commentReference w:id="104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1" w:name="PrayerDeparted"/>
      <w:r>
        <w:t>The Prayer for the Departed</w:t>
      </w:r>
    </w:p>
    <w:bookmarkEnd w:id="104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46"/>
      </w:r>
      <w:commentRangeStart w:id="1042"/>
      <w:r>
        <w:t xml:space="preserve"> </w:t>
      </w:r>
      <w:commentRangeEnd w:id="1042"/>
      <w:r>
        <w:rPr>
          <w:rStyle w:val="CommentReference"/>
          <w:lang w:val="en-CA"/>
        </w:rPr>
        <w:commentReference w:id="1042"/>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43"/>
      <w:r>
        <w:t xml:space="preserve"> </w:t>
      </w:r>
      <w:commentRangeEnd w:id="1043"/>
      <w:r>
        <w:rPr>
          <w:rStyle w:val="CommentReference"/>
          <w:lang w:val="en-CA"/>
        </w:rPr>
        <w:commentReference w:id="1043"/>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77777777" w:rsidR="006869EE" w:rsidRDefault="006869EE" w:rsidP="006869EE">
      <w:pPr>
        <w:pStyle w:val="Body"/>
      </w:pPr>
      <w:r>
        <w:t>Those who have long lain in sickness raise up and comfort. All them that are afflicted by unclean spirits, set them all free.</w:t>
      </w:r>
    </w:p>
    <w:p w14:paraId="46C35DDD" w14:textId="77777777" w:rsidR="006869EE" w:rsidRDefault="006869EE" w:rsidP="006869EE">
      <w:pPr>
        <w:pStyle w:val="Body"/>
      </w:pPr>
      <w:r>
        <w:t>Those who are in prisons or dungeons, and those who are in exile or captivity, or those who are held in bitter bondage, O Lord, set them all free and have mercy upon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77777777" w:rsidR="006869EE" w:rsidRDefault="006869EE" w:rsidP="006869EE">
      <w:pPr>
        <w:pStyle w:val="Body"/>
      </w:pPr>
      <w:r>
        <w:t>As for us also, O Lord, the maladies of our souls heal, and those of our bodies too, do cure.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44"/>
      <w:r>
        <w:t>You</w:t>
      </w:r>
      <w:commentRangeEnd w:id="1044"/>
      <w:r>
        <w:rPr>
          <w:rStyle w:val="CommentReference"/>
          <w:lang w:val="en-CA"/>
        </w:rPr>
        <w:commentReference w:id="1044"/>
      </w:r>
      <w:r>
        <w:t>, with Him, and the Holy Spirit, the Giver of Life, Who is of One Essence with You, now, and at all times, and unto the age of all ages. Amen.</w:t>
      </w:r>
    </w:p>
    <w:p w14:paraId="651763CC" w14:textId="2AD7E711"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44A4C">
        <w:rPr>
          <w:noProof/>
        </w:rPr>
        <w:t>53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77777777" w:rsidR="006869EE" w:rsidRDefault="006869EE" w:rsidP="006869EE">
      <w:pPr>
        <w:pStyle w:val="Body"/>
      </w:pPr>
      <w:r>
        <w:t>We ask and entreat Thy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45" w:name="_Ref435789903"/>
      <w:r>
        <w:rPr>
          <w:lang w:val="en-GB"/>
        </w:rPr>
        <w:t>Graciously Accord</w:t>
      </w:r>
      <w:bookmarkEnd w:id="104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46" w:name="_Ref435789927"/>
      <w:bookmarkStart w:id="1047"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48"/>
      <w:r>
        <w:rPr>
          <w:lang w:val="en-GB"/>
        </w:rPr>
        <w:t xml:space="preserve">to </w:t>
      </w:r>
      <w:commentRangeEnd w:id="1048"/>
      <w:r>
        <w:rPr>
          <w:rStyle w:val="CommentReference"/>
          <w:lang w:val="en-CA"/>
        </w:rPr>
        <w:commentReference w:id="104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49" w:name="_Ref442856274"/>
      <w:r>
        <w:t>The Gloria</w:t>
      </w:r>
      <w:bookmarkEnd w:id="1046"/>
      <w:bookmarkEnd w:id="104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0" w:name="_Ref435789969"/>
      <w:bookmarkEnd w:id="104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1" w:name="_Ref442856358"/>
      <w:r>
        <w:t>The Trisagion</w:t>
      </w:r>
      <w:bookmarkEnd w:id="1050"/>
      <w:bookmarkEnd w:id="105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52" w:name="_Ref442856453"/>
      <w:r>
        <w:t>Hail to You</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53" w:name="_Ref434477171"/>
      <w:r>
        <w:t>The Introduction to the Doxologies</w:t>
      </w:r>
      <w:bookmarkEnd w:id="105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4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54" w:name="_Ref435799700"/>
      <w:r>
        <w:t>The Doxologies</w:t>
      </w:r>
      <w:bookmarkEnd w:id="105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55" w:name="_Ref434487836"/>
      <w:r>
        <w:t>The Evening Doxology of the Virgin</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4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56" w:name="_Ref434487846"/>
      <w:r>
        <w:t>The Morning Doxology of the Virgin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57"/>
            <w:r>
              <w:t xml:space="preserve">declared </w:t>
            </w:r>
            <w:commentRangeEnd w:id="1057"/>
            <w:r>
              <w:rPr>
                <w:rStyle w:val="CommentReference"/>
                <w:rFonts w:ascii="Times New Roman" w:eastAsiaTheme="minorHAnsi" w:hAnsi="Times New Roman" w:cstheme="minorBidi"/>
                <w:color w:val="auto"/>
              </w:rPr>
              <w:commentReference w:id="105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58"/>
            <w:r>
              <w:t xml:space="preserve">Good New </w:t>
            </w:r>
            <w:commentRangeEnd w:id="1058"/>
            <w:r>
              <w:rPr>
                <w:rStyle w:val="CommentReference"/>
                <w:rFonts w:ascii="Times New Roman" w:eastAsiaTheme="minorHAnsi" w:hAnsi="Times New Roman" w:cstheme="minorBidi"/>
                <w:color w:val="auto"/>
              </w:rPr>
              <w:commentReference w:id="105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4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59"/>
            <w:r>
              <w:t>Be our advocate</w:t>
            </w:r>
            <w:commentRangeEnd w:id="1059"/>
            <w:r>
              <w:rPr>
                <w:rStyle w:val="CommentReference"/>
                <w:rFonts w:ascii="Times New Roman" w:eastAsiaTheme="minorHAnsi" w:hAnsi="Times New Roman" w:cstheme="minorBidi"/>
                <w:color w:val="auto"/>
              </w:rPr>
              <w:commentReference w:id="105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0"/>
            <w:r>
              <w:t>Mary</w:t>
            </w:r>
            <w:commentRangeEnd w:id="1060"/>
            <w:r>
              <w:rPr>
                <w:rStyle w:val="CommentReference"/>
                <w:rFonts w:ascii="Times New Roman" w:eastAsiaTheme="minorHAnsi" w:hAnsi="Times New Roman" w:cstheme="minorBidi"/>
                <w:color w:val="auto"/>
              </w:rPr>
              <w:commentReference w:id="106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5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1" w:name="_Ref435799710"/>
      <w:r>
        <w:t>The Orthodox Creed</w:t>
      </w:r>
      <w:bookmarkEnd w:id="106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62" w:name="_Ref442856751"/>
      <w:r>
        <w:t>God Have mercy upon us</w:t>
      </w:r>
      <w:bookmarkEnd w:id="106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5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63"/>
      <w:r>
        <w:t>God</w:t>
      </w:r>
      <w:commentRangeEnd w:id="1063"/>
      <w:r>
        <w:rPr>
          <w:rStyle w:val="CommentReference"/>
          <w:lang w:val="en-CA"/>
        </w:rPr>
        <w:commentReference w:id="1063"/>
      </w:r>
      <w:r>
        <w:t>, have mercy upon us,</w:t>
      </w:r>
    </w:p>
    <w:p w14:paraId="08FF9B30" w14:textId="77777777" w:rsidR="006869EE" w:rsidRDefault="006869EE" w:rsidP="006869EE">
      <w:pPr>
        <w:pStyle w:val="Body"/>
      </w:pPr>
      <w:r>
        <w:t>Settle Thy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7777777" w:rsidR="006869EE" w:rsidRDefault="006869EE" w:rsidP="006869EE">
      <w:pPr>
        <w:pStyle w:val="Body"/>
      </w:pPr>
      <w:r>
        <w:t>Take away Your anger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5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64" w:name="_Ref442856856"/>
      <w:r>
        <w:t>The Prayer for the Gospel</w:t>
      </w:r>
      <w:bookmarkEnd w:id="106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65" w:name="_Ref442870575"/>
      <w:r>
        <w:t>The Gospel Response</w:t>
      </w:r>
      <w:bookmarkEnd w:id="106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66" w:name="_Ref442870289"/>
      <w:r>
        <w:lastRenderedPageBreak/>
        <w:t>The Absolutions</w:t>
      </w:r>
      <w:bookmarkEnd w:id="106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77777777" w:rsidR="006869EE" w:rsidRDefault="006869EE" w:rsidP="006869EE">
      <w:pPr>
        <w:pStyle w:val="Body"/>
      </w:pPr>
      <w:r>
        <w:t>Yes, Lord, the Lord,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7777777" w:rsidR="006869EE" w:rsidRDefault="006869EE" w:rsidP="006869EE">
      <w:pPr>
        <w:pStyle w:val="Body"/>
      </w:pPr>
      <w:r>
        <w:t>O Christ our God, King of Peace, grant us Thy peace, establish for us Thy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67" w:name="_Toc448515401"/>
      <w:r>
        <w:lastRenderedPageBreak/>
        <w:t>Non-Traditional</w:t>
      </w:r>
      <w:bookmarkEnd w:id="1067"/>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68" w:name="_Toc448515402"/>
      <w:r>
        <w:rPr>
          <w:lang w:val="en-GB"/>
        </w:rPr>
        <w:lastRenderedPageBreak/>
        <w:t>Reader’s Service</w:t>
      </w:r>
      <w:bookmarkEnd w:id="1068"/>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22A6ED48" w14:textId="77777777" w:rsidR="00044A4C"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44A4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44A4C">
        <w:rPr>
          <w:noProof/>
          <w:lang w:val="en-US"/>
        </w:rPr>
        <w:t>45</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333367548"/>
        <w:docPartObj>
          <w:docPartGallery w:val="Table of Contents"/>
          <w:docPartUnique/>
        </w:docPartObj>
      </w:sdtPr>
      <w:sdtEndPr>
        <w:rPr>
          <w:b/>
          <w:bCs/>
        </w:rPr>
      </w:sdtEndPr>
      <w:sdtContent>
        <w:p w14:paraId="42E10E5B" w14:textId="21BE754E"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Vespers Praise</w:t>
          </w:r>
          <w:r>
            <w:rPr>
              <w:noProof/>
              <w:webHidden/>
            </w:rPr>
            <w:tab/>
            <w:t>5</w:t>
          </w:r>
        </w:p>
        <w:p w14:paraId="4EF09EE3"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Psalms of the Eleventh Hour (Little Vespers)</w:t>
          </w:r>
          <w:r>
            <w:rPr>
              <w:noProof/>
              <w:webHidden/>
            </w:rPr>
            <w:tab/>
            <w:t>10</w:t>
          </w:r>
        </w:p>
        <w:p w14:paraId="000C3E8A"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Raising of Evening (or Morning) Incense</w:t>
          </w:r>
          <w:r>
            <w:rPr>
              <w:noProof/>
              <w:webHidden/>
            </w:rPr>
            <w:tab/>
            <w:t>496</w:t>
          </w:r>
        </w:p>
        <w:p w14:paraId="70C7DFF7" w14:textId="77777777" w:rsidR="00044A4C" w:rsidRPr="00044A4C" w:rsidRDefault="009448DA" w:rsidP="009800DB"/>
      </w:sdtContent>
    </w:sdt>
    <w:p w14:paraId="3EE7EA89" w14:textId="77777777" w:rsidR="00044A4C" w:rsidRDefault="00044A4C" w:rsidP="00044A4C">
      <w:r w:rsidRPr="00044A4C">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21D6F4C" w14:textId="77777777" w:rsidR="00044A4C" w:rsidRPr="00044A4C" w:rsidRDefault="00044A4C" w:rsidP="00044A4C">
      <w:pPr>
        <w:pStyle w:val="Rubric"/>
        <w:rPr>
          <w:rStyle w:val="Hyperlink"/>
        </w:rPr>
      </w:pPr>
      <w:r w:rsidRPr="00044A4C">
        <w:rPr>
          <w:rStyle w:val="Hyperlink"/>
        </w:rPr>
        <w:br w:type="page"/>
      </w:r>
    </w:p>
    <w:p w14:paraId="5F28BB60" w14:textId="32519ABA" w:rsidR="00CA3D47" w:rsidRDefault="00044A4C" w:rsidP="00CA3D47">
      <w:pPr>
        <w:pStyle w:val="Rubric"/>
        <w:rPr>
          <w:lang w:val="en-US"/>
        </w:rPr>
      </w:pPr>
      <w:r w:rsidRPr="00044A4C">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3FE2A079"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44A4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44A4C">
        <w:rPr>
          <w:noProof/>
          <w:lang w:val="en-US"/>
        </w:rPr>
        <w:t>10</w:t>
      </w:r>
      <w:r>
        <w:rPr>
          <w:lang w:val="en-US"/>
        </w:rPr>
        <w:fldChar w:fldCharType="end"/>
      </w:r>
      <w:r>
        <w:rPr>
          <w:lang w:val="en-US"/>
        </w:rPr>
        <w:t>.</w:t>
      </w:r>
    </w:p>
    <w:p w14:paraId="10695CEB" w14:textId="15D612C6"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44A4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44A4C">
        <w:rPr>
          <w:noProof/>
          <w:lang w:val="en-US"/>
        </w:rPr>
        <w:t>10</w:t>
      </w:r>
      <w:r>
        <w:rPr>
          <w:lang w:val="en-US"/>
        </w:rPr>
        <w:fldChar w:fldCharType="end"/>
      </w:r>
      <w:r>
        <w:rPr>
          <w:lang w:val="en-US"/>
        </w:rPr>
        <w:t>.</w:t>
      </w:r>
    </w:p>
    <w:p w14:paraId="6A623E77" w14:textId="77777777" w:rsidR="00044A4C" w:rsidRDefault="00CA3D47" w:rsidP="00837F89">
      <w:pPr>
        <w:pStyle w:val="Body"/>
      </w:pPr>
      <w:r>
        <w:t xml:space="preserve">In the morning, recite </w:t>
      </w:r>
      <w:r>
        <w:fldChar w:fldCharType="begin"/>
      </w:r>
      <w:r>
        <w:instrText xml:space="preserve"> REF _Ref412098903 \h </w:instrText>
      </w:r>
      <w:r>
        <w:fldChar w:fldCharType="separate"/>
      </w:r>
      <w:r w:rsidR="00044A4C">
        <w:br w:type="page"/>
      </w:r>
    </w:p>
    <w:p w14:paraId="66E860A9" w14:textId="08FFE38E" w:rsidR="00CA3D47" w:rsidRDefault="00044A4C"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53</w:t>
      </w:r>
      <w:r w:rsidR="00CA3D47">
        <w:fldChar w:fldCharType="end"/>
      </w:r>
      <w:r w:rsidR="00CA3D47">
        <w:t>, stopping before “O true light”.</w:t>
      </w:r>
    </w:p>
    <w:p w14:paraId="7BD11087" w14:textId="424970C5" w:rsidR="00CA3D47" w:rsidRDefault="00CA3D47" w:rsidP="00CA3D47">
      <w:pPr>
        <w:pStyle w:val="Rubric"/>
      </w:pPr>
      <w:r>
        <w:t xml:space="preserve">Recite </w:t>
      </w:r>
      <w:r>
        <w:fldChar w:fldCharType="begin"/>
      </w:r>
      <w:r>
        <w:instrText xml:space="preserve"> REF _Ref435789344 \h </w:instrText>
      </w:r>
      <w:r>
        <w:fldChar w:fldCharType="separate"/>
      </w:r>
      <w:r w:rsidR="00044A4C">
        <w:t>The Verses of the Cymbals</w:t>
      </w:r>
      <w:r>
        <w:fldChar w:fldCharType="end"/>
      </w:r>
      <w:r>
        <w:t xml:space="preserve">, page </w:t>
      </w:r>
      <w:r>
        <w:fldChar w:fldCharType="begin"/>
      </w:r>
      <w:r>
        <w:instrText xml:space="preserve"> PAGEREF _Ref435789344 \h </w:instrText>
      </w:r>
      <w:r>
        <w:fldChar w:fldCharType="separate"/>
      </w:r>
      <w:r w:rsidR="00044A4C">
        <w:rPr>
          <w:noProof/>
        </w:rPr>
        <w:t>499</w:t>
      </w:r>
      <w:r>
        <w:fldChar w:fldCharType="end"/>
      </w:r>
      <w:r>
        <w:t>.</w:t>
      </w:r>
    </w:p>
    <w:p w14:paraId="1E7402C8" w14:textId="24860FA0"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44A4C">
        <w:rPr>
          <w:noProof/>
          <w:lang w:val="en-US"/>
        </w:rPr>
        <w:t>156</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6EB769D" w14:textId="77777777" w:rsidR="00044A4C"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67719527"/>
        <w:docPartObj>
          <w:docPartGallery w:val="Table of Contents"/>
          <w:docPartUnique/>
        </w:docPartObj>
      </w:sdtPr>
      <w:sdtEndPr>
        <w:rPr>
          <w:b/>
          <w:bCs/>
          <w:noProof/>
        </w:rPr>
      </w:sdtEndPr>
      <w:sdtContent>
        <w:p w14:paraId="15EAAFAE" w14:textId="5524FC2F"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Psalms of Prime</w:t>
          </w:r>
          <w:r>
            <w:rPr>
              <w:noProof/>
              <w:webHidden/>
            </w:rPr>
            <w:tab/>
            <w:t>47</w:t>
          </w:r>
        </w:p>
        <w:p w14:paraId="67626F1D"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Doxology of Prime</w:t>
          </w:r>
          <w:r>
            <w:rPr>
              <w:noProof/>
              <w:webHidden/>
            </w:rPr>
            <w:tab/>
            <w:t>53</w:t>
          </w:r>
        </w:p>
        <w:p w14:paraId="464DA19F"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Raising of Morning Incense</w:t>
          </w:r>
          <w:r>
            <w:rPr>
              <w:noProof/>
              <w:webHidden/>
            </w:rPr>
            <w:tab/>
            <w:t>64</w:t>
          </w:r>
        </w:p>
        <w:p w14:paraId="2B3E34CB" w14:textId="77777777" w:rsidR="00044A4C" w:rsidRDefault="009448DA" w:rsidP="009800DB"/>
      </w:sdtContent>
    </w:sdt>
    <w:p w14:paraId="0C7C1608" w14:textId="77777777" w:rsidR="00044A4C" w:rsidRDefault="00044A4C" w:rsidP="00AB3348">
      <w:r>
        <w:br w:type="page"/>
      </w:r>
    </w:p>
    <w:p w14:paraId="0149F0B3" w14:textId="2CDB42A3" w:rsidR="00CA3D47" w:rsidRPr="007E0213" w:rsidRDefault="00044A4C"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46</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835DD3D" w14:textId="77777777" w:rsidR="00044A4C"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44A4C">
        <w:rPr>
          <w:noProof/>
          <w:lang w:val="en-GB"/>
        </w:rPr>
        <w:t>48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44A4C">
        <w:br w:type="page"/>
      </w:r>
    </w:p>
    <w:p w14:paraId="6B80621C" w14:textId="06298898" w:rsidR="00CA3D47" w:rsidRDefault="00044A4C"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53</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5ADFF8ED" w14:textId="77777777" w:rsidR="00044A4C" w:rsidRDefault="00CA3D47" w:rsidP="006869EE">
      <w:pPr>
        <w:pStyle w:val="Body"/>
        <w:rPr>
          <w:lang w:val="en-GB"/>
        </w:rPr>
      </w:pPr>
      <w:r>
        <w:t xml:space="preserve">Recite </w:t>
      </w:r>
      <w:r>
        <w:fldChar w:fldCharType="begin"/>
      </w:r>
      <w:r>
        <w:instrText xml:space="preserve"> REF _Ref435789927 \h </w:instrText>
      </w:r>
      <w:r>
        <w:fldChar w:fldCharType="separate"/>
      </w:r>
      <w:r w:rsidR="00044A4C">
        <w:rPr>
          <w:lang w:val="en-GB"/>
        </w:rPr>
        <w:t>Graciously accord, O Lord, to keep us this night without sin. You are blessed, O Lord, God of our fathers, and Your Holy Name is greatly blessed and full of glory forever. Amen.</w:t>
      </w:r>
    </w:p>
    <w:p w14:paraId="5D5D7962" w14:textId="77777777" w:rsidR="00044A4C" w:rsidRDefault="00044A4C" w:rsidP="006869EE">
      <w:pPr>
        <w:pStyle w:val="Body"/>
        <w:rPr>
          <w:lang w:val="en-GB"/>
        </w:rPr>
      </w:pPr>
      <w:r>
        <w:rPr>
          <w:lang w:val="en-GB"/>
        </w:rPr>
        <w:t>Let Your mercy be upon us, O Lord, even as we have set our hope in You. For the eyes of everyone wait upon You, for You give them their food in due season.</w:t>
      </w:r>
    </w:p>
    <w:p w14:paraId="660683E9" w14:textId="77777777" w:rsidR="00044A4C" w:rsidRDefault="00044A4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22FF5D49" w14:textId="77777777" w:rsidR="00044A4C" w:rsidRDefault="00044A4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9AA729E" w14:textId="77777777" w:rsidR="00044A4C" w:rsidRDefault="00044A4C" w:rsidP="006869EE">
      <w:pPr>
        <w:pStyle w:val="Body"/>
        <w:rPr>
          <w:lang w:val="en-GB"/>
        </w:rPr>
      </w:pPr>
      <w:r>
        <w:rPr>
          <w:lang w:val="en-GB"/>
        </w:rPr>
        <w:t>Your mercy, O Lord, endures forever. O despise not the works of Your hands.</w:t>
      </w:r>
    </w:p>
    <w:p w14:paraId="5AFBDA9C" w14:textId="77777777" w:rsidR="00044A4C" w:rsidRDefault="00044A4C" w:rsidP="006869EE">
      <w:pPr>
        <w:pStyle w:val="Body"/>
        <w:rPr>
          <w:lang w:val="en-GB"/>
        </w:rPr>
      </w:pPr>
      <w:r>
        <w:rPr>
          <w:lang w:val="en-GB"/>
        </w:rPr>
        <w:t>Lord, You have been our refuge in all generations. I said, “Be merciful to me, heal my soul; for I have sinned against You.”</w:t>
      </w:r>
    </w:p>
    <w:p w14:paraId="0AFE69E4" w14:textId="77777777" w:rsidR="00044A4C" w:rsidRDefault="00044A4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D3113C9" w14:textId="77777777" w:rsidR="00044A4C" w:rsidRDefault="00044A4C" w:rsidP="006869EE">
      <w:pPr>
        <w:pStyle w:val="Body"/>
        <w:rPr>
          <w:lang w:val="en-GB"/>
        </w:rPr>
      </w:pPr>
      <w:r>
        <w:rPr>
          <w:lang w:val="en-GB"/>
        </w:rPr>
        <w:t>Blessing belongs to You, praise belongs to You praise, glory belongs to You, O Father, Son and Holy Spirit, now, and forever and ever. Amen.</w:t>
      </w:r>
    </w:p>
    <w:p w14:paraId="3ED0FC8E" w14:textId="77777777" w:rsidR="00044A4C" w:rsidRPr="008D61EA" w:rsidRDefault="00044A4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7ED6439F" w14:textId="77777777" w:rsidR="00044A4C" w:rsidRDefault="00044A4C"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CED1C46" w14:textId="77777777" w:rsidR="00044A4C" w:rsidRDefault="00044A4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2F62B0D4" w14:textId="77777777" w:rsidR="00044A4C" w:rsidRDefault="00044A4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6B676C09" w:rsidR="00CA3D47" w:rsidRDefault="00044A4C"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509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53"/>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09DEE18F" w:rsidR="00CA3D47" w:rsidRDefault="00CA3D47" w:rsidP="00CA3D47">
      <w:pPr>
        <w:pStyle w:val="Rubric"/>
      </w:pPr>
      <w:r>
        <w:t xml:space="preserve">Read </w:t>
      </w:r>
      <w:r>
        <w:fldChar w:fldCharType="begin"/>
      </w:r>
      <w:r>
        <w:instrText xml:space="preserve"> REF _Ref435800051 \h </w:instrText>
      </w:r>
      <w:r>
        <w:fldChar w:fldCharType="separate"/>
      </w:r>
      <w:r w:rsidR="00044A4C">
        <w:t>The Psalms of the Third Hour</w:t>
      </w:r>
      <w:r>
        <w:fldChar w:fldCharType="end"/>
      </w:r>
      <w:r>
        <w:t xml:space="preserve">, page </w:t>
      </w:r>
      <w:r>
        <w:fldChar w:fldCharType="begin"/>
      </w:r>
      <w:r>
        <w:instrText xml:space="preserve"> PAGEREF _Ref435800057 \h </w:instrText>
      </w:r>
      <w:r>
        <w:fldChar w:fldCharType="separate"/>
      </w:r>
      <w:r w:rsidR="00044A4C">
        <w:rPr>
          <w:noProof/>
        </w:rPr>
        <w:t>66</w:t>
      </w:r>
      <w:r>
        <w:fldChar w:fldCharType="end"/>
      </w:r>
      <w:r>
        <w:t xml:space="preserve">, and continue with </w:t>
      </w:r>
      <w:r>
        <w:fldChar w:fldCharType="begin"/>
      </w:r>
      <w:r>
        <w:instrText xml:space="preserve"> REF _Ref435800080 \h </w:instrText>
      </w:r>
      <w:r>
        <w:fldChar w:fldCharType="separate"/>
      </w:r>
      <w:r w:rsidR="00044A4C">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77777777" w:rsidR="00CA3D47" w:rsidRPr="004A6996" w:rsidRDefault="00CA3D47" w:rsidP="00CA3D47">
            <w:pPr>
              <w:pStyle w:val="BodyNoIndent"/>
            </w:pPr>
            <w:r w:rsidRPr="004A6996">
              <w:t xml:space="preserve">We worship </w:t>
            </w:r>
            <w:r>
              <w:t>You</w:t>
            </w:r>
            <w:r w:rsidRPr="004A6996">
              <w:t>, O Christ, with Thy Good Father and the Holy Spirit, for Thou hast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77777777" w:rsidR="00CA3D47" w:rsidRDefault="00CA3D47" w:rsidP="00CA3D47">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69" w:name="_Toc448515403"/>
      <w:r>
        <w:lastRenderedPageBreak/>
        <w:t>Prayers for Needs</w:t>
      </w:r>
      <w:bookmarkEnd w:id="1069"/>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1D5FDC7"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44A4C">
        <w:rPr>
          <w:noProof/>
          <w:lang w:val="en-US"/>
        </w:rPr>
        <w:t>10</w:t>
      </w:r>
      <w:r>
        <w:rPr>
          <w:lang w:val="en-US"/>
        </w:rPr>
        <w:fldChar w:fldCharType="end"/>
      </w:r>
    </w:p>
    <w:p w14:paraId="3C5C610B" w14:textId="0B627A49"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44A4C">
        <w:rPr>
          <w:noProof/>
          <w:lang w:val="en-US"/>
        </w:rPr>
        <w:t>10</w:t>
      </w:r>
      <w:r>
        <w:rPr>
          <w:lang w:val="en-US"/>
        </w:rPr>
        <w:fldChar w:fldCharType="end"/>
      </w:r>
    </w:p>
    <w:p w14:paraId="3F03AED4" w14:textId="481EE3B0"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44A4C">
        <w:t>The Verses of the Cymbals</w:t>
      </w:r>
      <w:r>
        <w:fldChar w:fldCharType="end"/>
      </w:r>
      <w:r>
        <w:t xml:space="preserve">, page </w:t>
      </w:r>
      <w:r>
        <w:fldChar w:fldCharType="begin"/>
      </w:r>
      <w:r>
        <w:instrText xml:space="preserve"> PAGEREF _Ref435789344 \h </w:instrText>
      </w:r>
      <w:r>
        <w:fldChar w:fldCharType="separate"/>
      </w:r>
      <w:r w:rsidR="00044A4C">
        <w:rPr>
          <w:noProof/>
        </w:rPr>
        <w:t>499</w:t>
      </w:r>
      <w:r>
        <w:fldChar w:fldCharType="end"/>
      </w:r>
      <w:r>
        <w:t xml:space="preserve">. If integrating this service with Prime, the first part of </w:t>
      </w:r>
      <w:r>
        <w:fldChar w:fldCharType="begin"/>
      </w:r>
      <w:r>
        <w:instrText xml:space="preserve"> REF _Ref442855270 \h </w:instrText>
      </w:r>
      <w:r>
        <w:fldChar w:fldCharType="separate"/>
      </w:r>
      <w:r w:rsidR="00044A4C">
        <w:t>The Doxology of Prime</w:t>
      </w:r>
      <w:r>
        <w:fldChar w:fldCharType="end"/>
      </w:r>
      <w:r>
        <w:t xml:space="preserve">, </w:t>
      </w:r>
      <w:r>
        <w:fldChar w:fldCharType="begin"/>
      </w:r>
      <w:r>
        <w:instrText xml:space="preserve"> PAGEREF _Ref442855276 \h </w:instrText>
      </w:r>
      <w:r>
        <w:fldChar w:fldCharType="separate"/>
      </w:r>
      <w:r w:rsidR="00044A4C">
        <w:rPr>
          <w:noProof/>
        </w:rPr>
        <w:t>53</w:t>
      </w:r>
      <w:r>
        <w:fldChar w:fldCharType="end"/>
      </w:r>
      <w:r>
        <w:t>, may precede the Verses of Cymbals. Following the Verses of the Cymbals, the people recite with one voice,</w:t>
      </w:r>
    </w:p>
    <w:p w14:paraId="0B56BE9B" w14:textId="01CF5E4E"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44A4C">
        <w:rPr>
          <w:noProof/>
          <w:lang w:val="en-US"/>
        </w:rPr>
        <w:t>156</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7AE19EF2"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44A4C">
        <w:t>Ephesians 4:1 5</w:t>
      </w:r>
      <w:r>
        <w:fldChar w:fldCharType="end"/>
      </w:r>
      <w:r>
        <w:t xml:space="preserve">, page </w:t>
      </w:r>
      <w:r>
        <w:fldChar w:fldCharType="begin"/>
      </w:r>
      <w:r>
        <w:instrText xml:space="preserve"> PAGEREF _Ref442855527 \h </w:instrText>
      </w:r>
      <w:r>
        <w:fldChar w:fldCharType="separate"/>
      </w:r>
      <w:r w:rsidR="00044A4C">
        <w:rPr>
          <w:noProof/>
        </w:rPr>
        <w:t>47</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77777777" w:rsidR="00CA3D47" w:rsidRDefault="00CA3D47" w:rsidP="00CA3D47">
      <w:pPr>
        <w:pStyle w:val="Body"/>
      </w:pPr>
      <w:r>
        <w:t>Again, let us ask God the Pantocrator, the Father of our Lord, God and Saviour, Jesus Christ. We ask and entreat Thy Goodness, O Lover of mankind: remember, O Lord, the peace of Thine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77777777" w:rsidR="00CA3D47" w:rsidRDefault="00CA3D47" w:rsidP="00CA3D47">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3B14B2B3" w14:textId="77777777" w:rsidR="00CA3D47" w:rsidRDefault="00CA3D47" w:rsidP="00CA3D47">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lastRenderedPageBreak/>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77777777" w:rsidR="00CA3D47" w:rsidRDefault="00CA3D47" w:rsidP="00CA3D47">
      <w:pPr>
        <w:pStyle w:val="Body"/>
      </w:pPr>
      <w:r>
        <w:t>And the readers, the chanters, the exorcists, the monks, the virgins and the widows; the orphans, the ascetics and the laity; and all the fullness of Thine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30CCE661"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44A4C">
        <w:t>The Doxology of Prime</w:t>
      </w:r>
      <w:r>
        <w:fldChar w:fldCharType="end"/>
      </w:r>
      <w:r>
        <w:t xml:space="preserve">, </w:t>
      </w:r>
      <w:r>
        <w:fldChar w:fldCharType="begin"/>
      </w:r>
      <w:r>
        <w:instrText xml:space="preserve"> PAGEREF _Ref442855276 \h </w:instrText>
      </w:r>
      <w:r>
        <w:fldChar w:fldCharType="separate"/>
      </w:r>
      <w:r w:rsidR="00044A4C">
        <w:rPr>
          <w:noProof/>
        </w:rPr>
        <w:t>53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77777777" w:rsidR="00CA3D47" w:rsidRDefault="00CA3D47" w:rsidP="00CA3D47">
      <w:pPr>
        <w:pStyle w:val="Body"/>
      </w:pPr>
      <w:r>
        <w:t>Again, let us ask God the Pantocrator, the Father of our Lord, God and Saviour, Jesus Christ. We ask and entreat Thy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77777777" w:rsidR="00CA3D47" w:rsidRDefault="00CA3D47" w:rsidP="00CA3D47">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1CD0F11F" w14:textId="77777777" w:rsidR="00CA3D47" w:rsidRDefault="00CA3D47" w:rsidP="00CA3D47">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77777777" w:rsidR="00CA3D47" w:rsidRDefault="00CA3D47" w:rsidP="00CA3D47">
      <w:pPr>
        <w:pStyle w:val="Body"/>
      </w:pPr>
      <w:r>
        <w:t>Arise, O Lord God. Let all Thine enemies be scattered, and let all that hate Thine Holy Name flee before Thy face.</w:t>
      </w:r>
    </w:p>
    <w:p w14:paraId="584F5B4F" w14:textId="77777777" w:rsidR="00CA3D47" w:rsidRDefault="00CA3D47" w:rsidP="00CA3D47">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7FBF3CDC"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44A4C">
        <w:rPr>
          <w:lang w:val="en-GB"/>
        </w:rPr>
        <w:t>Graciously Accord</w:t>
      </w:r>
      <w:r>
        <w:fldChar w:fldCharType="end"/>
      </w:r>
      <w:r>
        <w:t xml:space="preserve">, page </w:t>
      </w:r>
      <w:r>
        <w:fldChar w:fldCharType="begin"/>
      </w:r>
      <w:r>
        <w:instrText xml:space="preserve"> PAGEREF _Ref435789903 \h </w:instrText>
      </w:r>
      <w:r>
        <w:fldChar w:fldCharType="separate"/>
      </w:r>
      <w:r w:rsidR="00044A4C">
        <w:rPr>
          <w:noProof/>
        </w:rPr>
        <w:t>509</w:t>
      </w:r>
      <w:r>
        <w:fldChar w:fldCharType="end"/>
      </w:r>
      <w:r>
        <w:t xml:space="preserve">. If integrating with the Morning hour, </w:t>
      </w:r>
      <w:r>
        <w:fldChar w:fldCharType="begin"/>
      </w:r>
      <w:r>
        <w:instrText xml:space="preserve"> REF _Ref442856274 \h </w:instrText>
      </w:r>
      <w:r>
        <w:fldChar w:fldCharType="separate"/>
      </w:r>
      <w:r w:rsidR="00044A4C">
        <w:t>The Gloria</w:t>
      </w:r>
      <w:r>
        <w:fldChar w:fldCharType="end"/>
      </w:r>
      <w:r>
        <w:t xml:space="preserve">, page </w:t>
      </w:r>
      <w:r>
        <w:fldChar w:fldCharType="begin"/>
      </w:r>
      <w:r>
        <w:instrText xml:space="preserve"> PAGEREF _Ref442856274 \h </w:instrText>
      </w:r>
      <w:r>
        <w:fldChar w:fldCharType="separate"/>
      </w:r>
      <w:r w:rsidR="00044A4C">
        <w:rPr>
          <w:noProof/>
        </w:rPr>
        <w:t>510</w:t>
      </w:r>
      <w:r>
        <w:fldChar w:fldCharType="end"/>
      </w:r>
      <w:r>
        <w:t>.</w:t>
      </w:r>
    </w:p>
    <w:p w14:paraId="67B66390" w14:textId="6FC5062A"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44A4C">
        <w:t>The Trisagion</w:t>
      </w:r>
      <w:r>
        <w:fldChar w:fldCharType="end"/>
      </w:r>
      <w:r>
        <w:t xml:space="preserve">, </w:t>
      </w:r>
      <w:r>
        <w:fldChar w:fldCharType="begin"/>
      </w:r>
      <w:r>
        <w:instrText xml:space="preserve"> PAGEREF _Ref442856358 \h </w:instrText>
      </w:r>
      <w:r>
        <w:fldChar w:fldCharType="separate"/>
      </w:r>
      <w:r w:rsidR="00044A4C">
        <w:rPr>
          <w:noProof/>
        </w:rPr>
        <w:t>510</w:t>
      </w:r>
      <w:r>
        <w:fldChar w:fldCharType="end"/>
      </w:r>
      <w:r>
        <w:t xml:space="preserve">, followed by </w:t>
      </w:r>
      <w:r>
        <w:fldChar w:fldCharType="begin"/>
      </w:r>
      <w:r>
        <w:instrText xml:space="preserve"> REF _Ref442856453 \h </w:instrText>
      </w:r>
      <w:r>
        <w:fldChar w:fldCharType="separate"/>
      </w:r>
      <w:r w:rsidR="00044A4C">
        <w:t>Hail to You</w:t>
      </w:r>
      <w:r>
        <w:fldChar w:fldCharType="end"/>
      </w:r>
      <w:r>
        <w:t xml:space="preserve">, page </w:t>
      </w:r>
      <w:r>
        <w:fldChar w:fldCharType="begin"/>
      </w:r>
      <w:r>
        <w:instrText xml:space="preserve"> PAGEREF _Ref442856453 \p \h </w:instrText>
      </w:r>
      <w:r>
        <w:fldChar w:fldCharType="separate"/>
      </w:r>
      <w:r w:rsidR="00044A4C">
        <w:rPr>
          <w:noProof/>
        </w:rPr>
        <w:t>on page 511</w:t>
      </w:r>
      <w:r>
        <w:fldChar w:fldCharType="end"/>
      </w:r>
      <w:r>
        <w:t xml:space="preserve">, </w:t>
      </w:r>
      <w:r>
        <w:fldChar w:fldCharType="begin"/>
      </w:r>
      <w:r>
        <w:instrText xml:space="preserve"> REF _Ref435799700 \h </w:instrText>
      </w:r>
      <w:r>
        <w:fldChar w:fldCharType="separate"/>
      </w:r>
      <w:r w:rsidR="00044A4C">
        <w:t>The Doxologies</w:t>
      </w:r>
      <w:r>
        <w:fldChar w:fldCharType="end"/>
      </w:r>
      <w:r>
        <w:t xml:space="preserve">, </w:t>
      </w:r>
      <w:r>
        <w:fldChar w:fldCharType="begin"/>
      </w:r>
      <w:r>
        <w:instrText xml:space="preserve"> PAGEREF _Ref435799700 \h </w:instrText>
      </w:r>
      <w:r>
        <w:fldChar w:fldCharType="separate"/>
      </w:r>
      <w:r w:rsidR="00044A4C">
        <w:rPr>
          <w:noProof/>
        </w:rPr>
        <w:t>512</w:t>
      </w:r>
      <w:r>
        <w:fldChar w:fldCharType="end"/>
      </w:r>
      <w:r>
        <w:t xml:space="preserve">, </w:t>
      </w:r>
      <w:r>
        <w:fldChar w:fldCharType="begin"/>
      </w:r>
      <w:r>
        <w:instrText xml:space="preserve"> REF _Ref435799710 \h </w:instrText>
      </w:r>
      <w:r>
        <w:fldChar w:fldCharType="separate"/>
      </w:r>
      <w:r w:rsidR="00044A4C">
        <w:t>The Orthodox Creed</w:t>
      </w:r>
      <w:r>
        <w:fldChar w:fldCharType="end"/>
      </w:r>
      <w:r>
        <w:t xml:space="preserve">, </w:t>
      </w:r>
      <w:r>
        <w:fldChar w:fldCharType="begin"/>
      </w:r>
      <w:r>
        <w:instrText xml:space="preserve"> PAGEREF _Ref435799710 \h </w:instrText>
      </w:r>
      <w:r>
        <w:fldChar w:fldCharType="separate"/>
      </w:r>
      <w:r w:rsidR="00044A4C">
        <w:rPr>
          <w:noProof/>
        </w:rPr>
        <w:t>517</w:t>
      </w:r>
      <w:r>
        <w:fldChar w:fldCharType="end"/>
      </w:r>
      <w:r>
        <w:t>.</w:t>
      </w:r>
    </w:p>
    <w:p w14:paraId="5B167A95" w14:textId="35EB6F06"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44A4C">
        <w:t>God Have mercy upon us</w:t>
      </w:r>
      <w:r>
        <w:fldChar w:fldCharType="end"/>
      </w:r>
      <w:r>
        <w:t xml:space="preserve">, page </w:t>
      </w:r>
      <w:r>
        <w:fldChar w:fldCharType="begin"/>
      </w:r>
      <w:r>
        <w:instrText xml:space="preserve"> PAGEREF _Ref442856751 \h </w:instrText>
      </w:r>
      <w:r>
        <w:fldChar w:fldCharType="separate"/>
      </w:r>
      <w:r w:rsidR="00044A4C">
        <w:rPr>
          <w:noProof/>
        </w:rPr>
        <w:t>518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44A4C">
        <w:t>The Prayer for the Gospel</w:t>
      </w:r>
      <w:r>
        <w:fldChar w:fldCharType="end"/>
      </w:r>
      <w:r>
        <w:t xml:space="preserve">, page </w:t>
      </w:r>
      <w:r>
        <w:fldChar w:fldCharType="begin"/>
      </w:r>
      <w:r>
        <w:instrText xml:space="preserve"> PAGEREF _Ref442856856 \h </w:instrText>
      </w:r>
      <w:r>
        <w:fldChar w:fldCharType="separate"/>
      </w:r>
      <w:r w:rsidR="00044A4C">
        <w:rPr>
          <w:noProof/>
        </w:rPr>
        <w:t>519</w:t>
      </w:r>
      <w:r>
        <w:fldChar w:fldCharType="end"/>
      </w:r>
      <w:r>
        <w:t>.</w:t>
      </w:r>
    </w:p>
    <w:p w14:paraId="08698CDC" w14:textId="77777777" w:rsidR="00CA3D47" w:rsidRDefault="00CA3D47" w:rsidP="00CA3D47">
      <w:pPr>
        <w:pStyle w:val="Heading4"/>
      </w:pPr>
      <w:r>
        <w:lastRenderedPageBreak/>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DCD215A"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44A4C">
        <w:rPr>
          <w:noProof/>
        </w:rPr>
        <w:t>521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lastRenderedPageBreak/>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284082B3"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44A4C">
        <w:rPr>
          <w:noProof/>
        </w:rPr>
        <w:t>526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54"/>
            </w:r>
          </w:p>
          <w:p w14:paraId="7B5835D5" w14:textId="77777777" w:rsidR="00CA3D47" w:rsidRPr="00B609A7" w:rsidRDefault="00CA3D47" w:rsidP="00CA3D47">
            <w:pPr>
              <w:pStyle w:val="EngHang"/>
            </w:pPr>
            <w:r w:rsidRPr="00B609A7">
              <w:t>and may Thy mercy and Thy peace</w:t>
            </w:r>
          </w:p>
          <w:p w14:paraId="021616DB" w14:textId="77777777" w:rsidR="00CA3D47" w:rsidRDefault="00CA3D47" w:rsidP="00CA3D47">
            <w:pPr>
              <w:pStyle w:val="EngHangEnd"/>
            </w:pPr>
            <w:r w:rsidRPr="00B609A7">
              <w:t>be a fortress unto Thy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77777777" w:rsidR="00CA3D47" w:rsidRPr="00B609A7" w:rsidRDefault="00CA3D47" w:rsidP="00CA3D47">
            <w:pPr>
              <w:pStyle w:val="EngHang"/>
            </w:pPr>
            <w:r w:rsidRPr="00B609A7">
              <w:t>of Thine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0"/>
            <w:r w:rsidRPr="007425E1">
              <w:t xml:space="preserve">May </w:t>
            </w:r>
            <w:commentRangeEnd w:id="1070"/>
            <w:r>
              <w:rPr>
                <w:rStyle w:val="CommentReference"/>
                <w:rFonts w:eastAsiaTheme="minorHAnsi" w:cstheme="minorBidi"/>
                <w:color w:val="auto"/>
                <w:lang w:val="en-CA"/>
              </w:rPr>
              <w:commentReference w:id="1070"/>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6EE732F2"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44A4C">
        <w:t>The Prayer of the Hours</w:t>
      </w:r>
      <w:r>
        <w:fldChar w:fldCharType="end"/>
      </w:r>
      <w:r>
        <w:t xml:space="preserve">, page </w:t>
      </w:r>
      <w:r>
        <w:fldChar w:fldCharType="begin"/>
      </w:r>
      <w:r>
        <w:instrText xml:space="preserve"> PAGEREF _Ref411969145 \h </w:instrText>
      </w:r>
      <w:r>
        <w:fldChar w:fldCharType="separate"/>
      </w:r>
      <w:r w:rsidR="00044A4C">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1" w:name="_Ref448228543"/>
      <w:bookmarkStart w:id="1072" w:name="_Ref448228546"/>
      <w:bookmarkStart w:id="1073" w:name="_Ref448471804"/>
      <w:bookmarkStart w:id="1074" w:name="_Toc448515404"/>
      <w:r>
        <w:lastRenderedPageBreak/>
        <w:t>The Book of Psalis and Doxologies</w:t>
      </w:r>
      <w:bookmarkEnd w:id="320"/>
      <w:bookmarkEnd w:id="321"/>
      <w:bookmarkEnd w:id="322"/>
      <w:bookmarkEnd w:id="1071"/>
      <w:bookmarkEnd w:id="1072"/>
      <w:bookmarkEnd w:id="1073"/>
      <w:bookmarkEnd w:id="1074"/>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75" w:name="_Toc448515405"/>
      <w:bookmarkStart w:id="1076" w:name="_Toc410196197"/>
      <w:bookmarkStart w:id="1077" w:name="_Toc410196439"/>
      <w:bookmarkStart w:id="1078" w:name="_Toc410196941"/>
      <w:r>
        <w:lastRenderedPageBreak/>
        <w:t>General and Common Doxologies</w:t>
      </w:r>
      <w:bookmarkEnd w:id="1075"/>
    </w:p>
    <w:p w14:paraId="1B082926" w14:textId="77777777" w:rsidR="009C13E9" w:rsidRDefault="009C13E9" w:rsidP="009C13E9">
      <w:pPr>
        <w:pStyle w:val="Heading3"/>
      </w:pPr>
      <w:bookmarkStart w:id="1079" w:name="_Ref434488390"/>
      <w:r>
        <w:t>The Doxology of the Heavenly</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0"/>
            <w:r>
              <w:t>The great and holy luminaries,</w:t>
            </w:r>
            <w:commentRangeEnd w:id="1080"/>
            <w:r>
              <w:rPr>
                <w:rStyle w:val="CommentReference"/>
                <w:rFonts w:ascii="Times New Roman" w:hAnsi="Times New Roman"/>
              </w:rPr>
              <w:commentReference w:id="108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1"/>
            <w:r>
              <w:rPr>
                <w:rStyle w:val="CommentReference"/>
                <w:rFonts w:ascii="Times New Roman" w:hAnsi="Times New Roman"/>
              </w:rPr>
              <w:commentReference w:id="108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82"/>
            <w:r w:rsidRPr="00602B0F">
              <w:t xml:space="preserve">O Lord, </w:t>
            </w:r>
            <w:commentRangeEnd w:id="1082"/>
            <w:r>
              <w:rPr>
                <w:rStyle w:val="CommentReference"/>
                <w:rFonts w:ascii="Times New Roman" w:hAnsi="Times New Roman"/>
              </w:rPr>
              <w:commentReference w:id="108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83" w:name="_Ref434488524"/>
      <w:r>
        <w:t>The Doxology of St. John the Baptist</w:t>
      </w:r>
      <w:bookmarkEnd w:id="10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84" w:name="_Ref434488546"/>
      <w:r>
        <w:t>Another Doxology of St. John the Baptist</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85" w:name="_Ref434488644"/>
      <w:r>
        <w:lastRenderedPageBreak/>
        <w:t>A Doxology for the Apostles</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86"/>
            <w:r>
              <w:t xml:space="preserve">called </w:t>
            </w:r>
            <w:commentRangeEnd w:id="1086"/>
            <w:r>
              <w:rPr>
                <w:rStyle w:val="CommentReference"/>
                <w:rFonts w:ascii="Times New Roman" w:eastAsiaTheme="minorHAnsi" w:hAnsi="Times New Roman" w:cstheme="minorBidi"/>
                <w:color w:val="auto"/>
              </w:rPr>
              <w:commentReference w:id="108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87"/>
            <w:r>
              <w:t>Who loved him greatly.</w:t>
            </w:r>
            <w:commentRangeEnd w:id="1087"/>
            <w:r>
              <w:rPr>
                <w:rStyle w:val="CommentReference"/>
                <w:rFonts w:ascii="Times New Roman" w:eastAsiaTheme="minorHAnsi" w:hAnsi="Times New Roman" w:cstheme="minorBidi"/>
                <w:color w:val="auto"/>
              </w:rPr>
              <w:commentReference w:id="108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88" w:name="_Ref434488657"/>
      <w:r>
        <w:t>Another Doxology for the Apostles</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89"/>
            <w:r>
              <w:t xml:space="preserve">Our </w:t>
            </w:r>
            <w:commentRangeEnd w:id="1089"/>
            <w:r>
              <w:rPr>
                <w:rStyle w:val="CommentReference"/>
                <w:rFonts w:ascii="Times New Roman" w:eastAsiaTheme="minorHAnsi" w:hAnsi="Times New Roman" w:cstheme="minorBidi"/>
                <w:color w:val="auto"/>
              </w:rPr>
              <w:commentReference w:id="108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0"/>
            <w:r>
              <w:t xml:space="preserve">And </w:t>
            </w:r>
            <w:commentRangeEnd w:id="1090"/>
            <w:r>
              <w:rPr>
                <w:rStyle w:val="CommentReference"/>
                <w:rFonts w:ascii="Times New Roman" w:eastAsiaTheme="minorHAnsi" w:hAnsi="Times New Roman" w:cstheme="minorBidi"/>
                <w:color w:val="auto"/>
              </w:rPr>
              <w:commentReference w:id="109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1"/>
            <w:r>
              <w:t>And was numbered with</w:t>
            </w:r>
          </w:p>
          <w:p w14:paraId="5527B3A6" w14:textId="77777777" w:rsidR="004C7F73" w:rsidRDefault="004C7F73" w:rsidP="004C7F73">
            <w:pPr>
              <w:pStyle w:val="EngHangEnd"/>
            </w:pPr>
            <w:r>
              <w:t>The rest of the Apostles.</w:t>
            </w:r>
            <w:commentRangeEnd w:id="1091"/>
            <w:r>
              <w:rPr>
                <w:rStyle w:val="CommentReference"/>
                <w:rFonts w:ascii="Times New Roman" w:eastAsiaTheme="minorHAnsi" w:hAnsi="Times New Roman" w:cstheme="minorBidi"/>
                <w:color w:val="auto"/>
              </w:rPr>
              <w:commentReference w:id="109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92"/>
            <w:r>
              <w:t xml:space="preserve">sound </w:t>
            </w:r>
            <w:commentRangeEnd w:id="1092"/>
            <w:r>
              <w:rPr>
                <w:rStyle w:val="CommentReference"/>
                <w:rFonts w:ascii="Times New Roman" w:eastAsiaTheme="minorHAnsi" w:hAnsi="Times New Roman" w:cstheme="minorBidi"/>
                <w:color w:val="auto"/>
              </w:rPr>
              <w:commentReference w:id="109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93" w:name="_Ref434488814"/>
      <w:r>
        <w:t>The Doxology of St. Mark</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94"/>
            <w:r>
              <w:t>Beholder of God</w:t>
            </w:r>
            <w:commentRangeEnd w:id="1094"/>
            <w:r>
              <w:rPr>
                <w:rStyle w:val="CommentReference"/>
                <w:rFonts w:ascii="Times New Roman" w:eastAsiaTheme="minorHAnsi" w:hAnsi="Times New Roman" w:cstheme="minorBidi"/>
                <w:color w:val="auto"/>
              </w:rPr>
              <w:commentReference w:id="109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95" w:name="_Ref434488992"/>
      <w:r>
        <w:t>The Doxology of Any Apostle</w:t>
      </w:r>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9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96"/>
            <w:r>
              <w:rPr>
                <w:rStyle w:val="CommentReference"/>
                <w:rFonts w:ascii="Times New Roman" w:eastAsiaTheme="minorHAnsi" w:hAnsi="Times New Roman" w:cstheme="minorBidi"/>
                <w:color w:val="auto"/>
              </w:rPr>
              <w:commentReference w:id="109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97"/>
            <w:r>
              <w:t>compatriots</w:t>
            </w:r>
            <w:commentRangeEnd w:id="1097"/>
            <w:r>
              <w:rPr>
                <w:rStyle w:val="CommentReference"/>
                <w:rFonts w:ascii="Times New Roman" w:eastAsiaTheme="minorHAnsi" w:hAnsi="Times New Roman" w:cstheme="minorBidi"/>
                <w:color w:val="auto"/>
              </w:rPr>
              <w:commentReference w:id="109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98" w:name="_Ref434489014"/>
      <w:r>
        <w:t>The Doxology of St. Stephen</w:t>
      </w:r>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5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99" w:name="_Ref434489170"/>
      <w:r>
        <w:t>The Doxology of St. George</w:t>
      </w:r>
      <w:bookmarkEnd w:id="1099"/>
    </w:p>
    <w:p w14:paraId="066A4290" w14:textId="48BACEAF"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44A4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44A4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44A4C">
        <w:rPr>
          <w:noProof/>
        </w:rPr>
        <w:t>796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0" w:name="_Ref434490082"/>
      <w:r>
        <w:t>The Doxology of St. Demiana</w:t>
      </w:r>
      <w:bookmarkEnd w:id="1100"/>
    </w:p>
    <w:p w14:paraId="10DFBB59" w14:textId="01ABF4A1"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44A4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44A4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44A4C">
        <w:rPr>
          <w:noProof/>
        </w:rPr>
        <w:t>764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5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1" w:name="_Ref434489950"/>
      <w:r>
        <w:t>The Doxology of the Martyrs</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02"/>
            <w:r>
              <w:t>Akrash</w:t>
            </w:r>
            <w:commentRangeEnd w:id="1102"/>
            <w:r>
              <w:rPr>
                <w:rStyle w:val="CommentReference"/>
              </w:rPr>
              <w:commentReference w:id="110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03" w:name="_Ref434490311"/>
      <w:r>
        <w:t>The Doxology of St. Anthony and St. Paul</w:t>
      </w:r>
      <w:bookmarkEnd w:id="1103"/>
    </w:p>
    <w:p w14:paraId="716265E5" w14:textId="752E5E17"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44A4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44A4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44A4C">
        <w:rPr>
          <w:noProof/>
        </w:rPr>
        <w:t>767</w:t>
      </w:r>
      <w:r w:rsidR="00191A26">
        <w:fldChar w:fldCharType="end"/>
      </w:r>
      <w:r>
        <w:t xml:space="preserve">, and </w:t>
      </w:r>
      <w:r w:rsidR="00191A26">
        <w:fldChar w:fldCharType="begin"/>
      </w:r>
      <w:r w:rsidR="00191A26">
        <w:instrText xml:space="preserve"> REF _Ref434490368 \h </w:instrText>
      </w:r>
      <w:r w:rsidR="00191A26">
        <w:fldChar w:fldCharType="separate"/>
      </w:r>
      <w:r w:rsidR="00044A4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44A4C">
        <w:rPr>
          <w:noProof/>
        </w:rPr>
        <w:t>770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04"/>
            <w:r w:rsidRPr="004764BD">
              <w:t>give light to</w:t>
            </w:r>
            <w:commentRangeEnd w:id="1104"/>
            <w:r>
              <w:rPr>
                <w:rStyle w:val="CommentReference"/>
                <w:rFonts w:ascii="Times New Roman" w:eastAsiaTheme="minorHAnsi" w:hAnsi="Times New Roman" w:cstheme="minorBidi"/>
                <w:color w:val="auto"/>
              </w:rPr>
              <w:commentReference w:id="110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05" w:name="_Ref434490826"/>
      <w:r>
        <w:lastRenderedPageBreak/>
        <w:t>The Doxology of St. Pishoy and St. Paul of Tammah</w:t>
      </w:r>
      <w:bookmarkEnd w:id="1105"/>
    </w:p>
    <w:p w14:paraId="204E33B1" w14:textId="0C539F7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44A4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44A4C">
        <w:rPr>
          <w:lang w:val="en-US"/>
        </w:rPr>
        <w:t>July 2 / Epip 8: St. Pishoy</w:t>
      </w:r>
      <w:r>
        <w:fldChar w:fldCharType="end"/>
      </w:r>
      <w:r>
        <w:t xml:space="preserve">, page </w:t>
      </w:r>
      <w:r>
        <w:fldChar w:fldCharType="begin"/>
      </w:r>
      <w:r>
        <w:instrText xml:space="preserve"> PAGEREF _Ref434490783 \h </w:instrText>
      </w:r>
      <w:r>
        <w:fldChar w:fldCharType="separate"/>
      </w:r>
      <w:r w:rsidR="00044A4C">
        <w:rPr>
          <w:noProof/>
        </w:rPr>
        <w:t>853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06" w:name="_Ref434492161"/>
      <w:r>
        <w:lastRenderedPageBreak/>
        <w:t>The Doxology of St. Athanasius the Apostolic</w:t>
      </w:r>
      <w:bookmarkEnd w:id="1106"/>
      <w:r w:rsidR="00B52F78">
        <w:rPr>
          <w:rStyle w:val="FootnoteReference"/>
        </w:rPr>
        <w:footnoteReference w:id="857"/>
      </w:r>
    </w:p>
    <w:p w14:paraId="1BC7DA79" w14:textId="73C18AB2"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44A4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44A4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44A4C">
        <w:rPr>
          <w:noProof/>
        </w:rPr>
        <w:t>801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44A4C">
        <w:rPr>
          <w:noProof/>
        </w:rPr>
        <w:t>803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07" w:name="_Ref434492536"/>
      <w:r>
        <w:t xml:space="preserve">The Doxology of </w:t>
      </w:r>
      <w:r w:rsidR="00231798">
        <w:t>the</w:t>
      </w:r>
      <w:r>
        <w:t xml:space="preserve"> Cross Bearers</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08" w:name="_Ref434492645"/>
      <w:r>
        <w:t>The Doxology for a Hierarch Who is Present</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5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5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6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1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18"/>
            <w:r>
              <w:rPr>
                <w:rStyle w:val="CommentReference"/>
                <w:rFonts w:ascii="Times New Roman" w:eastAsiaTheme="minorHAnsi" w:hAnsi="Times New Roman" w:cstheme="minorBidi"/>
                <w:color w:val="auto"/>
              </w:rPr>
              <w:commentReference w:id="111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6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22" w:name="_Toc448515406"/>
      <w:bookmarkStart w:id="1123" w:name="September"/>
      <w:r>
        <w:lastRenderedPageBreak/>
        <w:t>September</w:t>
      </w:r>
      <w:bookmarkEnd w:id="1076"/>
      <w:bookmarkEnd w:id="1077"/>
      <w:bookmarkEnd w:id="107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22"/>
    </w:p>
    <w:sdt>
      <w:sdtPr>
        <w:id w:val="861411790"/>
        <w:docPartObj>
          <w:docPartGallery w:val="Table of Contents"/>
          <w:docPartUnique/>
        </w:docPartObj>
      </w:sdtPr>
      <w:sdtEndPr>
        <w:rPr>
          <w:b/>
          <w:bCs/>
          <w:noProof/>
        </w:rPr>
      </w:sdtEndPr>
      <w:sdtContent>
        <w:p w14:paraId="74DB5BF2" w14:textId="152E0C79"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44A4C">
              <w:rPr>
                <w:noProof/>
                <w:webHidden/>
              </w:rPr>
              <w:t>586</w:t>
            </w:r>
            <w:r w:rsidR="00E35F1F">
              <w:rPr>
                <w:noProof/>
                <w:webHidden/>
              </w:rPr>
              <w:fldChar w:fldCharType="end"/>
            </w:r>
          </w:hyperlink>
        </w:p>
        <w:p w14:paraId="1E634E2C" w14:textId="1BDB6D8B" w:rsidR="00E35F1F" w:rsidRDefault="009448DA">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62BAC02E" w14:textId="2484871A" w:rsidR="00E35F1F" w:rsidRDefault="009448DA">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316B8884" w14:textId="2696E2D8" w:rsidR="00E35F1F" w:rsidRDefault="009448DA">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056107B3" w14:textId="7CF9F6F8" w:rsidR="00E35F1F" w:rsidRDefault="009448DA">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76710609" w14:textId="1FE9E5EA" w:rsidR="00E35F1F" w:rsidRDefault="009448DA">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69018752" w14:textId="2A220967" w:rsidR="00E35F1F" w:rsidRDefault="009448DA">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7AB13EF6" w14:textId="100AB443" w:rsidR="00E35F1F" w:rsidRDefault="009448DA">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7CC94BF7" w14:textId="1C2A3339" w:rsidR="00E35F1F" w:rsidRDefault="009448DA">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51743273" w14:textId="6D690F7B" w:rsidR="00E35F1F" w:rsidRDefault="009448DA">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71C03905" w14:textId="47A31D0A" w:rsidR="00E35F1F" w:rsidRDefault="009448DA">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76586D73" w14:textId="60F47762" w:rsidR="00E35F1F" w:rsidRDefault="009448DA">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396BBFB3" w14:textId="723212D6" w:rsidR="00E35F1F" w:rsidRDefault="009448DA">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75A617A8" w14:textId="38CA6F02" w:rsidR="00E35F1F" w:rsidRDefault="009448DA">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44A4C">
              <w:rPr>
                <w:noProof/>
                <w:webHidden/>
              </w:rPr>
              <w:t>614</w:t>
            </w:r>
            <w:r w:rsidR="00E35F1F">
              <w:rPr>
                <w:noProof/>
                <w:webHidden/>
              </w:rPr>
              <w:fldChar w:fldCharType="end"/>
            </w:r>
          </w:hyperlink>
        </w:p>
        <w:p w14:paraId="7FE67BDE" w14:textId="3D15B0FF" w:rsidR="00E35F1F" w:rsidRDefault="009448DA">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44A4C">
              <w:rPr>
                <w:noProof/>
                <w:webHidden/>
              </w:rPr>
              <w:t>614</w:t>
            </w:r>
            <w:r w:rsidR="00E35F1F">
              <w:rPr>
                <w:noProof/>
                <w:webHidden/>
              </w:rPr>
              <w:fldChar w:fldCharType="end"/>
            </w:r>
          </w:hyperlink>
        </w:p>
        <w:p w14:paraId="482AECF5" w14:textId="59EEFAE5" w:rsidR="00E35F1F" w:rsidRDefault="009448DA">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44A4C">
              <w:rPr>
                <w:noProof/>
                <w:webHidden/>
              </w:rPr>
              <w:t>623</w:t>
            </w:r>
            <w:r w:rsidR="00E35F1F">
              <w:rPr>
                <w:noProof/>
                <w:webHidden/>
              </w:rPr>
              <w:fldChar w:fldCharType="end"/>
            </w:r>
          </w:hyperlink>
        </w:p>
        <w:p w14:paraId="31D14FD7" w14:textId="11085C91" w:rsidR="00E35F1F" w:rsidRDefault="009448DA">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44A4C">
              <w:rPr>
                <w:noProof/>
                <w:webHidden/>
              </w:rPr>
              <w:t>623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24" w:name="_Toc410196198"/>
      <w:bookmarkStart w:id="1125" w:name="_Toc410196440"/>
      <w:bookmarkStart w:id="1126" w:name="_Toc410196942"/>
      <w:r>
        <w:br w:type="page"/>
      </w:r>
    </w:p>
    <w:p w14:paraId="3B77A2B2" w14:textId="6F99453D" w:rsidR="00495F1A" w:rsidRDefault="0092592B" w:rsidP="00495F1A">
      <w:pPr>
        <w:pStyle w:val="Heading3"/>
      </w:pPr>
      <w:bookmarkStart w:id="1127" w:name="_Toc448227468"/>
      <w:r>
        <w:lastRenderedPageBreak/>
        <w:t xml:space="preserve">August 29 (30) / Tho-out 1: </w:t>
      </w:r>
      <w:r w:rsidR="00495F1A">
        <w:t>Ecclesiastical New Year: Nairouz</w:t>
      </w:r>
      <w:bookmarkEnd w:id="1124"/>
      <w:bookmarkEnd w:id="1125"/>
      <w:bookmarkEnd w:id="1126"/>
      <w:bookmarkEnd w:id="112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28" w:name="_Ref434477358"/>
      <w:r>
        <w:t>The Doxolog</w:t>
      </w:r>
      <w:r w:rsidR="00E21EA3">
        <w:t>y for Ecclesiastical New Year</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29"/>
            <w:r>
              <w:t xml:space="preserve">wiles </w:t>
            </w:r>
            <w:commentRangeEnd w:id="1129"/>
            <w:r>
              <w:rPr>
                <w:rStyle w:val="CommentReference"/>
                <w:rFonts w:ascii="Times New Roman" w:eastAsiaTheme="minorHAnsi" w:hAnsi="Times New Roman" w:cstheme="minorBidi"/>
                <w:color w:val="auto"/>
              </w:rPr>
              <w:commentReference w:id="112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0" w:name="_Ref434473482"/>
      <w:r>
        <w:t>The Psali Adam</w:t>
      </w:r>
      <w:r w:rsidR="00B411C9">
        <w:t xml:space="preserve"> for the Ecclesiastical New Year</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1"/>
            <w:r>
              <w:t xml:space="preserve">Ϯⲛⲁⲟⲩⲱϣⲧ </w:t>
            </w:r>
            <w:commentRangeEnd w:id="1131"/>
            <w:r>
              <w:rPr>
                <w:rStyle w:val="CommentReference"/>
                <w:rFonts w:ascii="Times New Roman" w:hAnsi="Times New Roman"/>
              </w:rPr>
              <w:commentReference w:id="113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32"/>
            <w:r>
              <w:t>reign</w:t>
            </w:r>
            <w:commentRangeEnd w:id="1132"/>
            <w:r>
              <w:rPr>
                <w:rStyle w:val="CommentReference"/>
              </w:rPr>
              <w:commentReference w:id="113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33" w:name="_Ref434473530"/>
      <w:r>
        <w:t xml:space="preserve">The Psali </w:t>
      </w:r>
      <w:r w:rsidR="004E71A7">
        <w:t>Batos for the Ecclesiastical New Year</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34"/>
            <w:r>
              <w:t xml:space="preserve">be </w:t>
            </w:r>
            <w:commentRangeEnd w:id="1134"/>
            <w:r>
              <w:rPr>
                <w:rStyle w:val="CommentReference"/>
              </w:rPr>
              <w:commentReference w:id="113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35"/>
            <w:r>
              <w:t xml:space="preserve">Ⲁⲙⲱⲛⲓ </w:t>
            </w:r>
            <w:commentRangeEnd w:id="1135"/>
            <w:r>
              <w:rPr>
                <w:rStyle w:val="CommentReference"/>
                <w:rFonts w:ascii="Times New Roman" w:hAnsi="Times New Roman"/>
              </w:rPr>
              <w:commentReference w:id="113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36"/>
            <w:r>
              <w:t xml:space="preserve">the </w:t>
            </w:r>
            <w:commentRangeEnd w:id="1136"/>
            <w:r>
              <w:rPr>
                <w:rStyle w:val="CommentReference"/>
              </w:rPr>
              <w:commentReference w:id="113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37"/>
            <w:r>
              <w:t xml:space="preserve">entreat </w:t>
            </w:r>
            <w:commentRangeEnd w:id="1137"/>
            <w:r>
              <w:rPr>
                <w:rStyle w:val="CommentReference"/>
              </w:rPr>
              <w:commentReference w:id="113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38" w:name="_Toc448227469"/>
      <w:r>
        <w:t xml:space="preserve">August 29 (30) / Tho-out 1: </w:t>
      </w:r>
      <w:r w:rsidRPr="00646349">
        <w:t xml:space="preserve">Also </w:t>
      </w:r>
      <w:r>
        <w:t>the Martyrdom of St. Bartholomew the Apostle</w:t>
      </w:r>
      <w:bookmarkEnd w:id="1138"/>
    </w:p>
    <w:p w14:paraId="18F26E46" w14:textId="021ABB08"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77D452E" w14:textId="77777777" w:rsidR="0092592B" w:rsidRDefault="0092592B" w:rsidP="0092592B">
      <w:pPr>
        <w:pStyle w:val="Heading3"/>
      </w:pPr>
      <w:bookmarkStart w:id="1139" w:name="_Toc448227470"/>
      <w:r>
        <w:t xml:space="preserve">August 30 (31) / Tho-out 2: </w:t>
      </w:r>
      <w:r w:rsidR="005242D1">
        <w:t xml:space="preserve">Martyrdom of </w:t>
      </w:r>
      <w:r>
        <w:t>St. John the Baptist</w:t>
      </w:r>
      <w:bookmarkEnd w:id="1139"/>
    </w:p>
    <w:p w14:paraId="0BD3AFB5" w14:textId="324192CD"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44A4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44A4C">
        <w:rPr>
          <w:noProof/>
        </w:rPr>
        <w:t>565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44A4C">
        <w:rPr>
          <w:noProof/>
        </w:rPr>
        <w:t>566</w:t>
      </w:r>
      <w:r w:rsidR="00191A26">
        <w:fldChar w:fldCharType="end"/>
      </w:r>
      <w:r>
        <w:t>.</w:t>
      </w:r>
    </w:p>
    <w:p w14:paraId="53087CDB" w14:textId="77777777" w:rsidR="00C46B09" w:rsidRDefault="00C46B09" w:rsidP="0039635A">
      <w:pPr>
        <w:pStyle w:val="Heading3"/>
      </w:pPr>
      <w:bookmarkStart w:id="1140" w:name="_Toc448227471"/>
      <w:r>
        <w:t>September 1 (2) / Tho-out 4: St. Verena</w:t>
      </w:r>
      <w:bookmarkEnd w:id="1140"/>
    </w:p>
    <w:p w14:paraId="07AAD00E" w14:textId="77777777" w:rsidR="00C46B09" w:rsidRDefault="00C46B09" w:rsidP="00C46B09">
      <w:pPr>
        <w:pStyle w:val="Heading4"/>
      </w:pPr>
      <w:bookmarkStart w:id="1141" w:name="_Ref434490285"/>
      <w:r>
        <w:t>The Doxology</w:t>
      </w:r>
      <w:r w:rsidR="00B46E6E">
        <w:t xml:space="preserve"> for St. Verena</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42" w:name="_Toc448227472"/>
      <w:r>
        <w:lastRenderedPageBreak/>
        <w:t>September 3 (4) / Tho-out 6: St. Phoebe the Protodeaconess</w:t>
      </w:r>
      <w:r w:rsidR="008C4D26">
        <w:rPr>
          <w:rStyle w:val="FootnoteReference"/>
        </w:rPr>
        <w:footnoteReference w:id="862"/>
      </w:r>
      <w:bookmarkEnd w:id="1142"/>
    </w:p>
    <w:p w14:paraId="47E3028B" w14:textId="77777777" w:rsidR="0039635A" w:rsidRDefault="0039635A" w:rsidP="0039635A">
      <w:pPr>
        <w:pStyle w:val="Heading3"/>
      </w:pPr>
      <w:bookmarkStart w:id="1143" w:name="_Toc448227473"/>
      <w:r>
        <w:t>September 4 (5) / Tho-out 7: St. Dioscorus</w:t>
      </w:r>
      <w:bookmarkEnd w:id="1143"/>
    </w:p>
    <w:p w14:paraId="6AE56346" w14:textId="4348EAE3" w:rsidR="0039635A" w:rsidRDefault="00191A26" w:rsidP="0039635A">
      <w:pPr>
        <w:pStyle w:val="Rubric"/>
      </w:pPr>
      <w:r>
        <w:fldChar w:fldCharType="begin"/>
      </w:r>
      <w:r>
        <w:instrText xml:space="preserve"> REF _Ref434492249 \h </w:instrText>
      </w:r>
      <w:r>
        <w:fldChar w:fldCharType="separate"/>
      </w:r>
      <w:r w:rsidR="00044A4C">
        <w:t>The Doxology for St. Severus</w:t>
      </w:r>
      <w:r>
        <w:fldChar w:fldCharType="end"/>
      </w:r>
      <w:r>
        <w:t xml:space="preserve">, </w:t>
      </w:r>
      <w:r>
        <w:fldChar w:fldCharType="begin"/>
      </w:r>
      <w:r>
        <w:instrText xml:space="preserve"> REF _Ref434561058 \h </w:instrText>
      </w:r>
      <w:r>
        <w:fldChar w:fldCharType="separate"/>
      </w:r>
      <w:r w:rsidR="00044A4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44A4C">
        <w:rPr>
          <w:noProof/>
        </w:rPr>
        <w:t>623</w:t>
      </w:r>
      <w:r>
        <w:fldChar w:fldCharType="end"/>
      </w:r>
      <w:r w:rsidR="0039635A">
        <w:t xml:space="preserve"> can be adapted.</w:t>
      </w:r>
    </w:p>
    <w:p w14:paraId="7D1E759A" w14:textId="77777777" w:rsidR="0046481B" w:rsidRDefault="0046481B" w:rsidP="0046481B">
      <w:pPr>
        <w:pStyle w:val="Heading3"/>
      </w:pPr>
      <w:bookmarkStart w:id="1144" w:name="_Toc448227474"/>
      <w:r>
        <w:t>September 4 (5) / Tho-out 7: Also St. Rebecca and her Children</w:t>
      </w:r>
      <w:bookmarkEnd w:id="1144"/>
    </w:p>
    <w:p w14:paraId="14929AD8" w14:textId="77777777" w:rsidR="0046481B" w:rsidRDefault="0046481B" w:rsidP="0046481B">
      <w:pPr>
        <w:pStyle w:val="Heading4"/>
      </w:pPr>
      <w:bookmarkStart w:id="1145" w:name="_Ref434490258"/>
      <w:r>
        <w:t>The Doxology</w:t>
      </w:r>
      <w:r w:rsidR="00B46E6E">
        <w:t xml:space="preserve"> for St. Rebecca and her Children</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46" w:name="_Toc448227475"/>
      <w:r>
        <w:t>September 9 (10) / Tho-out 12: Commemoration of Archangel Michael</w:t>
      </w:r>
      <w:bookmarkEnd w:id="1146"/>
    </w:p>
    <w:p w14:paraId="3D3E8225" w14:textId="19EEF7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044A4C">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044A4C">
        <w:rPr>
          <w:noProof/>
        </w:rPr>
        <w:t>635</w:t>
      </w:r>
      <w:r w:rsidR="00191A26">
        <w:fldChar w:fldCharType="end"/>
      </w:r>
      <w:r w:rsidR="00191A26">
        <w:t>.</w:t>
      </w:r>
    </w:p>
    <w:p w14:paraId="221393BE" w14:textId="77777777" w:rsidR="0092592B" w:rsidRDefault="006E370D" w:rsidP="006E370D">
      <w:pPr>
        <w:pStyle w:val="Heading3"/>
      </w:pPr>
      <w:bookmarkStart w:id="1147" w:name="_Toc448227476"/>
      <w:r>
        <w:t xml:space="preserve">September 12 (13) / Tho-out 15: </w:t>
      </w:r>
      <w:r w:rsidR="00191A26">
        <w:t xml:space="preserve">Translocation of the Relics of </w:t>
      </w:r>
      <w:r>
        <w:t>St. Stephen</w:t>
      </w:r>
      <w:bookmarkEnd w:id="1147"/>
    </w:p>
    <w:p w14:paraId="6417B2BE" w14:textId="4B2CC3F0"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44A4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44A4C">
        <w:rPr>
          <w:noProof/>
        </w:rPr>
        <w:t>708</w:t>
      </w:r>
      <w:r w:rsidR="00191A26">
        <w:fldChar w:fldCharType="end"/>
      </w:r>
      <w:r>
        <w:t>.</w:t>
      </w:r>
    </w:p>
    <w:p w14:paraId="7C31113D" w14:textId="77777777" w:rsidR="00495F1A" w:rsidRDefault="0092592B" w:rsidP="00495F1A">
      <w:pPr>
        <w:pStyle w:val="Heading3"/>
      </w:pPr>
      <w:bookmarkStart w:id="1148" w:name="_Toc410196199"/>
      <w:bookmarkStart w:id="1149" w:name="_Toc410196441"/>
      <w:bookmarkStart w:id="1150" w:name="_Toc410196943"/>
      <w:bookmarkStart w:id="1151" w:name="_Ref434563524"/>
      <w:bookmarkStart w:id="1152" w:name="_Ref434563530"/>
      <w:bookmarkStart w:id="1153" w:name="_Toc448227477"/>
      <w:r>
        <w:t xml:space="preserve">September 14 (15) / Tho-out 17: </w:t>
      </w:r>
      <w:r w:rsidR="00495F1A">
        <w:t>The Dedication of the Church of the Holy Cross</w:t>
      </w:r>
      <w:bookmarkEnd w:id="1148"/>
      <w:bookmarkEnd w:id="1149"/>
      <w:bookmarkEnd w:id="1150"/>
      <w:bookmarkEnd w:id="1151"/>
      <w:bookmarkEnd w:id="1152"/>
      <w:bookmarkEnd w:id="115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54" w:name="_Ref434477443"/>
      <w:r>
        <w:lastRenderedPageBreak/>
        <w:t>The Doxology</w:t>
      </w:r>
      <w:r w:rsidR="00E21EA3">
        <w:t xml:space="preserve"> for the Feast of the Cross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55" w:name="_Ref434474964"/>
      <w:r>
        <w:lastRenderedPageBreak/>
        <w:t>The Psali Ada</w:t>
      </w:r>
      <w:r w:rsidR="006C1B94">
        <w:t>m for the Feast of the Cross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5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56"/>
            <w:r>
              <w:rPr>
                <w:rStyle w:val="CommentReference"/>
              </w:rPr>
              <w:commentReference w:id="115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57" w:name="_Ref434474992"/>
      <w:r>
        <w:t>The Psali Bato</w:t>
      </w:r>
      <w:r w:rsidR="006C1B94">
        <w:t>s for the Feast of the Cross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58" w:name="_Toc448227478"/>
      <w:r>
        <w:t>September 18 (19) / Tho-out 21: Commemoration of the Theotokos</w:t>
      </w:r>
      <w:bookmarkEnd w:id="1158"/>
    </w:p>
    <w:p w14:paraId="5E6BB9BD" w14:textId="027745D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65C17FB1" w14:textId="77777777" w:rsidR="00160DE3" w:rsidRDefault="00160DE3" w:rsidP="00160DE3">
      <w:pPr>
        <w:pStyle w:val="Heading3"/>
      </w:pPr>
      <w:bookmarkStart w:id="1159" w:name="_Toc448227479"/>
      <w:r>
        <w:t>September 21 (22) / Tho-out 24: Martyrdom of St. Quandratus, One of the Seventy Two</w:t>
      </w:r>
      <w:bookmarkEnd w:id="1159"/>
    </w:p>
    <w:p w14:paraId="4B4CA90E" w14:textId="656B63BC"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44A4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44A4C">
        <w:rPr>
          <w:noProof/>
        </w:rPr>
        <w:t>567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44A4C">
        <w:rPr>
          <w:noProof/>
        </w:rPr>
        <w:t>567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44A4C">
        <w:rPr>
          <w:noProof/>
        </w:rPr>
        <w:t>569</w:t>
      </w:r>
      <w:r w:rsidR="00191A26">
        <w:fldChar w:fldCharType="end"/>
      </w:r>
      <w:r>
        <w:t>.</w:t>
      </w:r>
    </w:p>
    <w:p w14:paraId="56FE4C4F" w14:textId="77777777" w:rsidR="00D54A29" w:rsidRDefault="00D54A29" w:rsidP="00D54A29">
      <w:pPr>
        <w:pStyle w:val="Heading3"/>
      </w:pPr>
      <w:bookmarkStart w:id="1160" w:name="_Toc448227480"/>
      <w:r>
        <w:t xml:space="preserve">September 22 (23) / </w:t>
      </w:r>
      <w:commentRangeStart w:id="1161"/>
      <w:r>
        <w:t>Tho-out 24</w:t>
      </w:r>
      <w:commentRangeEnd w:id="1161"/>
      <w:r w:rsidR="00C46B09">
        <w:rPr>
          <w:rStyle w:val="CommentReference"/>
          <w:rFonts w:eastAsiaTheme="minorHAnsi" w:cstheme="minorBidi"/>
          <w:b w:val="0"/>
          <w:bCs w:val="0"/>
        </w:rPr>
        <w:commentReference w:id="1161"/>
      </w:r>
      <w:r>
        <w:t>: St. Maurice and the Theban Legion</w:t>
      </w:r>
      <w:bookmarkEnd w:id="1160"/>
    </w:p>
    <w:p w14:paraId="74C264D0" w14:textId="77777777" w:rsidR="00D54A29" w:rsidRDefault="00B46E6E" w:rsidP="00D54A29">
      <w:pPr>
        <w:pStyle w:val="Heading4"/>
      </w:pPr>
      <w:bookmarkStart w:id="1162" w:name="_Ref434489859"/>
      <w:r>
        <w:t>The Doxology for</w:t>
      </w:r>
      <w:r w:rsidR="00D54A29">
        <w:t xml:space="preserve"> St. Maurice and the Theban Legion</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63" w:name="_Ref434489873"/>
      <w:r>
        <w:lastRenderedPageBreak/>
        <w:t>Another Doxology of St. Maurice</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64" w:name="_Toc448227481"/>
      <w:r>
        <w:t>September 23 (24) / Tho-out 26: Annunciation of St. John the Baptist to Zacharias</w:t>
      </w:r>
      <w:bookmarkEnd w:id="1164"/>
    </w:p>
    <w:p w14:paraId="2D6418E3" w14:textId="0C5BE5AC"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44A4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44A4C">
        <w:rPr>
          <w:noProof/>
        </w:rPr>
        <w:t>565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44A4C">
        <w:rPr>
          <w:noProof/>
        </w:rPr>
        <w:t>566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65" w:name="_Ref435003974"/>
      <w:bookmarkStart w:id="1166" w:name="_Toc448227482"/>
      <w:r>
        <w:t>September 26 (27) / Tho-out 29: Commemoration of the Annunciation, Nativity, and Resurrection on the 29</w:t>
      </w:r>
      <w:r w:rsidRPr="00C0205C">
        <w:rPr>
          <w:vertAlign w:val="superscript"/>
        </w:rPr>
        <w:t>th</w:t>
      </w:r>
      <w:r>
        <w:t xml:space="preserve"> of Every Month</w:t>
      </w:r>
      <w:bookmarkEnd w:id="1165"/>
      <w:bookmarkEnd w:id="1166"/>
    </w:p>
    <w:p w14:paraId="0A0A7EC3" w14:textId="77777777" w:rsidR="00C0205C" w:rsidRDefault="00C0205C" w:rsidP="00C0205C">
      <w:pPr>
        <w:pStyle w:val="Heading4"/>
      </w:pPr>
      <w:bookmarkStart w:id="1167" w:name="_Ref435003845"/>
      <w:r>
        <w:t>The Psali Adam for the 29</w:t>
      </w:r>
      <w:r w:rsidRPr="00C0205C">
        <w:rPr>
          <w:vertAlign w:val="superscript"/>
        </w:rPr>
        <w:t>th</w:t>
      </w:r>
      <w:r>
        <w:t xml:space="preserve"> of Every Month</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68"/>
            <w:r>
              <w:t>At the end of times.</w:t>
            </w:r>
            <w:commentRangeEnd w:id="1168"/>
            <w:r>
              <w:rPr>
                <w:rStyle w:val="CommentReference"/>
                <w:rFonts w:ascii="Times New Roman" w:eastAsiaTheme="minorHAnsi" w:hAnsi="Times New Roman" w:cstheme="minorBidi"/>
                <w:color w:val="auto"/>
              </w:rPr>
              <w:commentReference w:id="116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6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69" w:name="_Ref435003860"/>
      <w:r>
        <w:t>The Psali Batos for the 29</w:t>
      </w:r>
      <w:r w:rsidRPr="00C0205C">
        <w:rPr>
          <w:vertAlign w:val="superscript"/>
        </w:rPr>
        <w:t>th</w:t>
      </w:r>
      <w:r>
        <w:t xml:space="preserve"> of Every Month</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0"/>
            <w:r>
              <w:rPr>
                <w:rStyle w:val="CommentReference"/>
                <w:rFonts w:ascii="Times New Roman" w:eastAsiaTheme="minorHAnsi" w:hAnsi="Times New Roman" w:cstheme="minorBidi"/>
                <w:color w:val="auto"/>
              </w:rPr>
              <w:commentReference w:id="117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1"/>
            <w:r>
              <w:t xml:space="preserve"> Lord God</w:t>
            </w:r>
            <w:commentRangeEnd w:id="1171"/>
            <w:r>
              <w:rPr>
                <w:rStyle w:val="CommentReference"/>
                <w:rFonts w:ascii="Times New Roman" w:eastAsiaTheme="minorHAnsi" w:hAnsi="Times New Roman" w:cstheme="minorBidi"/>
                <w:color w:val="auto"/>
              </w:rPr>
              <w:commentReference w:id="117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6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72" w:name="_Toc448227483"/>
      <w:r>
        <w:t>September 27 (28) / Tho-out 30: Miracle performed by St. Athanasius the Apostolic</w:t>
      </w:r>
      <w:bookmarkEnd w:id="117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73" w:name="_Ref434561058"/>
      <w:bookmarkStart w:id="1174" w:name="_Toc448227484"/>
      <w:r>
        <w:t xml:space="preserve">September 29 (30) / Paopi 2: </w:t>
      </w:r>
      <w:r w:rsidR="000274A5">
        <w:t xml:space="preserve">The Coming of </w:t>
      </w:r>
      <w:r>
        <w:t>St. Severus</w:t>
      </w:r>
      <w:r w:rsidR="000274A5">
        <w:t xml:space="preserve"> to Egypt</w:t>
      </w:r>
      <w:bookmarkEnd w:id="1173"/>
      <w:bookmarkEnd w:id="1174"/>
    </w:p>
    <w:p w14:paraId="1B16436A" w14:textId="77777777" w:rsidR="0039635A" w:rsidRDefault="0039635A" w:rsidP="0039635A">
      <w:pPr>
        <w:pStyle w:val="Heading4"/>
      </w:pPr>
      <w:bookmarkStart w:id="1175" w:name="_Ref434492249"/>
      <w:r>
        <w:t>The Doxology</w:t>
      </w:r>
      <w:r w:rsidR="00B82753">
        <w:t xml:space="preserve"> for St. Severus</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76"/>
            <w:r w:rsidRPr="004764BD">
              <w:t xml:space="preserve">confirmed </w:t>
            </w:r>
            <w:commentRangeEnd w:id="1176"/>
            <w:r>
              <w:rPr>
                <w:rStyle w:val="CommentReference"/>
                <w:rFonts w:ascii="Times New Roman" w:eastAsiaTheme="minorHAnsi" w:hAnsi="Times New Roman" w:cstheme="minorBidi"/>
                <w:color w:val="auto"/>
              </w:rPr>
              <w:commentReference w:id="117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6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77" w:name="_Toc410196200"/>
      <w:bookmarkStart w:id="1178" w:name="_Toc410196442"/>
      <w:bookmarkStart w:id="1179" w:name="_Toc410196944"/>
      <w:bookmarkStart w:id="1180" w:name="_Toc448515407"/>
      <w:bookmarkStart w:id="1181" w:name="October"/>
      <w:bookmarkEnd w:id="1123"/>
      <w:r>
        <w:lastRenderedPageBreak/>
        <w:t>October</w:t>
      </w:r>
      <w:bookmarkEnd w:id="1177"/>
      <w:bookmarkEnd w:id="1178"/>
      <w:bookmarkEnd w:id="1179"/>
      <w:r w:rsidR="006E370D">
        <w:t xml:space="preserve"> or </w:t>
      </w:r>
      <w:r w:rsidR="006E370D">
        <w:rPr>
          <w:rFonts w:ascii="FreeSerifAvvaShenouda" w:hAnsi="FreeSerifAvvaShenouda" w:cs="FreeSerifAvvaShenouda"/>
        </w:rPr>
        <w:t>Ⲡⲁⲱⲡⲉ</w:t>
      </w:r>
      <w:bookmarkEnd w:id="1180"/>
    </w:p>
    <w:bookmarkStart w:id="1182" w:name="_Ref434561633" w:displacedByCustomXml="next"/>
    <w:sdt>
      <w:sdtPr>
        <w:id w:val="960613025"/>
        <w:docPartObj>
          <w:docPartGallery w:val="Table of Contents"/>
          <w:docPartUnique/>
        </w:docPartObj>
      </w:sdtPr>
      <w:sdtEndPr>
        <w:rPr>
          <w:b/>
          <w:bCs/>
          <w:noProof/>
        </w:rPr>
      </w:sdtEndPr>
      <w:sdtContent>
        <w:p w14:paraId="510D75EB" w14:textId="18504EE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44A4C">
              <w:rPr>
                <w:noProof/>
                <w:webHidden/>
              </w:rPr>
              <w:t>626</w:t>
            </w:r>
            <w:r w:rsidR="00E35F1F">
              <w:rPr>
                <w:noProof/>
                <w:webHidden/>
              </w:rPr>
              <w:fldChar w:fldCharType="end"/>
            </w:r>
          </w:hyperlink>
        </w:p>
        <w:p w14:paraId="0C71949C" w14:textId="11D377F0" w:rsidR="00E35F1F" w:rsidRDefault="009448DA">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7C5EEF26" w14:textId="1E3DE20D" w:rsidR="00E35F1F" w:rsidRDefault="009448DA">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610973C6" w14:textId="28EE3107" w:rsidR="00E35F1F" w:rsidRDefault="009448DA">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42AB4D38" w14:textId="09B75CB6" w:rsidR="00E35F1F" w:rsidRDefault="009448DA">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40BE3276" w14:textId="0B48CC7B" w:rsidR="00E35F1F" w:rsidRDefault="009448DA">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44A4C">
              <w:rPr>
                <w:noProof/>
                <w:webHidden/>
              </w:rPr>
              <w:t>628</w:t>
            </w:r>
            <w:r w:rsidR="00E35F1F">
              <w:rPr>
                <w:noProof/>
                <w:webHidden/>
              </w:rPr>
              <w:fldChar w:fldCharType="end"/>
            </w:r>
          </w:hyperlink>
        </w:p>
        <w:p w14:paraId="5BA2BFE4" w14:textId="63FBB383" w:rsidR="00E35F1F" w:rsidRDefault="009448DA">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44A4C">
              <w:rPr>
                <w:noProof/>
                <w:webHidden/>
              </w:rPr>
              <w:t>629</w:t>
            </w:r>
            <w:r w:rsidR="00E35F1F">
              <w:rPr>
                <w:noProof/>
                <w:webHidden/>
              </w:rPr>
              <w:fldChar w:fldCharType="end"/>
            </w:r>
          </w:hyperlink>
        </w:p>
        <w:p w14:paraId="0DA884AB" w14:textId="2BA47F99" w:rsidR="00E35F1F" w:rsidRDefault="009448DA">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44A4C">
              <w:rPr>
                <w:noProof/>
                <w:webHidden/>
              </w:rPr>
              <w:t>630</w:t>
            </w:r>
            <w:r w:rsidR="00E35F1F">
              <w:rPr>
                <w:noProof/>
                <w:webHidden/>
              </w:rPr>
              <w:fldChar w:fldCharType="end"/>
            </w:r>
          </w:hyperlink>
        </w:p>
        <w:p w14:paraId="14F64ABF" w14:textId="3D65E4D9" w:rsidR="00E35F1F" w:rsidRDefault="009448DA">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44A4C">
              <w:rPr>
                <w:noProof/>
                <w:webHidden/>
              </w:rPr>
              <w:t>631</w:t>
            </w:r>
            <w:r w:rsidR="00E35F1F">
              <w:rPr>
                <w:noProof/>
                <w:webHidden/>
              </w:rPr>
              <w:fldChar w:fldCharType="end"/>
            </w:r>
          </w:hyperlink>
        </w:p>
        <w:p w14:paraId="479E44D2" w14:textId="3E9C7CAB" w:rsidR="00E35F1F" w:rsidRDefault="009448DA">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44A4C">
              <w:rPr>
                <w:noProof/>
                <w:webHidden/>
              </w:rPr>
              <w:t>631</w:t>
            </w:r>
            <w:r w:rsidR="00E35F1F">
              <w:rPr>
                <w:noProof/>
                <w:webHidden/>
              </w:rPr>
              <w:fldChar w:fldCharType="end"/>
            </w:r>
          </w:hyperlink>
        </w:p>
        <w:p w14:paraId="1DC3186A" w14:textId="62995F64" w:rsidR="00E35F1F" w:rsidRDefault="009448DA">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608C521A" w14:textId="1F1A9A6C" w:rsidR="00E35F1F" w:rsidRDefault="009448DA">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0236A71C" w14:textId="34C6F048" w:rsidR="00E35F1F" w:rsidRDefault="009448DA">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83" w:name="_Ref436250096"/>
      <w:bookmarkStart w:id="1184" w:name="_Ref436250168"/>
      <w:bookmarkStart w:id="1185" w:name="_Toc448227485"/>
      <w:r>
        <w:lastRenderedPageBreak/>
        <w:t>October 1 (2) / Paopi 4: St. Bacchus</w:t>
      </w:r>
      <w:bookmarkEnd w:id="1182"/>
      <w:bookmarkEnd w:id="1183"/>
      <w:bookmarkEnd w:id="1184"/>
      <w:bookmarkEnd w:id="1185"/>
    </w:p>
    <w:p w14:paraId="7EAFB97D" w14:textId="77777777" w:rsidR="0081710C" w:rsidRDefault="0081710C" w:rsidP="0081710C">
      <w:pPr>
        <w:pStyle w:val="Heading4"/>
      </w:pPr>
      <w:bookmarkStart w:id="1186" w:name="_Ref434489638"/>
      <w:r>
        <w:t>The Doxology</w:t>
      </w:r>
      <w:r w:rsidR="00B46E6E">
        <w:t xml:space="preserve"> for Sts. Sergius and Bacchus</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87"/>
            <w:r>
              <w:t>heroes</w:t>
            </w:r>
            <w:commentRangeEnd w:id="1187"/>
            <w:r>
              <w:rPr>
                <w:rStyle w:val="CommentReference"/>
                <w:rFonts w:ascii="Times New Roman" w:eastAsiaTheme="minorHAnsi" w:hAnsi="Times New Roman" w:cstheme="minorBidi"/>
                <w:color w:val="auto"/>
              </w:rPr>
              <w:commentReference w:id="118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88" w:name="_Toc448227486"/>
      <w:r>
        <w:t>October 4 (5) / Paopi 7: St. Paul of Tammoh</w:t>
      </w:r>
      <w:bookmarkEnd w:id="1188"/>
    </w:p>
    <w:p w14:paraId="307B5F3B" w14:textId="77777777" w:rsidR="0039635A" w:rsidRDefault="0039635A" w:rsidP="0039635A">
      <w:pPr>
        <w:pStyle w:val="Heading4"/>
      </w:pPr>
      <w:r>
        <w:t>The Doxology</w:t>
      </w:r>
    </w:p>
    <w:p w14:paraId="08012657" w14:textId="2265C85D" w:rsidR="00FB36D8" w:rsidRPr="00FB36D8" w:rsidRDefault="00191A26" w:rsidP="00FB36D8">
      <w:pPr>
        <w:pStyle w:val="Rubric"/>
      </w:pPr>
      <w:r>
        <w:t xml:space="preserve">See </w:t>
      </w:r>
      <w:r>
        <w:fldChar w:fldCharType="begin"/>
      </w:r>
      <w:r>
        <w:instrText xml:space="preserve"> REF _Ref434490826 \h </w:instrText>
      </w:r>
      <w:r>
        <w:fldChar w:fldCharType="separate"/>
      </w:r>
      <w:r w:rsidR="00044A4C">
        <w:t>The Doxology of St. Pishoy and St. Paul of Tammah</w:t>
      </w:r>
      <w:r>
        <w:fldChar w:fldCharType="end"/>
      </w:r>
      <w:r>
        <w:t xml:space="preserve">, page </w:t>
      </w:r>
      <w:r>
        <w:fldChar w:fldCharType="begin"/>
      </w:r>
      <w:r>
        <w:instrText xml:space="preserve"> PAGEREF _Ref434490826 \h </w:instrText>
      </w:r>
      <w:r>
        <w:fldChar w:fldCharType="separate"/>
      </w:r>
      <w:r w:rsidR="00044A4C">
        <w:rPr>
          <w:noProof/>
        </w:rPr>
        <w:t>581</w:t>
      </w:r>
      <w:r>
        <w:fldChar w:fldCharType="end"/>
      </w:r>
      <w:r w:rsidR="00FB36D8">
        <w:t>.</w:t>
      </w:r>
    </w:p>
    <w:p w14:paraId="2F2896A9" w14:textId="77777777" w:rsidR="0081710C" w:rsidRDefault="0081710C" w:rsidP="0081710C">
      <w:pPr>
        <w:pStyle w:val="Heading3"/>
      </w:pPr>
      <w:bookmarkStart w:id="1189" w:name="_Toc448227487"/>
      <w:r>
        <w:t>October 7 (8) / Paopi 10: St. Sergius</w:t>
      </w:r>
      <w:bookmarkEnd w:id="1189"/>
    </w:p>
    <w:p w14:paraId="43289252" w14:textId="6347CF3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44A4C">
        <w:t>October 1 (2) / Paopi 4: St. Bacchus</w:t>
      </w:r>
      <w:r w:rsidR="00336170">
        <w:fldChar w:fldCharType="end"/>
      </w:r>
      <w:r>
        <w:t xml:space="preserve">, page </w:t>
      </w:r>
      <w:r>
        <w:fldChar w:fldCharType="begin"/>
      </w:r>
      <w:r>
        <w:instrText xml:space="preserve"> PAGEREF _Ref434561633 \h </w:instrText>
      </w:r>
      <w:r>
        <w:fldChar w:fldCharType="separate"/>
      </w:r>
      <w:r w:rsidR="00044A4C">
        <w:rPr>
          <w:noProof/>
        </w:rPr>
        <w:t>625</w:t>
      </w:r>
      <w:r>
        <w:fldChar w:fldCharType="end"/>
      </w:r>
      <w:r w:rsidR="0081710C">
        <w:t>.</w:t>
      </w:r>
    </w:p>
    <w:p w14:paraId="06822979" w14:textId="77777777" w:rsidR="00B637D8" w:rsidRDefault="00B637D8" w:rsidP="00B637D8">
      <w:pPr>
        <w:pStyle w:val="Heading3"/>
      </w:pPr>
      <w:bookmarkStart w:id="1190" w:name="_Toc448227488"/>
      <w:r>
        <w:t>October 9 (10) / Paopi 12: Commemoration of Archangel Michael</w:t>
      </w:r>
      <w:bookmarkEnd w:id="1190"/>
    </w:p>
    <w:p w14:paraId="4A7DC24D" w14:textId="0067E432"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5593D86A" w14:textId="77777777" w:rsidR="0039635A" w:rsidRDefault="0039635A" w:rsidP="0039635A">
      <w:pPr>
        <w:pStyle w:val="Heading3"/>
      </w:pPr>
      <w:bookmarkStart w:id="1191" w:name="_Ref434564830"/>
      <w:bookmarkStart w:id="1192" w:name="_Toc448227489"/>
      <w:r>
        <w:t>October 17 (18) Paopi 20: St. John the Short</w:t>
      </w:r>
      <w:bookmarkEnd w:id="1191"/>
      <w:bookmarkEnd w:id="1192"/>
    </w:p>
    <w:p w14:paraId="23E24F8C" w14:textId="77777777" w:rsidR="0039635A" w:rsidRDefault="0039635A" w:rsidP="0039635A">
      <w:pPr>
        <w:pStyle w:val="Heading4"/>
      </w:pPr>
      <w:bookmarkStart w:id="1193" w:name="_Ref434490715"/>
      <w:r>
        <w:t>The Doxology</w:t>
      </w:r>
      <w:r w:rsidR="00B46E6E">
        <w:t xml:space="preserve"> for St. John the Short</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6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6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6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94" w:name="_Toc448227490"/>
      <w:r>
        <w:t>October 18 (19) / Paopi</w:t>
      </w:r>
      <w:r w:rsidR="00FE0AE4">
        <w:t xml:space="preserve"> </w:t>
      </w:r>
      <w:r>
        <w:t>21: Commemoration of the Theotokos</w:t>
      </w:r>
      <w:bookmarkEnd w:id="1194"/>
    </w:p>
    <w:p w14:paraId="60A7D882" w14:textId="1D885BAB"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2229EA11" w14:textId="77777777" w:rsidR="00BF2674" w:rsidRDefault="00BF2674" w:rsidP="00BF2674">
      <w:pPr>
        <w:pStyle w:val="Heading3"/>
      </w:pPr>
      <w:bookmarkStart w:id="1195" w:name="_Toc448227491"/>
      <w:r>
        <w:lastRenderedPageBreak/>
        <w:t>October 18 (19) / Paopi</w:t>
      </w:r>
      <w:r w:rsidR="00FE0AE4">
        <w:t xml:space="preserve"> </w:t>
      </w:r>
      <w:r>
        <w:t>21: Also St. Teji (Reweiss)</w:t>
      </w:r>
      <w:bookmarkEnd w:id="1195"/>
    </w:p>
    <w:p w14:paraId="3D0544CD" w14:textId="77777777" w:rsidR="00BF2674" w:rsidRPr="00137929" w:rsidRDefault="00BF2674" w:rsidP="00BF2674">
      <w:pPr>
        <w:pStyle w:val="Heading4"/>
      </w:pPr>
      <w:bookmarkStart w:id="1196" w:name="_Ref434491337"/>
      <w:r>
        <w:t>The Doxology</w:t>
      </w:r>
      <w:r w:rsidR="00810F04">
        <w:t xml:space="preserve"> for St. Teji (Reweiss)</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97" w:name="_Ref434563347"/>
      <w:bookmarkStart w:id="1198" w:name="_Toc448227492"/>
      <w:r>
        <w:t>October 23 (24) / Paopi</w:t>
      </w:r>
      <w:r w:rsidR="00FE0AE4">
        <w:t xml:space="preserve"> </w:t>
      </w:r>
      <w:r>
        <w:t>26: St. Apip the Friend of St. Apollo</w:t>
      </w:r>
      <w:bookmarkEnd w:id="1197"/>
      <w:bookmarkEnd w:id="1198"/>
    </w:p>
    <w:p w14:paraId="69CDA95A" w14:textId="77777777" w:rsidR="00E30E2D" w:rsidRPr="00137929" w:rsidRDefault="00E30E2D" w:rsidP="00E30E2D">
      <w:pPr>
        <w:pStyle w:val="Heading4"/>
      </w:pPr>
      <w:bookmarkStart w:id="1199" w:name="_Ref434492837"/>
      <w:r>
        <w:t>The Doxology</w:t>
      </w:r>
      <w:r w:rsidR="00B82753">
        <w:t xml:space="preserve"> for Sts. Apollo and Apip</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0" w:name="_Toc448227493"/>
      <w:r>
        <w:t>October 23 (24) / Paopi</w:t>
      </w:r>
      <w:r w:rsidR="00FE0AE4">
        <w:t xml:space="preserve"> </w:t>
      </w:r>
      <w:r>
        <w:t>26: The Martyrdom of St. Timothy the Apostle</w:t>
      </w:r>
      <w:bookmarkEnd w:id="1200"/>
    </w:p>
    <w:p w14:paraId="4D4E33D6" w14:textId="2F03AC7A" w:rsidR="00013EB0"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C276672" w14:textId="77777777" w:rsidR="00137929" w:rsidRDefault="00137929" w:rsidP="00137929">
      <w:pPr>
        <w:pStyle w:val="Heading3"/>
      </w:pPr>
      <w:bookmarkStart w:id="1201" w:name="_Toc448227494"/>
      <w:r>
        <w:t>October 24 (25) / Paopi</w:t>
      </w:r>
      <w:r w:rsidR="00FE0AE4">
        <w:t xml:space="preserve"> </w:t>
      </w:r>
      <w:r>
        <w:t>27: St. Macarius the Bishop of Edkow</w:t>
      </w:r>
      <w:bookmarkEnd w:id="1201"/>
    </w:p>
    <w:p w14:paraId="1E91FBC2" w14:textId="77777777" w:rsidR="00137929" w:rsidRPr="00137929" w:rsidRDefault="00137929" w:rsidP="00137929">
      <w:pPr>
        <w:pStyle w:val="Heading4"/>
      </w:pPr>
      <w:bookmarkStart w:id="1202" w:name="_Ref434490474"/>
      <w:r>
        <w:t>The Doxology</w:t>
      </w:r>
      <w:r w:rsidR="00B46E6E">
        <w:t xml:space="preserve"> for St. Macarius the Bishop of Edkow</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03" w:name="_Toc448227495"/>
      <w:r>
        <w:t>October 26 (27) / Paopi 29: Commemoration of the Annunciation, Nativity, and Resurrection on the 29</w:t>
      </w:r>
      <w:r w:rsidRPr="00C0205C">
        <w:rPr>
          <w:vertAlign w:val="superscript"/>
        </w:rPr>
        <w:t>th</w:t>
      </w:r>
      <w:r>
        <w:t xml:space="preserve"> of Every Month</w:t>
      </w:r>
      <w:bookmarkEnd w:id="1203"/>
    </w:p>
    <w:p w14:paraId="7511E0D5" w14:textId="2D1F604F"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49EB3135" w14:textId="77777777" w:rsidR="00205EA4" w:rsidRDefault="00205EA4" w:rsidP="00205EA4">
      <w:pPr>
        <w:pStyle w:val="Heading3"/>
      </w:pPr>
      <w:bookmarkStart w:id="1204" w:name="_Toc448227496"/>
      <w:r>
        <w:t>October 27 (28) / Paopi 30: St. Mark</w:t>
      </w:r>
      <w:r w:rsidR="00F20BBD">
        <w:t xml:space="preserve"> (Consecration and Appearance of Head)</w:t>
      </w:r>
      <w:bookmarkEnd w:id="1204"/>
    </w:p>
    <w:p w14:paraId="5ECB9266" w14:textId="6D95945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44A4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44A4C">
        <w:rPr>
          <w:noProof/>
        </w:rPr>
        <w:t>798</w:t>
      </w:r>
      <w:r w:rsidR="00191A26">
        <w:fldChar w:fldCharType="end"/>
      </w:r>
      <w:r>
        <w:t>.</w:t>
      </w:r>
    </w:p>
    <w:p w14:paraId="42BC2C38" w14:textId="77777777" w:rsidR="006E370D" w:rsidRPr="007F571C" w:rsidRDefault="007F571C" w:rsidP="007F571C">
      <w:pPr>
        <w:pStyle w:val="Heading3"/>
      </w:pPr>
      <w:bookmarkStart w:id="1205" w:name="_Toc448227497"/>
      <w:r>
        <w:t>October 28 (29) / Athor 1: St. Cleopas and His Companion, Two of the Seventy Two Apostles</w:t>
      </w:r>
      <w:bookmarkEnd w:id="1205"/>
    </w:p>
    <w:p w14:paraId="47F94007" w14:textId="5F4BEB6E" w:rsidR="006E370D" w:rsidRPr="006E370D"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06" w:name="_Toc410196201"/>
      <w:bookmarkStart w:id="1207" w:name="_Toc410196443"/>
      <w:bookmarkStart w:id="1208" w:name="_Toc410196945"/>
      <w:bookmarkStart w:id="1209" w:name="_Toc448515408"/>
      <w:bookmarkStart w:id="1210" w:name="November"/>
      <w:bookmarkEnd w:id="1181"/>
      <w:r>
        <w:lastRenderedPageBreak/>
        <w:t>November</w:t>
      </w:r>
      <w:r w:rsidR="00495F1A">
        <w:t xml:space="preserve"> or </w:t>
      </w:r>
      <w:bookmarkEnd w:id="1206"/>
      <w:bookmarkEnd w:id="1207"/>
      <w:bookmarkEnd w:id="1208"/>
      <w:r w:rsidRPr="00FB5E62">
        <w:rPr>
          <w:rFonts w:ascii="FreeSerifAvvaShenouda" w:eastAsia="Arial Unicode MS" w:hAnsi="FreeSerifAvvaShenouda" w:cs="FreeSerifAvvaShenouda"/>
        </w:rPr>
        <w:t>Ⲁⲑⲟⲣ</w:t>
      </w:r>
      <w:bookmarkEnd w:id="1209"/>
    </w:p>
    <w:sdt>
      <w:sdtPr>
        <w:id w:val="254490828"/>
        <w:docPartObj>
          <w:docPartGallery w:val="Table of Contents"/>
          <w:docPartUnique/>
        </w:docPartObj>
      </w:sdtPr>
      <w:sdtEndPr>
        <w:rPr>
          <w:b/>
          <w:bCs/>
          <w:noProof/>
        </w:rPr>
      </w:sdtEndPr>
      <w:sdtContent>
        <w:p w14:paraId="4CABC828" w14:textId="06632D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44A4C">
              <w:rPr>
                <w:noProof/>
                <w:webHidden/>
              </w:rPr>
              <w:t>634</w:t>
            </w:r>
            <w:r w:rsidR="00E35F1F">
              <w:rPr>
                <w:noProof/>
                <w:webHidden/>
              </w:rPr>
              <w:fldChar w:fldCharType="end"/>
            </w:r>
          </w:hyperlink>
        </w:p>
        <w:p w14:paraId="752A8AA2" w14:textId="17B50EC7" w:rsidR="00E35F1F" w:rsidRDefault="009448DA">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44A4C">
              <w:rPr>
                <w:noProof/>
                <w:webHidden/>
              </w:rPr>
              <w:t>634</w:t>
            </w:r>
            <w:r w:rsidR="00E35F1F">
              <w:rPr>
                <w:noProof/>
                <w:webHidden/>
              </w:rPr>
              <w:fldChar w:fldCharType="end"/>
            </w:r>
          </w:hyperlink>
        </w:p>
        <w:p w14:paraId="7C155C76" w14:textId="05935253" w:rsidR="00E35F1F" w:rsidRDefault="009448DA">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44A4C">
              <w:rPr>
                <w:noProof/>
                <w:webHidden/>
              </w:rPr>
              <w:t>635</w:t>
            </w:r>
            <w:r w:rsidR="00E35F1F">
              <w:rPr>
                <w:noProof/>
                <w:webHidden/>
              </w:rPr>
              <w:fldChar w:fldCharType="end"/>
            </w:r>
          </w:hyperlink>
        </w:p>
        <w:p w14:paraId="5A89258F" w14:textId="033D6DAE" w:rsidR="00E35F1F" w:rsidRDefault="009448DA">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44A4C">
              <w:rPr>
                <w:noProof/>
                <w:webHidden/>
              </w:rPr>
              <w:t>637</w:t>
            </w:r>
            <w:r w:rsidR="00E35F1F">
              <w:rPr>
                <w:noProof/>
                <w:webHidden/>
              </w:rPr>
              <w:fldChar w:fldCharType="end"/>
            </w:r>
          </w:hyperlink>
        </w:p>
        <w:p w14:paraId="5A72C12E" w14:textId="6E74D5B7" w:rsidR="00E35F1F" w:rsidRDefault="009448DA">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44A4C">
              <w:rPr>
                <w:noProof/>
                <w:webHidden/>
              </w:rPr>
              <w:t>639</w:t>
            </w:r>
            <w:r w:rsidR="00E35F1F">
              <w:rPr>
                <w:noProof/>
                <w:webHidden/>
              </w:rPr>
              <w:fldChar w:fldCharType="end"/>
            </w:r>
          </w:hyperlink>
        </w:p>
        <w:p w14:paraId="7F69E091" w14:textId="5F5BDE6D" w:rsidR="00E35F1F" w:rsidRDefault="009448DA">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1BD9193B" w14:textId="1E9C1125" w:rsidR="00E35F1F" w:rsidRDefault="009448DA">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72A9BE54" w14:textId="18FDA6CF" w:rsidR="00E35F1F" w:rsidRDefault="009448DA">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74F78ACF" w14:textId="363E734D" w:rsidR="00E35F1F" w:rsidRDefault="009448DA">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57950F6C" w14:textId="10E59C86" w:rsidR="00E35F1F" w:rsidRDefault="009448DA">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0C7D958D" w14:textId="7E9525EB" w:rsidR="00E35F1F" w:rsidRDefault="009448DA">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44A4C">
              <w:rPr>
                <w:noProof/>
                <w:webHidden/>
              </w:rPr>
              <w:t>641</w:t>
            </w:r>
            <w:r w:rsidR="00E35F1F">
              <w:rPr>
                <w:noProof/>
                <w:webHidden/>
              </w:rPr>
              <w:fldChar w:fldCharType="end"/>
            </w:r>
          </w:hyperlink>
        </w:p>
        <w:p w14:paraId="48DF0A9A" w14:textId="3C89D49A" w:rsidR="00E35F1F" w:rsidRDefault="009448DA">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44A4C">
              <w:rPr>
                <w:noProof/>
                <w:webHidden/>
              </w:rPr>
              <w:t>642</w:t>
            </w:r>
            <w:r w:rsidR="00E35F1F">
              <w:rPr>
                <w:noProof/>
                <w:webHidden/>
              </w:rPr>
              <w:fldChar w:fldCharType="end"/>
            </w:r>
          </w:hyperlink>
        </w:p>
        <w:p w14:paraId="2FA6A19E" w14:textId="43550FDB" w:rsidR="00E35F1F" w:rsidRDefault="009448DA">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44A4C">
              <w:rPr>
                <w:noProof/>
                <w:webHidden/>
              </w:rPr>
              <w:t>642</w:t>
            </w:r>
            <w:r w:rsidR="00E35F1F">
              <w:rPr>
                <w:noProof/>
                <w:webHidden/>
              </w:rPr>
              <w:fldChar w:fldCharType="end"/>
            </w:r>
          </w:hyperlink>
        </w:p>
        <w:p w14:paraId="269304EA" w14:textId="1A088239" w:rsidR="00E35F1F" w:rsidRDefault="009448DA">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44A4C">
              <w:rPr>
                <w:noProof/>
                <w:webHidden/>
              </w:rPr>
              <w:t>643</w:t>
            </w:r>
            <w:r w:rsidR="00E35F1F">
              <w:rPr>
                <w:noProof/>
                <w:webHidden/>
              </w:rPr>
              <w:fldChar w:fldCharType="end"/>
            </w:r>
          </w:hyperlink>
        </w:p>
        <w:p w14:paraId="713048AA" w14:textId="54505F13" w:rsidR="00E35F1F" w:rsidRDefault="009448DA">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44A4C">
              <w:rPr>
                <w:noProof/>
                <w:webHidden/>
              </w:rPr>
              <w:t>645</w:t>
            </w:r>
            <w:r w:rsidR="00E35F1F">
              <w:rPr>
                <w:noProof/>
                <w:webHidden/>
              </w:rPr>
              <w:fldChar w:fldCharType="end"/>
            </w:r>
          </w:hyperlink>
        </w:p>
        <w:p w14:paraId="6460A2C8" w14:textId="30DF50AB" w:rsidR="00E35F1F" w:rsidRDefault="009448DA">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6A51CAC4" w14:textId="18DE32B1" w:rsidR="00E35F1F" w:rsidRDefault="009448DA">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5EDCA18F" w14:textId="2CD1F45B" w:rsidR="00E35F1F" w:rsidRDefault="009448DA">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512EDB6A" w14:textId="1B53615B" w:rsidR="00E35F1F" w:rsidRDefault="009448DA">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44A4C">
              <w:rPr>
                <w:noProof/>
                <w:webHidden/>
              </w:rPr>
              <w:t>647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1" w:name="_Toc448227498"/>
      <w:r>
        <w:lastRenderedPageBreak/>
        <w:t>November 3 (4) / Athor 7</w:t>
      </w:r>
      <w:r w:rsidR="00205EA4">
        <w:t>: St. George</w:t>
      </w:r>
      <w:bookmarkEnd w:id="121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12" w:name="_Toc448227499"/>
      <w:r>
        <w:t>November 4 (5) / Athor 8</w:t>
      </w:r>
      <w:r w:rsidR="00205EA4">
        <w:t>: The Four Incorporeal Beasts</w:t>
      </w:r>
      <w:bookmarkEnd w:id="1212"/>
    </w:p>
    <w:p w14:paraId="0FEBB939" w14:textId="77777777" w:rsidR="00205EA4" w:rsidRDefault="00205EA4" w:rsidP="00205EA4">
      <w:pPr>
        <w:pStyle w:val="Heading4"/>
      </w:pPr>
      <w:bookmarkStart w:id="1213" w:name="_Ref434488301"/>
      <w:r>
        <w:t>The Doxology</w:t>
      </w:r>
      <w:r w:rsidR="00B46E6E">
        <w:t xml:space="preserve"> for the Four Incorporeal Beasts</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14"/>
            <w:r>
              <w:t>Bea</w:t>
            </w:r>
            <w:r w:rsidR="001D2DF6">
              <w:t>s</w:t>
            </w:r>
            <w:r>
              <w:t>ts</w:t>
            </w:r>
            <w:commentRangeEnd w:id="1214"/>
            <w:r>
              <w:rPr>
                <w:rStyle w:val="CommentReference"/>
                <w:rFonts w:ascii="Times New Roman" w:eastAsiaTheme="minorHAnsi" w:hAnsi="Times New Roman" w:cstheme="minorBidi"/>
                <w:color w:val="auto"/>
              </w:rPr>
              <w:commentReference w:id="121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6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15"/>
            <w:r>
              <w:t xml:space="preserve">incessant </w:t>
            </w:r>
            <w:commentRangeEnd w:id="1215"/>
            <w:r>
              <w:rPr>
                <w:rStyle w:val="CommentReference"/>
                <w:rFonts w:ascii="Times New Roman" w:eastAsiaTheme="minorHAnsi" w:hAnsi="Times New Roman" w:cstheme="minorBidi"/>
                <w:color w:val="auto"/>
              </w:rPr>
              <w:commentReference w:id="121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16"/>
            <w:r>
              <w:t>The ministering flames of fire,</w:t>
            </w:r>
            <w:commentRangeEnd w:id="1216"/>
            <w:r>
              <w:rPr>
                <w:rStyle w:val="CommentReference"/>
                <w:rFonts w:ascii="Times New Roman" w:eastAsiaTheme="minorHAnsi" w:hAnsi="Times New Roman" w:cstheme="minorBidi"/>
                <w:color w:val="auto"/>
              </w:rPr>
              <w:commentReference w:id="121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17" w:name="_Ref434561114"/>
      <w:bookmarkStart w:id="1218" w:name="_Toc448227500"/>
      <w:r>
        <w:t>November 8 (9) / Athor 12: Archangel Michael</w:t>
      </w:r>
      <w:bookmarkEnd w:id="1217"/>
      <w:bookmarkEnd w:id="1218"/>
    </w:p>
    <w:p w14:paraId="7E078728" w14:textId="77777777" w:rsidR="004750F8" w:rsidRDefault="004750F8" w:rsidP="004750F8">
      <w:pPr>
        <w:pStyle w:val="Heading4"/>
      </w:pPr>
      <w:bookmarkStart w:id="1219" w:name="_Ref434487967"/>
      <w:r>
        <w:t>The Doxology</w:t>
      </w:r>
      <w:r w:rsidR="009D0B24">
        <w:t xml:space="preserve"> for Archangel Michael</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0"/>
            <w:r w:rsidRPr="004764BD">
              <w:t xml:space="preserve">before </w:t>
            </w:r>
            <w:commentRangeEnd w:id="1220"/>
            <w:r>
              <w:rPr>
                <w:rStyle w:val="CommentReference"/>
                <w:rFonts w:ascii="Times New Roman" w:eastAsiaTheme="minorHAnsi" w:hAnsi="Times New Roman" w:cstheme="minorBidi"/>
                <w:color w:val="auto"/>
              </w:rPr>
              <w:commentReference w:id="122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7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7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7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29" w:name="_Ref434487984"/>
      <w:r>
        <w:t>The Doxology for Michael and Gabriel</w:t>
      </w:r>
      <w:bookmarkEnd w:id="12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0" w:name="_Toc448227501"/>
      <w:r>
        <w:t>November 10 (11) / Athor 14: St. Martin of Tours</w:t>
      </w:r>
      <w:bookmarkEnd w:id="1230"/>
    </w:p>
    <w:p w14:paraId="098FEB00" w14:textId="77777777" w:rsidR="00056020" w:rsidRDefault="00056020" w:rsidP="00056020">
      <w:pPr>
        <w:pStyle w:val="Heading4"/>
      </w:pPr>
      <w:bookmarkStart w:id="1231" w:name="_Ref439518461"/>
      <w:r>
        <w:t>The Doxology for St. Martin of Tours</w:t>
      </w:r>
      <w:r>
        <w:rPr>
          <w:rStyle w:val="FootnoteReference"/>
        </w:rPr>
        <w:footnoteReference w:id="873"/>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32" w:name="_Toc448227502"/>
      <w:r>
        <w:t>November 11 (12) / Athor 15: St</w:t>
      </w:r>
      <w:r w:rsidR="004750F8">
        <w:t>. Me</w:t>
      </w:r>
      <w:r>
        <w:t>na the Martyr</w:t>
      </w:r>
      <w:bookmarkEnd w:id="1232"/>
    </w:p>
    <w:p w14:paraId="5E17B349" w14:textId="77777777" w:rsidR="00205EA4" w:rsidRDefault="00205EA4" w:rsidP="00205EA4">
      <w:pPr>
        <w:pStyle w:val="Heading4"/>
      </w:pPr>
      <w:bookmarkStart w:id="1233" w:name="_Ref434489493"/>
      <w:r>
        <w:t>The Doxology</w:t>
      </w:r>
      <w:r w:rsidR="00B46E6E">
        <w:t xml:space="preserve"> for St. Mena</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34"/>
            <w:r w:rsidRPr="004764BD">
              <w:t>Voice Divine</w:t>
            </w:r>
            <w:commentRangeEnd w:id="1234"/>
            <w:r>
              <w:rPr>
                <w:rStyle w:val="CommentReference"/>
                <w:rFonts w:ascii="Times New Roman" w:eastAsiaTheme="minorHAnsi" w:hAnsi="Times New Roman" w:cstheme="minorBidi"/>
                <w:color w:val="auto"/>
              </w:rPr>
              <w:commentReference w:id="123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35"/>
            <w:r w:rsidRPr="004764BD">
              <w:t xml:space="preserve">received </w:t>
            </w:r>
            <w:commentRangeEnd w:id="1235"/>
            <w:r>
              <w:rPr>
                <w:rStyle w:val="CommentReference"/>
                <w:rFonts w:ascii="Times New Roman" w:eastAsiaTheme="minorHAnsi" w:hAnsi="Times New Roman" w:cstheme="minorBidi"/>
                <w:color w:val="auto"/>
              </w:rPr>
              <w:commentReference w:id="123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36" w:name="_Toc448227503"/>
      <w:r>
        <w:t>November 14 (15) / Athor 18: St. Philip the Apostle</w:t>
      </w:r>
      <w:bookmarkEnd w:id="1236"/>
    </w:p>
    <w:p w14:paraId="0DF27E19" w14:textId="416C54CA"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ADC4A64" w14:textId="77777777" w:rsidR="007F571C" w:rsidRDefault="007F571C" w:rsidP="007F571C">
      <w:pPr>
        <w:pStyle w:val="Heading3"/>
      </w:pPr>
      <w:bookmarkStart w:id="1237" w:name="_Toc448227504"/>
      <w:r>
        <w:t>November 15 (16) / Athor 19: The Preaching of St. Bartholomew</w:t>
      </w:r>
      <w:bookmarkEnd w:id="1237"/>
    </w:p>
    <w:p w14:paraId="601EB8D7" w14:textId="36E89753"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5A5FA22" w14:textId="77777777" w:rsidR="009F6E07" w:rsidRDefault="009F6E07" w:rsidP="009F6E07">
      <w:pPr>
        <w:pStyle w:val="Heading3"/>
      </w:pPr>
      <w:bookmarkStart w:id="1238" w:name="_Toc448227505"/>
      <w:r>
        <w:t>November 15 (16) / Athor 19: Also the Consecration of the Church of Sts. Sergius and Bacchus.</w:t>
      </w:r>
      <w:bookmarkEnd w:id="1238"/>
    </w:p>
    <w:p w14:paraId="1B799EA7" w14:textId="69213069"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44A4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44A4C">
        <w:rPr>
          <w:noProof/>
        </w:rPr>
        <w:t>625</w:t>
      </w:r>
      <w:r w:rsidR="00191A26">
        <w:fldChar w:fldCharType="end"/>
      </w:r>
      <w:r>
        <w:t>.</w:t>
      </w:r>
    </w:p>
    <w:p w14:paraId="23C83E44" w14:textId="77777777" w:rsidR="002F1988" w:rsidRDefault="002F1988" w:rsidP="002F1988">
      <w:pPr>
        <w:pStyle w:val="Heading3"/>
      </w:pPr>
      <w:bookmarkStart w:id="1239" w:name="_Toc448227506"/>
      <w:r>
        <w:t>November 16 (17) / Athor 20: Consecration of Sts. Theodore and Theodore</w:t>
      </w:r>
      <w:bookmarkEnd w:id="1239"/>
    </w:p>
    <w:p w14:paraId="54098920" w14:textId="67B149E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44A4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44A4C">
        <w:rPr>
          <w:noProof/>
        </w:rPr>
        <w:t>855</w:t>
      </w:r>
      <w:r w:rsidR="00191A26">
        <w:fldChar w:fldCharType="end"/>
      </w:r>
      <w:r>
        <w:t xml:space="preserve">, and </w:t>
      </w:r>
      <w:commentRangeStart w:id="1240"/>
      <w:r w:rsidR="00191A26">
        <w:fldChar w:fldCharType="begin"/>
      </w:r>
      <w:r w:rsidR="00191A26">
        <w:instrText xml:space="preserve"> REF _Ref434562461 \h </w:instrText>
      </w:r>
      <w:r w:rsidR="00191A26">
        <w:fldChar w:fldCharType="separate"/>
      </w:r>
      <w:r w:rsidR="00044A4C">
        <w:t>January 7 (8) / Tobi 12: Also St. Theodore Anatoly</w:t>
      </w:r>
      <w:r w:rsidR="00191A26">
        <w:fldChar w:fldCharType="end"/>
      </w:r>
      <w:r w:rsidR="00191A26">
        <w:t>,</w:t>
      </w:r>
      <w:commentRangeEnd w:id="1240"/>
      <w:r w:rsidR="00191A26">
        <w:rPr>
          <w:rStyle w:val="CommentReference"/>
          <w:i w:val="0"/>
        </w:rPr>
        <w:commentReference w:id="1240"/>
      </w:r>
      <w:r w:rsidR="00191A26">
        <w:t xml:space="preserve"> page </w:t>
      </w:r>
      <w:r w:rsidR="00191A26">
        <w:fldChar w:fldCharType="begin"/>
      </w:r>
      <w:r w:rsidR="00191A26">
        <w:instrText xml:space="preserve"> PAGEREF _Ref434562461 \h </w:instrText>
      </w:r>
      <w:r w:rsidR="00191A26">
        <w:fldChar w:fldCharType="separate"/>
      </w:r>
      <w:r w:rsidR="00044A4C">
        <w:rPr>
          <w:noProof/>
        </w:rPr>
        <w:t>754</w:t>
      </w:r>
      <w:r w:rsidR="00191A26">
        <w:fldChar w:fldCharType="end"/>
      </w:r>
      <w:r>
        <w:t>.</w:t>
      </w:r>
    </w:p>
    <w:p w14:paraId="0CDE62FA" w14:textId="77777777" w:rsidR="005329C1" w:rsidRDefault="005329C1" w:rsidP="005329C1">
      <w:pPr>
        <w:pStyle w:val="Heading3"/>
      </w:pPr>
      <w:bookmarkStart w:id="1241" w:name="_Toc448227507"/>
      <w:r>
        <w:t>November 17 (18) / Athor 21: Commemoration of the Theotokos</w:t>
      </w:r>
      <w:bookmarkEnd w:id="1241"/>
    </w:p>
    <w:p w14:paraId="4A87B5D6" w14:textId="7CDDF61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357A23E" w14:textId="77777777" w:rsidR="0059166B" w:rsidRDefault="0059166B" w:rsidP="0059166B">
      <w:pPr>
        <w:pStyle w:val="Heading3"/>
      </w:pPr>
      <w:bookmarkStart w:id="1242" w:name="_Ref434562715"/>
      <w:bookmarkStart w:id="1243" w:name="_Toc448227508"/>
      <w:r>
        <w:lastRenderedPageBreak/>
        <w:t>November 18 (19) / Athor 22: Martyrdom of Sts. Cosmas, Damian, and their Brothers</w:t>
      </w:r>
      <w:bookmarkEnd w:id="1242"/>
      <w:bookmarkEnd w:id="1243"/>
    </w:p>
    <w:p w14:paraId="63F7F3A5" w14:textId="77777777" w:rsidR="0059166B" w:rsidRDefault="0059166B" w:rsidP="0059166B">
      <w:pPr>
        <w:pStyle w:val="Heading4"/>
      </w:pPr>
      <w:bookmarkStart w:id="1244" w:name="_Ref434489688"/>
      <w:r>
        <w:t>The Doxology</w:t>
      </w:r>
      <w:r w:rsidR="00B46E6E">
        <w:t xml:space="preserve"> for Sts. Cosmas, Damian, their Brothers and their Mother</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45"/>
            <w:r>
              <w:t>Prabioc</w:t>
            </w:r>
            <w:commentRangeEnd w:id="1245"/>
            <w:r>
              <w:rPr>
                <w:rStyle w:val="CommentReference"/>
                <w:rFonts w:ascii="Times New Roman" w:eastAsiaTheme="minorHAnsi" w:hAnsi="Times New Roman" w:cstheme="minorBidi"/>
                <w:color w:val="auto"/>
              </w:rPr>
              <w:commentReference w:id="124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46"/>
            <w:r>
              <w:t xml:space="preserve">confirming </w:t>
            </w:r>
            <w:commentRangeEnd w:id="1246"/>
            <w:r>
              <w:rPr>
                <w:rStyle w:val="CommentReference"/>
                <w:rFonts w:ascii="Times New Roman" w:eastAsiaTheme="minorHAnsi" w:hAnsi="Times New Roman" w:cstheme="minorBidi"/>
                <w:color w:val="auto"/>
              </w:rPr>
              <w:commentReference w:id="124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47" w:name="_Toc448227509"/>
      <w:r>
        <w:t>November 19 (20) / Athor 23: Consecration of the Church of St. Marina</w:t>
      </w:r>
      <w:bookmarkEnd w:id="1247"/>
    </w:p>
    <w:p w14:paraId="793F580E" w14:textId="7178D61A"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44A4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44A4C">
        <w:rPr>
          <w:noProof/>
        </w:rPr>
        <w:t>857</w:t>
      </w:r>
      <w:r w:rsidR="00191A26">
        <w:fldChar w:fldCharType="end"/>
      </w:r>
      <w:r>
        <w:t>.</w:t>
      </w:r>
    </w:p>
    <w:p w14:paraId="0E22041B" w14:textId="77777777" w:rsidR="00205EA4" w:rsidRDefault="00205EA4" w:rsidP="00205EA4">
      <w:pPr>
        <w:pStyle w:val="Heading3"/>
      </w:pPr>
      <w:bookmarkStart w:id="1248" w:name="_Toc448227510"/>
      <w:r>
        <w:t>November 20 (21) / Athor 24: The Twenty Four Presbyters</w:t>
      </w:r>
      <w:bookmarkEnd w:id="1248"/>
    </w:p>
    <w:p w14:paraId="4A042C64" w14:textId="77777777" w:rsidR="00205EA4" w:rsidRDefault="00205EA4" w:rsidP="00205EA4">
      <w:pPr>
        <w:pStyle w:val="Heading4"/>
      </w:pPr>
      <w:bookmarkStart w:id="1249" w:name="_Ref434488339"/>
      <w:r>
        <w:t>The Doxology</w:t>
      </w:r>
      <w:r w:rsidR="00B46E6E">
        <w:t xml:space="preserve"> for the Twenty Four Presbyters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7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7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0" w:name="_Toc448227511"/>
      <w:r>
        <w:t>November 21 (22) / Athor 25: St. Philopater Mercurius</w:t>
      </w:r>
      <w:bookmarkEnd w:id="1250"/>
    </w:p>
    <w:p w14:paraId="1868DD24" w14:textId="77777777" w:rsidR="00205EA4" w:rsidRDefault="00205EA4" w:rsidP="00205EA4">
      <w:pPr>
        <w:pStyle w:val="Heading4"/>
      </w:pPr>
      <w:bookmarkStart w:id="1251" w:name="_Ref434489457"/>
      <w:r>
        <w:t>The Doxology</w:t>
      </w:r>
      <w:r w:rsidR="00B46E6E">
        <w:t xml:space="preserve"> for St. Philopater Mercurius</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7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56"/>
            <w:r>
              <w:t>Placed</w:t>
            </w:r>
            <w:commentRangeEnd w:id="1256"/>
            <w:r>
              <w:rPr>
                <w:rStyle w:val="CommentReference"/>
                <w:rFonts w:ascii="Times New Roman" w:eastAsiaTheme="minorHAnsi" w:hAnsi="Times New Roman" w:cstheme="minorBidi"/>
                <w:color w:val="auto"/>
              </w:rPr>
              <w:commentReference w:id="125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57"/>
            <w:r>
              <w:t>emperate</w:t>
            </w:r>
            <w:r w:rsidRPr="004764BD">
              <w:t xml:space="preserve"> </w:t>
            </w:r>
            <w:r>
              <w:t>with</w:t>
            </w:r>
            <w:commentRangeEnd w:id="1257"/>
            <w:r>
              <w:rPr>
                <w:rStyle w:val="CommentReference"/>
                <w:rFonts w:ascii="Times New Roman" w:eastAsiaTheme="minorHAnsi" w:hAnsi="Times New Roman" w:cstheme="minorBidi"/>
                <w:color w:val="auto"/>
              </w:rPr>
              <w:commentReference w:id="125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7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1" w:name="_Toc448227512"/>
      <w:r>
        <w:t>November 24 (25) / Athor 28: Martyrdom of St. Serapamon, the bishop of Nikiou</w:t>
      </w:r>
      <w:bookmarkEnd w:id="1261"/>
    </w:p>
    <w:p w14:paraId="764EF4A2" w14:textId="77777777" w:rsidR="00DF43CA" w:rsidRDefault="00DF43CA" w:rsidP="00DF43CA">
      <w:pPr>
        <w:pStyle w:val="Heading4"/>
      </w:pPr>
      <w:bookmarkStart w:id="1262" w:name="_Ref434489794"/>
      <w:r>
        <w:t>The Doxology</w:t>
      </w:r>
      <w:r w:rsidR="00B46E6E">
        <w:t xml:space="preserve"> for St. Serapamon</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63"/>
            <w:r>
              <w:t>sprang forth</w:t>
            </w:r>
            <w:commentRangeEnd w:id="1263"/>
            <w:r>
              <w:rPr>
                <w:rStyle w:val="CommentReference"/>
                <w:rFonts w:ascii="Times New Roman" w:eastAsiaTheme="minorHAnsi" w:hAnsi="Times New Roman" w:cstheme="minorBidi"/>
                <w:color w:val="auto"/>
              </w:rPr>
              <w:commentReference w:id="126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64" w:name="_Toc448227513"/>
      <w:r>
        <w:t>November 25 (26) / Athor 29: Commemoration of the Annunciation, Nativity, and Resurrection on the 29</w:t>
      </w:r>
      <w:r w:rsidRPr="00C0205C">
        <w:rPr>
          <w:vertAlign w:val="superscript"/>
        </w:rPr>
        <w:t>th</w:t>
      </w:r>
      <w:r>
        <w:t xml:space="preserve"> of Every Month</w:t>
      </w:r>
      <w:bookmarkEnd w:id="1264"/>
    </w:p>
    <w:p w14:paraId="38FF89F6" w14:textId="3A66CA73"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3E5C7085" w14:textId="77777777" w:rsidR="00027E5B" w:rsidRDefault="00027E5B" w:rsidP="00027E5B">
      <w:pPr>
        <w:pStyle w:val="Heading3"/>
      </w:pPr>
      <w:bookmarkStart w:id="1265" w:name="_Toc448227514"/>
      <w:r>
        <w:t>November 26 (27) / Athor 30: Consecration of a Church of St. Cosmas and Damian, Their Brothers and Their Mother</w:t>
      </w:r>
      <w:bookmarkEnd w:id="1265"/>
    </w:p>
    <w:p w14:paraId="7B556319" w14:textId="27AF9D3B"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44A4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44A4C">
        <w:rPr>
          <w:noProof/>
        </w:rPr>
        <w:t>641</w:t>
      </w:r>
      <w:r w:rsidR="00191A26">
        <w:fldChar w:fldCharType="end"/>
      </w:r>
      <w:r>
        <w:t>.</w:t>
      </w:r>
    </w:p>
    <w:p w14:paraId="15C7AC8C" w14:textId="77777777" w:rsidR="00F67B89" w:rsidRDefault="00F67B89" w:rsidP="00F67B89">
      <w:pPr>
        <w:pStyle w:val="Heading3"/>
      </w:pPr>
      <w:bookmarkStart w:id="1266" w:name="_Toc448227515"/>
      <w:r>
        <w:t>November 27 (28) / Koiak 1: Consecration of the Church of St. Shenoute</w:t>
      </w:r>
      <w:bookmarkEnd w:id="1266"/>
    </w:p>
    <w:p w14:paraId="28333115" w14:textId="1EF1BE7D"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44A4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44A4C">
        <w:rPr>
          <w:noProof/>
        </w:rPr>
        <w:t>850</w:t>
      </w:r>
      <w:r w:rsidR="00191A26">
        <w:fldChar w:fldCharType="end"/>
      </w:r>
      <w:r>
        <w:t>.</w:t>
      </w:r>
    </w:p>
    <w:p w14:paraId="4EEEAB46" w14:textId="77777777" w:rsidR="007F571C" w:rsidRDefault="007F571C" w:rsidP="007F571C">
      <w:pPr>
        <w:pStyle w:val="Heading3"/>
      </w:pPr>
      <w:bookmarkStart w:id="1267" w:name="_Toc448227516"/>
      <w:r>
        <w:lastRenderedPageBreak/>
        <w:t>November 30 (December 1) / Koiak 4: Martyrdom of St. Andrew the Apostle</w:t>
      </w:r>
      <w:bookmarkEnd w:id="1267"/>
    </w:p>
    <w:p w14:paraId="352D828F" w14:textId="4213B43F" w:rsidR="00205EA4" w:rsidRPr="00205EA4"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bookmarkEnd w:id="1210"/>
      <w:r>
        <w:t>.</w:t>
      </w:r>
    </w:p>
    <w:p w14:paraId="2DF67188" w14:textId="77777777" w:rsidR="00495F1A" w:rsidRDefault="00495F1A" w:rsidP="00495F1A">
      <w:pPr>
        <w:pStyle w:val="Heading2"/>
        <w:rPr>
          <w:rFonts w:ascii="FreeSerifAvvaShenouda" w:hAnsi="FreeSerifAvvaShenouda" w:cs="FreeSerifAvvaShenouda"/>
        </w:rPr>
      </w:pPr>
      <w:bookmarkStart w:id="1268" w:name="_Toc410196202"/>
      <w:bookmarkStart w:id="1269" w:name="_Toc410196444"/>
      <w:bookmarkStart w:id="1270" w:name="_Toc410196946"/>
      <w:bookmarkStart w:id="1271" w:name="_Toc448227517"/>
      <w:bookmarkStart w:id="1272" w:name="_Toc448515409"/>
      <w:bookmarkStart w:id="1273" w:name="December"/>
      <w:r>
        <w:lastRenderedPageBreak/>
        <w:t>December</w:t>
      </w:r>
      <w:bookmarkEnd w:id="1268"/>
      <w:bookmarkEnd w:id="1269"/>
      <w:bookmarkEnd w:id="1270"/>
      <w:r w:rsidR="00205EA4">
        <w:t xml:space="preserve"> or </w:t>
      </w:r>
      <w:r w:rsidR="00205EA4">
        <w:rPr>
          <w:rFonts w:ascii="FreeSerifAvvaShenouda" w:hAnsi="FreeSerifAvvaShenouda" w:cs="FreeSerifAvvaShenouda"/>
        </w:rPr>
        <w:t>Ⲕⲟⲓⲁϩⲕ</w:t>
      </w:r>
      <w:bookmarkEnd w:id="1271"/>
      <w:bookmarkEnd w:id="1272"/>
    </w:p>
    <w:sdt>
      <w:sdtPr>
        <w:id w:val="1691259792"/>
        <w:docPartObj>
          <w:docPartGallery w:val="Table of Contents"/>
          <w:docPartUnique/>
        </w:docPartObj>
      </w:sdtPr>
      <w:sdtEndPr>
        <w:rPr>
          <w:b/>
          <w:bCs/>
          <w:noProof/>
        </w:rPr>
      </w:sdtEndPr>
      <w:sdtContent>
        <w:p w14:paraId="52E61CAC" w14:textId="7B437F9C"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44A4C">
              <w:rPr>
                <w:noProof/>
                <w:webHidden/>
              </w:rPr>
              <w:t>648</w:t>
            </w:r>
            <w:r w:rsidR="00E35F1F">
              <w:rPr>
                <w:noProof/>
                <w:webHidden/>
              </w:rPr>
              <w:fldChar w:fldCharType="end"/>
            </w:r>
          </w:hyperlink>
        </w:p>
        <w:p w14:paraId="60E6C7E7" w14:textId="39647132" w:rsidR="00E35F1F" w:rsidRDefault="009448DA">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44A4C">
              <w:rPr>
                <w:noProof/>
                <w:webHidden/>
              </w:rPr>
              <w:t>664</w:t>
            </w:r>
            <w:r w:rsidR="00E35F1F">
              <w:rPr>
                <w:noProof/>
                <w:webHidden/>
              </w:rPr>
              <w:fldChar w:fldCharType="end"/>
            </w:r>
          </w:hyperlink>
        </w:p>
        <w:p w14:paraId="108FC575" w14:textId="7E09BAAD" w:rsidR="00E35F1F" w:rsidRDefault="009448DA">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44A4C">
              <w:rPr>
                <w:noProof/>
                <w:webHidden/>
              </w:rPr>
              <w:t>665</w:t>
            </w:r>
            <w:r w:rsidR="00E35F1F">
              <w:rPr>
                <w:noProof/>
                <w:webHidden/>
              </w:rPr>
              <w:fldChar w:fldCharType="end"/>
            </w:r>
          </w:hyperlink>
        </w:p>
        <w:p w14:paraId="7696D97D" w14:textId="29B4C321" w:rsidR="00E35F1F" w:rsidRDefault="009448DA">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44A4C">
              <w:rPr>
                <w:noProof/>
                <w:webHidden/>
              </w:rPr>
              <w:t>666</w:t>
            </w:r>
            <w:r w:rsidR="00E35F1F">
              <w:rPr>
                <w:noProof/>
                <w:webHidden/>
              </w:rPr>
              <w:fldChar w:fldCharType="end"/>
            </w:r>
          </w:hyperlink>
        </w:p>
        <w:p w14:paraId="14229543" w14:textId="4176358C" w:rsidR="00E35F1F" w:rsidRDefault="009448DA">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44A4C">
              <w:rPr>
                <w:noProof/>
                <w:webHidden/>
              </w:rPr>
              <w:t>667</w:t>
            </w:r>
            <w:r w:rsidR="00E35F1F">
              <w:rPr>
                <w:noProof/>
                <w:webHidden/>
              </w:rPr>
              <w:fldChar w:fldCharType="end"/>
            </w:r>
          </w:hyperlink>
        </w:p>
        <w:p w14:paraId="0DC4E0C4" w14:textId="2F92BFF4" w:rsidR="00E35F1F" w:rsidRDefault="009448DA">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54EF863C" w14:textId="02DEC6CF" w:rsidR="00E35F1F" w:rsidRDefault="009448DA">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03FD8D22" w14:textId="6B5BC1EA" w:rsidR="00E35F1F" w:rsidRDefault="009448DA">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311C02F5" w14:textId="2453CE0E" w:rsidR="00E35F1F" w:rsidRDefault="009448DA">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1AAA2DEC" w14:textId="3B7EBF86" w:rsidR="00E35F1F" w:rsidRDefault="009448DA">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0DB08410" w14:textId="24178B4F" w:rsidR="00E35F1F" w:rsidRDefault="009448DA">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47C71EAC" w14:textId="07FBCDD6" w:rsidR="00E35F1F" w:rsidRDefault="009448DA">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3CF0838D" w14:textId="402A7EEB" w:rsidR="00E35F1F" w:rsidRDefault="009448DA">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71F3949B" w14:textId="5F68B051" w:rsidR="00E35F1F" w:rsidRDefault="009448DA">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44A4C">
              <w:rPr>
                <w:noProof/>
                <w:webHidden/>
              </w:rPr>
              <w:t>670</w:t>
            </w:r>
            <w:r w:rsidR="00E35F1F">
              <w:rPr>
                <w:noProof/>
                <w:webHidden/>
              </w:rPr>
              <w:fldChar w:fldCharType="end"/>
            </w:r>
          </w:hyperlink>
        </w:p>
        <w:p w14:paraId="2898FD17" w14:textId="2BBB7CCD" w:rsidR="00E35F1F" w:rsidRDefault="009448DA">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44A4C">
              <w:rPr>
                <w:noProof/>
                <w:webHidden/>
              </w:rPr>
              <w:t>672</w:t>
            </w:r>
            <w:r w:rsidR="00E35F1F">
              <w:rPr>
                <w:noProof/>
                <w:webHidden/>
              </w:rPr>
              <w:fldChar w:fldCharType="end"/>
            </w:r>
          </w:hyperlink>
        </w:p>
        <w:p w14:paraId="10321BB9" w14:textId="31938BB3" w:rsidR="00E35F1F" w:rsidRDefault="009448DA">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6D5E3CCE" w14:textId="6988ACFC" w:rsidR="00E35F1F" w:rsidRDefault="009448DA">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534F984E" w14:textId="1ACF31D5" w:rsidR="00E35F1F" w:rsidRDefault="009448DA">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2F92D0B6" w14:textId="2F2CC5A7" w:rsidR="00E35F1F" w:rsidRDefault="009448DA">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44A4C">
              <w:rPr>
                <w:noProof/>
                <w:webHidden/>
              </w:rPr>
              <w:t>709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7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7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75"/>
            <w:r>
              <w:rPr>
                <w:rStyle w:val="CommentReference"/>
                <w:rFonts w:ascii="Times New Roman" w:eastAsiaTheme="minorHAnsi" w:hAnsi="Times New Roman" w:cstheme="minorBidi"/>
                <w:color w:val="auto"/>
              </w:rPr>
              <w:commentReference w:id="127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76"/>
            <w:r>
              <w:t xml:space="preserve">Announced </w:t>
            </w:r>
            <w:commentRangeEnd w:id="1276"/>
            <w:r>
              <w:rPr>
                <w:rStyle w:val="CommentReference"/>
                <w:rFonts w:ascii="Times New Roman" w:eastAsiaTheme="minorHAnsi" w:hAnsi="Times New Roman" w:cstheme="minorBidi"/>
                <w:color w:val="auto"/>
              </w:rPr>
              <w:commentReference w:id="127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7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7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78" w:name="_Ref434478867"/>
      <w:r>
        <w:t xml:space="preserve">The Third Doxology of December or </w:t>
      </w:r>
      <w:r w:rsidRPr="006C0F49">
        <w:rPr>
          <w:rFonts w:ascii="FreeSerifAvvaShenouda" w:hAnsi="FreeSerifAvvaShenouda" w:cs="FreeSerifAvvaShenouda"/>
        </w:rPr>
        <w:t>Ⲕⲟⲓⲁϩⲕ</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7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79" w:name="_Ref434478878"/>
      <w:r>
        <w:t xml:space="preserve">The Fourth Doxology of December or </w:t>
      </w:r>
      <w:r w:rsidRPr="006C0F49">
        <w:rPr>
          <w:rFonts w:ascii="FreeSerifAvvaShenouda" w:hAnsi="FreeSerifAvvaShenouda" w:cs="FreeSerifAvvaShenouda"/>
        </w:rPr>
        <w:t>Ⲕⲟⲓⲁϩⲕ</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0"/>
            <w:r>
              <w:t>He raised us with a new invitation.</w:t>
            </w:r>
            <w:commentRangeEnd w:id="1280"/>
            <w:r>
              <w:rPr>
                <w:rStyle w:val="CommentReference"/>
                <w:rFonts w:ascii="Times New Roman" w:eastAsiaTheme="minorHAnsi" w:hAnsi="Times New Roman" w:cstheme="minorBidi"/>
                <w:color w:val="auto"/>
              </w:rPr>
              <w:commentReference w:id="128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1"/>
            <w:r>
              <w:t>Bride</w:t>
            </w:r>
            <w:commentRangeEnd w:id="1281"/>
            <w:r>
              <w:rPr>
                <w:rStyle w:val="CommentReference"/>
                <w:rFonts w:ascii="Times New Roman" w:eastAsiaTheme="minorHAnsi" w:hAnsi="Times New Roman" w:cstheme="minorBidi"/>
                <w:color w:val="auto"/>
              </w:rPr>
              <w:commentReference w:id="128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82" w:name="_Ref434478888"/>
      <w:r>
        <w:t xml:space="preserve">The Fifth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8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83" w:name="_Ref434478907"/>
      <w:r>
        <w:t xml:space="preserve">The Sixth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84"/>
            <w:r>
              <w:t xml:space="preserve">return </w:t>
            </w:r>
            <w:commentRangeEnd w:id="1284"/>
            <w:r>
              <w:rPr>
                <w:rStyle w:val="CommentReference"/>
              </w:rPr>
              <w:commentReference w:id="128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85"/>
            <w:r>
              <w:t xml:space="preserve">confirmation </w:t>
            </w:r>
            <w:commentRangeEnd w:id="1285"/>
            <w:r>
              <w:rPr>
                <w:rStyle w:val="CommentReference"/>
              </w:rPr>
              <w:commentReference w:id="128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8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87"/>
            <w:r>
              <w:t>Angel-evangel of Good News</w:t>
            </w:r>
            <w:commentRangeEnd w:id="1287"/>
            <w:r>
              <w:rPr>
                <w:rStyle w:val="CommentReference"/>
                <w:rFonts w:ascii="Times New Roman" w:eastAsiaTheme="minorHAnsi" w:hAnsi="Times New Roman" w:cstheme="minorBidi"/>
                <w:color w:val="auto"/>
              </w:rPr>
              <w:commentReference w:id="128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88"/>
            <w:r>
              <w:t>Hail, O full of grace</w:t>
            </w:r>
            <w:commentRangeEnd w:id="1288"/>
            <w:r>
              <w:rPr>
                <w:rStyle w:val="CommentReference"/>
                <w:rFonts w:ascii="Times New Roman" w:eastAsiaTheme="minorHAnsi" w:hAnsi="Times New Roman" w:cstheme="minorBidi"/>
                <w:color w:val="auto"/>
              </w:rPr>
              <w:commentReference w:id="128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89"/>
            <w:r>
              <w:t>Angel-Evangel</w:t>
            </w:r>
            <w:commentRangeEnd w:id="1289"/>
            <w:r>
              <w:rPr>
                <w:rStyle w:val="CommentReference"/>
                <w:rFonts w:ascii="Times New Roman" w:eastAsiaTheme="minorHAnsi" w:hAnsi="Times New Roman" w:cstheme="minorBidi"/>
                <w:color w:val="auto"/>
              </w:rPr>
              <w:commentReference w:id="128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0" w:name="_Ref434564112"/>
      <w:bookmarkStart w:id="1291" w:name="_Toc448227518"/>
      <w:bookmarkStart w:id="1292" w:name="_Toc410196203"/>
      <w:bookmarkStart w:id="1293" w:name="_Toc410196445"/>
      <w:bookmarkStart w:id="1294" w:name="_Toc410196947"/>
      <w:r>
        <w:lastRenderedPageBreak/>
        <w:t>December 1 (2) / Koiak 5: Martyrdom of St. Victor</w:t>
      </w:r>
      <w:bookmarkEnd w:id="1290"/>
      <w:bookmarkEnd w:id="1291"/>
    </w:p>
    <w:p w14:paraId="5851AA48" w14:textId="77777777" w:rsidR="00253C5F" w:rsidRDefault="00253C5F" w:rsidP="00253C5F">
      <w:pPr>
        <w:pStyle w:val="Heading4"/>
      </w:pPr>
      <w:bookmarkStart w:id="1295" w:name="_Ref434489590"/>
      <w:r>
        <w:t>The Doxology</w:t>
      </w:r>
      <w:r w:rsidR="00B46E6E">
        <w:t xml:space="preserve"> for St. Victor</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96"/>
            <w:r>
              <w:t>saint</w:t>
            </w:r>
            <w:commentRangeEnd w:id="1296"/>
            <w:r>
              <w:rPr>
                <w:rStyle w:val="CommentReference"/>
                <w:rFonts w:ascii="Times New Roman" w:eastAsiaTheme="minorHAnsi" w:hAnsi="Times New Roman" w:cstheme="minorBidi"/>
                <w:color w:val="auto"/>
              </w:rPr>
              <w:commentReference w:id="129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97" w:name="_Toc448227519"/>
      <w:r>
        <w:lastRenderedPageBreak/>
        <w:t>December 2 (3) / Koiak 6: Pope Abraam the Syrian</w:t>
      </w:r>
      <w:bookmarkEnd w:id="1297"/>
    </w:p>
    <w:p w14:paraId="705AECE8" w14:textId="77777777" w:rsidR="00F416C6" w:rsidRDefault="00F416C6" w:rsidP="00F416C6">
      <w:pPr>
        <w:pStyle w:val="Heading4"/>
      </w:pPr>
      <w:bookmarkStart w:id="1298" w:name="_Ref434492343"/>
      <w:r>
        <w:t>The Doxology of St. Simon the Tanner</w:t>
      </w:r>
      <w:r>
        <w:rPr>
          <w:rStyle w:val="FootnoteReference"/>
        </w:rPr>
        <w:footnoteReference w:id="881"/>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8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99" w:name="_Toc448227520"/>
      <w:r>
        <w:t xml:space="preserve">December 4 (5) / Koiak 8: </w:t>
      </w:r>
      <w:r w:rsidR="00743CE8">
        <w:t xml:space="preserve">The Martyrdom of </w:t>
      </w:r>
      <w:r>
        <w:t>Sts. Barbara and Juliana</w:t>
      </w:r>
      <w:bookmarkEnd w:id="1299"/>
    </w:p>
    <w:p w14:paraId="1D4A5115" w14:textId="77777777" w:rsidR="00FF5FF3" w:rsidRDefault="00FF5FF3" w:rsidP="00FF5FF3">
      <w:pPr>
        <w:pStyle w:val="Heading4"/>
      </w:pPr>
      <w:bookmarkStart w:id="1300" w:name="_Ref434490169"/>
      <w:r>
        <w:t>The Doxology</w:t>
      </w:r>
      <w:r w:rsidR="00B46E6E">
        <w:t xml:space="preserve"> for Sts. Barbara and Juliana</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1" w:name="_Toc448227521"/>
      <w:r>
        <w:t>December 4 (5) / Koiak 8: Also St. Samuel the Confessor</w:t>
      </w:r>
      <w:bookmarkEnd w:id="1301"/>
    </w:p>
    <w:p w14:paraId="2EE78AB4" w14:textId="77777777" w:rsidR="00224925" w:rsidRDefault="00224925" w:rsidP="00224925">
      <w:pPr>
        <w:pStyle w:val="Heading4"/>
      </w:pPr>
      <w:bookmarkStart w:id="1302" w:name="_Ref434491260"/>
      <w:r>
        <w:t>The Doxology</w:t>
      </w:r>
      <w:r w:rsidR="00810F04">
        <w:t xml:space="preserve"> for St. Samuel the Confessor</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8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8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13" w:name="_Toc448227522"/>
      <w:r>
        <w:t>December 6 (7) / Koiak 10: Relocation of St. Severus’ Relics</w:t>
      </w:r>
      <w:bookmarkEnd w:id="1313"/>
    </w:p>
    <w:p w14:paraId="34367220" w14:textId="5D4CE360"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44A4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44A4C">
        <w:rPr>
          <w:noProof/>
        </w:rPr>
        <w:t>623</w:t>
      </w:r>
      <w:r w:rsidR="00191A26">
        <w:fldChar w:fldCharType="end"/>
      </w:r>
      <w:r w:rsidR="00191A26">
        <w:t>.</w:t>
      </w:r>
    </w:p>
    <w:p w14:paraId="27C4F9E3" w14:textId="77777777" w:rsidR="00B637D8" w:rsidRDefault="00B637D8" w:rsidP="00B637D8">
      <w:pPr>
        <w:pStyle w:val="Heading3"/>
      </w:pPr>
      <w:bookmarkStart w:id="1314" w:name="_Toc448227523"/>
      <w:r>
        <w:t>December 8 (9) / Koiak 12: Commemoration of Archangel Michael</w:t>
      </w:r>
      <w:bookmarkEnd w:id="1314"/>
    </w:p>
    <w:p w14:paraId="4AB33F26" w14:textId="6C3215DC" w:rsidR="00191A26"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4602A440" w14:textId="34697C47" w:rsidR="00B52F78" w:rsidRPr="00B637D8" w:rsidRDefault="00B52F78" w:rsidP="00B52F78">
      <w:pPr>
        <w:pStyle w:val="Heading3"/>
      </w:pPr>
      <w:bookmarkStart w:id="1315" w:name="_Toc448227524"/>
      <w:r>
        <w:t>December 12 (13) / Koiak 16: Saint Spyridon</w:t>
      </w:r>
      <w:r>
        <w:rPr>
          <w:rStyle w:val="FootnoteReference"/>
        </w:rPr>
        <w:footnoteReference w:id="885"/>
      </w:r>
      <w:bookmarkEnd w:id="1315"/>
    </w:p>
    <w:p w14:paraId="598A6BCC" w14:textId="77777777" w:rsidR="005329C1" w:rsidRDefault="005329C1" w:rsidP="005329C1">
      <w:pPr>
        <w:pStyle w:val="Heading3"/>
      </w:pPr>
      <w:bookmarkStart w:id="1316" w:name="_Toc448227525"/>
      <w:r>
        <w:t>December 17 (18) / Koiak 21: Commemoration of the Theotokos</w:t>
      </w:r>
      <w:bookmarkEnd w:id="1316"/>
    </w:p>
    <w:p w14:paraId="2E564687" w14:textId="22264999"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3EDC8594" w14:textId="77777777" w:rsidR="007F571C" w:rsidRDefault="007F571C" w:rsidP="007F571C">
      <w:pPr>
        <w:pStyle w:val="Heading3"/>
      </w:pPr>
      <w:bookmarkStart w:id="1317" w:name="_Toc448227526"/>
      <w:r>
        <w:lastRenderedPageBreak/>
        <w:t>December 17 (18) / Koiak 21: Also the Martyrdom of St. Barnabas, on</w:t>
      </w:r>
      <w:r w:rsidR="00743CE8">
        <w:t>e</w:t>
      </w:r>
      <w:r>
        <w:t xml:space="preserve"> of the Seventy Two</w:t>
      </w:r>
      <w:bookmarkEnd w:id="1317"/>
    </w:p>
    <w:p w14:paraId="2CFD651F" w14:textId="72361D55" w:rsidR="007F571C" w:rsidRPr="007F571C"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01D0E63" w14:textId="77777777" w:rsidR="00CA0AB7" w:rsidRDefault="00CA0AB7" w:rsidP="00CA0AB7">
      <w:pPr>
        <w:pStyle w:val="Heading3"/>
      </w:pPr>
      <w:bookmarkStart w:id="1318" w:name="_Toc448227527"/>
      <w:r>
        <w:t>December 18 (19) / Koiak 22: Archangel Gabriel</w:t>
      </w:r>
      <w:r w:rsidR="00481AE5">
        <w:t xml:space="preserve"> (Consecration)</w:t>
      </w:r>
      <w:bookmarkEnd w:id="1318"/>
    </w:p>
    <w:p w14:paraId="45BDA150" w14:textId="5222A07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44A4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44A4C">
        <w:rPr>
          <w:noProof/>
        </w:rPr>
        <w:t>793</w:t>
      </w:r>
      <w:r w:rsidR="002409EF">
        <w:fldChar w:fldCharType="end"/>
      </w:r>
      <w:r>
        <w:t>.</w:t>
      </w:r>
    </w:p>
    <w:p w14:paraId="16E2607E" w14:textId="77777777" w:rsidR="009F60F1" w:rsidRDefault="009F60F1" w:rsidP="009F60F1">
      <w:pPr>
        <w:pStyle w:val="Heading3"/>
      </w:pPr>
      <w:bookmarkStart w:id="1319" w:name="_Toc448227528"/>
      <w:r>
        <w:t>December 20 (21) / Koiak 24: The Birth of St. Takle Haymanot</w:t>
      </w:r>
      <w:bookmarkEnd w:id="1319"/>
    </w:p>
    <w:p w14:paraId="059C80DE" w14:textId="264DCBE0"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44A4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44A4C">
        <w:rPr>
          <w:noProof/>
        </w:rPr>
        <w:t>882</w:t>
      </w:r>
      <w:r w:rsidR="002409EF">
        <w:fldChar w:fldCharType="end"/>
      </w:r>
      <w:r>
        <w:t>.</w:t>
      </w:r>
    </w:p>
    <w:p w14:paraId="600875E0" w14:textId="77777777" w:rsidR="00FF5FF3" w:rsidRDefault="00FF5FF3" w:rsidP="00FF5FF3">
      <w:pPr>
        <w:pStyle w:val="Heading3"/>
      </w:pPr>
      <w:bookmarkStart w:id="1320" w:name="_Toc448227529"/>
      <w:r>
        <w:t>December 21 (22) / Koiak 25: St. John Kami</w:t>
      </w:r>
      <w:bookmarkEnd w:id="1320"/>
    </w:p>
    <w:p w14:paraId="3F9EF92D" w14:textId="77777777" w:rsidR="00810F04" w:rsidRPr="00810F04" w:rsidRDefault="00810F04" w:rsidP="00810F04">
      <w:pPr>
        <w:pStyle w:val="Heading4"/>
      </w:pPr>
      <w:bookmarkStart w:id="1321" w:name="_Ref434491108"/>
      <w:r>
        <w:t>The Doxology for St. John Kami</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22" w:name="_Toc448227530"/>
      <w:r>
        <w:t>December 24 (25) / Koiak 28: Nativity Preparation Day</w:t>
      </w:r>
      <w:bookmarkEnd w:id="132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23" w:name="_Ref434477504"/>
      <w:r>
        <w:t>The Doxology</w:t>
      </w:r>
      <w:r w:rsidR="00E21EA3">
        <w:t xml:space="preserve"> for the Preparation Day of Nativity</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24" w:name="_Toc448227531"/>
      <w:r>
        <w:t>December 25 (26) / Koiak 29: The Feast of the Nativity</w:t>
      </w:r>
      <w:bookmarkEnd w:id="132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25" w:name="_Ref434477532"/>
      <w:r>
        <w:t xml:space="preserve">The </w:t>
      </w:r>
      <w:r w:rsidR="00C33BEB">
        <w:t xml:space="preserve">First </w:t>
      </w:r>
      <w:r>
        <w:t>Doxology</w:t>
      </w:r>
      <w:r w:rsidR="00C33BEB">
        <w:t xml:space="preserve"> for Nativity</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26" w:name="_Ref434477542"/>
      <w:r>
        <w:t>The Second Doxology for Nativity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27"/>
            <w:r>
              <w:t xml:space="preserve">rescued </w:t>
            </w:r>
            <w:commentRangeEnd w:id="1327"/>
            <w:r>
              <w:rPr>
                <w:rStyle w:val="CommentReference"/>
                <w:rFonts w:ascii="Times New Roman" w:eastAsiaTheme="minorHAnsi" w:hAnsi="Times New Roman" w:cstheme="minorBidi"/>
                <w:color w:val="auto"/>
              </w:rPr>
              <w:commentReference w:id="1327"/>
            </w:r>
            <w:r>
              <w:t>and saved us,</w:t>
            </w:r>
          </w:p>
          <w:p w14:paraId="372D1056" w14:textId="77777777" w:rsidR="00C33BEB" w:rsidRDefault="00C33BEB" w:rsidP="00C33BEB">
            <w:pPr>
              <w:pStyle w:val="EngHangEnd"/>
            </w:pPr>
            <w:commentRangeStart w:id="1328"/>
            <w:r>
              <w:t xml:space="preserve">We </w:t>
            </w:r>
            <w:commentRangeEnd w:id="1328"/>
            <w:r>
              <w:rPr>
                <w:rStyle w:val="CommentReference"/>
                <w:rFonts w:ascii="Times New Roman" w:eastAsiaTheme="minorHAnsi" w:hAnsi="Times New Roman" w:cstheme="minorBidi"/>
                <w:color w:val="auto"/>
              </w:rPr>
              <w:commentReference w:id="132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29" w:name="_Ref434477554"/>
      <w:r>
        <w:lastRenderedPageBreak/>
        <w:t>The Third Doxology for Nativity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0" w:name="_Ref434475057"/>
      <w:r>
        <w:t>The Sunday Psali Adam</w:t>
      </w:r>
      <w:r w:rsidR="006C1B94">
        <w:t xml:space="preserve"> for Nativity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1" w:name="_Ref434475083"/>
      <w:r>
        <w:lastRenderedPageBreak/>
        <w:t>The Monday Psali Adam</w:t>
      </w:r>
      <w:r w:rsidR="006C1B94">
        <w:t xml:space="preserve"> for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8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32" w:name="_Ref434475102"/>
      <w:r>
        <w:lastRenderedPageBreak/>
        <w:t>The Tuesday Psali Adam</w:t>
      </w:r>
      <w:r w:rsidR="006C1B94">
        <w:t xml:space="preserve"> for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33"/>
            <w:r>
              <w:t xml:space="preserve">Shone </w:t>
            </w:r>
            <w:commentRangeEnd w:id="1333"/>
            <w:r>
              <w:rPr>
                <w:rStyle w:val="CommentReference"/>
              </w:rPr>
              <w:commentReference w:id="133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34"/>
            <w:r>
              <w:t>All</w:t>
            </w:r>
            <w:commentRangeEnd w:id="1334"/>
            <w:r>
              <w:rPr>
                <w:rStyle w:val="CommentReference"/>
              </w:rPr>
              <w:commentReference w:id="133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35"/>
            <w:r>
              <w:t>seals</w:t>
            </w:r>
            <w:commentRangeEnd w:id="1335"/>
            <w:r>
              <w:rPr>
                <w:rStyle w:val="CommentReference"/>
              </w:rPr>
              <w:commentReference w:id="133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36"/>
            <w:r>
              <w:t>Tetra</w:t>
            </w:r>
            <w:commentRangeEnd w:id="1336"/>
            <w:r>
              <w:rPr>
                <w:rStyle w:val="CommentReference"/>
              </w:rPr>
              <w:commentReference w:id="133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37"/>
            <w:r>
              <w:t xml:space="preserve">flaming </w:t>
            </w:r>
            <w:commentRangeEnd w:id="1337"/>
            <w:r>
              <w:rPr>
                <w:rStyle w:val="CommentReference"/>
              </w:rPr>
              <w:commentReference w:id="133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38"/>
            <w:r>
              <w:t>disease</w:t>
            </w:r>
            <w:commentRangeEnd w:id="1338"/>
            <w:r>
              <w:rPr>
                <w:rStyle w:val="CommentReference"/>
              </w:rPr>
              <w:commentReference w:id="133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39" w:name="_Ref434475128"/>
      <w:r>
        <w:lastRenderedPageBreak/>
        <w:t>The Wednesday Psali Batos</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0" w:name="_Ref434475150"/>
      <w:r>
        <w:t>The Thursday Psali Batos</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1"/>
            <w:r>
              <w:t xml:space="preserve">Isaiah </w:t>
            </w:r>
            <w:commentRangeEnd w:id="1341"/>
            <w:r>
              <w:rPr>
                <w:rStyle w:val="CommentReference"/>
              </w:rPr>
              <w:commentReference w:id="134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42" w:name="_Ref434475177"/>
      <w:r>
        <w:t>The Friday Psali Batos</w:t>
      </w:r>
      <w:r w:rsidR="006C1B94">
        <w:t xml:space="preserve"> for Nativity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43" w:name="_Ref434475196"/>
      <w:r>
        <w:t>The Saturday Psali Batos</w:t>
      </w:r>
      <w:r w:rsidR="006C1B94">
        <w:t xml:space="preserve"> for Nativity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44"/>
            <w:r>
              <w:t>For I cannot speak.</w:t>
            </w:r>
            <w:commentRangeEnd w:id="1344"/>
            <w:r>
              <w:rPr>
                <w:rStyle w:val="CommentReference"/>
              </w:rPr>
              <w:commentReference w:id="134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45" w:name="_Toc448227532"/>
      <w:r>
        <w:t>December 26 (27) / Koiak 30: The Second Day of the Feast of the Nativity</w:t>
      </w:r>
      <w:bookmarkEnd w:id="134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46" w:name="_Ref434561401"/>
      <w:bookmarkStart w:id="1347" w:name="_Toc448227533"/>
      <w:r>
        <w:t>December 27 (28) / Tobi 1: St. Stephen Day</w:t>
      </w:r>
      <w:bookmarkEnd w:id="1346"/>
      <w:bookmarkEnd w:id="1347"/>
    </w:p>
    <w:p w14:paraId="1250AF95" w14:textId="114A3FE4"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44A4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44A4C">
        <w:rPr>
          <w:noProof/>
        </w:rPr>
        <w:t>570</w:t>
      </w:r>
      <w:r w:rsidR="002409EF">
        <w:fldChar w:fldCharType="end"/>
      </w:r>
      <w:r w:rsidR="002409EF">
        <w:t>.</w:t>
      </w:r>
    </w:p>
    <w:p w14:paraId="3C6CAB04" w14:textId="77777777" w:rsidR="00073003" w:rsidRDefault="00073003" w:rsidP="00073003">
      <w:pPr>
        <w:pStyle w:val="Heading3"/>
      </w:pPr>
      <w:bookmarkStart w:id="1348" w:name="_Toc448227534"/>
      <w:r>
        <w:t>December 29 (30) / Tobi 3: The One Hundred and Forty Four Thousand</w:t>
      </w:r>
      <w:bookmarkEnd w:id="1348"/>
    </w:p>
    <w:p w14:paraId="2FE981A9" w14:textId="77777777" w:rsidR="00073003" w:rsidRDefault="00073003" w:rsidP="00073003">
      <w:pPr>
        <w:pStyle w:val="Heading4"/>
      </w:pPr>
      <w:bookmarkStart w:id="1349" w:name="_Ref434488616"/>
      <w:r>
        <w:t>The Doxology</w:t>
      </w:r>
      <w:r w:rsidR="00B46E6E">
        <w:t xml:space="preserve"> for the One Hundred and Forty Four Thousand</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8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8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0" w:name="_Ref434564016"/>
      <w:bookmarkStart w:id="1351" w:name="_Toc448227535"/>
      <w:r>
        <w:t>December 30 (31) / Tobi 4: St. John the Evangelist</w:t>
      </w:r>
      <w:bookmarkEnd w:id="1350"/>
      <w:bookmarkEnd w:id="1351"/>
    </w:p>
    <w:p w14:paraId="3C0BCC81" w14:textId="77777777" w:rsidR="00FF5FF3" w:rsidRDefault="00FF5FF3" w:rsidP="00FF5FF3">
      <w:pPr>
        <w:pStyle w:val="Heading4"/>
      </w:pPr>
      <w:bookmarkStart w:id="1352" w:name="_Ref434488768"/>
      <w:r>
        <w:t>The Doxology</w:t>
      </w:r>
      <w:r w:rsidR="00B46E6E">
        <w:t xml:space="preserve"> for</w:t>
      </w:r>
      <w:r w:rsidR="00BC160E">
        <w:t xml:space="preserve"> St. John the Evangelist</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53"/>
            <w:r>
              <w:t>Zebulun</w:t>
            </w:r>
            <w:commentRangeEnd w:id="1353"/>
            <w:r>
              <w:rPr>
                <w:rStyle w:val="FootnoteReference"/>
              </w:rPr>
              <w:footnoteReference w:id="889"/>
            </w:r>
            <w:r>
              <w:rPr>
                <w:rStyle w:val="CommentReference"/>
                <w:rFonts w:ascii="Times New Roman" w:eastAsiaTheme="minorHAnsi" w:hAnsi="Times New Roman" w:cstheme="minorBidi"/>
                <w:color w:val="auto"/>
              </w:rPr>
              <w:commentReference w:id="135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9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54" w:name="_Toc410196204"/>
      <w:bookmarkStart w:id="1355" w:name="_Toc410196446"/>
      <w:bookmarkStart w:id="1356" w:name="_Toc410196948"/>
      <w:bookmarkStart w:id="1357" w:name="_Toc448515410"/>
      <w:bookmarkStart w:id="1358" w:name="January"/>
      <w:bookmarkEnd w:id="1273"/>
      <w:bookmarkEnd w:id="1292"/>
      <w:bookmarkEnd w:id="1293"/>
      <w:bookmarkEnd w:id="1294"/>
      <w:r>
        <w:lastRenderedPageBreak/>
        <w:t>January</w:t>
      </w:r>
      <w:bookmarkEnd w:id="1354"/>
      <w:bookmarkEnd w:id="1355"/>
      <w:bookmarkEnd w:id="1356"/>
      <w:r w:rsidR="00FF5FF3">
        <w:t xml:space="preserve"> or </w:t>
      </w:r>
      <w:r w:rsidR="00FF5FF3">
        <w:rPr>
          <w:rFonts w:ascii="FreeSerifAvvaShenouda" w:hAnsi="FreeSerifAvvaShenouda" w:cs="FreeSerifAvvaShenouda"/>
        </w:rPr>
        <w:t>Ⲧⲱⲃⲓ</w:t>
      </w:r>
      <w:bookmarkEnd w:id="1357"/>
    </w:p>
    <w:bookmarkStart w:id="1359" w:name="_Toc410196205" w:displacedByCustomXml="next"/>
    <w:bookmarkStart w:id="1360" w:name="_Toc410196447" w:displacedByCustomXml="next"/>
    <w:bookmarkStart w:id="1361" w:name="_Toc410196949" w:displacedByCustomXml="next"/>
    <w:sdt>
      <w:sdtPr>
        <w:id w:val="-286434970"/>
        <w:docPartObj>
          <w:docPartGallery w:val="Table of Contents"/>
          <w:docPartUnique/>
        </w:docPartObj>
      </w:sdtPr>
      <w:sdtEndPr>
        <w:rPr>
          <w:b/>
          <w:bCs/>
          <w:noProof/>
        </w:rPr>
      </w:sdtEndPr>
      <w:sdtContent>
        <w:p w14:paraId="3201AE1E" w14:textId="53C7EBA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44A4C">
              <w:rPr>
                <w:noProof/>
                <w:webHidden/>
              </w:rPr>
              <w:t>712</w:t>
            </w:r>
            <w:r w:rsidR="00E35F1F">
              <w:rPr>
                <w:noProof/>
                <w:webHidden/>
              </w:rPr>
              <w:fldChar w:fldCharType="end"/>
            </w:r>
          </w:hyperlink>
        </w:p>
        <w:p w14:paraId="05817EC8" w14:textId="77CE3E40" w:rsidR="00E35F1F" w:rsidRDefault="009448DA">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44A4C">
              <w:rPr>
                <w:noProof/>
                <w:webHidden/>
              </w:rPr>
              <w:t>721</w:t>
            </w:r>
            <w:r w:rsidR="00E35F1F">
              <w:rPr>
                <w:noProof/>
                <w:webHidden/>
              </w:rPr>
              <w:fldChar w:fldCharType="end"/>
            </w:r>
          </w:hyperlink>
        </w:p>
        <w:p w14:paraId="53E975E1" w14:textId="614F9575" w:rsidR="00E35F1F" w:rsidRDefault="009448DA">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44A4C">
              <w:rPr>
                <w:noProof/>
                <w:webHidden/>
              </w:rPr>
              <w:t>753</w:t>
            </w:r>
            <w:r w:rsidR="00E35F1F">
              <w:rPr>
                <w:noProof/>
                <w:webHidden/>
              </w:rPr>
              <w:fldChar w:fldCharType="end"/>
            </w:r>
          </w:hyperlink>
        </w:p>
        <w:p w14:paraId="3E5C0D8F" w14:textId="4E82523B" w:rsidR="00E35F1F" w:rsidRDefault="009448DA">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44A4C">
              <w:rPr>
                <w:noProof/>
                <w:webHidden/>
              </w:rPr>
              <w:t>754</w:t>
            </w:r>
            <w:r w:rsidR="00E35F1F">
              <w:rPr>
                <w:noProof/>
                <w:webHidden/>
              </w:rPr>
              <w:fldChar w:fldCharType="end"/>
            </w:r>
          </w:hyperlink>
        </w:p>
        <w:p w14:paraId="6C80F21A" w14:textId="3396988B" w:rsidR="00E35F1F" w:rsidRDefault="009448DA">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44A4C">
              <w:rPr>
                <w:noProof/>
                <w:webHidden/>
              </w:rPr>
              <w:t>754</w:t>
            </w:r>
            <w:r w:rsidR="00E35F1F">
              <w:rPr>
                <w:noProof/>
                <w:webHidden/>
              </w:rPr>
              <w:fldChar w:fldCharType="end"/>
            </w:r>
          </w:hyperlink>
        </w:p>
        <w:p w14:paraId="29D4B067" w14:textId="0A01AC90" w:rsidR="00E35F1F" w:rsidRDefault="009448DA">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44A4C">
              <w:rPr>
                <w:noProof/>
                <w:webHidden/>
              </w:rPr>
              <w:t>755</w:t>
            </w:r>
            <w:r w:rsidR="00E35F1F">
              <w:rPr>
                <w:noProof/>
                <w:webHidden/>
              </w:rPr>
              <w:fldChar w:fldCharType="end"/>
            </w:r>
          </w:hyperlink>
        </w:p>
        <w:p w14:paraId="5F803B0E" w14:textId="760809FC" w:rsidR="00E35F1F" w:rsidRDefault="009448DA">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44A4C">
              <w:rPr>
                <w:noProof/>
                <w:webHidden/>
              </w:rPr>
              <w:t>763</w:t>
            </w:r>
            <w:r w:rsidR="00E35F1F">
              <w:rPr>
                <w:noProof/>
                <w:webHidden/>
              </w:rPr>
              <w:fldChar w:fldCharType="end"/>
            </w:r>
          </w:hyperlink>
        </w:p>
        <w:p w14:paraId="5566678B" w14:textId="589FF290" w:rsidR="00E35F1F" w:rsidRDefault="009448DA">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44A4C">
              <w:rPr>
                <w:noProof/>
                <w:webHidden/>
              </w:rPr>
              <w:t>766</w:t>
            </w:r>
            <w:r w:rsidR="00E35F1F">
              <w:rPr>
                <w:noProof/>
                <w:webHidden/>
              </w:rPr>
              <w:fldChar w:fldCharType="end"/>
            </w:r>
          </w:hyperlink>
        </w:p>
        <w:p w14:paraId="549F2912" w14:textId="4E9D2584" w:rsidR="00E35F1F" w:rsidRDefault="009448DA">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78F76EC1" w14:textId="294808C5" w:rsidR="00E35F1F" w:rsidRDefault="009448DA">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4760CC70" w14:textId="505F517E" w:rsidR="00E35F1F" w:rsidRDefault="009448DA">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678FB4EF" w14:textId="12BDAFF8" w:rsidR="00E35F1F" w:rsidRDefault="009448DA">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0F1D2346" w14:textId="3900B6BE" w:rsidR="00E35F1F" w:rsidRDefault="009448DA">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6BDEDDDD" w14:textId="2A360365" w:rsidR="00E35F1F" w:rsidRDefault="009448DA">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5FF25248" w14:textId="5A00405B" w:rsidR="00E35F1F" w:rsidRDefault="009448DA">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6E4B7CAE" w14:textId="0031E0FC" w:rsidR="00E35F1F" w:rsidRDefault="009448DA">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60FB07F6" w14:textId="113A2E04" w:rsidR="00E35F1F" w:rsidRDefault="009448DA">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44A4C">
              <w:rPr>
                <w:noProof/>
                <w:webHidden/>
              </w:rPr>
              <w:t>770</w:t>
            </w:r>
            <w:r w:rsidR="00E35F1F">
              <w:rPr>
                <w:noProof/>
                <w:webHidden/>
              </w:rPr>
              <w:fldChar w:fldCharType="end"/>
            </w:r>
          </w:hyperlink>
        </w:p>
        <w:p w14:paraId="196D3FD0" w14:textId="347D8357" w:rsidR="00E35F1F" w:rsidRDefault="009448DA">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44A4C">
              <w:rPr>
                <w:noProof/>
                <w:webHidden/>
              </w:rPr>
              <w:t>770</w:t>
            </w:r>
            <w:r w:rsidR="00E35F1F">
              <w:rPr>
                <w:noProof/>
                <w:webHidden/>
              </w:rPr>
              <w:fldChar w:fldCharType="end"/>
            </w:r>
          </w:hyperlink>
        </w:p>
        <w:p w14:paraId="0F35C111" w14:textId="65F5ABEE" w:rsidR="00E35F1F" w:rsidRDefault="009448DA">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44A4C">
              <w:rPr>
                <w:noProof/>
                <w:webHidden/>
              </w:rPr>
              <w:t>771</w:t>
            </w:r>
            <w:r w:rsidR="00E35F1F">
              <w:rPr>
                <w:noProof/>
                <w:webHidden/>
              </w:rPr>
              <w:fldChar w:fldCharType="end"/>
            </w:r>
          </w:hyperlink>
        </w:p>
        <w:p w14:paraId="1C3C6CFD" w14:textId="3238E9B9" w:rsidR="00E35F1F" w:rsidRDefault="009448DA">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44A4C">
              <w:rPr>
                <w:noProof/>
                <w:webHidden/>
              </w:rPr>
              <w:t>771</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62" w:name="_Toc448227536"/>
      <w:r>
        <w:rPr>
          <w:lang w:val="en-US"/>
        </w:rPr>
        <w:lastRenderedPageBreak/>
        <w:t>January 1 (2) / Tobi 6</w:t>
      </w:r>
      <w:r w:rsidR="00FF5FF3">
        <w:rPr>
          <w:lang w:val="en-US"/>
        </w:rPr>
        <w:t xml:space="preserve">: The Feast of the </w:t>
      </w:r>
      <w:r w:rsidR="00495F1A">
        <w:t>Circumcision</w:t>
      </w:r>
      <w:bookmarkEnd w:id="1361"/>
      <w:bookmarkEnd w:id="1360"/>
      <w:bookmarkEnd w:id="1359"/>
      <w:bookmarkEnd w:id="1362"/>
    </w:p>
    <w:p w14:paraId="1387E376" w14:textId="77777777" w:rsidR="00FF5FF3" w:rsidRDefault="00FF5FF3" w:rsidP="00FF5FF3">
      <w:pPr>
        <w:pStyle w:val="Heading4"/>
      </w:pPr>
      <w:bookmarkStart w:id="1363" w:name="_Ref434477590"/>
      <w:r>
        <w:t>The Doxology</w:t>
      </w:r>
      <w:r w:rsidR="00E21EA3">
        <w:t xml:space="preserve"> for the Circumcision</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64"/>
            <w:r>
              <w:t xml:space="preserve">Christian </w:t>
            </w:r>
            <w:commentRangeEnd w:id="1364"/>
            <w:r>
              <w:rPr>
                <w:rStyle w:val="CommentReference"/>
                <w:rFonts w:ascii="Times New Roman" w:eastAsiaTheme="minorHAnsi" w:hAnsi="Times New Roman" w:cstheme="minorBidi"/>
                <w:color w:val="auto"/>
              </w:rPr>
              <w:commentReference w:id="136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65" w:name="_Ref434475229"/>
      <w:r>
        <w:t>The Psali Adam</w:t>
      </w:r>
      <w:r w:rsidR="006C1B94">
        <w:t xml:space="preserve"> for the Circumcision</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66"/>
            <w:r>
              <w:t xml:space="preserve">Victorious </w:t>
            </w:r>
            <w:commentRangeEnd w:id="1366"/>
            <w:r>
              <w:rPr>
                <w:rStyle w:val="CommentReference"/>
              </w:rPr>
              <w:commentReference w:id="136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67" w:name="_Ref434475252"/>
      <w:r>
        <w:t>The Psali Batos</w:t>
      </w:r>
      <w:r w:rsidR="006C1B94">
        <w:t xml:space="preserve"> for the Circumcision</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68"/>
            <w:r>
              <w:t>divinity</w:t>
            </w:r>
            <w:commentRangeEnd w:id="1368"/>
            <w:r>
              <w:rPr>
                <w:rStyle w:val="CommentReference"/>
              </w:rPr>
              <w:commentReference w:id="136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69" w:name="_Toc410196206"/>
      <w:bookmarkStart w:id="1370" w:name="_Toc410196448"/>
      <w:bookmarkStart w:id="1371" w:name="_Toc410196950"/>
      <w:bookmarkStart w:id="1372" w:name="_Toc448227537"/>
      <w:r>
        <w:t xml:space="preserve">January 6 (7) / Tobi 11: The Feast of </w:t>
      </w:r>
      <w:r w:rsidR="00495F1A">
        <w:t>Theophany</w:t>
      </w:r>
      <w:bookmarkEnd w:id="1369"/>
      <w:bookmarkEnd w:id="1370"/>
      <w:bookmarkEnd w:id="1371"/>
      <w:bookmarkEnd w:id="1372"/>
    </w:p>
    <w:p w14:paraId="322B4F7B" w14:textId="77777777" w:rsidR="00FF5FF3" w:rsidRDefault="00430630" w:rsidP="00FF5FF3">
      <w:pPr>
        <w:pStyle w:val="Heading4"/>
      </w:pPr>
      <w:bookmarkStart w:id="1373" w:name="_Ref434477630"/>
      <w:r>
        <w:t>An</w:t>
      </w:r>
      <w:r w:rsidR="00FF5FF3">
        <w:t xml:space="preserve"> </w:t>
      </w:r>
      <w:r>
        <w:t xml:space="preserve">Abridged </w:t>
      </w:r>
      <w:r w:rsidR="00FF5FF3">
        <w:t>Doxology</w:t>
      </w:r>
      <w:r w:rsidR="00E21EA3">
        <w:t xml:space="preserve"> for Theophany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74" w:name="_Ref434477641"/>
      <w:r>
        <w:lastRenderedPageBreak/>
        <w:t>The First Doxology for Theophany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75" w:name="_Ref434477660"/>
      <w:r>
        <w:lastRenderedPageBreak/>
        <w:t>The Second Doxology for Theophany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76" w:name="_Ref434475280"/>
      <w:r>
        <w:t>The Sunday Psali Adam</w:t>
      </w:r>
      <w:r w:rsidR="006C1B94">
        <w:t xml:space="preserve"> for Theophany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77"/>
            <w:r>
              <w:t xml:space="preserve">confirm </w:t>
            </w:r>
            <w:commentRangeEnd w:id="1377"/>
            <w:r>
              <w:rPr>
                <w:rStyle w:val="CommentReference"/>
              </w:rPr>
              <w:commentReference w:id="137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78"/>
            <w:r>
              <w:t>ⲛ̀ϫⲉ</w:t>
            </w:r>
            <w:commentRangeEnd w:id="1378"/>
            <w:r>
              <w:rPr>
                <w:rStyle w:val="CommentReference"/>
                <w:rFonts w:ascii="Times New Roman" w:hAnsi="Times New Roman"/>
              </w:rPr>
              <w:commentReference w:id="137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79"/>
            <w:r>
              <w:t>moved</w:t>
            </w:r>
            <w:commentRangeEnd w:id="1379"/>
            <w:r>
              <w:rPr>
                <w:rStyle w:val="CommentReference"/>
              </w:rPr>
              <w:commentReference w:id="137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0"/>
            <w:r>
              <w:t>thrice holy,</w:t>
            </w:r>
            <w:commentRangeEnd w:id="1380"/>
            <w:r>
              <w:rPr>
                <w:rStyle w:val="CommentReference"/>
              </w:rPr>
              <w:commentReference w:id="138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1" w:name="_Ref434475309"/>
      <w:r>
        <w:lastRenderedPageBreak/>
        <w:t>The Monday Psali Adam</w:t>
      </w:r>
      <w:r w:rsidR="006C1B94">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82"/>
            <w:r>
              <w:t xml:space="preserve">Ⲓⲱⲁⲛⲛⲟⲩ </w:t>
            </w:r>
            <w:commentRangeEnd w:id="1382"/>
            <w:r>
              <w:rPr>
                <w:rStyle w:val="CommentReference"/>
                <w:rFonts w:ascii="Times New Roman" w:hAnsi="Times New Roman"/>
              </w:rPr>
              <w:commentReference w:id="138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83"/>
            <w:r>
              <w:rPr>
                <w:rFonts w:eastAsia="Arial Unicode MS" w:cs="FreeSerifAvvaShenouda"/>
              </w:rPr>
              <w:t>ⲛⲓϯϩⲟ</w:t>
            </w:r>
            <w:commentRangeEnd w:id="1383"/>
            <w:r>
              <w:rPr>
                <w:rStyle w:val="CommentReference"/>
                <w:rFonts w:ascii="Times New Roman" w:hAnsi="Times New Roman"/>
              </w:rPr>
              <w:commentReference w:id="138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84" w:name="_Ref434475331"/>
      <w:r>
        <w:t>The Tuesday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85"/>
            <w:r>
              <w:t>ⲫⲏ</w:t>
            </w:r>
            <w:commentRangeEnd w:id="1385"/>
            <w:r>
              <w:rPr>
                <w:rStyle w:val="CommentReference"/>
                <w:rFonts w:ascii="Times New Roman" w:hAnsi="Times New Roman"/>
              </w:rPr>
              <w:commentReference w:id="138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86"/>
            <w:r>
              <w:t>ϯⲥⲩⲛⲧⲉⲗⲓⲁ</w:t>
            </w:r>
            <w:commentRangeEnd w:id="1386"/>
            <w:r>
              <w:rPr>
                <w:rStyle w:val="CommentReference"/>
                <w:rFonts w:ascii="Times New Roman" w:hAnsi="Times New Roman"/>
              </w:rPr>
              <w:commentReference w:id="138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87" w:name="_Ref434475362"/>
      <w:r>
        <w:t>The Wednesday Psali Batos</w:t>
      </w:r>
      <w:r w:rsidR="006C1B94">
        <w:t xml:space="preserve"> for Theophany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88" w:name="_Ref434475388"/>
      <w:r>
        <w:t>The Thursday Psali Batos</w:t>
      </w:r>
      <w:r w:rsidR="006C1B94">
        <w:t xml:space="preserve"> for Theophany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89" w:name="_Ref434475411"/>
      <w:r>
        <w:t>The Friday Psali Batos</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0" w:name="_Ref434475434"/>
      <w:r>
        <w:t>The Saturday Psali Batos</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1"/>
            <w:r>
              <w:t>liberty</w:t>
            </w:r>
            <w:commentRangeEnd w:id="1391"/>
            <w:r>
              <w:rPr>
                <w:rStyle w:val="CommentReference"/>
              </w:rPr>
              <w:commentReference w:id="139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92"/>
            <w:r>
              <w:t xml:space="preserve">confirm </w:t>
            </w:r>
            <w:commentRangeEnd w:id="1392"/>
            <w:r>
              <w:rPr>
                <w:rStyle w:val="CommentReference"/>
              </w:rPr>
              <w:commentReference w:id="139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93" w:name="_Toc448227538"/>
      <w:r>
        <w:t>January 7 (8) / Tobi 12</w:t>
      </w:r>
      <w:r w:rsidR="001225FA">
        <w:t xml:space="preserve">: </w:t>
      </w:r>
      <w:r>
        <w:t>The Second Day of the Feast of Theophany</w:t>
      </w:r>
      <w:bookmarkEnd w:id="139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94" w:name="_Toc448227539"/>
      <w:r>
        <w:lastRenderedPageBreak/>
        <w:t>January 7 (8) / Tobi 12</w:t>
      </w:r>
      <w:r w:rsidR="001225FA">
        <w:t xml:space="preserve">: </w:t>
      </w:r>
      <w:r>
        <w:t>Also the Commemoration of Archangel Michael</w:t>
      </w:r>
      <w:bookmarkEnd w:id="1394"/>
    </w:p>
    <w:p w14:paraId="322A578A" w14:textId="1F40F16B" w:rsidR="00191A26" w:rsidRPr="00B637D8" w:rsidRDefault="00191A26" w:rsidP="00191A26">
      <w:pPr>
        <w:pStyle w:val="Rubric"/>
      </w:pPr>
      <w:bookmarkStart w:id="1395" w:name="_Toc410196207"/>
      <w:bookmarkStart w:id="1396" w:name="_Toc410196449"/>
      <w:bookmarkStart w:id="1397" w:name="_Toc410196951"/>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D6D1BDB" w14:textId="77777777" w:rsidR="006B44CE" w:rsidRDefault="006B44CE" w:rsidP="006B44CE">
      <w:pPr>
        <w:pStyle w:val="Heading3"/>
      </w:pPr>
      <w:bookmarkStart w:id="1398" w:name="_Ref434562461"/>
      <w:bookmarkStart w:id="1399" w:name="_Toc448227540"/>
      <w:r>
        <w:t>January 7 (8) / Tobi 12</w:t>
      </w:r>
      <w:r w:rsidR="001225FA">
        <w:t xml:space="preserve">: </w:t>
      </w:r>
      <w:commentRangeStart w:id="1400"/>
      <w:r>
        <w:t>Also St. Theodore Anatoly</w:t>
      </w:r>
      <w:commentRangeEnd w:id="1400"/>
      <w:r>
        <w:rPr>
          <w:rStyle w:val="CommentReference"/>
          <w:rFonts w:eastAsiaTheme="minorHAnsi" w:cstheme="minorBidi"/>
          <w:b w:val="0"/>
          <w:bCs w:val="0"/>
        </w:rPr>
        <w:commentReference w:id="1400"/>
      </w:r>
      <w:bookmarkEnd w:id="1398"/>
      <w:bookmarkEnd w:id="1399"/>
    </w:p>
    <w:p w14:paraId="7DD26869" w14:textId="77777777" w:rsidR="006B44CE" w:rsidRDefault="006B44CE" w:rsidP="006B44CE">
      <w:pPr>
        <w:pStyle w:val="Heading4"/>
      </w:pPr>
      <w:bookmarkStart w:id="1401" w:name="_Ref434477694"/>
      <w:bookmarkStart w:id="1402" w:name="_Ref434489376"/>
      <w:r>
        <w:t>The Doxology</w:t>
      </w:r>
      <w:bookmarkEnd w:id="1401"/>
      <w:r w:rsidR="00B46E6E">
        <w:t xml:space="preserve"> for St. Theodore Anatoly</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03" w:name="_Toc448227541"/>
      <w:r>
        <w:t>January 8 (9) / Tobi 13: The Feast of T</w:t>
      </w:r>
      <w:r w:rsidR="00495F1A">
        <w:t>he Wedding of Cana of Galilee</w:t>
      </w:r>
      <w:bookmarkEnd w:id="1395"/>
      <w:bookmarkEnd w:id="1396"/>
      <w:bookmarkEnd w:id="1397"/>
      <w:bookmarkEnd w:id="1403"/>
    </w:p>
    <w:p w14:paraId="46F7A60E" w14:textId="77777777" w:rsidR="00A37BB6" w:rsidRDefault="00A37BB6" w:rsidP="00A37BB6">
      <w:pPr>
        <w:pStyle w:val="Heading4"/>
      </w:pPr>
      <w:bookmarkStart w:id="1404" w:name="_Ref434477774"/>
      <w:r>
        <w:t>The Doxology</w:t>
      </w:r>
      <w:r w:rsidR="00E21EA3">
        <w:t xml:space="preserve"> for the Wedding of Cana</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05" w:name="_Ref434475472"/>
      <w:r>
        <w:t>The Psali Adam</w:t>
      </w:r>
      <w:r w:rsidR="006C1B94">
        <w:t xml:space="preserve"> for the Wedding of Cana</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06" w:name="_Ref434475500"/>
      <w:r>
        <w:lastRenderedPageBreak/>
        <w:t>The Psali Batos</w:t>
      </w:r>
      <w:r w:rsidR="006C1B94">
        <w:t xml:space="preserve"> for the Wedding of Cana</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07" w:name="_Ref434560112"/>
      <w:bookmarkStart w:id="1408" w:name="_Toc448227542"/>
      <w:r>
        <w:t>January 8 (9) / Tobi 13: Also the Martyrdom of St. Demiana</w:t>
      </w:r>
      <w:bookmarkEnd w:id="1407"/>
      <w:bookmarkEnd w:id="1408"/>
    </w:p>
    <w:p w14:paraId="1CED9AFC" w14:textId="5529E33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44A4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44A4C">
        <w:rPr>
          <w:noProof/>
        </w:rPr>
        <w:t>573</w:t>
      </w:r>
      <w:r w:rsidR="002409EF">
        <w:fldChar w:fldCharType="end"/>
      </w:r>
      <w:r>
        <w:t>.</w:t>
      </w:r>
    </w:p>
    <w:p w14:paraId="625F7E74" w14:textId="77777777" w:rsidR="00B53E05" w:rsidRDefault="00B53E05" w:rsidP="00B53E05">
      <w:pPr>
        <w:pStyle w:val="Heading4"/>
      </w:pPr>
      <w:bookmarkStart w:id="1409" w:name="_Ref434490124"/>
      <w:r>
        <w:lastRenderedPageBreak/>
        <w:t>Another Doxology of St. Demiana</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9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9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0" w:name="_Ref434563224"/>
      <w:bookmarkStart w:id="1411" w:name="_Toc448227543"/>
      <w:r>
        <w:t>January 9 (10) / Tobi 14: St. Maximus</w:t>
      </w:r>
      <w:bookmarkEnd w:id="1410"/>
      <w:bookmarkEnd w:id="1411"/>
    </w:p>
    <w:p w14:paraId="1847ABB1" w14:textId="77777777" w:rsidR="00662600" w:rsidRDefault="00810F04" w:rsidP="00810F04">
      <w:pPr>
        <w:pStyle w:val="Heading4"/>
      </w:pPr>
      <w:bookmarkStart w:id="1412" w:name="_Ref434490957"/>
      <w:r>
        <w:t>The Doxology for</w:t>
      </w:r>
      <w:r w:rsidR="00662600">
        <w:t xml:space="preserve"> Sts. Maximus and Dometius</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9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9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16" w:name="_Toc448227544"/>
      <w:r>
        <w:t>Jan</w:t>
      </w:r>
      <w:r w:rsidR="00662600">
        <w:t>uary 12 (13) / Tobi 17: St. Dome</w:t>
      </w:r>
      <w:r>
        <w:t>tius</w:t>
      </w:r>
      <w:bookmarkEnd w:id="1416"/>
    </w:p>
    <w:p w14:paraId="1995A2EE" w14:textId="436954B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44A4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44A4C">
        <w:rPr>
          <w:noProof/>
        </w:rPr>
        <w:t>766</w:t>
      </w:r>
      <w:r w:rsidR="002409EF">
        <w:fldChar w:fldCharType="end"/>
      </w:r>
      <w:r>
        <w:t>.</w:t>
      </w:r>
    </w:p>
    <w:p w14:paraId="31A975E9" w14:textId="1B628146" w:rsidR="00740C6C" w:rsidRPr="00FF5FF3" w:rsidRDefault="00740C6C" w:rsidP="00740C6C">
      <w:pPr>
        <w:pStyle w:val="Heading3"/>
      </w:pPr>
      <w:bookmarkStart w:id="1417" w:name="_Toc448227545"/>
      <w:r>
        <w:t>January 13 (14) / Tobi 18: St. Hilary of Poitiers</w:t>
      </w:r>
      <w:bookmarkEnd w:id="1417"/>
    </w:p>
    <w:p w14:paraId="1C984C3F" w14:textId="77777777" w:rsidR="00160DE3" w:rsidRDefault="00160DE3" w:rsidP="00160DE3">
      <w:pPr>
        <w:pStyle w:val="Heading3"/>
      </w:pPr>
      <w:bookmarkStart w:id="1418" w:name="_Toc448227546"/>
      <w:bookmarkStart w:id="1419" w:name="_Toc410196208"/>
      <w:bookmarkStart w:id="1420" w:name="_Toc410196450"/>
      <w:bookmarkStart w:id="1421" w:name="_Toc410196952"/>
      <w:r>
        <w:t>January 15 (16) / Tobi 20: Departure of St. Prochorus the Disciple</w:t>
      </w:r>
      <w:bookmarkEnd w:id="1418"/>
    </w:p>
    <w:p w14:paraId="19B1C0D1" w14:textId="2672FC35"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33EC0AE" w14:textId="77777777" w:rsidR="00495F1A" w:rsidRDefault="00FF5FF3" w:rsidP="00495F1A">
      <w:pPr>
        <w:pStyle w:val="Heading3"/>
      </w:pPr>
      <w:bookmarkStart w:id="1422" w:name="_Toc448227547"/>
      <w:r>
        <w:t xml:space="preserve">January 16 (17) / Tobi 21: </w:t>
      </w:r>
      <w:r w:rsidR="00495F1A">
        <w:t>The Dormition of the Virgin</w:t>
      </w:r>
      <w:bookmarkEnd w:id="1419"/>
      <w:bookmarkEnd w:id="1420"/>
      <w:bookmarkEnd w:id="1421"/>
      <w:bookmarkEnd w:id="1422"/>
    </w:p>
    <w:p w14:paraId="2972BA3D" w14:textId="6340344E"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315F86A2" w14:textId="77777777" w:rsidR="00FF5FF3" w:rsidRDefault="00FF5FF3" w:rsidP="00FF5FF3">
      <w:pPr>
        <w:pStyle w:val="Heading3"/>
      </w:pPr>
      <w:bookmarkStart w:id="1423" w:name="_Ref434560171"/>
      <w:bookmarkStart w:id="1424" w:name="_Toc448227548"/>
      <w:r>
        <w:t>January 17 (18) / Tobi 22: St. Anthony the Great</w:t>
      </w:r>
      <w:bookmarkEnd w:id="1423"/>
      <w:bookmarkEnd w:id="1424"/>
    </w:p>
    <w:p w14:paraId="38BCD1D7" w14:textId="77777777" w:rsidR="00FF5FF3" w:rsidRDefault="00FF5FF3" w:rsidP="00FF5FF3">
      <w:pPr>
        <w:pStyle w:val="Heading4"/>
      </w:pPr>
      <w:bookmarkStart w:id="1425" w:name="_Ref434490340"/>
      <w:r>
        <w:t>The Doxology</w:t>
      </w:r>
      <w:r w:rsidR="00B46E6E">
        <w:t xml:space="preserve"> for St. Anthony the Great</w:t>
      </w:r>
      <w:bookmarkEnd w:id="1425"/>
    </w:p>
    <w:p w14:paraId="3ECAE88B" w14:textId="1A36D3D9"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44A4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44A4C">
        <w:rPr>
          <w:noProof/>
        </w:rPr>
        <w:t>579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26" w:name="_Toc448227549"/>
      <w:r>
        <w:lastRenderedPageBreak/>
        <w:t>January 18 (19) / Tobi 23: St. Timothy the Apostle</w:t>
      </w:r>
      <w:bookmarkEnd w:id="1426"/>
    </w:p>
    <w:p w14:paraId="7EAF3C01" w14:textId="505744A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39DDB91" w14:textId="77777777" w:rsidR="00596AC8" w:rsidRDefault="00596AC8" w:rsidP="00596AC8">
      <w:pPr>
        <w:pStyle w:val="Heading3"/>
      </w:pPr>
      <w:bookmarkStart w:id="1427" w:name="_Toc448227550"/>
      <w:r>
        <w:t>January 22 (23) / Tobi 27: Archangel Suriel</w:t>
      </w:r>
      <w:bookmarkEnd w:id="1427"/>
    </w:p>
    <w:p w14:paraId="79FCFE0C" w14:textId="77777777" w:rsidR="00596AC8" w:rsidRDefault="00596AC8" w:rsidP="00596AC8">
      <w:pPr>
        <w:pStyle w:val="Heading4"/>
      </w:pPr>
      <w:bookmarkStart w:id="1428" w:name="_Ref434488250"/>
      <w:r>
        <w:t>The Doxology</w:t>
      </w:r>
      <w:r w:rsidR="00B46E6E">
        <w:t xml:space="preserve"> for Archangel Suriel</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29" w:name="_Toc448227551"/>
      <w:r>
        <w:t>January 22 (23) / Tobi 27: Also Relocation of St. Timothy the Apostle’s Relics</w:t>
      </w:r>
      <w:bookmarkEnd w:id="1429"/>
    </w:p>
    <w:p w14:paraId="3FBC7E0C" w14:textId="2A5001BE" w:rsidR="00191A26" w:rsidRDefault="00191A26" w:rsidP="00191A26">
      <w:pPr>
        <w:pStyle w:val="Rubric"/>
      </w:pPr>
      <w:bookmarkStart w:id="1430" w:name="_Ref434560218"/>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D3C66F4" w14:textId="77777777" w:rsidR="00B52D77" w:rsidRDefault="00B52D77" w:rsidP="00B52D77">
      <w:pPr>
        <w:pStyle w:val="Heading3"/>
      </w:pPr>
      <w:bookmarkStart w:id="1431" w:name="_Toc448227552"/>
      <w:r>
        <w:lastRenderedPageBreak/>
        <w:t>January 24 (25) / Tobi 29: Commemoration of the Annunciation, Nativity, and Resurrection on the 29</w:t>
      </w:r>
      <w:r w:rsidRPr="00C0205C">
        <w:rPr>
          <w:vertAlign w:val="superscript"/>
        </w:rPr>
        <w:t>th</w:t>
      </w:r>
      <w:r>
        <w:t xml:space="preserve"> of Every Month</w:t>
      </w:r>
      <w:bookmarkEnd w:id="1431"/>
    </w:p>
    <w:p w14:paraId="51467B40" w14:textId="24DFFFFB"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17F33393" w14:textId="77777777" w:rsidR="00C30529" w:rsidRDefault="00C30529" w:rsidP="00C30529">
      <w:pPr>
        <w:pStyle w:val="Heading3"/>
      </w:pPr>
      <w:bookmarkStart w:id="1432" w:name="_Toc448227553"/>
      <w:r>
        <w:t>January 27 (28) / Meshir 2: St. Paul the Anchorite</w:t>
      </w:r>
      <w:bookmarkEnd w:id="1430"/>
      <w:bookmarkEnd w:id="1432"/>
    </w:p>
    <w:p w14:paraId="680E4267" w14:textId="77777777" w:rsidR="00C30529" w:rsidRDefault="00C30529" w:rsidP="00C30529">
      <w:pPr>
        <w:pStyle w:val="Heading4"/>
      </w:pPr>
      <w:bookmarkStart w:id="1433" w:name="_Ref434490368"/>
      <w:r>
        <w:t>The Doxology</w:t>
      </w:r>
      <w:r w:rsidR="00B46E6E">
        <w:t xml:space="preserve"> for St. Paul the Anchorite</w:t>
      </w:r>
      <w:bookmarkEnd w:id="1433"/>
    </w:p>
    <w:p w14:paraId="06164582" w14:textId="1C4497AC"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44A4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44A4C">
        <w:rPr>
          <w:noProof/>
        </w:rPr>
        <w:t>579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89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89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34" w:name="_Toc448227554"/>
      <w:r>
        <w:t>January 29 (30) / Meshir 4: Martyrdom of St. Agabus the Disciple</w:t>
      </w:r>
      <w:bookmarkEnd w:id="1434"/>
    </w:p>
    <w:p w14:paraId="6DDD9040" w14:textId="73E895E1" w:rsidR="00191A26" w:rsidRDefault="00191A26" w:rsidP="00191A26">
      <w:pPr>
        <w:pStyle w:val="Rubric"/>
      </w:pPr>
      <w:bookmarkStart w:id="1435" w:name="_Toc410196209"/>
      <w:bookmarkStart w:id="1436" w:name="_Toc410196451"/>
      <w:bookmarkStart w:id="1437" w:name="_Toc410196953"/>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7F3DC96" w14:textId="77777777" w:rsidR="00E30E2D" w:rsidRDefault="00E30E2D" w:rsidP="00E30E2D">
      <w:pPr>
        <w:pStyle w:val="Heading3"/>
      </w:pPr>
      <w:bookmarkStart w:id="1438" w:name="_Toc448227555"/>
      <w:r>
        <w:t>January 21 (31) / Meshir 5: St. Apollo the Friend of St. Apip</w:t>
      </w:r>
      <w:bookmarkEnd w:id="1438"/>
    </w:p>
    <w:p w14:paraId="116251B8" w14:textId="697FAB1C"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044A4C">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044A4C">
        <w:rPr>
          <w:noProof/>
        </w:rPr>
        <w:t>630</w:t>
      </w:r>
      <w:r w:rsidR="002409EF">
        <w:fldChar w:fldCharType="end"/>
      </w:r>
      <w:r>
        <w:t>.</w:t>
      </w:r>
    </w:p>
    <w:p w14:paraId="03E5B08D" w14:textId="77777777" w:rsidR="00495F1A" w:rsidRDefault="00495F1A" w:rsidP="00495F1A">
      <w:pPr>
        <w:pStyle w:val="Heading2"/>
      </w:pPr>
      <w:bookmarkStart w:id="1439" w:name="_Toc448515411"/>
      <w:bookmarkStart w:id="1440" w:name="February"/>
      <w:bookmarkEnd w:id="1358"/>
      <w:r>
        <w:lastRenderedPageBreak/>
        <w:t>February</w:t>
      </w:r>
      <w:bookmarkEnd w:id="1435"/>
      <w:bookmarkEnd w:id="1436"/>
      <w:bookmarkEnd w:id="1437"/>
      <w:r w:rsidR="00C30529">
        <w:t xml:space="preserve"> or </w:t>
      </w:r>
      <w:r w:rsidR="00C30529">
        <w:rPr>
          <w:rFonts w:ascii="FreeSerifAvvaShenouda" w:hAnsi="FreeSerifAvvaShenouda" w:cs="FreeSerifAvvaShenouda"/>
        </w:rPr>
        <w:t>Ⲙϣⲓⲣ</w:t>
      </w:r>
      <w:bookmarkEnd w:id="1439"/>
    </w:p>
    <w:bookmarkStart w:id="1441" w:name="_Toc410196210" w:displacedByCustomXml="next"/>
    <w:bookmarkStart w:id="1442" w:name="_Toc410196452" w:displacedByCustomXml="next"/>
    <w:bookmarkStart w:id="1443" w:name="_Toc410196954" w:displacedByCustomXml="next"/>
    <w:sdt>
      <w:sdtPr>
        <w:id w:val="603392108"/>
        <w:docPartObj>
          <w:docPartGallery w:val="Table of Contents"/>
          <w:docPartUnique/>
        </w:docPartObj>
      </w:sdtPr>
      <w:sdtEndPr>
        <w:rPr>
          <w:b/>
          <w:bCs/>
          <w:noProof/>
        </w:rPr>
      </w:sdtEndPr>
      <w:sdtContent>
        <w:p w14:paraId="6D50D9BB" w14:textId="2859CC0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44A4C">
              <w:rPr>
                <w:noProof/>
                <w:webHidden/>
              </w:rPr>
              <w:t>773</w:t>
            </w:r>
            <w:r w:rsidR="00E35F1F">
              <w:rPr>
                <w:noProof/>
                <w:webHidden/>
              </w:rPr>
              <w:fldChar w:fldCharType="end"/>
            </w:r>
          </w:hyperlink>
        </w:p>
        <w:p w14:paraId="51BDD704" w14:textId="25E0720E" w:rsidR="00E35F1F" w:rsidRDefault="009448DA">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7AEE9209" w14:textId="21929F76" w:rsidR="00E35F1F" w:rsidRDefault="009448DA">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2D655E74" w14:textId="3581C383" w:rsidR="00E35F1F" w:rsidRDefault="009448DA">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24E5534C" w14:textId="11AF5E0C" w:rsidR="00E35F1F" w:rsidRDefault="009448DA">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0CB94535" w14:textId="12C3BB88" w:rsidR="00E35F1F" w:rsidRDefault="009448DA">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3AA0B761" w14:textId="204F6DA1" w:rsidR="00E35F1F" w:rsidRDefault="009448DA">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42A7D5C3" w14:textId="47A82423" w:rsidR="00E35F1F" w:rsidRDefault="009448DA">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3BC0654B" w14:textId="641BFB64" w:rsidR="00E35F1F" w:rsidRDefault="009448DA">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44A4C">
              <w:rPr>
                <w:noProof/>
                <w:webHidden/>
              </w:rPr>
              <w:t>775</w:t>
            </w:r>
            <w:r w:rsidR="00E35F1F">
              <w:rPr>
                <w:noProof/>
                <w:webHidden/>
              </w:rPr>
              <w:fldChar w:fldCharType="end"/>
            </w:r>
          </w:hyperlink>
        </w:p>
        <w:p w14:paraId="5EFAC4B6" w14:textId="2020B2EE" w:rsidR="00E35F1F" w:rsidRDefault="009448DA">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44A4C">
              <w:rPr>
                <w:noProof/>
                <w:webHidden/>
              </w:rPr>
              <w:t>775</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44" w:name="_Toc448227556"/>
      <w:r>
        <w:lastRenderedPageBreak/>
        <w:t xml:space="preserve">February 2 (3): Meshir 8: </w:t>
      </w:r>
      <w:r w:rsidR="00495F1A">
        <w:t>The Entrance into the Temple</w:t>
      </w:r>
      <w:bookmarkEnd w:id="1443"/>
      <w:bookmarkEnd w:id="1442"/>
      <w:bookmarkEnd w:id="1441"/>
      <w:bookmarkEnd w:id="1444"/>
    </w:p>
    <w:p w14:paraId="6E92944D" w14:textId="77777777" w:rsidR="00C30529" w:rsidRDefault="00C30529" w:rsidP="00124ADD">
      <w:pPr>
        <w:pStyle w:val="Heading4"/>
      </w:pPr>
      <w:bookmarkStart w:id="1445" w:name="_Ref434477815"/>
      <w:r>
        <w:t>The Doxology</w:t>
      </w:r>
      <w:r w:rsidR="00E21EA3">
        <w:t xml:space="preserve"> for the Entrance into the Temple</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3BB0417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44A4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44A4C">
        <w:rPr>
          <w:noProof/>
        </w:rPr>
        <w:t>713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44A4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44A4C">
        <w:rPr>
          <w:noProof/>
        </w:rPr>
        <w:t>717</w:t>
      </w:r>
      <w:r w:rsidR="002409EF">
        <w:fldChar w:fldCharType="end"/>
      </w:r>
      <w:r w:rsidR="002409EF">
        <w:t>.</w:t>
      </w:r>
    </w:p>
    <w:p w14:paraId="531960F8" w14:textId="77777777" w:rsidR="007F571C" w:rsidRDefault="007F571C" w:rsidP="007F571C">
      <w:pPr>
        <w:pStyle w:val="Heading3"/>
      </w:pPr>
      <w:bookmarkStart w:id="1446" w:name="_Toc448227557"/>
      <w:r>
        <w:t>February 4 (5) / Meshir 10: Martyrdom of St. James the Son of Alphaeus</w:t>
      </w:r>
      <w:bookmarkEnd w:id="1446"/>
    </w:p>
    <w:p w14:paraId="0FA9E3A3" w14:textId="74142CC6"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38E9A04" w14:textId="77777777" w:rsidR="00DD5136" w:rsidRDefault="00DD5136" w:rsidP="00DD5136">
      <w:pPr>
        <w:pStyle w:val="Heading3"/>
      </w:pPr>
      <w:bookmarkStart w:id="1447" w:name="_Toc448227558"/>
      <w:r>
        <w:t>February 6 (7) / Meshir 12: Commemoration of Archangel Michael</w:t>
      </w:r>
      <w:bookmarkEnd w:id="1447"/>
    </w:p>
    <w:p w14:paraId="10B74EF7" w14:textId="1FFE14BC"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35D2675" w14:textId="77777777" w:rsidR="000274A5" w:rsidRDefault="000274A5" w:rsidP="000274A5">
      <w:pPr>
        <w:pStyle w:val="Heading3"/>
      </w:pPr>
      <w:bookmarkStart w:id="1448" w:name="_Toc448227559"/>
      <w:r>
        <w:t>February 8 (9) / Meshir 14: The Departure of St. Severus</w:t>
      </w:r>
      <w:bookmarkEnd w:id="1448"/>
      <w:r>
        <w:t xml:space="preserve"> </w:t>
      </w:r>
    </w:p>
    <w:p w14:paraId="07993059" w14:textId="72F7670A"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44A4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44A4C">
        <w:rPr>
          <w:noProof/>
        </w:rPr>
        <w:t>623</w:t>
      </w:r>
      <w:r w:rsidR="002409EF">
        <w:fldChar w:fldCharType="end"/>
      </w:r>
      <w:r>
        <w:t>.</w:t>
      </w:r>
    </w:p>
    <w:p w14:paraId="1AE071A5" w14:textId="77777777" w:rsidR="00420011" w:rsidRDefault="00420011" w:rsidP="00420011">
      <w:pPr>
        <w:pStyle w:val="Heading3"/>
      </w:pPr>
      <w:bookmarkStart w:id="1449" w:name="_Toc448227560"/>
      <w:r>
        <w:t>February 10 (11) / Meshir 16: Isaac the Syrian</w:t>
      </w:r>
      <w:bookmarkEnd w:id="1449"/>
    </w:p>
    <w:p w14:paraId="2F7479F8" w14:textId="77777777" w:rsidR="005329C1" w:rsidRDefault="005242D1" w:rsidP="005329C1">
      <w:pPr>
        <w:pStyle w:val="Heading3"/>
      </w:pPr>
      <w:bookmarkStart w:id="1450" w:name="_Toc448227561"/>
      <w:r>
        <w:t>February</w:t>
      </w:r>
      <w:r w:rsidR="005329C1">
        <w:t xml:space="preserve"> 15 (16) / Meshir 21: Commemoration of the Theotokos</w:t>
      </w:r>
      <w:bookmarkEnd w:id="1450"/>
    </w:p>
    <w:p w14:paraId="2277ED52" w14:textId="4235F1E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6DD82E8A" w14:textId="77777777" w:rsidR="00160DE3" w:rsidRDefault="00160DE3" w:rsidP="00160DE3">
      <w:pPr>
        <w:pStyle w:val="Heading3"/>
      </w:pPr>
      <w:bookmarkStart w:id="1451" w:name="_Toc448227562"/>
      <w:r>
        <w:t>February 15 (16) / Meshir 21: Also Martyrdom of St. Onesimus, the Disciple of St. Paul</w:t>
      </w:r>
      <w:bookmarkEnd w:id="1451"/>
    </w:p>
    <w:p w14:paraId="197E567A" w14:textId="77777777" w:rsidR="00B52D77" w:rsidRDefault="00B52D77" w:rsidP="00B52D77">
      <w:pPr>
        <w:pStyle w:val="Heading3"/>
      </w:pPr>
      <w:bookmarkStart w:id="1452" w:name="_Toc448227563"/>
      <w:r>
        <w:t>February 23 (24) / Meshir 29: Commemoration of the Annunciation, Nativity, and Resurrection on the 29</w:t>
      </w:r>
      <w:r w:rsidRPr="00C0205C">
        <w:rPr>
          <w:vertAlign w:val="superscript"/>
        </w:rPr>
        <w:t>th</w:t>
      </w:r>
      <w:r>
        <w:t xml:space="preserve"> of Every Month</w:t>
      </w:r>
      <w:bookmarkEnd w:id="1452"/>
    </w:p>
    <w:p w14:paraId="1EC840FE" w14:textId="7822974B"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3720C5F" w14:textId="77777777" w:rsidR="005242D1" w:rsidRDefault="005242D1" w:rsidP="005242D1">
      <w:pPr>
        <w:pStyle w:val="Heading3"/>
      </w:pPr>
      <w:bookmarkStart w:id="1453" w:name="_Toc448227564"/>
      <w:r>
        <w:lastRenderedPageBreak/>
        <w:t>February 24 (25) / Meshir 30: Appearance of the Head of St. John the Baptist</w:t>
      </w:r>
      <w:bookmarkEnd w:id="1453"/>
    </w:p>
    <w:p w14:paraId="49513F8D" w14:textId="6A7075F7" w:rsidR="00191A26" w:rsidRDefault="00191A26" w:rsidP="00191A26">
      <w:pPr>
        <w:pStyle w:val="Rubric"/>
      </w:pPr>
      <w:bookmarkStart w:id="1454" w:name="_Toc410196211"/>
      <w:bookmarkStart w:id="1455" w:name="_Toc410196453"/>
      <w:bookmarkStart w:id="1456" w:name="_Toc410196955"/>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4CFFD00D" w14:textId="77777777" w:rsidR="001779C0" w:rsidRDefault="001779C0" w:rsidP="001779C0">
      <w:pPr>
        <w:pStyle w:val="Heading3"/>
      </w:pPr>
      <w:bookmarkStart w:id="1457" w:name="_Toc448227565"/>
      <w:r>
        <w:t>February 24 (25) / Meshir 30: Also St. Cyril VI</w:t>
      </w:r>
      <w:bookmarkEnd w:id="1457"/>
    </w:p>
    <w:p w14:paraId="0CDD55AC" w14:textId="77777777" w:rsidR="001779C0" w:rsidRDefault="001779C0" w:rsidP="001779C0">
      <w:pPr>
        <w:pStyle w:val="Heading4"/>
      </w:pPr>
      <w:bookmarkStart w:id="1458" w:name="_Ref434492506"/>
      <w:r>
        <w:t>The Doxology</w:t>
      </w:r>
      <w:r w:rsidR="00B82753">
        <w:t xml:space="preserve"> for St. Cyril VI</w:t>
      </w:r>
      <w:r>
        <w:rPr>
          <w:rStyle w:val="FootnoteReference"/>
        </w:rPr>
        <w:footnoteReference w:id="897"/>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59" w:name="_Toc448515412"/>
      <w:bookmarkStart w:id="1460" w:name="March"/>
      <w:bookmarkEnd w:id="1440"/>
      <w:r>
        <w:lastRenderedPageBreak/>
        <w:t>March</w:t>
      </w:r>
      <w:bookmarkEnd w:id="1454"/>
      <w:bookmarkEnd w:id="1455"/>
      <w:bookmarkEnd w:id="1456"/>
      <w:r w:rsidR="00C30529">
        <w:t xml:space="preserve"> or </w:t>
      </w:r>
      <w:r w:rsidR="00C30529">
        <w:rPr>
          <w:rFonts w:ascii="FreeSerifAvvaShenouda" w:hAnsi="FreeSerifAvvaShenouda" w:cs="FreeSerifAvvaShenouda"/>
        </w:rPr>
        <w:t>Ⲡⲁⲣⲙϩⲟⲧⲡ</w:t>
      </w:r>
      <w:bookmarkEnd w:id="1459"/>
    </w:p>
    <w:bookmarkStart w:id="1461" w:name="_Toc410196212" w:displacedByCustomXml="next"/>
    <w:bookmarkStart w:id="1462" w:name="_Toc410196454" w:displacedByCustomXml="next"/>
    <w:bookmarkStart w:id="1463" w:name="_Toc410196956" w:displacedByCustomXml="next"/>
    <w:sdt>
      <w:sdtPr>
        <w:id w:val="-1351720020"/>
        <w:docPartObj>
          <w:docPartGallery w:val="Table of Contents"/>
          <w:docPartUnique/>
        </w:docPartObj>
      </w:sdtPr>
      <w:sdtEndPr>
        <w:rPr>
          <w:b/>
          <w:bCs/>
          <w:noProof/>
        </w:rPr>
      </w:sdtEndPr>
      <w:sdtContent>
        <w:p w14:paraId="7AE7EA5B" w14:textId="488C83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44A4C">
              <w:rPr>
                <w:noProof/>
                <w:webHidden/>
              </w:rPr>
              <w:t>778</w:t>
            </w:r>
            <w:r w:rsidR="00E35F1F">
              <w:rPr>
                <w:noProof/>
                <w:webHidden/>
              </w:rPr>
              <w:fldChar w:fldCharType="end"/>
            </w:r>
          </w:hyperlink>
        </w:p>
        <w:p w14:paraId="2E169AD9" w14:textId="25C3E54D" w:rsidR="00E35F1F" w:rsidRDefault="009448DA">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343F3EFD" w14:textId="323B1103" w:rsidR="00E35F1F" w:rsidRDefault="009448DA">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796046AD" w14:textId="23C46AED" w:rsidR="00E35F1F" w:rsidRDefault="009448DA">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7D8441B9" w14:textId="561296FB" w:rsidR="00E35F1F" w:rsidRDefault="009448DA">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55DA3F2E" w14:textId="32B029DA" w:rsidR="00E35F1F" w:rsidRDefault="009448DA">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30B6B3FC" w14:textId="2B330C3D" w:rsidR="00E35F1F" w:rsidRDefault="009448DA">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44A4C">
              <w:rPr>
                <w:noProof/>
                <w:webHidden/>
              </w:rPr>
              <w:t>780</w:t>
            </w:r>
            <w:r w:rsidR="00E35F1F">
              <w:rPr>
                <w:noProof/>
                <w:webHidden/>
              </w:rPr>
              <w:fldChar w:fldCharType="end"/>
            </w:r>
          </w:hyperlink>
        </w:p>
        <w:p w14:paraId="6C239014" w14:textId="449784B5" w:rsidR="00E35F1F" w:rsidRDefault="009448DA">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44A4C">
              <w:rPr>
                <w:noProof/>
                <w:webHidden/>
              </w:rPr>
              <w:t>780</w:t>
            </w:r>
            <w:r w:rsidR="00E35F1F">
              <w:rPr>
                <w:noProof/>
                <w:webHidden/>
              </w:rPr>
              <w:fldChar w:fldCharType="end"/>
            </w:r>
          </w:hyperlink>
        </w:p>
        <w:p w14:paraId="2B5B3EB0" w14:textId="1A297BFB" w:rsidR="00E35F1F" w:rsidRDefault="009448DA">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44A4C">
              <w:rPr>
                <w:noProof/>
                <w:webHidden/>
              </w:rPr>
              <w:t>784</w:t>
            </w:r>
            <w:r w:rsidR="00E35F1F">
              <w:rPr>
                <w:noProof/>
                <w:webHidden/>
              </w:rPr>
              <w:fldChar w:fldCharType="end"/>
            </w:r>
          </w:hyperlink>
        </w:p>
        <w:p w14:paraId="66809D4F" w14:textId="65CA2FC0" w:rsidR="00E35F1F" w:rsidRDefault="009448DA">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44A4C">
              <w:rPr>
                <w:noProof/>
                <w:webHidden/>
              </w:rPr>
              <w:t>793</w:t>
            </w:r>
            <w:r w:rsidR="00E35F1F">
              <w:rPr>
                <w:noProof/>
                <w:webHidden/>
              </w:rPr>
              <w:fldChar w:fldCharType="end"/>
            </w:r>
          </w:hyperlink>
        </w:p>
        <w:p w14:paraId="6F1FC274" w14:textId="6CDD2805" w:rsidR="00E35F1F" w:rsidRDefault="009448DA">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44A4C">
              <w:rPr>
                <w:noProof/>
                <w:webHidden/>
              </w:rPr>
              <w:t>793</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64" w:name="_Toc448227566"/>
      <w:r>
        <w:lastRenderedPageBreak/>
        <w:t>March 2: Departure of St. Chad of Mercia</w:t>
      </w:r>
      <w:r w:rsidR="00377E51">
        <w:rPr>
          <w:rStyle w:val="FootnoteReference"/>
        </w:rPr>
        <w:footnoteReference w:id="898"/>
      </w:r>
      <w:bookmarkEnd w:id="1464"/>
    </w:p>
    <w:p w14:paraId="668738F1" w14:textId="77777777" w:rsidR="006A140A" w:rsidRDefault="006A140A" w:rsidP="006A140A">
      <w:pPr>
        <w:pStyle w:val="Heading4"/>
      </w:pPr>
      <w:bookmarkStart w:id="1465" w:name="_Ref434492702"/>
      <w:r>
        <w:t>The Doxology</w:t>
      </w:r>
      <w:r w:rsidR="00B82753">
        <w:t xml:space="preserve"> for St. Chad of Mercia</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66" w:name="_Toc448227567"/>
      <w:r>
        <w:t>March 4 / Phamenoth 8: Martyrdom of St. Matthias the Apostle</w:t>
      </w:r>
      <w:bookmarkEnd w:id="1466"/>
    </w:p>
    <w:p w14:paraId="5CD8BDEB" w14:textId="416FDB99"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1FACE98" w14:textId="77777777" w:rsidR="00495F1A" w:rsidRDefault="00C30529" w:rsidP="00495F1A">
      <w:pPr>
        <w:pStyle w:val="Heading3"/>
      </w:pPr>
      <w:bookmarkStart w:id="1467" w:name="_Toc448227568"/>
      <w:r>
        <w:t xml:space="preserve">March 6 / Phamenoth 10: </w:t>
      </w:r>
      <w:r w:rsidR="00495F1A">
        <w:t>The Finding of the Holy Cross</w:t>
      </w:r>
      <w:bookmarkEnd w:id="1463"/>
      <w:bookmarkEnd w:id="1462"/>
      <w:bookmarkEnd w:id="1461"/>
      <w:bookmarkEnd w:id="1467"/>
    </w:p>
    <w:p w14:paraId="0DD4581E" w14:textId="28BC4876"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44A4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44A4C">
        <w:rPr>
          <w:noProof/>
        </w:rPr>
        <w:t>600</w:t>
      </w:r>
      <w:r w:rsidR="002409EF">
        <w:fldChar w:fldCharType="end"/>
      </w:r>
      <w:r>
        <w:t>.</w:t>
      </w:r>
    </w:p>
    <w:p w14:paraId="26452189" w14:textId="77777777" w:rsidR="00DD5136" w:rsidRDefault="00DD5136" w:rsidP="00DD5136">
      <w:pPr>
        <w:pStyle w:val="Heading3"/>
      </w:pPr>
      <w:bookmarkStart w:id="1468" w:name="_Toc448227569"/>
      <w:r>
        <w:t>March 8 / Phamenoth</w:t>
      </w:r>
      <w:r w:rsidR="005329C1">
        <w:t xml:space="preserve"> 12</w:t>
      </w:r>
      <w:r>
        <w:t>: Commemoration of Archangel Michael</w:t>
      </w:r>
      <w:bookmarkEnd w:id="1468"/>
    </w:p>
    <w:p w14:paraId="45245CCF" w14:textId="37A767CB" w:rsidR="00DD5136" w:rsidRDefault="00191A26" w:rsidP="00C30529">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F095B73" w14:textId="77777777" w:rsidR="00494FE4" w:rsidRDefault="00494FE4" w:rsidP="00494FE4">
      <w:pPr>
        <w:pStyle w:val="Heading3"/>
      </w:pPr>
      <w:bookmarkStart w:id="1469" w:name="_Toc448227570"/>
      <w:r>
        <w:t>March 9 / Phamenoth 13: Return of St. Macarius the Great and St. Macarius of Alexandria from Exile</w:t>
      </w:r>
      <w:bookmarkEnd w:id="1469"/>
    </w:p>
    <w:p w14:paraId="450613FB" w14:textId="211D2B23"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44A4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44A4C">
        <w:rPr>
          <w:noProof/>
        </w:rPr>
        <w:t>780</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44A4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44A4C">
        <w:rPr>
          <w:noProof/>
        </w:rPr>
        <w:t>800</w:t>
      </w:r>
      <w:r w:rsidR="002409EF">
        <w:fldChar w:fldCharType="end"/>
      </w:r>
      <w:r>
        <w:t>.</w:t>
      </w:r>
    </w:p>
    <w:p w14:paraId="15396FC9" w14:textId="77777777" w:rsidR="007F571C" w:rsidRDefault="007F571C" w:rsidP="007F571C">
      <w:pPr>
        <w:pStyle w:val="Heading3"/>
      </w:pPr>
      <w:bookmarkStart w:id="1470" w:name="_Toc448227571"/>
      <w:r>
        <w:t>March 15 / Phamenoth 19: Martyrdom of St. Aristobulus the Apostle</w:t>
      </w:r>
      <w:bookmarkEnd w:id="1470"/>
    </w:p>
    <w:p w14:paraId="57821F33" w14:textId="6B1E567F" w:rsidR="00191A26" w:rsidRDefault="00191A26" w:rsidP="00191A26">
      <w:pPr>
        <w:pStyle w:val="Rubric"/>
      </w:pPr>
      <w:bookmarkStart w:id="1471" w:name="_Toc410196213"/>
      <w:bookmarkStart w:id="1472" w:name="_Toc410196455"/>
      <w:bookmarkStart w:id="1473" w:name="_Toc410196957"/>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5F3D5AC" w14:textId="77777777" w:rsidR="005329C1" w:rsidRDefault="005329C1" w:rsidP="005329C1">
      <w:pPr>
        <w:pStyle w:val="Heading3"/>
      </w:pPr>
      <w:bookmarkStart w:id="1474" w:name="_Toc448227572"/>
      <w:r>
        <w:lastRenderedPageBreak/>
        <w:t>March 17 / Phamenoth 21: Commemoration of the Theotokos</w:t>
      </w:r>
      <w:bookmarkEnd w:id="1474"/>
    </w:p>
    <w:p w14:paraId="665901C5" w14:textId="02E3A31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7FA5DE0B" w14:textId="77777777" w:rsidR="00C30529" w:rsidRDefault="00C30529" w:rsidP="00C30529">
      <w:pPr>
        <w:pStyle w:val="Heading3"/>
      </w:pPr>
      <w:bookmarkStart w:id="1475" w:name="_Ref434563557"/>
      <w:bookmarkStart w:id="1476" w:name="_Toc448227573"/>
      <w:r>
        <w:t>March 23 / Phamenoth 27: St. Macarius the Great</w:t>
      </w:r>
      <w:bookmarkEnd w:id="1475"/>
      <w:bookmarkEnd w:id="1476"/>
    </w:p>
    <w:p w14:paraId="19445963" w14:textId="77777777" w:rsidR="003E7329" w:rsidRDefault="003E7329" w:rsidP="003E7329">
      <w:pPr>
        <w:pStyle w:val="Heading4"/>
      </w:pPr>
      <w:bookmarkStart w:id="1477" w:name="_Ref434490507"/>
      <w:r>
        <w:t>The Doxology of St. Macarius the Great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9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0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84" w:name="_Ref434490525"/>
      <w:r>
        <w:t>Another Doxology of St. Macarius the Great</w:t>
      </w:r>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85" w:name="_Ref434490542"/>
      <w:r>
        <w:t>Another</w:t>
      </w:r>
      <w:r w:rsidR="00C30529">
        <w:t xml:space="preserve"> Doxology</w:t>
      </w:r>
      <w:r>
        <w:t xml:space="preserve"> of St. Macarius the Great</w:t>
      </w:r>
      <w:r>
        <w:rPr>
          <w:rStyle w:val="FootnoteReference"/>
        </w:rPr>
        <w:footnoteReference w:id="901"/>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86" w:name="_Toc448227574"/>
      <w:r>
        <w:lastRenderedPageBreak/>
        <w:t xml:space="preserve">March 25 / Phamenoth 29: </w:t>
      </w:r>
      <w:r w:rsidR="00495F1A">
        <w:t>Annunciation</w:t>
      </w:r>
      <w:bookmarkEnd w:id="1471"/>
      <w:bookmarkEnd w:id="1472"/>
      <w:bookmarkEnd w:id="1473"/>
      <w:bookmarkEnd w:id="1486"/>
    </w:p>
    <w:p w14:paraId="6F91E2E0" w14:textId="77777777" w:rsidR="00C30529" w:rsidRDefault="00C30529" w:rsidP="00C30529">
      <w:pPr>
        <w:pStyle w:val="Heading4"/>
      </w:pPr>
      <w:bookmarkStart w:id="1487" w:name="_Ref434477856"/>
      <w:r>
        <w:t>The Doxology</w:t>
      </w:r>
      <w:r w:rsidR="00E21EA3">
        <w:t xml:space="preserve"> for the Annunciation</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88" w:name="_Ref434475566"/>
      <w:bookmarkStart w:id="1489" w:name="_Toc410196214"/>
      <w:bookmarkStart w:id="1490" w:name="_Toc410196456"/>
      <w:bookmarkStart w:id="1491" w:name="_Toc410196958"/>
      <w:r>
        <w:t>The Psali Adam</w:t>
      </w:r>
      <w:r w:rsidR="006C1B94">
        <w:t xml:space="preserve"> for Annunciation</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92"/>
            <w:r>
              <w:t>Head</w:t>
            </w:r>
            <w:commentRangeEnd w:id="1492"/>
            <w:r>
              <w:rPr>
                <w:rStyle w:val="CommentReference"/>
              </w:rPr>
              <w:commentReference w:id="149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93" w:name="_Ref434475591"/>
      <w:r>
        <w:t>The Psali Batos</w:t>
      </w:r>
      <w:r w:rsidR="006C1B94">
        <w:t xml:space="preserve"> for Annunciation</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94"/>
            <w:r>
              <w:t>ruler</w:t>
            </w:r>
            <w:commentRangeEnd w:id="1494"/>
            <w:r>
              <w:rPr>
                <w:rStyle w:val="CommentReference"/>
              </w:rPr>
              <w:commentReference w:id="149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0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95"/>
            <w:r>
              <w:t xml:space="preserve">peoples </w:t>
            </w:r>
            <w:commentRangeEnd w:id="1495"/>
            <w:r>
              <w:rPr>
                <w:rStyle w:val="CommentReference"/>
              </w:rPr>
              <w:commentReference w:id="149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96"/>
            <w:r>
              <w:t>burned</w:t>
            </w:r>
            <w:commentRangeEnd w:id="1496"/>
            <w:r>
              <w:rPr>
                <w:rStyle w:val="CommentReference"/>
              </w:rPr>
              <w:commentReference w:id="149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97"/>
            <w:r>
              <w:t>Servant</w:t>
            </w:r>
            <w:commentRangeEnd w:id="1497"/>
            <w:r>
              <w:rPr>
                <w:rStyle w:val="CommentReference"/>
              </w:rPr>
              <w:commentReference w:id="149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98"/>
            <w:r>
              <w:t xml:space="preserve">Ⲫⲱⲕ </w:t>
            </w:r>
            <w:commentRangeEnd w:id="1498"/>
            <w:r>
              <w:rPr>
                <w:rStyle w:val="CommentReference"/>
                <w:rFonts w:ascii="Times New Roman" w:hAnsi="Times New Roman"/>
              </w:rPr>
              <w:commentReference w:id="149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99" w:name="_Ref434562998"/>
      <w:bookmarkStart w:id="1500" w:name="_Toc448227575"/>
      <w:r>
        <w:t xml:space="preserve">March 26 / Phamenoth 30: </w:t>
      </w:r>
      <w:r w:rsidR="00D31016">
        <w:t>Arch</w:t>
      </w:r>
      <w:r>
        <w:t>angel Gabriel</w:t>
      </w:r>
      <w:bookmarkEnd w:id="1499"/>
      <w:bookmarkEnd w:id="1500"/>
    </w:p>
    <w:p w14:paraId="79F33061" w14:textId="23662D2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44A4C">
        <w:rPr>
          <w:noProof/>
        </w:rPr>
        <w:t>663</w:t>
      </w:r>
      <w:r w:rsidR="002409EF">
        <w:fldChar w:fldCharType="end"/>
      </w:r>
      <w:r>
        <w:t xml:space="preserve">, </w:t>
      </w:r>
      <w:r w:rsidR="002409EF">
        <w:fldChar w:fldCharType="begin"/>
      </w:r>
      <w:r w:rsidR="002409EF">
        <w:instrText xml:space="preserve"> REF _Ref434487984 \h </w:instrText>
      </w:r>
      <w:r w:rsidR="002409EF">
        <w:fldChar w:fldCharType="separate"/>
      </w:r>
      <w:r w:rsidR="00044A4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44A4C">
        <w:rPr>
          <w:noProof/>
        </w:rPr>
        <w:t>636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44A4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44A4C">
        <w:rPr>
          <w:noProof/>
        </w:rPr>
        <w:t>831</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1" w:name="_Toc448227576"/>
      <w:r>
        <w:t xml:space="preserve">March 28 / Pharamuthi 2: Martyrdom of St. James </w:t>
      </w:r>
      <w:r w:rsidR="008762FF">
        <w:t xml:space="preserve">the son of </w:t>
      </w:r>
      <w:r w:rsidR="002E495E">
        <w:t>Zebedee</w:t>
      </w:r>
      <w:r>
        <w:t>, the Apostles</w:t>
      </w:r>
      <w:bookmarkEnd w:id="1501"/>
    </w:p>
    <w:p w14:paraId="2200D664" w14:textId="4149B0D9"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02" w:name="_Toc448515413"/>
      <w:bookmarkStart w:id="1503" w:name="April"/>
      <w:bookmarkEnd w:id="1460"/>
      <w:r>
        <w:lastRenderedPageBreak/>
        <w:t>April</w:t>
      </w:r>
      <w:bookmarkEnd w:id="1489"/>
      <w:bookmarkEnd w:id="1490"/>
      <w:bookmarkEnd w:id="149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02"/>
    </w:p>
    <w:sdt>
      <w:sdtPr>
        <w:id w:val="637921212"/>
        <w:docPartObj>
          <w:docPartGallery w:val="Table of Contents"/>
          <w:docPartUnique/>
        </w:docPartObj>
      </w:sdtPr>
      <w:sdtEndPr>
        <w:rPr>
          <w:b/>
          <w:bCs/>
          <w:noProof/>
        </w:rPr>
      </w:sdtEndPr>
      <w:sdtContent>
        <w:p w14:paraId="26EC470B" w14:textId="2E0DE8E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44A4C">
              <w:rPr>
                <w:noProof/>
                <w:webHidden/>
              </w:rPr>
              <w:t>795</w:t>
            </w:r>
            <w:r w:rsidR="00E35F1F">
              <w:rPr>
                <w:noProof/>
                <w:webHidden/>
              </w:rPr>
              <w:fldChar w:fldCharType="end"/>
            </w:r>
          </w:hyperlink>
        </w:p>
        <w:p w14:paraId="516E2DC3" w14:textId="300E4AFD" w:rsidR="00E35F1F" w:rsidRDefault="009448DA">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0ADE7799" w14:textId="014D009C" w:rsidR="00E35F1F" w:rsidRDefault="009448DA">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139ECF53" w14:textId="310AE26F" w:rsidR="00E35F1F" w:rsidRDefault="009448DA">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4E84531B" w14:textId="7E27AD64" w:rsidR="00E35F1F" w:rsidRDefault="009448DA">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4575163D" w14:textId="084CD058" w:rsidR="00E35F1F" w:rsidRDefault="009448DA">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37E2FD6C" w14:textId="33C65D38" w:rsidR="00E35F1F" w:rsidRDefault="009448DA">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1A20FB38" w14:textId="12DAE51B" w:rsidR="00E35F1F" w:rsidRDefault="009448DA">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7E5244CB" w14:textId="329AF97E" w:rsidR="00E35F1F" w:rsidRDefault="009448DA">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35261B74" w14:textId="14E7ABA1" w:rsidR="00E35F1F" w:rsidRDefault="009448DA">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11F806C9" w14:textId="76FD3FEB" w:rsidR="00E35F1F" w:rsidRDefault="009448DA">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73291818" w14:textId="05D1B1B1" w:rsidR="00E35F1F" w:rsidRDefault="009448DA">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04" w:name="_Toc448227577"/>
      <w:r>
        <w:lastRenderedPageBreak/>
        <w:t>April 1 / Pharamuthi 6</w:t>
      </w:r>
      <w:r w:rsidR="006E4762">
        <w:t xml:space="preserve">: </w:t>
      </w:r>
      <w:r>
        <w:t>Saint Mary of Egypt</w:t>
      </w:r>
      <w:bookmarkEnd w:id="1504"/>
    </w:p>
    <w:p w14:paraId="70D0F650" w14:textId="77777777" w:rsidR="00254945" w:rsidRDefault="00254945" w:rsidP="00254945">
      <w:pPr>
        <w:pStyle w:val="Heading4"/>
      </w:pPr>
      <w:bookmarkStart w:id="1505" w:name="_Ref434491512"/>
      <w:r>
        <w:t>The Doxology</w:t>
      </w:r>
      <w:r w:rsidR="00810F04">
        <w:t xml:space="preserve"> for St. Mary of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06" w:name="_Toc448227578"/>
      <w:r>
        <w:lastRenderedPageBreak/>
        <w:t>April 7 / Pharamuthi 12: Commemoration of Archangel Michael</w:t>
      </w:r>
      <w:bookmarkEnd w:id="1506"/>
    </w:p>
    <w:p w14:paraId="456231B0" w14:textId="1739302F"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3190F8B" w14:textId="77777777" w:rsidR="00072324" w:rsidRDefault="00072324" w:rsidP="00072324">
      <w:pPr>
        <w:pStyle w:val="Heading3"/>
      </w:pPr>
      <w:bookmarkStart w:id="1507" w:name="_Toc448227579"/>
      <w:r>
        <w:t>April 10 / Pharamuthi 15: Consecrating of the Church of St. Agabus the Apostle</w:t>
      </w:r>
      <w:bookmarkEnd w:id="1507"/>
    </w:p>
    <w:p w14:paraId="537622D5" w14:textId="44FFD072"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76232F53" w14:textId="77777777" w:rsidR="00072324" w:rsidRDefault="00072324" w:rsidP="00072324">
      <w:pPr>
        <w:pStyle w:val="Heading3"/>
      </w:pPr>
      <w:bookmarkStart w:id="1508" w:name="_Toc448227580"/>
      <w:r>
        <w:t xml:space="preserve">April 12 / Pharamuthi 17: Martyrdom of St. </w:t>
      </w:r>
      <w:commentRangeStart w:id="1509"/>
      <w:r>
        <w:t xml:space="preserve">James </w:t>
      </w:r>
      <w:commentRangeEnd w:id="1509"/>
      <w:r>
        <w:rPr>
          <w:rStyle w:val="CommentReference"/>
          <w:rFonts w:eastAsiaTheme="minorHAnsi" w:cstheme="minorBidi"/>
          <w:b w:val="0"/>
          <w:bCs w:val="0"/>
        </w:rPr>
        <w:commentReference w:id="1509"/>
      </w:r>
      <w:r>
        <w:t xml:space="preserve">the brother of </w:t>
      </w:r>
      <w:r w:rsidR="002E495E">
        <w:t>the Lord the bishop of Jerusalem</w:t>
      </w:r>
      <w:bookmarkEnd w:id="1508"/>
    </w:p>
    <w:p w14:paraId="3EDB7D36" w14:textId="5746BD06"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55F566A" w14:textId="77777777" w:rsidR="005329C1" w:rsidRDefault="005329C1" w:rsidP="005329C1">
      <w:pPr>
        <w:pStyle w:val="Heading3"/>
      </w:pPr>
      <w:bookmarkStart w:id="1510" w:name="_Toc448227581"/>
      <w:r>
        <w:t>April 16 / Pharamuthi 21: Commemoration of the Theotokos</w:t>
      </w:r>
      <w:bookmarkEnd w:id="1510"/>
    </w:p>
    <w:p w14:paraId="3582D329" w14:textId="1E09AB6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76EB9DA3" w14:textId="77777777" w:rsidR="00AF6D10" w:rsidRDefault="00AF6D10" w:rsidP="00AF6D10">
      <w:pPr>
        <w:pStyle w:val="Heading3"/>
      </w:pPr>
      <w:bookmarkStart w:id="1511" w:name="_Ref434560035"/>
      <w:bookmarkStart w:id="1512" w:name="_Toc448227582"/>
      <w:r>
        <w:t>April 18 / Pharamuthi 23: Martyrdom of St. George the Prince of the Martyrs</w:t>
      </w:r>
      <w:bookmarkEnd w:id="1511"/>
      <w:bookmarkEnd w:id="1512"/>
    </w:p>
    <w:p w14:paraId="480B7CF0" w14:textId="77777777" w:rsidR="00AF6D10" w:rsidRDefault="00AF6D10" w:rsidP="00AF6D10">
      <w:pPr>
        <w:pStyle w:val="Heading4"/>
      </w:pPr>
      <w:bookmarkStart w:id="1513" w:name="_Ref434489211"/>
      <w:r>
        <w:t>Another Doxology of St. George</w:t>
      </w:r>
      <w:bookmarkEnd w:id="1513"/>
    </w:p>
    <w:p w14:paraId="7BC4CD70" w14:textId="6DAF967F"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44A4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44A4C">
        <w:rPr>
          <w:noProof/>
        </w:rPr>
        <w:t>572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14" w:name="_Toc448227583"/>
      <w:r>
        <w:lastRenderedPageBreak/>
        <w:t>April 24 / Pharamuthi 29: Commemoration of the Annunciation, Nativity, and Resurrection on the 29</w:t>
      </w:r>
      <w:r w:rsidRPr="00C0205C">
        <w:rPr>
          <w:vertAlign w:val="superscript"/>
        </w:rPr>
        <w:t>th</w:t>
      </w:r>
      <w:r>
        <w:t xml:space="preserve"> of Every Month</w:t>
      </w:r>
      <w:bookmarkEnd w:id="1514"/>
    </w:p>
    <w:p w14:paraId="303C033D" w14:textId="471DF899"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955026C" w14:textId="77777777" w:rsidR="00072324" w:rsidRDefault="00072324" w:rsidP="00072324">
      <w:pPr>
        <w:pStyle w:val="Heading3"/>
      </w:pPr>
      <w:bookmarkStart w:id="1515" w:name="_Toc448227584"/>
      <w:r>
        <w:t xml:space="preserve">April 24 / Pharamuthi 29: </w:t>
      </w:r>
      <w:r w:rsidR="00B52D77">
        <w:t xml:space="preserve">Also the </w:t>
      </w:r>
      <w:r>
        <w:t>Departure of St. Erastus the Apostle</w:t>
      </w:r>
      <w:bookmarkEnd w:id="1515"/>
    </w:p>
    <w:p w14:paraId="1D4A92BF" w14:textId="206560EC"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0EC74FD" w14:textId="77777777" w:rsidR="00072324" w:rsidRDefault="00072324" w:rsidP="00072324">
      <w:pPr>
        <w:pStyle w:val="Heading3"/>
      </w:pPr>
      <w:bookmarkStart w:id="1516" w:name="_Ref434562195"/>
      <w:bookmarkStart w:id="1517" w:name="_Toc448227585"/>
      <w:r>
        <w:t>April 25 / Pharamuthi 30: Martyrdom of St. Mark the Evangelist</w:t>
      </w:r>
      <w:bookmarkEnd w:id="1516"/>
      <w:bookmarkEnd w:id="1517"/>
    </w:p>
    <w:p w14:paraId="1A50F251" w14:textId="77777777" w:rsidR="00072324" w:rsidRDefault="00B46E6E" w:rsidP="00072324">
      <w:pPr>
        <w:pStyle w:val="Heading4"/>
      </w:pPr>
      <w:bookmarkStart w:id="1518" w:name="_Ref434488936"/>
      <w:r>
        <w:t>Another</w:t>
      </w:r>
      <w:r w:rsidR="00072324">
        <w:t xml:space="preserve"> Doxology</w:t>
      </w:r>
      <w:r>
        <w:t xml:space="preserve"> of St. Mark</w:t>
      </w:r>
      <w:bookmarkEnd w:id="1518"/>
    </w:p>
    <w:p w14:paraId="2E6CD030" w14:textId="4B8AC27D"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44A4C">
        <w:t>The Doxology of St. Mark</w:t>
      </w:r>
      <w:r>
        <w:fldChar w:fldCharType="end"/>
      </w:r>
      <w:r>
        <w:t xml:space="preserve">, page </w:t>
      </w:r>
      <w:r>
        <w:fldChar w:fldCharType="begin"/>
      </w:r>
      <w:r>
        <w:instrText xml:space="preserve"> PAGEREF _Ref434488814 \h </w:instrText>
      </w:r>
      <w:r>
        <w:fldChar w:fldCharType="separate"/>
      </w:r>
      <w:r w:rsidR="00044A4C">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19" w:name="_Toc448227586"/>
      <w:r>
        <w:t>April 26 / Pashons 1: Nativity of the Theotokos</w:t>
      </w:r>
      <w:bookmarkEnd w:id="1519"/>
    </w:p>
    <w:p w14:paraId="07258AA7" w14:textId="5321356E"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644CD75" w14:textId="77777777" w:rsidR="00160DE3" w:rsidRDefault="00160DE3" w:rsidP="00160DE3">
      <w:pPr>
        <w:pStyle w:val="Heading3"/>
      </w:pPr>
      <w:bookmarkStart w:id="1520" w:name="_Toc448227587"/>
      <w:r>
        <w:t>April 28 /</w:t>
      </w:r>
      <w:r w:rsidR="00F66BB3">
        <w:t xml:space="preserve"> Pashons 3: Departure of St. Jas</w:t>
      </w:r>
      <w:r>
        <w:t>on the Disciple</w:t>
      </w:r>
      <w:bookmarkEnd w:id="1520"/>
    </w:p>
    <w:p w14:paraId="588AE276" w14:textId="7313A776" w:rsidR="00191A26" w:rsidRDefault="00191A26" w:rsidP="00191A26">
      <w:pPr>
        <w:pStyle w:val="Rubric"/>
      </w:pPr>
      <w:bookmarkStart w:id="1521" w:name="_Toc410196215"/>
      <w:bookmarkStart w:id="1522" w:name="_Toc410196457"/>
      <w:bookmarkStart w:id="1523" w:name="_Toc410196959"/>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31EA45A" w14:textId="77777777" w:rsidR="00F66BB3" w:rsidRDefault="00F66BB3" w:rsidP="00F66BB3">
      <w:pPr>
        <w:pStyle w:val="Heading3"/>
      </w:pPr>
      <w:bookmarkStart w:id="1524" w:name="_Toc448227588"/>
      <w:r>
        <w:t>April 28 / Pashons 3: Also St. Theodore</w:t>
      </w:r>
      <w:r w:rsidR="00AF6F9B">
        <w:t xml:space="preserve"> the Disciple of St. Pachom</w:t>
      </w:r>
      <w:bookmarkEnd w:id="152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25" w:name="_Toc448515414"/>
      <w:bookmarkStart w:id="1526" w:name="May"/>
      <w:bookmarkEnd w:id="1503"/>
      <w:r>
        <w:lastRenderedPageBreak/>
        <w:t>May</w:t>
      </w:r>
      <w:r w:rsidR="00495F1A">
        <w:t xml:space="preserve"> or </w:t>
      </w:r>
      <w:bookmarkEnd w:id="1521"/>
      <w:bookmarkEnd w:id="1522"/>
      <w:bookmarkEnd w:id="1523"/>
      <w:r w:rsidRPr="00FB5E62">
        <w:rPr>
          <w:rFonts w:ascii="FreeSerifAvvaShenouda" w:eastAsia="Arial Unicode MS" w:hAnsi="FreeSerifAvvaShenouda" w:cs="FreeSerifAvvaShenouda"/>
          <w:lang w:val="en-US"/>
        </w:rPr>
        <w:t>Ⲡⲁϣⲁⲛⲥ</w:t>
      </w:r>
      <w:bookmarkEnd w:id="1525"/>
    </w:p>
    <w:bookmarkStart w:id="1527" w:name="_Ref434563583" w:displacedByCustomXml="next"/>
    <w:bookmarkStart w:id="1528" w:name="_Toc410196216" w:displacedByCustomXml="next"/>
    <w:bookmarkStart w:id="1529" w:name="_Toc410196458" w:displacedByCustomXml="next"/>
    <w:bookmarkStart w:id="1530" w:name="_Toc410196960" w:displacedByCustomXml="next"/>
    <w:sdt>
      <w:sdtPr>
        <w:id w:val="-252591667"/>
        <w:docPartObj>
          <w:docPartGallery w:val="Table of Contents"/>
          <w:docPartUnique/>
        </w:docPartObj>
      </w:sdtPr>
      <w:sdtEndPr>
        <w:rPr>
          <w:b/>
          <w:bCs/>
          <w:noProof/>
        </w:rPr>
      </w:sdtEndPr>
      <w:sdtContent>
        <w:p w14:paraId="0F4F800F" w14:textId="74FFE34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44A4C">
              <w:rPr>
                <w:noProof/>
                <w:webHidden/>
              </w:rPr>
              <w:t>801</w:t>
            </w:r>
            <w:r w:rsidR="00E35F1F">
              <w:rPr>
                <w:noProof/>
                <w:webHidden/>
              </w:rPr>
              <w:fldChar w:fldCharType="end"/>
            </w:r>
          </w:hyperlink>
        </w:p>
        <w:p w14:paraId="77F0867A" w14:textId="2828716E" w:rsidR="00E35F1F" w:rsidRDefault="009448DA">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44A4C">
              <w:rPr>
                <w:noProof/>
                <w:webHidden/>
              </w:rPr>
              <w:t>801</w:t>
            </w:r>
            <w:r w:rsidR="00E35F1F">
              <w:rPr>
                <w:noProof/>
                <w:webHidden/>
              </w:rPr>
              <w:fldChar w:fldCharType="end"/>
            </w:r>
          </w:hyperlink>
        </w:p>
        <w:p w14:paraId="6163FE04" w14:textId="01574762" w:rsidR="00E35F1F" w:rsidRDefault="009448DA">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5414B77E" w14:textId="78C67C88" w:rsidR="00E35F1F" w:rsidRDefault="009448DA">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39D04706" w14:textId="4D5CAC50" w:rsidR="00E35F1F" w:rsidRDefault="009448DA">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06417A63" w14:textId="22F9D416" w:rsidR="00E35F1F" w:rsidRDefault="009448DA">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1900ED34" w14:textId="68422CE9" w:rsidR="00E35F1F" w:rsidRDefault="009448DA">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44A4C">
              <w:rPr>
                <w:noProof/>
                <w:webHidden/>
              </w:rPr>
              <w:t>805</w:t>
            </w:r>
            <w:r w:rsidR="00E35F1F">
              <w:rPr>
                <w:noProof/>
                <w:webHidden/>
              </w:rPr>
              <w:fldChar w:fldCharType="end"/>
            </w:r>
          </w:hyperlink>
        </w:p>
        <w:p w14:paraId="53989112" w14:textId="22D323BB" w:rsidR="00E35F1F" w:rsidRDefault="009448DA">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1F024DB0" w14:textId="5BF5270E" w:rsidR="00E35F1F" w:rsidRDefault="009448DA">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366B0CDD" w14:textId="72499956" w:rsidR="00E35F1F" w:rsidRDefault="009448DA">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43D94F67" w14:textId="00F321D3" w:rsidR="00E35F1F" w:rsidRDefault="009448DA">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02C80973" w14:textId="6B5D1960" w:rsidR="00E35F1F" w:rsidRDefault="009448DA">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44A4C">
              <w:rPr>
                <w:noProof/>
                <w:webHidden/>
              </w:rPr>
              <w:t>816</w:t>
            </w:r>
            <w:r w:rsidR="00E35F1F">
              <w:rPr>
                <w:noProof/>
                <w:webHidden/>
              </w:rPr>
              <w:fldChar w:fldCharType="end"/>
            </w:r>
          </w:hyperlink>
        </w:p>
        <w:p w14:paraId="4F1F2AE3" w14:textId="30A3372C" w:rsidR="00E35F1F" w:rsidRDefault="009448DA">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44A4C">
              <w:rPr>
                <w:noProof/>
                <w:webHidden/>
              </w:rPr>
              <w:t>817</w:t>
            </w:r>
            <w:r w:rsidR="00E35F1F">
              <w:rPr>
                <w:noProof/>
                <w:webHidden/>
              </w:rPr>
              <w:fldChar w:fldCharType="end"/>
            </w:r>
          </w:hyperlink>
        </w:p>
        <w:p w14:paraId="79BD2373" w14:textId="0DB52177" w:rsidR="00E35F1F" w:rsidRDefault="009448DA">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44A4C">
              <w:rPr>
                <w:noProof/>
                <w:webHidden/>
              </w:rPr>
              <w:t>817</w:t>
            </w:r>
            <w:r w:rsidR="00E35F1F">
              <w:rPr>
                <w:noProof/>
                <w:webHidden/>
              </w:rPr>
              <w:fldChar w:fldCharType="end"/>
            </w:r>
          </w:hyperlink>
        </w:p>
        <w:p w14:paraId="6805F394" w14:textId="18CF9042" w:rsidR="00E35F1F" w:rsidRDefault="009448DA">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44A4C">
              <w:rPr>
                <w:noProof/>
                <w:webHidden/>
              </w:rPr>
              <w:t>818</w:t>
            </w:r>
            <w:r w:rsidR="00E35F1F">
              <w:rPr>
                <w:noProof/>
                <w:webHidden/>
              </w:rPr>
              <w:fldChar w:fldCharType="end"/>
            </w:r>
          </w:hyperlink>
        </w:p>
        <w:p w14:paraId="475E57E5" w14:textId="76C58AA2" w:rsidR="00E35F1F" w:rsidRDefault="009448DA">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44A4C">
              <w:rPr>
                <w:noProof/>
                <w:webHidden/>
              </w:rPr>
              <w:t>819</w:t>
            </w:r>
            <w:r w:rsidR="00E35F1F">
              <w:rPr>
                <w:noProof/>
                <w:webHidden/>
              </w:rPr>
              <w:fldChar w:fldCharType="end"/>
            </w:r>
          </w:hyperlink>
        </w:p>
        <w:p w14:paraId="095ED1F3" w14:textId="0F780051" w:rsidR="00E35F1F" w:rsidRDefault="009448DA">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15A8FE05" w14:textId="61CC3B18" w:rsidR="00E35F1F" w:rsidRDefault="009448DA">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0F25B5C6" w14:textId="7A8BB31B" w:rsidR="00E35F1F" w:rsidRDefault="009448DA">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34BB29FF" w14:textId="5D08CC6D" w:rsidR="00E35F1F" w:rsidRDefault="009448DA">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0B46F6E7" w14:textId="09976975" w:rsidR="00E35F1F" w:rsidRDefault="009448DA">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44A4C">
              <w:rPr>
                <w:noProof/>
                <w:webHidden/>
              </w:rPr>
              <w:t>822</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1" w:name="_Ref436250616"/>
      <w:bookmarkStart w:id="1532" w:name="_Toc448227589"/>
      <w:r>
        <w:lastRenderedPageBreak/>
        <w:t>May 1 / Pashons 6: St. Macarius of Alexandria, the Presbyter</w:t>
      </w:r>
      <w:bookmarkEnd w:id="1527"/>
      <w:bookmarkEnd w:id="1531"/>
      <w:bookmarkEnd w:id="1532"/>
    </w:p>
    <w:p w14:paraId="65054283" w14:textId="77777777" w:rsidR="00137929" w:rsidRDefault="00137929" w:rsidP="00137929">
      <w:pPr>
        <w:pStyle w:val="Heading4"/>
      </w:pPr>
      <w:bookmarkStart w:id="1533" w:name="_Ref434490596"/>
      <w:r>
        <w:t>The Doxology</w:t>
      </w:r>
      <w:r w:rsidR="00B46E6E">
        <w:t xml:space="preserve"> for St. Macarius of Alexandria, the Presbyter</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34" w:name="_Ref434560539"/>
      <w:bookmarkStart w:id="1535" w:name="_Toc448227590"/>
      <w:r>
        <w:t>May 2 / Pashons 7: St. Athanasius the Apostolic</w:t>
      </w:r>
      <w:bookmarkEnd w:id="1534"/>
      <w:bookmarkEnd w:id="1535"/>
    </w:p>
    <w:p w14:paraId="5C918841" w14:textId="77777777" w:rsidR="00EE657B" w:rsidRDefault="00EE657B" w:rsidP="00EE657B">
      <w:pPr>
        <w:pStyle w:val="Heading4"/>
      </w:pPr>
      <w:bookmarkStart w:id="1536" w:name="_Ref434492183"/>
      <w:r>
        <w:t>The Doxology</w:t>
      </w:r>
      <w:r w:rsidR="00B82753">
        <w:t xml:space="preserve"> for St. Athanasius the Apostolic</w:t>
      </w:r>
      <w:bookmarkEnd w:id="1536"/>
    </w:p>
    <w:p w14:paraId="56250E5D" w14:textId="28290323"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44A4C">
        <w:t>The Doxology of St. Athanasius the Apostolic</w:t>
      </w:r>
      <w:r>
        <w:fldChar w:fldCharType="end"/>
      </w:r>
      <w:r>
        <w:t xml:space="preserve">, page </w:t>
      </w:r>
      <w:r>
        <w:fldChar w:fldCharType="begin"/>
      </w:r>
      <w:r>
        <w:instrText xml:space="preserve"> PAGEREF _Ref434492161 \h </w:instrText>
      </w:r>
      <w:r>
        <w:fldChar w:fldCharType="separate"/>
      </w:r>
      <w:r w:rsidR="00044A4C">
        <w:rPr>
          <w:noProof/>
        </w:rPr>
        <w:t>582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37" w:name="_Ref434492196"/>
      <w:r>
        <w:lastRenderedPageBreak/>
        <w:t>Another</w:t>
      </w:r>
      <w:r w:rsidR="0047441D">
        <w:t xml:space="preserve"> Doxology</w:t>
      </w:r>
      <w:r>
        <w:t xml:space="preserve"> for St. Athanasius the Apostolic</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03"/>
            </w:r>
            <w:r>
              <w:t>;</w:t>
            </w:r>
          </w:p>
          <w:p w14:paraId="38DFDD79" w14:textId="77777777" w:rsidR="0047441D" w:rsidRDefault="0047441D" w:rsidP="0047441D">
            <w:pPr>
              <w:pStyle w:val="EngHang"/>
            </w:pPr>
            <w:r>
              <w:t>He sent them “the Father of Peace</w:t>
            </w:r>
            <w:r>
              <w:rPr>
                <w:rStyle w:val="FootnoteReference"/>
              </w:rPr>
              <w:footnoteReference w:id="90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38" w:name="_Toc448227591"/>
      <w:r>
        <w:t>May 7 / Pashons 12: Commemoration of Archangel Michael</w:t>
      </w:r>
      <w:bookmarkEnd w:id="1538"/>
    </w:p>
    <w:p w14:paraId="0F7BBC47" w14:textId="42D28124"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8F2AB5D" w14:textId="77777777" w:rsidR="00B53E05" w:rsidRDefault="00B53E05" w:rsidP="00B53E05">
      <w:pPr>
        <w:pStyle w:val="Heading3"/>
      </w:pPr>
      <w:bookmarkStart w:id="1539" w:name="_Toc448227592"/>
      <w:r>
        <w:t>May 7 / Pashons 12: Also the Consecration of the Church of St. Demiana</w:t>
      </w:r>
      <w:bookmarkEnd w:id="1539"/>
    </w:p>
    <w:p w14:paraId="30A4D1C6" w14:textId="2ED7E9C2"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44A4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44A4C">
        <w:rPr>
          <w:noProof/>
        </w:rPr>
        <w:t>763</w:t>
      </w:r>
      <w:r w:rsidR="002409EF">
        <w:fldChar w:fldCharType="end"/>
      </w:r>
      <w:r>
        <w:t>.</w:t>
      </w:r>
    </w:p>
    <w:p w14:paraId="3E105B3E" w14:textId="77777777" w:rsidR="00220DFD" w:rsidRDefault="00220DFD" w:rsidP="00220DFD">
      <w:pPr>
        <w:pStyle w:val="Heading3"/>
      </w:pPr>
      <w:bookmarkStart w:id="1540" w:name="_Toc448227593"/>
      <w:r>
        <w:t>May 8 / Pashons 13 St. Junia of the Seventy Two Disciples</w:t>
      </w:r>
      <w:bookmarkEnd w:id="1540"/>
    </w:p>
    <w:p w14:paraId="148929D9" w14:textId="2D41437E"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D1738E1" w14:textId="77777777" w:rsidR="00220DFD" w:rsidRDefault="00220DFD" w:rsidP="00220DFD">
      <w:pPr>
        <w:pStyle w:val="Heading3"/>
      </w:pPr>
      <w:bookmarkStart w:id="1541" w:name="_Toc448227594"/>
      <w:r>
        <w:t xml:space="preserve">May 8 / Pashons 13 Also St. </w:t>
      </w:r>
      <w:commentRangeStart w:id="1542"/>
      <w:r>
        <w:t>Arsenius</w:t>
      </w:r>
      <w:commentRangeEnd w:id="1542"/>
      <w:r>
        <w:rPr>
          <w:rStyle w:val="CommentReference"/>
          <w:rFonts w:eastAsiaTheme="minorHAnsi" w:cstheme="minorBidi"/>
          <w:b w:val="0"/>
          <w:bCs w:val="0"/>
        </w:rPr>
        <w:commentReference w:id="1542"/>
      </w:r>
      <w:bookmarkEnd w:id="1541"/>
    </w:p>
    <w:p w14:paraId="2EEE01C8" w14:textId="77777777" w:rsidR="00220DFD" w:rsidRDefault="00220DFD" w:rsidP="00220DFD">
      <w:pPr>
        <w:pStyle w:val="Heading4"/>
      </w:pPr>
      <w:bookmarkStart w:id="1543" w:name="_Ref434490892"/>
      <w:r>
        <w:t>The Doxology</w:t>
      </w:r>
      <w:r w:rsidR="00810F04">
        <w:t xml:space="preserve"> for St. Arsenius</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44" w:name="_Toc448227595"/>
      <w:r>
        <w:t>May 9 / Pashons 14: St. Pachomius</w:t>
      </w:r>
      <w:bookmarkEnd w:id="1544"/>
    </w:p>
    <w:p w14:paraId="1731E46B" w14:textId="77777777" w:rsidR="00C30529" w:rsidRDefault="00C30529" w:rsidP="00C30529">
      <w:pPr>
        <w:pStyle w:val="Heading4"/>
      </w:pPr>
      <w:bookmarkStart w:id="1545" w:name="_Ref434491150"/>
      <w:r>
        <w:t>The Doxology</w:t>
      </w:r>
      <w:r w:rsidR="00810F04">
        <w:t xml:space="preserve"> for St. Pachomius</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46" w:name="_Toc448227596"/>
      <w:r>
        <w:lastRenderedPageBreak/>
        <w:t>May 11 / Pashons 16: Commemoration of St. John the Evangelist</w:t>
      </w:r>
      <w:bookmarkEnd w:id="1546"/>
    </w:p>
    <w:p w14:paraId="2ADA71D1" w14:textId="2373BA7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44A4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44A4C">
        <w:rPr>
          <w:noProof/>
        </w:rPr>
        <w:t>709</w:t>
      </w:r>
      <w:r w:rsidR="002409EF">
        <w:fldChar w:fldCharType="end"/>
      </w:r>
      <w:r>
        <w:t>.</w:t>
      </w:r>
    </w:p>
    <w:p w14:paraId="194D23B6" w14:textId="77777777" w:rsidR="005329C1" w:rsidRDefault="005329C1" w:rsidP="005329C1">
      <w:pPr>
        <w:pStyle w:val="Heading3"/>
      </w:pPr>
      <w:bookmarkStart w:id="1547" w:name="_Toc448227597"/>
      <w:r>
        <w:t>May 16 / Pashons 21: Commemoration of the Theotokos</w:t>
      </w:r>
      <w:bookmarkEnd w:id="1547"/>
    </w:p>
    <w:p w14:paraId="3F5FCD37" w14:textId="740800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950977D" w14:textId="77777777" w:rsidR="00160DE3" w:rsidRDefault="00160DE3" w:rsidP="00160DE3">
      <w:pPr>
        <w:pStyle w:val="Heading3"/>
      </w:pPr>
      <w:bookmarkStart w:id="1548" w:name="_Toc448227598"/>
      <w:r>
        <w:t xml:space="preserve">May 17 / Pashons 22: Departure of St. Andronicus the </w:t>
      </w:r>
      <w:r w:rsidR="00191A26">
        <w:t>Disciple</w:t>
      </w:r>
      <w:bookmarkEnd w:id="1548"/>
    </w:p>
    <w:p w14:paraId="03D06E74" w14:textId="3BB134F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E2A1C06" w14:textId="77777777" w:rsidR="00495F1A" w:rsidRDefault="00C30529" w:rsidP="00495F1A">
      <w:pPr>
        <w:pStyle w:val="Heading3"/>
      </w:pPr>
      <w:bookmarkStart w:id="1549" w:name="_Toc448227599"/>
      <w:r>
        <w:t xml:space="preserve">May 19 / Pashons 24: </w:t>
      </w:r>
      <w:r w:rsidR="00495F1A">
        <w:t>The Entrance into Egypt</w:t>
      </w:r>
      <w:bookmarkEnd w:id="1530"/>
      <w:bookmarkEnd w:id="1529"/>
      <w:bookmarkEnd w:id="1528"/>
      <w:bookmarkEnd w:id="1549"/>
    </w:p>
    <w:p w14:paraId="608201BF" w14:textId="77777777" w:rsidR="00C30529" w:rsidRDefault="00C30529" w:rsidP="00C30529">
      <w:pPr>
        <w:pStyle w:val="Heading4"/>
      </w:pPr>
      <w:bookmarkStart w:id="1550" w:name="_Ref434477906"/>
      <w:r>
        <w:t>The Doxology</w:t>
      </w:r>
      <w:r w:rsidR="00E21EA3">
        <w:t xml:space="preserve"> for the Entrance into Egypt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1" w:name="_Ref434476089"/>
      <w:r>
        <w:t>The Psali Adam</w:t>
      </w:r>
      <w:r w:rsidR="006C1B94">
        <w:t xml:space="preserve"> for the Entrance into Egypt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52" w:name="_Ref434476112"/>
      <w:r>
        <w:t>The Psali Batos</w:t>
      </w:r>
      <w:r w:rsidR="006C1B94">
        <w:t xml:space="preserve"> for the Entrance into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53"/>
            <w:r>
              <w:t>approached</w:t>
            </w:r>
            <w:commentRangeEnd w:id="1553"/>
            <w:r>
              <w:rPr>
                <w:rStyle w:val="CommentReference"/>
              </w:rPr>
              <w:commentReference w:id="155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54"/>
            <w:r>
              <w:t xml:space="preserve">Ⲫⲱⲕ </w:t>
            </w:r>
            <w:commentRangeEnd w:id="1554"/>
            <w:r>
              <w:rPr>
                <w:rStyle w:val="CommentReference"/>
                <w:rFonts w:ascii="Times New Roman" w:hAnsi="Times New Roman"/>
              </w:rPr>
              <w:commentReference w:id="155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55" w:name="_Toc448227600"/>
      <w:r>
        <w:lastRenderedPageBreak/>
        <w:t>May 19 / Pashons 24: Also, St. Pashnouni, the Monk and Martyr</w:t>
      </w:r>
      <w:bookmarkEnd w:id="1555"/>
    </w:p>
    <w:p w14:paraId="408F0E44" w14:textId="77777777" w:rsidR="00A055D8" w:rsidRDefault="00A055D8" w:rsidP="00A055D8">
      <w:pPr>
        <w:pStyle w:val="Heading4"/>
      </w:pPr>
      <w:bookmarkStart w:id="1556" w:name="_Ref434491429"/>
      <w:r>
        <w:t>The Doxology</w:t>
      </w:r>
      <w:r w:rsidR="00810F04">
        <w:t xml:space="preserve"> for St. Pashnouni</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57" w:name="_Toc448227601"/>
      <w:r>
        <w:t xml:space="preserve">May 21 / Pashons 26: </w:t>
      </w:r>
      <w:r w:rsidR="00072324">
        <w:t>Martyrdom of St. Thomas the Apostle</w:t>
      </w:r>
      <w:bookmarkEnd w:id="1557"/>
    </w:p>
    <w:p w14:paraId="574A2F34" w14:textId="37B4D5BC"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401C91D" w14:textId="77777777" w:rsidR="007A6E4F" w:rsidRDefault="007A6E4F" w:rsidP="00160DE3">
      <w:pPr>
        <w:pStyle w:val="Heading3"/>
      </w:pPr>
      <w:bookmarkStart w:id="1558" w:name="_Toc448227602"/>
      <w:r>
        <w:t>May 22 / Pashons 27: St. Thomas the Anchorite</w:t>
      </w:r>
      <w:bookmarkEnd w:id="1558"/>
    </w:p>
    <w:p w14:paraId="638D349A" w14:textId="77777777" w:rsidR="007A6E4F" w:rsidRDefault="007A6E4F" w:rsidP="007A6E4F">
      <w:pPr>
        <w:pStyle w:val="Heading4"/>
      </w:pPr>
      <w:bookmarkStart w:id="1559" w:name="_Ref434490403"/>
      <w:r>
        <w:t>The Doxology</w:t>
      </w:r>
      <w:r w:rsidR="00B46E6E">
        <w:t xml:space="preserve"> for St. Thomas the Anchorite</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0"/>
            <w:r>
              <w:t>Like amber</w:t>
            </w:r>
          </w:p>
          <w:p w14:paraId="2CE5E879" w14:textId="77777777" w:rsidR="007A6E4F" w:rsidRDefault="007A6E4F" w:rsidP="007A6E4F">
            <w:pPr>
              <w:pStyle w:val="EngHangEnd"/>
            </w:pPr>
            <w:r>
              <w:t>Spreading in paradise.</w:t>
            </w:r>
            <w:commentRangeEnd w:id="1560"/>
            <w:r>
              <w:rPr>
                <w:rStyle w:val="CommentReference"/>
                <w:rFonts w:ascii="Times New Roman" w:eastAsiaTheme="minorHAnsi" w:hAnsi="Times New Roman" w:cstheme="minorBidi"/>
                <w:color w:val="auto"/>
              </w:rPr>
              <w:commentReference w:id="156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1" w:name="_Toc448227603"/>
      <w:r>
        <w:t>May 24 (25) / Pashons 29: Commemoration of the Annunciation, Nativity, and Resurrection on the 29</w:t>
      </w:r>
      <w:r w:rsidRPr="00C0205C">
        <w:rPr>
          <w:vertAlign w:val="superscript"/>
        </w:rPr>
        <w:t>th</w:t>
      </w:r>
      <w:r>
        <w:t xml:space="preserve"> of Every Month</w:t>
      </w:r>
      <w:bookmarkEnd w:id="1561"/>
    </w:p>
    <w:p w14:paraId="328345A0" w14:textId="1F416A88"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35949E7" w14:textId="702B32CB" w:rsidR="00D552F6" w:rsidRDefault="00D552F6" w:rsidP="00D552F6">
      <w:pPr>
        <w:pStyle w:val="Heading3"/>
      </w:pPr>
      <w:bookmarkStart w:id="1562" w:name="_Toc448227604"/>
      <w:r>
        <w:lastRenderedPageBreak/>
        <w:t xml:space="preserve">May 24 (25) / Pashons 29: Also St. </w:t>
      </w:r>
      <w:r w:rsidR="00F525F0">
        <w:t>Simeon</w:t>
      </w:r>
      <w:r>
        <w:t xml:space="preserve"> the Stylite</w:t>
      </w:r>
      <w:bookmarkEnd w:id="1562"/>
    </w:p>
    <w:p w14:paraId="6BC6625E" w14:textId="07CBC558" w:rsidR="00F525F0" w:rsidRPr="00F525F0" w:rsidRDefault="00F525F0" w:rsidP="00F525F0">
      <w:pPr>
        <w:pStyle w:val="Heading4"/>
      </w:pPr>
      <w:bookmarkStart w:id="1563" w:name="_Ref439328220"/>
      <w:r>
        <w:t>The Doxology for St. Simeon the Stylite</w:t>
      </w:r>
      <w:r w:rsidR="00BD2B3F">
        <w:rPr>
          <w:rStyle w:val="FootnoteReference"/>
        </w:rPr>
        <w:footnoteReference w:id="905"/>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64" w:name="_Toc448227605"/>
      <w:r>
        <w:t>May 25 / Pashons 30: Departure of St. Fournous the Disciple</w:t>
      </w:r>
      <w:bookmarkEnd w:id="1564"/>
    </w:p>
    <w:p w14:paraId="78E47792" w14:textId="33D81D8E"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FCC02EA" w14:textId="77777777" w:rsidR="00F26510" w:rsidRDefault="00F26510" w:rsidP="00F26510">
      <w:pPr>
        <w:pStyle w:val="Heading3"/>
      </w:pPr>
      <w:bookmarkStart w:id="1565" w:name="_Toc448227606"/>
      <w:r>
        <w:t>May 27 / Paoni 2: St. Commemoration of the Appearance of the Bodies of St. John the Baptist and Elisha the Prophet</w:t>
      </w:r>
      <w:bookmarkEnd w:id="1565"/>
    </w:p>
    <w:p w14:paraId="0098B3FD" w14:textId="0442AC93" w:rsidR="00191A26" w:rsidRDefault="00191A26" w:rsidP="00191A26">
      <w:pPr>
        <w:pStyle w:val="Rubric"/>
      </w:pPr>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7D3D9074" w14:textId="77777777" w:rsidR="00601ED3" w:rsidRDefault="00601ED3" w:rsidP="00601ED3">
      <w:pPr>
        <w:pStyle w:val="Heading3"/>
      </w:pPr>
      <w:bookmarkStart w:id="1566" w:name="_Toc448227607"/>
      <w:r>
        <w:t>May 28 / Paoni 3: Consecration of St. George’s Church</w:t>
      </w:r>
      <w:bookmarkEnd w:id="1566"/>
    </w:p>
    <w:p w14:paraId="3DDB9E0A" w14:textId="709541D9"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44A4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44A4C">
        <w:rPr>
          <w:noProof/>
        </w:rPr>
        <w:t>796</w:t>
      </w:r>
      <w:r w:rsidR="002409EF">
        <w:fldChar w:fldCharType="end"/>
      </w:r>
      <w:r>
        <w:t>.</w:t>
      </w:r>
    </w:p>
    <w:p w14:paraId="2D4ABA3A" w14:textId="77777777" w:rsidR="00C30529" w:rsidRDefault="00C30529" w:rsidP="00C30529">
      <w:pPr>
        <w:pStyle w:val="Heading3"/>
      </w:pPr>
      <w:bookmarkStart w:id="1567" w:name="_Toc448227608"/>
      <w:r>
        <w:t xml:space="preserve">May 28 / Paoni 3: </w:t>
      </w:r>
      <w:r w:rsidR="00601ED3">
        <w:t xml:space="preserve">Also </w:t>
      </w:r>
      <w:r>
        <w:t>St. Abraam of Fayyoum</w:t>
      </w:r>
      <w:bookmarkEnd w:id="1567"/>
    </w:p>
    <w:p w14:paraId="26D71FAF" w14:textId="77777777" w:rsidR="00C30529" w:rsidRDefault="00C30529" w:rsidP="00C30529">
      <w:pPr>
        <w:pStyle w:val="Heading4"/>
      </w:pPr>
      <w:bookmarkStart w:id="1568" w:name="_Ref434492469"/>
      <w:r>
        <w:t>The Doxology</w:t>
      </w:r>
      <w:r w:rsidR="00B82753">
        <w:t xml:space="preserve"> for St. Abraam of Fayyoum</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0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72" w:name="_Toc448227609"/>
      <w:r>
        <w:t>May 30 / Paoni 5: Consecration of the Church of St. Victor</w:t>
      </w:r>
      <w:bookmarkEnd w:id="1572"/>
    </w:p>
    <w:p w14:paraId="311B6702" w14:textId="5D6DB3F3"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44A4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44A4C">
        <w:rPr>
          <w:noProof/>
        </w:rPr>
        <w:t>664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73" w:name="_Toc410196217"/>
      <w:bookmarkStart w:id="1574" w:name="_Toc410196459"/>
      <w:bookmarkStart w:id="1575" w:name="_Toc410196961"/>
      <w:bookmarkStart w:id="1576" w:name="_Toc448515415"/>
      <w:bookmarkStart w:id="1577" w:name="June"/>
      <w:bookmarkEnd w:id="1526"/>
      <w:r>
        <w:lastRenderedPageBreak/>
        <w:t>June</w:t>
      </w:r>
      <w:bookmarkEnd w:id="1573"/>
      <w:bookmarkEnd w:id="1574"/>
      <w:bookmarkEnd w:id="1575"/>
      <w:r w:rsidR="00C30529">
        <w:t xml:space="preserve"> or </w:t>
      </w:r>
      <w:r w:rsidR="00C30529">
        <w:rPr>
          <w:rFonts w:ascii="FreeSerifAvvaShenouda" w:hAnsi="FreeSerifAvvaShenouda" w:cs="FreeSerifAvvaShenouda"/>
        </w:rPr>
        <w:t>Ⲡⲁⲱⲛⲉ</w:t>
      </w:r>
      <w:bookmarkEnd w:id="1576"/>
    </w:p>
    <w:sdt>
      <w:sdtPr>
        <w:id w:val="-1182355935"/>
        <w:docPartObj>
          <w:docPartGallery w:val="Table of Contents"/>
          <w:docPartUnique/>
        </w:docPartObj>
      </w:sdtPr>
      <w:sdtEndPr>
        <w:rPr>
          <w:b/>
          <w:bCs/>
          <w:noProof/>
        </w:rPr>
      </w:sdtEndPr>
      <w:sdtContent>
        <w:p w14:paraId="188AD747" w14:textId="30CAB5E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44A4C">
              <w:rPr>
                <w:noProof/>
                <w:webHidden/>
              </w:rPr>
              <w:t>824</w:t>
            </w:r>
            <w:r w:rsidR="00E35F1F">
              <w:rPr>
                <w:noProof/>
                <w:webHidden/>
              </w:rPr>
              <w:fldChar w:fldCharType="end"/>
            </w:r>
          </w:hyperlink>
        </w:p>
        <w:p w14:paraId="21716B4D" w14:textId="100DC941" w:rsidR="00E35F1F" w:rsidRDefault="009448DA">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44A4C">
              <w:rPr>
                <w:noProof/>
                <w:webHidden/>
              </w:rPr>
              <w:t>831</w:t>
            </w:r>
            <w:r w:rsidR="00E35F1F">
              <w:rPr>
                <w:noProof/>
                <w:webHidden/>
              </w:rPr>
              <w:fldChar w:fldCharType="end"/>
            </w:r>
          </w:hyperlink>
        </w:p>
        <w:p w14:paraId="172E3EC5" w14:textId="06F8993D" w:rsidR="00E35F1F" w:rsidRDefault="009448DA">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44A4C">
              <w:rPr>
                <w:noProof/>
                <w:webHidden/>
              </w:rPr>
              <w:t>831</w:t>
            </w:r>
            <w:r w:rsidR="00E35F1F">
              <w:rPr>
                <w:noProof/>
                <w:webHidden/>
              </w:rPr>
              <w:fldChar w:fldCharType="end"/>
            </w:r>
          </w:hyperlink>
        </w:p>
        <w:p w14:paraId="642ABE37" w14:textId="57578F94" w:rsidR="00E35F1F" w:rsidRDefault="009448DA">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44A4C">
              <w:rPr>
                <w:noProof/>
                <w:webHidden/>
              </w:rPr>
              <w:t>832</w:t>
            </w:r>
            <w:r w:rsidR="00E35F1F">
              <w:rPr>
                <w:noProof/>
                <w:webHidden/>
              </w:rPr>
              <w:fldChar w:fldCharType="end"/>
            </w:r>
          </w:hyperlink>
        </w:p>
        <w:p w14:paraId="56D03C17" w14:textId="143C9258" w:rsidR="00E35F1F" w:rsidRDefault="009448DA">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44A4C">
              <w:rPr>
                <w:noProof/>
                <w:webHidden/>
              </w:rPr>
              <w:t>833</w:t>
            </w:r>
            <w:r w:rsidR="00E35F1F">
              <w:rPr>
                <w:noProof/>
                <w:webHidden/>
              </w:rPr>
              <w:fldChar w:fldCharType="end"/>
            </w:r>
          </w:hyperlink>
        </w:p>
        <w:p w14:paraId="0D9E1EB7" w14:textId="56676AE0" w:rsidR="00E35F1F" w:rsidRDefault="009448DA">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44A4C">
              <w:rPr>
                <w:noProof/>
                <w:webHidden/>
              </w:rPr>
              <w:t>833</w:t>
            </w:r>
            <w:r w:rsidR="00E35F1F">
              <w:rPr>
                <w:noProof/>
                <w:webHidden/>
              </w:rPr>
              <w:fldChar w:fldCharType="end"/>
            </w:r>
          </w:hyperlink>
        </w:p>
        <w:p w14:paraId="060D1C97" w14:textId="27700FD3" w:rsidR="00E35F1F" w:rsidRDefault="009448DA">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44A4C">
              <w:rPr>
                <w:noProof/>
                <w:webHidden/>
              </w:rPr>
              <w:t>834</w:t>
            </w:r>
            <w:r w:rsidR="00E35F1F">
              <w:rPr>
                <w:noProof/>
                <w:webHidden/>
              </w:rPr>
              <w:fldChar w:fldCharType="end"/>
            </w:r>
          </w:hyperlink>
        </w:p>
        <w:p w14:paraId="400E729F" w14:textId="737CFC9A" w:rsidR="00E35F1F" w:rsidRDefault="009448DA">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05500639" w14:textId="495F2309" w:rsidR="00E35F1F" w:rsidRDefault="009448DA">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6A0B5E9E" w14:textId="7ED6B70A" w:rsidR="00E35F1F" w:rsidRDefault="009448DA">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5139D027" w14:textId="3C91032E" w:rsidR="00E35F1F" w:rsidRDefault="009448DA">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44A4C">
              <w:rPr>
                <w:noProof/>
                <w:webHidden/>
              </w:rPr>
              <w:t>837</w:t>
            </w:r>
            <w:r w:rsidR="00E35F1F">
              <w:rPr>
                <w:noProof/>
                <w:webHidden/>
              </w:rPr>
              <w:fldChar w:fldCharType="end"/>
            </w:r>
          </w:hyperlink>
        </w:p>
        <w:p w14:paraId="31F35291" w14:textId="38AB7E5F" w:rsidR="00E35F1F" w:rsidRDefault="009448DA">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44A4C">
              <w:rPr>
                <w:noProof/>
                <w:webHidden/>
              </w:rPr>
              <w:t>837</w:t>
            </w:r>
            <w:r w:rsidR="00E35F1F">
              <w:rPr>
                <w:noProof/>
                <w:webHidden/>
              </w:rPr>
              <w:fldChar w:fldCharType="end"/>
            </w:r>
          </w:hyperlink>
        </w:p>
        <w:p w14:paraId="5EB35BD1" w14:textId="14182EEF" w:rsidR="00E35F1F" w:rsidRDefault="009448DA">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21D64448" w14:textId="22A7091F" w:rsidR="00E35F1F" w:rsidRDefault="009448DA">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34065274" w14:textId="42A45E12" w:rsidR="00E35F1F" w:rsidRDefault="009448DA">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7195ECE0" w14:textId="0EC8F039" w:rsidR="00E35F1F" w:rsidRDefault="009448DA">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1FAD4B2F" w14:textId="1CCE9FF1" w:rsidR="00E35F1F" w:rsidRDefault="009448DA">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5629FCA6" w14:textId="051D25D7" w:rsidR="00E35F1F" w:rsidRDefault="009448DA">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23CE5D73" w14:textId="4883D20F" w:rsidR="00E35F1F" w:rsidRDefault="009448DA">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3EE3C2E5" w14:textId="1DFED21B" w:rsidR="00E35F1F" w:rsidRDefault="009448DA">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44A4C">
              <w:rPr>
                <w:noProof/>
                <w:webHidden/>
              </w:rPr>
              <w:t>849</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78" w:name="_Toc448227610"/>
      <w:r>
        <w:lastRenderedPageBreak/>
        <w:t>The Apostles' Fast</w:t>
      </w:r>
      <w:bookmarkEnd w:id="1578"/>
    </w:p>
    <w:p w14:paraId="06362FF7" w14:textId="77777777" w:rsidR="00654C55" w:rsidRDefault="00654C55" w:rsidP="00654C55">
      <w:pPr>
        <w:pStyle w:val="Heading4"/>
      </w:pPr>
      <w:bookmarkStart w:id="1579" w:name="_Ref434476183"/>
      <w:r>
        <w:t>The Psali Adam</w:t>
      </w:r>
      <w:r w:rsidR="006C1B94">
        <w:t xml:space="preserve"> for the Apostles’ Fast</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0" w:name="_Ref434476204"/>
      <w:r>
        <w:t>The Psali Batos</w:t>
      </w:r>
      <w:r w:rsidR="006C1B94">
        <w:t xml:space="preserve"> for the Apostles’ Fast</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1"/>
            <w:r>
              <w:t xml:space="preserve">the </w:t>
            </w:r>
            <w:commentRangeEnd w:id="1581"/>
            <w:r>
              <w:rPr>
                <w:rStyle w:val="CommentReference"/>
              </w:rPr>
              <w:commentReference w:id="158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82" w:name="_Toc448227611"/>
      <w:r>
        <w:t>June 6 / Paoni 12: Commemoration of Archangel Michael</w:t>
      </w:r>
      <w:bookmarkEnd w:id="1582"/>
    </w:p>
    <w:p w14:paraId="1BB435AB" w14:textId="0E70687B"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B7BA1A2" w14:textId="77777777" w:rsidR="00595AF3" w:rsidRDefault="00595AF3" w:rsidP="00595AF3">
      <w:pPr>
        <w:pStyle w:val="Heading3"/>
      </w:pPr>
      <w:bookmarkStart w:id="1583" w:name="_Toc448227612"/>
      <w:r>
        <w:t>June 7 / Paoni 13: Archangel Gabriel</w:t>
      </w:r>
      <w:r w:rsidR="00D31016">
        <w:t>, the Evangelist of Daniel</w:t>
      </w:r>
      <w:bookmarkEnd w:id="1583"/>
    </w:p>
    <w:p w14:paraId="00F4ACC1" w14:textId="77777777" w:rsidR="00595AF3" w:rsidRPr="00980D99" w:rsidRDefault="00595AF3" w:rsidP="00595AF3">
      <w:pPr>
        <w:pStyle w:val="Heading4"/>
      </w:pPr>
      <w:bookmarkStart w:id="1584" w:name="_Ref434488149"/>
      <w:r>
        <w:t>The Doxology</w:t>
      </w:r>
      <w:r w:rsidR="00B46E6E">
        <w:t xml:space="preserve"> for Archangel Gabriel, the Evangelist of Daniel</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0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0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0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85" w:name="_Ref434564551"/>
      <w:bookmarkStart w:id="1586" w:name="_Toc448227613"/>
      <w:r>
        <w:t>June 8 / Paoni 14: Sts. Apakir and John</w:t>
      </w:r>
      <w:bookmarkEnd w:id="1585"/>
      <w:bookmarkEnd w:id="1586"/>
    </w:p>
    <w:p w14:paraId="25CBD4EF" w14:textId="77777777" w:rsidR="006A0D7C" w:rsidRPr="00980D99" w:rsidRDefault="006A0D7C" w:rsidP="006A0D7C">
      <w:pPr>
        <w:pStyle w:val="Heading4"/>
      </w:pPr>
      <w:bookmarkStart w:id="1587" w:name="_Ref434489722"/>
      <w:r>
        <w:t>The Doxology</w:t>
      </w:r>
      <w:r w:rsidR="00B46E6E">
        <w:t xml:space="preserve"> for Sts. Apakir and John</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88" w:name="_Toc448227614"/>
      <w:r>
        <w:rPr>
          <w:lang w:val="en-US"/>
        </w:rPr>
        <w:t>June 9 / Paoni 15: Handing over of St. Mark's Relics</w:t>
      </w:r>
      <w:bookmarkEnd w:id="1588"/>
    </w:p>
    <w:p w14:paraId="12A16B61" w14:textId="77777777" w:rsidR="00980D99" w:rsidRDefault="00980D99" w:rsidP="00980D99">
      <w:pPr>
        <w:pStyle w:val="Heading3"/>
        <w:rPr>
          <w:lang w:val="en-US"/>
        </w:rPr>
      </w:pPr>
      <w:bookmarkStart w:id="1589" w:name="_Toc448227615"/>
      <w:r>
        <w:rPr>
          <w:lang w:val="en-US"/>
        </w:rPr>
        <w:t>June 11 / Paoni 17: Return of St. Mark's Relics</w:t>
      </w:r>
      <w:bookmarkEnd w:id="1589"/>
    </w:p>
    <w:p w14:paraId="55A12BE6" w14:textId="397EC4D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44A4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44A4C">
        <w:rPr>
          <w:noProof/>
          <w:lang w:val="en-US"/>
        </w:rPr>
        <w:t>798</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0" w:name="_Toc448227616"/>
      <w:r>
        <w:rPr>
          <w:lang w:val="en-US"/>
        </w:rPr>
        <w:lastRenderedPageBreak/>
        <w:t>June 13 / Paoni 19: Martyrdom of St. George of Zahim</w:t>
      </w:r>
      <w:bookmarkEnd w:id="1590"/>
    </w:p>
    <w:p w14:paraId="4EBBC2F1" w14:textId="77777777" w:rsidR="006D27E4" w:rsidRPr="00980D99" w:rsidRDefault="006D27E4" w:rsidP="006D27E4">
      <w:pPr>
        <w:pStyle w:val="Heading4"/>
      </w:pPr>
      <w:bookmarkStart w:id="1591" w:name="_Ref434489925"/>
      <w:r>
        <w:t>The Doxology</w:t>
      </w:r>
      <w:r w:rsidR="00B46E6E">
        <w:t xml:space="preserve"> for St. George of Zahim</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1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92" w:name="_Toc448227617"/>
      <w:r>
        <w:lastRenderedPageBreak/>
        <w:t>June 15 / Paoni 21: Commemoration of the Theotokos</w:t>
      </w:r>
      <w:bookmarkEnd w:id="1592"/>
    </w:p>
    <w:p w14:paraId="0444D004" w14:textId="45C84032"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EECE7CB" w14:textId="77777777" w:rsidR="00027E5B" w:rsidRDefault="00027E5B" w:rsidP="00027E5B">
      <w:pPr>
        <w:pStyle w:val="Heading3"/>
      </w:pPr>
      <w:bookmarkStart w:id="1593" w:name="_Toc448227618"/>
      <w:r>
        <w:t>June 16 / Paoni 22: Consecration of a Church of St. Cosmas and Damian, Their Brothers and Their Mother</w:t>
      </w:r>
      <w:bookmarkEnd w:id="1593"/>
    </w:p>
    <w:p w14:paraId="41853561" w14:textId="52E76A2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44A4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44A4C">
        <w:rPr>
          <w:noProof/>
        </w:rPr>
        <w:t>641</w:t>
      </w:r>
      <w:r w:rsidR="002409EF">
        <w:fldChar w:fldCharType="end"/>
      </w:r>
      <w:r>
        <w:t>.</w:t>
      </w:r>
    </w:p>
    <w:p w14:paraId="2E5DB3E3" w14:textId="77777777" w:rsidR="00980D99" w:rsidRDefault="00980D99" w:rsidP="00980D99">
      <w:pPr>
        <w:pStyle w:val="Heading3"/>
        <w:rPr>
          <w:lang w:val="en-US"/>
        </w:rPr>
      </w:pPr>
      <w:bookmarkStart w:id="1594" w:name="_Toc448227619"/>
      <w:r>
        <w:rPr>
          <w:lang w:val="en-US"/>
        </w:rPr>
        <w:t xml:space="preserve">June 18 / Paoni 24: </w:t>
      </w:r>
      <w:r w:rsidR="001B4E41">
        <w:rPr>
          <w:lang w:val="en-US"/>
        </w:rPr>
        <w:t xml:space="preserve">The Strong </w:t>
      </w:r>
      <w:r>
        <w:rPr>
          <w:lang w:val="en-US"/>
        </w:rPr>
        <w:t>St. Moses</w:t>
      </w:r>
      <w:bookmarkEnd w:id="1594"/>
    </w:p>
    <w:p w14:paraId="5BCAE9A6" w14:textId="77777777" w:rsidR="00980D99" w:rsidRDefault="00980D99" w:rsidP="00980D99">
      <w:pPr>
        <w:pStyle w:val="Heading4"/>
        <w:rPr>
          <w:lang w:val="en-US"/>
        </w:rPr>
      </w:pPr>
      <w:bookmarkStart w:id="1595" w:name="_Ref434491006"/>
      <w:r>
        <w:rPr>
          <w:lang w:val="en-US"/>
        </w:rPr>
        <w:t>The Doxology</w:t>
      </w:r>
      <w:r w:rsidR="00810F04">
        <w:rPr>
          <w:lang w:val="en-US"/>
        </w:rPr>
        <w:t xml:space="preserve"> for the Strong St. Moses</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1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1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1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06" w:name="_Toc448227620"/>
      <w:r>
        <w:rPr>
          <w:lang w:val="en-US"/>
        </w:rPr>
        <w:t>June 19 / Paoni 25: Martyrdom of St</w:t>
      </w:r>
      <w:r w:rsidR="00191A26">
        <w:rPr>
          <w:lang w:val="en-US"/>
        </w:rPr>
        <w:t>. Jude the Disciple and Epistle-</w:t>
      </w:r>
      <w:r>
        <w:rPr>
          <w:lang w:val="en-US"/>
        </w:rPr>
        <w:t>Writer</w:t>
      </w:r>
      <w:bookmarkEnd w:id="1606"/>
    </w:p>
    <w:p w14:paraId="3C380312" w14:textId="3B0D704F"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BDA9DC2" w14:textId="77777777" w:rsidR="00980D99" w:rsidRDefault="00980D99" w:rsidP="00980D99">
      <w:pPr>
        <w:pStyle w:val="Heading3"/>
      </w:pPr>
      <w:bookmarkStart w:id="1607" w:name="_Toc448227621"/>
      <w:r>
        <w:t xml:space="preserve">June 20 / Paoni 26: </w:t>
      </w:r>
      <w:r w:rsidR="00237D47">
        <w:t xml:space="preserve">Consecration of the Church of </w:t>
      </w:r>
      <w:r>
        <w:t>Archangel Gabriel</w:t>
      </w:r>
      <w:bookmarkEnd w:id="1607"/>
    </w:p>
    <w:p w14:paraId="1CE2FB9D" w14:textId="409DB96A" w:rsidR="00980D99" w:rsidRPr="00980D99" w:rsidRDefault="00237D47" w:rsidP="00D31016">
      <w:pPr>
        <w:pStyle w:val="Rubric"/>
      </w:pPr>
      <w:r>
        <w:t xml:space="preserve">See </w:t>
      </w:r>
      <w:r>
        <w:fldChar w:fldCharType="begin"/>
      </w:r>
      <w:r>
        <w:instrText xml:space="preserve"> REF _Ref434562998 \h </w:instrText>
      </w:r>
      <w:r>
        <w:fldChar w:fldCharType="separate"/>
      </w:r>
      <w:r w:rsidR="00044A4C">
        <w:t>March 26 / Phamenoth 30: Archangel Gabriel</w:t>
      </w:r>
      <w:r>
        <w:fldChar w:fldCharType="end"/>
      </w:r>
      <w:r>
        <w:t xml:space="preserve">, page </w:t>
      </w:r>
      <w:r>
        <w:fldChar w:fldCharType="begin"/>
      </w:r>
      <w:r>
        <w:instrText xml:space="preserve"> PAGEREF _Ref434562998 \h </w:instrText>
      </w:r>
      <w:r>
        <w:fldChar w:fldCharType="separate"/>
      </w:r>
      <w:r w:rsidR="00044A4C">
        <w:rPr>
          <w:noProof/>
        </w:rPr>
        <w:t>793</w:t>
      </w:r>
      <w:r>
        <w:fldChar w:fldCharType="end"/>
      </w:r>
      <w:r>
        <w:t>.</w:t>
      </w:r>
    </w:p>
    <w:p w14:paraId="4ADB6B3C" w14:textId="77777777" w:rsidR="00072324" w:rsidRDefault="00072324" w:rsidP="00072324">
      <w:pPr>
        <w:pStyle w:val="Heading3"/>
        <w:rPr>
          <w:lang w:val="en-US"/>
        </w:rPr>
      </w:pPr>
      <w:bookmarkStart w:id="1608" w:name="_Toc448227622"/>
      <w:r>
        <w:rPr>
          <w:lang w:val="en-US"/>
        </w:rPr>
        <w:lastRenderedPageBreak/>
        <w:t>June 21 / Paoni 27: Martyrdom of St. Ananias the Apostle</w:t>
      </w:r>
      <w:bookmarkEnd w:id="1608"/>
    </w:p>
    <w:p w14:paraId="5EADB549" w14:textId="4D39E49F"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9109F37" w14:textId="77777777" w:rsidR="00B52D77" w:rsidRDefault="00B52D77" w:rsidP="00B52D77">
      <w:pPr>
        <w:pStyle w:val="Heading3"/>
      </w:pPr>
      <w:bookmarkStart w:id="1609" w:name="_Toc448227623"/>
      <w:r>
        <w:t>June 23 / Paoni 29: Commemoration of the Annunciation, Nativity, and Resurrection on the 29</w:t>
      </w:r>
      <w:r w:rsidRPr="00C0205C">
        <w:rPr>
          <w:vertAlign w:val="superscript"/>
        </w:rPr>
        <w:t>th</w:t>
      </w:r>
      <w:r>
        <w:t xml:space="preserve"> of Every Month</w:t>
      </w:r>
      <w:bookmarkEnd w:id="1609"/>
    </w:p>
    <w:p w14:paraId="1DB8D7D3" w14:textId="77A47485"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573C8122" w14:textId="77777777" w:rsidR="00980D99" w:rsidRDefault="00980D99" w:rsidP="00980D99">
      <w:pPr>
        <w:pStyle w:val="Heading3"/>
        <w:rPr>
          <w:lang w:val="en-US"/>
        </w:rPr>
      </w:pPr>
      <w:bookmarkStart w:id="1610" w:name="_Toc448227624"/>
      <w:r>
        <w:rPr>
          <w:lang w:val="en-US"/>
        </w:rPr>
        <w:t>June 24 / Paoni 30: The Nativity of St. John the Baptist</w:t>
      </w:r>
      <w:bookmarkEnd w:id="1610"/>
    </w:p>
    <w:p w14:paraId="4732DA21" w14:textId="39FE5F24" w:rsidR="00191A26" w:rsidRDefault="00191A26" w:rsidP="00191A26">
      <w:pPr>
        <w:pStyle w:val="Rubric"/>
      </w:pPr>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04E70998" w14:textId="77777777" w:rsidR="005B716A" w:rsidRDefault="005B716A" w:rsidP="005B716A">
      <w:pPr>
        <w:pStyle w:val="Heading3"/>
      </w:pPr>
      <w:bookmarkStart w:id="1611" w:name="_Toc448227625"/>
      <w:r>
        <w:t>June 26 / Epip 2: Departure of St. Thaddaeus the Apostle</w:t>
      </w:r>
      <w:bookmarkEnd w:id="1611"/>
    </w:p>
    <w:p w14:paraId="2E67CB62" w14:textId="6CE85F94"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EF24D29" w14:textId="77777777" w:rsidR="00980D99" w:rsidRDefault="00980D99" w:rsidP="00980D99">
      <w:pPr>
        <w:pStyle w:val="Heading3"/>
      </w:pPr>
      <w:bookmarkStart w:id="1612" w:name="_Toc448227626"/>
      <w:r>
        <w:t>June 27 / Epip 3: St. Cyril of Alexandria</w:t>
      </w:r>
      <w:bookmarkEnd w:id="161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13" w:name="_Toc448227627"/>
      <w:r>
        <w:t>June 28 / Epip 4: Sts. Apakir and John</w:t>
      </w:r>
      <w:bookmarkEnd w:id="1613"/>
    </w:p>
    <w:p w14:paraId="4A6BAA95" w14:textId="32F0E5C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44A4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44A4C">
        <w:rPr>
          <w:noProof/>
        </w:rPr>
        <w:t>832</w:t>
      </w:r>
      <w:r w:rsidR="00237D47">
        <w:fldChar w:fldCharType="end"/>
      </w:r>
      <w:r>
        <w:t>.</w:t>
      </w:r>
    </w:p>
    <w:p w14:paraId="1F7BEA33" w14:textId="77777777" w:rsidR="00980D99" w:rsidRDefault="00980D99" w:rsidP="00980D99">
      <w:pPr>
        <w:pStyle w:val="Heading3"/>
        <w:rPr>
          <w:lang w:val="en-US"/>
        </w:rPr>
      </w:pPr>
      <w:bookmarkStart w:id="1614"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14"/>
    </w:p>
    <w:p w14:paraId="6FD478B9" w14:textId="77777777" w:rsidR="004C7F73" w:rsidRDefault="004C7F73" w:rsidP="004C7F73">
      <w:pPr>
        <w:pStyle w:val="Heading4"/>
      </w:pPr>
      <w:bookmarkStart w:id="1615" w:name="_Ref434477973"/>
      <w:r>
        <w:t>The Doxology of Sts. Peter and Paul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16"/>
            <w:r>
              <w:t>Are the working husbandmen</w:t>
            </w:r>
            <w:commentRangeEnd w:id="1616"/>
            <w:r>
              <w:rPr>
                <w:rStyle w:val="CommentReference"/>
                <w:rFonts w:ascii="Times New Roman" w:eastAsiaTheme="minorHAnsi" w:hAnsi="Times New Roman" w:cstheme="minorBidi"/>
                <w:color w:val="auto"/>
              </w:rPr>
              <w:commentReference w:id="161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17"/>
            <w:r>
              <w:t xml:space="preserve">With </w:t>
            </w:r>
            <w:commentRangeEnd w:id="1617"/>
            <w:r>
              <w:rPr>
                <w:rStyle w:val="CommentReference"/>
                <w:rFonts w:ascii="Times New Roman" w:eastAsiaTheme="minorHAnsi" w:hAnsi="Times New Roman" w:cstheme="minorBidi"/>
                <w:color w:val="auto"/>
              </w:rPr>
              <w:commentReference w:id="161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18"/>
            <w:commentRangeStart w:id="1619"/>
            <w:r>
              <w:t xml:space="preserve">sound </w:t>
            </w:r>
            <w:commentRangeEnd w:id="1618"/>
            <w:r>
              <w:rPr>
                <w:rStyle w:val="CommentReference"/>
                <w:rFonts w:ascii="Times New Roman" w:eastAsiaTheme="minorHAnsi" w:hAnsi="Times New Roman" w:cstheme="minorBidi"/>
                <w:color w:val="auto"/>
              </w:rPr>
              <w:commentReference w:id="1618"/>
            </w:r>
            <w:commentRangeEnd w:id="1619"/>
            <w:r>
              <w:rPr>
                <w:rStyle w:val="CommentReference"/>
                <w:rFonts w:ascii="Times New Roman" w:eastAsiaTheme="minorHAnsi" w:hAnsi="Times New Roman" w:cstheme="minorBidi"/>
                <w:color w:val="auto"/>
              </w:rPr>
              <w:commentReference w:id="161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0" w:name="_Ref434488724"/>
      <w:r>
        <w:t>The Doxology of St. Paul</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22"/>
            <w:r>
              <w:t xml:space="preserve">To </w:t>
            </w:r>
            <w:commentRangeEnd w:id="1622"/>
            <w:r>
              <w:rPr>
                <w:rStyle w:val="CommentReference"/>
                <w:rFonts w:ascii="Times New Roman" w:eastAsiaTheme="minorHAnsi" w:hAnsi="Times New Roman" w:cstheme="minorBidi"/>
                <w:color w:val="auto"/>
              </w:rPr>
              <w:commentReference w:id="1622"/>
            </w:r>
            <w:r>
              <w:t xml:space="preserve">all the </w:t>
            </w:r>
            <w:commentRangeStart w:id="1623"/>
            <w:r>
              <w:t>Gentiles</w:t>
            </w:r>
            <w:commentRangeEnd w:id="1623"/>
            <w:r>
              <w:rPr>
                <w:rStyle w:val="CommentReference"/>
                <w:rFonts w:ascii="Times New Roman" w:eastAsiaTheme="minorHAnsi" w:hAnsi="Times New Roman" w:cstheme="minorBidi"/>
                <w:color w:val="auto"/>
              </w:rPr>
              <w:commentReference w:id="162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24"/>
            <w:r>
              <w:t>To be completely filled</w:t>
            </w:r>
          </w:p>
          <w:p w14:paraId="68A85021" w14:textId="77777777" w:rsidR="00306181" w:rsidRDefault="00306181" w:rsidP="00306181">
            <w:pPr>
              <w:pStyle w:val="EngHangEnd"/>
            </w:pPr>
            <w:r>
              <w:t>With God in love.</w:t>
            </w:r>
            <w:commentRangeEnd w:id="1624"/>
            <w:r>
              <w:rPr>
                <w:rStyle w:val="CommentReference"/>
                <w:rFonts w:ascii="Times New Roman" w:eastAsiaTheme="minorHAnsi" w:hAnsi="Times New Roman" w:cstheme="minorBidi"/>
                <w:color w:val="auto"/>
              </w:rPr>
              <w:commentReference w:id="162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25" w:name="_Ref434476236"/>
      <w:r>
        <w:t>The Psali Adam</w:t>
      </w:r>
      <w:r w:rsidR="006C1B94">
        <w:t xml:space="preserve"> for the Apostles’ Feast</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26" w:name="_Ref434476261"/>
      <w:r>
        <w:t>The Psali Batos</w:t>
      </w:r>
      <w:r w:rsidR="006C1B94">
        <w:t xml:space="preserve"> for the Apostles’ Feast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27" w:name="_Toc448227629"/>
      <w:r>
        <w:rPr>
          <w:lang w:val="en-US"/>
        </w:rPr>
        <w:t>June 30 / Epip 6: Martyrdom of St. Aoulimpas the Apostle</w:t>
      </w:r>
      <w:bookmarkEnd w:id="1627"/>
    </w:p>
    <w:p w14:paraId="0DEE2976" w14:textId="6AAD197D"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28" w:name="_Toc410196218"/>
      <w:bookmarkStart w:id="1629" w:name="_Toc410196460"/>
      <w:bookmarkStart w:id="1630" w:name="_Toc410196962"/>
      <w:bookmarkStart w:id="1631" w:name="_Toc448515416"/>
      <w:bookmarkStart w:id="1632" w:name="July"/>
      <w:bookmarkEnd w:id="1577"/>
      <w:r>
        <w:lastRenderedPageBreak/>
        <w:t>July</w:t>
      </w:r>
      <w:bookmarkEnd w:id="1628"/>
      <w:bookmarkEnd w:id="1629"/>
      <w:bookmarkEnd w:id="1630"/>
      <w:r w:rsidR="00980D99">
        <w:t xml:space="preserve"> or </w:t>
      </w:r>
      <w:r w:rsidR="00980D99">
        <w:rPr>
          <w:rFonts w:ascii="FreeSerifAvvaShenouda" w:hAnsi="FreeSerifAvvaShenouda" w:cs="FreeSerifAvvaShenouda"/>
        </w:rPr>
        <w:t>Ⲉⲡⲏⲡ</w:t>
      </w:r>
      <w:bookmarkEnd w:id="1631"/>
    </w:p>
    <w:bookmarkStart w:id="1633" w:name="_Ref434562742" w:displacedByCustomXml="next"/>
    <w:bookmarkStart w:id="1634" w:name="_Toc410196221" w:displacedByCustomXml="next"/>
    <w:bookmarkStart w:id="1635" w:name="_Toc410196463" w:displacedByCustomXml="next"/>
    <w:bookmarkStart w:id="1636" w:name="_Toc410196965" w:displacedByCustomXml="next"/>
    <w:sdt>
      <w:sdtPr>
        <w:id w:val="233667495"/>
        <w:docPartObj>
          <w:docPartGallery w:val="Table of Contents"/>
          <w:docPartUnique/>
        </w:docPartObj>
      </w:sdtPr>
      <w:sdtEndPr>
        <w:rPr>
          <w:b/>
          <w:bCs/>
          <w:noProof/>
        </w:rPr>
      </w:sdtEndPr>
      <w:sdtContent>
        <w:p w14:paraId="0AB48595" w14:textId="5B419CF4"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44A4C">
              <w:rPr>
                <w:noProof/>
                <w:webHidden/>
              </w:rPr>
              <w:t>851</w:t>
            </w:r>
            <w:r w:rsidR="00E35F1F">
              <w:rPr>
                <w:noProof/>
                <w:webHidden/>
              </w:rPr>
              <w:fldChar w:fldCharType="end"/>
            </w:r>
          </w:hyperlink>
        </w:p>
        <w:p w14:paraId="4A7559BA" w14:textId="4EB764C0" w:rsidR="00E35F1F" w:rsidRDefault="009448DA">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44A4C">
              <w:rPr>
                <w:noProof/>
                <w:webHidden/>
              </w:rPr>
              <w:t>853</w:t>
            </w:r>
            <w:r w:rsidR="00E35F1F">
              <w:rPr>
                <w:noProof/>
                <w:webHidden/>
              </w:rPr>
              <w:fldChar w:fldCharType="end"/>
            </w:r>
          </w:hyperlink>
        </w:p>
        <w:p w14:paraId="1300220B" w14:textId="740FCC26" w:rsidR="00E35F1F" w:rsidRDefault="009448DA">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44A4C">
              <w:rPr>
                <w:noProof/>
                <w:webHidden/>
              </w:rPr>
              <w:t>853</w:t>
            </w:r>
            <w:r w:rsidR="00E35F1F">
              <w:rPr>
                <w:noProof/>
                <w:webHidden/>
              </w:rPr>
              <w:fldChar w:fldCharType="end"/>
            </w:r>
          </w:hyperlink>
        </w:p>
        <w:p w14:paraId="0726C1F0" w14:textId="322D982B" w:rsidR="00E35F1F" w:rsidRDefault="009448DA">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74EAC1AB" w14:textId="443BC391" w:rsidR="00E35F1F" w:rsidRDefault="009448DA">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6D14A0C6" w14:textId="476BDA0C" w:rsidR="00E35F1F" w:rsidRDefault="009448DA">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4B68BC3F" w14:textId="76A502F2" w:rsidR="00E35F1F" w:rsidRDefault="009448DA">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0C0AA185" w14:textId="42098E3D" w:rsidR="00E35F1F" w:rsidRDefault="009448DA">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0EE31C9F" w14:textId="0D0C4D15" w:rsidR="00E35F1F" w:rsidRDefault="009448DA">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44A4C">
              <w:rPr>
                <w:noProof/>
                <w:webHidden/>
              </w:rPr>
              <w:t>857</w:t>
            </w:r>
            <w:r w:rsidR="00E35F1F">
              <w:rPr>
                <w:noProof/>
                <w:webHidden/>
              </w:rPr>
              <w:fldChar w:fldCharType="end"/>
            </w:r>
          </w:hyperlink>
        </w:p>
        <w:p w14:paraId="39CDC72B" w14:textId="13056AE7" w:rsidR="00E35F1F" w:rsidRDefault="009448DA">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44A4C">
              <w:rPr>
                <w:noProof/>
                <w:webHidden/>
              </w:rPr>
              <w:t>857</w:t>
            </w:r>
            <w:r w:rsidR="00E35F1F">
              <w:rPr>
                <w:noProof/>
                <w:webHidden/>
              </w:rPr>
              <w:fldChar w:fldCharType="end"/>
            </w:r>
          </w:hyperlink>
        </w:p>
        <w:p w14:paraId="265E9A6F" w14:textId="0741AAF1" w:rsidR="00E35F1F" w:rsidRDefault="009448DA">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44A4C">
              <w:rPr>
                <w:noProof/>
                <w:webHidden/>
              </w:rPr>
              <w:t>858</w:t>
            </w:r>
            <w:r w:rsidR="00E35F1F">
              <w:rPr>
                <w:noProof/>
                <w:webHidden/>
              </w:rPr>
              <w:fldChar w:fldCharType="end"/>
            </w:r>
          </w:hyperlink>
        </w:p>
        <w:p w14:paraId="165757B0" w14:textId="3FDD0E53" w:rsidR="00E35F1F" w:rsidRDefault="009448DA">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44A4C">
              <w:rPr>
                <w:noProof/>
                <w:webHidden/>
              </w:rPr>
              <w:t>860</w:t>
            </w:r>
            <w:r w:rsidR="00E35F1F">
              <w:rPr>
                <w:noProof/>
                <w:webHidden/>
              </w:rPr>
              <w:fldChar w:fldCharType="end"/>
            </w:r>
          </w:hyperlink>
        </w:p>
        <w:p w14:paraId="2FCBB9BB" w14:textId="7DFBE67E" w:rsidR="00E35F1F" w:rsidRDefault="009448DA">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44A4C">
              <w:rPr>
                <w:noProof/>
                <w:webHidden/>
              </w:rPr>
              <w:t>861</w:t>
            </w:r>
            <w:r w:rsidR="00E35F1F">
              <w:rPr>
                <w:noProof/>
                <w:webHidden/>
              </w:rPr>
              <w:fldChar w:fldCharType="end"/>
            </w:r>
          </w:hyperlink>
        </w:p>
        <w:p w14:paraId="35A0F6A7" w14:textId="305AC934" w:rsidR="00E35F1F" w:rsidRDefault="009448DA">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44A4C">
              <w:rPr>
                <w:noProof/>
                <w:webHidden/>
              </w:rPr>
              <w:t>861</w:t>
            </w:r>
            <w:r w:rsidR="00E35F1F">
              <w:rPr>
                <w:noProof/>
                <w:webHidden/>
              </w:rPr>
              <w:fldChar w:fldCharType="end"/>
            </w:r>
          </w:hyperlink>
        </w:p>
        <w:p w14:paraId="7B233596" w14:textId="7631A22A" w:rsidR="00E35F1F" w:rsidRDefault="009448DA">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10CBC24B" w14:textId="1B932BB0" w:rsidR="00E35F1F" w:rsidRDefault="009448DA">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73E96207" w14:textId="271901EF" w:rsidR="00E35F1F" w:rsidRDefault="009448DA">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37" w:name="_Ref436250323"/>
      <w:bookmarkStart w:id="1638" w:name="_Toc448227630"/>
      <w:r>
        <w:rPr>
          <w:rFonts w:ascii="Times New Roman" w:hAnsi="Times New Roman" w:cs="Times New Roman"/>
        </w:rPr>
        <w:lastRenderedPageBreak/>
        <w:t>July 1 / Epip 7: St. Shenoute</w:t>
      </w:r>
      <w:bookmarkEnd w:id="1633"/>
      <w:bookmarkEnd w:id="1637"/>
      <w:bookmarkEnd w:id="1638"/>
    </w:p>
    <w:p w14:paraId="5B5A5AD3" w14:textId="77777777" w:rsidR="00980D99" w:rsidRDefault="00980D99" w:rsidP="00980D99">
      <w:pPr>
        <w:pStyle w:val="Heading4"/>
        <w:rPr>
          <w:lang w:val="en-US"/>
        </w:rPr>
      </w:pPr>
      <w:bookmarkStart w:id="1639" w:name="_Ref434491186"/>
      <w:r>
        <w:rPr>
          <w:lang w:val="en-US"/>
        </w:rPr>
        <w:t>The Doxology</w:t>
      </w:r>
      <w:r w:rsidR="00810F04">
        <w:rPr>
          <w:lang w:val="en-US"/>
        </w:rPr>
        <w:t xml:space="preserve"> for St. Shenoute</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1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1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1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43" w:name="_Ref434491207"/>
      <w:r>
        <w:rPr>
          <w:lang w:val="en-US"/>
        </w:rPr>
        <w:t>A Doxology for St. Besa</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44" w:name="_Toc448227631"/>
      <w:r>
        <w:rPr>
          <w:rFonts w:ascii="Times New Roman" w:hAnsi="Times New Roman" w:cs="Times New Roman"/>
        </w:rPr>
        <w:t>July 1 / Epip 7: Also St. Ignatius</w:t>
      </w:r>
      <w:bookmarkEnd w:id="1644"/>
    </w:p>
    <w:p w14:paraId="08CD1881" w14:textId="77777777" w:rsidR="00980D99" w:rsidRDefault="00980D99" w:rsidP="00980D99">
      <w:pPr>
        <w:pStyle w:val="Heading3"/>
        <w:rPr>
          <w:lang w:val="en-US"/>
        </w:rPr>
      </w:pPr>
      <w:bookmarkStart w:id="1645" w:name="_Ref434560325"/>
      <w:bookmarkStart w:id="1646" w:name="_Toc448227632"/>
      <w:r>
        <w:rPr>
          <w:lang w:val="en-US"/>
        </w:rPr>
        <w:t>July 2 / Epip 8: St. Pishoy</w:t>
      </w:r>
      <w:bookmarkEnd w:id="1645"/>
      <w:bookmarkEnd w:id="1646"/>
    </w:p>
    <w:p w14:paraId="3F31CCDA" w14:textId="77777777" w:rsidR="00980D99" w:rsidRDefault="00980D99" w:rsidP="00980D99">
      <w:pPr>
        <w:pStyle w:val="Heading4"/>
        <w:rPr>
          <w:lang w:val="en-US"/>
        </w:rPr>
      </w:pPr>
      <w:bookmarkStart w:id="1647" w:name="_Ref434490783"/>
      <w:r>
        <w:rPr>
          <w:lang w:val="en-US"/>
        </w:rPr>
        <w:t>The Doxology</w:t>
      </w:r>
      <w:r w:rsidR="00810F04">
        <w:rPr>
          <w:lang w:val="en-US"/>
        </w:rPr>
        <w:t xml:space="preserve"> for St. Pishoy</w:t>
      </w:r>
      <w:bookmarkEnd w:id="1647"/>
    </w:p>
    <w:p w14:paraId="748CA5AD" w14:textId="1098323E"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44A4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44A4C">
        <w:rPr>
          <w:noProof/>
          <w:lang w:val="en-US"/>
        </w:rPr>
        <w:t>581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1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1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57" w:name="_Toc448227633"/>
      <w:r>
        <w:t>The Virgin’s Fast</w:t>
      </w:r>
      <w:bookmarkEnd w:id="1636"/>
      <w:bookmarkEnd w:id="1635"/>
      <w:bookmarkEnd w:id="1634"/>
      <w:bookmarkEnd w:id="1657"/>
    </w:p>
    <w:p w14:paraId="67B94F6A" w14:textId="77777777" w:rsidR="005B716A" w:rsidRDefault="005B716A" w:rsidP="005B716A">
      <w:pPr>
        <w:pStyle w:val="Heading3"/>
        <w:rPr>
          <w:lang w:val="en-US"/>
        </w:rPr>
      </w:pPr>
      <w:bookmarkStart w:id="1658" w:name="_Toc448227634"/>
      <w:r>
        <w:rPr>
          <w:lang w:val="en-US"/>
        </w:rPr>
        <w:t>July 3 / Epip 9: Martyrdom of</w:t>
      </w:r>
      <w:r w:rsidR="00FE0AE4">
        <w:rPr>
          <w:lang w:val="en-US"/>
        </w:rPr>
        <w:t xml:space="preserve"> </w:t>
      </w:r>
      <w:r>
        <w:rPr>
          <w:lang w:val="en-US"/>
        </w:rPr>
        <w:t>St. Simon Cleophas the Apostle</w:t>
      </w:r>
      <w:bookmarkEnd w:id="1658"/>
    </w:p>
    <w:p w14:paraId="4B2873D8" w14:textId="61D6CAD4"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9F0F33E" w14:textId="77777777" w:rsidR="00DD5136" w:rsidRDefault="00DD5136" w:rsidP="00DD5136">
      <w:pPr>
        <w:pStyle w:val="Heading3"/>
      </w:pPr>
      <w:bookmarkStart w:id="1659" w:name="_Toc448227635"/>
      <w:r>
        <w:t>July 6 / Epip 12: Commemoration of Archangel Michael</w:t>
      </w:r>
      <w:bookmarkEnd w:id="1659"/>
    </w:p>
    <w:p w14:paraId="5BB08031" w14:textId="18400DAF"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D32BC82" w14:textId="77777777" w:rsidR="005B716A" w:rsidRDefault="005B716A" w:rsidP="005B716A">
      <w:pPr>
        <w:pStyle w:val="Heading3"/>
      </w:pPr>
      <w:bookmarkStart w:id="1660" w:name="_Toc448227636"/>
      <w:r>
        <w:t>July 12 / Epip 18: Martyrdom of St. James the Apostle, the Bishop of Jerusalem</w:t>
      </w:r>
      <w:bookmarkEnd w:id="1660"/>
    </w:p>
    <w:p w14:paraId="3E767F80" w14:textId="7547E5D2"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30614C9" w14:textId="77777777" w:rsidR="009C1989" w:rsidRDefault="009C1989" w:rsidP="009C1989">
      <w:pPr>
        <w:pStyle w:val="Heading3"/>
      </w:pPr>
      <w:bookmarkStart w:id="1661" w:name="_Ref434562330"/>
      <w:bookmarkStart w:id="1662" w:name="_Toc448227637"/>
      <w:r>
        <w:t>July 14 / Epip 20: Martyrdom of St. Theodore of Shotep, the General</w:t>
      </w:r>
      <w:bookmarkEnd w:id="1661"/>
      <w:bookmarkEnd w:id="1662"/>
    </w:p>
    <w:p w14:paraId="7B584133" w14:textId="77777777" w:rsidR="009C1989" w:rsidRDefault="009C1989" w:rsidP="009C1989">
      <w:pPr>
        <w:pStyle w:val="Heading4"/>
      </w:pPr>
      <w:bookmarkStart w:id="1663" w:name="_Ref434489277"/>
      <w:r>
        <w:t>The Doxology of St. Theodore of Shotep, the General</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64" w:name="_Ref434489296"/>
      <w:r>
        <w:t>Another Doxology of St. Theodore of Shotep, the General</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65"/>
            <w:r>
              <w:t>struggler</w:t>
            </w:r>
            <w:commentRangeEnd w:id="1665"/>
            <w:r>
              <w:rPr>
                <w:rStyle w:val="CommentReference"/>
                <w:rFonts w:ascii="Times New Roman" w:eastAsiaTheme="minorHAnsi" w:hAnsi="Times New Roman" w:cstheme="minorBidi"/>
                <w:color w:val="auto"/>
              </w:rPr>
              <w:commentReference w:id="166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66" w:name="_Toc448227638"/>
      <w:r>
        <w:t>July 15 / Epip 21: Commemoration of the Theotokos</w:t>
      </w:r>
      <w:bookmarkEnd w:id="1666"/>
    </w:p>
    <w:p w14:paraId="09456591" w14:textId="1408187A"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6562046" w14:textId="77777777" w:rsidR="0078548F" w:rsidRDefault="0078548F" w:rsidP="0078548F">
      <w:pPr>
        <w:pStyle w:val="Heading3"/>
      </w:pPr>
      <w:bookmarkStart w:id="1667" w:name="_Ref434562663"/>
      <w:bookmarkStart w:id="1668" w:name="_Toc448227639"/>
      <w:r>
        <w:t>July 17 / Epip 23: The Martyrdom of St. Marina</w:t>
      </w:r>
      <w:bookmarkEnd w:id="1667"/>
      <w:bookmarkEnd w:id="1668"/>
    </w:p>
    <w:p w14:paraId="71210AE6" w14:textId="77777777" w:rsidR="0078548F" w:rsidRDefault="0078548F" w:rsidP="0078548F">
      <w:pPr>
        <w:pStyle w:val="Heading4"/>
      </w:pPr>
      <w:bookmarkStart w:id="1669" w:name="_Ref434490204"/>
      <w:r>
        <w:t>The Doxology</w:t>
      </w:r>
      <w:r w:rsidR="00B46E6E">
        <w:t xml:space="preserve"> for St. Marina</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0" w:name="_Toc448227640"/>
      <w:r>
        <w:t>July 18 / Epip 24: The Martyrdom of Abba Noub</w:t>
      </w:r>
      <w:bookmarkEnd w:id="1670"/>
    </w:p>
    <w:p w14:paraId="45A4C76D" w14:textId="77777777" w:rsidR="00951605" w:rsidRDefault="00951605" w:rsidP="00951605">
      <w:pPr>
        <w:pStyle w:val="Heading4"/>
      </w:pPr>
      <w:bookmarkStart w:id="1671" w:name="_Ref434489534"/>
      <w:r>
        <w:t>The Doxology</w:t>
      </w:r>
      <w:r w:rsidR="00B46E6E">
        <w:t xml:space="preserve"> for Abba Noub</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72"/>
            <w:r>
              <w:t>Abba Noub</w:t>
            </w:r>
            <w:commentRangeEnd w:id="1672"/>
            <w:r>
              <w:rPr>
                <w:rStyle w:val="CommentReference"/>
                <w:rFonts w:ascii="Times New Roman" w:eastAsiaTheme="minorHAnsi" w:hAnsi="Times New Roman" w:cstheme="minorBidi"/>
                <w:color w:val="auto"/>
              </w:rPr>
              <w:commentReference w:id="167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73"/>
            <w:r>
              <w:t xml:space="preserve">upright </w:t>
            </w:r>
            <w:commentRangeEnd w:id="1673"/>
            <w:r>
              <w:rPr>
                <w:rStyle w:val="CommentReference"/>
                <w:rFonts w:ascii="Times New Roman" w:eastAsiaTheme="minorHAnsi" w:hAnsi="Times New Roman" w:cstheme="minorBidi"/>
                <w:color w:val="auto"/>
              </w:rPr>
              <w:commentReference w:id="167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74" w:name="_Toc448227641"/>
      <w:r>
        <w:t>July 20 / Epip 26: Joseph the Carpenter</w:t>
      </w:r>
      <w:bookmarkEnd w:id="1674"/>
    </w:p>
    <w:p w14:paraId="5DE3B33E" w14:textId="77777777" w:rsidR="00BF240D" w:rsidRDefault="00BF240D" w:rsidP="00BF240D">
      <w:pPr>
        <w:pStyle w:val="Heading4"/>
      </w:pPr>
      <w:bookmarkStart w:id="1675" w:name="_Ref434488476"/>
      <w:r>
        <w:t>The Doxology</w:t>
      </w:r>
      <w:r w:rsidR="00B46E6E">
        <w:t xml:space="preserve"> for St. Joseph the Carpenter</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1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76" w:name="_Toc448227642"/>
      <w:bookmarkStart w:id="1677" w:name="_Toc410196222"/>
      <w:bookmarkStart w:id="1678" w:name="_Toc410196464"/>
      <w:bookmarkStart w:id="1679" w:name="_Toc410196966"/>
      <w:r>
        <w:t>July 20 / Epip 26: Also St. Frumentius (Abune Selama), the First Bishop of Ethiopia</w:t>
      </w:r>
      <w:bookmarkEnd w:id="1676"/>
    </w:p>
    <w:p w14:paraId="5EE79286" w14:textId="55B898F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44A4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44A4C">
        <w:rPr>
          <w:noProof/>
        </w:rPr>
        <w:t>803</w:t>
      </w:r>
      <w:r w:rsidR="00237D47">
        <w:fldChar w:fldCharType="end"/>
      </w:r>
      <w:r>
        <w:t>.</w:t>
      </w:r>
    </w:p>
    <w:p w14:paraId="74ECF631" w14:textId="77777777" w:rsidR="00C325FC" w:rsidRDefault="00C325FC" w:rsidP="005B716A">
      <w:pPr>
        <w:pStyle w:val="Heading3"/>
      </w:pPr>
      <w:bookmarkStart w:id="1680" w:name="_Toc448227643"/>
      <w:r>
        <w:t>July 22 / Epip 28: Departure of St. Mary Magdalene</w:t>
      </w:r>
      <w:bookmarkEnd w:id="1680"/>
    </w:p>
    <w:p w14:paraId="41ADBBFF" w14:textId="77777777" w:rsidR="00C325FC" w:rsidRDefault="00C325FC" w:rsidP="00C325FC">
      <w:pPr>
        <w:pStyle w:val="Heading4"/>
      </w:pPr>
      <w:bookmarkStart w:id="1681" w:name="_Ref434489077"/>
      <w:r>
        <w:t>The Doxology</w:t>
      </w:r>
      <w:r w:rsidR="00B46E6E">
        <w:t xml:space="preserve"> for St. Mary Magdalene</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82"/>
            <w:r>
              <w:t xml:space="preserve">ϯⲁⲅⲓⲁ </w:t>
            </w:r>
            <w:commentRangeEnd w:id="1682"/>
            <w:r>
              <w:rPr>
                <w:rStyle w:val="CommentReference"/>
                <w:rFonts w:ascii="Times New Roman" w:hAnsi="Times New Roman" w:cstheme="minorBidi"/>
                <w:noProof w:val="0"/>
              </w:rPr>
              <w:commentReference w:id="168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83"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83"/>
    </w:p>
    <w:p w14:paraId="19C57F68" w14:textId="51F3785D"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48B57972" w14:textId="77777777" w:rsidR="005B716A" w:rsidRDefault="005B716A" w:rsidP="005B716A">
      <w:pPr>
        <w:pStyle w:val="Heading3"/>
      </w:pPr>
      <w:bookmarkStart w:id="1684" w:name="_Toc448227645"/>
      <w:r>
        <w:t xml:space="preserve">July 23 / Epip 29: </w:t>
      </w:r>
      <w:r w:rsidR="00B52D77">
        <w:t xml:space="preserve">Also the </w:t>
      </w:r>
      <w:r>
        <w:t>Translocation of the Relics of St. Andrew, the Apostle</w:t>
      </w:r>
      <w:bookmarkEnd w:id="1684"/>
    </w:p>
    <w:p w14:paraId="7500DAE2" w14:textId="740F7B2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CDA1374" w14:textId="77777777" w:rsidR="00960235" w:rsidRDefault="00960235" w:rsidP="00960235">
      <w:pPr>
        <w:pStyle w:val="Heading3"/>
      </w:pPr>
      <w:bookmarkStart w:id="1685" w:name="_Toc448227646"/>
      <w:r>
        <w:t>July 28 / Mesori 4: Consecration of the Church of St. Anthony</w:t>
      </w:r>
      <w:bookmarkEnd w:id="1685"/>
    </w:p>
    <w:p w14:paraId="15290CA7" w14:textId="10AE5B40"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44A4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44A4C">
        <w:rPr>
          <w:noProof/>
        </w:rPr>
        <w:t>767</w:t>
      </w:r>
      <w:r w:rsidR="00237D47">
        <w:fldChar w:fldCharType="end"/>
      </w:r>
      <w:bookmarkEnd w:id="1632"/>
      <w:r>
        <w:t>.</w:t>
      </w:r>
    </w:p>
    <w:p w14:paraId="62D72F65" w14:textId="77777777" w:rsidR="00495F1A" w:rsidRPr="00980D99" w:rsidRDefault="00495F1A" w:rsidP="00495F1A">
      <w:pPr>
        <w:pStyle w:val="Heading2"/>
        <w:rPr>
          <w:lang w:val="en-US"/>
        </w:rPr>
      </w:pPr>
      <w:bookmarkStart w:id="1686" w:name="_Toc448515417"/>
      <w:bookmarkStart w:id="1687" w:name="August"/>
      <w:r>
        <w:lastRenderedPageBreak/>
        <w:t>August</w:t>
      </w:r>
      <w:bookmarkEnd w:id="1677"/>
      <w:bookmarkEnd w:id="1678"/>
      <w:bookmarkEnd w:id="167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86"/>
    </w:p>
    <w:bookmarkStart w:id="1688" w:name="_Toc410196223" w:displacedByCustomXml="next"/>
    <w:bookmarkStart w:id="1689" w:name="_Toc410196465" w:displacedByCustomXml="next"/>
    <w:bookmarkStart w:id="1690" w:name="_Toc410196967" w:displacedByCustomXml="next"/>
    <w:sdt>
      <w:sdtPr>
        <w:id w:val="-1335066635"/>
        <w:docPartObj>
          <w:docPartGallery w:val="Table of Contents"/>
          <w:docPartUnique/>
        </w:docPartObj>
      </w:sdtPr>
      <w:sdtEndPr>
        <w:rPr>
          <w:b/>
          <w:bCs/>
          <w:noProof/>
        </w:rPr>
      </w:sdtEndPr>
      <w:sdtContent>
        <w:p w14:paraId="6C4AA256" w14:textId="76B6F8B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0642AA7E" w14:textId="64A07F63" w:rsidR="00E35F1F" w:rsidRDefault="009448DA">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469350F5" w14:textId="51B0125C" w:rsidR="00E35F1F" w:rsidRDefault="009448DA">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1C958ECA" w14:textId="77C5E644" w:rsidR="00E35F1F" w:rsidRDefault="009448DA">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44A4C">
              <w:rPr>
                <w:noProof/>
                <w:webHidden/>
              </w:rPr>
              <w:t>874</w:t>
            </w:r>
            <w:r w:rsidR="00E35F1F">
              <w:rPr>
                <w:noProof/>
                <w:webHidden/>
              </w:rPr>
              <w:fldChar w:fldCharType="end"/>
            </w:r>
          </w:hyperlink>
        </w:p>
        <w:p w14:paraId="30938F4F" w14:textId="21702D1A" w:rsidR="00E35F1F" w:rsidRDefault="009448DA">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27ED9ED2" w14:textId="0E192522" w:rsidR="00E35F1F" w:rsidRDefault="009448DA">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61F29EF3" w14:textId="4FD4B9B5" w:rsidR="00E35F1F" w:rsidRDefault="009448DA">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33C8C71D" w14:textId="29DA47A6" w:rsidR="00E35F1F" w:rsidRDefault="009448DA">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44A4C">
              <w:rPr>
                <w:noProof/>
                <w:webHidden/>
              </w:rPr>
              <w:t>884</w:t>
            </w:r>
            <w:r w:rsidR="00E35F1F">
              <w:rPr>
                <w:noProof/>
                <w:webHidden/>
              </w:rPr>
              <w:fldChar w:fldCharType="end"/>
            </w:r>
          </w:hyperlink>
        </w:p>
        <w:p w14:paraId="388B8086" w14:textId="0D076FED" w:rsidR="00E35F1F" w:rsidRDefault="009448DA">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5ACE581D" w14:textId="2F6E5A7C" w:rsidR="00E35F1F" w:rsidRDefault="009448DA">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39173CA8" w14:textId="7B917B4E" w:rsidR="00E35F1F" w:rsidRDefault="009448DA">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4B7ED6FE" w14:textId="50E5AFFF" w:rsidR="00E35F1F" w:rsidRDefault="009448DA">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5C0A9F92" w14:textId="3B6110CA" w:rsidR="00E35F1F" w:rsidRDefault="009448DA">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44A4C">
              <w:rPr>
                <w:noProof/>
                <w:webHidden/>
              </w:rPr>
              <w:t>886</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1" w:name="_Toc448227647"/>
      <w:r>
        <w:lastRenderedPageBreak/>
        <w:t>August 1 / Mesori 8: The Confession of St. Peter</w:t>
      </w:r>
      <w:bookmarkEnd w:id="1691"/>
    </w:p>
    <w:p w14:paraId="255AA614" w14:textId="23906E45"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44A4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44A4C">
        <w:rPr>
          <w:noProof/>
        </w:rPr>
        <w:t>838</w:t>
      </w:r>
      <w:r w:rsidR="00237D47">
        <w:fldChar w:fldCharType="end"/>
      </w:r>
      <w:r>
        <w:t>.</w:t>
      </w:r>
    </w:p>
    <w:p w14:paraId="21A226CF" w14:textId="77777777" w:rsidR="00DD5136" w:rsidRDefault="00DD5136" w:rsidP="00DD5136">
      <w:pPr>
        <w:pStyle w:val="Heading3"/>
      </w:pPr>
      <w:bookmarkStart w:id="1692" w:name="_Toc448227648"/>
      <w:r>
        <w:t>August 5 / Mesori 12: Commemoration of Archangel Michael</w:t>
      </w:r>
      <w:bookmarkEnd w:id="1692"/>
    </w:p>
    <w:p w14:paraId="64B788FF" w14:textId="2BB59DB5"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700F8882" w14:textId="77777777" w:rsidR="00495F1A" w:rsidRDefault="00980D99" w:rsidP="00495F1A">
      <w:pPr>
        <w:pStyle w:val="Heading3"/>
      </w:pPr>
      <w:bookmarkStart w:id="1693" w:name="_Toc448227649"/>
      <w:r>
        <w:t xml:space="preserve">August 6 / Mesori 13: </w:t>
      </w:r>
      <w:r w:rsidR="00495F1A">
        <w:t>The Transfiguration</w:t>
      </w:r>
      <w:bookmarkEnd w:id="1690"/>
      <w:bookmarkEnd w:id="1689"/>
      <w:bookmarkEnd w:id="1688"/>
      <w:bookmarkEnd w:id="1693"/>
    </w:p>
    <w:p w14:paraId="1EF4D652" w14:textId="77777777" w:rsidR="00980D99" w:rsidRDefault="00980D99" w:rsidP="00980D99">
      <w:pPr>
        <w:pStyle w:val="Heading4"/>
      </w:pPr>
      <w:bookmarkStart w:id="1694" w:name="_Ref434478012"/>
      <w:r>
        <w:t>The Doxology</w:t>
      </w:r>
      <w:r w:rsidR="00E21EA3">
        <w:t xml:space="preserve"> of the Transfiguration</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95" w:name="_Ref434476299"/>
      <w:r>
        <w:t>The Psali Adam</w:t>
      </w:r>
      <w:r w:rsidR="006C1B94">
        <w:t xml:space="preserve"> for the Transfiguration</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96" w:name="_Ref434476316"/>
      <w:r>
        <w:t>The Psali Batos</w:t>
      </w:r>
      <w:r w:rsidR="006C1B94">
        <w:t xml:space="preserve"> for the Transfiguration</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97" w:name="_Toc410196224"/>
      <w:bookmarkStart w:id="1698" w:name="_Toc410196466"/>
      <w:bookmarkStart w:id="1699" w:name="_Toc410196968"/>
      <w:bookmarkStart w:id="1700" w:name="_Ref435642801"/>
      <w:bookmarkStart w:id="1701" w:name="_Ref435642808"/>
      <w:bookmarkStart w:id="1702" w:name="_Toc448227650"/>
      <w:r>
        <w:t xml:space="preserve">August 9 / Mesori 16: </w:t>
      </w:r>
      <w:r w:rsidR="00495F1A">
        <w:t>The Assumption of the Virgin</w:t>
      </w:r>
      <w:bookmarkEnd w:id="1697"/>
      <w:bookmarkEnd w:id="1698"/>
      <w:bookmarkEnd w:id="1699"/>
      <w:bookmarkEnd w:id="1700"/>
      <w:bookmarkEnd w:id="1701"/>
      <w:bookmarkEnd w:id="1702"/>
    </w:p>
    <w:p w14:paraId="134619E6" w14:textId="77B1049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D26BE2A" w14:textId="4FF0A956" w:rsidR="007E24F9" w:rsidRDefault="007E24F9" w:rsidP="007E24F9">
      <w:pPr>
        <w:pStyle w:val="Heading4"/>
      </w:pPr>
      <w:bookmarkStart w:id="1703" w:name="_Ref435642763"/>
      <w:r>
        <w:t xml:space="preserve">The Psali </w:t>
      </w:r>
      <w:commentRangeStart w:id="1704"/>
      <w:r>
        <w:t xml:space="preserve">Adam </w:t>
      </w:r>
      <w:commentRangeEnd w:id="1704"/>
      <w:r>
        <w:rPr>
          <w:rStyle w:val="CommentReference"/>
          <w:rFonts w:eastAsiaTheme="minorHAnsi" w:cstheme="minorBidi"/>
          <w:b w:val="0"/>
          <w:bCs w:val="0"/>
          <w:iCs w:val="0"/>
          <w:color w:val="auto"/>
        </w:rPr>
        <w:commentReference w:id="1704"/>
      </w:r>
      <w:r>
        <w:t>for the Virgin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05"/>
            <w:r>
              <w:t>With divine hands.”</w:t>
            </w:r>
            <w:commentRangeEnd w:id="1705"/>
            <w:r>
              <w:rPr>
                <w:rStyle w:val="CommentReference"/>
                <w:rFonts w:ascii="Times New Roman" w:eastAsiaTheme="minorHAnsi" w:hAnsi="Times New Roman" w:cstheme="minorBidi"/>
                <w:color w:val="auto"/>
              </w:rPr>
              <w:commentReference w:id="170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06" w:name="_Ref435734818"/>
      <w:r>
        <w:t>The Psali Batos for the Virgin</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2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07"/>
            <w:r>
              <w:t>forever</w:t>
            </w:r>
            <w:commentRangeEnd w:id="1707"/>
            <w:r>
              <w:rPr>
                <w:rStyle w:val="CommentReference"/>
                <w:rFonts w:ascii="Times New Roman" w:eastAsiaTheme="minorHAnsi" w:hAnsi="Times New Roman" w:cstheme="minorBidi"/>
                <w:color w:val="auto"/>
              </w:rPr>
              <w:commentReference w:id="170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08"/>
            <w:r>
              <w:t>In the unshakable places.</w:t>
            </w:r>
            <w:commentRangeEnd w:id="1708"/>
            <w:r>
              <w:rPr>
                <w:rStyle w:val="CommentReference"/>
                <w:rFonts w:ascii="Times New Roman" w:eastAsiaTheme="minorHAnsi" w:hAnsi="Times New Roman" w:cstheme="minorBidi"/>
                <w:color w:val="auto"/>
              </w:rPr>
              <w:commentReference w:id="170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09"/>
            <w:r>
              <w:t>Your name adorns our works.</w:t>
            </w:r>
            <w:commentRangeEnd w:id="1709"/>
            <w:r>
              <w:rPr>
                <w:rStyle w:val="CommentReference"/>
                <w:rFonts w:ascii="Times New Roman" w:eastAsiaTheme="minorHAnsi" w:hAnsi="Times New Roman" w:cstheme="minorBidi"/>
                <w:color w:val="auto"/>
              </w:rPr>
              <w:commentReference w:id="170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0"/>
            <w:r>
              <w:t xml:space="preserve">Interceding </w:t>
            </w:r>
            <w:commentRangeEnd w:id="1710"/>
            <w:r>
              <w:rPr>
                <w:rStyle w:val="CommentReference"/>
                <w:rFonts w:ascii="Times New Roman" w:eastAsiaTheme="minorHAnsi" w:hAnsi="Times New Roman" w:cstheme="minorBidi"/>
                <w:color w:val="auto"/>
              </w:rPr>
              <w:commentReference w:id="171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1" w:name="_Toc448227651"/>
      <w:r>
        <w:t>August 12 / Mesori 19: Translocation of the Relics of St. Macarius the Great</w:t>
      </w:r>
      <w:bookmarkEnd w:id="1711"/>
    </w:p>
    <w:p w14:paraId="0744AB3C" w14:textId="01CCAA8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44A4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44A4C">
        <w:rPr>
          <w:noProof/>
        </w:rPr>
        <w:t>780</w:t>
      </w:r>
      <w:r w:rsidR="00237D47">
        <w:fldChar w:fldCharType="end"/>
      </w:r>
      <w:r w:rsidR="00237D47">
        <w:t>.</w:t>
      </w:r>
    </w:p>
    <w:p w14:paraId="7069CDB9" w14:textId="77777777" w:rsidR="005329C1" w:rsidRDefault="005329C1" w:rsidP="005329C1">
      <w:pPr>
        <w:pStyle w:val="Heading3"/>
      </w:pPr>
      <w:bookmarkStart w:id="1712" w:name="_Toc448227652"/>
      <w:r>
        <w:t>August 14 / Mesori 21: Commemoration of the Theotokos</w:t>
      </w:r>
      <w:bookmarkEnd w:id="1712"/>
    </w:p>
    <w:p w14:paraId="26062380" w14:textId="076D6DB4"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48CB18D" w14:textId="77777777" w:rsidR="009F60F1" w:rsidRDefault="009F60F1" w:rsidP="009F60F1">
      <w:pPr>
        <w:pStyle w:val="Heading3"/>
      </w:pPr>
      <w:bookmarkStart w:id="1713" w:name="_Ref434563030"/>
      <w:bookmarkStart w:id="1714" w:name="_Toc448227653"/>
      <w:r>
        <w:t>August 17 / Mesori 24: Departure of St. Takle Haymanot</w:t>
      </w:r>
      <w:bookmarkEnd w:id="1713"/>
      <w:bookmarkEnd w:id="1714"/>
    </w:p>
    <w:p w14:paraId="34845613" w14:textId="77777777" w:rsidR="009F60F1" w:rsidRDefault="009F60F1" w:rsidP="009F60F1">
      <w:pPr>
        <w:pStyle w:val="Heading4"/>
      </w:pPr>
      <w:bookmarkStart w:id="1715" w:name="_Ref434492302"/>
      <w:r>
        <w:t>The Doxology</w:t>
      </w:r>
      <w:r w:rsidR="00B82753">
        <w:t xml:space="preserve"> for St. Takle Haymanot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16" w:name="_Toc448227654"/>
      <w:r>
        <w:lastRenderedPageBreak/>
        <w:t>August 21 / Mesori 28: The Patriarchs: Abraham, Isaac, and Jacob</w:t>
      </w:r>
      <w:bookmarkEnd w:id="1716"/>
    </w:p>
    <w:p w14:paraId="1D063B19" w14:textId="77777777" w:rsidR="00431ABD" w:rsidRDefault="00431ABD" w:rsidP="00431ABD">
      <w:pPr>
        <w:pStyle w:val="Heading4"/>
      </w:pPr>
      <w:bookmarkStart w:id="1717" w:name="_Ref434492413"/>
      <w:r>
        <w:t>The Doxology</w:t>
      </w:r>
      <w:r w:rsidR="00B82753">
        <w:t xml:space="preserve"> for the Patriarchs: Abraham, Isaac, and Jacob</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18" w:name="_Toc448227655"/>
      <w:r>
        <w:lastRenderedPageBreak/>
        <w:t>August 22 / Mesori 29: Commemoration of the Annunciation, Nativity, and Resurrection on the 29</w:t>
      </w:r>
      <w:r w:rsidRPr="00C0205C">
        <w:rPr>
          <w:vertAlign w:val="superscript"/>
        </w:rPr>
        <w:t>th</w:t>
      </w:r>
      <w:r>
        <w:t xml:space="preserve"> of Every Month</w:t>
      </w:r>
      <w:bookmarkEnd w:id="1718"/>
    </w:p>
    <w:p w14:paraId="19306DA7" w14:textId="31012005" w:rsidR="007D439A" w:rsidRPr="00B52D77" w:rsidRDefault="007D439A" w:rsidP="007D439A">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71EB5850" w14:textId="77777777" w:rsidR="0070722E" w:rsidRDefault="0070722E" w:rsidP="0070722E">
      <w:pPr>
        <w:pStyle w:val="Heading3"/>
      </w:pPr>
      <w:bookmarkStart w:id="1719" w:name="_Toc448227656"/>
      <w:r>
        <w:t xml:space="preserve">August 22 / Mesori 29: </w:t>
      </w:r>
      <w:r w:rsidR="007D439A">
        <w:t xml:space="preserve">Also the </w:t>
      </w:r>
      <w:r>
        <w:t>Translocation of the Relics of St. John the Short to Scetis</w:t>
      </w:r>
      <w:bookmarkEnd w:id="1719"/>
    </w:p>
    <w:p w14:paraId="6CA7DB30" w14:textId="205B06F4"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44A4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44A4C">
        <w:rPr>
          <w:noProof/>
        </w:rPr>
        <w:t>627</w:t>
      </w:r>
      <w:r w:rsidR="00237D47">
        <w:fldChar w:fldCharType="end"/>
      </w:r>
      <w:r>
        <w:t>.</w:t>
      </w:r>
    </w:p>
    <w:p w14:paraId="7E90B074" w14:textId="77777777" w:rsidR="00D46726" w:rsidRDefault="00D46726" w:rsidP="00D46726">
      <w:pPr>
        <w:pStyle w:val="Heading3"/>
      </w:pPr>
      <w:bookmarkStart w:id="1720" w:name="_Toc448227657"/>
      <w:r>
        <w:t>August 25 / Little Month 2: Departure of St. Titus the Apostle</w:t>
      </w:r>
      <w:bookmarkEnd w:id="1720"/>
    </w:p>
    <w:p w14:paraId="0FCE4143" w14:textId="27E8A457"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76AA6933" w14:textId="77777777" w:rsidR="00C30039" w:rsidRDefault="00C30039" w:rsidP="00C30039">
      <w:pPr>
        <w:pStyle w:val="Heading3"/>
      </w:pPr>
      <w:bookmarkStart w:id="1721" w:name="_Toc448227658"/>
      <w:r>
        <w:t>August 26 / Little Month 3: Archangel Raphael</w:t>
      </w:r>
      <w:bookmarkEnd w:id="1721"/>
    </w:p>
    <w:p w14:paraId="0292BCC5" w14:textId="77777777" w:rsidR="00C30039" w:rsidRDefault="00C30039" w:rsidP="00C30039">
      <w:pPr>
        <w:pStyle w:val="Heading4"/>
      </w:pPr>
      <w:bookmarkStart w:id="1722" w:name="_Ref434488208"/>
      <w:r>
        <w:t>The Doxology</w:t>
      </w:r>
      <w:r w:rsidR="00B46E6E">
        <w:t xml:space="preserve"> for Archangel Raphael</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23" w:name="_Toc448227659"/>
      <w:r>
        <w:t>August 28 / Little Month 5</w:t>
      </w:r>
      <w:r w:rsidR="00980D99">
        <w:t>: St. Parsouma</w:t>
      </w:r>
      <w:bookmarkEnd w:id="1723"/>
    </w:p>
    <w:p w14:paraId="32F5CFB7" w14:textId="77777777" w:rsidR="00980D99" w:rsidRDefault="00980D99" w:rsidP="00980D99">
      <w:pPr>
        <w:pStyle w:val="Heading4"/>
      </w:pPr>
      <w:bookmarkStart w:id="1724" w:name="_Ref434491294"/>
      <w:r>
        <w:t>The Doxology</w:t>
      </w:r>
      <w:r w:rsidR="00810F04">
        <w:t xml:space="preserve"> for St. Parsouma</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2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28"/>
            <w:r>
              <w:t xml:space="preserve">ⲙ̀Ⲡⲭ̄ⲥ̄ </w:t>
            </w:r>
            <w:commentRangeEnd w:id="1728"/>
            <w:r>
              <w:rPr>
                <w:rStyle w:val="CommentReference"/>
                <w:rFonts w:ascii="Times New Roman" w:hAnsi="Times New Roman" w:cstheme="minorBidi"/>
                <w:noProof w:val="0"/>
              </w:rPr>
              <w:commentReference w:id="172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29"/>
            <w:r>
              <w:t xml:space="preserve">ⲡⲉⲛⲥⲱⲧⲏⲣ </w:t>
            </w:r>
            <w:commentRangeEnd w:id="1729"/>
            <w:r>
              <w:rPr>
                <w:rStyle w:val="CommentReference"/>
                <w:rFonts w:ascii="Times New Roman" w:hAnsi="Times New Roman" w:cstheme="minorBidi"/>
                <w:noProof w:val="0"/>
              </w:rPr>
              <w:commentReference w:id="172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0" w:name="_Toc410196226"/>
      <w:bookmarkStart w:id="1731" w:name="_Toc410196468"/>
      <w:bookmarkStart w:id="1732" w:name="_Toc410196970"/>
      <w:bookmarkStart w:id="1733" w:name="_Toc448515418"/>
      <w:bookmarkStart w:id="1734" w:name="Pascal"/>
      <w:bookmarkEnd w:id="1687"/>
      <w:r>
        <w:lastRenderedPageBreak/>
        <w:t>The Pascal Cycle</w:t>
      </w:r>
      <w:bookmarkEnd w:id="1730"/>
      <w:bookmarkEnd w:id="1731"/>
      <w:bookmarkEnd w:id="1732"/>
      <w:bookmarkEnd w:id="1733"/>
    </w:p>
    <w:bookmarkStart w:id="1735" w:name="_Toc410196227" w:displacedByCustomXml="next"/>
    <w:bookmarkStart w:id="1736" w:name="_Toc410196469" w:displacedByCustomXml="next"/>
    <w:bookmarkStart w:id="1737" w:name="_Toc410196971" w:displacedByCustomXml="next"/>
    <w:sdt>
      <w:sdtPr>
        <w:id w:val="-124935015"/>
        <w:docPartObj>
          <w:docPartGallery w:val="Table of Contents"/>
          <w:docPartUnique/>
        </w:docPartObj>
      </w:sdtPr>
      <w:sdtEndPr>
        <w:rPr>
          <w:b/>
          <w:bCs/>
          <w:noProof/>
        </w:rPr>
      </w:sdtEndPr>
      <w:sdtContent>
        <w:p w14:paraId="5FDFFE48" w14:textId="3C22770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44A4C">
              <w:rPr>
                <w:noProof/>
                <w:webHidden/>
              </w:rPr>
              <w:t>889</w:t>
            </w:r>
            <w:r w:rsidR="00E35F1F">
              <w:rPr>
                <w:noProof/>
                <w:webHidden/>
              </w:rPr>
              <w:fldChar w:fldCharType="end"/>
            </w:r>
          </w:hyperlink>
        </w:p>
        <w:p w14:paraId="2F2B0A5E" w14:textId="7EF4DFFA" w:rsidR="00E35F1F" w:rsidRDefault="009448DA">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44A4C">
              <w:rPr>
                <w:noProof/>
                <w:webHidden/>
              </w:rPr>
              <w:t>890</w:t>
            </w:r>
            <w:r w:rsidR="00E35F1F">
              <w:rPr>
                <w:noProof/>
                <w:webHidden/>
              </w:rPr>
              <w:fldChar w:fldCharType="end"/>
            </w:r>
          </w:hyperlink>
        </w:p>
        <w:p w14:paraId="21397571" w14:textId="4F18EAC6" w:rsidR="00E35F1F" w:rsidRDefault="009448DA">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44A4C">
              <w:rPr>
                <w:noProof/>
                <w:webHidden/>
              </w:rPr>
              <w:t>890</w:t>
            </w:r>
            <w:r w:rsidR="00E35F1F">
              <w:rPr>
                <w:noProof/>
                <w:webHidden/>
              </w:rPr>
              <w:fldChar w:fldCharType="end"/>
            </w:r>
          </w:hyperlink>
        </w:p>
        <w:p w14:paraId="345B39DB" w14:textId="614A241B" w:rsidR="00E35F1F" w:rsidRDefault="009448DA">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44A4C">
              <w:rPr>
                <w:noProof/>
                <w:webHidden/>
              </w:rPr>
              <w:t>911</w:t>
            </w:r>
            <w:r w:rsidR="00E35F1F">
              <w:rPr>
                <w:noProof/>
                <w:webHidden/>
              </w:rPr>
              <w:fldChar w:fldCharType="end"/>
            </w:r>
          </w:hyperlink>
        </w:p>
        <w:p w14:paraId="2AC75D2D" w14:textId="6DD4C9B1" w:rsidR="00E35F1F" w:rsidRDefault="009448DA">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44A4C">
              <w:rPr>
                <w:noProof/>
                <w:webHidden/>
              </w:rPr>
              <w:t>916</w:t>
            </w:r>
            <w:r w:rsidR="00E35F1F">
              <w:rPr>
                <w:noProof/>
                <w:webHidden/>
              </w:rPr>
              <w:fldChar w:fldCharType="end"/>
            </w:r>
          </w:hyperlink>
        </w:p>
        <w:p w14:paraId="3D4E604A" w14:textId="1D811788" w:rsidR="00E35F1F" w:rsidRDefault="009448DA">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44A4C">
              <w:rPr>
                <w:noProof/>
                <w:webHidden/>
              </w:rPr>
              <w:t>925</w:t>
            </w:r>
            <w:r w:rsidR="00E35F1F">
              <w:rPr>
                <w:noProof/>
                <w:webHidden/>
              </w:rPr>
              <w:fldChar w:fldCharType="end"/>
            </w:r>
          </w:hyperlink>
        </w:p>
        <w:p w14:paraId="02D0C1AA" w14:textId="042738BF" w:rsidR="00E35F1F" w:rsidRDefault="009448DA">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44A4C">
              <w:rPr>
                <w:noProof/>
                <w:webHidden/>
              </w:rPr>
              <w:t>933</w:t>
            </w:r>
            <w:r w:rsidR="00E35F1F">
              <w:rPr>
                <w:noProof/>
                <w:webHidden/>
              </w:rPr>
              <w:fldChar w:fldCharType="end"/>
            </w:r>
          </w:hyperlink>
        </w:p>
        <w:p w14:paraId="1DA254E0" w14:textId="1AF2ACC9" w:rsidR="00E35F1F" w:rsidRDefault="009448DA">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44A4C">
              <w:rPr>
                <w:noProof/>
                <w:webHidden/>
              </w:rPr>
              <w:t>944</w:t>
            </w:r>
            <w:r w:rsidR="00E35F1F">
              <w:rPr>
                <w:noProof/>
                <w:webHidden/>
              </w:rPr>
              <w:fldChar w:fldCharType="end"/>
            </w:r>
          </w:hyperlink>
        </w:p>
        <w:p w14:paraId="779EDF1B" w14:textId="7E5E81C4" w:rsidR="00E35F1F" w:rsidRDefault="009448DA">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44A4C">
              <w:rPr>
                <w:noProof/>
                <w:webHidden/>
              </w:rPr>
              <w:t>946</w:t>
            </w:r>
            <w:r w:rsidR="00E35F1F">
              <w:rPr>
                <w:noProof/>
                <w:webHidden/>
              </w:rPr>
              <w:fldChar w:fldCharType="end"/>
            </w:r>
          </w:hyperlink>
        </w:p>
        <w:p w14:paraId="24E1F576" w14:textId="7E9B4414" w:rsidR="00E35F1F" w:rsidRDefault="009448DA">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44A4C">
              <w:rPr>
                <w:noProof/>
                <w:webHidden/>
              </w:rPr>
              <w:t>956</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38" w:name="_Toc448227660"/>
      <w:r>
        <w:lastRenderedPageBreak/>
        <w:t>Jonah’s Fast</w:t>
      </w:r>
      <w:bookmarkEnd w:id="1737"/>
      <w:bookmarkEnd w:id="1736"/>
      <w:bookmarkEnd w:id="1735"/>
      <w:bookmarkEnd w:id="1738"/>
    </w:p>
    <w:p w14:paraId="7A658690" w14:textId="77777777" w:rsidR="001E5E16" w:rsidRPr="001E5E16" w:rsidRDefault="001E5E16" w:rsidP="001E5E16">
      <w:pPr>
        <w:pStyle w:val="Heading4"/>
      </w:pPr>
      <w:bookmarkStart w:id="1739" w:name="_Ref434478053"/>
      <w:r>
        <w:t>The Doxology</w:t>
      </w:r>
      <w:r w:rsidR="00E21EA3">
        <w:t xml:space="preserve"> of Jonah’s Fast</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0" w:name="_Toc410196228"/>
      <w:bookmarkStart w:id="1741" w:name="_Toc410196470"/>
      <w:bookmarkStart w:id="1742" w:name="_Toc410196972"/>
      <w:bookmarkStart w:id="1743" w:name="_Toc448227661"/>
      <w:r>
        <w:t>Jonah’s Feast</w:t>
      </w:r>
      <w:bookmarkEnd w:id="1740"/>
      <w:bookmarkEnd w:id="1741"/>
      <w:bookmarkEnd w:id="1742"/>
      <w:bookmarkEnd w:id="1743"/>
    </w:p>
    <w:p w14:paraId="6EE6C439" w14:textId="77777777" w:rsidR="00495F1A" w:rsidRDefault="00495F1A" w:rsidP="00495F1A">
      <w:pPr>
        <w:pStyle w:val="Heading3"/>
      </w:pPr>
      <w:bookmarkStart w:id="1744" w:name="_Toc410196229"/>
      <w:bookmarkStart w:id="1745" w:name="_Toc410196471"/>
      <w:bookmarkStart w:id="1746" w:name="_Toc410196973"/>
      <w:bookmarkStart w:id="1747" w:name="_Toc448227662"/>
      <w:r>
        <w:t>Great Lent</w:t>
      </w:r>
      <w:bookmarkEnd w:id="1744"/>
      <w:bookmarkEnd w:id="1745"/>
      <w:bookmarkEnd w:id="1746"/>
      <w:bookmarkEnd w:id="1747"/>
    </w:p>
    <w:p w14:paraId="2602B6E5" w14:textId="77777777" w:rsidR="00EC2AEB" w:rsidRPr="001E5E16" w:rsidRDefault="00EC2AEB" w:rsidP="00EC2AEB">
      <w:pPr>
        <w:pStyle w:val="Heading4"/>
      </w:pPr>
      <w:bookmarkStart w:id="1748" w:name="_Ref434478080"/>
      <w:r>
        <w:t>The Doxology</w:t>
      </w:r>
      <w:r w:rsidR="00420CFA">
        <w:t xml:space="preserve"> for Saturday and Sunday</w:t>
      </w:r>
      <w:r w:rsidR="00E21EA3">
        <w:t xml:space="preserve"> in Great Lent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49" w:name="_Ref434478104"/>
      <w:r>
        <w:t>The Doxology</w:t>
      </w:r>
      <w:r w:rsidR="00E21EA3">
        <w:t xml:space="preserve"> for Weekdays in Great Lent</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0"/>
            <w:r>
              <w:t>ⲛⲓⲉ̀ⲛⲉϩ</w:t>
            </w:r>
            <w:commentRangeEnd w:id="1750"/>
            <w:r>
              <w:rPr>
                <w:rStyle w:val="CommentReference"/>
                <w:rFonts w:ascii="Times New Roman" w:hAnsi="Times New Roman" w:cstheme="minorBidi"/>
                <w:noProof w:val="0"/>
              </w:rPr>
              <w:commentReference w:id="1750"/>
            </w:r>
            <w:r>
              <w:t>.</w:t>
            </w:r>
          </w:p>
        </w:tc>
      </w:tr>
    </w:tbl>
    <w:p w14:paraId="1A70F51E" w14:textId="77777777" w:rsidR="00420CFA" w:rsidRPr="001E5E16" w:rsidRDefault="00420CFA" w:rsidP="00420CFA">
      <w:pPr>
        <w:pStyle w:val="Heading4"/>
      </w:pPr>
      <w:bookmarkStart w:id="1751" w:name="_Ref434478128"/>
      <w:r>
        <w:t>A Second Doxology for Weekdays</w:t>
      </w:r>
      <w:r w:rsidR="00E21EA3">
        <w:t xml:space="preserve"> in Great Lent</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52"/>
            <w:r>
              <w:t xml:space="preserve">He </w:t>
            </w:r>
            <w:r w:rsidR="00253DD3">
              <w:t>humiliated</w:t>
            </w:r>
          </w:p>
          <w:p w14:paraId="774AFAE4" w14:textId="77777777" w:rsidR="00420CFA" w:rsidRDefault="00420CFA" w:rsidP="00420CFA">
            <w:pPr>
              <w:pStyle w:val="EngHangEnd"/>
            </w:pPr>
            <w:r>
              <w:t>The Tempter</w:t>
            </w:r>
            <w:commentRangeEnd w:id="1752"/>
            <w:r>
              <w:rPr>
                <w:rStyle w:val="CommentReference"/>
              </w:rPr>
              <w:commentReference w:id="175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53"/>
            <w:r>
              <w:t>“Fast in watchfulness</w:t>
            </w:r>
          </w:p>
          <w:p w14:paraId="6B2FDE71" w14:textId="77777777" w:rsidR="00420CFA" w:rsidRDefault="00420CFA" w:rsidP="00420CFA">
            <w:pPr>
              <w:pStyle w:val="EngHangEnd"/>
            </w:pPr>
            <w:r>
              <w:t>By day and by night.”</w:t>
            </w:r>
            <w:commentRangeEnd w:id="1753"/>
            <w:r>
              <w:rPr>
                <w:rStyle w:val="CommentReference"/>
              </w:rPr>
              <w:commentReference w:id="175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54" w:name="_Ref434478147"/>
      <w:r>
        <w:lastRenderedPageBreak/>
        <w:t>A Third</w:t>
      </w:r>
      <w:r w:rsidR="00420CFA">
        <w:t xml:space="preserve"> Doxology</w:t>
      </w:r>
      <w:r>
        <w:t xml:space="preserve"> for Weekdays</w:t>
      </w:r>
      <w:r w:rsidR="00E21EA3">
        <w:t xml:space="preserve"> in Great Lent</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55" w:name="_Ref434478172"/>
      <w:r>
        <w:t xml:space="preserve">The </w:t>
      </w:r>
      <w:r w:rsidR="007A72D2">
        <w:t xml:space="preserve">Fourth </w:t>
      </w:r>
      <w:r>
        <w:t>Doxology</w:t>
      </w:r>
      <w:r w:rsidR="007A72D2">
        <w:t xml:space="preserve"> </w:t>
      </w:r>
      <w:r w:rsidR="00E21EA3">
        <w:t>for Great Lent</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56"/>
            <w:r>
              <w:t xml:space="preserve">Ϯⲛⲏⲥⲧⲓⲁ̀ </w:t>
            </w:r>
            <w:commentRangeEnd w:id="1756"/>
            <w:r>
              <w:rPr>
                <w:rStyle w:val="CommentReference"/>
                <w:rFonts w:ascii="Times New Roman" w:hAnsi="Times New Roman" w:cstheme="minorBidi"/>
                <w:noProof w:val="0"/>
              </w:rPr>
              <w:commentReference w:id="175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57"/>
            <w:r>
              <w:t>pretense</w:t>
            </w:r>
            <w:commentRangeEnd w:id="1757"/>
            <w:r>
              <w:rPr>
                <w:rStyle w:val="CommentReference"/>
              </w:rPr>
              <w:commentReference w:id="175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58"/>
            <w:r>
              <w:t>strugglers</w:t>
            </w:r>
            <w:commentRangeEnd w:id="1758"/>
            <w:r>
              <w:rPr>
                <w:rStyle w:val="CommentReference"/>
              </w:rPr>
              <w:commentReference w:id="175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59"/>
            <w:r>
              <w:t>martyrdom</w:t>
            </w:r>
            <w:commentRangeEnd w:id="1759"/>
            <w:r>
              <w:rPr>
                <w:rStyle w:val="CommentReference"/>
              </w:rPr>
              <w:commentReference w:id="175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0"/>
            <w:r>
              <w:t xml:space="preserve">carries </w:t>
            </w:r>
            <w:commentRangeEnd w:id="1760"/>
            <w:r>
              <w:rPr>
                <w:rStyle w:val="CommentReference"/>
              </w:rPr>
              <w:commentReference w:id="176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1"/>
            <w:r>
              <w:t>assembly</w:t>
            </w:r>
            <w:commentRangeEnd w:id="1761"/>
            <w:r>
              <w:rPr>
                <w:rStyle w:val="CommentReference"/>
              </w:rPr>
              <w:commentReference w:id="1761"/>
            </w:r>
            <w:r>
              <w:t>,</w:t>
            </w:r>
          </w:p>
          <w:p w14:paraId="33941A18" w14:textId="77777777" w:rsidR="006A78B4" w:rsidRDefault="006A78B4" w:rsidP="006A78B4">
            <w:pPr>
              <w:pStyle w:val="EngHangEnd"/>
            </w:pPr>
            <w:r>
              <w:t xml:space="preserve">From now until the </w:t>
            </w:r>
            <w:commentRangeStart w:id="1762"/>
            <w:r>
              <w:t>ages of ages</w:t>
            </w:r>
            <w:commentRangeEnd w:id="1762"/>
            <w:r>
              <w:rPr>
                <w:rStyle w:val="CommentReference"/>
              </w:rPr>
              <w:commentReference w:id="176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63" w:name="_Ref434476347"/>
      <w:r>
        <w:lastRenderedPageBreak/>
        <w:t>The Psali Adam</w:t>
      </w:r>
      <w:r w:rsidR="006C1B94">
        <w:t xml:space="preserve"> 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64" w:name="_Ref434476369"/>
      <w:r>
        <w:t>The Psali Batos</w:t>
      </w:r>
      <w:r w:rsidR="006C1B94">
        <w:t xml:space="preserve"> 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65" w:name="_Toc410196230"/>
      <w:bookmarkStart w:id="1766" w:name="_Toc410196472"/>
      <w:bookmarkStart w:id="1767" w:name="_Toc410196974"/>
      <w:bookmarkStart w:id="1768" w:name="_Toc448227663"/>
      <w:r>
        <w:t>Lazarus Saturday</w:t>
      </w:r>
      <w:bookmarkEnd w:id="1765"/>
      <w:bookmarkEnd w:id="1766"/>
      <w:bookmarkEnd w:id="1767"/>
      <w:bookmarkEnd w:id="1768"/>
    </w:p>
    <w:p w14:paraId="536840DE" w14:textId="77777777" w:rsidR="00EC2AEB" w:rsidRPr="001E5E16" w:rsidRDefault="00EC2AEB" w:rsidP="00EC2AEB">
      <w:pPr>
        <w:pStyle w:val="Heading4"/>
      </w:pPr>
      <w:bookmarkStart w:id="1769" w:name="_Ref434478195"/>
      <w:r>
        <w:t>The Doxology</w:t>
      </w:r>
      <w:r w:rsidR="00E21EA3">
        <w:t xml:space="preserve"> for Lazarus Saturday</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0" w:name="_Ref434476394"/>
      <w:r>
        <w:t>The Psali Batos</w:t>
      </w:r>
      <w:r w:rsidR="006C1B94">
        <w:t xml:space="preserve"> for Lazarus Saturday</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1"/>
            <w:r>
              <w:t>With glory befitting You</w:t>
            </w:r>
            <w:commentRangeEnd w:id="1771"/>
            <w:r>
              <w:rPr>
                <w:rStyle w:val="CommentReference"/>
              </w:rPr>
              <w:commentReference w:id="177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72" w:name="_Toc410196231"/>
      <w:bookmarkStart w:id="1773" w:name="_Toc410196473"/>
      <w:bookmarkStart w:id="1774" w:name="_Toc410196975"/>
      <w:bookmarkStart w:id="1775" w:name="_Toc448227664"/>
      <w:r>
        <w:t>Palm Sunday</w:t>
      </w:r>
      <w:bookmarkEnd w:id="1772"/>
      <w:bookmarkEnd w:id="1773"/>
      <w:bookmarkEnd w:id="1774"/>
      <w:bookmarkEnd w:id="1775"/>
    </w:p>
    <w:p w14:paraId="5FD5B809" w14:textId="77777777" w:rsidR="00EC2AEB" w:rsidRPr="001E5E16" w:rsidRDefault="00EC2AEB" w:rsidP="00EC2AEB">
      <w:pPr>
        <w:pStyle w:val="Heading4"/>
      </w:pPr>
      <w:bookmarkStart w:id="1776" w:name="_Ref434478217"/>
      <w:r>
        <w:t xml:space="preserve">The </w:t>
      </w:r>
      <w:r w:rsidR="00FA139D">
        <w:t xml:space="preserve">First </w:t>
      </w:r>
      <w:r>
        <w:t>Doxology</w:t>
      </w:r>
      <w:r w:rsidR="00E21EA3">
        <w:t xml:space="preserve"> for Palm Sunday</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77"/>
            <w:r>
              <w:t>To the ages.</w:t>
            </w:r>
            <w:commentRangeEnd w:id="1777"/>
            <w:r>
              <w:rPr>
                <w:rStyle w:val="CommentReference"/>
              </w:rPr>
              <w:commentReference w:id="177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78" w:name="_Ref434478234"/>
      <w:r>
        <w:t>The Second Doxology</w:t>
      </w:r>
      <w:r w:rsidR="00E21EA3">
        <w:t xml:space="preserve"> for Palm Sunday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2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79" w:name="_Ref434478255"/>
      <w:r>
        <w:t>The Third Doxology</w:t>
      </w:r>
      <w:r w:rsidR="00E21EA3">
        <w:t xml:space="preserve"> for Palm Sunday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2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0"/>
            <w:r>
              <w:t xml:space="preserve">is </w:t>
            </w:r>
            <w:commentRangeEnd w:id="1780"/>
            <w:r>
              <w:rPr>
                <w:rStyle w:val="CommentReference"/>
              </w:rPr>
              <w:commentReference w:id="178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1" w:name="_Ref434476417"/>
      <w:r>
        <w:t>The Psali Adam</w:t>
      </w:r>
      <w:r w:rsidR="006C1B94">
        <w:t xml:space="preserve"> for Palm Sunday</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82"/>
            <w:r>
              <w:t xml:space="preserve">Offer </w:t>
            </w:r>
            <w:commentRangeEnd w:id="1782"/>
            <w:r>
              <w:rPr>
                <w:rStyle w:val="CommentReference"/>
              </w:rPr>
              <w:commentReference w:id="178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83"/>
            <w:r>
              <w:t>Kranion</w:t>
            </w:r>
            <w:commentRangeEnd w:id="1783"/>
            <w:r>
              <w:rPr>
                <w:rStyle w:val="CommentReference"/>
              </w:rPr>
              <w:commentReference w:id="178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84" w:name="_Toc448227665"/>
      <w:bookmarkStart w:id="1785" w:name="_Toc410196232"/>
      <w:bookmarkStart w:id="1786" w:name="_Toc410196474"/>
      <w:bookmarkStart w:id="1787" w:name="_Toc410196976"/>
      <w:r>
        <w:lastRenderedPageBreak/>
        <w:t>Joyous Saturday</w:t>
      </w:r>
      <w:bookmarkEnd w:id="1784"/>
    </w:p>
    <w:p w14:paraId="65F4337A" w14:textId="2CA465AF" w:rsidR="003E106D" w:rsidRDefault="003E106D" w:rsidP="003E106D">
      <w:pPr>
        <w:pStyle w:val="Heading4"/>
      </w:pPr>
      <w:bookmarkStart w:id="1788" w:name="_Ref435562018"/>
      <w:r>
        <w:t>The Psali Batos for the Joyous Saturday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89"/>
            <w:r>
              <w:t xml:space="preserve">abolished </w:t>
            </w:r>
            <w:commentRangeEnd w:id="1789"/>
            <w:r>
              <w:rPr>
                <w:rStyle w:val="CommentReference"/>
              </w:rPr>
              <w:commentReference w:id="178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0"/>
            <w:r>
              <w:t>power</w:t>
            </w:r>
            <w:commentRangeEnd w:id="1790"/>
            <w:r>
              <w:rPr>
                <w:rStyle w:val="CommentReference"/>
              </w:rPr>
              <w:commentReference w:id="179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1" w:name="_Toc448227666"/>
      <w:r>
        <w:t>Resurrection</w:t>
      </w:r>
      <w:bookmarkEnd w:id="1785"/>
      <w:bookmarkEnd w:id="1786"/>
      <w:bookmarkEnd w:id="1787"/>
      <w:r w:rsidR="003E106D">
        <w:t xml:space="preserve"> Sunday</w:t>
      </w:r>
      <w:bookmarkEnd w:id="1791"/>
    </w:p>
    <w:p w14:paraId="48D283B9" w14:textId="77777777" w:rsidR="00EC2AEB" w:rsidRPr="001E5E16" w:rsidRDefault="00EC2AEB" w:rsidP="00EC2AEB">
      <w:pPr>
        <w:pStyle w:val="Heading4"/>
      </w:pPr>
      <w:bookmarkStart w:id="1792" w:name="_Ref434478294"/>
      <w:r>
        <w:t>The Doxology</w:t>
      </w:r>
      <w:r w:rsidR="00E21EA3">
        <w:t xml:space="preserve"> for the Resurrection</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93"/>
            <w:r>
              <w:t>Name</w:t>
            </w:r>
            <w:commentRangeEnd w:id="1793"/>
            <w:r>
              <w:rPr>
                <w:rStyle w:val="CommentReference"/>
              </w:rPr>
              <w:commentReference w:id="179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94" w:name="_Ref434478317"/>
      <w:r>
        <w:t>A</w:t>
      </w:r>
      <w:r w:rsidR="00E21EA3">
        <w:t>nother</w:t>
      </w:r>
      <w:r>
        <w:t xml:space="preserve"> Doxology</w:t>
      </w:r>
      <w:r w:rsidR="00E21EA3">
        <w:t xml:space="preserve"> for the Resurrection</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95" w:name="_Ref434478347"/>
      <w:r>
        <w:t>A Doxology for Archangel Michael</w:t>
      </w:r>
      <w:r w:rsidR="00E21EA3">
        <w:t xml:space="preserve"> for the Resurrection</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2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2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2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96" w:name="_Ref434476440"/>
      <w:r>
        <w:t>The Psali Adam</w:t>
      </w:r>
      <w:r w:rsidR="006C1B94">
        <w:t xml:space="preserve"> for the Resurrection</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97" w:name="_Ref434476459"/>
      <w:r>
        <w:lastRenderedPageBreak/>
        <w:t>The Psali Batos</w:t>
      </w:r>
      <w:r w:rsidR="006C1B94">
        <w:t xml:space="preserve"> for the Resurrection</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98" w:name="_Toc410196233"/>
      <w:bookmarkStart w:id="1799" w:name="_Toc410196475"/>
      <w:bookmarkStart w:id="1800" w:name="_Toc410196977"/>
      <w:bookmarkStart w:id="1801" w:name="_Toc448227667"/>
      <w:r>
        <w:t>Thomas Sunday</w:t>
      </w:r>
      <w:bookmarkEnd w:id="1798"/>
      <w:bookmarkEnd w:id="1799"/>
      <w:bookmarkEnd w:id="1800"/>
      <w:bookmarkEnd w:id="1801"/>
    </w:p>
    <w:p w14:paraId="1CFE554E" w14:textId="77777777" w:rsidR="00EC2AEB" w:rsidRDefault="00EC2AEB" w:rsidP="00EC2AEB">
      <w:pPr>
        <w:pStyle w:val="Heading4"/>
      </w:pPr>
      <w:bookmarkStart w:id="1802" w:name="_Ref434478375"/>
      <w:r>
        <w:t>The Doxology</w:t>
      </w:r>
      <w:r w:rsidR="00E21EA3">
        <w:t xml:space="preserve"> for Thomas Sunday</w:t>
      </w:r>
      <w:bookmarkEnd w:id="1802"/>
    </w:p>
    <w:p w14:paraId="641B4975" w14:textId="13A23E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44A4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44A4C">
        <w:rPr>
          <w:noProof/>
        </w:rPr>
        <w:t>933</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2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2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2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3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03"/>
            <w:r>
              <w:t xml:space="preserve">Jesus </w:t>
            </w:r>
            <w:commentRangeEnd w:id="1803"/>
            <w:r>
              <w:rPr>
                <w:rStyle w:val="CommentReference"/>
                <w:rFonts w:ascii="Times New Roman" w:hAnsi="Times New Roman"/>
              </w:rPr>
              <w:commentReference w:id="180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04" w:name="_Toc410196235"/>
      <w:bookmarkStart w:id="1805" w:name="_Toc410196477"/>
      <w:bookmarkStart w:id="1806" w:name="_Toc410196979"/>
      <w:bookmarkStart w:id="1807" w:name="_Toc448227668"/>
      <w:r>
        <w:t>Ascension</w:t>
      </w:r>
      <w:bookmarkEnd w:id="1804"/>
      <w:bookmarkEnd w:id="1805"/>
      <w:bookmarkEnd w:id="1806"/>
      <w:bookmarkEnd w:id="1807"/>
    </w:p>
    <w:p w14:paraId="41C1E8F1" w14:textId="77777777" w:rsidR="00EC2AEB" w:rsidRPr="001E5E16" w:rsidRDefault="00EC2AEB" w:rsidP="00EC2AEB">
      <w:pPr>
        <w:pStyle w:val="Heading4"/>
      </w:pPr>
      <w:bookmarkStart w:id="1808" w:name="_Ref434478556"/>
      <w:r>
        <w:t>The Doxology</w:t>
      </w:r>
      <w:r w:rsidR="00CC1CA8">
        <w:t xml:space="preserve"> for the Ascension</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09"/>
            <w:r>
              <w:t>Name</w:t>
            </w:r>
            <w:commentRangeEnd w:id="1809"/>
            <w:r>
              <w:rPr>
                <w:rStyle w:val="CommentReference"/>
              </w:rPr>
              <w:commentReference w:id="180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0"/>
            <w:r>
              <w:t>to Him</w:t>
            </w:r>
            <w:commentRangeEnd w:id="1810"/>
            <w:r>
              <w:rPr>
                <w:rStyle w:val="CommentReference"/>
              </w:rPr>
              <w:commentReference w:id="181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1"/>
            <w:r>
              <w:t>might</w:t>
            </w:r>
            <w:commentRangeEnd w:id="1811"/>
            <w:r>
              <w:rPr>
                <w:rStyle w:val="CommentReference"/>
              </w:rPr>
              <w:commentReference w:id="181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12"/>
            <w:r>
              <w:t xml:space="preserve">Jesus </w:t>
            </w:r>
            <w:commentRangeEnd w:id="1812"/>
            <w:r>
              <w:rPr>
                <w:rStyle w:val="CommentReference"/>
                <w:rFonts w:ascii="Times New Roman" w:hAnsi="Times New Roman"/>
              </w:rPr>
              <w:commentReference w:id="181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13" w:name="_Ref434476482"/>
      <w:r>
        <w:t>The Psali Adam</w:t>
      </w:r>
      <w:r w:rsidR="006C1B94">
        <w:t xml:space="preserve"> for the Ascension</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14" w:name="_Ref434476541"/>
      <w:r>
        <w:t>The Psali Batos</w:t>
      </w:r>
      <w:r w:rsidR="006C1B94">
        <w:t xml:space="preserve"> for the Ascension</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15"/>
            <w:r>
              <w:t>miracles</w:t>
            </w:r>
            <w:commentRangeEnd w:id="1815"/>
            <w:r>
              <w:rPr>
                <w:rStyle w:val="CommentReference"/>
              </w:rPr>
              <w:commentReference w:id="181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16" w:name="_Toc410196236"/>
      <w:bookmarkStart w:id="1817" w:name="_Toc410196478"/>
      <w:bookmarkStart w:id="1818" w:name="_Toc410196980"/>
      <w:bookmarkStart w:id="1819" w:name="_Toc448227669"/>
      <w:r>
        <w:t>Pentecost</w:t>
      </w:r>
      <w:bookmarkEnd w:id="1816"/>
      <w:bookmarkEnd w:id="1817"/>
      <w:bookmarkEnd w:id="1818"/>
      <w:bookmarkEnd w:id="1819"/>
    </w:p>
    <w:p w14:paraId="79712352" w14:textId="77777777" w:rsidR="00EC2AEB" w:rsidRPr="001E5E16" w:rsidRDefault="00EC2AEB" w:rsidP="00EC2AEB">
      <w:pPr>
        <w:pStyle w:val="Heading4"/>
      </w:pPr>
      <w:bookmarkStart w:id="1820" w:name="_Ref434478581"/>
      <w:r>
        <w:t>The Doxology</w:t>
      </w:r>
      <w:r w:rsidR="00CC1CA8">
        <w:t xml:space="preserve"> for Pentecost</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1"/>
            <w:r>
              <w:t>Name</w:t>
            </w:r>
            <w:commentRangeEnd w:id="1821"/>
            <w:r>
              <w:rPr>
                <w:rStyle w:val="CommentReference"/>
              </w:rPr>
              <w:commentReference w:id="182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22"/>
            <w:r>
              <w:t>to Him</w:t>
            </w:r>
            <w:commentRangeEnd w:id="1822"/>
            <w:r>
              <w:rPr>
                <w:rStyle w:val="CommentReference"/>
              </w:rPr>
              <w:commentReference w:id="182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23"/>
            <w:r>
              <w:t>might</w:t>
            </w:r>
            <w:commentRangeEnd w:id="1823"/>
            <w:r>
              <w:rPr>
                <w:rStyle w:val="CommentReference"/>
              </w:rPr>
              <w:commentReference w:id="182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24" w:name="_Ref434476566"/>
      <w:r>
        <w:lastRenderedPageBreak/>
        <w:t>The Psali Adam</w:t>
      </w:r>
      <w:r w:rsidR="006C1B94">
        <w:t xml:space="preserve"> for Pentecost</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25" w:name="_Toc410196981"/>
      <w:bookmarkStart w:id="1826" w:name="_Toc448515419"/>
      <w:bookmarkEnd w:id="1734"/>
      <w:r>
        <w:lastRenderedPageBreak/>
        <w:t>Hymns for Koiak</w:t>
      </w:r>
      <w:bookmarkEnd w:id="167"/>
      <w:bookmarkEnd w:id="168"/>
      <w:bookmarkEnd w:id="169"/>
      <w:bookmarkEnd w:id="1825"/>
      <w:r w:rsidR="00860765">
        <w:rPr>
          <w:rStyle w:val="FootnoteReference"/>
        </w:rPr>
        <w:footnoteReference w:id="931"/>
      </w:r>
      <w:bookmarkEnd w:id="1826"/>
    </w:p>
    <w:p w14:paraId="349B59E0" w14:textId="77777777" w:rsidR="00233CE3" w:rsidRDefault="00233CE3" w:rsidP="00E27B27">
      <w:pPr>
        <w:pStyle w:val="Heading3"/>
      </w:pPr>
      <w:bookmarkStart w:id="1827" w:name="_Ref435645419"/>
      <w:r>
        <w:t>THE KIAK CANTICLE</w:t>
      </w:r>
      <w:bookmarkEnd w:id="182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28" w:name="_Ref435645438"/>
      <w:r>
        <w:rPr>
          <w:sz w:val="24"/>
        </w:rPr>
        <w:t>PSALI ADAM</w:t>
      </w:r>
      <w:r>
        <w:t xml:space="preserve"> AFTER THE FIRST CANTICLE</w:t>
      </w:r>
      <w:bookmarkEnd w:id="182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29" w:name="_Ref435645453"/>
      <w:r>
        <w:t>PSALI ADAM (BEFORE THE SECOND CANTICLE)</w:t>
      </w:r>
      <w:bookmarkEnd w:id="182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0" w:name="_Ref435645565"/>
      <w:r>
        <w:rPr>
          <w:sz w:val="24"/>
        </w:rPr>
        <w:t>PSALI ADAM</w:t>
      </w:r>
      <w:r>
        <w:t xml:space="preserve"> AFTER THE SECOND CANTICLE</w:t>
      </w:r>
      <w:bookmarkEnd w:id="183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31" w:name="_Ref435645467"/>
      <w:r>
        <w:t>THE FIERY BUSH</w:t>
      </w:r>
      <w:bookmarkEnd w:id="183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32" w:name="_Ref435645593"/>
      <w:r>
        <w:t>PSALI BATO</w:t>
      </w:r>
      <w:r>
        <w:rPr>
          <w:lang w:val="en-US"/>
        </w:rPr>
        <w:t>S AFTER THE THIRD CANTICLE</w:t>
      </w:r>
      <w:bookmarkEnd w:id="183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33" w:name="_Toc448515420"/>
      <w:r>
        <w:lastRenderedPageBreak/>
        <w:t>Index of Psalis</w:t>
      </w:r>
      <w:bookmarkEnd w:id="1833"/>
    </w:p>
    <w:p w14:paraId="440035E9" w14:textId="572103FC" w:rsidR="003E106D" w:rsidRPr="003E106D" w:rsidRDefault="003E106D" w:rsidP="003E106D">
      <w:pPr>
        <w:pStyle w:val="Heading3"/>
      </w:pPr>
      <w:r>
        <w:t>Seasonal Psalis</w:t>
      </w:r>
    </w:p>
    <w:p w14:paraId="0EFBDCCD" w14:textId="5CFB69E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44A4C">
        <w:t>The Psali Adam for the Ecclesiastical New Year</w:t>
      </w:r>
      <w:r>
        <w:fldChar w:fldCharType="end"/>
      </w:r>
      <w:r>
        <w:tab/>
      </w:r>
      <w:r>
        <w:fldChar w:fldCharType="begin"/>
      </w:r>
      <w:r>
        <w:instrText xml:space="preserve"> PAGEREF _Ref434473482 \h </w:instrText>
      </w:r>
      <w:r>
        <w:fldChar w:fldCharType="separate"/>
      </w:r>
      <w:r w:rsidR="00044A4C">
        <w:rPr>
          <w:noProof/>
        </w:rPr>
        <w:t>587</w:t>
      </w:r>
      <w:r>
        <w:fldChar w:fldCharType="end"/>
      </w:r>
    </w:p>
    <w:p w14:paraId="6F52649C" w14:textId="3B562FF8"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44A4C">
        <w:t>The Psali Batos for the Ecclesiastical New Year</w:t>
      </w:r>
      <w:r>
        <w:fldChar w:fldCharType="end"/>
      </w:r>
      <w:r>
        <w:tab/>
      </w:r>
      <w:r>
        <w:fldChar w:fldCharType="begin"/>
      </w:r>
      <w:r>
        <w:instrText xml:space="preserve"> PAGEREF _Ref434473530 \h </w:instrText>
      </w:r>
      <w:r>
        <w:fldChar w:fldCharType="separate"/>
      </w:r>
      <w:r w:rsidR="00044A4C">
        <w:rPr>
          <w:noProof/>
        </w:rPr>
        <w:t>592</w:t>
      </w:r>
      <w:r>
        <w:fldChar w:fldCharType="end"/>
      </w:r>
    </w:p>
    <w:p w14:paraId="46EAAC98" w14:textId="7FB0A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44A4C">
        <w:t>The Psali Adam for the Feast of the Cross</w:t>
      </w:r>
      <w:r>
        <w:fldChar w:fldCharType="end"/>
      </w:r>
      <w:r>
        <w:tab/>
      </w:r>
      <w:r>
        <w:fldChar w:fldCharType="begin"/>
      </w:r>
      <w:r>
        <w:instrText xml:space="preserve"> PAGEREF _Ref434474964 \h </w:instrText>
      </w:r>
      <w:r>
        <w:fldChar w:fldCharType="separate"/>
      </w:r>
      <w:r w:rsidR="00044A4C">
        <w:rPr>
          <w:noProof/>
        </w:rPr>
        <w:t>604</w:t>
      </w:r>
      <w:r>
        <w:fldChar w:fldCharType="end"/>
      </w:r>
    </w:p>
    <w:p w14:paraId="33EC2573" w14:textId="60A949A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44A4C">
        <w:t>The Psali Batos for the Feast of the Cross</w:t>
      </w:r>
      <w:r>
        <w:fldChar w:fldCharType="end"/>
      </w:r>
      <w:r>
        <w:tab/>
      </w:r>
      <w:r>
        <w:fldChar w:fldCharType="begin"/>
      </w:r>
      <w:r>
        <w:instrText xml:space="preserve"> PAGEREF _Ref434474992 \h </w:instrText>
      </w:r>
      <w:r>
        <w:fldChar w:fldCharType="separate"/>
      </w:r>
      <w:r w:rsidR="00044A4C">
        <w:rPr>
          <w:noProof/>
        </w:rPr>
        <w:t>607</w:t>
      </w:r>
      <w:r>
        <w:fldChar w:fldCharType="end"/>
      </w:r>
    </w:p>
    <w:p w14:paraId="05658BA4" w14:textId="4C59C68B"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44A4C">
        <w:t>The Psali Adam for the 29</w:t>
      </w:r>
      <w:r w:rsidR="00044A4C" w:rsidRPr="00C0205C">
        <w:rPr>
          <w:vertAlign w:val="superscript"/>
        </w:rPr>
        <w:t>th</w:t>
      </w:r>
      <w:r w:rsidR="00044A4C">
        <w:t xml:space="preserve"> of Every Month</w:t>
      </w:r>
      <w:r>
        <w:fldChar w:fldCharType="end"/>
      </w:r>
      <w:r>
        <w:tab/>
      </w:r>
      <w:r>
        <w:fldChar w:fldCharType="begin"/>
      </w:r>
      <w:r>
        <w:instrText xml:space="preserve"> PAGEREF _Ref435003845 \h </w:instrText>
      </w:r>
      <w:r>
        <w:fldChar w:fldCharType="separate"/>
      </w:r>
      <w:r w:rsidR="00044A4C">
        <w:rPr>
          <w:noProof/>
        </w:rPr>
        <w:t>614</w:t>
      </w:r>
      <w:r>
        <w:fldChar w:fldCharType="end"/>
      </w:r>
    </w:p>
    <w:p w14:paraId="23AAC468" w14:textId="647A873D"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44A4C">
        <w:t>The Psali Batos for the 29</w:t>
      </w:r>
      <w:r w:rsidR="00044A4C" w:rsidRPr="00C0205C">
        <w:rPr>
          <w:vertAlign w:val="superscript"/>
        </w:rPr>
        <w:t>th</w:t>
      </w:r>
      <w:r w:rsidR="00044A4C">
        <w:t xml:space="preserve"> of Every Month</w:t>
      </w:r>
      <w:r>
        <w:fldChar w:fldCharType="end"/>
      </w:r>
      <w:r>
        <w:tab/>
      </w:r>
      <w:r>
        <w:fldChar w:fldCharType="begin"/>
      </w:r>
      <w:r>
        <w:instrText xml:space="preserve"> PAGEREF _Ref435003860 \h </w:instrText>
      </w:r>
      <w:r>
        <w:fldChar w:fldCharType="separate"/>
      </w:r>
      <w:r w:rsidR="00044A4C">
        <w:rPr>
          <w:noProof/>
        </w:rPr>
        <w:t>619</w:t>
      </w:r>
      <w:r>
        <w:fldChar w:fldCharType="end"/>
      </w:r>
    </w:p>
    <w:p w14:paraId="693D9B9A" w14:textId="72E088F8"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44A4C">
        <w:t>The Sunday Psali Adam for Nativity</w:t>
      </w:r>
      <w:r>
        <w:fldChar w:fldCharType="end"/>
      </w:r>
      <w:r>
        <w:tab/>
      </w:r>
      <w:r>
        <w:fldChar w:fldCharType="begin"/>
      </w:r>
      <w:r>
        <w:instrText xml:space="preserve"> PAGEREF _Ref434475057 \h </w:instrText>
      </w:r>
      <w:r>
        <w:fldChar w:fldCharType="separate"/>
      </w:r>
      <w:r w:rsidR="00044A4C">
        <w:rPr>
          <w:noProof/>
        </w:rPr>
        <w:t>677</w:t>
      </w:r>
      <w:r>
        <w:fldChar w:fldCharType="end"/>
      </w:r>
    </w:p>
    <w:p w14:paraId="7B874A45" w14:textId="0509416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44A4C">
        <w:t>The Monday Psali Adam for Nativity</w:t>
      </w:r>
      <w:r>
        <w:fldChar w:fldCharType="end"/>
      </w:r>
      <w:r>
        <w:tab/>
      </w:r>
      <w:r>
        <w:fldChar w:fldCharType="begin"/>
      </w:r>
      <w:r>
        <w:instrText xml:space="preserve"> PAGEREF _Ref434475083 \h </w:instrText>
      </w:r>
      <w:r>
        <w:fldChar w:fldCharType="separate"/>
      </w:r>
      <w:r w:rsidR="00044A4C">
        <w:rPr>
          <w:noProof/>
        </w:rPr>
        <w:t>681</w:t>
      </w:r>
      <w:r>
        <w:fldChar w:fldCharType="end"/>
      </w:r>
    </w:p>
    <w:p w14:paraId="1039256A" w14:textId="5CC95F0B"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44A4C">
        <w:t>The Tuesday Psali Adam for Nativity</w:t>
      </w:r>
      <w:r>
        <w:fldChar w:fldCharType="end"/>
      </w:r>
      <w:r>
        <w:tab/>
      </w:r>
      <w:r>
        <w:fldChar w:fldCharType="begin"/>
      </w:r>
      <w:r>
        <w:instrText xml:space="preserve"> PAGEREF _Ref434475102 \h </w:instrText>
      </w:r>
      <w:r>
        <w:fldChar w:fldCharType="separate"/>
      </w:r>
      <w:r w:rsidR="00044A4C">
        <w:rPr>
          <w:noProof/>
        </w:rPr>
        <w:t>686</w:t>
      </w:r>
      <w:r>
        <w:fldChar w:fldCharType="end"/>
      </w:r>
    </w:p>
    <w:p w14:paraId="7B5D2028" w14:textId="0F38A6BD"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44A4C">
        <w:t>The Wednesday Psali Batos for Nativity</w:t>
      </w:r>
      <w:r>
        <w:fldChar w:fldCharType="end"/>
      </w:r>
      <w:r>
        <w:tab/>
      </w:r>
      <w:r>
        <w:fldChar w:fldCharType="begin"/>
      </w:r>
      <w:r>
        <w:instrText xml:space="preserve"> PAGEREF _Ref434475128 \h </w:instrText>
      </w:r>
      <w:r>
        <w:fldChar w:fldCharType="separate"/>
      </w:r>
      <w:r w:rsidR="00044A4C">
        <w:rPr>
          <w:noProof/>
        </w:rPr>
        <w:t>691</w:t>
      </w:r>
      <w:r>
        <w:fldChar w:fldCharType="end"/>
      </w:r>
    </w:p>
    <w:p w14:paraId="3EA797C4" w14:textId="66423066"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44A4C">
        <w:t>The Thursday Psali Batos for Nativity</w:t>
      </w:r>
      <w:r>
        <w:fldChar w:fldCharType="end"/>
      </w:r>
      <w:r>
        <w:tab/>
      </w:r>
      <w:r>
        <w:fldChar w:fldCharType="begin"/>
      </w:r>
      <w:r>
        <w:instrText xml:space="preserve"> PAGEREF _Ref434475150 \h </w:instrText>
      </w:r>
      <w:r>
        <w:fldChar w:fldCharType="separate"/>
      </w:r>
      <w:r w:rsidR="00044A4C">
        <w:rPr>
          <w:noProof/>
        </w:rPr>
        <w:t>694</w:t>
      </w:r>
      <w:r>
        <w:fldChar w:fldCharType="end"/>
      </w:r>
    </w:p>
    <w:p w14:paraId="3E761025" w14:textId="1F2C3B42"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44A4C">
        <w:t>The Friday Psali Batos for Nativity</w:t>
      </w:r>
      <w:r>
        <w:fldChar w:fldCharType="end"/>
      </w:r>
      <w:r>
        <w:tab/>
      </w:r>
      <w:r>
        <w:fldChar w:fldCharType="begin"/>
      </w:r>
      <w:r>
        <w:instrText xml:space="preserve"> PAGEREF _Ref434475177 \h </w:instrText>
      </w:r>
      <w:r>
        <w:fldChar w:fldCharType="separate"/>
      </w:r>
      <w:r w:rsidR="00044A4C">
        <w:rPr>
          <w:noProof/>
        </w:rPr>
        <w:t>698</w:t>
      </w:r>
      <w:r>
        <w:fldChar w:fldCharType="end"/>
      </w:r>
    </w:p>
    <w:p w14:paraId="52564264" w14:textId="75DF4AA2"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44A4C">
        <w:t>The Saturday Psali Batos for Nativity</w:t>
      </w:r>
      <w:r>
        <w:fldChar w:fldCharType="end"/>
      </w:r>
      <w:r>
        <w:tab/>
      </w:r>
      <w:r>
        <w:fldChar w:fldCharType="begin"/>
      </w:r>
      <w:r>
        <w:instrText xml:space="preserve"> PAGEREF _Ref434475196 \h </w:instrText>
      </w:r>
      <w:r>
        <w:fldChar w:fldCharType="separate"/>
      </w:r>
      <w:r w:rsidR="00044A4C">
        <w:rPr>
          <w:noProof/>
        </w:rPr>
        <w:t>703</w:t>
      </w:r>
      <w:r>
        <w:fldChar w:fldCharType="end"/>
      </w:r>
    </w:p>
    <w:p w14:paraId="523DE632" w14:textId="35283C5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44A4C">
        <w:t>The Psali Adam for the Circumcision</w:t>
      </w:r>
      <w:r>
        <w:fldChar w:fldCharType="end"/>
      </w:r>
      <w:r>
        <w:tab/>
      </w:r>
      <w:r>
        <w:fldChar w:fldCharType="begin"/>
      </w:r>
      <w:r>
        <w:instrText xml:space="preserve"> PAGEREF _Ref434475229 \h </w:instrText>
      </w:r>
      <w:r>
        <w:fldChar w:fldCharType="separate"/>
      </w:r>
      <w:r w:rsidR="00044A4C">
        <w:rPr>
          <w:noProof/>
        </w:rPr>
        <w:t>713</w:t>
      </w:r>
      <w:r>
        <w:fldChar w:fldCharType="end"/>
      </w:r>
    </w:p>
    <w:p w14:paraId="2BB4ED46" w14:textId="3BC0EA2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44A4C">
        <w:t>The Psali Batos for the Circumcision</w:t>
      </w:r>
      <w:r>
        <w:fldChar w:fldCharType="end"/>
      </w:r>
      <w:r>
        <w:tab/>
      </w:r>
      <w:r>
        <w:fldChar w:fldCharType="begin"/>
      </w:r>
      <w:r>
        <w:instrText xml:space="preserve"> PAGEREF _Ref434475252 \h </w:instrText>
      </w:r>
      <w:r>
        <w:fldChar w:fldCharType="separate"/>
      </w:r>
      <w:r w:rsidR="00044A4C">
        <w:rPr>
          <w:noProof/>
        </w:rPr>
        <w:t>717</w:t>
      </w:r>
      <w:r>
        <w:fldChar w:fldCharType="end"/>
      </w:r>
    </w:p>
    <w:p w14:paraId="56FF597D" w14:textId="7DDC0CF6"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44A4C">
        <w:t>The Sunday Psali Adam for Theophany</w:t>
      </w:r>
      <w:r>
        <w:fldChar w:fldCharType="end"/>
      </w:r>
      <w:r>
        <w:tab/>
      </w:r>
      <w:r>
        <w:fldChar w:fldCharType="begin"/>
      </w:r>
      <w:r>
        <w:instrText xml:space="preserve"> PAGEREF _Ref434475280 \h </w:instrText>
      </w:r>
      <w:r>
        <w:fldChar w:fldCharType="separate"/>
      </w:r>
      <w:r w:rsidR="00044A4C">
        <w:rPr>
          <w:noProof/>
        </w:rPr>
        <w:t>727</w:t>
      </w:r>
      <w:r>
        <w:fldChar w:fldCharType="end"/>
      </w:r>
    </w:p>
    <w:p w14:paraId="1D19000E" w14:textId="49D87DD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44A4C">
        <w:t>The Monday Psali Adam for Theophany</w:t>
      </w:r>
      <w:r>
        <w:fldChar w:fldCharType="end"/>
      </w:r>
      <w:r>
        <w:tab/>
      </w:r>
      <w:r>
        <w:fldChar w:fldCharType="begin"/>
      </w:r>
      <w:r>
        <w:instrText xml:space="preserve"> PAGEREF _Ref434475309 \h </w:instrText>
      </w:r>
      <w:r>
        <w:fldChar w:fldCharType="separate"/>
      </w:r>
      <w:r w:rsidR="00044A4C">
        <w:rPr>
          <w:noProof/>
        </w:rPr>
        <w:t>731</w:t>
      </w:r>
      <w:r>
        <w:fldChar w:fldCharType="end"/>
      </w:r>
    </w:p>
    <w:p w14:paraId="6323E549" w14:textId="1532312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44A4C">
        <w:t>The Tuesday Psali Adam for Theophany</w:t>
      </w:r>
      <w:r>
        <w:fldChar w:fldCharType="end"/>
      </w:r>
      <w:r>
        <w:tab/>
      </w:r>
      <w:r>
        <w:fldChar w:fldCharType="begin"/>
      </w:r>
      <w:r>
        <w:instrText xml:space="preserve"> PAGEREF _Ref434475331 \h </w:instrText>
      </w:r>
      <w:r>
        <w:fldChar w:fldCharType="separate"/>
      </w:r>
      <w:r w:rsidR="00044A4C">
        <w:rPr>
          <w:noProof/>
        </w:rPr>
        <w:t>734</w:t>
      </w:r>
      <w:r>
        <w:fldChar w:fldCharType="end"/>
      </w:r>
    </w:p>
    <w:p w14:paraId="7320174E" w14:textId="211827E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44A4C">
        <w:t>The Wednesday Psali Batos for Theophany</w:t>
      </w:r>
      <w:r>
        <w:fldChar w:fldCharType="end"/>
      </w:r>
      <w:r>
        <w:tab/>
      </w:r>
      <w:r>
        <w:fldChar w:fldCharType="begin"/>
      </w:r>
      <w:r>
        <w:instrText xml:space="preserve"> PAGEREF _Ref434475362 \h </w:instrText>
      </w:r>
      <w:r>
        <w:fldChar w:fldCharType="separate"/>
      </w:r>
      <w:r w:rsidR="00044A4C">
        <w:rPr>
          <w:noProof/>
        </w:rPr>
        <w:t>738</w:t>
      </w:r>
      <w:r>
        <w:fldChar w:fldCharType="end"/>
      </w:r>
    </w:p>
    <w:p w14:paraId="312AF9DB" w14:textId="5D711CCC"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44A4C">
        <w:t>The Thursday Psali Batos for Theophany</w:t>
      </w:r>
      <w:r>
        <w:fldChar w:fldCharType="end"/>
      </w:r>
      <w:r>
        <w:tab/>
      </w:r>
      <w:r>
        <w:fldChar w:fldCharType="begin"/>
      </w:r>
      <w:r>
        <w:instrText xml:space="preserve"> PAGEREF _Ref434475388 \h </w:instrText>
      </w:r>
      <w:r>
        <w:fldChar w:fldCharType="separate"/>
      </w:r>
      <w:r w:rsidR="00044A4C">
        <w:rPr>
          <w:noProof/>
        </w:rPr>
        <w:t>742</w:t>
      </w:r>
      <w:r>
        <w:fldChar w:fldCharType="end"/>
      </w:r>
    </w:p>
    <w:p w14:paraId="58C01D66" w14:textId="778925F4"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44A4C">
        <w:t>The Friday Psali Batos for Theophany</w:t>
      </w:r>
      <w:r>
        <w:fldChar w:fldCharType="end"/>
      </w:r>
      <w:r>
        <w:tab/>
      </w:r>
      <w:r>
        <w:fldChar w:fldCharType="begin"/>
      </w:r>
      <w:r>
        <w:instrText xml:space="preserve"> PAGEREF _Ref434475411 \h </w:instrText>
      </w:r>
      <w:r>
        <w:fldChar w:fldCharType="separate"/>
      </w:r>
      <w:r w:rsidR="00044A4C">
        <w:rPr>
          <w:noProof/>
        </w:rPr>
        <w:t>746</w:t>
      </w:r>
      <w:r>
        <w:fldChar w:fldCharType="end"/>
      </w:r>
    </w:p>
    <w:p w14:paraId="5D34BFE6" w14:textId="4F08C3DF"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44A4C">
        <w:t>The Saturday Psali Batos for Theophany</w:t>
      </w:r>
      <w:r>
        <w:fldChar w:fldCharType="end"/>
      </w:r>
      <w:r>
        <w:tab/>
      </w:r>
      <w:r>
        <w:fldChar w:fldCharType="begin"/>
      </w:r>
      <w:r>
        <w:instrText xml:space="preserve"> PAGEREF _Ref434475434 \h </w:instrText>
      </w:r>
      <w:r>
        <w:fldChar w:fldCharType="separate"/>
      </w:r>
      <w:r w:rsidR="00044A4C">
        <w:rPr>
          <w:noProof/>
        </w:rPr>
        <w:t>750</w:t>
      </w:r>
      <w:r>
        <w:fldChar w:fldCharType="end"/>
      </w:r>
    </w:p>
    <w:p w14:paraId="4BB2BF55" w14:textId="23529623"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44A4C">
        <w:t>The Psali Adam for the Wedding of Cana</w:t>
      </w:r>
      <w:r>
        <w:fldChar w:fldCharType="end"/>
      </w:r>
      <w:r>
        <w:tab/>
      </w:r>
      <w:r>
        <w:fldChar w:fldCharType="begin"/>
      </w:r>
      <w:r>
        <w:instrText xml:space="preserve"> PAGEREF _Ref434475472 \h </w:instrText>
      </w:r>
      <w:r>
        <w:fldChar w:fldCharType="separate"/>
      </w:r>
      <w:r w:rsidR="00044A4C">
        <w:rPr>
          <w:noProof/>
        </w:rPr>
        <w:t>756</w:t>
      </w:r>
      <w:r>
        <w:fldChar w:fldCharType="end"/>
      </w:r>
    </w:p>
    <w:p w14:paraId="2363057C" w14:textId="78126B6E"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44A4C">
        <w:t>The Psali Batos for the Wedding of Cana</w:t>
      </w:r>
      <w:r>
        <w:fldChar w:fldCharType="end"/>
      </w:r>
      <w:r>
        <w:tab/>
      </w:r>
      <w:r>
        <w:fldChar w:fldCharType="begin"/>
      </w:r>
      <w:r>
        <w:instrText xml:space="preserve"> PAGEREF _Ref434475500 \h </w:instrText>
      </w:r>
      <w:r>
        <w:fldChar w:fldCharType="separate"/>
      </w:r>
      <w:r w:rsidR="00044A4C">
        <w:rPr>
          <w:noProof/>
        </w:rPr>
        <w:t>760</w:t>
      </w:r>
      <w:r>
        <w:fldChar w:fldCharType="end"/>
      </w:r>
    </w:p>
    <w:p w14:paraId="28D62537" w14:textId="7BF0722D"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44A4C">
        <w:t>The Psali Adam for Annunciation</w:t>
      </w:r>
      <w:r>
        <w:fldChar w:fldCharType="end"/>
      </w:r>
      <w:r>
        <w:tab/>
      </w:r>
      <w:r>
        <w:fldChar w:fldCharType="begin"/>
      </w:r>
      <w:r>
        <w:instrText xml:space="preserve"> PAGEREF _Ref434475566 \h </w:instrText>
      </w:r>
      <w:r>
        <w:fldChar w:fldCharType="separate"/>
      </w:r>
      <w:r w:rsidR="00044A4C">
        <w:rPr>
          <w:noProof/>
        </w:rPr>
        <w:t>785</w:t>
      </w:r>
      <w:r>
        <w:fldChar w:fldCharType="end"/>
      </w:r>
    </w:p>
    <w:p w14:paraId="3A5E672D" w14:textId="12861DF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44A4C">
        <w:t>The Psali Batos for Annunciation</w:t>
      </w:r>
      <w:r>
        <w:fldChar w:fldCharType="end"/>
      </w:r>
      <w:r>
        <w:tab/>
      </w:r>
      <w:r>
        <w:fldChar w:fldCharType="begin"/>
      </w:r>
      <w:r>
        <w:instrText xml:space="preserve"> PAGEREF _Ref434475591 \h </w:instrText>
      </w:r>
      <w:r>
        <w:fldChar w:fldCharType="separate"/>
      </w:r>
      <w:r w:rsidR="00044A4C">
        <w:rPr>
          <w:noProof/>
        </w:rPr>
        <w:t>789</w:t>
      </w:r>
      <w:r>
        <w:fldChar w:fldCharType="end"/>
      </w:r>
    </w:p>
    <w:p w14:paraId="52A90C07" w14:textId="09BC3A8E"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44A4C">
        <w:t>The Psali Adam for the Entrance into Egypt</w:t>
      </w:r>
      <w:r>
        <w:fldChar w:fldCharType="end"/>
      </w:r>
      <w:r>
        <w:tab/>
      </w:r>
      <w:r>
        <w:fldChar w:fldCharType="begin"/>
      </w:r>
      <w:r>
        <w:instrText xml:space="preserve"> PAGEREF _Ref434476089 \h </w:instrText>
      </w:r>
      <w:r>
        <w:fldChar w:fldCharType="separate"/>
      </w:r>
      <w:r w:rsidR="00044A4C">
        <w:rPr>
          <w:noProof/>
        </w:rPr>
        <w:t>808</w:t>
      </w:r>
      <w:r>
        <w:fldChar w:fldCharType="end"/>
      </w:r>
    </w:p>
    <w:p w14:paraId="3A3F4AD9" w14:textId="030D57DD"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44A4C">
        <w:t>The Psali Batos for the Entrance into Egypt</w:t>
      </w:r>
      <w:r>
        <w:fldChar w:fldCharType="end"/>
      </w:r>
      <w:r>
        <w:tab/>
      </w:r>
      <w:r>
        <w:fldChar w:fldCharType="begin"/>
      </w:r>
      <w:r>
        <w:instrText xml:space="preserve"> PAGEREF _Ref434476112 \h </w:instrText>
      </w:r>
      <w:r>
        <w:fldChar w:fldCharType="separate"/>
      </w:r>
      <w:r w:rsidR="00044A4C">
        <w:rPr>
          <w:noProof/>
        </w:rPr>
        <w:t>812</w:t>
      </w:r>
      <w:r>
        <w:fldChar w:fldCharType="end"/>
      </w:r>
    </w:p>
    <w:p w14:paraId="29274CA9" w14:textId="722F0FC2"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44A4C">
        <w:t>The Psali Adam for the Apostles’ Fast</w:t>
      </w:r>
      <w:r>
        <w:fldChar w:fldCharType="end"/>
      </w:r>
      <w:r>
        <w:tab/>
      </w:r>
      <w:r>
        <w:fldChar w:fldCharType="begin"/>
      </w:r>
      <w:r>
        <w:instrText xml:space="preserve"> PAGEREF _Ref434476183 \h </w:instrText>
      </w:r>
      <w:r>
        <w:fldChar w:fldCharType="separate"/>
      </w:r>
      <w:r w:rsidR="00044A4C">
        <w:rPr>
          <w:noProof/>
        </w:rPr>
        <w:t>824</w:t>
      </w:r>
      <w:r>
        <w:fldChar w:fldCharType="end"/>
      </w:r>
    </w:p>
    <w:p w14:paraId="63B4C376" w14:textId="091007C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44A4C">
        <w:t>The Psali Batos for the Apostles’ Fast</w:t>
      </w:r>
      <w:r>
        <w:fldChar w:fldCharType="end"/>
      </w:r>
      <w:r>
        <w:tab/>
      </w:r>
      <w:r>
        <w:fldChar w:fldCharType="begin"/>
      </w:r>
      <w:r>
        <w:instrText xml:space="preserve"> PAGEREF _Ref434476204 \h </w:instrText>
      </w:r>
      <w:r>
        <w:fldChar w:fldCharType="separate"/>
      </w:r>
      <w:r w:rsidR="00044A4C">
        <w:rPr>
          <w:noProof/>
        </w:rPr>
        <w:t>827</w:t>
      </w:r>
      <w:r>
        <w:fldChar w:fldCharType="end"/>
      </w:r>
    </w:p>
    <w:p w14:paraId="28BB7E6E" w14:textId="79AA606D"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44A4C">
        <w:t>The Psali Adam for the Apostles’ Feast</w:t>
      </w:r>
      <w:r>
        <w:fldChar w:fldCharType="end"/>
      </w:r>
      <w:r>
        <w:tab/>
      </w:r>
      <w:r>
        <w:fldChar w:fldCharType="begin"/>
      </w:r>
      <w:r>
        <w:instrText xml:space="preserve"> PAGEREF _Ref434476236 \h </w:instrText>
      </w:r>
      <w:r>
        <w:fldChar w:fldCharType="separate"/>
      </w:r>
      <w:r w:rsidR="00044A4C">
        <w:rPr>
          <w:noProof/>
        </w:rPr>
        <w:t>842</w:t>
      </w:r>
      <w:r>
        <w:fldChar w:fldCharType="end"/>
      </w:r>
    </w:p>
    <w:p w14:paraId="3BEDFF67" w14:textId="340540DA"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44A4C">
        <w:t>The Psali Batos for the Apostles’ Feast</w:t>
      </w:r>
      <w:r>
        <w:fldChar w:fldCharType="end"/>
      </w:r>
      <w:r>
        <w:tab/>
      </w:r>
      <w:r>
        <w:fldChar w:fldCharType="begin"/>
      </w:r>
      <w:r>
        <w:instrText xml:space="preserve"> PAGEREF _Ref434476261 \h </w:instrText>
      </w:r>
      <w:r>
        <w:fldChar w:fldCharType="separate"/>
      </w:r>
      <w:r w:rsidR="00044A4C">
        <w:rPr>
          <w:noProof/>
        </w:rPr>
        <w:t>845</w:t>
      </w:r>
      <w:r>
        <w:fldChar w:fldCharType="end"/>
      </w:r>
    </w:p>
    <w:p w14:paraId="346BEA29" w14:textId="6B2D9540"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44A4C">
        <w:t>The Psali Adam for the Transfiguration</w:t>
      </w:r>
      <w:r>
        <w:fldChar w:fldCharType="end"/>
      </w:r>
      <w:r>
        <w:tab/>
      </w:r>
      <w:r>
        <w:fldChar w:fldCharType="begin"/>
      </w:r>
      <w:r>
        <w:instrText xml:space="preserve"> PAGEREF _Ref434476299 \h </w:instrText>
      </w:r>
      <w:r>
        <w:fldChar w:fldCharType="separate"/>
      </w:r>
      <w:r w:rsidR="00044A4C">
        <w:rPr>
          <w:noProof/>
        </w:rPr>
        <w:t>866</w:t>
      </w:r>
      <w:r>
        <w:fldChar w:fldCharType="end"/>
      </w:r>
    </w:p>
    <w:p w14:paraId="2B02F545" w14:textId="27FA4632"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44A4C">
        <w:t>The Psali Batos for the Transfiguration</w:t>
      </w:r>
      <w:r>
        <w:fldChar w:fldCharType="end"/>
      </w:r>
      <w:r>
        <w:tab/>
      </w:r>
      <w:r>
        <w:fldChar w:fldCharType="begin"/>
      </w:r>
      <w:r>
        <w:instrText xml:space="preserve"> PAGEREF _Ref434476316 \h </w:instrText>
      </w:r>
      <w:r>
        <w:fldChar w:fldCharType="separate"/>
      </w:r>
      <w:r w:rsidR="00044A4C">
        <w:rPr>
          <w:noProof/>
        </w:rPr>
        <w:t>870</w:t>
      </w:r>
      <w:r>
        <w:fldChar w:fldCharType="end"/>
      </w:r>
    </w:p>
    <w:p w14:paraId="2B8831C2" w14:textId="2459EC3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44A4C">
        <w:t>The Psali Adam for Great Lent</w:t>
      </w:r>
      <w:r>
        <w:fldChar w:fldCharType="end"/>
      </w:r>
      <w:r>
        <w:tab/>
      </w:r>
      <w:r>
        <w:fldChar w:fldCharType="begin"/>
      </w:r>
      <w:r>
        <w:instrText xml:space="preserve"> PAGEREF _Ref434476347 \h </w:instrText>
      </w:r>
      <w:r>
        <w:fldChar w:fldCharType="separate"/>
      </w:r>
      <w:r w:rsidR="00044A4C">
        <w:rPr>
          <w:noProof/>
        </w:rPr>
        <w:t>904</w:t>
      </w:r>
      <w:r>
        <w:fldChar w:fldCharType="end"/>
      </w:r>
    </w:p>
    <w:p w14:paraId="22E9A337" w14:textId="03CE5F68"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44A4C">
        <w:t>The Psali Batos for Great Lent</w:t>
      </w:r>
      <w:r>
        <w:fldChar w:fldCharType="end"/>
      </w:r>
      <w:r>
        <w:tab/>
      </w:r>
      <w:r>
        <w:fldChar w:fldCharType="begin"/>
      </w:r>
      <w:r>
        <w:instrText xml:space="preserve"> PAGEREF _Ref434476369 \h </w:instrText>
      </w:r>
      <w:r>
        <w:fldChar w:fldCharType="separate"/>
      </w:r>
      <w:r w:rsidR="00044A4C">
        <w:rPr>
          <w:noProof/>
        </w:rPr>
        <w:t>907</w:t>
      </w:r>
      <w:r>
        <w:fldChar w:fldCharType="end"/>
      </w:r>
    </w:p>
    <w:p w14:paraId="7827303F" w14:textId="7561C0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44A4C">
        <w:t>The Psali Batos for Lazarus Saturday</w:t>
      </w:r>
      <w:r>
        <w:fldChar w:fldCharType="end"/>
      </w:r>
      <w:r>
        <w:tab/>
      </w:r>
      <w:r>
        <w:fldChar w:fldCharType="begin"/>
      </w:r>
      <w:r>
        <w:instrText xml:space="preserve"> PAGEREF _Ref434476394 \h </w:instrText>
      </w:r>
      <w:r>
        <w:fldChar w:fldCharType="separate"/>
      </w:r>
      <w:r w:rsidR="00044A4C">
        <w:rPr>
          <w:noProof/>
        </w:rPr>
        <w:t>912</w:t>
      </w:r>
      <w:r>
        <w:fldChar w:fldCharType="end"/>
      </w:r>
    </w:p>
    <w:p w14:paraId="1272D4BB" w14:textId="33EEE3AF"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44A4C">
        <w:t>The Psali Adam for Palm Sunday</w:t>
      </w:r>
      <w:r>
        <w:fldChar w:fldCharType="end"/>
      </w:r>
      <w:r>
        <w:tab/>
      </w:r>
      <w:r>
        <w:fldChar w:fldCharType="begin"/>
      </w:r>
      <w:r>
        <w:instrText xml:space="preserve"> PAGEREF _Ref434476417 \h </w:instrText>
      </w:r>
      <w:r>
        <w:fldChar w:fldCharType="separate"/>
      </w:r>
      <w:r w:rsidR="00044A4C">
        <w:rPr>
          <w:noProof/>
        </w:rPr>
        <w:t>921</w:t>
      </w:r>
      <w:r>
        <w:fldChar w:fldCharType="end"/>
      </w:r>
    </w:p>
    <w:p w14:paraId="0E4E4E45" w14:textId="36D9E7E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44A4C">
        <w:t>The Psali Batos for the Joyous Saturday</w:t>
      </w:r>
      <w:r>
        <w:fldChar w:fldCharType="end"/>
      </w:r>
      <w:r>
        <w:tab/>
      </w:r>
      <w:r>
        <w:fldChar w:fldCharType="begin"/>
      </w:r>
      <w:r>
        <w:instrText xml:space="preserve"> PAGEREF _Ref435562018 \h </w:instrText>
      </w:r>
      <w:r>
        <w:fldChar w:fldCharType="separate"/>
      </w:r>
      <w:r w:rsidR="00044A4C">
        <w:rPr>
          <w:noProof/>
        </w:rPr>
        <w:t>925</w:t>
      </w:r>
      <w:r>
        <w:fldChar w:fldCharType="end"/>
      </w:r>
    </w:p>
    <w:p w14:paraId="5A57B684" w14:textId="76BAE78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44A4C">
        <w:t>The Psali Adam for the Resurrection</w:t>
      </w:r>
      <w:r>
        <w:fldChar w:fldCharType="end"/>
      </w:r>
      <w:r>
        <w:tab/>
      </w:r>
      <w:r>
        <w:fldChar w:fldCharType="begin"/>
      </w:r>
      <w:r>
        <w:instrText xml:space="preserve"> PAGEREF _Ref434476440 \h </w:instrText>
      </w:r>
      <w:r>
        <w:fldChar w:fldCharType="separate"/>
      </w:r>
      <w:r w:rsidR="00044A4C">
        <w:rPr>
          <w:noProof/>
        </w:rPr>
        <w:t>937</w:t>
      </w:r>
      <w:r>
        <w:fldChar w:fldCharType="end"/>
      </w:r>
    </w:p>
    <w:p w14:paraId="7201C2B6" w14:textId="63EE83F0"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44A4C">
        <w:t>The Psali Batos for the Resurrection</w:t>
      </w:r>
      <w:r>
        <w:fldChar w:fldCharType="end"/>
      </w:r>
      <w:r>
        <w:tab/>
      </w:r>
      <w:r>
        <w:fldChar w:fldCharType="begin"/>
      </w:r>
      <w:r>
        <w:instrText xml:space="preserve"> PAGEREF _Ref434476459 \h </w:instrText>
      </w:r>
      <w:r>
        <w:fldChar w:fldCharType="separate"/>
      </w:r>
      <w:r w:rsidR="00044A4C">
        <w:rPr>
          <w:noProof/>
        </w:rPr>
        <w:t>941</w:t>
      </w:r>
      <w:r>
        <w:fldChar w:fldCharType="end"/>
      </w:r>
    </w:p>
    <w:p w14:paraId="4897BB60" w14:textId="6F4ADB68"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44A4C">
        <w:t>The Psali Adam for the Ascension</w:t>
      </w:r>
      <w:r>
        <w:fldChar w:fldCharType="end"/>
      </w:r>
      <w:r>
        <w:tab/>
      </w:r>
      <w:r>
        <w:fldChar w:fldCharType="begin"/>
      </w:r>
      <w:r>
        <w:instrText xml:space="preserve"> PAGEREF _Ref434476482 \h </w:instrText>
      </w:r>
      <w:r>
        <w:fldChar w:fldCharType="separate"/>
      </w:r>
      <w:r w:rsidR="00044A4C">
        <w:rPr>
          <w:noProof/>
        </w:rPr>
        <w:t>948</w:t>
      </w:r>
      <w:r>
        <w:fldChar w:fldCharType="end"/>
      </w:r>
    </w:p>
    <w:p w14:paraId="7FFC2411" w14:textId="51BD6E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44A4C">
        <w:t>The Psali Batos for the Ascension</w:t>
      </w:r>
      <w:r>
        <w:fldChar w:fldCharType="end"/>
      </w:r>
      <w:r>
        <w:tab/>
      </w:r>
      <w:r>
        <w:fldChar w:fldCharType="begin"/>
      </w:r>
      <w:r>
        <w:instrText xml:space="preserve"> PAGEREF _Ref434476541 \h </w:instrText>
      </w:r>
      <w:r>
        <w:fldChar w:fldCharType="separate"/>
      </w:r>
      <w:r w:rsidR="00044A4C">
        <w:rPr>
          <w:noProof/>
        </w:rPr>
        <w:t>952</w:t>
      </w:r>
      <w:r>
        <w:fldChar w:fldCharType="end"/>
      </w:r>
    </w:p>
    <w:p w14:paraId="0700AA59" w14:textId="182105AA"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44A4C">
        <w:t>The Psali Adam for Pentecost</w:t>
      </w:r>
      <w:r>
        <w:fldChar w:fldCharType="end"/>
      </w:r>
      <w:r>
        <w:tab/>
      </w:r>
      <w:r>
        <w:fldChar w:fldCharType="begin"/>
      </w:r>
      <w:r>
        <w:instrText xml:space="preserve"> PAGEREF _Ref434476566 \h </w:instrText>
      </w:r>
      <w:r>
        <w:fldChar w:fldCharType="separate"/>
      </w:r>
      <w:r w:rsidR="00044A4C">
        <w:rPr>
          <w:noProof/>
        </w:rPr>
        <w:t>959</w:t>
      </w:r>
      <w:r>
        <w:fldChar w:fldCharType="end"/>
      </w:r>
    </w:p>
    <w:p w14:paraId="28A2BA4F" w14:textId="553FDEAC" w:rsidR="003E106D" w:rsidRDefault="003E106D" w:rsidP="003E106D">
      <w:pPr>
        <w:pStyle w:val="Heading3"/>
      </w:pPr>
      <w:r>
        <w:t>Saints’ Psalis</w:t>
      </w:r>
    </w:p>
    <w:p w14:paraId="6DAFC3E2" w14:textId="1CE1A8A4"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44A4C">
        <w:t>The Psali Adam for the Virgin</w:t>
      </w:r>
      <w:r>
        <w:fldChar w:fldCharType="end"/>
      </w:r>
      <w:r>
        <w:tab/>
      </w:r>
      <w:r>
        <w:fldChar w:fldCharType="begin"/>
      </w:r>
      <w:r>
        <w:instrText xml:space="preserve"> PAGEREF _Ref435642763 \h </w:instrText>
      </w:r>
      <w:r>
        <w:fldChar w:fldCharType="separate"/>
      </w:r>
      <w:r w:rsidR="00044A4C">
        <w:rPr>
          <w:noProof/>
        </w:rPr>
        <w:t>874</w:t>
      </w:r>
      <w:r>
        <w:fldChar w:fldCharType="end"/>
      </w:r>
    </w:p>
    <w:p w14:paraId="609D95F6" w14:textId="0494F816"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44A4C">
        <w:t>The Psali Batos for the Virgin</w:t>
      </w:r>
      <w:r>
        <w:fldChar w:fldCharType="end"/>
      </w:r>
      <w:r>
        <w:tab/>
      </w:r>
      <w:r>
        <w:fldChar w:fldCharType="begin"/>
      </w:r>
      <w:r>
        <w:instrText xml:space="preserve"> PAGEREF _Ref435734818 \h </w:instrText>
      </w:r>
      <w:r>
        <w:fldChar w:fldCharType="separate"/>
      </w:r>
      <w:r w:rsidR="00044A4C">
        <w:rPr>
          <w:noProof/>
        </w:rPr>
        <w:t>878</w:t>
      </w:r>
      <w:r>
        <w:fldChar w:fldCharType="end"/>
      </w:r>
    </w:p>
    <w:p w14:paraId="3F93C9B6" w14:textId="77777777" w:rsidR="00B411C9" w:rsidRDefault="00B411C9" w:rsidP="00B411C9">
      <w:pPr>
        <w:pStyle w:val="Heading2"/>
      </w:pPr>
      <w:bookmarkStart w:id="1834" w:name="_Toc448515421"/>
      <w:r>
        <w:lastRenderedPageBreak/>
        <w:t>Index of Doxologies</w:t>
      </w:r>
      <w:bookmarkEnd w:id="1834"/>
    </w:p>
    <w:p w14:paraId="23AE197F" w14:textId="26FDDE44"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44A4C">
        <w:t>The Introduction to the Doxologies</w:t>
      </w:r>
      <w:r>
        <w:fldChar w:fldCharType="end"/>
      </w:r>
      <w:r>
        <w:tab/>
      </w:r>
      <w:r>
        <w:fldChar w:fldCharType="begin"/>
      </w:r>
      <w:r>
        <w:instrText xml:space="preserve"> PAGEREF _Ref434477171 \h </w:instrText>
      </w:r>
      <w:r>
        <w:fldChar w:fldCharType="separate"/>
      </w:r>
      <w:r w:rsidR="00044A4C">
        <w:rPr>
          <w:noProof/>
        </w:rPr>
        <w:t>512</w:t>
      </w:r>
      <w:r>
        <w:fldChar w:fldCharType="end"/>
      </w:r>
    </w:p>
    <w:p w14:paraId="6914D076" w14:textId="77777777" w:rsidR="00E21EA3" w:rsidRDefault="00E21EA3" w:rsidP="00E21EA3">
      <w:pPr>
        <w:pStyle w:val="Heading3"/>
      </w:pPr>
      <w:bookmarkStart w:id="1835" w:name="_Ref435642966"/>
      <w:r>
        <w:t>Seasonal Doxologies</w:t>
      </w:r>
      <w:bookmarkEnd w:id="1835"/>
    </w:p>
    <w:p w14:paraId="5E8E28F7" w14:textId="45F46051"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44A4C">
        <w:t>The Doxology for Ecclesiastical New Year</w:t>
      </w:r>
      <w:r>
        <w:fldChar w:fldCharType="end"/>
      </w:r>
      <w:r>
        <w:tab/>
      </w:r>
      <w:r>
        <w:fldChar w:fldCharType="begin"/>
      </w:r>
      <w:r>
        <w:instrText xml:space="preserve"> PAGEREF _Ref434477358 \h </w:instrText>
      </w:r>
      <w:r>
        <w:fldChar w:fldCharType="separate"/>
      </w:r>
      <w:r w:rsidR="00044A4C">
        <w:rPr>
          <w:noProof/>
        </w:rPr>
        <w:t>586</w:t>
      </w:r>
      <w:r>
        <w:fldChar w:fldCharType="end"/>
      </w:r>
    </w:p>
    <w:p w14:paraId="0EC66D5E" w14:textId="6249493D"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44A4C">
        <w:t>The Doxology for the Feast of the Cross</w:t>
      </w:r>
      <w:r>
        <w:fldChar w:fldCharType="end"/>
      </w:r>
      <w:r>
        <w:tab/>
      </w:r>
      <w:r>
        <w:fldChar w:fldCharType="begin"/>
      </w:r>
      <w:r>
        <w:instrText xml:space="preserve"> PAGEREF _Ref434477443 \h </w:instrText>
      </w:r>
      <w:r>
        <w:fldChar w:fldCharType="separate"/>
      </w:r>
      <w:r w:rsidR="00044A4C">
        <w:rPr>
          <w:noProof/>
        </w:rPr>
        <w:t>601</w:t>
      </w:r>
      <w:r>
        <w:fldChar w:fldCharType="end"/>
      </w:r>
    </w:p>
    <w:p w14:paraId="26260F90" w14:textId="77777777" w:rsidR="00044A4C" w:rsidRDefault="00CC1CA8" w:rsidP="009E261C">
      <w:pPr>
        <w:pStyle w:val="Rubric"/>
      </w:pPr>
      <w:r>
        <w:fldChar w:fldCharType="begin"/>
      </w:r>
      <w:r>
        <w:instrText xml:space="preserve"> REF _Ref434478837 \h </w:instrText>
      </w:r>
      <w:r>
        <w:fldChar w:fldCharType="separate"/>
      </w:r>
      <w:r w:rsidR="00044A4C">
        <w:t xml:space="preserve"> four Sundays before the Feast.</w:t>
      </w:r>
    </w:p>
    <w:p w14:paraId="6D5E5642" w14:textId="3D76F330" w:rsidR="00CC1CA8" w:rsidRDefault="00044A4C"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649</w:t>
      </w:r>
      <w:r w:rsidR="00CC1CA8">
        <w:fldChar w:fldCharType="end"/>
      </w:r>
    </w:p>
    <w:p w14:paraId="57201B22" w14:textId="0D34F6A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44A4C">
        <w:t xml:space="preserve">The Second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44A4C">
        <w:rPr>
          <w:noProof/>
        </w:rPr>
        <w:t>651</w:t>
      </w:r>
      <w:r>
        <w:fldChar w:fldCharType="end"/>
      </w:r>
    </w:p>
    <w:p w14:paraId="05BDDC9E" w14:textId="4B82AE0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44A4C">
        <w:t xml:space="preserve">The Third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44A4C">
        <w:rPr>
          <w:noProof/>
        </w:rPr>
        <w:t>652</w:t>
      </w:r>
      <w:r>
        <w:fldChar w:fldCharType="end"/>
      </w:r>
    </w:p>
    <w:p w14:paraId="5FC55723" w14:textId="3B707222"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44A4C">
        <w:t xml:space="preserve">The Fourth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44A4C">
        <w:rPr>
          <w:noProof/>
        </w:rPr>
        <w:t>654</w:t>
      </w:r>
      <w:r>
        <w:fldChar w:fldCharType="end"/>
      </w:r>
    </w:p>
    <w:p w14:paraId="30ACCD55" w14:textId="6B695C2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44A4C">
        <w:t xml:space="preserve">The Fifth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44A4C">
        <w:rPr>
          <w:noProof/>
        </w:rPr>
        <w:t>655</w:t>
      </w:r>
      <w:r>
        <w:fldChar w:fldCharType="end"/>
      </w:r>
    </w:p>
    <w:p w14:paraId="704DF3C4" w14:textId="41E4BE7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44A4C">
        <w:t xml:space="preserve">The Sixth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44A4C">
        <w:rPr>
          <w:noProof/>
        </w:rPr>
        <w:t>657</w:t>
      </w:r>
      <w:r>
        <w:fldChar w:fldCharType="end"/>
      </w:r>
    </w:p>
    <w:p w14:paraId="798DA7C0" w14:textId="1AA40272"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44A4C">
        <w:rPr>
          <w:noProof/>
        </w:rPr>
        <w:t>663</w:t>
      </w:r>
      <w:r>
        <w:fldChar w:fldCharType="end"/>
      </w:r>
    </w:p>
    <w:p w14:paraId="4A697333" w14:textId="731C743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44A4C">
        <w:t>The Doxology for the Preparation Day of Nativity</w:t>
      </w:r>
      <w:r>
        <w:fldChar w:fldCharType="end"/>
      </w:r>
      <w:r>
        <w:tab/>
      </w:r>
      <w:r>
        <w:fldChar w:fldCharType="begin"/>
      </w:r>
      <w:r>
        <w:instrText xml:space="preserve"> PAGEREF _Ref434477504 \h </w:instrText>
      </w:r>
      <w:r>
        <w:fldChar w:fldCharType="separate"/>
      </w:r>
      <w:r w:rsidR="00044A4C">
        <w:rPr>
          <w:noProof/>
        </w:rPr>
        <w:t>670</w:t>
      </w:r>
      <w:r>
        <w:fldChar w:fldCharType="end"/>
      </w:r>
    </w:p>
    <w:p w14:paraId="4A754E82" w14:textId="176D3E01"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44A4C">
        <w:t>The First Doxology for Nativity</w:t>
      </w:r>
      <w:r>
        <w:fldChar w:fldCharType="end"/>
      </w:r>
      <w:r>
        <w:tab/>
      </w:r>
      <w:r>
        <w:fldChar w:fldCharType="begin"/>
      </w:r>
      <w:r>
        <w:instrText xml:space="preserve"> PAGEREF _Ref434477532 \h </w:instrText>
      </w:r>
      <w:r>
        <w:fldChar w:fldCharType="separate"/>
      </w:r>
      <w:r w:rsidR="00044A4C">
        <w:rPr>
          <w:noProof/>
        </w:rPr>
        <w:t>672</w:t>
      </w:r>
      <w:r>
        <w:fldChar w:fldCharType="end"/>
      </w:r>
    </w:p>
    <w:p w14:paraId="1151A90C" w14:textId="6E99F8D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44A4C">
        <w:t>The Second Doxology for Nativity</w:t>
      </w:r>
      <w:r>
        <w:fldChar w:fldCharType="end"/>
      </w:r>
      <w:r>
        <w:tab/>
      </w:r>
      <w:r>
        <w:fldChar w:fldCharType="begin"/>
      </w:r>
      <w:r>
        <w:instrText xml:space="preserve"> PAGEREF _Ref434477542 \h </w:instrText>
      </w:r>
      <w:r>
        <w:fldChar w:fldCharType="separate"/>
      </w:r>
      <w:r w:rsidR="00044A4C">
        <w:rPr>
          <w:noProof/>
        </w:rPr>
        <w:t>674</w:t>
      </w:r>
      <w:r>
        <w:fldChar w:fldCharType="end"/>
      </w:r>
    </w:p>
    <w:p w14:paraId="04CEE058" w14:textId="2958424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44A4C">
        <w:t>The Third Doxology for Nativity</w:t>
      </w:r>
      <w:r>
        <w:fldChar w:fldCharType="end"/>
      </w:r>
      <w:r>
        <w:tab/>
      </w:r>
      <w:r>
        <w:fldChar w:fldCharType="begin"/>
      </w:r>
      <w:r>
        <w:instrText xml:space="preserve"> PAGEREF _Ref434477554 \h </w:instrText>
      </w:r>
      <w:r>
        <w:fldChar w:fldCharType="separate"/>
      </w:r>
      <w:r w:rsidR="00044A4C">
        <w:rPr>
          <w:noProof/>
        </w:rPr>
        <w:t>675</w:t>
      </w:r>
      <w:r>
        <w:fldChar w:fldCharType="end"/>
      </w:r>
    </w:p>
    <w:p w14:paraId="0F813F2D" w14:textId="6F689EDB"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44A4C">
        <w:t>The Doxology for the Circumcision</w:t>
      </w:r>
      <w:r>
        <w:fldChar w:fldCharType="end"/>
      </w:r>
      <w:r>
        <w:tab/>
      </w:r>
      <w:r>
        <w:fldChar w:fldCharType="begin"/>
      </w:r>
      <w:r>
        <w:instrText xml:space="preserve"> PAGEREF _Ref434477590 \h </w:instrText>
      </w:r>
      <w:r>
        <w:fldChar w:fldCharType="separate"/>
      </w:r>
      <w:r w:rsidR="00044A4C">
        <w:rPr>
          <w:noProof/>
        </w:rPr>
        <w:t>712</w:t>
      </w:r>
      <w:r>
        <w:fldChar w:fldCharType="end"/>
      </w:r>
    </w:p>
    <w:p w14:paraId="6C616575" w14:textId="6F226678"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44A4C">
        <w:t>An Abridged Doxology for Theophany</w:t>
      </w:r>
      <w:r>
        <w:fldChar w:fldCharType="end"/>
      </w:r>
      <w:r>
        <w:tab/>
      </w:r>
      <w:r>
        <w:fldChar w:fldCharType="begin"/>
      </w:r>
      <w:r>
        <w:instrText xml:space="preserve"> PAGEREF _Ref434477630 \h </w:instrText>
      </w:r>
      <w:r>
        <w:fldChar w:fldCharType="separate"/>
      </w:r>
      <w:r w:rsidR="00044A4C">
        <w:rPr>
          <w:noProof/>
        </w:rPr>
        <w:t>721</w:t>
      </w:r>
      <w:r>
        <w:fldChar w:fldCharType="end"/>
      </w:r>
    </w:p>
    <w:p w14:paraId="6F7E179C" w14:textId="0DF6FD2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44A4C">
        <w:t>The First Doxology for Theophany</w:t>
      </w:r>
      <w:r>
        <w:fldChar w:fldCharType="end"/>
      </w:r>
      <w:r>
        <w:tab/>
      </w:r>
      <w:r>
        <w:fldChar w:fldCharType="begin"/>
      </w:r>
      <w:r>
        <w:instrText xml:space="preserve"> PAGEREF _Ref434477641 \h </w:instrText>
      </w:r>
      <w:r>
        <w:fldChar w:fldCharType="separate"/>
      </w:r>
      <w:r w:rsidR="00044A4C">
        <w:rPr>
          <w:noProof/>
        </w:rPr>
        <w:t>723</w:t>
      </w:r>
      <w:r>
        <w:fldChar w:fldCharType="end"/>
      </w:r>
    </w:p>
    <w:p w14:paraId="535CC145" w14:textId="53152EFF"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44A4C">
        <w:t>The Second Doxology for Theophany</w:t>
      </w:r>
      <w:r>
        <w:fldChar w:fldCharType="end"/>
      </w:r>
      <w:r>
        <w:tab/>
      </w:r>
      <w:r>
        <w:fldChar w:fldCharType="begin"/>
      </w:r>
      <w:r>
        <w:instrText xml:space="preserve"> PAGEREF _Ref434477660 \h </w:instrText>
      </w:r>
      <w:r>
        <w:fldChar w:fldCharType="separate"/>
      </w:r>
      <w:r w:rsidR="00044A4C">
        <w:rPr>
          <w:noProof/>
        </w:rPr>
        <w:t>725</w:t>
      </w:r>
      <w:r>
        <w:fldChar w:fldCharType="end"/>
      </w:r>
    </w:p>
    <w:p w14:paraId="286F48D0" w14:textId="5800BC2E"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44A4C">
        <w:t>The Doxology for the Wedding of Cana</w:t>
      </w:r>
      <w:r>
        <w:fldChar w:fldCharType="end"/>
      </w:r>
      <w:r>
        <w:tab/>
      </w:r>
      <w:r>
        <w:fldChar w:fldCharType="begin"/>
      </w:r>
      <w:r>
        <w:instrText xml:space="preserve"> PAGEREF _Ref434477774 \h </w:instrText>
      </w:r>
      <w:r>
        <w:fldChar w:fldCharType="separate"/>
      </w:r>
      <w:r w:rsidR="00044A4C">
        <w:rPr>
          <w:noProof/>
        </w:rPr>
        <w:t>755</w:t>
      </w:r>
      <w:r>
        <w:fldChar w:fldCharType="end"/>
      </w:r>
    </w:p>
    <w:p w14:paraId="504917BF" w14:textId="6DAD7EF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44A4C">
        <w:t>The Doxology for the Entrance into the Temple</w:t>
      </w:r>
      <w:r>
        <w:fldChar w:fldCharType="end"/>
      </w:r>
      <w:r>
        <w:tab/>
      </w:r>
      <w:r>
        <w:fldChar w:fldCharType="begin"/>
      </w:r>
      <w:r>
        <w:instrText xml:space="preserve"> PAGEREF _Ref434477815 \h </w:instrText>
      </w:r>
      <w:r>
        <w:fldChar w:fldCharType="separate"/>
      </w:r>
      <w:r w:rsidR="00044A4C">
        <w:rPr>
          <w:noProof/>
        </w:rPr>
        <w:t>773</w:t>
      </w:r>
      <w:r>
        <w:fldChar w:fldCharType="end"/>
      </w:r>
    </w:p>
    <w:p w14:paraId="1F20DF78" w14:textId="2456EE13"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44A4C">
        <w:t>The Doxology for the Annunciation</w:t>
      </w:r>
      <w:r>
        <w:fldChar w:fldCharType="end"/>
      </w:r>
      <w:r>
        <w:tab/>
      </w:r>
      <w:r>
        <w:fldChar w:fldCharType="begin"/>
      </w:r>
      <w:r>
        <w:instrText xml:space="preserve"> PAGEREF _Ref434477856 \h </w:instrText>
      </w:r>
      <w:r>
        <w:fldChar w:fldCharType="separate"/>
      </w:r>
      <w:r w:rsidR="00044A4C">
        <w:rPr>
          <w:noProof/>
        </w:rPr>
        <w:t>784</w:t>
      </w:r>
      <w:r>
        <w:fldChar w:fldCharType="end"/>
      </w:r>
    </w:p>
    <w:p w14:paraId="4B29B358" w14:textId="4A039826"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44A4C">
        <w:t>The Doxology for the Entrance into Egypt</w:t>
      </w:r>
      <w:r>
        <w:fldChar w:fldCharType="end"/>
      </w:r>
      <w:r>
        <w:tab/>
      </w:r>
      <w:r>
        <w:fldChar w:fldCharType="begin"/>
      </w:r>
      <w:r>
        <w:instrText xml:space="preserve"> PAGEREF _Ref434477906 \h </w:instrText>
      </w:r>
      <w:r>
        <w:fldChar w:fldCharType="separate"/>
      </w:r>
      <w:r w:rsidR="00044A4C">
        <w:rPr>
          <w:noProof/>
        </w:rPr>
        <w:t>807</w:t>
      </w:r>
      <w:r>
        <w:fldChar w:fldCharType="end"/>
      </w:r>
    </w:p>
    <w:p w14:paraId="19D20C04" w14:textId="2B320FE0"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44A4C">
        <w:t>The Doxology of Sts. Peter and Paul</w:t>
      </w:r>
      <w:r>
        <w:fldChar w:fldCharType="end"/>
      </w:r>
      <w:r>
        <w:tab/>
      </w:r>
      <w:r>
        <w:fldChar w:fldCharType="begin"/>
      </w:r>
      <w:r>
        <w:instrText xml:space="preserve"> PAGEREF _Ref434477973 \h </w:instrText>
      </w:r>
      <w:r>
        <w:fldChar w:fldCharType="separate"/>
      </w:r>
      <w:r w:rsidR="00044A4C">
        <w:rPr>
          <w:noProof/>
        </w:rPr>
        <w:t>838</w:t>
      </w:r>
      <w:r>
        <w:fldChar w:fldCharType="end"/>
      </w:r>
    </w:p>
    <w:p w14:paraId="2A23AF26" w14:textId="1B39DDDC"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44A4C">
        <w:t>The Doxology of the Transfiguration</w:t>
      </w:r>
      <w:r>
        <w:fldChar w:fldCharType="end"/>
      </w:r>
      <w:r>
        <w:tab/>
      </w:r>
      <w:r>
        <w:fldChar w:fldCharType="begin"/>
      </w:r>
      <w:r>
        <w:instrText xml:space="preserve"> PAGEREF _Ref434478012 \h </w:instrText>
      </w:r>
      <w:r>
        <w:fldChar w:fldCharType="separate"/>
      </w:r>
      <w:r w:rsidR="00044A4C">
        <w:rPr>
          <w:noProof/>
        </w:rPr>
        <w:t>865</w:t>
      </w:r>
      <w:r>
        <w:fldChar w:fldCharType="end"/>
      </w:r>
    </w:p>
    <w:p w14:paraId="36031966" w14:textId="1FCA64F5"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44A4C">
        <w:t>The Doxology of Jonah’s Fast</w:t>
      </w:r>
      <w:r>
        <w:fldChar w:fldCharType="end"/>
      </w:r>
      <w:r>
        <w:tab/>
      </w:r>
      <w:r>
        <w:fldChar w:fldCharType="begin"/>
      </w:r>
      <w:r>
        <w:instrText xml:space="preserve"> PAGEREF _Ref434478053 \h </w:instrText>
      </w:r>
      <w:r>
        <w:fldChar w:fldCharType="separate"/>
      </w:r>
      <w:r w:rsidR="00044A4C">
        <w:rPr>
          <w:noProof/>
        </w:rPr>
        <w:t>889</w:t>
      </w:r>
      <w:r>
        <w:fldChar w:fldCharType="end"/>
      </w:r>
    </w:p>
    <w:p w14:paraId="2FF23AAB" w14:textId="6456EBA0"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44A4C">
        <w:t>The Doxology for Saturday and Sunday in Great Lent</w:t>
      </w:r>
      <w:r>
        <w:fldChar w:fldCharType="end"/>
      </w:r>
      <w:r>
        <w:tab/>
      </w:r>
      <w:r>
        <w:fldChar w:fldCharType="begin"/>
      </w:r>
      <w:r>
        <w:instrText xml:space="preserve"> PAGEREF _Ref434478080 \h </w:instrText>
      </w:r>
      <w:r>
        <w:fldChar w:fldCharType="separate"/>
      </w:r>
      <w:r w:rsidR="00044A4C">
        <w:rPr>
          <w:noProof/>
        </w:rPr>
        <w:t>890</w:t>
      </w:r>
      <w:r>
        <w:fldChar w:fldCharType="end"/>
      </w:r>
    </w:p>
    <w:p w14:paraId="7AC17913" w14:textId="20AF0494"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44A4C">
        <w:t>The Doxology for Weekdays in Great Lent</w:t>
      </w:r>
      <w:r>
        <w:fldChar w:fldCharType="end"/>
      </w:r>
      <w:r>
        <w:tab/>
      </w:r>
      <w:r>
        <w:fldChar w:fldCharType="begin"/>
      </w:r>
      <w:r>
        <w:instrText xml:space="preserve"> PAGEREF _Ref434478104 \h </w:instrText>
      </w:r>
      <w:r>
        <w:fldChar w:fldCharType="separate"/>
      </w:r>
      <w:r w:rsidR="00044A4C">
        <w:rPr>
          <w:noProof/>
        </w:rPr>
        <w:t>893</w:t>
      </w:r>
      <w:r>
        <w:fldChar w:fldCharType="end"/>
      </w:r>
    </w:p>
    <w:p w14:paraId="6B4ECEA0" w14:textId="5AC1439B"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44A4C">
        <w:t>A Second Doxology for Weekdays in Great Lent</w:t>
      </w:r>
      <w:r>
        <w:fldChar w:fldCharType="end"/>
      </w:r>
      <w:r>
        <w:tab/>
      </w:r>
      <w:r>
        <w:fldChar w:fldCharType="begin"/>
      </w:r>
      <w:r>
        <w:instrText xml:space="preserve"> PAGEREF _Ref434478128 \h </w:instrText>
      </w:r>
      <w:r>
        <w:fldChar w:fldCharType="separate"/>
      </w:r>
      <w:r w:rsidR="00044A4C">
        <w:rPr>
          <w:noProof/>
        </w:rPr>
        <w:t>894</w:t>
      </w:r>
      <w:r>
        <w:fldChar w:fldCharType="end"/>
      </w:r>
    </w:p>
    <w:p w14:paraId="4959D2BA" w14:textId="5638635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44A4C">
        <w:t>A Third Doxology for Weekdays in Great Lent</w:t>
      </w:r>
      <w:r>
        <w:fldChar w:fldCharType="end"/>
      </w:r>
      <w:r>
        <w:tab/>
      </w:r>
      <w:r>
        <w:fldChar w:fldCharType="begin"/>
      </w:r>
      <w:r>
        <w:instrText xml:space="preserve"> PAGEREF _Ref434478147 \h </w:instrText>
      </w:r>
      <w:r>
        <w:fldChar w:fldCharType="separate"/>
      </w:r>
      <w:r w:rsidR="00044A4C">
        <w:rPr>
          <w:noProof/>
        </w:rPr>
        <w:t>897</w:t>
      </w:r>
      <w:r>
        <w:fldChar w:fldCharType="end"/>
      </w:r>
    </w:p>
    <w:p w14:paraId="15F5F420" w14:textId="2289092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44A4C">
        <w:t>The Fourth Doxology for Great Lent</w:t>
      </w:r>
      <w:r>
        <w:fldChar w:fldCharType="end"/>
      </w:r>
      <w:r>
        <w:tab/>
      </w:r>
      <w:r>
        <w:fldChar w:fldCharType="begin"/>
      </w:r>
      <w:r>
        <w:instrText xml:space="preserve"> PAGEREF _Ref434478172 \h </w:instrText>
      </w:r>
      <w:r>
        <w:fldChar w:fldCharType="separate"/>
      </w:r>
      <w:r w:rsidR="00044A4C">
        <w:rPr>
          <w:noProof/>
        </w:rPr>
        <w:t>898</w:t>
      </w:r>
      <w:r>
        <w:fldChar w:fldCharType="end"/>
      </w:r>
    </w:p>
    <w:p w14:paraId="17A33F34" w14:textId="4E5892A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44A4C">
        <w:t>The Doxology for Lazarus Saturday</w:t>
      </w:r>
      <w:r>
        <w:fldChar w:fldCharType="end"/>
      </w:r>
      <w:r>
        <w:tab/>
      </w:r>
      <w:r>
        <w:fldChar w:fldCharType="begin"/>
      </w:r>
      <w:r>
        <w:instrText xml:space="preserve"> PAGEREF _Ref434478195 \h </w:instrText>
      </w:r>
      <w:r>
        <w:fldChar w:fldCharType="separate"/>
      </w:r>
      <w:r w:rsidR="00044A4C">
        <w:rPr>
          <w:noProof/>
        </w:rPr>
        <w:t>911</w:t>
      </w:r>
      <w:r>
        <w:fldChar w:fldCharType="end"/>
      </w:r>
    </w:p>
    <w:p w14:paraId="6CBC5D9E" w14:textId="09527E8F"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44A4C">
        <w:t>The First Doxology for Palm Sunday</w:t>
      </w:r>
      <w:r>
        <w:fldChar w:fldCharType="end"/>
      </w:r>
      <w:r>
        <w:tab/>
      </w:r>
      <w:r>
        <w:fldChar w:fldCharType="begin"/>
      </w:r>
      <w:r>
        <w:instrText xml:space="preserve"> PAGEREF _Ref434478217 \h </w:instrText>
      </w:r>
      <w:r>
        <w:fldChar w:fldCharType="separate"/>
      </w:r>
      <w:r w:rsidR="00044A4C">
        <w:rPr>
          <w:noProof/>
        </w:rPr>
        <w:t>916</w:t>
      </w:r>
      <w:r>
        <w:fldChar w:fldCharType="end"/>
      </w:r>
    </w:p>
    <w:p w14:paraId="11606B4A" w14:textId="7DD27831"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44A4C">
        <w:t>The Second Doxology for Palm Sunday</w:t>
      </w:r>
      <w:r>
        <w:fldChar w:fldCharType="end"/>
      </w:r>
      <w:r>
        <w:tab/>
      </w:r>
      <w:r>
        <w:fldChar w:fldCharType="begin"/>
      </w:r>
      <w:r>
        <w:instrText xml:space="preserve"> PAGEREF _Ref434478234 \h </w:instrText>
      </w:r>
      <w:r>
        <w:fldChar w:fldCharType="separate"/>
      </w:r>
      <w:r w:rsidR="00044A4C">
        <w:rPr>
          <w:noProof/>
        </w:rPr>
        <w:t>918</w:t>
      </w:r>
      <w:r>
        <w:fldChar w:fldCharType="end"/>
      </w:r>
    </w:p>
    <w:p w14:paraId="3B00B725" w14:textId="016687E5"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44A4C">
        <w:t>The Third Doxology for Palm Sunday</w:t>
      </w:r>
      <w:r>
        <w:fldChar w:fldCharType="end"/>
      </w:r>
      <w:r>
        <w:tab/>
      </w:r>
      <w:r>
        <w:fldChar w:fldCharType="begin"/>
      </w:r>
      <w:r>
        <w:instrText xml:space="preserve"> PAGEREF _Ref434478255 \h </w:instrText>
      </w:r>
      <w:r>
        <w:fldChar w:fldCharType="separate"/>
      </w:r>
      <w:r w:rsidR="00044A4C">
        <w:rPr>
          <w:noProof/>
        </w:rPr>
        <w:t>919</w:t>
      </w:r>
      <w:r>
        <w:fldChar w:fldCharType="end"/>
      </w:r>
    </w:p>
    <w:p w14:paraId="257EE84D" w14:textId="00B75A74"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44A4C">
        <w:t>The Doxology for the Resurrection</w:t>
      </w:r>
      <w:r>
        <w:fldChar w:fldCharType="end"/>
      </w:r>
      <w:r>
        <w:tab/>
      </w:r>
      <w:r>
        <w:fldChar w:fldCharType="begin"/>
      </w:r>
      <w:r>
        <w:instrText xml:space="preserve"> PAGEREF _Ref434478294 \h </w:instrText>
      </w:r>
      <w:r>
        <w:fldChar w:fldCharType="separate"/>
      </w:r>
      <w:r w:rsidR="00044A4C">
        <w:rPr>
          <w:noProof/>
        </w:rPr>
        <w:t>933</w:t>
      </w:r>
      <w:r>
        <w:fldChar w:fldCharType="end"/>
      </w:r>
    </w:p>
    <w:p w14:paraId="10A28DFE" w14:textId="38CAEE0F"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044A4C">
        <w:t>Another Doxology for the Resurrection</w:t>
      </w:r>
      <w:r>
        <w:fldChar w:fldCharType="end"/>
      </w:r>
      <w:r>
        <w:tab/>
      </w:r>
      <w:r>
        <w:fldChar w:fldCharType="begin"/>
      </w:r>
      <w:r>
        <w:instrText xml:space="preserve"> PAGEREF _Ref434478317 \h </w:instrText>
      </w:r>
      <w:r>
        <w:fldChar w:fldCharType="separate"/>
      </w:r>
      <w:r w:rsidR="00044A4C">
        <w:rPr>
          <w:noProof/>
        </w:rPr>
        <w:t>934</w:t>
      </w:r>
      <w:r>
        <w:fldChar w:fldCharType="end"/>
      </w:r>
    </w:p>
    <w:p w14:paraId="472E0FB5" w14:textId="126FDD1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44A4C">
        <w:t>A Doxology for Archangel Michael for the Resurrection</w:t>
      </w:r>
      <w:r>
        <w:fldChar w:fldCharType="end"/>
      </w:r>
      <w:r>
        <w:tab/>
      </w:r>
      <w:r>
        <w:fldChar w:fldCharType="begin"/>
      </w:r>
      <w:r>
        <w:instrText xml:space="preserve"> PAGEREF _Ref434478347 \h </w:instrText>
      </w:r>
      <w:r>
        <w:fldChar w:fldCharType="separate"/>
      </w:r>
      <w:r w:rsidR="00044A4C">
        <w:rPr>
          <w:noProof/>
        </w:rPr>
        <w:t>935</w:t>
      </w:r>
      <w:r>
        <w:fldChar w:fldCharType="end"/>
      </w:r>
    </w:p>
    <w:p w14:paraId="4D1D62B4" w14:textId="73C0B972"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44A4C">
        <w:t>The Doxology for Thomas Sunday</w:t>
      </w:r>
      <w:r>
        <w:fldChar w:fldCharType="end"/>
      </w:r>
      <w:r>
        <w:tab/>
      </w:r>
      <w:r>
        <w:fldChar w:fldCharType="begin"/>
      </w:r>
      <w:r>
        <w:instrText xml:space="preserve"> PAGEREF _Ref434478375 \h </w:instrText>
      </w:r>
      <w:r>
        <w:fldChar w:fldCharType="separate"/>
      </w:r>
      <w:r w:rsidR="00044A4C">
        <w:rPr>
          <w:noProof/>
        </w:rPr>
        <w:t>944</w:t>
      </w:r>
      <w:r>
        <w:fldChar w:fldCharType="end"/>
      </w:r>
      <w:r>
        <w:tab/>
      </w:r>
    </w:p>
    <w:p w14:paraId="7B6065F5" w14:textId="01051A0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44A4C">
        <w:t>The Doxology for the Ascension</w:t>
      </w:r>
      <w:r>
        <w:fldChar w:fldCharType="end"/>
      </w:r>
      <w:r>
        <w:tab/>
      </w:r>
      <w:r>
        <w:fldChar w:fldCharType="begin"/>
      </w:r>
      <w:r>
        <w:instrText xml:space="preserve"> PAGEREF _Ref434478556 \h </w:instrText>
      </w:r>
      <w:r>
        <w:fldChar w:fldCharType="separate"/>
      </w:r>
      <w:r w:rsidR="00044A4C">
        <w:rPr>
          <w:noProof/>
        </w:rPr>
        <w:t>946</w:t>
      </w:r>
      <w:r>
        <w:fldChar w:fldCharType="end"/>
      </w:r>
    </w:p>
    <w:p w14:paraId="3C346EA7" w14:textId="743E9C2E"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44A4C">
        <w:t>The Doxology for Pentecost</w:t>
      </w:r>
      <w:r>
        <w:fldChar w:fldCharType="end"/>
      </w:r>
      <w:r>
        <w:tab/>
      </w:r>
      <w:r>
        <w:fldChar w:fldCharType="begin"/>
      </w:r>
      <w:r>
        <w:instrText xml:space="preserve"> PAGEREF _Ref434478581 \h </w:instrText>
      </w:r>
      <w:r>
        <w:fldChar w:fldCharType="separate"/>
      </w:r>
      <w:r w:rsidR="00044A4C">
        <w:rPr>
          <w:noProof/>
        </w:rPr>
        <w:t>956</w:t>
      </w:r>
      <w:r>
        <w:fldChar w:fldCharType="end"/>
      </w:r>
    </w:p>
    <w:p w14:paraId="4285BFE1" w14:textId="77777777" w:rsidR="00E21EA3" w:rsidRDefault="00E21EA3" w:rsidP="00E21EA3">
      <w:pPr>
        <w:pStyle w:val="Heading3"/>
      </w:pPr>
      <w:bookmarkStart w:id="1836" w:name="_Ref435643009"/>
      <w:r>
        <w:t>Saints’ Doxologies</w:t>
      </w:r>
      <w:bookmarkEnd w:id="1836"/>
    </w:p>
    <w:p w14:paraId="201EF1F5" w14:textId="19271F1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44A4C">
        <w:t>The Evening Doxology of the Virgin</w:t>
      </w:r>
      <w:r>
        <w:fldChar w:fldCharType="end"/>
      </w:r>
      <w:r>
        <w:tab/>
      </w:r>
      <w:r>
        <w:fldChar w:fldCharType="begin"/>
      </w:r>
      <w:r>
        <w:instrText xml:space="preserve"> PAGEREF _Ref434487836 \h </w:instrText>
      </w:r>
      <w:r>
        <w:fldChar w:fldCharType="separate"/>
      </w:r>
      <w:r w:rsidR="00044A4C">
        <w:rPr>
          <w:noProof/>
        </w:rPr>
        <w:t>512</w:t>
      </w:r>
      <w:r>
        <w:fldChar w:fldCharType="end"/>
      </w:r>
    </w:p>
    <w:p w14:paraId="5E3507F6" w14:textId="3D09E54D"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44A4C" w:rsidRPr="00044A4C">
        <w:t>The Doxology of the Virgin for Midnight Praise</w:t>
      </w:r>
      <w:r>
        <w:fldChar w:fldCharType="end"/>
      </w:r>
      <w:r>
        <w:tab/>
      </w:r>
      <w:r>
        <w:fldChar w:fldCharType="begin"/>
      </w:r>
      <w:r>
        <w:instrText xml:space="preserve"> PAGEREF _Ref434487891 \h </w:instrText>
      </w:r>
      <w:r>
        <w:fldChar w:fldCharType="separate"/>
      </w:r>
      <w:r w:rsidR="00044A4C">
        <w:rPr>
          <w:noProof/>
        </w:rPr>
        <w:t>365</w:t>
      </w:r>
      <w:r>
        <w:fldChar w:fldCharType="end"/>
      </w:r>
    </w:p>
    <w:p w14:paraId="337F5EE8" w14:textId="19C53C2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44A4C">
        <w:t>The Morning Doxology of the Virgin</w:t>
      </w:r>
      <w:r>
        <w:fldChar w:fldCharType="end"/>
      </w:r>
      <w:r>
        <w:tab/>
      </w:r>
      <w:r>
        <w:fldChar w:fldCharType="begin"/>
      </w:r>
      <w:r>
        <w:instrText xml:space="preserve"> PAGEREF _Ref434487846 \h </w:instrText>
      </w:r>
      <w:r>
        <w:fldChar w:fldCharType="separate"/>
      </w:r>
      <w:r w:rsidR="00044A4C">
        <w:rPr>
          <w:noProof/>
        </w:rPr>
        <w:t>513</w:t>
      </w:r>
      <w:r>
        <w:fldChar w:fldCharType="end"/>
      </w:r>
    </w:p>
    <w:p w14:paraId="3868AB65" w14:textId="5731449C"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44A4C">
        <w:t>The Doxology for Archangel Michael</w:t>
      </w:r>
      <w:r>
        <w:fldChar w:fldCharType="end"/>
      </w:r>
      <w:r>
        <w:tab/>
      </w:r>
      <w:r>
        <w:fldChar w:fldCharType="begin"/>
      </w:r>
      <w:r>
        <w:instrText xml:space="preserve"> PAGEREF _Ref434487967 \h </w:instrText>
      </w:r>
      <w:r>
        <w:fldChar w:fldCharType="separate"/>
      </w:r>
      <w:r w:rsidR="00044A4C">
        <w:rPr>
          <w:noProof/>
        </w:rPr>
        <w:t>635</w:t>
      </w:r>
      <w:r>
        <w:fldChar w:fldCharType="end"/>
      </w:r>
    </w:p>
    <w:p w14:paraId="2284159D" w14:textId="61EEF5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44A4C">
        <w:rPr>
          <w:noProof/>
        </w:rPr>
        <w:t>663</w:t>
      </w:r>
      <w:r>
        <w:fldChar w:fldCharType="end"/>
      </w:r>
    </w:p>
    <w:p w14:paraId="403DEC4C" w14:textId="7F85BAE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44A4C">
        <w:t>The Doxology for Archangel Gabriel, the Evangelist of Daniel</w:t>
      </w:r>
      <w:r>
        <w:fldChar w:fldCharType="end"/>
      </w:r>
      <w:r>
        <w:tab/>
      </w:r>
      <w:r>
        <w:fldChar w:fldCharType="begin"/>
      </w:r>
      <w:r>
        <w:instrText xml:space="preserve"> PAGEREF _Ref434488149 \h </w:instrText>
      </w:r>
      <w:r>
        <w:fldChar w:fldCharType="separate"/>
      </w:r>
      <w:r w:rsidR="00044A4C">
        <w:rPr>
          <w:noProof/>
        </w:rPr>
        <w:t>831</w:t>
      </w:r>
      <w:r>
        <w:fldChar w:fldCharType="end"/>
      </w:r>
    </w:p>
    <w:p w14:paraId="229EE54B" w14:textId="563216DE"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44A4C">
        <w:t>The Doxology for Michael and Gabriel</w:t>
      </w:r>
      <w:r>
        <w:fldChar w:fldCharType="end"/>
      </w:r>
      <w:r>
        <w:tab/>
      </w:r>
      <w:r>
        <w:fldChar w:fldCharType="begin"/>
      </w:r>
      <w:r>
        <w:instrText xml:space="preserve"> PAGEREF _Ref434487984 \h </w:instrText>
      </w:r>
      <w:r>
        <w:fldChar w:fldCharType="separate"/>
      </w:r>
      <w:r w:rsidR="00044A4C">
        <w:rPr>
          <w:noProof/>
        </w:rPr>
        <w:t>636</w:t>
      </w:r>
      <w:r>
        <w:fldChar w:fldCharType="end"/>
      </w:r>
    </w:p>
    <w:p w14:paraId="44CF453D" w14:textId="515B721B"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44A4C">
        <w:t>The Doxology for Archangel Raphael</w:t>
      </w:r>
      <w:r>
        <w:fldChar w:fldCharType="end"/>
      </w:r>
      <w:r>
        <w:tab/>
      </w:r>
      <w:r>
        <w:fldChar w:fldCharType="begin"/>
      </w:r>
      <w:r>
        <w:instrText xml:space="preserve"> PAGEREF _Ref434488208 \h </w:instrText>
      </w:r>
      <w:r>
        <w:fldChar w:fldCharType="separate"/>
      </w:r>
      <w:r w:rsidR="00044A4C">
        <w:rPr>
          <w:noProof/>
        </w:rPr>
        <w:t>885</w:t>
      </w:r>
      <w:r>
        <w:fldChar w:fldCharType="end"/>
      </w:r>
    </w:p>
    <w:p w14:paraId="5EA00A94" w14:textId="4AAE4D4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44A4C">
        <w:t>The Doxology for Archangel Suriel</w:t>
      </w:r>
      <w:r>
        <w:fldChar w:fldCharType="end"/>
      </w:r>
      <w:r>
        <w:tab/>
      </w:r>
      <w:r>
        <w:fldChar w:fldCharType="begin"/>
      </w:r>
      <w:r>
        <w:instrText xml:space="preserve"> PAGEREF _Ref434488250 \h </w:instrText>
      </w:r>
      <w:r>
        <w:fldChar w:fldCharType="separate"/>
      </w:r>
      <w:r w:rsidR="00044A4C">
        <w:rPr>
          <w:noProof/>
        </w:rPr>
        <w:t>769</w:t>
      </w:r>
      <w:r>
        <w:fldChar w:fldCharType="end"/>
      </w:r>
    </w:p>
    <w:p w14:paraId="3CC2AC4D" w14:textId="249C5BD1"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044A4C">
        <w:t>The Doxology for the Four Incorporeal Beasts</w:t>
      </w:r>
      <w:r>
        <w:fldChar w:fldCharType="end"/>
      </w:r>
      <w:r>
        <w:tab/>
      </w:r>
      <w:r>
        <w:fldChar w:fldCharType="begin"/>
      </w:r>
      <w:r>
        <w:instrText xml:space="preserve"> PAGEREF _Ref434488301 \h </w:instrText>
      </w:r>
      <w:r>
        <w:fldChar w:fldCharType="separate"/>
      </w:r>
      <w:r w:rsidR="00044A4C">
        <w:rPr>
          <w:noProof/>
        </w:rPr>
        <w:t>634</w:t>
      </w:r>
      <w:r>
        <w:fldChar w:fldCharType="end"/>
      </w:r>
    </w:p>
    <w:p w14:paraId="1358EC54" w14:textId="42B10DCD"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044A4C">
        <w:t>The Doxology for the Twenty Four Presbyters</w:t>
      </w:r>
      <w:r>
        <w:fldChar w:fldCharType="end"/>
      </w:r>
      <w:r>
        <w:tab/>
      </w:r>
      <w:r>
        <w:fldChar w:fldCharType="begin"/>
      </w:r>
      <w:r>
        <w:instrText xml:space="preserve"> PAGEREF _Ref434488339 \h </w:instrText>
      </w:r>
      <w:r>
        <w:fldChar w:fldCharType="separate"/>
      </w:r>
      <w:r w:rsidR="00044A4C">
        <w:rPr>
          <w:noProof/>
        </w:rPr>
        <w:t>642</w:t>
      </w:r>
      <w:r>
        <w:fldChar w:fldCharType="end"/>
      </w:r>
    </w:p>
    <w:p w14:paraId="556F0AA3" w14:textId="1A516325"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44A4C">
        <w:t>The Doxology of the Heavenly</w:t>
      </w:r>
      <w:r>
        <w:fldChar w:fldCharType="end"/>
      </w:r>
      <w:r>
        <w:tab/>
      </w:r>
      <w:r>
        <w:fldChar w:fldCharType="begin"/>
      </w:r>
      <w:r>
        <w:instrText xml:space="preserve"> PAGEREF _Ref434488390 \h </w:instrText>
      </w:r>
      <w:r>
        <w:fldChar w:fldCharType="separate"/>
      </w:r>
      <w:r w:rsidR="00044A4C">
        <w:rPr>
          <w:noProof/>
        </w:rPr>
        <w:t>564</w:t>
      </w:r>
      <w:r>
        <w:fldChar w:fldCharType="end"/>
      </w:r>
    </w:p>
    <w:p w14:paraId="1FF7EAEE" w14:textId="18570AB3"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44A4C">
        <w:t>The Doxology of St. John the Baptist</w:t>
      </w:r>
      <w:r>
        <w:fldChar w:fldCharType="end"/>
      </w:r>
      <w:r>
        <w:tab/>
      </w:r>
      <w:r>
        <w:fldChar w:fldCharType="begin"/>
      </w:r>
      <w:r>
        <w:instrText xml:space="preserve"> PAGEREF _Ref434488524 \h </w:instrText>
      </w:r>
      <w:r>
        <w:fldChar w:fldCharType="separate"/>
      </w:r>
      <w:r w:rsidR="00044A4C">
        <w:rPr>
          <w:noProof/>
        </w:rPr>
        <w:t>565</w:t>
      </w:r>
      <w:r>
        <w:fldChar w:fldCharType="end"/>
      </w:r>
    </w:p>
    <w:p w14:paraId="04FC6C87" w14:textId="22D4E3D1"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44A4C">
        <w:t>Another Doxology of St. John the Baptist</w:t>
      </w:r>
      <w:r>
        <w:fldChar w:fldCharType="end"/>
      </w:r>
      <w:r>
        <w:tab/>
      </w:r>
      <w:r>
        <w:fldChar w:fldCharType="begin"/>
      </w:r>
      <w:r>
        <w:instrText xml:space="preserve"> PAGEREF _Ref434488546 \h </w:instrText>
      </w:r>
      <w:r>
        <w:fldChar w:fldCharType="separate"/>
      </w:r>
      <w:r w:rsidR="00044A4C">
        <w:rPr>
          <w:noProof/>
        </w:rPr>
        <w:t>566</w:t>
      </w:r>
      <w:r>
        <w:fldChar w:fldCharType="end"/>
      </w:r>
    </w:p>
    <w:p w14:paraId="62DC3621" w14:textId="2D72386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44A4C">
        <w:t>The Doxology for the One Hundred and Forty Four Thousand</w:t>
      </w:r>
      <w:r>
        <w:fldChar w:fldCharType="end"/>
      </w:r>
      <w:r>
        <w:tab/>
      </w:r>
      <w:r>
        <w:fldChar w:fldCharType="begin"/>
      </w:r>
      <w:r>
        <w:instrText xml:space="preserve"> PAGEREF _Ref434488616 \h </w:instrText>
      </w:r>
      <w:r>
        <w:fldChar w:fldCharType="separate"/>
      </w:r>
      <w:r w:rsidR="00044A4C">
        <w:rPr>
          <w:noProof/>
        </w:rPr>
        <w:t>708</w:t>
      </w:r>
      <w:r>
        <w:fldChar w:fldCharType="end"/>
      </w:r>
    </w:p>
    <w:p w14:paraId="35158DF2" w14:textId="68ECABD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44A4C">
        <w:t>A Doxology for the Apostles</w:t>
      </w:r>
      <w:r>
        <w:fldChar w:fldCharType="end"/>
      </w:r>
      <w:r>
        <w:tab/>
      </w:r>
      <w:r>
        <w:fldChar w:fldCharType="begin"/>
      </w:r>
      <w:r>
        <w:instrText xml:space="preserve"> PAGEREF _Ref434488644 \h </w:instrText>
      </w:r>
      <w:r>
        <w:fldChar w:fldCharType="separate"/>
      </w:r>
      <w:r w:rsidR="00044A4C">
        <w:rPr>
          <w:noProof/>
        </w:rPr>
        <w:t>567</w:t>
      </w:r>
      <w:r>
        <w:fldChar w:fldCharType="end"/>
      </w:r>
    </w:p>
    <w:p w14:paraId="16F33D5B" w14:textId="22A2C01E"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44A4C">
        <w:t>Another Doxology for the Apostles</w:t>
      </w:r>
      <w:r>
        <w:fldChar w:fldCharType="end"/>
      </w:r>
      <w:r>
        <w:tab/>
      </w:r>
      <w:r>
        <w:fldChar w:fldCharType="begin"/>
      </w:r>
      <w:r>
        <w:instrText xml:space="preserve"> PAGEREF _Ref434488657 \h </w:instrText>
      </w:r>
      <w:r>
        <w:fldChar w:fldCharType="separate"/>
      </w:r>
      <w:r w:rsidR="00044A4C">
        <w:rPr>
          <w:noProof/>
        </w:rPr>
        <w:t>567</w:t>
      </w:r>
      <w:r>
        <w:fldChar w:fldCharType="end"/>
      </w:r>
    </w:p>
    <w:p w14:paraId="0C8587A1" w14:textId="75CDD104"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44A4C">
        <w:t>The Doxology of Sts. Peter and Paul</w:t>
      </w:r>
      <w:r>
        <w:fldChar w:fldCharType="end"/>
      </w:r>
      <w:r>
        <w:tab/>
      </w:r>
      <w:r>
        <w:fldChar w:fldCharType="begin"/>
      </w:r>
      <w:r>
        <w:instrText xml:space="preserve"> PAGEREF _Ref434477973 \h </w:instrText>
      </w:r>
      <w:r>
        <w:fldChar w:fldCharType="separate"/>
      </w:r>
      <w:r w:rsidR="00044A4C">
        <w:rPr>
          <w:noProof/>
        </w:rPr>
        <w:t>838</w:t>
      </w:r>
      <w:r>
        <w:fldChar w:fldCharType="end"/>
      </w:r>
    </w:p>
    <w:p w14:paraId="79B0EE79" w14:textId="2193C9CE"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44A4C">
        <w:t>The Doxology of St. Paul</w:t>
      </w:r>
      <w:r>
        <w:fldChar w:fldCharType="end"/>
      </w:r>
      <w:r>
        <w:tab/>
      </w:r>
      <w:r>
        <w:fldChar w:fldCharType="begin"/>
      </w:r>
      <w:r>
        <w:instrText xml:space="preserve"> PAGEREF _Ref434488724 \h </w:instrText>
      </w:r>
      <w:r>
        <w:fldChar w:fldCharType="separate"/>
      </w:r>
      <w:r w:rsidR="00044A4C">
        <w:rPr>
          <w:noProof/>
        </w:rPr>
        <w:t>840</w:t>
      </w:r>
      <w:r>
        <w:fldChar w:fldCharType="end"/>
      </w:r>
    </w:p>
    <w:p w14:paraId="13B980A3" w14:textId="35EBA77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44A4C">
        <w:t>The Doxology for St. John the Evangelist</w:t>
      </w:r>
      <w:r>
        <w:fldChar w:fldCharType="end"/>
      </w:r>
      <w:r>
        <w:tab/>
      </w:r>
      <w:r>
        <w:fldChar w:fldCharType="begin"/>
      </w:r>
      <w:r>
        <w:instrText xml:space="preserve"> PAGEREF _Ref434488768 \h </w:instrText>
      </w:r>
      <w:r>
        <w:fldChar w:fldCharType="separate"/>
      </w:r>
      <w:r w:rsidR="00044A4C">
        <w:rPr>
          <w:noProof/>
        </w:rPr>
        <w:t>709</w:t>
      </w:r>
      <w:r>
        <w:fldChar w:fldCharType="end"/>
      </w:r>
    </w:p>
    <w:p w14:paraId="4E889740" w14:textId="7420E34B"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44A4C">
        <w:t>The Doxology of St. Mark</w:t>
      </w:r>
      <w:r>
        <w:fldChar w:fldCharType="end"/>
      </w:r>
      <w:r>
        <w:tab/>
      </w:r>
      <w:r>
        <w:fldChar w:fldCharType="begin"/>
      </w:r>
      <w:r>
        <w:instrText xml:space="preserve"> PAGEREF _Ref434488814 \h </w:instrText>
      </w:r>
      <w:r>
        <w:fldChar w:fldCharType="separate"/>
      </w:r>
      <w:r w:rsidR="00044A4C">
        <w:rPr>
          <w:noProof/>
        </w:rPr>
        <w:t>568</w:t>
      </w:r>
      <w:r>
        <w:fldChar w:fldCharType="end"/>
      </w:r>
    </w:p>
    <w:p w14:paraId="691F4844" w14:textId="6DD3662A"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44A4C">
        <w:t>Another Doxology of St. Mark</w:t>
      </w:r>
      <w:r>
        <w:fldChar w:fldCharType="end"/>
      </w:r>
      <w:r>
        <w:tab/>
      </w:r>
      <w:r>
        <w:fldChar w:fldCharType="begin"/>
      </w:r>
      <w:r>
        <w:instrText xml:space="preserve"> PAGEREF _Ref434488936 \h </w:instrText>
      </w:r>
      <w:r>
        <w:fldChar w:fldCharType="separate"/>
      </w:r>
      <w:r w:rsidR="00044A4C">
        <w:rPr>
          <w:noProof/>
        </w:rPr>
        <w:t>798</w:t>
      </w:r>
      <w:r>
        <w:fldChar w:fldCharType="end"/>
      </w:r>
    </w:p>
    <w:p w14:paraId="7024469F" w14:textId="1E5BBBCF"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44A4C">
        <w:t>The Doxology of Any Apostle</w:t>
      </w:r>
      <w:r>
        <w:fldChar w:fldCharType="end"/>
      </w:r>
      <w:r>
        <w:tab/>
      </w:r>
      <w:r>
        <w:fldChar w:fldCharType="begin"/>
      </w:r>
      <w:r>
        <w:instrText xml:space="preserve"> PAGEREF _Ref434488992 \h </w:instrText>
      </w:r>
      <w:r>
        <w:fldChar w:fldCharType="separate"/>
      </w:r>
      <w:r w:rsidR="00044A4C">
        <w:rPr>
          <w:noProof/>
        </w:rPr>
        <w:t>569</w:t>
      </w:r>
      <w:r>
        <w:fldChar w:fldCharType="end"/>
      </w:r>
    </w:p>
    <w:p w14:paraId="3AB62D82" w14:textId="6539616C"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44A4C">
        <w:t>The Doxology of St. Stephen</w:t>
      </w:r>
      <w:r>
        <w:fldChar w:fldCharType="end"/>
      </w:r>
      <w:r>
        <w:tab/>
      </w:r>
      <w:r>
        <w:fldChar w:fldCharType="begin"/>
      </w:r>
      <w:r>
        <w:instrText xml:space="preserve"> PAGEREF _Ref434489014 \h </w:instrText>
      </w:r>
      <w:r>
        <w:fldChar w:fldCharType="separate"/>
      </w:r>
      <w:r w:rsidR="00044A4C">
        <w:rPr>
          <w:noProof/>
        </w:rPr>
        <w:t>570</w:t>
      </w:r>
      <w:r>
        <w:fldChar w:fldCharType="end"/>
      </w:r>
    </w:p>
    <w:p w14:paraId="79FCB5DB" w14:textId="763FB03A"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44A4C">
        <w:t>The Doxology for St. Joseph the Carpenter</w:t>
      </w:r>
      <w:r>
        <w:fldChar w:fldCharType="end"/>
      </w:r>
      <w:r>
        <w:tab/>
      </w:r>
      <w:r>
        <w:fldChar w:fldCharType="begin"/>
      </w:r>
      <w:r>
        <w:instrText xml:space="preserve"> PAGEREF _Ref434488476 \h </w:instrText>
      </w:r>
      <w:r>
        <w:fldChar w:fldCharType="separate"/>
      </w:r>
      <w:r w:rsidR="00044A4C">
        <w:rPr>
          <w:noProof/>
        </w:rPr>
        <w:t>860</w:t>
      </w:r>
      <w:r>
        <w:fldChar w:fldCharType="end"/>
      </w:r>
    </w:p>
    <w:p w14:paraId="6ED98665" w14:textId="0A5B7FB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44A4C">
        <w:t>The Doxology for St. Mary Magdalene</w:t>
      </w:r>
      <w:r>
        <w:fldChar w:fldCharType="end"/>
      </w:r>
      <w:r>
        <w:tab/>
      </w:r>
      <w:r>
        <w:fldChar w:fldCharType="begin"/>
      </w:r>
      <w:r>
        <w:instrText xml:space="preserve"> PAGEREF _Ref434489077 \h </w:instrText>
      </w:r>
      <w:r>
        <w:fldChar w:fldCharType="separate"/>
      </w:r>
      <w:r w:rsidR="00044A4C">
        <w:rPr>
          <w:noProof/>
        </w:rPr>
        <w:t>861</w:t>
      </w:r>
      <w:r>
        <w:fldChar w:fldCharType="end"/>
      </w:r>
    </w:p>
    <w:p w14:paraId="2A05CA01" w14:textId="5C83ECF2"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44A4C">
        <w:t>The Doxology for Lazarus Saturday</w:t>
      </w:r>
      <w:r>
        <w:fldChar w:fldCharType="end"/>
      </w:r>
      <w:r>
        <w:tab/>
      </w:r>
      <w:r>
        <w:fldChar w:fldCharType="begin"/>
      </w:r>
      <w:r>
        <w:instrText xml:space="preserve"> PAGEREF _Ref434478195 \h </w:instrText>
      </w:r>
      <w:r>
        <w:fldChar w:fldCharType="separate"/>
      </w:r>
      <w:r w:rsidR="00044A4C">
        <w:rPr>
          <w:noProof/>
        </w:rPr>
        <w:t>911</w:t>
      </w:r>
      <w:r>
        <w:fldChar w:fldCharType="end"/>
      </w:r>
    </w:p>
    <w:p w14:paraId="3B233ED6" w14:textId="0B18E4D1"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44A4C">
        <w:t>The Doxology of St. George</w:t>
      </w:r>
      <w:r>
        <w:fldChar w:fldCharType="end"/>
      </w:r>
      <w:r>
        <w:tab/>
      </w:r>
      <w:r>
        <w:fldChar w:fldCharType="begin"/>
      </w:r>
      <w:r>
        <w:instrText xml:space="preserve"> PAGEREF _Ref434489170 \h </w:instrText>
      </w:r>
      <w:r>
        <w:fldChar w:fldCharType="separate"/>
      </w:r>
      <w:r w:rsidR="00044A4C">
        <w:rPr>
          <w:noProof/>
        </w:rPr>
        <w:t>572</w:t>
      </w:r>
      <w:r>
        <w:fldChar w:fldCharType="end"/>
      </w:r>
    </w:p>
    <w:p w14:paraId="522E739A" w14:textId="12020C19"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44A4C">
        <w:t>Another Doxology of St. George</w:t>
      </w:r>
      <w:r>
        <w:fldChar w:fldCharType="end"/>
      </w:r>
      <w:r>
        <w:tab/>
      </w:r>
      <w:r>
        <w:fldChar w:fldCharType="begin"/>
      </w:r>
      <w:r>
        <w:instrText xml:space="preserve"> PAGEREF _Ref434489211 \h </w:instrText>
      </w:r>
      <w:r>
        <w:fldChar w:fldCharType="separate"/>
      </w:r>
      <w:r w:rsidR="00044A4C">
        <w:rPr>
          <w:noProof/>
        </w:rPr>
        <w:t>796</w:t>
      </w:r>
      <w:r>
        <w:fldChar w:fldCharType="end"/>
      </w:r>
    </w:p>
    <w:p w14:paraId="5B15CF4F" w14:textId="7ABFFF48"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44A4C">
        <w:t>The Doxology of St. Theodore of Shotep, the General</w:t>
      </w:r>
      <w:r>
        <w:fldChar w:fldCharType="end"/>
      </w:r>
      <w:r>
        <w:tab/>
      </w:r>
      <w:r>
        <w:fldChar w:fldCharType="begin"/>
      </w:r>
      <w:r>
        <w:instrText xml:space="preserve"> PAGEREF _Ref434489277 \h </w:instrText>
      </w:r>
      <w:r>
        <w:fldChar w:fldCharType="separate"/>
      </w:r>
      <w:r w:rsidR="00044A4C">
        <w:rPr>
          <w:noProof/>
        </w:rPr>
        <w:t>855</w:t>
      </w:r>
      <w:r>
        <w:fldChar w:fldCharType="end"/>
      </w:r>
    </w:p>
    <w:p w14:paraId="6EBEE6E8" w14:textId="3A7D635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44A4C">
        <w:t>Another Doxology of St. Theodore of Shotep, the General</w:t>
      </w:r>
      <w:r>
        <w:fldChar w:fldCharType="end"/>
      </w:r>
      <w:r>
        <w:tab/>
      </w:r>
      <w:r>
        <w:fldChar w:fldCharType="begin"/>
      </w:r>
      <w:r>
        <w:instrText xml:space="preserve"> PAGEREF _Ref434489296 \h </w:instrText>
      </w:r>
      <w:r>
        <w:fldChar w:fldCharType="separate"/>
      </w:r>
      <w:r w:rsidR="00044A4C">
        <w:rPr>
          <w:noProof/>
        </w:rPr>
        <w:t>856</w:t>
      </w:r>
      <w:r>
        <w:fldChar w:fldCharType="end"/>
      </w:r>
    </w:p>
    <w:p w14:paraId="2CAD50FD" w14:textId="74C46082"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44A4C">
        <w:t>The Doxology for St. Theodore Anatoly</w:t>
      </w:r>
      <w:r>
        <w:fldChar w:fldCharType="end"/>
      </w:r>
      <w:r>
        <w:tab/>
      </w:r>
      <w:r>
        <w:fldChar w:fldCharType="begin"/>
      </w:r>
      <w:r>
        <w:instrText xml:space="preserve"> PAGEREF _Ref434489376 \h </w:instrText>
      </w:r>
      <w:r>
        <w:fldChar w:fldCharType="separate"/>
      </w:r>
      <w:r w:rsidR="00044A4C">
        <w:rPr>
          <w:noProof/>
        </w:rPr>
        <w:t>754</w:t>
      </w:r>
      <w:r>
        <w:fldChar w:fldCharType="end"/>
      </w:r>
      <w:r>
        <w:tab/>
      </w:r>
    </w:p>
    <w:p w14:paraId="1008B362" w14:textId="1D62512A"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044A4C">
        <w:t>The Doxology for St. Philopater Mercurius</w:t>
      </w:r>
      <w:r>
        <w:fldChar w:fldCharType="end"/>
      </w:r>
      <w:r>
        <w:tab/>
      </w:r>
      <w:r>
        <w:fldChar w:fldCharType="begin"/>
      </w:r>
      <w:r>
        <w:instrText xml:space="preserve"> PAGEREF _Ref434489457 \h </w:instrText>
      </w:r>
      <w:r>
        <w:fldChar w:fldCharType="separate"/>
      </w:r>
      <w:r w:rsidR="00044A4C">
        <w:rPr>
          <w:noProof/>
        </w:rPr>
        <w:t>643</w:t>
      </w:r>
      <w:r>
        <w:fldChar w:fldCharType="end"/>
      </w:r>
    </w:p>
    <w:p w14:paraId="38D6764B" w14:textId="4C2B5C09"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044A4C">
        <w:t>The Doxology for St. Mena</w:t>
      </w:r>
      <w:r>
        <w:fldChar w:fldCharType="end"/>
      </w:r>
      <w:r>
        <w:tab/>
      </w:r>
      <w:r>
        <w:fldChar w:fldCharType="begin"/>
      </w:r>
      <w:r>
        <w:instrText xml:space="preserve"> PAGEREF _Ref434489493 \h </w:instrText>
      </w:r>
      <w:r>
        <w:fldChar w:fldCharType="separate"/>
      </w:r>
      <w:r w:rsidR="00044A4C">
        <w:rPr>
          <w:noProof/>
        </w:rPr>
        <w:t>639</w:t>
      </w:r>
      <w:r>
        <w:fldChar w:fldCharType="end"/>
      </w:r>
    </w:p>
    <w:p w14:paraId="1684DDDC" w14:textId="2C0C001A"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44A4C">
        <w:t>The Doxology for Abba Noub</w:t>
      </w:r>
      <w:r>
        <w:fldChar w:fldCharType="end"/>
      </w:r>
      <w:r>
        <w:tab/>
      </w:r>
      <w:r>
        <w:fldChar w:fldCharType="begin"/>
      </w:r>
      <w:r>
        <w:instrText xml:space="preserve"> PAGEREF _Ref434489534 \h </w:instrText>
      </w:r>
      <w:r>
        <w:fldChar w:fldCharType="separate"/>
      </w:r>
      <w:r w:rsidR="00044A4C">
        <w:rPr>
          <w:noProof/>
        </w:rPr>
        <w:t>858</w:t>
      </w:r>
      <w:r>
        <w:fldChar w:fldCharType="end"/>
      </w:r>
    </w:p>
    <w:p w14:paraId="024006C2" w14:textId="66F1564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44A4C">
        <w:t>The Doxology for St. Victor</w:t>
      </w:r>
      <w:r>
        <w:fldChar w:fldCharType="end"/>
      </w:r>
      <w:r>
        <w:tab/>
      </w:r>
      <w:r>
        <w:fldChar w:fldCharType="begin"/>
      </w:r>
      <w:r>
        <w:instrText xml:space="preserve"> PAGEREF _Ref434489590 \h </w:instrText>
      </w:r>
      <w:r>
        <w:fldChar w:fldCharType="separate"/>
      </w:r>
      <w:r w:rsidR="00044A4C">
        <w:rPr>
          <w:noProof/>
        </w:rPr>
        <w:t>664</w:t>
      </w:r>
      <w:r>
        <w:fldChar w:fldCharType="end"/>
      </w:r>
    </w:p>
    <w:p w14:paraId="6D4FFF0A" w14:textId="0E0B2F2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044A4C">
        <w:t>The Doxology for Sts. Sergius and Bacchus</w:t>
      </w:r>
      <w:r>
        <w:fldChar w:fldCharType="end"/>
      </w:r>
      <w:r>
        <w:tab/>
      </w:r>
      <w:r>
        <w:fldChar w:fldCharType="begin"/>
      </w:r>
      <w:r>
        <w:instrText xml:space="preserve"> PAGEREF _Ref434489638 \h </w:instrText>
      </w:r>
      <w:r>
        <w:fldChar w:fldCharType="separate"/>
      </w:r>
      <w:r w:rsidR="00044A4C">
        <w:rPr>
          <w:noProof/>
        </w:rPr>
        <w:t>626</w:t>
      </w:r>
      <w:r>
        <w:fldChar w:fldCharType="end"/>
      </w:r>
    </w:p>
    <w:p w14:paraId="30F8162D" w14:textId="0A37C8D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044A4C">
        <w:t>The Doxology for Sts. Cosmas, Damian, their Brothers and their Mother</w:t>
      </w:r>
      <w:r>
        <w:fldChar w:fldCharType="end"/>
      </w:r>
      <w:r>
        <w:tab/>
      </w:r>
      <w:r>
        <w:fldChar w:fldCharType="begin"/>
      </w:r>
      <w:r>
        <w:instrText xml:space="preserve"> PAGEREF _Ref434489688 \h </w:instrText>
      </w:r>
      <w:r>
        <w:fldChar w:fldCharType="separate"/>
      </w:r>
      <w:r w:rsidR="00044A4C">
        <w:rPr>
          <w:noProof/>
        </w:rPr>
        <w:t>641</w:t>
      </w:r>
      <w:r>
        <w:fldChar w:fldCharType="end"/>
      </w:r>
    </w:p>
    <w:p w14:paraId="38778A59" w14:textId="754659CB"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44A4C">
        <w:t>The Doxology for Sts. Apakir and John</w:t>
      </w:r>
      <w:r>
        <w:fldChar w:fldCharType="end"/>
      </w:r>
      <w:r>
        <w:tab/>
      </w:r>
      <w:r>
        <w:fldChar w:fldCharType="begin"/>
      </w:r>
      <w:r>
        <w:instrText xml:space="preserve"> PAGEREF _Ref434489722 \h </w:instrText>
      </w:r>
      <w:r>
        <w:fldChar w:fldCharType="separate"/>
      </w:r>
      <w:r w:rsidR="00044A4C">
        <w:rPr>
          <w:noProof/>
        </w:rPr>
        <w:t>832</w:t>
      </w:r>
      <w:r>
        <w:fldChar w:fldCharType="end"/>
      </w:r>
    </w:p>
    <w:p w14:paraId="5D03558B" w14:textId="0D27DB26"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044A4C">
        <w:t>The Doxology for St. Serapamon</w:t>
      </w:r>
      <w:r>
        <w:fldChar w:fldCharType="end"/>
      </w:r>
      <w:r>
        <w:tab/>
      </w:r>
      <w:r>
        <w:fldChar w:fldCharType="begin"/>
      </w:r>
      <w:r>
        <w:instrText xml:space="preserve"> PAGEREF _Ref434489794 \h </w:instrText>
      </w:r>
      <w:r>
        <w:fldChar w:fldCharType="separate"/>
      </w:r>
      <w:r w:rsidR="00044A4C">
        <w:rPr>
          <w:noProof/>
        </w:rPr>
        <w:t>645</w:t>
      </w:r>
      <w:r>
        <w:fldChar w:fldCharType="end"/>
      </w:r>
    </w:p>
    <w:p w14:paraId="63F58DD6" w14:textId="55437B6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44A4C">
        <w:t>The Doxology for St. Maurice and the Theban Legion</w:t>
      </w:r>
      <w:r>
        <w:fldChar w:fldCharType="end"/>
      </w:r>
      <w:r>
        <w:tab/>
      </w:r>
      <w:r>
        <w:fldChar w:fldCharType="begin"/>
      </w:r>
      <w:r>
        <w:instrText xml:space="preserve"> PAGEREF _Ref434489859 \h </w:instrText>
      </w:r>
      <w:r>
        <w:fldChar w:fldCharType="separate"/>
      </w:r>
      <w:r w:rsidR="00044A4C">
        <w:rPr>
          <w:noProof/>
        </w:rPr>
        <w:t>611</w:t>
      </w:r>
      <w:r>
        <w:fldChar w:fldCharType="end"/>
      </w:r>
    </w:p>
    <w:p w14:paraId="5E4F2A80" w14:textId="36E4A7F1"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44A4C">
        <w:t>Another Doxology of St. Maurice</w:t>
      </w:r>
      <w:r>
        <w:fldChar w:fldCharType="end"/>
      </w:r>
      <w:r>
        <w:tab/>
      </w:r>
      <w:r>
        <w:fldChar w:fldCharType="begin"/>
      </w:r>
      <w:r>
        <w:instrText xml:space="preserve"> PAGEREF _Ref434489873 \h </w:instrText>
      </w:r>
      <w:r>
        <w:fldChar w:fldCharType="separate"/>
      </w:r>
      <w:r w:rsidR="00044A4C">
        <w:rPr>
          <w:noProof/>
        </w:rPr>
        <w:t>613</w:t>
      </w:r>
      <w:r>
        <w:fldChar w:fldCharType="end"/>
      </w:r>
    </w:p>
    <w:p w14:paraId="1E1E4F96" w14:textId="04E7B1DD"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44A4C">
        <w:t>The Doxology for St. George of Zahim</w:t>
      </w:r>
      <w:r>
        <w:fldChar w:fldCharType="end"/>
      </w:r>
      <w:r>
        <w:tab/>
      </w:r>
      <w:r>
        <w:fldChar w:fldCharType="begin"/>
      </w:r>
      <w:r>
        <w:instrText xml:space="preserve"> PAGEREF _Ref434489925 \h </w:instrText>
      </w:r>
      <w:r>
        <w:fldChar w:fldCharType="separate"/>
      </w:r>
      <w:r w:rsidR="00044A4C">
        <w:rPr>
          <w:noProof/>
        </w:rPr>
        <w:t>834</w:t>
      </w:r>
      <w:r>
        <w:fldChar w:fldCharType="end"/>
      </w:r>
    </w:p>
    <w:p w14:paraId="0BDFF43A" w14:textId="6A803480"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44A4C">
        <w:t>The Doxology of St. Demiana</w:t>
      </w:r>
      <w:r>
        <w:fldChar w:fldCharType="end"/>
      </w:r>
      <w:r>
        <w:tab/>
      </w:r>
      <w:r>
        <w:fldChar w:fldCharType="begin"/>
      </w:r>
      <w:r>
        <w:instrText xml:space="preserve"> PAGEREF _Ref434490082 \h </w:instrText>
      </w:r>
      <w:r>
        <w:fldChar w:fldCharType="separate"/>
      </w:r>
      <w:r w:rsidR="00044A4C">
        <w:rPr>
          <w:noProof/>
        </w:rPr>
        <w:t>573</w:t>
      </w:r>
      <w:r>
        <w:fldChar w:fldCharType="end"/>
      </w:r>
    </w:p>
    <w:p w14:paraId="29A91A88" w14:textId="51F1DE5A"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44A4C">
        <w:t>Another Doxology of St. Demiana</w:t>
      </w:r>
      <w:r>
        <w:fldChar w:fldCharType="end"/>
      </w:r>
      <w:r>
        <w:tab/>
      </w:r>
      <w:r>
        <w:fldChar w:fldCharType="begin"/>
      </w:r>
      <w:r>
        <w:instrText xml:space="preserve"> PAGEREF _Ref434490124 \h </w:instrText>
      </w:r>
      <w:r>
        <w:fldChar w:fldCharType="separate"/>
      </w:r>
      <w:r w:rsidR="00044A4C">
        <w:rPr>
          <w:noProof/>
        </w:rPr>
        <w:t>764</w:t>
      </w:r>
      <w:r>
        <w:fldChar w:fldCharType="end"/>
      </w:r>
    </w:p>
    <w:p w14:paraId="576B957E" w14:textId="1294B2E4"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044A4C">
        <w:t>The Doxology for Sts. Barbara and Juliana</w:t>
      </w:r>
      <w:r>
        <w:fldChar w:fldCharType="end"/>
      </w:r>
      <w:r>
        <w:tab/>
      </w:r>
      <w:r>
        <w:fldChar w:fldCharType="begin"/>
      </w:r>
      <w:r>
        <w:instrText xml:space="preserve"> PAGEREF _Ref434490169 \h </w:instrText>
      </w:r>
      <w:r>
        <w:fldChar w:fldCharType="separate"/>
      </w:r>
      <w:r w:rsidR="00044A4C">
        <w:rPr>
          <w:noProof/>
        </w:rPr>
        <w:t>666</w:t>
      </w:r>
      <w:r>
        <w:fldChar w:fldCharType="end"/>
      </w:r>
    </w:p>
    <w:p w14:paraId="5552E48E" w14:textId="54C56E6B"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44A4C">
        <w:t>The Doxology for St. Marina</w:t>
      </w:r>
      <w:r>
        <w:fldChar w:fldCharType="end"/>
      </w:r>
      <w:r>
        <w:tab/>
      </w:r>
      <w:r>
        <w:fldChar w:fldCharType="begin"/>
      </w:r>
      <w:r>
        <w:instrText xml:space="preserve"> PAGEREF _Ref434490204 \h </w:instrText>
      </w:r>
      <w:r>
        <w:fldChar w:fldCharType="separate"/>
      </w:r>
      <w:r w:rsidR="00044A4C">
        <w:rPr>
          <w:noProof/>
        </w:rPr>
        <w:t>857</w:t>
      </w:r>
      <w:r>
        <w:fldChar w:fldCharType="end"/>
      </w:r>
    </w:p>
    <w:p w14:paraId="6816F6FF" w14:textId="3C3A4E5A"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044A4C">
        <w:t>The Doxology for St. Rebecca and her Children</w:t>
      </w:r>
      <w:r>
        <w:fldChar w:fldCharType="end"/>
      </w:r>
      <w:r>
        <w:tab/>
      </w:r>
      <w:r>
        <w:fldChar w:fldCharType="begin"/>
      </w:r>
      <w:r>
        <w:instrText xml:space="preserve"> PAGEREF _Ref434490258 \h </w:instrText>
      </w:r>
      <w:r>
        <w:fldChar w:fldCharType="separate"/>
      </w:r>
      <w:r w:rsidR="00044A4C">
        <w:rPr>
          <w:noProof/>
        </w:rPr>
        <w:t>599</w:t>
      </w:r>
      <w:r>
        <w:fldChar w:fldCharType="end"/>
      </w:r>
    </w:p>
    <w:p w14:paraId="540E858E" w14:textId="5A37915C"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44A4C">
        <w:t>The Doxology of the Martyrs</w:t>
      </w:r>
      <w:r>
        <w:fldChar w:fldCharType="end"/>
      </w:r>
      <w:r>
        <w:tab/>
      </w:r>
      <w:r>
        <w:fldChar w:fldCharType="begin"/>
      </w:r>
      <w:r>
        <w:instrText xml:space="preserve"> PAGEREF _Ref434489950 \h </w:instrText>
      </w:r>
      <w:r>
        <w:fldChar w:fldCharType="separate"/>
      </w:r>
      <w:r w:rsidR="00044A4C">
        <w:rPr>
          <w:noProof/>
        </w:rPr>
        <w:t>574</w:t>
      </w:r>
      <w:r>
        <w:fldChar w:fldCharType="end"/>
      </w:r>
    </w:p>
    <w:p w14:paraId="4C266829" w14:textId="21C601B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44A4C">
        <w:t>The Doxology for St. Anthony the Great</w:t>
      </w:r>
      <w:r>
        <w:fldChar w:fldCharType="end"/>
      </w:r>
      <w:r>
        <w:tab/>
      </w:r>
      <w:r>
        <w:fldChar w:fldCharType="begin"/>
      </w:r>
      <w:r>
        <w:instrText xml:space="preserve"> PAGEREF _Ref434490340 \h </w:instrText>
      </w:r>
      <w:r>
        <w:fldChar w:fldCharType="separate"/>
      </w:r>
      <w:r w:rsidR="00044A4C">
        <w:rPr>
          <w:noProof/>
        </w:rPr>
        <w:t>767</w:t>
      </w:r>
      <w:r>
        <w:fldChar w:fldCharType="end"/>
      </w:r>
    </w:p>
    <w:p w14:paraId="7876C2FC" w14:textId="2B7D3B8F"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44A4C">
        <w:t>The Doxology for St. Paul the Anchorite</w:t>
      </w:r>
      <w:r>
        <w:fldChar w:fldCharType="end"/>
      </w:r>
      <w:r>
        <w:tab/>
      </w:r>
      <w:r>
        <w:fldChar w:fldCharType="begin"/>
      </w:r>
      <w:r>
        <w:instrText xml:space="preserve"> PAGEREF _Ref434490368 \h </w:instrText>
      </w:r>
      <w:r>
        <w:fldChar w:fldCharType="separate"/>
      </w:r>
      <w:r w:rsidR="00044A4C">
        <w:rPr>
          <w:noProof/>
        </w:rPr>
        <w:t>770</w:t>
      </w:r>
      <w:r>
        <w:fldChar w:fldCharType="end"/>
      </w:r>
    </w:p>
    <w:p w14:paraId="7F23326E" w14:textId="748C9B24"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44A4C">
        <w:t>The Doxology of St. Anthony and St. Paul</w:t>
      </w:r>
      <w:r>
        <w:fldChar w:fldCharType="end"/>
      </w:r>
      <w:r>
        <w:tab/>
      </w:r>
      <w:r>
        <w:fldChar w:fldCharType="begin"/>
      </w:r>
      <w:r>
        <w:instrText xml:space="preserve"> PAGEREF _Ref434490311 \h </w:instrText>
      </w:r>
      <w:r>
        <w:fldChar w:fldCharType="separate"/>
      </w:r>
      <w:r w:rsidR="00044A4C">
        <w:rPr>
          <w:noProof/>
        </w:rPr>
        <w:t>579</w:t>
      </w:r>
      <w:r>
        <w:fldChar w:fldCharType="end"/>
      </w:r>
    </w:p>
    <w:p w14:paraId="0452B3F4" w14:textId="78FAD9B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44A4C">
        <w:rPr>
          <w:lang w:val="en-US"/>
        </w:rPr>
        <w:t>The Doxology for St. Pishoy</w:t>
      </w:r>
      <w:r>
        <w:fldChar w:fldCharType="end"/>
      </w:r>
      <w:r>
        <w:tab/>
      </w:r>
      <w:r>
        <w:fldChar w:fldCharType="begin"/>
      </w:r>
      <w:r>
        <w:instrText xml:space="preserve"> PAGEREF _Ref434490783 \h </w:instrText>
      </w:r>
      <w:r>
        <w:fldChar w:fldCharType="separate"/>
      </w:r>
      <w:r w:rsidR="00044A4C">
        <w:rPr>
          <w:noProof/>
        </w:rPr>
        <w:t>853</w:t>
      </w:r>
      <w:r>
        <w:fldChar w:fldCharType="end"/>
      </w:r>
    </w:p>
    <w:p w14:paraId="73CE5335" w14:textId="771C916F"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44A4C">
        <w:t>The Doxology of St. Pishoy and St. Paul of Tammah</w:t>
      </w:r>
      <w:r>
        <w:fldChar w:fldCharType="end"/>
      </w:r>
      <w:r>
        <w:tab/>
      </w:r>
      <w:r>
        <w:fldChar w:fldCharType="begin"/>
      </w:r>
      <w:r>
        <w:instrText xml:space="preserve"> PAGEREF _Ref434490826 \h </w:instrText>
      </w:r>
      <w:r>
        <w:fldChar w:fldCharType="separate"/>
      </w:r>
      <w:r w:rsidR="00044A4C">
        <w:rPr>
          <w:noProof/>
        </w:rPr>
        <w:t>581</w:t>
      </w:r>
      <w:r>
        <w:fldChar w:fldCharType="end"/>
      </w:r>
    </w:p>
    <w:p w14:paraId="4D5B019A" w14:textId="7366766D"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44A4C">
        <w:t>The Doxology of St. Macarius the Great</w:t>
      </w:r>
      <w:r>
        <w:fldChar w:fldCharType="end"/>
      </w:r>
      <w:r>
        <w:tab/>
      </w:r>
      <w:r>
        <w:fldChar w:fldCharType="begin"/>
      </w:r>
      <w:r>
        <w:instrText xml:space="preserve"> PAGEREF _Ref434490507 \h </w:instrText>
      </w:r>
      <w:r>
        <w:fldChar w:fldCharType="separate"/>
      </w:r>
      <w:r w:rsidR="00044A4C">
        <w:rPr>
          <w:noProof/>
        </w:rPr>
        <w:t>780</w:t>
      </w:r>
      <w:r>
        <w:fldChar w:fldCharType="end"/>
      </w:r>
    </w:p>
    <w:p w14:paraId="375959C5" w14:textId="33C3A743"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44A4C">
        <w:t>Another Doxology of St. Macarius the Great</w:t>
      </w:r>
      <w:r>
        <w:fldChar w:fldCharType="end"/>
      </w:r>
      <w:r>
        <w:tab/>
      </w:r>
      <w:r>
        <w:fldChar w:fldCharType="begin"/>
      </w:r>
      <w:r>
        <w:instrText xml:space="preserve"> PAGEREF _Ref434490525 \h </w:instrText>
      </w:r>
      <w:r>
        <w:fldChar w:fldCharType="separate"/>
      </w:r>
      <w:r w:rsidR="00044A4C">
        <w:rPr>
          <w:noProof/>
        </w:rPr>
        <w:t>781</w:t>
      </w:r>
      <w:r>
        <w:fldChar w:fldCharType="end"/>
      </w:r>
    </w:p>
    <w:p w14:paraId="79D5B8D3" w14:textId="475F8DE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44A4C">
        <w:t>Another Doxology of St. Macarius the Great</w:t>
      </w:r>
      <w:r>
        <w:fldChar w:fldCharType="end"/>
      </w:r>
      <w:r>
        <w:tab/>
      </w:r>
      <w:r>
        <w:fldChar w:fldCharType="begin"/>
      </w:r>
      <w:r>
        <w:instrText xml:space="preserve"> PAGEREF _Ref434490542 \h </w:instrText>
      </w:r>
      <w:r>
        <w:fldChar w:fldCharType="separate"/>
      </w:r>
      <w:r w:rsidR="00044A4C">
        <w:rPr>
          <w:noProof/>
        </w:rPr>
        <w:t>782</w:t>
      </w:r>
      <w:r>
        <w:fldChar w:fldCharType="end"/>
      </w:r>
    </w:p>
    <w:p w14:paraId="172063D3" w14:textId="6978D5C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44A4C">
        <w:t>The Doxology for St. Macarius of Alexandria, the Presbyter</w:t>
      </w:r>
      <w:r>
        <w:fldChar w:fldCharType="end"/>
      </w:r>
      <w:r>
        <w:tab/>
      </w:r>
      <w:r>
        <w:fldChar w:fldCharType="begin"/>
      </w:r>
      <w:r>
        <w:instrText xml:space="preserve"> PAGEREF _Ref434490596 \h </w:instrText>
      </w:r>
      <w:r>
        <w:fldChar w:fldCharType="separate"/>
      </w:r>
      <w:r w:rsidR="00044A4C">
        <w:rPr>
          <w:noProof/>
        </w:rPr>
        <w:t>801</w:t>
      </w:r>
      <w:r>
        <w:fldChar w:fldCharType="end"/>
      </w:r>
    </w:p>
    <w:p w14:paraId="50A26227" w14:textId="423826CE"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44A4C">
        <w:t>The Doxology for St. Macarius the Bishop of Edkow</w:t>
      </w:r>
      <w:r>
        <w:fldChar w:fldCharType="end"/>
      </w:r>
      <w:r>
        <w:tab/>
      </w:r>
      <w:r>
        <w:fldChar w:fldCharType="begin"/>
      </w:r>
      <w:r>
        <w:instrText xml:space="preserve"> PAGEREF _Ref434490474 \h </w:instrText>
      </w:r>
      <w:r>
        <w:fldChar w:fldCharType="separate"/>
      </w:r>
      <w:r w:rsidR="00044A4C">
        <w:rPr>
          <w:noProof/>
        </w:rPr>
        <w:t>631</w:t>
      </w:r>
      <w:r>
        <w:fldChar w:fldCharType="end"/>
      </w:r>
    </w:p>
    <w:p w14:paraId="009C5D78" w14:textId="214D2189"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044A4C">
        <w:t>The Doxology for St. John the Short</w:t>
      </w:r>
      <w:r>
        <w:fldChar w:fldCharType="end"/>
      </w:r>
      <w:r>
        <w:tab/>
      </w:r>
      <w:r>
        <w:fldChar w:fldCharType="begin"/>
      </w:r>
      <w:r>
        <w:instrText xml:space="preserve"> PAGEREF _Ref434490715 \h </w:instrText>
      </w:r>
      <w:r>
        <w:fldChar w:fldCharType="separate"/>
      </w:r>
      <w:r w:rsidR="00044A4C">
        <w:rPr>
          <w:noProof/>
        </w:rPr>
        <w:t>627</w:t>
      </w:r>
      <w:r>
        <w:fldChar w:fldCharType="end"/>
      </w:r>
    </w:p>
    <w:p w14:paraId="09BA7C45" w14:textId="369FED64"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44A4C">
        <w:t>The Doxology for St. Thomas the Anchorite</w:t>
      </w:r>
      <w:r>
        <w:fldChar w:fldCharType="end"/>
      </w:r>
      <w:r>
        <w:tab/>
      </w:r>
      <w:r>
        <w:fldChar w:fldCharType="begin"/>
      </w:r>
      <w:r>
        <w:instrText xml:space="preserve"> PAGEREF _Ref434490403 \h </w:instrText>
      </w:r>
      <w:r>
        <w:fldChar w:fldCharType="separate"/>
      </w:r>
      <w:r w:rsidR="00044A4C">
        <w:rPr>
          <w:noProof/>
        </w:rPr>
        <w:t>817</w:t>
      </w:r>
      <w:r>
        <w:fldChar w:fldCharType="end"/>
      </w:r>
    </w:p>
    <w:p w14:paraId="523E14F8" w14:textId="13B116CD"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44A4C">
        <w:t>The Doxology for St. Arsenius</w:t>
      </w:r>
      <w:r>
        <w:fldChar w:fldCharType="end"/>
      </w:r>
      <w:r>
        <w:tab/>
      </w:r>
      <w:r>
        <w:fldChar w:fldCharType="begin"/>
      </w:r>
      <w:r>
        <w:instrText xml:space="preserve"> PAGEREF _Ref434490892 \h </w:instrText>
      </w:r>
      <w:r>
        <w:fldChar w:fldCharType="separate"/>
      </w:r>
      <w:r w:rsidR="00044A4C">
        <w:rPr>
          <w:noProof/>
        </w:rPr>
        <w:t>804</w:t>
      </w:r>
      <w:r>
        <w:fldChar w:fldCharType="end"/>
      </w:r>
    </w:p>
    <w:p w14:paraId="32B75263" w14:textId="18E03E59"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44A4C">
        <w:t>The Doxology for Sts. Maximus and Dometius</w:t>
      </w:r>
      <w:r>
        <w:fldChar w:fldCharType="end"/>
      </w:r>
      <w:r>
        <w:tab/>
      </w:r>
      <w:r>
        <w:fldChar w:fldCharType="begin"/>
      </w:r>
      <w:r>
        <w:instrText xml:space="preserve"> PAGEREF _Ref434490957 \h </w:instrText>
      </w:r>
      <w:r>
        <w:fldChar w:fldCharType="separate"/>
      </w:r>
      <w:r w:rsidR="00044A4C">
        <w:rPr>
          <w:noProof/>
        </w:rPr>
        <w:t>766</w:t>
      </w:r>
      <w:r>
        <w:fldChar w:fldCharType="end"/>
      </w:r>
    </w:p>
    <w:p w14:paraId="3DE06B7E" w14:textId="1DFACFBA"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44A4C" w:rsidRPr="00044A4C">
        <w:t>The Doxology for the Strong St. Moses</w:t>
      </w:r>
      <w:r>
        <w:fldChar w:fldCharType="end"/>
      </w:r>
      <w:r>
        <w:tab/>
      </w:r>
      <w:r>
        <w:fldChar w:fldCharType="begin"/>
      </w:r>
      <w:r>
        <w:instrText xml:space="preserve"> PAGEREF _Ref434491006 \h </w:instrText>
      </w:r>
      <w:r>
        <w:fldChar w:fldCharType="separate"/>
      </w:r>
      <w:r w:rsidR="00044A4C">
        <w:rPr>
          <w:noProof/>
        </w:rPr>
        <w:t>835</w:t>
      </w:r>
      <w:r>
        <w:fldChar w:fldCharType="end"/>
      </w:r>
    </w:p>
    <w:p w14:paraId="65889E35" w14:textId="163F34FA"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44A4C">
        <w:t>The Doxology for St. John Kami</w:t>
      </w:r>
      <w:r>
        <w:fldChar w:fldCharType="end"/>
      </w:r>
      <w:r>
        <w:tab/>
      </w:r>
      <w:r>
        <w:fldChar w:fldCharType="begin"/>
      </w:r>
      <w:r>
        <w:instrText xml:space="preserve"> PAGEREF _Ref434491108 \h </w:instrText>
      </w:r>
      <w:r>
        <w:fldChar w:fldCharType="separate"/>
      </w:r>
      <w:r w:rsidR="00044A4C">
        <w:rPr>
          <w:noProof/>
        </w:rPr>
        <w:t>669</w:t>
      </w:r>
      <w:r>
        <w:fldChar w:fldCharType="end"/>
      </w:r>
    </w:p>
    <w:p w14:paraId="452A4480" w14:textId="1771C99F"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44A4C">
        <w:t>The Doxology for St. Pachomius</w:t>
      </w:r>
      <w:r>
        <w:fldChar w:fldCharType="end"/>
      </w:r>
      <w:r>
        <w:tab/>
      </w:r>
      <w:r>
        <w:fldChar w:fldCharType="begin"/>
      </w:r>
      <w:r>
        <w:instrText xml:space="preserve"> PAGEREF _Ref434491150 \h </w:instrText>
      </w:r>
      <w:r>
        <w:fldChar w:fldCharType="separate"/>
      </w:r>
      <w:r w:rsidR="00044A4C">
        <w:rPr>
          <w:noProof/>
        </w:rPr>
        <w:t>805</w:t>
      </w:r>
      <w:r>
        <w:fldChar w:fldCharType="end"/>
      </w:r>
    </w:p>
    <w:p w14:paraId="0192B5E6" w14:textId="1B3D6090"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44A4C">
        <w:rPr>
          <w:lang w:val="en-US"/>
        </w:rPr>
        <w:t>The Doxology for St. Shenoute</w:t>
      </w:r>
      <w:r>
        <w:fldChar w:fldCharType="end"/>
      </w:r>
      <w:r>
        <w:tab/>
      </w:r>
      <w:r>
        <w:fldChar w:fldCharType="begin"/>
      </w:r>
      <w:r>
        <w:instrText xml:space="preserve"> PAGEREF _Ref434491186 \h </w:instrText>
      </w:r>
      <w:r>
        <w:fldChar w:fldCharType="separate"/>
      </w:r>
      <w:r w:rsidR="00044A4C">
        <w:rPr>
          <w:noProof/>
        </w:rPr>
        <w:t>851</w:t>
      </w:r>
      <w:r>
        <w:fldChar w:fldCharType="end"/>
      </w:r>
    </w:p>
    <w:p w14:paraId="7458F265" w14:textId="4DD43FBA"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44A4C">
        <w:rPr>
          <w:lang w:val="en-US"/>
        </w:rPr>
        <w:t>A Doxology for St. Besa</w:t>
      </w:r>
      <w:r>
        <w:fldChar w:fldCharType="end"/>
      </w:r>
      <w:r>
        <w:tab/>
      </w:r>
      <w:r>
        <w:fldChar w:fldCharType="begin"/>
      </w:r>
      <w:r>
        <w:instrText xml:space="preserve"> PAGEREF _Ref434491207 \h </w:instrText>
      </w:r>
      <w:r>
        <w:fldChar w:fldCharType="separate"/>
      </w:r>
      <w:r w:rsidR="00044A4C">
        <w:rPr>
          <w:noProof/>
        </w:rPr>
        <w:t>852</w:t>
      </w:r>
      <w:r>
        <w:fldChar w:fldCharType="end"/>
      </w:r>
    </w:p>
    <w:p w14:paraId="13581597" w14:textId="58788C9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44A4C">
        <w:t>The Doxology for Sts. Apollo and Apip</w:t>
      </w:r>
      <w:r>
        <w:fldChar w:fldCharType="end"/>
      </w:r>
      <w:r>
        <w:tab/>
      </w:r>
      <w:r>
        <w:fldChar w:fldCharType="begin"/>
      </w:r>
      <w:r>
        <w:instrText xml:space="preserve"> PAGEREF _Ref434492837 \h </w:instrText>
      </w:r>
      <w:r>
        <w:fldChar w:fldCharType="separate"/>
      </w:r>
      <w:r w:rsidR="00044A4C">
        <w:rPr>
          <w:noProof/>
        </w:rPr>
        <w:t>630</w:t>
      </w:r>
      <w:r>
        <w:fldChar w:fldCharType="end"/>
      </w:r>
    </w:p>
    <w:p w14:paraId="3540FB7A" w14:textId="46ACD4B6"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44A4C">
        <w:t>The Doxology for St. Samuel the Confessor</w:t>
      </w:r>
      <w:r>
        <w:fldChar w:fldCharType="end"/>
      </w:r>
      <w:r>
        <w:tab/>
      </w:r>
      <w:r>
        <w:fldChar w:fldCharType="begin"/>
      </w:r>
      <w:r>
        <w:instrText xml:space="preserve"> PAGEREF _Ref434491260 \h </w:instrText>
      </w:r>
      <w:r>
        <w:fldChar w:fldCharType="separate"/>
      </w:r>
      <w:r w:rsidR="00044A4C">
        <w:rPr>
          <w:noProof/>
        </w:rPr>
        <w:t>667</w:t>
      </w:r>
      <w:r>
        <w:fldChar w:fldCharType="end"/>
      </w:r>
    </w:p>
    <w:p w14:paraId="18FC44F3" w14:textId="2F733418"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44A4C">
        <w:t>The Doxology for St. Parsouma</w:t>
      </w:r>
      <w:r>
        <w:fldChar w:fldCharType="end"/>
      </w:r>
      <w:r>
        <w:tab/>
      </w:r>
      <w:r>
        <w:fldChar w:fldCharType="begin"/>
      </w:r>
      <w:r>
        <w:instrText xml:space="preserve"> PAGEREF _Ref434491294 \h </w:instrText>
      </w:r>
      <w:r>
        <w:fldChar w:fldCharType="separate"/>
      </w:r>
      <w:r w:rsidR="00044A4C">
        <w:rPr>
          <w:noProof/>
        </w:rPr>
        <w:t>886</w:t>
      </w:r>
      <w:r>
        <w:fldChar w:fldCharType="end"/>
      </w:r>
    </w:p>
    <w:p w14:paraId="20EDD8A6" w14:textId="53080382"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44A4C">
        <w:t>The Doxology for St. Teji (Reweiss)</w:t>
      </w:r>
      <w:r>
        <w:fldChar w:fldCharType="end"/>
      </w:r>
      <w:r>
        <w:tab/>
      </w:r>
      <w:r>
        <w:fldChar w:fldCharType="begin"/>
      </w:r>
      <w:r>
        <w:instrText xml:space="preserve"> PAGEREF _Ref434491337 \h </w:instrText>
      </w:r>
      <w:r>
        <w:fldChar w:fldCharType="separate"/>
      </w:r>
      <w:r w:rsidR="00044A4C">
        <w:rPr>
          <w:noProof/>
        </w:rPr>
        <w:t>629</w:t>
      </w:r>
      <w:r>
        <w:fldChar w:fldCharType="end"/>
      </w:r>
    </w:p>
    <w:p w14:paraId="5F9D1EE3" w14:textId="05FD193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44A4C">
        <w:t>The Doxology for St. Pashnouni</w:t>
      </w:r>
      <w:r>
        <w:fldChar w:fldCharType="end"/>
      </w:r>
      <w:r>
        <w:tab/>
      </w:r>
      <w:r>
        <w:fldChar w:fldCharType="begin"/>
      </w:r>
      <w:r>
        <w:instrText xml:space="preserve"> PAGEREF _Ref434491429 \h </w:instrText>
      </w:r>
      <w:r>
        <w:fldChar w:fldCharType="separate"/>
      </w:r>
      <w:r w:rsidR="00044A4C">
        <w:rPr>
          <w:noProof/>
        </w:rPr>
        <w:t>816</w:t>
      </w:r>
      <w:r>
        <w:fldChar w:fldCharType="end"/>
      </w:r>
    </w:p>
    <w:p w14:paraId="6FC9654C" w14:textId="1A4AA954"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44A4C">
        <w:t>The Doxology for St. Simeon the Stylite</w:t>
      </w:r>
      <w:r>
        <w:fldChar w:fldCharType="end"/>
      </w:r>
      <w:r>
        <w:tab/>
      </w:r>
      <w:r>
        <w:fldChar w:fldCharType="begin"/>
      </w:r>
      <w:r>
        <w:instrText xml:space="preserve"> PAGEREF _Ref439328220 \h </w:instrText>
      </w:r>
      <w:r>
        <w:fldChar w:fldCharType="separate"/>
      </w:r>
      <w:r w:rsidR="00044A4C">
        <w:rPr>
          <w:noProof/>
        </w:rPr>
        <w:t>819</w:t>
      </w:r>
      <w:r>
        <w:fldChar w:fldCharType="end"/>
      </w:r>
    </w:p>
    <w:p w14:paraId="29B6C85A" w14:textId="5D32CCEB"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044A4C">
        <w:t>The Doxology for St. Verena</w:t>
      </w:r>
      <w:r>
        <w:fldChar w:fldCharType="end"/>
      </w:r>
      <w:r>
        <w:tab/>
      </w:r>
      <w:r>
        <w:fldChar w:fldCharType="begin"/>
      </w:r>
      <w:r>
        <w:instrText xml:space="preserve"> PAGEREF _Ref434490285 \h </w:instrText>
      </w:r>
      <w:r>
        <w:fldChar w:fldCharType="separate"/>
      </w:r>
      <w:r w:rsidR="00044A4C">
        <w:rPr>
          <w:noProof/>
        </w:rPr>
        <w:t>597</w:t>
      </w:r>
      <w:r>
        <w:fldChar w:fldCharType="end"/>
      </w:r>
    </w:p>
    <w:p w14:paraId="6430EF06" w14:textId="28E1ABAC"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44A4C">
        <w:t>The Doxology for St. Mary of Egypt</w:t>
      </w:r>
      <w:r>
        <w:fldChar w:fldCharType="end"/>
      </w:r>
      <w:r>
        <w:tab/>
      </w:r>
      <w:r>
        <w:fldChar w:fldCharType="begin"/>
      </w:r>
      <w:r>
        <w:instrText xml:space="preserve"> PAGEREF _Ref434491512 \h </w:instrText>
      </w:r>
      <w:r>
        <w:fldChar w:fldCharType="separate"/>
      </w:r>
      <w:r w:rsidR="00044A4C">
        <w:rPr>
          <w:noProof/>
        </w:rPr>
        <w:t>795</w:t>
      </w:r>
      <w:r>
        <w:fldChar w:fldCharType="end"/>
      </w:r>
    </w:p>
    <w:p w14:paraId="444E9A36" w14:textId="3E4FFCF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44A4C">
        <w:t>The Doxology of St. Athanasius the Apostolic</w:t>
      </w:r>
      <w:r>
        <w:fldChar w:fldCharType="end"/>
      </w:r>
      <w:r>
        <w:tab/>
      </w:r>
      <w:r>
        <w:fldChar w:fldCharType="begin"/>
      </w:r>
      <w:r>
        <w:instrText xml:space="preserve"> PAGEREF _Ref434492161 \h </w:instrText>
      </w:r>
      <w:r>
        <w:fldChar w:fldCharType="separate"/>
      </w:r>
      <w:r w:rsidR="00044A4C">
        <w:rPr>
          <w:noProof/>
        </w:rPr>
        <w:t>582</w:t>
      </w:r>
      <w:r>
        <w:fldChar w:fldCharType="end"/>
      </w:r>
    </w:p>
    <w:p w14:paraId="167EEC13" w14:textId="3A25F80F"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44A4C">
        <w:t>The Doxology for St. Athanasius the Apostolic</w:t>
      </w:r>
      <w:r>
        <w:fldChar w:fldCharType="end"/>
      </w:r>
      <w:r>
        <w:tab/>
      </w:r>
      <w:r>
        <w:fldChar w:fldCharType="begin"/>
      </w:r>
      <w:r>
        <w:instrText xml:space="preserve"> PAGEREF _Ref434492183 \h </w:instrText>
      </w:r>
      <w:r>
        <w:fldChar w:fldCharType="separate"/>
      </w:r>
      <w:r w:rsidR="00044A4C">
        <w:rPr>
          <w:noProof/>
        </w:rPr>
        <w:t>801</w:t>
      </w:r>
      <w:r>
        <w:fldChar w:fldCharType="end"/>
      </w:r>
    </w:p>
    <w:p w14:paraId="1E33624E" w14:textId="000722F3"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44A4C">
        <w:t>Another Doxology for St. Athanasius the Apostolic</w:t>
      </w:r>
      <w:r>
        <w:fldChar w:fldCharType="end"/>
      </w:r>
      <w:r>
        <w:tab/>
      </w:r>
      <w:r>
        <w:fldChar w:fldCharType="begin"/>
      </w:r>
      <w:r>
        <w:instrText xml:space="preserve"> PAGEREF _Ref434492196 \h </w:instrText>
      </w:r>
      <w:r>
        <w:fldChar w:fldCharType="separate"/>
      </w:r>
      <w:r w:rsidR="00044A4C">
        <w:rPr>
          <w:noProof/>
        </w:rPr>
        <w:t>803</w:t>
      </w:r>
      <w:r>
        <w:fldChar w:fldCharType="end"/>
      </w:r>
    </w:p>
    <w:p w14:paraId="344F162A" w14:textId="21227D98"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44A4C">
        <w:t>The Doxology for St. Severus</w:t>
      </w:r>
      <w:r>
        <w:fldChar w:fldCharType="end"/>
      </w:r>
      <w:r>
        <w:tab/>
      </w:r>
      <w:r>
        <w:fldChar w:fldCharType="begin"/>
      </w:r>
      <w:r>
        <w:instrText xml:space="preserve"> PAGEREF _Ref434492249 \h </w:instrText>
      </w:r>
      <w:r>
        <w:fldChar w:fldCharType="separate"/>
      </w:r>
      <w:r w:rsidR="00044A4C">
        <w:rPr>
          <w:noProof/>
        </w:rPr>
        <w:t>623</w:t>
      </w:r>
      <w:r>
        <w:fldChar w:fldCharType="end"/>
      </w:r>
    </w:p>
    <w:p w14:paraId="59121C34" w14:textId="1EE4634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44A4C">
        <w:t>The Doxology for St. Takle Haymanot</w:t>
      </w:r>
      <w:r>
        <w:fldChar w:fldCharType="end"/>
      </w:r>
      <w:r>
        <w:tab/>
      </w:r>
      <w:r>
        <w:fldChar w:fldCharType="begin"/>
      </w:r>
      <w:r>
        <w:instrText xml:space="preserve"> PAGEREF _Ref434492302 \h </w:instrText>
      </w:r>
      <w:r>
        <w:fldChar w:fldCharType="separate"/>
      </w:r>
      <w:r w:rsidR="00044A4C">
        <w:rPr>
          <w:noProof/>
        </w:rPr>
        <w:t>882</w:t>
      </w:r>
      <w:r>
        <w:fldChar w:fldCharType="end"/>
      </w:r>
    </w:p>
    <w:p w14:paraId="26D0D3A7" w14:textId="6B97AEA4"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44A4C">
        <w:t>The Doxology of St. Simon the Tanner</w:t>
      </w:r>
      <w:r>
        <w:fldChar w:fldCharType="end"/>
      </w:r>
      <w:r>
        <w:tab/>
      </w:r>
      <w:r>
        <w:fldChar w:fldCharType="begin"/>
      </w:r>
      <w:r>
        <w:instrText xml:space="preserve"> PAGEREF _Ref434492343 \h </w:instrText>
      </w:r>
      <w:r>
        <w:fldChar w:fldCharType="separate"/>
      </w:r>
      <w:r w:rsidR="00044A4C">
        <w:rPr>
          <w:noProof/>
        </w:rPr>
        <w:t>665</w:t>
      </w:r>
      <w:r>
        <w:fldChar w:fldCharType="end"/>
      </w:r>
    </w:p>
    <w:p w14:paraId="34548290" w14:textId="076BE8B2"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44A4C">
        <w:t>The Doxology for St. Cyril VI</w:t>
      </w:r>
      <w:r>
        <w:fldChar w:fldCharType="end"/>
      </w:r>
      <w:r>
        <w:tab/>
      </w:r>
      <w:r>
        <w:fldChar w:fldCharType="begin"/>
      </w:r>
      <w:r>
        <w:instrText xml:space="preserve"> PAGEREF _Ref434492506 \h </w:instrText>
      </w:r>
      <w:r>
        <w:fldChar w:fldCharType="separate"/>
      </w:r>
      <w:r w:rsidR="00044A4C">
        <w:rPr>
          <w:noProof/>
        </w:rPr>
        <w:t>775</w:t>
      </w:r>
      <w:r>
        <w:fldChar w:fldCharType="end"/>
      </w:r>
    </w:p>
    <w:p w14:paraId="2921A070" w14:textId="3BE73435"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44A4C">
        <w:t>The Doxology for St. Abraam of Fayyoum</w:t>
      </w:r>
      <w:r>
        <w:fldChar w:fldCharType="end"/>
      </w:r>
      <w:r>
        <w:tab/>
      </w:r>
      <w:r>
        <w:fldChar w:fldCharType="begin"/>
      </w:r>
      <w:r>
        <w:instrText xml:space="preserve"> PAGEREF _Ref434492469 \h </w:instrText>
      </w:r>
      <w:r>
        <w:fldChar w:fldCharType="separate"/>
      </w:r>
      <w:r w:rsidR="00044A4C">
        <w:rPr>
          <w:noProof/>
        </w:rPr>
        <w:t>820</w:t>
      </w:r>
      <w:r>
        <w:fldChar w:fldCharType="end"/>
      </w:r>
    </w:p>
    <w:p w14:paraId="73E36234" w14:textId="2CA15262"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044A4C">
        <w:t>The Doxology for St. Martin of Tours</w:t>
      </w:r>
      <w:r>
        <w:fldChar w:fldCharType="end"/>
      </w:r>
      <w:r>
        <w:tab/>
      </w:r>
      <w:r>
        <w:fldChar w:fldCharType="begin"/>
      </w:r>
      <w:r>
        <w:instrText xml:space="preserve"> PAGEREF _Ref439518461 \h </w:instrText>
      </w:r>
      <w:r>
        <w:fldChar w:fldCharType="separate"/>
      </w:r>
      <w:r w:rsidR="00044A4C">
        <w:rPr>
          <w:noProof/>
        </w:rPr>
        <w:t>637</w:t>
      </w:r>
      <w:r>
        <w:fldChar w:fldCharType="end"/>
      </w:r>
    </w:p>
    <w:p w14:paraId="0A149F2A" w14:textId="345FA8E4"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44A4C">
        <w:t>The Doxology for St. Chad of Mercia</w:t>
      </w:r>
      <w:r>
        <w:fldChar w:fldCharType="end"/>
      </w:r>
      <w:r>
        <w:tab/>
      </w:r>
      <w:r>
        <w:fldChar w:fldCharType="begin"/>
      </w:r>
      <w:r>
        <w:instrText xml:space="preserve"> PAGEREF _Ref434492702 \h </w:instrText>
      </w:r>
      <w:r>
        <w:fldChar w:fldCharType="separate"/>
      </w:r>
      <w:r w:rsidR="00044A4C">
        <w:rPr>
          <w:noProof/>
        </w:rPr>
        <w:t>778</w:t>
      </w:r>
      <w:r>
        <w:fldChar w:fldCharType="end"/>
      </w:r>
    </w:p>
    <w:p w14:paraId="542AC3C1" w14:textId="3E723513"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44A4C">
        <w:t>The Doxology for the Patriarchs: Abraham, Isaac, and Jacob</w:t>
      </w:r>
      <w:r>
        <w:fldChar w:fldCharType="end"/>
      </w:r>
      <w:r>
        <w:tab/>
      </w:r>
      <w:r>
        <w:fldChar w:fldCharType="begin"/>
      </w:r>
      <w:r>
        <w:instrText xml:space="preserve"> PAGEREF _Ref434492413 \h </w:instrText>
      </w:r>
      <w:r>
        <w:fldChar w:fldCharType="separate"/>
      </w:r>
      <w:r w:rsidR="00044A4C">
        <w:rPr>
          <w:noProof/>
        </w:rPr>
        <w:t>884</w:t>
      </w:r>
      <w:r>
        <w:fldChar w:fldCharType="end"/>
      </w:r>
    </w:p>
    <w:p w14:paraId="07A4B77B" w14:textId="1A3B619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44A4C">
        <w:t>The Doxology of the Cross Bearers</w:t>
      </w:r>
      <w:r>
        <w:fldChar w:fldCharType="end"/>
      </w:r>
      <w:r>
        <w:tab/>
      </w:r>
      <w:r>
        <w:fldChar w:fldCharType="begin"/>
      </w:r>
      <w:r>
        <w:instrText xml:space="preserve"> PAGEREF _Ref434492536 \h </w:instrText>
      </w:r>
      <w:r>
        <w:fldChar w:fldCharType="separate"/>
      </w:r>
      <w:r w:rsidR="00044A4C">
        <w:rPr>
          <w:noProof/>
        </w:rPr>
        <w:t>582</w:t>
      </w:r>
      <w:r>
        <w:fldChar w:fldCharType="end"/>
      </w:r>
    </w:p>
    <w:p w14:paraId="551FA088" w14:textId="3A338ECA"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44A4C">
        <w:t>The Doxology for a Hierarch Who is Present</w:t>
      </w:r>
      <w:r>
        <w:fldChar w:fldCharType="end"/>
      </w:r>
      <w:r>
        <w:tab/>
      </w:r>
      <w:r>
        <w:fldChar w:fldCharType="begin"/>
      </w:r>
      <w:r>
        <w:instrText xml:space="preserve"> PAGEREF _Ref434492645 \h </w:instrText>
      </w:r>
      <w:r>
        <w:fldChar w:fldCharType="separate"/>
      </w:r>
      <w:r w:rsidR="00044A4C">
        <w:rPr>
          <w:noProof/>
        </w:rPr>
        <w:t>583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0" w:author="Windows User" w:date="2015-11-27T20:09:00Z" w:initials="WU">
    <w:p w14:paraId="03405E79" w14:textId="77777777" w:rsidR="00F23E7F" w:rsidRDefault="00F23E7F"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F23E7F" w:rsidRDefault="00F23E7F">
      <w:pPr>
        <w:pStyle w:val="CommentText"/>
      </w:pPr>
      <w:r>
        <w:rPr>
          <w:rStyle w:val="CommentReference"/>
        </w:rPr>
        <w:annotationRef/>
      </w:r>
      <w:r>
        <w:t>Compare to various translations</w:t>
      </w:r>
    </w:p>
  </w:comment>
  <w:comment w:id="93" w:author="Windows User" w:date="2015-10-30T12:37:00Z" w:initials="WU">
    <w:p w14:paraId="00B9961B" w14:textId="77777777" w:rsidR="00F23E7F" w:rsidRDefault="00F23E7F">
      <w:pPr>
        <w:pStyle w:val="CommentText"/>
      </w:pPr>
      <w:r>
        <w:rPr>
          <w:rStyle w:val="CommentReference"/>
        </w:rPr>
        <w:annotationRef/>
      </w:r>
      <w:r>
        <w:t>Is this supposed to be doubled?</w:t>
      </w:r>
    </w:p>
  </w:comment>
  <w:comment w:id="94" w:author="Windows User" w:date="2015-11-27T20:09:00Z" w:initials="WU">
    <w:p w14:paraId="218998C8" w14:textId="77777777" w:rsidR="00F23E7F" w:rsidRDefault="00F23E7F"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F23E7F" w:rsidRDefault="00F23E7F">
      <w:pPr>
        <w:pStyle w:val="CommentText"/>
      </w:pPr>
      <w:r>
        <w:rPr>
          <w:rStyle w:val="CommentReference"/>
        </w:rPr>
        <w:annotationRef/>
      </w:r>
      <w:r>
        <w:t>Does this go before Creed?</w:t>
      </w:r>
    </w:p>
  </w:comment>
  <w:comment w:id="98" w:author="Windows User" w:date="2015-11-06T13:03:00Z" w:initials="WU">
    <w:p w14:paraId="6B9D0F75" w14:textId="77777777" w:rsidR="00F23E7F" w:rsidRDefault="00F23E7F">
      <w:pPr>
        <w:pStyle w:val="CommentText"/>
      </w:pPr>
      <w:r>
        <w:rPr>
          <w:rStyle w:val="CommentReference"/>
        </w:rPr>
        <w:annotationRef/>
      </w:r>
      <w:r>
        <w:t>Coptic reader has Ps 3 here!</w:t>
      </w:r>
    </w:p>
  </w:comment>
  <w:comment w:id="115" w:author="Windows User" w:date="2015-11-02T08:54:00Z" w:initials="WU">
    <w:p w14:paraId="0366F544" w14:textId="77777777" w:rsidR="00F23E7F" w:rsidRDefault="00F23E7F">
      <w:pPr>
        <w:pStyle w:val="CommentText"/>
      </w:pPr>
      <w:r>
        <w:rPr>
          <w:rStyle w:val="CommentReference"/>
        </w:rPr>
        <w:annotationRef/>
      </w:r>
      <w:r>
        <w:t>Is there a phrase missing here?</w:t>
      </w:r>
    </w:p>
  </w:comment>
  <w:comment w:id="121" w:author="Windows User" w:date="2015-10-30T08:56:00Z" w:initials="WU">
    <w:p w14:paraId="1FDBEBA0" w14:textId="77777777" w:rsidR="00F23E7F" w:rsidRDefault="00F23E7F">
      <w:pPr>
        <w:pStyle w:val="CommentText"/>
      </w:pPr>
      <w:r>
        <w:rPr>
          <w:rStyle w:val="CommentReference"/>
        </w:rPr>
        <w:annotationRef/>
      </w:r>
      <w:r>
        <w:t>Should Glory be be here?</w:t>
      </w:r>
    </w:p>
  </w:comment>
  <w:comment w:id="126" w:author="Windows User" w:date="2015-10-30T08:56:00Z" w:initials="BS">
    <w:p w14:paraId="0DA71926" w14:textId="77777777" w:rsidR="00F23E7F" w:rsidRDefault="00F23E7F">
      <w:pPr>
        <w:pStyle w:val="CommentText"/>
      </w:pPr>
      <w:r>
        <w:rPr>
          <w:rStyle w:val="CommentReference"/>
        </w:rPr>
        <w:annotationRef/>
      </w:r>
      <w:r>
        <w:t>bless or praise? inconsistent rendering of esmo</w:t>
      </w:r>
    </w:p>
  </w:comment>
  <w:comment w:id="160" w:author="Windows User" w:date="2015-10-30T08:56:00Z" w:initials="WU">
    <w:p w14:paraId="36599FA2" w14:textId="77777777" w:rsidR="00F23E7F" w:rsidRDefault="00F23E7F" w:rsidP="000278EC">
      <w:pPr>
        <w:pStyle w:val="CommentText"/>
      </w:pPr>
      <w:r>
        <w:rPr>
          <w:rStyle w:val="CommentReference"/>
        </w:rPr>
        <w:annotationRef/>
      </w:r>
      <w:r>
        <w:t>Gives light? Enlightens?</w:t>
      </w:r>
    </w:p>
  </w:comment>
  <w:comment w:id="161" w:author="Windows User" w:date="2015-10-30T08:56:00Z" w:initials="WU">
    <w:p w14:paraId="274DD96D" w14:textId="77777777" w:rsidR="00F23E7F" w:rsidRDefault="00F23E7F">
      <w:pPr>
        <w:pStyle w:val="CommentText"/>
      </w:pPr>
      <w:r>
        <w:rPr>
          <w:rStyle w:val="CommentReference"/>
        </w:rPr>
        <w:annotationRef/>
      </w:r>
      <w:r>
        <w:t>split after this vs?</w:t>
      </w:r>
    </w:p>
  </w:comment>
  <w:comment w:id="162" w:author="Windows User" w:date="2015-10-30T08:56:00Z" w:initials="WU">
    <w:p w14:paraId="709B00B0" w14:textId="77777777" w:rsidR="00F23E7F" w:rsidRDefault="00F23E7F">
      <w:pPr>
        <w:pStyle w:val="CommentText"/>
      </w:pPr>
      <w:r>
        <w:rPr>
          <w:rStyle w:val="CommentReference"/>
        </w:rPr>
        <w:annotationRef/>
      </w:r>
      <w:r>
        <w:t>Better word than prelate?</w:t>
      </w:r>
    </w:p>
  </w:comment>
  <w:comment w:id="197" w:author="Windows User" w:date="2015-11-04T08:53:00Z" w:initials="WU">
    <w:p w14:paraId="057654D4" w14:textId="77777777" w:rsidR="00F23E7F" w:rsidRDefault="00F23E7F">
      <w:pPr>
        <w:pStyle w:val="CommentText"/>
      </w:pPr>
      <w:r>
        <w:rPr>
          <w:rStyle w:val="CommentReference"/>
        </w:rPr>
        <w:annotationRef/>
      </w:r>
      <w:r>
        <w:t>Life giver or giver of life?</w:t>
      </w:r>
    </w:p>
  </w:comment>
  <w:comment w:id="198" w:author="Windows User" w:date="2015-11-04T08:54:00Z" w:initials="WU">
    <w:p w14:paraId="27A10A48" w14:textId="77777777" w:rsidR="00F23E7F" w:rsidRDefault="00F23E7F">
      <w:pPr>
        <w:pStyle w:val="CommentText"/>
      </w:pPr>
      <w:r>
        <w:rPr>
          <w:rStyle w:val="CommentReference"/>
        </w:rPr>
        <w:annotationRef/>
      </w:r>
      <w:r>
        <w:t>Fix. Middle of this got deleted.</w:t>
      </w:r>
    </w:p>
  </w:comment>
  <w:comment w:id="209" w:author="Windows User" w:date="2015-10-30T08:56:00Z" w:initials="BS">
    <w:p w14:paraId="681427A6" w14:textId="77777777" w:rsidR="00F23E7F" w:rsidRDefault="00F23E7F">
      <w:pPr>
        <w:pStyle w:val="CommentText"/>
      </w:pPr>
      <w:r>
        <w:rPr>
          <w:rStyle w:val="CommentReference"/>
        </w:rPr>
        <w:annotationRef/>
      </w:r>
      <w:r>
        <w:t>coptic has confess</w:t>
      </w:r>
    </w:p>
  </w:comment>
  <w:comment w:id="233" w:author="Microsoft Office User" w:date="2015-12-11T19:51:00Z" w:initials="Office">
    <w:p w14:paraId="37A50849" w14:textId="7A27E5BD" w:rsidR="00F23E7F" w:rsidRDefault="00F23E7F">
      <w:pPr>
        <w:pStyle w:val="CommentText"/>
      </w:pPr>
      <w:r>
        <w:rPr>
          <w:rStyle w:val="CommentReference"/>
        </w:rPr>
        <w:annotationRef/>
      </w:r>
      <w:r>
        <w:t>this one needs rewording</w:t>
      </w:r>
    </w:p>
  </w:comment>
  <w:comment w:id="325" w:author="Windows User" w:date="2015-11-02T12:45:00Z" w:initials="WU">
    <w:p w14:paraId="7D99A743" w14:textId="77777777" w:rsidR="00F23E7F" w:rsidRDefault="00F23E7F" w:rsidP="00D31F38">
      <w:pPr>
        <w:pStyle w:val="CommentText"/>
      </w:pPr>
      <w:r>
        <w:rPr>
          <w:rStyle w:val="CommentReference"/>
        </w:rPr>
        <w:annotationRef/>
      </w:r>
      <w:r>
        <w:t>Any argument for "Rise up" rather than arise?"</w:t>
      </w:r>
    </w:p>
  </w:comment>
  <w:comment w:id="326" w:author="Windows User" w:date="2015-10-30T08:56:00Z" w:initials="WU">
    <w:p w14:paraId="0AB2ABCE" w14:textId="77777777" w:rsidR="00F23E7F" w:rsidRDefault="00F23E7F" w:rsidP="00D31F38">
      <w:pPr>
        <w:pStyle w:val="CommentText"/>
      </w:pPr>
      <w:r>
        <w:rPr>
          <w:rStyle w:val="CommentReference"/>
        </w:rPr>
        <w:annotationRef/>
      </w:r>
      <w:r>
        <w:t>flesh or body?</w:t>
      </w:r>
    </w:p>
  </w:comment>
  <w:comment w:id="327" w:author="Windows User" w:date="2015-10-30T08:56:00Z" w:initials="WU">
    <w:p w14:paraId="0375B80F" w14:textId="77777777" w:rsidR="00F23E7F" w:rsidRDefault="00F23E7F" w:rsidP="00D31F38">
      <w:pPr>
        <w:pStyle w:val="CommentText"/>
      </w:pPr>
      <w:r>
        <w:rPr>
          <w:rStyle w:val="CommentReference"/>
        </w:rPr>
        <w:annotationRef/>
      </w:r>
      <w:r>
        <w:t>Send up, or ascribe?</w:t>
      </w:r>
    </w:p>
  </w:comment>
  <w:comment w:id="328" w:author="Windows User" w:date="2015-10-30T08:56:00Z" w:initials="WU">
    <w:p w14:paraId="5622D018" w14:textId="77777777" w:rsidR="00F23E7F" w:rsidRDefault="00F23E7F" w:rsidP="00D31F38">
      <w:pPr>
        <w:pStyle w:val="CommentText"/>
      </w:pPr>
      <w:r>
        <w:rPr>
          <w:rStyle w:val="CommentReference"/>
        </w:rPr>
        <w:annotationRef/>
      </w:r>
      <w:r>
        <w:t>doxology or glorification?</w:t>
      </w:r>
    </w:p>
  </w:comment>
  <w:comment w:id="329" w:author="Windows User" w:date="2015-10-30T08:56:00Z" w:initials="WU">
    <w:p w14:paraId="10960ED9" w14:textId="77777777" w:rsidR="00F23E7F" w:rsidRDefault="00F23E7F" w:rsidP="00D31F38">
      <w:pPr>
        <w:pStyle w:val="CommentText"/>
      </w:pPr>
      <w:r>
        <w:rPr>
          <w:rStyle w:val="CommentReference"/>
        </w:rPr>
        <w:annotationRef/>
      </w:r>
      <w:r>
        <w:t>"Glory to you" or "Glory be to you"?</w:t>
      </w:r>
    </w:p>
  </w:comment>
  <w:comment w:id="330" w:author="Windows User" w:date="2015-10-30T08:56:00Z" w:initials="WU">
    <w:p w14:paraId="67C46469" w14:textId="77777777" w:rsidR="00F23E7F" w:rsidRDefault="00F23E7F" w:rsidP="00D31F38">
      <w:pPr>
        <w:pStyle w:val="CommentText"/>
      </w:pPr>
      <w:r>
        <w:rPr>
          <w:rStyle w:val="CommentReference"/>
        </w:rPr>
        <w:annotationRef/>
      </w:r>
      <w:r>
        <w:t>You?</w:t>
      </w:r>
    </w:p>
  </w:comment>
  <w:comment w:id="331" w:author="Windows User" w:date="2015-10-30T08:56:00Z" w:initials="WU">
    <w:p w14:paraId="744CF838" w14:textId="77777777" w:rsidR="00F23E7F" w:rsidRDefault="00F23E7F" w:rsidP="00D31F38">
      <w:pPr>
        <w:pStyle w:val="CommentText"/>
      </w:pPr>
      <w:r>
        <w:rPr>
          <w:rStyle w:val="CommentReference"/>
        </w:rPr>
        <w:annotationRef/>
      </w:r>
      <w:r>
        <w:t>To the Sanctuary or O you saints???</w:t>
      </w:r>
    </w:p>
  </w:comment>
  <w:comment w:id="332" w:author="Windows User" w:date="2015-10-30T08:56:00Z" w:initials="WU">
    <w:p w14:paraId="47DB61A6" w14:textId="77777777" w:rsidR="00F23E7F" w:rsidRDefault="00F23E7F" w:rsidP="00D31F38">
      <w:pPr>
        <w:pStyle w:val="CommentText"/>
      </w:pPr>
      <w:r>
        <w:rPr>
          <w:rStyle w:val="CommentReference"/>
        </w:rPr>
        <w:annotationRef/>
      </w:r>
      <w:r>
        <w:t>from sounds more natural than out of. Any compelling reason to keep?</w:t>
      </w:r>
    </w:p>
  </w:comment>
  <w:comment w:id="333" w:author="Windows User" w:date="2015-10-30T08:56:00Z" w:initials="WU">
    <w:p w14:paraId="463DE6F6" w14:textId="77777777" w:rsidR="00F23E7F" w:rsidRDefault="00F23E7F" w:rsidP="00D31F38">
      <w:pPr>
        <w:pStyle w:val="CommentText"/>
      </w:pPr>
      <w:r>
        <w:rPr>
          <w:rStyle w:val="CommentReference"/>
        </w:rPr>
        <w:annotationRef/>
      </w:r>
      <w:r>
        <w:t>supplication or cry?</w:t>
      </w:r>
    </w:p>
  </w:comment>
  <w:comment w:id="334" w:author="Windows User" w:date="2015-10-30T08:56:00Z" w:initials="WU">
    <w:p w14:paraId="4FD2340C" w14:textId="77777777" w:rsidR="00F23E7F" w:rsidRDefault="00F23E7F" w:rsidP="00D31F38">
      <w:pPr>
        <w:pStyle w:val="CommentText"/>
      </w:pPr>
      <w:r>
        <w:rPr>
          <w:rStyle w:val="CommentReference"/>
        </w:rPr>
        <w:annotationRef/>
      </w:r>
      <w:r>
        <w:t>petition or supplication? supplication sounds much better.</w:t>
      </w:r>
    </w:p>
  </w:comment>
  <w:comment w:id="335" w:author="Windows User" w:date="2015-10-30T08:56:00Z" w:initials="WU">
    <w:p w14:paraId="4E23918A" w14:textId="77777777" w:rsidR="00F23E7F" w:rsidRDefault="00F23E7F" w:rsidP="00D31F38">
      <w:pPr>
        <w:pStyle w:val="CommentText"/>
      </w:pPr>
      <w:r>
        <w:rPr>
          <w:rStyle w:val="CommentReference"/>
        </w:rPr>
        <w:annotationRef/>
      </w:r>
      <w:r>
        <w:t>revive or deliver?</w:t>
      </w:r>
    </w:p>
  </w:comment>
  <w:comment w:id="336" w:author="Windows User" w:date="2015-10-30T08:56:00Z" w:initials="WU">
    <w:p w14:paraId="45934B86" w14:textId="77777777" w:rsidR="00F23E7F" w:rsidRDefault="00F23E7F" w:rsidP="00D31F38">
      <w:pPr>
        <w:pStyle w:val="CommentText"/>
      </w:pPr>
      <w:r>
        <w:rPr>
          <w:rStyle w:val="CommentReference"/>
        </w:rPr>
        <w:annotationRef/>
      </w:r>
      <w:r>
        <w:t>pour forth, utter, or overflow? I like the way overflow sounds more than pour forth. More natural.</w:t>
      </w:r>
    </w:p>
  </w:comment>
  <w:comment w:id="337" w:author="Windows User" w:date="2015-10-30T08:56:00Z" w:initials="WU">
    <w:p w14:paraId="3EC53F34" w14:textId="77777777" w:rsidR="00F23E7F" w:rsidRDefault="00F23E7F" w:rsidP="00D31F38">
      <w:pPr>
        <w:pStyle w:val="CommentText"/>
      </w:pPr>
      <w:r>
        <w:rPr>
          <w:rStyle w:val="CommentReference"/>
        </w:rPr>
        <w:annotationRef/>
      </w:r>
      <w:r>
        <w:t>blessing or praise?</w:t>
      </w:r>
    </w:p>
  </w:comment>
  <w:comment w:id="338" w:author="Windows User" w:date="2015-10-30T08:56:00Z" w:initials="WU">
    <w:p w14:paraId="30167A78" w14:textId="77777777" w:rsidR="00F23E7F" w:rsidRDefault="00F23E7F" w:rsidP="00D31F38">
      <w:pPr>
        <w:pStyle w:val="CommentText"/>
      </w:pPr>
      <w:r>
        <w:rPr>
          <w:rStyle w:val="CommentReference"/>
        </w:rPr>
        <w:annotationRef/>
      </w:r>
      <w:r>
        <w:t>respond with? respond to? speak of?</w:t>
      </w:r>
    </w:p>
  </w:comment>
  <w:comment w:id="339" w:author="Windows User" w:date="2015-10-30T08:56:00Z" w:initials="WU">
    <w:p w14:paraId="6965197E" w14:textId="77777777" w:rsidR="00F23E7F" w:rsidRDefault="00F23E7F" w:rsidP="00D31F38">
      <w:pPr>
        <w:pStyle w:val="CommentText"/>
      </w:pPr>
      <w:r>
        <w:rPr>
          <w:rStyle w:val="CommentReference"/>
        </w:rPr>
        <w:annotationRef/>
      </w:r>
      <w:r>
        <w:t>rightous, true, or truth?</w:t>
      </w:r>
    </w:p>
  </w:comment>
  <w:comment w:id="340" w:author="Windows User" w:date="2015-10-30T08:56:00Z" w:initials="WU">
    <w:p w14:paraId="668FF70C" w14:textId="77777777" w:rsidR="00F23E7F" w:rsidRDefault="00F23E7F" w:rsidP="00D31F38">
      <w:pPr>
        <w:pStyle w:val="CommentText"/>
      </w:pPr>
      <w:r>
        <w:rPr>
          <w:rStyle w:val="CommentReference"/>
        </w:rPr>
        <w:annotationRef/>
      </w:r>
      <w:r>
        <w:t>meditation, or delight?</w:t>
      </w:r>
    </w:p>
  </w:comment>
  <w:comment w:id="341" w:author="Windows User" w:date="2015-10-30T08:56:00Z" w:initials="WU">
    <w:p w14:paraId="3C05865D" w14:textId="77777777" w:rsidR="00F23E7F" w:rsidRDefault="00F23E7F" w:rsidP="00D31F38">
      <w:pPr>
        <w:pStyle w:val="CommentText"/>
      </w:pPr>
      <w:r>
        <w:rPr>
          <w:rStyle w:val="CommentReference"/>
        </w:rPr>
        <w:annotationRef/>
      </w:r>
      <w:r>
        <w:t>forever or always?</w:t>
      </w:r>
    </w:p>
  </w:comment>
  <w:comment w:id="342" w:author="Windows User" w:date="2015-10-30T08:56:00Z" w:initials="WU">
    <w:p w14:paraId="3B00730E" w14:textId="77777777" w:rsidR="00F23E7F" w:rsidRDefault="00F23E7F" w:rsidP="00D31F38">
      <w:pPr>
        <w:pStyle w:val="CommentText"/>
      </w:pPr>
      <w:r>
        <w:rPr>
          <w:rStyle w:val="CommentReference"/>
        </w:rPr>
        <w:annotationRef/>
      </w:r>
      <w:r>
        <w:t>and forever?</w:t>
      </w:r>
    </w:p>
  </w:comment>
  <w:comment w:id="343" w:author="Windows User" w:date="2015-10-30T08:56:00Z" w:initials="WU">
    <w:p w14:paraId="1B4AAEB0" w14:textId="77777777" w:rsidR="00F23E7F" w:rsidRDefault="00F23E7F" w:rsidP="00D31F38">
      <w:pPr>
        <w:pStyle w:val="CommentText"/>
      </w:pPr>
      <w:r>
        <w:rPr>
          <w:rStyle w:val="CommentReference"/>
        </w:rPr>
        <w:annotationRef/>
      </w:r>
      <w:r>
        <w:t>be?</w:t>
      </w:r>
    </w:p>
  </w:comment>
  <w:comment w:id="344" w:author="Windows User" w:date="2015-10-30T08:56:00Z" w:initials="WU">
    <w:p w14:paraId="1B1C5E2C" w14:textId="77777777" w:rsidR="00F23E7F" w:rsidRDefault="00F23E7F" w:rsidP="00D31F38">
      <w:pPr>
        <w:pStyle w:val="CommentText"/>
      </w:pPr>
      <w:r>
        <w:rPr>
          <w:rStyle w:val="CommentReference"/>
        </w:rPr>
        <w:annotationRef/>
      </w:r>
      <w:r>
        <w:t>be?</w:t>
      </w:r>
    </w:p>
  </w:comment>
  <w:comment w:id="345" w:author="Windows User" w:date="2015-10-30T08:56:00Z" w:initials="WU">
    <w:p w14:paraId="2A55755C" w14:textId="77777777" w:rsidR="00F23E7F" w:rsidRDefault="00F23E7F" w:rsidP="00D31F38">
      <w:pPr>
        <w:pStyle w:val="CommentText"/>
      </w:pPr>
      <w:r>
        <w:rPr>
          <w:rStyle w:val="CommentReference"/>
        </w:rPr>
        <w:annotationRef/>
      </w:r>
      <w:r>
        <w:t>is the insertion of "one" after "begotten" needed in english?</w:t>
      </w:r>
    </w:p>
  </w:comment>
  <w:comment w:id="346" w:author="Windows User" w:date="2015-10-30T08:56:00Z" w:initials="WU">
    <w:p w14:paraId="2B8406D1" w14:textId="77777777" w:rsidR="00F23E7F" w:rsidRDefault="00F23E7F" w:rsidP="00D31F38">
      <w:pPr>
        <w:pStyle w:val="CommentText"/>
      </w:pPr>
      <w:r>
        <w:rPr>
          <w:rStyle w:val="CommentReference"/>
        </w:rPr>
        <w:annotationRef/>
      </w:r>
      <w:r>
        <w:t>utter or declare?</w:t>
      </w:r>
    </w:p>
  </w:comment>
  <w:comment w:id="353" w:author="Windows User" w:date="2015-10-30T08:56:00Z" w:initials="BS">
    <w:p w14:paraId="5E20C97F" w14:textId="77777777" w:rsidR="00F23E7F" w:rsidRDefault="00F23E7F" w:rsidP="00D31F38">
      <w:pPr>
        <w:pStyle w:val="CommentText"/>
      </w:pPr>
      <w:r>
        <w:rPr>
          <w:rStyle w:val="CommentReference"/>
        </w:rPr>
        <w:annotationRef/>
      </w:r>
      <w:r>
        <w:t>look at? look upon? regard?</w:t>
      </w:r>
    </w:p>
  </w:comment>
  <w:comment w:id="354" w:author="Windows User" w:date="2015-10-30T08:56:00Z" w:initials="BS">
    <w:p w14:paraId="2ADF0207" w14:textId="77777777" w:rsidR="00F23E7F" w:rsidRDefault="00F23E7F" w:rsidP="00D31F38">
      <w:pPr>
        <w:pStyle w:val="CommentText"/>
      </w:pPr>
      <w:r>
        <w:rPr>
          <w:rStyle w:val="CommentReference"/>
        </w:rPr>
        <w:annotationRef/>
      </w:r>
      <w:r>
        <w:t>no one?</w:t>
      </w:r>
    </w:p>
  </w:comment>
  <w:comment w:id="355" w:author="Windows User" w:date="2015-10-30T08:56:00Z" w:initials="BS">
    <w:p w14:paraId="485D87CE" w14:textId="77777777" w:rsidR="00F23E7F" w:rsidRDefault="00F23E7F" w:rsidP="00D31F38">
      <w:pPr>
        <w:pStyle w:val="CommentText"/>
      </w:pPr>
      <w:r>
        <w:rPr>
          <w:rStyle w:val="CommentReference"/>
        </w:rPr>
        <w:annotationRef/>
      </w:r>
      <w:r>
        <w:t>in?</w:t>
      </w:r>
    </w:p>
    <w:p w14:paraId="472FCBB1" w14:textId="77777777" w:rsidR="00F23E7F" w:rsidRDefault="00F23E7F" w:rsidP="00D31F38">
      <w:pPr>
        <w:pStyle w:val="CommentText"/>
      </w:pPr>
    </w:p>
  </w:comment>
  <w:comment w:id="356" w:author="Windows User" w:date="2015-10-30T08:56:00Z" w:initials="BS">
    <w:p w14:paraId="0FA627AF" w14:textId="77777777" w:rsidR="00F23E7F" w:rsidRDefault="00F23E7F" w:rsidP="00D31F38">
      <w:pPr>
        <w:pStyle w:val="CommentText"/>
      </w:pPr>
      <w:r>
        <w:rPr>
          <w:rStyle w:val="CommentReference"/>
        </w:rPr>
        <w:annotationRef/>
      </w:r>
      <w:r>
        <w:t>before?</w:t>
      </w:r>
    </w:p>
  </w:comment>
  <w:comment w:id="357" w:author="Windows User" w:date="2015-10-30T08:56:00Z" w:initials="BS">
    <w:p w14:paraId="744D2B01" w14:textId="77777777" w:rsidR="00F23E7F" w:rsidRDefault="00F23E7F" w:rsidP="00D31F38">
      <w:pPr>
        <w:pStyle w:val="CommentText"/>
      </w:pPr>
      <w:r>
        <w:rPr>
          <w:rStyle w:val="CommentReference"/>
        </w:rPr>
        <w:annotationRef/>
      </w:r>
      <w:r>
        <w:t>joy entered into the whole world doesn't mean much...</w:t>
      </w:r>
    </w:p>
  </w:comment>
  <w:comment w:id="358" w:author="Windows User" w:date="2015-10-30T08:56:00Z" w:initials="BS">
    <w:p w14:paraId="4F77BBAD" w14:textId="77777777" w:rsidR="00F23E7F" w:rsidRDefault="00F23E7F" w:rsidP="00D31F38">
      <w:pPr>
        <w:pStyle w:val="CommentText"/>
      </w:pPr>
      <w:r>
        <w:rPr>
          <w:rStyle w:val="CommentReference"/>
        </w:rPr>
        <w:annotationRef/>
      </w:r>
      <w:r>
        <w:t>? any better way to express that's more accurate while meaning something?</w:t>
      </w:r>
    </w:p>
  </w:comment>
  <w:comment w:id="359" w:author="Windows User" w:date="2015-10-30T08:56:00Z" w:initials="BS">
    <w:p w14:paraId="3F67AE7E" w14:textId="77777777" w:rsidR="00F23E7F" w:rsidRDefault="00F23E7F" w:rsidP="00D31F38">
      <w:pPr>
        <w:pStyle w:val="CommentText"/>
      </w:pPr>
      <w:r>
        <w:rPr>
          <w:rStyle w:val="CommentReference"/>
        </w:rPr>
        <w:annotationRef/>
      </w:r>
      <w:r>
        <w:t>sealed as in ever virgin... or more like hidden?</w:t>
      </w:r>
    </w:p>
  </w:comment>
  <w:comment w:id="360" w:author="Windows User" w:date="2015-10-30T08:56:00Z" w:initials="BS">
    <w:p w14:paraId="079DFF07" w14:textId="77777777" w:rsidR="00F23E7F" w:rsidRDefault="00F23E7F" w:rsidP="00D31F38">
      <w:pPr>
        <w:pStyle w:val="CommentText"/>
      </w:pPr>
      <w:r>
        <w:rPr>
          <w:rStyle w:val="CommentReference"/>
        </w:rPr>
        <w:annotationRef/>
      </w:r>
      <w:r>
        <w:t>fragrant ointment? ointment? Incense and ointment with weeping and mourning?</w:t>
      </w:r>
    </w:p>
  </w:comment>
  <w:comment w:id="361" w:author="Windows User" w:date="2015-10-30T08:56:00Z" w:initials="BS">
    <w:p w14:paraId="534D6E8F" w14:textId="77777777" w:rsidR="00F23E7F" w:rsidRDefault="00F23E7F" w:rsidP="00D31F38">
      <w:pPr>
        <w:pStyle w:val="CommentText"/>
      </w:pPr>
      <w:r>
        <w:rPr>
          <w:rStyle w:val="CommentReference"/>
        </w:rPr>
        <w:annotationRef/>
      </w:r>
      <w:r>
        <w:t>spices or ointment</w:t>
      </w:r>
    </w:p>
  </w:comment>
  <w:comment w:id="362" w:author="Windows User" w:date="2015-10-30T08:56:00Z" w:initials="BS">
    <w:p w14:paraId="5C973492" w14:textId="77777777" w:rsidR="00F23E7F" w:rsidRDefault="00F23E7F" w:rsidP="00D31F38">
      <w:pPr>
        <w:pStyle w:val="CommentText"/>
      </w:pPr>
      <w:r>
        <w:rPr>
          <w:rStyle w:val="CommentReference"/>
        </w:rPr>
        <w:annotationRef/>
      </w:r>
      <w:r>
        <w:t>Is risen or has risen?</w:t>
      </w:r>
    </w:p>
  </w:comment>
  <w:comment w:id="363" w:author="Windows User" w:date="2015-10-30T08:56:00Z" w:initials="BS">
    <w:p w14:paraId="2FC8AFF7" w14:textId="77777777" w:rsidR="00F23E7F" w:rsidRDefault="00F23E7F" w:rsidP="00D31F38">
      <w:pPr>
        <w:pStyle w:val="CommentText"/>
      </w:pPr>
      <w:r>
        <w:rPr>
          <w:rStyle w:val="CommentReference"/>
        </w:rPr>
        <w:annotationRef/>
      </w:r>
      <w:r>
        <w:t>need a consistent policy for what to capitalize!</w:t>
      </w:r>
    </w:p>
  </w:comment>
  <w:comment w:id="364" w:author="Windows User" w:date="2015-10-30T08:56:00Z" w:initials="BS">
    <w:p w14:paraId="411351ED" w14:textId="77777777" w:rsidR="00F23E7F" w:rsidRDefault="00F23E7F"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65" w:author="Windows User" w:date="2015-10-30T08:56:00Z" w:initials="BS">
    <w:p w14:paraId="1D3AB79C" w14:textId="77777777" w:rsidR="00F23E7F" w:rsidRDefault="00F23E7F" w:rsidP="00D31F38">
      <w:pPr>
        <w:pStyle w:val="CommentText"/>
      </w:pPr>
      <w:r>
        <w:rPr>
          <w:rStyle w:val="CommentReference"/>
        </w:rPr>
        <w:annotationRef/>
      </w:r>
      <w:r>
        <w:t xml:space="preserve">decay? </w:t>
      </w:r>
    </w:p>
  </w:comment>
  <w:comment w:id="366" w:author="Windows User" w:date="2015-10-30T08:56:00Z" w:initials="WU">
    <w:p w14:paraId="70A28C39" w14:textId="77777777" w:rsidR="00F23E7F" w:rsidRDefault="00F23E7F" w:rsidP="00D31F38">
      <w:pPr>
        <w:pStyle w:val="CommentText"/>
      </w:pPr>
      <w:r>
        <w:rPr>
          <w:rStyle w:val="CommentReference"/>
        </w:rPr>
        <w:annotationRef/>
      </w:r>
      <w:r>
        <w:t>LXX has glorify him, not prepare Him an habitation</w:t>
      </w:r>
    </w:p>
  </w:comment>
  <w:comment w:id="367" w:author="Windows User" w:date="2015-10-30T08:56:00Z" w:initials="WU">
    <w:p w14:paraId="26EA5B86" w14:textId="77777777" w:rsidR="00F23E7F" w:rsidRDefault="00F23E7F" w:rsidP="00D31F38">
      <w:pPr>
        <w:pStyle w:val="CommentText"/>
      </w:pPr>
      <w:r>
        <w:rPr>
          <w:rStyle w:val="CommentReference"/>
        </w:rPr>
        <w:annotationRef/>
      </w:r>
      <w:r>
        <w:t>or when he brings wars to naught. NETS has shatters</w:t>
      </w:r>
    </w:p>
  </w:comment>
  <w:comment w:id="368" w:author="Windows User" w:date="2015-10-30T08:56:00Z" w:initials="WU">
    <w:p w14:paraId="07C5DE0D" w14:textId="77777777" w:rsidR="00F23E7F" w:rsidRDefault="00F23E7F" w:rsidP="00D31F38">
      <w:pPr>
        <w:pStyle w:val="CommentText"/>
      </w:pPr>
      <w:r>
        <w:rPr>
          <w:rStyle w:val="CommentReference"/>
        </w:rPr>
        <w:annotationRef/>
      </w:r>
      <w:r>
        <w:t>literally choice mounted captains?</w:t>
      </w:r>
    </w:p>
  </w:comment>
  <w:comment w:id="369" w:author="Windows User" w:date="2015-10-30T08:56:00Z" w:initials="WU">
    <w:p w14:paraId="4CE45F4E" w14:textId="77777777" w:rsidR="00F23E7F" w:rsidRDefault="00F23E7F" w:rsidP="00D31F38">
      <w:pPr>
        <w:pStyle w:val="CommentText"/>
      </w:pPr>
      <w:r>
        <w:rPr>
          <w:rStyle w:val="CommentReference"/>
        </w:rPr>
        <w:annotationRef/>
      </w:r>
      <w:r>
        <w:t>Nets has third-ranked officers. Captain is the modern term for the 3rd rank of officer, sticking with captain</w:t>
      </w:r>
    </w:p>
  </w:comment>
  <w:comment w:id="370" w:author="Windows User" w:date="2015-10-30T08:56:00Z" w:initials="WU">
    <w:p w14:paraId="70291138" w14:textId="77777777" w:rsidR="00F23E7F" w:rsidRDefault="00F23E7F" w:rsidP="00D31F38">
      <w:pPr>
        <w:pStyle w:val="CommentText"/>
      </w:pPr>
      <w:r>
        <w:rPr>
          <w:rStyle w:val="CommentReference"/>
        </w:rPr>
        <w:annotationRef/>
      </w:r>
      <w:r>
        <w:t>Have to have a consistent tense... was to go with above, if want has been all above needs to change to that tense.</w:t>
      </w:r>
    </w:p>
  </w:comment>
  <w:comment w:id="371" w:author="Windows User" w:date="2015-10-30T08:56:00Z" w:initials="WU">
    <w:p w14:paraId="72868208" w14:textId="77777777" w:rsidR="00F23E7F" w:rsidRDefault="00F23E7F" w:rsidP="00D31F38">
      <w:pPr>
        <w:pStyle w:val="CommentText"/>
      </w:pPr>
      <w:r>
        <w:rPr>
          <w:rStyle w:val="CommentReference"/>
        </w:rPr>
        <w:annotationRef/>
      </w:r>
      <w:r>
        <w:t>crushed or destroyed?</w:t>
      </w:r>
    </w:p>
  </w:comment>
  <w:comment w:id="372" w:author="Windows User" w:date="2015-10-30T08:56:00Z" w:initials="WU">
    <w:p w14:paraId="2D37744E" w14:textId="77777777" w:rsidR="00F23E7F" w:rsidRDefault="00F23E7F" w:rsidP="00D31F38">
      <w:pPr>
        <w:pStyle w:val="CommentText"/>
      </w:pPr>
      <w:r>
        <w:rPr>
          <w:rStyle w:val="CommentReference"/>
        </w:rPr>
        <w:annotationRef/>
      </w:r>
      <w:r>
        <w:t>elsewhere ekhomkhem is translated as crushed... NETS has shattered. Brenton destroyed.</w:t>
      </w:r>
    </w:p>
  </w:comment>
  <w:comment w:id="373" w:author="Windows User" w:date="2015-10-30T08:56:00Z" w:initials="WU">
    <w:p w14:paraId="1035793C" w14:textId="77777777" w:rsidR="00F23E7F" w:rsidRDefault="00F23E7F" w:rsidP="00D31F38">
      <w:pPr>
        <w:pStyle w:val="CommentText"/>
      </w:pPr>
      <w:r>
        <w:rPr>
          <w:rStyle w:val="CommentReference"/>
        </w:rPr>
        <w:annotationRef/>
      </w:r>
      <w:r>
        <w:t>sent or sent forth?</w:t>
      </w:r>
    </w:p>
  </w:comment>
  <w:comment w:id="374" w:author="Windows User" w:date="2015-10-30T08:56:00Z" w:initials="WU">
    <w:p w14:paraId="6E78BA80" w14:textId="77777777" w:rsidR="00F23E7F" w:rsidRDefault="00F23E7F" w:rsidP="00D31F38">
      <w:pPr>
        <w:pStyle w:val="CommentText"/>
      </w:pPr>
      <w:r>
        <w:rPr>
          <w:rStyle w:val="CommentReference"/>
        </w:rPr>
        <w:annotationRef/>
      </w:r>
      <w:r>
        <w:t>or saints? ft note?</w:t>
      </w:r>
    </w:p>
  </w:comment>
  <w:comment w:id="375" w:author="Windows User" w:date="2015-10-30T08:56:00Z" w:initials="WU">
    <w:p w14:paraId="2897BA2F" w14:textId="77777777" w:rsidR="00F23E7F" w:rsidRDefault="00F23E7F" w:rsidP="00D31F38">
      <w:pPr>
        <w:pStyle w:val="CommentText"/>
      </w:pPr>
      <w:r>
        <w:rPr>
          <w:rStyle w:val="CommentReference"/>
        </w:rPr>
        <w:annotationRef/>
      </w:r>
      <w:r>
        <w:t>glories? glorious deeds? or in glory?</w:t>
      </w:r>
    </w:p>
  </w:comment>
  <w:comment w:id="376" w:author="Windows User" w:date="2015-10-30T08:56:00Z" w:initials="WU">
    <w:p w14:paraId="5FCE7650" w14:textId="77777777" w:rsidR="00F23E7F" w:rsidRDefault="00F23E7F" w:rsidP="00D31F38">
      <w:pPr>
        <w:pStyle w:val="CommentText"/>
      </w:pPr>
      <w:r>
        <w:rPr>
          <w:rStyle w:val="CommentReference"/>
        </w:rPr>
        <w:annotationRef/>
      </w:r>
      <w:r>
        <w:t>redeemed? or chose?</w:t>
      </w:r>
    </w:p>
  </w:comment>
  <w:comment w:id="377" w:author="Windows User" w:date="2015-10-30T08:56:00Z" w:initials="WU">
    <w:p w14:paraId="0E9DC1B8" w14:textId="77777777" w:rsidR="00F23E7F" w:rsidRDefault="00F23E7F" w:rsidP="00D31F38">
      <w:pPr>
        <w:pStyle w:val="CommentText"/>
      </w:pPr>
      <w:r>
        <w:rPr>
          <w:rStyle w:val="CommentReference"/>
        </w:rPr>
        <w:annotationRef/>
      </w:r>
      <w:r>
        <w:t>abode? habitation? resting place?</w:t>
      </w:r>
    </w:p>
  </w:comment>
  <w:comment w:id="378" w:author="Windows User" w:date="2015-10-30T08:56:00Z" w:initials="WU">
    <w:p w14:paraId="551D5D79" w14:textId="77777777" w:rsidR="00F23E7F" w:rsidRDefault="00F23E7F" w:rsidP="00D31F38">
      <w:pPr>
        <w:pStyle w:val="CommentText"/>
      </w:pPr>
      <w:r>
        <w:rPr>
          <w:rStyle w:val="CommentReference"/>
        </w:rPr>
        <w:annotationRef/>
      </w:r>
      <w:r>
        <w:t>Nets has pangs.</w:t>
      </w:r>
    </w:p>
  </w:comment>
  <w:comment w:id="379" w:author="Windows User" w:date="2015-10-30T08:56:00Z" w:initials="WU">
    <w:p w14:paraId="6297DC8C" w14:textId="77777777" w:rsidR="00F23E7F" w:rsidRDefault="00F23E7F" w:rsidP="00D31F38">
      <w:pPr>
        <w:pStyle w:val="CommentText"/>
      </w:pPr>
      <w:r>
        <w:rPr>
          <w:rStyle w:val="CommentReference"/>
        </w:rPr>
        <w:annotationRef/>
      </w:r>
      <w:r>
        <w:t>Nets has tense change here rather than start of next vs. Brenton too.</w:t>
      </w:r>
    </w:p>
  </w:comment>
  <w:comment w:id="380" w:author="Windows User" w:date="2015-10-30T08:56:00Z" w:initials="WU">
    <w:p w14:paraId="76F4CEC8" w14:textId="77777777" w:rsidR="00F23E7F" w:rsidRDefault="00F23E7F" w:rsidP="00D31F38">
      <w:pPr>
        <w:pStyle w:val="CommentText"/>
      </w:pPr>
      <w:r>
        <w:rPr>
          <w:rStyle w:val="CommentReference"/>
        </w:rPr>
        <w:annotationRef/>
      </w:r>
      <w:r>
        <w:t xml:space="preserve">reign? king? reign as king? tense? shall reign? </w:t>
      </w:r>
    </w:p>
  </w:comment>
  <w:comment w:id="381" w:author="Windows User" w:date="2015-10-30T08:56:00Z" w:initials="WU">
    <w:p w14:paraId="28ADCC63" w14:textId="77777777" w:rsidR="00F23E7F" w:rsidRDefault="00F23E7F" w:rsidP="00D31F38">
      <w:pPr>
        <w:pStyle w:val="CommentText"/>
      </w:pPr>
      <w:r>
        <w:rPr>
          <w:rStyle w:val="CommentReference"/>
        </w:rPr>
        <w:annotationRef/>
      </w:r>
      <w:r>
        <w:t>What does the Coptic say? Is it something like this?</w:t>
      </w:r>
    </w:p>
  </w:comment>
  <w:comment w:id="382" w:author="Windows User" w:date="2015-10-30T08:56:00Z" w:initials="WU">
    <w:p w14:paraId="2E86C403" w14:textId="77777777" w:rsidR="00F23E7F" w:rsidRDefault="00F23E7F" w:rsidP="00D31F38">
      <w:pPr>
        <w:pStyle w:val="CommentText"/>
      </w:pPr>
      <w:r>
        <w:rPr>
          <w:rStyle w:val="CommentReference"/>
        </w:rPr>
        <w:annotationRef/>
      </w:r>
      <w:r>
        <w:t>For? or Since?</w:t>
      </w:r>
    </w:p>
  </w:comment>
  <w:comment w:id="383" w:author="Windows User" w:date="2015-10-30T08:56:00Z" w:initials="WU">
    <w:p w14:paraId="031A7CF6" w14:textId="77777777" w:rsidR="00F23E7F" w:rsidRDefault="00F23E7F" w:rsidP="00D31F38">
      <w:pPr>
        <w:pStyle w:val="CommentText"/>
      </w:pPr>
      <w:r>
        <w:rPr>
          <w:rStyle w:val="CommentReference"/>
        </w:rPr>
        <w:annotationRef/>
      </w:r>
      <w:r>
        <w:t>Brenton and NETS have dances. Coptic has hanhos (guessing hos is praises or songs). I'm thinking not praises... but need you guys to clarify</w:t>
      </w:r>
    </w:p>
  </w:comment>
  <w:comment w:id="384" w:author="Microsoft Office User" w:date="2016-04-15T20:59:00Z" w:initials="Office">
    <w:p w14:paraId="7025F405" w14:textId="64A37FE0" w:rsidR="00F23E7F" w:rsidRDefault="00F23E7F">
      <w:pPr>
        <w:pStyle w:val="CommentText"/>
      </w:pPr>
      <w:r>
        <w:rPr>
          <w:rStyle w:val="CommentReference"/>
        </w:rPr>
        <w:annotationRef/>
      </w:r>
      <w:r>
        <w:t>Or “he has greatly glorified Himself, as NETS?</w:t>
      </w:r>
    </w:p>
  </w:comment>
  <w:comment w:id="385" w:author="Windows User" w:date="2015-10-30T08:56:00Z" w:initials="WU">
    <w:p w14:paraId="2A38A2FD" w14:textId="77777777" w:rsidR="00F23E7F" w:rsidRDefault="00F23E7F" w:rsidP="00D31F38">
      <w:pPr>
        <w:pStyle w:val="CommentText"/>
      </w:pPr>
      <w:r>
        <w:rPr>
          <w:rStyle w:val="CommentReference"/>
        </w:rPr>
        <w:annotationRef/>
      </w:r>
      <w:r>
        <w:t>The NETS phrasing seems to me the only way to reconcile the other translations.</w:t>
      </w:r>
    </w:p>
  </w:comment>
  <w:comment w:id="391" w:author="Windows User" w:date="2015-10-30T08:56:00Z" w:initials="WU">
    <w:p w14:paraId="57C92C81" w14:textId="77777777" w:rsidR="00F23E7F" w:rsidRDefault="00F23E7F" w:rsidP="00D31F38">
      <w:pPr>
        <w:pStyle w:val="CommentText"/>
      </w:pPr>
      <w:r>
        <w:rPr>
          <w:rStyle w:val="CommentReference"/>
        </w:rPr>
        <w:annotationRef/>
      </w:r>
      <w:r>
        <w:t>This way sure sounds better. I know "With the split" is more literal, but it doesn't make any sense in English. This does.</w:t>
      </w:r>
    </w:p>
  </w:comment>
  <w:comment w:id="392" w:author="Windows User" w:date="2015-10-30T08:56:00Z" w:initials="WU">
    <w:p w14:paraId="5BBD34BE" w14:textId="77777777" w:rsidR="00F23E7F" w:rsidRDefault="00F23E7F" w:rsidP="00D31F38">
      <w:pPr>
        <w:pStyle w:val="CommentText"/>
      </w:pPr>
      <w:r>
        <w:rPr>
          <w:rStyle w:val="CommentReference"/>
        </w:rPr>
        <w:annotationRef/>
      </w:r>
      <w:r>
        <w:t>path or walkway?</w:t>
      </w:r>
    </w:p>
  </w:comment>
  <w:comment w:id="393" w:author="Brett Slote" w:date="2015-10-30T08:56:00Z" w:initials="BS">
    <w:p w14:paraId="049D3BBD" w14:textId="77777777" w:rsidR="00F23E7F" w:rsidRDefault="00F23E7F" w:rsidP="00D31F38">
      <w:pPr>
        <w:pStyle w:val="CommentText"/>
      </w:pPr>
      <w:r>
        <w:rPr>
          <w:rStyle w:val="CommentReference"/>
        </w:rPr>
        <w:annotationRef/>
      </w:r>
      <w:r>
        <w:t>needs : at least to indicate breaks in tune</w:t>
      </w:r>
    </w:p>
  </w:comment>
  <w:comment w:id="394" w:author="Windows User" w:date="2015-10-30T08:56:00Z" w:initials="WU">
    <w:p w14:paraId="1F09658E" w14:textId="77777777" w:rsidR="00F23E7F" w:rsidRDefault="00F23E7F" w:rsidP="00D31F38">
      <w:pPr>
        <w:pStyle w:val="CommentText"/>
      </w:pPr>
      <w:r>
        <w:rPr>
          <w:rStyle w:val="CommentReference"/>
        </w:rPr>
        <w:annotationRef/>
      </w:r>
      <w:r>
        <w:t>miraculous, or something closer to paradoxical but sounding good?</w:t>
      </w:r>
    </w:p>
  </w:comment>
  <w:comment w:id="395" w:author="Windows User" w:date="2015-10-30T08:56:00Z" w:initials="WU">
    <w:p w14:paraId="4689AC49" w14:textId="77777777" w:rsidR="00F23E7F" w:rsidRDefault="00F23E7F" w:rsidP="00D31F38">
      <w:pPr>
        <w:pStyle w:val="CommentText"/>
      </w:pPr>
      <w:r>
        <w:rPr>
          <w:rStyle w:val="CommentReference"/>
        </w:rPr>
        <w:annotationRef/>
      </w:r>
      <w:r>
        <w:t>passed and crossed mean teh same thing... but passed over carries connotation of connection to pass over...</w:t>
      </w:r>
    </w:p>
  </w:comment>
  <w:comment w:id="396" w:author="Windows User" w:date="2015-10-30T08:56:00Z" w:initials="WU">
    <w:p w14:paraId="2AA35319" w14:textId="77777777" w:rsidR="00F23E7F" w:rsidRDefault="00F23E7F" w:rsidP="00D31F38">
      <w:pPr>
        <w:pStyle w:val="CommentText"/>
      </w:pPr>
      <w:r>
        <w:rPr>
          <w:rStyle w:val="CommentReference"/>
        </w:rPr>
        <w:annotationRef/>
      </w:r>
      <w:r>
        <w:t>praising or singing?</w:t>
      </w:r>
    </w:p>
  </w:comment>
  <w:comment w:id="397" w:author="Windows User" w:date="2015-10-30T08:56:00Z" w:initials="WU">
    <w:p w14:paraId="56B7B31B" w14:textId="77777777" w:rsidR="00F23E7F" w:rsidRDefault="00F23E7F" w:rsidP="00D31F38">
      <w:pPr>
        <w:pStyle w:val="CommentText"/>
      </w:pPr>
      <w:r>
        <w:rPr>
          <w:rStyle w:val="CommentReference"/>
        </w:rPr>
        <w:annotationRef/>
      </w:r>
      <w:r>
        <w:t>I think this should be sing to</w:t>
      </w:r>
    </w:p>
  </w:comment>
  <w:comment w:id="408" w:author="Windows User" w:date="2015-11-21T12:59:00Z" w:initials="WU">
    <w:p w14:paraId="05A793F3" w14:textId="77777777" w:rsidR="00F23E7F" w:rsidRDefault="00F23E7F" w:rsidP="00D31F38">
      <w:pPr>
        <w:pStyle w:val="CommentText"/>
      </w:pPr>
      <w:r>
        <w:rPr>
          <w:rStyle w:val="CommentReference"/>
        </w:rPr>
        <w:annotationRef/>
      </w:r>
      <w:r>
        <w:t>check</w:t>
      </w:r>
    </w:p>
  </w:comment>
  <w:comment w:id="414" w:author="Windows User" w:date="2015-10-30T08:56:00Z" w:initials="BS">
    <w:p w14:paraId="08E379D1" w14:textId="77777777" w:rsidR="00F23E7F" w:rsidRDefault="00F23E7F" w:rsidP="00D31F38">
      <w:pPr>
        <w:pStyle w:val="CommentText"/>
      </w:pPr>
      <w:r>
        <w:rPr>
          <w:rStyle w:val="CommentReference"/>
        </w:rPr>
        <w:annotationRef/>
      </w:r>
      <w:r>
        <w:t>clearly the missing vs above belongs</w:t>
      </w:r>
    </w:p>
  </w:comment>
  <w:comment w:id="422" w:author="Windows User" w:date="2015-10-30T08:56:00Z" w:initials="BS">
    <w:p w14:paraId="19C504AB" w14:textId="77777777" w:rsidR="00F23E7F" w:rsidRDefault="00F23E7F"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23" w:author="Windows User" w:date="2015-10-30T08:56:00Z" w:initials="BS">
    <w:p w14:paraId="3650E160" w14:textId="77777777" w:rsidR="00F23E7F" w:rsidRDefault="00F23E7F" w:rsidP="00D31F38">
      <w:pPr>
        <w:pStyle w:val="CommentText"/>
      </w:pPr>
      <w:r>
        <w:rPr>
          <w:rStyle w:val="CommentReference"/>
        </w:rPr>
        <w:annotationRef/>
      </w:r>
      <w:r>
        <w:t>heavens?</w:t>
      </w:r>
    </w:p>
  </w:comment>
  <w:comment w:id="424" w:author="Windows User" w:date="2015-10-30T08:56:00Z" w:initials="BS">
    <w:p w14:paraId="57E2DDC4" w14:textId="77777777" w:rsidR="00F23E7F" w:rsidRDefault="00F23E7F" w:rsidP="00D31F38">
      <w:pPr>
        <w:pStyle w:val="CommentText"/>
      </w:pPr>
      <w:r>
        <w:rPr>
          <w:rStyle w:val="CommentReference"/>
        </w:rPr>
        <w:annotationRef/>
      </w:r>
      <w:r>
        <w:t>NETS omits clouds</w:t>
      </w:r>
    </w:p>
  </w:comment>
  <w:comment w:id="425" w:author="Windows User" w:date="2015-10-30T08:56:00Z" w:initials="BS">
    <w:p w14:paraId="35628364" w14:textId="77777777" w:rsidR="00F23E7F" w:rsidRDefault="00F23E7F" w:rsidP="00D31F38">
      <w:pPr>
        <w:pStyle w:val="CommentText"/>
      </w:pPr>
      <w:r>
        <w:rPr>
          <w:rStyle w:val="CommentReference"/>
        </w:rPr>
        <w:annotationRef/>
      </w:r>
      <w:r>
        <w:t>NETS omits this vs</w:t>
      </w:r>
    </w:p>
  </w:comment>
  <w:comment w:id="426" w:author="Windows User" w:date="2015-10-30T08:56:00Z" w:initials="BS">
    <w:p w14:paraId="1F576F58" w14:textId="77777777" w:rsidR="00F23E7F" w:rsidRDefault="00F23E7F" w:rsidP="00D31F38">
      <w:pPr>
        <w:pStyle w:val="CommentText"/>
      </w:pPr>
      <w:r>
        <w:rPr>
          <w:rStyle w:val="CommentReference"/>
        </w:rPr>
        <w:annotationRef/>
      </w:r>
      <w:r>
        <w:t>NETS has falling snow which matches AI hoar frosts.</w:t>
      </w:r>
    </w:p>
  </w:comment>
  <w:comment w:id="427" w:author="Windows User" w:date="2015-10-30T08:56:00Z" w:initials="BS">
    <w:p w14:paraId="7857388A" w14:textId="77777777" w:rsidR="00F23E7F" w:rsidRDefault="00F23E7F" w:rsidP="00D31F38">
      <w:pPr>
        <w:pStyle w:val="CommentText"/>
      </w:pPr>
      <w:r>
        <w:rPr>
          <w:rStyle w:val="CommentReference"/>
        </w:rPr>
        <w:annotationRef/>
      </w:r>
      <w:r>
        <w:t>reversed ice and hoarfrosts of this vs and last to match NETS. Coptic?</w:t>
      </w:r>
    </w:p>
  </w:comment>
  <w:comment w:id="428" w:author="Windows User" w:date="2015-10-30T08:56:00Z" w:initials="BS">
    <w:p w14:paraId="45210177" w14:textId="77777777" w:rsidR="00F23E7F" w:rsidRDefault="00F23E7F" w:rsidP="00D31F38">
      <w:pPr>
        <w:pStyle w:val="CommentText"/>
      </w:pPr>
      <w:r>
        <w:rPr>
          <w:rStyle w:val="CommentReference"/>
        </w:rPr>
        <w:annotationRef/>
      </w:r>
      <w:r>
        <w:t>NETS switches this vs with next</w:t>
      </w:r>
    </w:p>
  </w:comment>
  <w:comment w:id="429" w:author="Windows User" w:date="2015-11-04T08:55:00Z" w:initials="WU">
    <w:p w14:paraId="1E420B79" w14:textId="77777777" w:rsidR="00F23E7F" w:rsidRDefault="00F23E7F" w:rsidP="00D31F38">
      <w:pPr>
        <w:pStyle w:val="CommentText"/>
      </w:pPr>
      <w:r>
        <w:rPr>
          <w:rStyle w:val="CommentReference"/>
        </w:rPr>
        <w:annotationRef/>
      </w:r>
      <w:r>
        <w:t>Get rid of ye’s!</w:t>
      </w:r>
    </w:p>
  </w:comment>
  <w:comment w:id="430" w:author="Windows User" w:date="2015-10-30T08:56:00Z" w:initials="BS">
    <w:p w14:paraId="66BEE13E" w14:textId="77777777" w:rsidR="00F23E7F" w:rsidRDefault="00F23E7F" w:rsidP="00D31F38">
      <w:pPr>
        <w:pStyle w:val="CommentText"/>
      </w:pPr>
      <w:r>
        <w:rPr>
          <w:rStyle w:val="CommentReference"/>
        </w:rPr>
        <w:annotationRef/>
      </w:r>
      <w:r>
        <w:t>NETS has sea-monsters</w:t>
      </w:r>
    </w:p>
  </w:comment>
  <w:comment w:id="431" w:author="Windows User" w:date="2015-10-30T08:56:00Z" w:initials="BS">
    <w:p w14:paraId="43D401E2" w14:textId="77777777" w:rsidR="00F23E7F" w:rsidRDefault="00F23E7F" w:rsidP="00D31F38">
      <w:pPr>
        <w:pStyle w:val="CommentText"/>
      </w:pPr>
      <w:r>
        <w:rPr>
          <w:rStyle w:val="CommentReference"/>
        </w:rPr>
        <w:annotationRef/>
      </w:r>
      <w:r>
        <w:t>NETS has four-footed and wild animals of the land</w:t>
      </w:r>
    </w:p>
  </w:comment>
  <w:comment w:id="432" w:author="Windows User" w:date="2015-10-30T08:56:00Z" w:initials="BS">
    <w:p w14:paraId="37590655" w14:textId="77777777" w:rsidR="00F23E7F" w:rsidRDefault="00F23E7F" w:rsidP="00D31F38">
      <w:pPr>
        <w:pStyle w:val="CommentText"/>
      </w:pPr>
      <w:r>
        <w:rPr>
          <w:rStyle w:val="CommentReference"/>
        </w:rPr>
        <w:annotationRef/>
      </w:r>
      <w:r>
        <w:t>NETS has all humans on earth</w:t>
      </w:r>
    </w:p>
  </w:comment>
  <w:comment w:id="433" w:author="Windows User" w:date="2015-10-30T08:56:00Z" w:initials="BS">
    <w:p w14:paraId="6D54AC70" w14:textId="77777777" w:rsidR="00F23E7F" w:rsidRDefault="00F23E7F" w:rsidP="00D31F38">
      <w:pPr>
        <w:pStyle w:val="CommentText"/>
      </w:pPr>
      <w:r>
        <w:rPr>
          <w:rStyle w:val="CommentReference"/>
        </w:rPr>
        <w:annotationRef/>
      </w:r>
      <w:r>
        <w:t>NETS has "priests, slaves of the Lord", then omits next vs.</w:t>
      </w:r>
    </w:p>
  </w:comment>
  <w:comment w:id="434" w:author="Windows User" w:date="2015-10-30T08:56:00Z" w:initials="BS">
    <w:p w14:paraId="6468426A" w14:textId="77777777" w:rsidR="00F23E7F" w:rsidRDefault="00F23E7F" w:rsidP="00D31F38">
      <w:pPr>
        <w:pStyle w:val="CommentText"/>
      </w:pPr>
      <w:r>
        <w:rPr>
          <w:rStyle w:val="CommentReference"/>
        </w:rPr>
        <w:annotationRef/>
      </w:r>
      <w:r>
        <w:t>NETS ends quite differently</w:t>
      </w:r>
    </w:p>
  </w:comment>
  <w:comment w:id="440" w:author="Windows User" w:date="2015-10-30T08:56:00Z" w:initials="BS">
    <w:p w14:paraId="72C14B6E" w14:textId="77777777" w:rsidR="00F23E7F" w:rsidRDefault="00F23E7F"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41" w:author="Windows User" w:date="2015-10-30T08:56:00Z" w:initials="BS">
    <w:p w14:paraId="43306FA7" w14:textId="77777777" w:rsidR="00F23E7F" w:rsidRDefault="00F23E7F" w:rsidP="003758F4">
      <w:pPr>
        <w:pStyle w:val="CommentText"/>
      </w:pPr>
      <w:r>
        <w:rPr>
          <w:rStyle w:val="CommentReference"/>
        </w:rPr>
        <w:annotationRef/>
      </w:r>
      <w:r>
        <w:t>heavens?</w:t>
      </w:r>
    </w:p>
  </w:comment>
  <w:comment w:id="442" w:author="Windows User" w:date="2015-10-30T08:56:00Z" w:initials="BS">
    <w:p w14:paraId="18B419AF" w14:textId="77777777" w:rsidR="00F23E7F" w:rsidRDefault="00F23E7F" w:rsidP="003758F4">
      <w:pPr>
        <w:pStyle w:val="CommentText"/>
      </w:pPr>
      <w:r>
        <w:rPr>
          <w:rStyle w:val="CommentReference"/>
        </w:rPr>
        <w:annotationRef/>
      </w:r>
      <w:r>
        <w:t>NETS has falling snow which matches AI hoar frosts.</w:t>
      </w:r>
    </w:p>
  </w:comment>
  <w:comment w:id="443" w:author="Windows User" w:date="2015-10-30T08:56:00Z" w:initials="BS">
    <w:p w14:paraId="504A050C" w14:textId="77777777" w:rsidR="00F23E7F" w:rsidRDefault="00F23E7F" w:rsidP="003758F4">
      <w:pPr>
        <w:pStyle w:val="CommentText"/>
      </w:pPr>
      <w:r>
        <w:rPr>
          <w:rStyle w:val="CommentReference"/>
        </w:rPr>
        <w:annotationRef/>
      </w:r>
      <w:r>
        <w:t>reversed ice and hoarfrosts of this vs and last to match NETS. Coptic?</w:t>
      </w:r>
    </w:p>
  </w:comment>
  <w:comment w:id="444" w:author="Windows User" w:date="2015-10-30T08:56:00Z" w:initials="BS">
    <w:p w14:paraId="42B07939" w14:textId="77777777" w:rsidR="00F23E7F" w:rsidRDefault="00F23E7F" w:rsidP="003758F4">
      <w:pPr>
        <w:pStyle w:val="CommentText"/>
      </w:pPr>
      <w:r>
        <w:rPr>
          <w:rStyle w:val="CommentReference"/>
        </w:rPr>
        <w:annotationRef/>
      </w:r>
      <w:r>
        <w:t>NETS switches this vs with next</w:t>
      </w:r>
    </w:p>
  </w:comment>
  <w:comment w:id="445" w:author="Windows User" w:date="2015-10-30T08:56:00Z" w:initials="BS">
    <w:p w14:paraId="0D31DB4D" w14:textId="77777777" w:rsidR="00F23E7F" w:rsidRDefault="00F23E7F" w:rsidP="003758F4">
      <w:pPr>
        <w:pStyle w:val="CommentText"/>
      </w:pPr>
      <w:r>
        <w:rPr>
          <w:rStyle w:val="CommentReference"/>
        </w:rPr>
        <w:annotationRef/>
      </w:r>
      <w:r>
        <w:t>NETS has all humans on earth</w:t>
      </w:r>
    </w:p>
  </w:comment>
  <w:comment w:id="446" w:author="Windows User" w:date="2015-10-30T08:56:00Z" w:initials="BS">
    <w:p w14:paraId="4CB6D1D8" w14:textId="77777777" w:rsidR="00F23E7F" w:rsidRDefault="00F23E7F" w:rsidP="003758F4">
      <w:pPr>
        <w:pStyle w:val="CommentText"/>
      </w:pPr>
      <w:r>
        <w:rPr>
          <w:rStyle w:val="CommentReference"/>
        </w:rPr>
        <w:annotationRef/>
      </w:r>
      <w:r>
        <w:t>NETS has "priests, slaves of the Lord", then omits next vs.</w:t>
      </w:r>
    </w:p>
  </w:comment>
  <w:comment w:id="447" w:author="Windows User" w:date="2015-10-30T08:56:00Z" w:initials="BS">
    <w:p w14:paraId="1C9D2024" w14:textId="77777777" w:rsidR="00F23E7F" w:rsidRDefault="00F23E7F" w:rsidP="003758F4">
      <w:pPr>
        <w:pStyle w:val="CommentText"/>
      </w:pPr>
      <w:r>
        <w:rPr>
          <w:rStyle w:val="CommentReference"/>
        </w:rPr>
        <w:annotationRef/>
      </w:r>
      <w:r>
        <w:t>NETS ends quite differently</w:t>
      </w:r>
    </w:p>
  </w:comment>
  <w:comment w:id="448" w:author="Brett Slote" w:date="2015-10-30T08:56:00Z" w:initials="BS">
    <w:p w14:paraId="0EC8D4EC" w14:textId="77777777" w:rsidR="00F23E7F" w:rsidRDefault="00F23E7F" w:rsidP="00D31F38">
      <w:pPr>
        <w:pStyle w:val="CommentText"/>
      </w:pPr>
      <w:r>
        <w:rPr>
          <w:rStyle w:val="CommentReference"/>
        </w:rPr>
        <w:annotationRef/>
      </w:r>
      <w:r>
        <w:t>These should be broken into lines with the tune!</w:t>
      </w:r>
    </w:p>
  </w:comment>
  <w:comment w:id="449" w:author="Windows User" w:date="2015-10-30T08:56:00Z" w:initials="BS">
    <w:p w14:paraId="499D113D" w14:textId="77777777" w:rsidR="00F23E7F" w:rsidRDefault="00F23E7F" w:rsidP="00D31F38">
      <w:pPr>
        <w:pStyle w:val="CommentText"/>
      </w:pPr>
      <w:r>
        <w:rPr>
          <w:rStyle w:val="CommentReference"/>
        </w:rPr>
        <w:annotationRef/>
      </w:r>
      <w:r>
        <w:t>giver, or maker?</w:t>
      </w:r>
    </w:p>
  </w:comment>
  <w:comment w:id="450" w:author="Windows User" w:date="2015-10-30T08:56:00Z" w:initials="BS">
    <w:p w14:paraId="29AB3125" w14:textId="77777777" w:rsidR="00F23E7F" w:rsidRDefault="00F23E7F" w:rsidP="00D31F38">
      <w:pPr>
        <w:pStyle w:val="CommentText"/>
      </w:pPr>
      <w:r>
        <w:rPr>
          <w:rStyle w:val="CommentReference"/>
        </w:rPr>
        <w:annotationRef/>
      </w:r>
      <w:r>
        <w:t>even NETS has Hananias</w:t>
      </w:r>
    </w:p>
  </w:comment>
  <w:comment w:id="451" w:author="Windows User" w:date="2015-10-30T08:56:00Z" w:initials="BS">
    <w:p w14:paraId="27892612" w14:textId="77777777" w:rsidR="00F23E7F" w:rsidRDefault="00F23E7F" w:rsidP="00D31F38">
      <w:pPr>
        <w:pStyle w:val="CommentText"/>
      </w:pPr>
      <w:r>
        <w:rPr>
          <w:rStyle w:val="CommentReference"/>
        </w:rPr>
        <w:annotationRef/>
      </w:r>
      <w:r>
        <w:t>does Coptic have evening first?</w:t>
      </w:r>
    </w:p>
  </w:comment>
  <w:comment w:id="452" w:author="Windows User" w:date="2015-10-30T08:56:00Z" w:initials="BS">
    <w:p w14:paraId="53863AE8" w14:textId="77777777" w:rsidR="00F23E7F" w:rsidRDefault="00F23E7F" w:rsidP="00D31F38">
      <w:pPr>
        <w:pStyle w:val="CommentText"/>
      </w:pPr>
      <w:r>
        <w:rPr>
          <w:rStyle w:val="CommentReference"/>
        </w:rPr>
        <w:annotationRef/>
      </w:r>
      <w:r>
        <w:t>Coptic doesn't have "Our God"</w:t>
      </w:r>
    </w:p>
  </w:comment>
  <w:comment w:id="453" w:author="Windows User" w:date="2015-10-30T08:56:00Z" w:initials="BS">
    <w:p w14:paraId="5F8EC33A" w14:textId="77777777" w:rsidR="00F23E7F" w:rsidRDefault="00F23E7F" w:rsidP="00D31F38">
      <w:pPr>
        <w:pStyle w:val="CommentText"/>
      </w:pPr>
      <w:r>
        <w:rPr>
          <w:rStyle w:val="CommentReference"/>
        </w:rPr>
        <w:annotationRef/>
      </w:r>
      <w:r>
        <w:t>celebrate or proclaim?</w:t>
      </w:r>
    </w:p>
  </w:comment>
  <w:comment w:id="454" w:author="Windows User" w:date="2015-10-30T08:56:00Z" w:initials="BS">
    <w:p w14:paraId="02E465F6" w14:textId="77777777" w:rsidR="00F23E7F" w:rsidRDefault="00F23E7F" w:rsidP="00D31F38">
      <w:pPr>
        <w:pStyle w:val="CommentText"/>
      </w:pPr>
      <w:r>
        <w:rPr>
          <w:rStyle w:val="CommentReference"/>
        </w:rPr>
        <w:annotationRef/>
      </w:r>
      <w:r>
        <w:t>persevere or be sober?</w:t>
      </w:r>
    </w:p>
  </w:comment>
  <w:comment w:id="455" w:author="Windows User" w:date="2015-10-30T08:56:00Z" w:initials="BS">
    <w:p w14:paraId="0F283256" w14:textId="77777777" w:rsidR="00F23E7F" w:rsidRDefault="00F23E7F" w:rsidP="00D31F38">
      <w:pPr>
        <w:pStyle w:val="CommentText"/>
      </w:pPr>
      <w:r>
        <w:rPr>
          <w:rStyle w:val="CommentReference"/>
        </w:rPr>
        <w:annotationRef/>
      </w:r>
      <w:r>
        <w:t>Coptic has presbyters, not priests (oweeb)</w:t>
      </w:r>
    </w:p>
  </w:comment>
  <w:comment w:id="456" w:author="Windows User" w:date="2015-10-30T08:56:00Z" w:initials="BS">
    <w:p w14:paraId="141FC7EB" w14:textId="77777777" w:rsidR="00F23E7F" w:rsidRDefault="00F23E7F" w:rsidP="00D31F38">
      <w:pPr>
        <w:pStyle w:val="CommentText"/>
      </w:pPr>
      <w:r>
        <w:rPr>
          <w:rStyle w:val="CommentReference"/>
        </w:rPr>
        <w:annotationRef/>
      </w:r>
      <w:r>
        <w:t>esmo is bless, not praise...</w:t>
      </w:r>
    </w:p>
  </w:comment>
  <w:comment w:id="457" w:author="Windows User" w:date="2015-10-30T08:56:00Z" w:initials="BS">
    <w:p w14:paraId="22452F1B" w14:textId="77777777" w:rsidR="00F23E7F" w:rsidRDefault="00F23E7F" w:rsidP="00D31F38">
      <w:pPr>
        <w:pStyle w:val="CommentText"/>
      </w:pPr>
      <w:r>
        <w:rPr>
          <w:rStyle w:val="CommentReference"/>
        </w:rPr>
        <w:annotationRef/>
      </w:r>
      <w:r>
        <w:t>Coptic doesn't look like day to day... "Until this day" doesn't make as much sense... is there something less literal but closer to the maning?</w:t>
      </w:r>
    </w:p>
  </w:comment>
  <w:comment w:id="458" w:author="Windows User" w:date="2015-10-30T08:56:00Z" w:initials="BS">
    <w:p w14:paraId="532CE324" w14:textId="77777777" w:rsidR="00F23E7F" w:rsidRDefault="00F23E7F" w:rsidP="00D31F38">
      <w:pPr>
        <w:pStyle w:val="CommentText"/>
      </w:pPr>
      <w:r>
        <w:rPr>
          <w:rStyle w:val="CommentReference"/>
        </w:rPr>
        <w:annotationRef/>
      </w:r>
      <w:r>
        <w:t>Is LA right with breaths and spirits?</w:t>
      </w:r>
    </w:p>
  </w:comment>
  <w:comment w:id="459" w:author="Windows User" w:date="2015-10-30T08:56:00Z" w:initials="BS">
    <w:p w14:paraId="7C12CF17" w14:textId="77777777" w:rsidR="00F23E7F" w:rsidRDefault="00F23E7F" w:rsidP="00D31F38">
      <w:pPr>
        <w:pStyle w:val="CommentText"/>
      </w:pPr>
      <w:r>
        <w:rPr>
          <w:rStyle w:val="CommentReference"/>
        </w:rPr>
        <w:annotationRef/>
      </w:r>
      <w:r>
        <w:t>doesn't look like waters... is it ssea?</w:t>
      </w:r>
    </w:p>
  </w:comment>
  <w:comment w:id="460" w:author="Windows User" w:date="2015-10-30T08:56:00Z" w:initials="BS">
    <w:p w14:paraId="789F9E96" w14:textId="77777777" w:rsidR="00F23E7F" w:rsidRDefault="00F23E7F" w:rsidP="00D31F38">
      <w:pPr>
        <w:pStyle w:val="CommentText"/>
      </w:pPr>
      <w:r>
        <w:rPr>
          <w:rStyle w:val="CommentReference"/>
        </w:rPr>
        <w:annotationRef/>
      </w:r>
      <w:r>
        <w:t>I still don't get of all the things we would see after seeing all the praise of nature would be "Bless the Lord you birds".</w:t>
      </w:r>
    </w:p>
  </w:comment>
  <w:comment w:id="461" w:author="Windows User" w:date="2015-10-30T08:56:00Z" w:initials="BS">
    <w:p w14:paraId="1E93DCCD" w14:textId="77777777" w:rsidR="00F23E7F" w:rsidRDefault="00F23E7F" w:rsidP="00D31F38">
      <w:pPr>
        <w:pStyle w:val="CommentText"/>
      </w:pPr>
      <w:r>
        <w:rPr>
          <w:rStyle w:val="CommentReference"/>
        </w:rPr>
        <w:annotationRef/>
      </w:r>
      <w:r>
        <w:t>disobedient? heretics?</w:t>
      </w:r>
    </w:p>
  </w:comment>
  <w:comment w:id="462" w:author="Windows User" w:date="2015-10-30T08:56:00Z" w:initials="BS">
    <w:p w14:paraId="298A6523" w14:textId="77777777" w:rsidR="00F23E7F" w:rsidRDefault="00F23E7F" w:rsidP="00D31F38">
      <w:pPr>
        <w:pStyle w:val="CommentText"/>
      </w:pPr>
      <w:r>
        <w:rPr>
          <w:rStyle w:val="CommentReference"/>
        </w:rPr>
        <w:annotationRef/>
      </w:r>
      <w:r>
        <w:t>souls or spirits?</w:t>
      </w:r>
    </w:p>
  </w:comment>
  <w:comment w:id="463" w:author="Windows User" w:date="2015-10-30T08:56:00Z" w:initials="BS">
    <w:p w14:paraId="3D56C030" w14:textId="77777777" w:rsidR="00F23E7F" w:rsidRDefault="00F23E7F" w:rsidP="00D31F38">
      <w:pPr>
        <w:pStyle w:val="CommentText"/>
      </w:pPr>
      <w:r>
        <w:rPr>
          <w:rStyle w:val="CommentReference"/>
        </w:rPr>
        <w:annotationRef/>
      </w:r>
      <w:r>
        <w:t>humble or contrite?</w:t>
      </w:r>
    </w:p>
  </w:comment>
  <w:comment w:id="464" w:author="Windows User" w:date="2015-10-30T08:56:00Z" w:initials="BS">
    <w:p w14:paraId="4417CE6C" w14:textId="77777777" w:rsidR="00F23E7F" w:rsidRDefault="00F23E7F" w:rsidP="00D31F38">
      <w:pPr>
        <w:pStyle w:val="CommentText"/>
      </w:pPr>
      <w:r>
        <w:rPr>
          <w:rStyle w:val="CommentReference"/>
        </w:rPr>
        <w:annotationRef/>
      </w:r>
      <w:r>
        <w:t>hearts?</w:t>
      </w:r>
    </w:p>
  </w:comment>
  <w:comment w:id="465" w:author="Windows User" w:date="2015-10-30T08:56:00Z" w:initials="BS">
    <w:p w14:paraId="6056EF08" w14:textId="77777777" w:rsidR="00F23E7F" w:rsidRDefault="00F23E7F" w:rsidP="00D31F38">
      <w:pPr>
        <w:pStyle w:val="CommentText"/>
      </w:pPr>
      <w:r>
        <w:rPr>
          <w:rStyle w:val="CommentReference"/>
        </w:rPr>
        <w:annotationRef/>
      </w:r>
      <w:r>
        <w:t>this or LA?</w:t>
      </w:r>
    </w:p>
  </w:comment>
  <w:comment w:id="466" w:author="Windows User" w:date="2015-10-30T08:56:00Z" w:initials="BS">
    <w:p w14:paraId="021CF208" w14:textId="77777777" w:rsidR="00F23E7F" w:rsidRDefault="00F23E7F" w:rsidP="00D31F38">
      <w:pPr>
        <w:pStyle w:val="CommentText"/>
      </w:pPr>
      <w:r>
        <w:rPr>
          <w:rStyle w:val="CommentReference"/>
        </w:rPr>
        <w:annotationRef/>
      </w:r>
      <w:r>
        <w:t>righteous of, or who revere</w:t>
      </w:r>
    </w:p>
  </w:comment>
  <w:comment w:id="467" w:author="Windows User" w:date="2015-10-30T08:56:00Z" w:initials="BS">
    <w:p w14:paraId="2B7DD481" w14:textId="77777777" w:rsidR="00F23E7F" w:rsidRDefault="00F23E7F" w:rsidP="00D31F38">
      <w:pPr>
        <w:pStyle w:val="CommentText"/>
      </w:pPr>
      <w:r>
        <w:rPr>
          <w:rStyle w:val="CommentReference"/>
        </w:rPr>
        <w:annotationRef/>
      </w:r>
      <w:r>
        <w:t>this, or accountable? or something else?</w:t>
      </w:r>
    </w:p>
  </w:comment>
  <w:comment w:id="468" w:author="Windows User" w:date="2015-10-30T08:56:00Z" w:initials="BS">
    <w:p w14:paraId="154E2A2A" w14:textId="77777777" w:rsidR="00F23E7F" w:rsidRDefault="00F23E7F" w:rsidP="00D31F38">
      <w:pPr>
        <w:pStyle w:val="CommentText"/>
      </w:pPr>
      <w:r>
        <w:rPr>
          <w:rStyle w:val="CommentReference"/>
        </w:rPr>
        <w:annotationRef/>
      </w:r>
      <w:r>
        <w:t>that he may praise and say?</w:t>
      </w:r>
    </w:p>
  </w:comment>
  <w:comment w:id="482" w:author="Windows User" w:date="2015-11-21T13:00:00Z" w:initials="WU">
    <w:p w14:paraId="72B45ACE" w14:textId="77777777" w:rsidR="00F23E7F" w:rsidRDefault="00F23E7F" w:rsidP="00D31F38">
      <w:pPr>
        <w:pStyle w:val="CommentText"/>
      </w:pPr>
      <w:r>
        <w:rPr>
          <w:rStyle w:val="CommentReference"/>
        </w:rPr>
        <w:annotationRef/>
      </w:r>
      <w:r>
        <w:t>Check, and 2 above.</w:t>
      </w:r>
    </w:p>
  </w:comment>
  <w:comment w:id="483" w:author="Brett Slote" w:date="2015-10-30T08:56:00Z" w:initials="BS">
    <w:p w14:paraId="0C0C90F8" w14:textId="77777777" w:rsidR="00F23E7F" w:rsidRDefault="00F23E7F" w:rsidP="00D31F38">
      <w:pPr>
        <w:pStyle w:val="CommentText"/>
      </w:pPr>
      <w:r>
        <w:rPr>
          <w:rStyle w:val="CommentReference"/>
        </w:rPr>
        <w:annotationRef/>
      </w:r>
      <w:r>
        <w:t>Fred wants 'O' here, saying it matches the Coptic... but it isn't in the Coptic!</w:t>
      </w:r>
    </w:p>
  </w:comment>
  <w:comment w:id="484" w:author="Windows User" w:date="2015-11-21T13:00:00Z" w:initials="WU">
    <w:p w14:paraId="59221E95" w14:textId="77777777" w:rsidR="00F23E7F" w:rsidRDefault="00F23E7F" w:rsidP="00D31F38">
      <w:pPr>
        <w:pStyle w:val="CommentText"/>
      </w:pPr>
      <w:r>
        <w:rPr>
          <w:rStyle w:val="CommentReference"/>
        </w:rPr>
        <w:annotationRef/>
      </w:r>
      <w:r>
        <w:t>check</w:t>
      </w:r>
    </w:p>
  </w:comment>
  <w:comment w:id="485" w:author="Windows User" w:date="2015-11-21T13:00:00Z" w:initials="WU">
    <w:p w14:paraId="0CFC2594" w14:textId="77777777" w:rsidR="00F23E7F" w:rsidRDefault="00F23E7F" w:rsidP="00D31F38">
      <w:pPr>
        <w:pStyle w:val="CommentText"/>
      </w:pPr>
      <w:r>
        <w:rPr>
          <w:rStyle w:val="CommentReference"/>
        </w:rPr>
        <w:annotationRef/>
      </w:r>
      <w:r>
        <w:t>check</w:t>
      </w:r>
    </w:p>
  </w:comment>
  <w:comment w:id="486" w:author="Windows User" w:date="2015-11-21T13:01:00Z" w:initials="WU">
    <w:p w14:paraId="403A6460" w14:textId="77777777" w:rsidR="00F23E7F" w:rsidRDefault="00F23E7F" w:rsidP="00D31F38">
      <w:pPr>
        <w:pStyle w:val="CommentText"/>
      </w:pPr>
      <w:r>
        <w:rPr>
          <w:rStyle w:val="CommentReference"/>
        </w:rPr>
        <w:annotationRef/>
      </w:r>
      <w:r>
        <w:t>check, find Copitic</w:t>
      </w:r>
    </w:p>
  </w:comment>
  <w:comment w:id="487" w:author="Windows User" w:date="2015-10-30T08:56:00Z" w:initials="BS">
    <w:p w14:paraId="1B2986E7" w14:textId="77777777" w:rsidR="00F23E7F" w:rsidRDefault="00F23E7F" w:rsidP="00D31F38">
      <w:pPr>
        <w:pStyle w:val="CommentText"/>
      </w:pPr>
      <w:r>
        <w:rPr>
          <w:rStyle w:val="CommentReference"/>
        </w:rPr>
        <w:annotationRef/>
      </w:r>
      <w:r>
        <w:t>why do books not have a vs for the bishop???</w:t>
      </w:r>
    </w:p>
  </w:comment>
  <w:comment w:id="488" w:author="Windows User" w:date="2015-10-30T08:56:00Z" w:initials="BS">
    <w:p w14:paraId="2328FF19" w14:textId="77777777" w:rsidR="00F23E7F" w:rsidRDefault="00F23E7F" w:rsidP="00D31F38">
      <w:pPr>
        <w:pStyle w:val="CommentText"/>
      </w:pPr>
      <w:r>
        <w:rPr>
          <w:rStyle w:val="CommentReference"/>
        </w:rPr>
        <w:annotationRef/>
      </w:r>
      <w:r>
        <w:t>add</w:t>
      </w:r>
    </w:p>
  </w:comment>
  <w:comment w:id="491" w:author="Windows User" w:date="2015-10-30T08:56:00Z" w:initials="BS">
    <w:p w14:paraId="76CF17E1" w14:textId="77777777" w:rsidR="00F23E7F" w:rsidRDefault="00F23E7F" w:rsidP="00D31F38">
      <w:pPr>
        <w:pStyle w:val="CommentText"/>
      </w:pPr>
      <w:r>
        <w:rPr>
          <w:rStyle w:val="CommentReference"/>
        </w:rPr>
        <w:annotationRef/>
      </w:r>
      <w:r>
        <w:t>the first two sections each have 7 verses. Maybe each section had seven verses and then became inflated? Keeping 7 vs in each section</w:t>
      </w:r>
    </w:p>
  </w:comment>
  <w:comment w:id="492" w:author="Windows User" w:date="2015-10-30T08:56:00Z" w:initials="BS">
    <w:p w14:paraId="01D3FC9E" w14:textId="77777777" w:rsidR="00F23E7F" w:rsidRDefault="00F23E7F" w:rsidP="00D31F38">
      <w:pPr>
        <w:pStyle w:val="CommentText"/>
      </w:pPr>
      <w:r>
        <w:rPr>
          <w:rStyle w:val="CommentReference"/>
        </w:rPr>
        <w:annotationRef/>
      </w:r>
      <w:r>
        <w:t>Communion or commemoration?</w:t>
      </w:r>
    </w:p>
  </w:comment>
  <w:comment w:id="493" w:author="Windows User" w:date="2015-11-21T13:01:00Z" w:initials="WU">
    <w:p w14:paraId="3C8EDFD6" w14:textId="77777777" w:rsidR="00F23E7F" w:rsidRDefault="00F23E7F" w:rsidP="00D31F38">
      <w:pPr>
        <w:pStyle w:val="CommentText"/>
      </w:pPr>
      <w:r>
        <w:rPr>
          <w:rStyle w:val="CommentReference"/>
        </w:rPr>
        <w:annotationRef/>
      </w:r>
      <w:r>
        <w:t>Check, and 2 above</w:t>
      </w:r>
    </w:p>
  </w:comment>
  <w:comment w:id="494" w:author="Brett Slote" w:date="2015-10-30T08:56:00Z" w:initials="BS">
    <w:p w14:paraId="502DF58D" w14:textId="77777777" w:rsidR="00F23E7F" w:rsidRDefault="00F23E7F" w:rsidP="00D31F38">
      <w:pPr>
        <w:pStyle w:val="CommentText"/>
      </w:pPr>
      <w:r>
        <w:rPr>
          <w:rStyle w:val="CommentReference"/>
        </w:rPr>
        <w:annotationRef/>
      </w:r>
      <w:r>
        <w:t>Fred wants 'O' here, saying it matches the Coptic... but it isn't in the Coptic!</w:t>
      </w:r>
    </w:p>
  </w:comment>
  <w:comment w:id="495" w:author="Windows User" w:date="2015-11-21T13:02:00Z" w:initials="WU">
    <w:p w14:paraId="0E3206C8" w14:textId="77777777" w:rsidR="00F23E7F" w:rsidRDefault="00F23E7F" w:rsidP="00D31F38">
      <w:pPr>
        <w:pStyle w:val="CommentText"/>
      </w:pPr>
      <w:r>
        <w:rPr>
          <w:rStyle w:val="CommentReference"/>
        </w:rPr>
        <w:annotationRef/>
      </w:r>
      <w:r>
        <w:t>check</w:t>
      </w:r>
    </w:p>
  </w:comment>
  <w:comment w:id="496" w:author="Windows User" w:date="2015-10-30T08:56:00Z" w:initials="BS">
    <w:p w14:paraId="303AD0FE" w14:textId="77777777" w:rsidR="00F23E7F" w:rsidRDefault="00F23E7F"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497" w:author="Windows User" w:date="2015-11-21T13:02:00Z" w:initials="WU">
    <w:p w14:paraId="5B706BCD" w14:textId="77777777" w:rsidR="00F23E7F" w:rsidRDefault="00F23E7F" w:rsidP="00D31F38">
      <w:pPr>
        <w:pStyle w:val="CommentText"/>
      </w:pPr>
      <w:r>
        <w:rPr>
          <w:rStyle w:val="CommentReference"/>
        </w:rPr>
        <w:annotationRef/>
      </w:r>
      <w:r>
        <w:t>check.  Add Coptic</w:t>
      </w:r>
    </w:p>
  </w:comment>
  <w:comment w:id="503" w:author="Windows User" w:date="2015-11-02T12:45:00Z" w:initials="BS">
    <w:p w14:paraId="02E474EA" w14:textId="77777777" w:rsidR="00F23E7F" w:rsidRDefault="00F23E7F" w:rsidP="00D31F38">
      <w:pPr>
        <w:pStyle w:val="CommentText"/>
      </w:pPr>
      <w:r>
        <w:rPr>
          <w:rStyle w:val="CommentReference"/>
        </w:rPr>
        <w:annotationRef/>
      </w:r>
      <w:r>
        <w:t>Godhead or Divinity?</w:t>
      </w:r>
    </w:p>
  </w:comment>
  <w:comment w:id="504" w:author="Windows User" w:date="2015-10-30T08:56:00Z" w:initials="BS">
    <w:p w14:paraId="1165D588" w14:textId="77777777" w:rsidR="00F23E7F" w:rsidRDefault="00F23E7F"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05" w:author="Windows User" w:date="2015-10-30T08:56:00Z" w:initials="BS">
    <w:p w14:paraId="0ABD6F72" w14:textId="77777777" w:rsidR="00F23E7F" w:rsidRDefault="00F23E7F" w:rsidP="00D31F38">
      <w:pPr>
        <w:pStyle w:val="CommentText"/>
      </w:pPr>
      <w:r>
        <w:rPr>
          <w:rStyle w:val="CommentReference"/>
        </w:rPr>
        <w:annotationRef/>
      </w:r>
      <w:r>
        <w:t>faithful or trusted? faithful sounds better as it is her action and not ours, as trusted.</w:t>
      </w:r>
    </w:p>
  </w:comment>
  <w:comment w:id="518" w:author="Windows User" w:date="2015-10-30T08:56:00Z" w:initials="BS">
    <w:p w14:paraId="07EF5E65" w14:textId="77777777" w:rsidR="00F23E7F" w:rsidRDefault="00F23E7F" w:rsidP="00D31F38">
      <w:pPr>
        <w:pStyle w:val="CommentText"/>
      </w:pPr>
      <w:r>
        <w:rPr>
          <w:rStyle w:val="CommentReference"/>
        </w:rPr>
        <w:annotationRef/>
      </w:r>
      <w:r>
        <w:t>MT (KJV) and Ra lack. NETS has and so does Coptic.</w:t>
      </w:r>
    </w:p>
  </w:comment>
  <w:comment w:id="519" w:author="Windows User" w:date="2015-11-21T13:03:00Z" w:initials="WU">
    <w:p w14:paraId="0505077C" w14:textId="77777777" w:rsidR="00F23E7F" w:rsidRDefault="00F23E7F" w:rsidP="00D31F38">
      <w:pPr>
        <w:pStyle w:val="CommentText"/>
      </w:pPr>
      <w:r>
        <w:rPr>
          <w:rStyle w:val="CommentReference"/>
        </w:rPr>
        <w:annotationRef/>
      </w:r>
      <w:r>
        <w:t>check</w:t>
      </w:r>
    </w:p>
  </w:comment>
  <w:comment w:id="520" w:author="Windows User" w:date="2015-11-21T13:03:00Z" w:initials="WU">
    <w:p w14:paraId="2CFCDBC4" w14:textId="77777777" w:rsidR="00F23E7F" w:rsidRDefault="00F23E7F" w:rsidP="00D31F38">
      <w:pPr>
        <w:pStyle w:val="CommentText"/>
      </w:pPr>
      <w:r>
        <w:rPr>
          <w:rStyle w:val="CommentReference"/>
        </w:rPr>
        <w:annotationRef/>
      </w:r>
      <w:r>
        <w:t>check</w:t>
      </w:r>
    </w:p>
  </w:comment>
  <w:comment w:id="521" w:author="Windows User" w:date="2015-11-21T13:04:00Z" w:initials="WU">
    <w:p w14:paraId="7B87BF1F" w14:textId="77777777" w:rsidR="00F23E7F" w:rsidRDefault="00F23E7F" w:rsidP="00D31F38">
      <w:pPr>
        <w:pStyle w:val="CommentText"/>
      </w:pPr>
      <w:r>
        <w:rPr>
          <w:rStyle w:val="CommentReference"/>
        </w:rPr>
        <w:annotationRef/>
      </w:r>
      <w:r>
        <w:t>check</w:t>
      </w:r>
    </w:p>
  </w:comment>
  <w:comment w:id="522" w:author="Windows User" w:date="2015-10-30T08:56:00Z" w:initials="BS">
    <w:p w14:paraId="469A8399" w14:textId="77777777" w:rsidR="00F23E7F" w:rsidRDefault="00F23E7F" w:rsidP="00D31F38">
      <w:pPr>
        <w:pStyle w:val="CommentText"/>
      </w:pPr>
      <w:r>
        <w:rPr>
          <w:rStyle w:val="CommentReference"/>
        </w:rPr>
        <w:annotationRef/>
      </w:r>
      <w:r>
        <w:t>Coptic varies greatly from NETS</w:t>
      </w:r>
    </w:p>
  </w:comment>
  <w:comment w:id="528" w:author="Windows User" w:date="2015-10-30T08:56:00Z" w:initials="BS">
    <w:p w14:paraId="30B7538F" w14:textId="77777777" w:rsidR="00F23E7F" w:rsidRDefault="00F23E7F" w:rsidP="00D31F38">
      <w:pPr>
        <w:pStyle w:val="CommentText"/>
      </w:pPr>
      <w:r>
        <w:rPr>
          <w:rStyle w:val="CommentReference"/>
        </w:rPr>
        <w:annotationRef/>
      </w:r>
      <w:r>
        <w:t>NETS has dance... also drum &amp; harp...</w:t>
      </w:r>
    </w:p>
  </w:comment>
  <w:comment w:id="529" w:author="Windows User" w:date="2015-10-30T08:56:00Z" w:initials="BS">
    <w:p w14:paraId="040D59AA" w14:textId="77777777" w:rsidR="00F23E7F" w:rsidRDefault="00F23E7F" w:rsidP="00D31F38">
      <w:pPr>
        <w:pStyle w:val="CommentText"/>
      </w:pPr>
      <w:r>
        <w:rPr>
          <w:rStyle w:val="CommentReference"/>
        </w:rPr>
        <w:annotationRef/>
      </w:r>
      <w:r>
        <w:t>NETS and LA have boast in glory...</w:t>
      </w:r>
    </w:p>
  </w:comment>
  <w:comment w:id="530" w:author="Windows User" w:date="2015-10-30T08:56:00Z" w:initials="BS">
    <w:p w14:paraId="0F357187" w14:textId="77777777" w:rsidR="00F23E7F" w:rsidRDefault="00F23E7F" w:rsidP="00D31F38">
      <w:pPr>
        <w:pStyle w:val="CommentText"/>
      </w:pPr>
      <w:r>
        <w:rPr>
          <w:rStyle w:val="CommentReference"/>
        </w:rPr>
        <w:annotationRef/>
      </w:r>
      <w:r>
        <w:t>NETS has rejoice. Coptis looks to me like glorify... Sing aloud? Rejoice?</w:t>
      </w:r>
    </w:p>
  </w:comment>
  <w:comment w:id="531" w:author="Windows User" w:date="2015-10-30T08:56:00Z" w:initials="BS">
    <w:p w14:paraId="10510650" w14:textId="77777777" w:rsidR="00F23E7F" w:rsidRDefault="00F23E7F" w:rsidP="00D31F38">
      <w:pPr>
        <w:pStyle w:val="CommentText"/>
      </w:pPr>
      <w:r>
        <w:rPr>
          <w:rStyle w:val="CommentReference"/>
        </w:rPr>
        <w:annotationRef/>
      </w:r>
      <w:r>
        <w:t>NETS has throats too. I'm leaving mouths. Throats is too literal. Not how we say it in English...</w:t>
      </w:r>
    </w:p>
  </w:comment>
  <w:comment w:id="532" w:author="Windows User" w:date="2015-10-30T08:56:00Z" w:initials="BS">
    <w:p w14:paraId="0F6BDC5E" w14:textId="77777777" w:rsidR="00F23E7F" w:rsidRDefault="00F23E7F" w:rsidP="00D31F38">
      <w:pPr>
        <w:pStyle w:val="CommentText"/>
      </w:pPr>
      <w:r>
        <w:rPr>
          <w:rStyle w:val="CommentReference"/>
        </w:rPr>
        <w:annotationRef/>
      </w:r>
      <w:r>
        <w:t>NETS has rebukes. punishments?</w:t>
      </w:r>
    </w:p>
  </w:comment>
  <w:comment w:id="538" w:author="Windows User" w:date="2015-10-30T08:56:00Z" w:initials="BS">
    <w:p w14:paraId="37F1C98E" w14:textId="77777777" w:rsidR="00F23E7F" w:rsidRDefault="00F23E7F" w:rsidP="00D31F38">
      <w:pPr>
        <w:pStyle w:val="CommentText"/>
      </w:pPr>
      <w:r>
        <w:rPr>
          <w:rStyle w:val="CommentReference"/>
        </w:rPr>
        <w:annotationRef/>
      </w:r>
      <w:r>
        <w:t>psaltry? or lyre?</w:t>
      </w:r>
    </w:p>
  </w:comment>
  <w:comment w:id="539" w:author="Windows User" w:date="2015-10-30T08:56:00Z" w:initials="BS">
    <w:p w14:paraId="51CE2A65" w14:textId="77777777" w:rsidR="00F23E7F" w:rsidRDefault="00F23E7F" w:rsidP="00D31F38">
      <w:pPr>
        <w:pStyle w:val="CommentText"/>
      </w:pPr>
      <w:r>
        <w:rPr>
          <w:rStyle w:val="CommentReference"/>
        </w:rPr>
        <w:annotationRef/>
      </w:r>
      <w:r>
        <w:t>NETS has drum and dance.</w:t>
      </w:r>
    </w:p>
  </w:comment>
  <w:comment w:id="550" w:author="Windows User" w:date="2015-11-21T13:04:00Z" w:initials="WU">
    <w:p w14:paraId="43A5D1B1" w14:textId="77777777" w:rsidR="00F23E7F" w:rsidRDefault="00F23E7F" w:rsidP="00E35F1F">
      <w:pPr>
        <w:pStyle w:val="CommentText"/>
      </w:pPr>
      <w:r>
        <w:rPr>
          <w:rStyle w:val="CommentReference"/>
        </w:rPr>
        <w:annotationRef/>
      </w:r>
      <w:r>
        <w:t>check</w:t>
      </w:r>
    </w:p>
  </w:comment>
  <w:comment w:id="551" w:author="Windows User" w:date="2015-11-21T13:04:00Z" w:initials="WU">
    <w:p w14:paraId="4B6A4DE4" w14:textId="77777777" w:rsidR="00F23E7F" w:rsidRDefault="00F23E7F" w:rsidP="00E35F1F">
      <w:pPr>
        <w:pStyle w:val="CommentText"/>
      </w:pPr>
      <w:r>
        <w:rPr>
          <w:rStyle w:val="CommentReference"/>
        </w:rPr>
        <w:annotationRef/>
      </w:r>
      <w:r>
        <w:t>check</w:t>
      </w:r>
    </w:p>
  </w:comment>
  <w:comment w:id="552" w:author="Windows User" w:date="2015-10-30T08:56:00Z" w:initials="BS">
    <w:p w14:paraId="483AEE75" w14:textId="77777777" w:rsidR="00F23E7F" w:rsidRDefault="00F23E7F" w:rsidP="00E35F1F">
      <w:pPr>
        <w:pStyle w:val="CommentText"/>
      </w:pPr>
      <w:r>
        <w:rPr>
          <w:rStyle w:val="CommentReference"/>
        </w:rPr>
        <w:annotationRef/>
      </w:r>
      <w:r>
        <w:t>tense? praise or will praise?</w:t>
      </w:r>
    </w:p>
  </w:comment>
  <w:comment w:id="553" w:author="Windows User" w:date="2015-10-30T08:56:00Z" w:initials="BS">
    <w:p w14:paraId="17DAD50D" w14:textId="77777777" w:rsidR="00F23E7F" w:rsidRDefault="00F23E7F" w:rsidP="00E35F1F">
      <w:pPr>
        <w:pStyle w:val="CommentText"/>
      </w:pPr>
      <w:r>
        <w:rPr>
          <w:rStyle w:val="CommentReference"/>
        </w:rPr>
        <w:annotationRef/>
      </w:r>
      <w:r>
        <w:t>earth? land? creation?</w:t>
      </w:r>
    </w:p>
  </w:comment>
  <w:comment w:id="554" w:author="Windows User" w:date="2015-11-21T13:05:00Z" w:initials="WU">
    <w:p w14:paraId="412BFF55" w14:textId="77777777" w:rsidR="00F23E7F" w:rsidRDefault="00F23E7F" w:rsidP="00E35F1F">
      <w:pPr>
        <w:pStyle w:val="CommentText"/>
      </w:pPr>
      <w:r>
        <w:rPr>
          <w:rStyle w:val="CommentReference"/>
        </w:rPr>
        <w:annotationRef/>
      </w:r>
      <w:r>
        <w:t>check</w:t>
      </w:r>
    </w:p>
  </w:comment>
  <w:comment w:id="555" w:author="Windows User" w:date="2015-10-30T08:56:00Z" w:initials="BS">
    <w:p w14:paraId="4FEF2EC7" w14:textId="77777777" w:rsidR="00F23E7F" w:rsidRDefault="00F23E7F" w:rsidP="00E35F1F">
      <w:pPr>
        <w:pStyle w:val="CommentText"/>
      </w:pPr>
      <w:r>
        <w:rPr>
          <w:rStyle w:val="CommentReference"/>
        </w:rPr>
        <w:annotationRef/>
      </w:r>
      <w:r>
        <w:t>make haste is a little archaic. But hurry is way too colloquial. Quicken doesn't sound right.</w:t>
      </w:r>
    </w:p>
  </w:comment>
  <w:comment w:id="556" w:author="Windows User" w:date="2015-10-30T08:56:00Z" w:initials="BS">
    <w:p w14:paraId="25E26C66" w14:textId="77777777" w:rsidR="00F23E7F" w:rsidRDefault="00F23E7F" w:rsidP="00E35F1F">
      <w:pPr>
        <w:pStyle w:val="CommentText"/>
      </w:pPr>
      <w:r>
        <w:rPr>
          <w:rStyle w:val="CommentReference"/>
        </w:rPr>
        <w:annotationRef/>
      </w:r>
      <w:r>
        <w:t>should either be diverse here or different elsewhere</w:t>
      </w:r>
    </w:p>
  </w:comment>
  <w:comment w:id="557" w:author="Windows User" w:date="2015-10-30T08:56:00Z" w:initials="BS">
    <w:p w14:paraId="7A65524D" w14:textId="77777777" w:rsidR="00F23E7F" w:rsidRDefault="00F23E7F" w:rsidP="00E35F1F">
      <w:pPr>
        <w:pStyle w:val="CommentText"/>
      </w:pPr>
      <w:r>
        <w:rPr>
          <w:rStyle w:val="CommentReference"/>
        </w:rPr>
        <w:annotationRef/>
      </w:r>
      <w:r>
        <w:t>truth or righteousness? Or justice?</w:t>
      </w:r>
    </w:p>
  </w:comment>
  <w:comment w:id="558" w:author="Windows User" w:date="2015-10-30T08:56:00Z" w:initials="BS">
    <w:p w14:paraId="1C135E98" w14:textId="77777777" w:rsidR="00F23E7F" w:rsidRDefault="00F23E7F" w:rsidP="00E35F1F">
      <w:pPr>
        <w:pStyle w:val="CommentText"/>
      </w:pPr>
      <w:r>
        <w:rPr>
          <w:rStyle w:val="CommentReference"/>
        </w:rPr>
        <w:annotationRef/>
      </w:r>
      <w:r>
        <w:t>patience or longsuffering?</w:t>
      </w:r>
    </w:p>
  </w:comment>
  <w:comment w:id="559" w:author="Windows User" w:date="2015-10-30T08:56:00Z" w:initials="BS">
    <w:p w14:paraId="2E20A232" w14:textId="77777777" w:rsidR="00F23E7F" w:rsidRDefault="00F23E7F" w:rsidP="00E35F1F">
      <w:pPr>
        <w:pStyle w:val="CommentText"/>
      </w:pPr>
      <w:r>
        <w:rPr>
          <w:rStyle w:val="CommentReference"/>
        </w:rPr>
        <w:annotationRef/>
      </w:r>
      <w:r>
        <w:t>just "at the first watch"?</w:t>
      </w:r>
    </w:p>
  </w:comment>
  <w:comment w:id="560" w:author="Windows User" w:date="2015-10-30T08:56:00Z" w:initials="BS">
    <w:p w14:paraId="34FB1BC0" w14:textId="77777777" w:rsidR="00F23E7F" w:rsidRDefault="00F23E7F" w:rsidP="00E35F1F">
      <w:pPr>
        <w:pStyle w:val="CommentText"/>
      </w:pPr>
      <w:r>
        <w:rPr>
          <w:rStyle w:val="CommentReference"/>
        </w:rPr>
        <w:annotationRef/>
      </w:r>
      <w:r>
        <w:t>sweet, or easy?</w:t>
      </w:r>
    </w:p>
  </w:comment>
  <w:comment w:id="561" w:author="Windows User" w:date="2015-10-30T08:56:00Z" w:initials="BS">
    <w:p w14:paraId="20646872" w14:textId="77777777" w:rsidR="00F23E7F" w:rsidRDefault="00F23E7F" w:rsidP="00E35F1F">
      <w:pPr>
        <w:pStyle w:val="CommentText"/>
      </w:pPr>
      <w:r>
        <w:rPr>
          <w:rStyle w:val="CommentReference"/>
        </w:rPr>
        <w:annotationRef/>
      </w:r>
      <w:r>
        <w:t>less accurate than beloved, but sounds a lot better..</w:t>
      </w:r>
    </w:p>
  </w:comment>
  <w:comment w:id="562" w:author="Windows User" w:date="2015-10-30T08:56:00Z" w:initials="BS">
    <w:p w14:paraId="4707B322" w14:textId="77777777" w:rsidR="00F23E7F" w:rsidRDefault="00F23E7F" w:rsidP="00E35F1F">
      <w:pPr>
        <w:pStyle w:val="CommentText"/>
      </w:pPr>
      <w:r>
        <w:rPr>
          <w:rStyle w:val="CommentReference"/>
        </w:rPr>
        <w:annotationRef/>
      </w:r>
      <w:r>
        <w:t>sound better if omit of?</w:t>
      </w:r>
    </w:p>
  </w:comment>
  <w:comment w:id="563" w:author="Windows User" w:date="2015-10-30T08:56:00Z" w:initials="BS">
    <w:p w14:paraId="0D6FF167" w14:textId="77777777" w:rsidR="00F23E7F" w:rsidRDefault="00F23E7F" w:rsidP="00E35F1F">
      <w:pPr>
        <w:pStyle w:val="CommentText"/>
      </w:pPr>
      <w:r>
        <w:rPr>
          <w:rStyle w:val="CommentReference"/>
        </w:rPr>
        <w:annotationRef/>
      </w:r>
      <w:r>
        <w:t>truth, or righteousness?</w:t>
      </w:r>
    </w:p>
  </w:comment>
  <w:comment w:id="564" w:author="Windows User" w:date="2015-10-30T08:56:00Z" w:initials="BS">
    <w:p w14:paraId="1A8CABED" w14:textId="77777777" w:rsidR="00F23E7F" w:rsidRDefault="00F23E7F" w:rsidP="00E35F1F">
      <w:pPr>
        <w:pStyle w:val="CommentText"/>
      </w:pPr>
      <w:r>
        <w:rPr>
          <w:rStyle w:val="CommentReference"/>
        </w:rPr>
        <w:annotationRef/>
      </w:r>
      <w:r>
        <w:t>true, or perfecvt?</w:t>
      </w:r>
    </w:p>
  </w:comment>
  <w:comment w:id="565" w:author="Windows User" w:date="2015-10-30T08:56:00Z" w:initials="BS">
    <w:p w14:paraId="21AC5CB8" w14:textId="77777777" w:rsidR="00F23E7F" w:rsidRDefault="00F23E7F" w:rsidP="00E35F1F">
      <w:pPr>
        <w:pStyle w:val="CommentText"/>
      </w:pPr>
      <w:r>
        <w:rPr>
          <w:rStyle w:val="CommentReference"/>
        </w:rPr>
        <w:annotationRef/>
      </w:r>
      <w:r>
        <w:t>and?</w:t>
      </w:r>
    </w:p>
  </w:comment>
  <w:comment w:id="566" w:author="Windows User" w:date="2015-10-30T08:56:00Z" w:initials="BS">
    <w:p w14:paraId="6C6DCC78" w14:textId="77777777" w:rsidR="00F23E7F" w:rsidRDefault="00F23E7F" w:rsidP="00E35F1F">
      <w:pPr>
        <w:pStyle w:val="CommentText"/>
      </w:pPr>
      <w:r>
        <w:rPr>
          <w:rStyle w:val="CommentReference"/>
        </w:rPr>
        <w:annotationRef/>
      </w:r>
      <w:r>
        <w:t>gather is in first line in Coptic, but tune flows better here..</w:t>
      </w:r>
    </w:p>
  </w:comment>
  <w:comment w:id="567" w:author="Windows User" w:date="2015-10-30T08:56:00Z" w:initials="BS">
    <w:p w14:paraId="4B49F853" w14:textId="77777777" w:rsidR="00F23E7F" w:rsidRDefault="00F23E7F" w:rsidP="00E35F1F">
      <w:pPr>
        <w:pStyle w:val="CommentText"/>
      </w:pPr>
      <w:r>
        <w:rPr>
          <w:rStyle w:val="CommentReference"/>
        </w:rPr>
        <w:annotationRef/>
      </w:r>
      <w:r>
        <w:t>will?</w:t>
      </w:r>
    </w:p>
  </w:comment>
  <w:comment w:id="568" w:author="Windows User" w:date="2015-10-30T08:56:00Z" w:initials="BS">
    <w:p w14:paraId="6FC8752C" w14:textId="77777777" w:rsidR="00F23E7F" w:rsidRDefault="00F23E7F" w:rsidP="00E35F1F">
      <w:pPr>
        <w:pStyle w:val="CommentText"/>
      </w:pPr>
      <w:r>
        <w:rPr>
          <w:rStyle w:val="CommentReference"/>
        </w:rPr>
        <w:annotationRef/>
      </w:r>
      <w:r>
        <w:t>save? keep? deliver?</w:t>
      </w:r>
    </w:p>
  </w:comment>
  <w:comment w:id="569" w:author="Windows User" w:date="2015-10-30T08:56:00Z" w:initials="BS">
    <w:p w14:paraId="7843FDD6" w14:textId="77777777" w:rsidR="00F23E7F" w:rsidRDefault="00F23E7F" w:rsidP="00E35F1F">
      <w:pPr>
        <w:pStyle w:val="CommentText"/>
      </w:pPr>
      <w:r>
        <w:rPr>
          <w:rStyle w:val="CommentReference"/>
        </w:rPr>
        <w:annotationRef/>
      </w:r>
      <w:r>
        <w:t>need a convention for making "ak ee". {}? bold?</w:t>
      </w:r>
    </w:p>
  </w:comment>
  <w:comment w:id="570" w:author="Windows User" w:date="2015-10-30T08:56:00Z" w:initials="BS">
    <w:p w14:paraId="636DE776" w14:textId="77777777" w:rsidR="00F23E7F" w:rsidRDefault="00F23E7F" w:rsidP="00E35F1F">
      <w:pPr>
        <w:pStyle w:val="CommentText"/>
      </w:pPr>
      <w:r>
        <w:rPr>
          <w:rStyle w:val="CommentReference"/>
        </w:rPr>
        <w:annotationRef/>
      </w:r>
      <w:r>
        <w:t>I like it better with "be" in... thoughts?</w:t>
      </w:r>
    </w:p>
  </w:comment>
  <w:comment w:id="580" w:author="Windows User" w:date="2015-11-02T12:45:00Z" w:initials="BS">
    <w:p w14:paraId="0A55894A" w14:textId="77777777" w:rsidR="00F23E7F" w:rsidRDefault="00F23E7F" w:rsidP="00E35F1F">
      <w:pPr>
        <w:pStyle w:val="CommentText"/>
      </w:pPr>
      <w:r>
        <w:rPr>
          <w:rStyle w:val="CommentReference"/>
        </w:rPr>
        <w:annotationRef/>
      </w:r>
      <w:r>
        <w:t>this splitting of the verses doesn't follow the Coptic... does it really flow much better, or is it just that I'm more used to it?</w:t>
      </w:r>
    </w:p>
  </w:comment>
  <w:comment w:id="581" w:author="Windows User" w:date="2015-10-30T08:56:00Z" w:initials="BS">
    <w:p w14:paraId="0E80932F" w14:textId="77777777" w:rsidR="00F23E7F" w:rsidRDefault="00F23E7F" w:rsidP="00E35F1F">
      <w:pPr>
        <w:pStyle w:val="CommentText"/>
      </w:pPr>
      <w:r>
        <w:rPr>
          <w:rStyle w:val="CommentReference"/>
        </w:rPr>
        <w:annotationRef/>
      </w:r>
      <w:r>
        <w:t>does coptic bear out? Feels much more right to me.</w:t>
      </w:r>
    </w:p>
  </w:comment>
  <w:comment w:id="582" w:author="Windows User" w:date="2015-10-30T08:56:00Z" w:initials="BS">
    <w:p w14:paraId="759B277F" w14:textId="77777777" w:rsidR="00F23E7F" w:rsidRDefault="00F23E7F" w:rsidP="00E35F1F">
      <w:pPr>
        <w:pStyle w:val="CommentText"/>
      </w:pPr>
      <w:r>
        <w:rPr>
          <w:rStyle w:val="CommentReference"/>
        </w:rPr>
        <w:annotationRef/>
      </w:r>
      <w:r>
        <w:t>tense?</w:t>
      </w:r>
    </w:p>
  </w:comment>
  <w:comment w:id="583" w:author="Windows User" w:date="2015-10-30T08:56:00Z" w:initials="BS">
    <w:p w14:paraId="5C472088" w14:textId="77777777" w:rsidR="00F23E7F" w:rsidRDefault="00F23E7F" w:rsidP="00E35F1F">
      <w:pPr>
        <w:pStyle w:val="CommentText"/>
      </w:pPr>
      <w:r>
        <w:rPr>
          <w:rStyle w:val="CommentReference"/>
        </w:rPr>
        <w:annotationRef/>
      </w:r>
      <w:r>
        <w:t>exalt or magnify?</w:t>
      </w:r>
    </w:p>
  </w:comment>
  <w:comment w:id="584" w:author="Windows User" w:date="2015-10-30T08:56:00Z" w:initials="BS">
    <w:p w14:paraId="2FB7E2BD" w14:textId="77777777" w:rsidR="00F23E7F" w:rsidRDefault="00F23E7F" w:rsidP="00E35F1F">
      <w:pPr>
        <w:pStyle w:val="CommentText"/>
      </w:pPr>
      <w:r>
        <w:rPr>
          <w:rStyle w:val="CommentReference"/>
        </w:rPr>
        <w:annotationRef/>
      </w:r>
      <w:r>
        <w:t>or iwn?</w:t>
      </w:r>
    </w:p>
  </w:comment>
  <w:comment w:id="588" w:author="Windows User" w:date="2015-10-30T08:56:00Z" w:initials="BS">
    <w:p w14:paraId="3C8244A0" w14:textId="77777777" w:rsidR="00F23E7F" w:rsidRDefault="00F23E7F" w:rsidP="00E35F1F">
      <w:pPr>
        <w:pStyle w:val="CommentText"/>
      </w:pPr>
      <w:r>
        <w:rPr>
          <w:rStyle w:val="CommentReference"/>
        </w:rPr>
        <w:annotationRef/>
      </w:r>
      <w:r>
        <w:t>does type capture "it foretold the sign" in more contemporary language than "a figure"</w:t>
      </w:r>
    </w:p>
  </w:comment>
  <w:comment w:id="589" w:author="Windows User" w:date="2015-10-30T08:56:00Z" w:initials="BS">
    <w:p w14:paraId="6C8F9167" w14:textId="77777777" w:rsidR="00F23E7F" w:rsidRDefault="00F23E7F" w:rsidP="00E35F1F">
      <w:pPr>
        <w:pStyle w:val="CommentText"/>
      </w:pPr>
      <w:r>
        <w:rPr>
          <w:rStyle w:val="CommentReference"/>
        </w:rPr>
        <w:annotationRef/>
      </w:r>
      <w:r>
        <w:t>correct that no mention of nature?</w:t>
      </w:r>
    </w:p>
  </w:comment>
  <w:comment w:id="590" w:author="Windows User" w:date="2015-10-30T08:56:00Z" w:initials="BS">
    <w:p w14:paraId="5ACA101B" w14:textId="77777777" w:rsidR="00F23E7F" w:rsidRDefault="00F23E7F" w:rsidP="00E35F1F">
      <w:pPr>
        <w:pStyle w:val="CommentText"/>
      </w:pPr>
      <w:r>
        <w:rPr>
          <w:rStyle w:val="CommentReference"/>
        </w:rPr>
        <w:annotationRef/>
      </w:r>
      <w:r>
        <w:t>holy or pure? divinity or godhead?</w:t>
      </w:r>
    </w:p>
  </w:comment>
  <w:comment w:id="591" w:author="Windows User" w:date="2015-10-30T08:56:00Z" w:initials="BS">
    <w:p w14:paraId="14D8C709" w14:textId="77777777" w:rsidR="00F23E7F" w:rsidRDefault="00F23E7F" w:rsidP="00E35F1F">
      <w:pPr>
        <w:pStyle w:val="CommentText"/>
      </w:pPr>
      <w:r>
        <w:rPr>
          <w:rStyle w:val="CommentReference"/>
        </w:rPr>
        <w:annotationRef/>
      </w:r>
      <w:r>
        <w:t>born or begotten? begotten without seeed or without mixture of substance?</w:t>
      </w:r>
    </w:p>
  </w:comment>
  <w:comment w:id="592" w:author="Windows User" w:date="2015-10-30T08:56:00Z" w:initials="BS">
    <w:p w14:paraId="5B5854F9" w14:textId="77777777" w:rsidR="00F23E7F" w:rsidRDefault="00F23E7F" w:rsidP="00E35F1F">
      <w:pPr>
        <w:pStyle w:val="CommentText"/>
      </w:pPr>
      <w:r>
        <w:rPr>
          <w:rStyle w:val="CommentReference"/>
        </w:rPr>
        <w:annotationRef/>
      </w:r>
      <w:r>
        <w:t>coessential or consubstantial?</w:t>
      </w:r>
    </w:p>
  </w:comment>
  <w:comment w:id="593" w:author="Windows User" w:date="2015-10-30T08:56:00Z" w:initials="BS">
    <w:p w14:paraId="66C0B0D7" w14:textId="77777777" w:rsidR="00F23E7F" w:rsidRDefault="00F23E7F" w:rsidP="00E35F1F">
      <w:pPr>
        <w:pStyle w:val="CommentText"/>
      </w:pPr>
      <w:r>
        <w:rPr>
          <w:rStyle w:val="CommentReference"/>
        </w:rPr>
        <w:annotationRef/>
      </w:r>
      <w:r>
        <w:t>made one or joined?</w:t>
      </w:r>
    </w:p>
  </w:comment>
  <w:comment w:id="594" w:author="Windows User" w:date="2015-10-30T08:56:00Z" w:initials="BS">
    <w:p w14:paraId="094D26E3" w14:textId="77777777" w:rsidR="00F23E7F" w:rsidRDefault="00F23E7F" w:rsidP="00E35F1F">
      <w:pPr>
        <w:pStyle w:val="CommentText"/>
      </w:pPr>
      <w:r>
        <w:rPr>
          <w:rStyle w:val="CommentReference"/>
        </w:rPr>
        <w:annotationRef/>
      </w:r>
      <w:r>
        <w:t>does this rephrasing capture it ok?</w:t>
      </w:r>
    </w:p>
  </w:comment>
  <w:comment w:id="595" w:author="Windows User" w:date="2015-10-30T08:56:00Z" w:initials="BS">
    <w:p w14:paraId="6FD992D3" w14:textId="77777777" w:rsidR="00F23E7F" w:rsidRDefault="00F23E7F" w:rsidP="00E35F1F">
      <w:pPr>
        <w:pStyle w:val="CommentText"/>
      </w:pPr>
      <w:r>
        <w:rPr>
          <w:rStyle w:val="CommentReference"/>
        </w:rPr>
        <w:annotationRef/>
      </w:r>
      <w:r>
        <w:t>something clearer than putplue?</w:t>
      </w:r>
    </w:p>
  </w:comment>
  <w:comment w:id="596" w:author="Windows User" w:date="2015-10-30T08:56:00Z" w:initials="BS">
    <w:p w14:paraId="08E2A9FB" w14:textId="77777777" w:rsidR="00F23E7F" w:rsidRDefault="00F23E7F" w:rsidP="00E35F1F">
      <w:pPr>
        <w:pStyle w:val="CommentText"/>
      </w:pPr>
      <w:r>
        <w:rPr>
          <w:rStyle w:val="CommentReference"/>
        </w:rPr>
        <w:annotationRef/>
      </w:r>
      <w:r>
        <w:t>woven or fine?</w:t>
      </w:r>
    </w:p>
  </w:comment>
  <w:comment w:id="597" w:author="Windows User" w:date="2015-10-30T08:56:00Z" w:initials="BS">
    <w:p w14:paraId="7A9FC970" w14:textId="77777777" w:rsidR="00F23E7F" w:rsidRDefault="00F23E7F" w:rsidP="00E35F1F">
      <w:pPr>
        <w:pStyle w:val="CommentText"/>
      </w:pPr>
      <w:r>
        <w:rPr>
          <w:rStyle w:val="CommentReference"/>
        </w:rPr>
        <w:annotationRef/>
      </w:r>
      <w:r>
        <w:t>palin</w:t>
      </w:r>
    </w:p>
  </w:comment>
  <w:comment w:id="598" w:author="Windows User" w:date="2015-10-30T08:56:00Z" w:initials="BS">
    <w:p w14:paraId="5EFFC3EC" w14:textId="77777777" w:rsidR="00F23E7F" w:rsidRDefault="00F23E7F" w:rsidP="00E35F1F">
      <w:pPr>
        <w:pStyle w:val="CommentText"/>
      </w:pPr>
      <w:r>
        <w:rPr>
          <w:rStyle w:val="CommentReference"/>
        </w:rPr>
        <w:annotationRef/>
      </w:r>
      <w:r>
        <w:t>exalt or magnify?</w:t>
      </w:r>
    </w:p>
  </w:comment>
  <w:comment w:id="599" w:author="Windows User" w:date="2015-10-30T08:56:00Z" w:initials="BS">
    <w:p w14:paraId="150C26DA" w14:textId="77777777" w:rsidR="00F23E7F" w:rsidRDefault="00F23E7F" w:rsidP="00E35F1F">
      <w:pPr>
        <w:pStyle w:val="CommentText"/>
      </w:pPr>
      <w:r>
        <w:rPr>
          <w:rStyle w:val="CommentReference"/>
        </w:rPr>
        <w:annotationRef/>
      </w:r>
      <w:r>
        <w:t>or iwn?</w:t>
      </w:r>
    </w:p>
  </w:comment>
  <w:comment w:id="603" w:author="Windows User" w:date="2015-10-30T08:56:00Z" w:initials="BS">
    <w:p w14:paraId="0E3B452D" w14:textId="77777777" w:rsidR="00F23E7F" w:rsidRDefault="00F23E7F"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04" w:author="Windows User" w:date="2015-10-30T08:56:00Z" w:initials="BS">
    <w:p w14:paraId="12D989DF" w14:textId="77777777" w:rsidR="00F23E7F" w:rsidRDefault="00F23E7F" w:rsidP="00E35F1F">
      <w:pPr>
        <w:pStyle w:val="CommentText"/>
      </w:pPr>
      <w:r>
        <w:rPr>
          <w:rStyle w:val="CommentReference"/>
        </w:rPr>
        <w:annotationRef/>
      </w:r>
      <w:r>
        <w:t>forged or beaten?</w:t>
      </w:r>
    </w:p>
  </w:comment>
  <w:comment w:id="605" w:author="Windows User" w:date="2015-10-30T08:56:00Z" w:initials="BS">
    <w:p w14:paraId="3E8ADE2B" w14:textId="77777777" w:rsidR="00F23E7F" w:rsidRDefault="00F23E7F" w:rsidP="00E35F1F">
      <w:pPr>
        <w:pStyle w:val="CommentText"/>
      </w:pPr>
      <w:r>
        <w:rPr>
          <w:rStyle w:val="CommentReference"/>
        </w:rPr>
        <w:annotationRef/>
      </w:r>
      <w:r>
        <w:t>omit? always and move up mercy seat?</w:t>
      </w:r>
    </w:p>
  </w:comment>
  <w:comment w:id="606" w:author="Windows User" w:date="2015-10-30T08:56:00Z" w:initials="BS">
    <w:p w14:paraId="7079ED43" w14:textId="77777777" w:rsidR="00F23E7F" w:rsidRDefault="00F23E7F" w:rsidP="00E35F1F">
      <w:pPr>
        <w:pStyle w:val="CommentText"/>
      </w:pPr>
      <w:r>
        <w:rPr>
          <w:rStyle w:val="CommentReference"/>
        </w:rPr>
        <w:annotationRef/>
      </w:r>
      <w:r>
        <w:t>tense? past makes a lot more sense</w:t>
      </w:r>
    </w:p>
  </w:comment>
  <w:comment w:id="607" w:author="Windows User" w:date="2015-10-30T08:56:00Z" w:initials="BS">
    <w:p w14:paraId="109014C9" w14:textId="77777777" w:rsidR="00F23E7F" w:rsidRDefault="00F23E7F" w:rsidP="00E35F1F">
      <w:pPr>
        <w:pStyle w:val="CommentText"/>
      </w:pPr>
      <w:r>
        <w:rPr>
          <w:rStyle w:val="CommentReference"/>
        </w:rPr>
        <w:annotationRef/>
      </w:r>
      <w:r>
        <w:t>why does Abouna omit sin?</w:t>
      </w:r>
    </w:p>
  </w:comment>
  <w:comment w:id="608" w:author="Windows User" w:date="2015-10-30T08:56:00Z" w:initials="BS">
    <w:p w14:paraId="027A16CD" w14:textId="77777777" w:rsidR="00F23E7F" w:rsidRDefault="00F23E7F" w:rsidP="00E35F1F">
      <w:pPr>
        <w:pStyle w:val="CommentText"/>
      </w:pPr>
      <w:r>
        <w:rPr>
          <w:rStyle w:val="CommentReference"/>
        </w:rPr>
        <w:annotationRef/>
      </w:r>
      <w:r>
        <w:t>exalt or magnify?</w:t>
      </w:r>
    </w:p>
  </w:comment>
  <w:comment w:id="609" w:author="Windows User" w:date="2015-10-30T08:56:00Z" w:initials="BS">
    <w:p w14:paraId="20C9574B" w14:textId="77777777" w:rsidR="00F23E7F" w:rsidRDefault="00F23E7F" w:rsidP="00E35F1F">
      <w:pPr>
        <w:pStyle w:val="CommentText"/>
      </w:pPr>
      <w:r>
        <w:rPr>
          <w:rStyle w:val="CommentReference"/>
        </w:rPr>
        <w:annotationRef/>
      </w:r>
      <w:r>
        <w:t>or iwn?</w:t>
      </w:r>
    </w:p>
  </w:comment>
  <w:comment w:id="613" w:author="Windows User" w:date="2015-10-30T08:56:00Z" w:initials="BS">
    <w:p w14:paraId="6726A127" w14:textId="77777777" w:rsidR="00F23E7F" w:rsidRDefault="00F23E7F" w:rsidP="00E35F1F">
      <w:pPr>
        <w:pStyle w:val="CommentText"/>
      </w:pPr>
      <w:r>
        <w:rPr>
          <w:rStyle w:val="CommentReference"/>
        </w:rPr>
        <w:annotationRef/>
      </w:r>
      <w:r>
        <w:t>That your name be called... sounds like an expression that should just be that you be called in english. Thoughts?</w:t>
      </w:r>
    </w:p>
  </w:comment>
  <w:comment w:id="614" w:author="Windows User" w:date="2015-10-30T08:56:00Z" w:initials="BS">
    <w:p w14:paraId="50013BE5" w14:textId="77777777" w:rsidR="00F23E7F" w:rsidRDefault="00F23E7F" w:rsidP="00E35F1F">
      <w:pPr>
        <w:pStyle w:val="CommentText"/>
      </w:pPr>
      <w:r>
        <w:rPr>
          <w:rStyle w:val="CommentReference"/>
        </w:rPr>
        <w:annotationRef/>
      </w:r>
      <w:r>
        <w:t>for isn't accurate... but sounds better</w:t>
      </w:r>
    </w:p>
  </w:comment>
  <w:comment w:id="615" w:author="Windows User" w:date="2015-10-30T08:56:00Z" w:initials="BS">
    <w:p w14:paraId="5A639B27" w14:textId="77777777" w:rsidR="00F23E7F" w:rsidRDefault="00F23E7F" w:rsidP="00E35F1F">
      <w:pPr>
        <w:pStyle w:val="CommentText"/>
      </w:pPr>
      <w:r>
        <w:rPr>
          <w:rStyle w:val="CommentReference"/>
        </w:rPr>
        <w:annotationRef/>
      </w:r>
      <w:r>
        <w:t>exalt or magnify?</w:t>
      </w:r>
    </w:p>
  </w:comment>
  <w:comment w:id="616" w:author="Windows User" w:date="2015-10-30T08:56:00Z" w:initials="BS">
    <w:p w14:paraId="3A4414A4" w14:textId="77777777" w:rsidR="00F23E7F" w:rsidRDefault="00F23E7F" w:rsidP="00E35F1F">
      <w:pPr>
        <w:pStyle w:val="CommentText"/>
      </w:pPr>
      <w:r>
        <w:rPr>
          <w:rStyle w:val="CommentReference"/>
        </w:rPr>
        <w:annotationRef/>
      </w:r>
      <w:r>
        <w:t>or iwn?</w:t>
      </w:r>
    </w:p>
  </w:comment>
  <w:comment w:id="620" w:author="Windows User" w:date="2015-10-30T08:56:00Z" w:initials="BS">
    <w:p w14:paraId="60D89983" w14:textId="77777777" w:rsidR="00F23E7F" w:rsidRDefault="00F23E7F" w:rsidP="00E35F1F">
      <w:pPr>
        <w:pStyle w:val="CommentText"/>
      </w:pPr>
      <w:r>
        <w:rPr>
          <w:rStyle w:val="CommentReference"/>
        </w:rPr>
        <w:annotationRef/>
      </w:r>
      <w:r>
        <w:t>perpetual lamp?</w:t>
      </w:r>
    </w:p>
  </w:comment>
  <w:comment w:id="621" w:author="Windows User" w:date="2015-10-30T08:56:00Z" w:initials="BS">
    <w:p w14:paraId="708630CC" w14:textId="77777777" w:rsidR="00F23E7F" w:rsidRDefault="00F23E7F" w:rsidP="00E35F1F">
      <w:pPr>
        <w:pStyle w:val="CommentText"/>
      </w:pPr>
      <w:r>
        <w:rPr>
          <w:rStyle w:val="CommentReference"/>
        </w:rPr>
        <w:annotationRef/>
      </w:r>
      <w:r>
        <w:t>parousia?</w:t>
      </w:r>
    </w:p>
  </w:comment>
  <w:comment w:id="622" w:author="Windows User" w:date="2015-10-30T08:56:00Z" w:initials="BS">
    <w:p w14:paraId="670AE5C3" w14:textId="77777777" w:rsidR="00F23E7F" w:rsidRDefault="00F23E7F" w:rsidP="00E35F1F">
      <w:pPr>
        <w:pStyle w:val="CommentText"/>
      </w:pPr>
      <w:r>
        <w:rPr>
          <w:rStyle w:val="CommentReference"/>
        </w:rPr>
        <w:annotationRef/>
      </w:r>
      <w:r>
        <w:t>tense?</w:t>
      </w:r>
    </w:p>
  </w:comment>
  <w:comment w:id="623" w:author="Windows User" w:date="2015-10-30T08:56:00Z" w:initials="BS">
    <w:p w14:paraId="281D5A29" w14:textId="77777777" w:rsidR="00F23E7F" w:rsidRDefault="00F23E7F" w:rsidP="00E35F1F">
      <w:pPr>
        <w:pStyle w:val="CommentText"/>
      </w:pPr>
      <w:r>
        <w:rPr>
          <w:rStyle w:val="CommentReference"/>
        </w:rPr>
        <w:annotationRef/>
      </w:r>
      <w:r>
        <w:t>enlightens?</w:t>
      </w:r>
    </w:p>
  </w:comment>
  <w:comment w:id="624" w:author="Windows User" w:date="2015-10-30T08:56:00Z" w:initials="BS">
    <w:p w14:paraId="09189517" w14:textId="77777777" w:rsidR="00F23E7F" w:rsidRDefault="00F23E7F" w:rsidP="00E35F1F">
      <w:pPr>
        <w:pStyle w:val="CommentText"/>
      </w:pPr>
      <w:r>
        <w:rPr>
          <w:rStyle w:val="CommentReference"/>
        </w:rPr>
        <w:annotationRef/>
      </w:r>
      <w:r>
        <w:t>exalt or magnify?</w:t>
      </w:r>
    </w:p>
  </w:comment>
  <w:comment w:id="625" w:author="Windows User" w:date="2015-10-30T08:56:00Z" w:initials="BS">
    <w:p w14:paraId="0F1C3DB1" w14:textId="77777777" w:rsidR="00F23E7F" w:rsidRDefault="00F23E7F" w:rsidP="00E35F1F">
      <w:pPr>
        <w:pStyle w:val="CommentText"/>
      </w:pPr>
      <w:r>
        <w:rPr>
          <w:rStyle w:val="CommentReference"/>
        </w:rPr>
        <w:annotationRef/>
      </w:r>
      <w:r>
        <w:t>or iwn?</w:t>
      </w:r>
    </w:p>
  </w:comment>
  <w:comment w:id="629" w:author="Windows User" w:date="2015-10-30T08:56:00Z" w:initials="BS">
    <w:p w14:paraId="49777AD4" w14:textId="77777777" w:rsidR="00F23E7F" w:rsidRDefault="00F23E7F" w:rsidP="00E35F1F">
      <w:pPr>
        <w:pStyle w:val="CommentText"/>
      </w:pPr>
      <w:r>
        <w:rPr>
          <w:rStyle w:val="CommentReference"/>
        </w:rPr>
        <w:annotationRef/>
      </w:r>
      <w:r>
        <w:t>this order better or worse?</w:t>
      </w:r>
    </w:p>
  </w:comment>
  <w:comment w:id="630" w:author="Windows User" w:date="2015-10-30T08:56:00Z" w:initials="BS">
    <w:p w14:paraId="07AFF474" w14:textId="77777777" w:rsidR="00F23E7F" w:rsidRDefault="00F23E7F" w:rsidP="00E35F1F">
      <w:pPr>
        <w:pStyle w:val="CommentText"/>
      </w:pPr>
      <w:r>
        <w:rPr>
          <w:rStyle w:val="CommentReference"/>
        </w:rPr>
        <w:annotationRef/>
      </w:r>
      <w:r>
        <w:t>I think upon should stay here</w:t>
      </w:r>
    </w:p>
  </w:comment>
  <w:comment w:id="631" w:author="Windows User" w:date="2015-10-30T08:56:00Z" w:initials="BS">
    <w:p w14:paraId="0441CD07" w14:textId="77777777" w:rsidR="00F23E7F" w:rsidRDefault="00F23E7F" w:rsidP="00E35F1F">
      <w:pPr>
        <w:pStyle w:val="CommentText"/>
      </w:pPr>
      <w:r>
        <w:rPr>
          <w:rStyle w:val="CommentReference"/>
        </w:rPr>
        <w:annotationRef/>
      </w:r>
      <w:r>
        <w:t>exalt or magnify?</w:t>
      </w:r>
    </w:p>
  </w:comment>
  <w:comment w:id="632" w:author="Windows User" w:date="2015-10-30T08:56:00Z" w:initials="BS">
    <w:p w14:paraId="6B633293" w14:textId="77777777" w:rsidR="00F23E7F" w:rsidRDefault="00F23E7F" w:rsidP="00E35F1F">
      <w:pPr>
        <w:pStyle w:val="CommentText"/>
      </w:pPr>
      <w:r>
        <w:rPr>
          <w:rStyle w:val="CommentReference"/>
        </w:rPr>
        <w:annotationRef/>
      </w:r>
      <w:r>
        <w:t>or iwn?</w:t>
      </w:r>
    </w:p>
  </w:comment>
  <w:comment w:id="640" w:author="Windows User" w:date="2015-10-30T08:56:00Z" w:initials="BS">
    <w:p w14:paraId="5798119C" w14:textId="77777777" w:rsidR="00F23E7F" w:rsidRDefault="00F23E7F" w:rsidP="00E35F1F">
      <w:pPr>
        <w:pStyle w:val="CommentText"/>
      </w:pPr>
      <w:r>
        <w:rPr>
          <w:rStyle w:val="CommentReference"/>
        </w:rPr>
        <w:annotationRef/>
      </w:r>
      <w:r>
        <w:t>The phrase is "Our God in truth". Placing a coma before "in truth" makis it sound like "in truth withotu the seed of man"</w:t>
      </w:r>
    </w:p>
  </w:comment>
  <w:comment w:id="641" w:author="Windows User" w:date="2015-10-30T08:56:00Z" w:initials="BS">
    <w:p w14:paraId="7FE87033" w14:textId="77777777" w:rsidR="00F23E7F" w:rsidRDefault="00F23E7F" w:rsidP="00E35F1F">
      <w:pPr>
        <w:pStyle w:val="CommentText"/>
      </w:pPr>
      <w:r>
        <w:rPr>
          <w:rStyle w:val="CommentReference"/>
        </w:rPr>
        <w:annotationRef/>
      </w:r>
      <w:r>
        <w:t>While being virgin is correct. But it sounds strange. being a virgin is less accurate. Being virginal?</w:t>
      </w:r>
    </w:p>
  </w:comment>
  <w:comment w:id="642" w:author="Windows User" w:date="2015-10-30T08:56:00Z" w:initials="BS">
    <w:p w14:paraId="13254F43" w14:textId="77777777" w:rsidR="00F23E7F" w:rsidRDefault="00F23E7F" w:rsidP="00E35F1F">
      <w:pPr>
        <w:pStyle w:val="CommentText"/>
      </w:pPr>
      <w:r>
        <w:rPr>
          <w:rStyle w:val="CommentReference"/>
        </w:rPr>
        <w:annotationRef/>
      </w:r>
      <w:r>
        <w:t>I like holy better than saint. But it isn't very consistent since Abouna renders it saint everywhere else...</w:t>
      </w:r>
    </w:p>
  </w:comment>
  <w:comment w:id="643" w:author="Windows User" w:date="2015-10-30T08:56:00Z" w:initials="BS">
    <w:p w14:paraId="195E8533" w14:textId="77777777" w:rsidR="00F23E7F" w:rsidRDefault="00F23E7F" w:rsidP="00E35F1F">
      <w:pPr>
        <w:pStyle w:val="CommentText"/>
      </w:pPr>
      <w:r>
        <w:rPr>
          <w:rStyle w:val="CommentReference"/>
        </w:rPr>
        <w:annotationRef/>
      </w:r>
      <w:r>
        <w:t>what word works here? dwelling doesn't. it would have to be dwelling place, which is too long.</w:t>
      </w:r>
    </w:p>
  </w:comment>
  <w:comment w:id="644" w:author="Windows User" w:date="2015-10-30T08:56:00Z" w:initials="BS">
    <w:p w14:paraId="5A28B06B" w14:textId="77777777" w:rsidR="00F23E7F" w:rsidRDefault="00F23E7F" w:rsidP="00E35F1F">
      <w:pPr>
        <w:pStyle w:val="CommentText"/>
      </w:pPr>
      <w:r>
        <w:rPr>
          <w:rStyle w:val="CommentReference"/>
        </w:rPr>
        <w:annotationRef/>
      </w:r>
      <w:r>
        <w:t>exalt or magnify?</w:t>
      </w:r>
    </w:p>
  </w:comment>
  <w:comment w:id="645" w:author="Windows User" w:date="2015-10-30T08:56:00Z" w:initials="BS">
    <w:p w14:paraId="6604F03B" w14:textId="77777777" w:rsidR="00F23E7F" w:rsidRDefault="00F23E7F" w:rsidP="00E35F1F">
      <w:pPr>
        <w:pStyle w:val="CommentText"/>
      </w:pPr>
      <w:r>
        <w:rPr>
          <w:rStyle w:val="CommentReference"/>
        </w:rPr>
        <w:annotationRef/>
      </w:r>
      <w:r>
        <w:t>or iwn?</w:t>
      </w:r>
    </w:p>
  </w:comment>
  <w:comment w:id="649" w:author="Windows User" w:date="2015-10-30T08:56:00Z" w:initials="BS">
    <w:p w14:paraId="6680EED5" w14:textId="77777777" w:rsidR="00F23E7F" w:rsidRDefault="00F23E7F" w:rsidP="00E35F1F">
      <w:pPr>
        <w:pStyle w:val="CommentText"/>
      </w:pPr>
      <w:r>
        <w:rPr>
          <w:rStyle w:val="CommentReference"/>
        </w:rPr>
        <w:annotationRef/>
      </w:r>
      <w:r>
        <w:t>does this work?</w:t>
      </w:r>
    </w:p>
  </w:comment>
  <w:comment w:id="650" w:author="Windows User" w:date="2015-10-30T08:56:00Z" w:initials="BS">
    <w:p w14:paraId="7B5754B1" w14:textId="77777777" w:rsidR="00F23E7F" w:rsidRDefault="00F23E7F" w:rsidP="00E35F1F">
      <w:pPr>
        <w:pStyle w:val="CommentText"/>
      </w:pPr>
      <w:r>
        <w:rPr>
          <w:rStyle w:val="CommentReference"/>
        </w:rPr>
        <w:annotationRef/>
      </w:r>
      <w:r>
        <w:t>is this right?</w:t>
      </w:r>
    </w:p>
  </w:comment>
  <w:comment w:id="651" w:author="Windows User" w:date="2015-10-30T08:56:00Z" w:initials="BS">
    <w:p w14:paraId="6058F90B" w14:textId="77777777" w:rsidR="00F23E7F" w:rsidRDefault="00F23E7F" w:rsidP="00E35F1F">
      <w:pPr>
        <w:pStyle w:val="CommentText"/>
      </w:pPr>
      <w:r>
        <w:rPr>
          <w:rStyle w:val="CommentReference"/>
        </w:rPr>
        <w:annotationRef/>
      </w:r>
      <w:r>
        <w:t>?</w:t>
      </w:r>
    </w:p>
  </w:comment>
  <w:comment w:id="652" w:author="Windows User" w:date="2015-10-30T08:56:00Z" w:initials="BS">
    <w:p w14:paraId="505706D1" w14:textId="77777777" w:rsidR="00F23E7F" w:rsidRDefault="00F23E7F" w:rsidP="00E35F1F">
      <w:pPr>
        <w:pStyle w:val="CommentText"/>
      </w:pPr>
      <w:r>
        <w:rPr>
          <w:rStyle w:val="CommentReference"/>
        </w:rPr>
        <w:annotationRef/>
      </w:r>
      <w:r>
        <w:t>about or to?</w:t>
      </w:r>
    </w:p>
  </w:comment>
  <w:comment w:id="653" w:author="Windows User" w:date="2015-10-30T08:56:00Z" w:initials="BS">
    <w:p w14:paraId="35AD6860" w14:textId="77777777" w:rsidR="00F23E7F" w:rsidRDefault="00F23E7F" w:rsidP="00E35F1F">
      <w:pPr>
        <w:pStyle w:val="CommentText"/>
      </w:pPr>
      <w:r>
        <w:rPr>
          <w:rStyle w:val="CommentReference"/>
        </w:rPr>
        <w:annotationRef/>
      </w:r>
      <w:r>
        <w:t>proclaim or cry?</w:t>
      </w:r>
    </w:p>
  </w:comment>
  <w:comment w:id="654" w:author="Windows User" w:date="2015-10-30T08:56:00Z" w:initials="BS">
    <w:p w14:paraId="588A0CA8" w14:textId="77777777" w:rsidR="00F23E7F" w:rsidRDefault="00F23E7F" w:rsidP="00E35F1F">
      <w:pPr>
        <w:pStyle w:val="CommentText"/>
      </w:pPr>
      <w:r>
        <w:rPr>
          <w:rStyle w:val="CommentReference"/>
        </w:rPr>
        <w:annotationRef/>
      </w:r>
      <w:r>
        <w:t>??</w:t>
      </w:r>
    </w:p>
  </w:comment>
  <w:comment w:id="655" w:author="Windows User" w:date="2015-10-30T08:56:00Z" w:initials="BS">
    <w:p w14:paraId="43146472" w14:textId="77777777" w:rsidR="00F23E7F" w:rsidRDefault="00F23E7F" w:rsidP="00E35F1F">
      <w:pPr>
        <w:pStyle w:val="CommentText"/>
      </w:pPr>
      <w:r>
        <w:rPr>
          <w:rStyle w:val="CommentReference"/>
        </w:rPr>
        <w:annotationRef/>
      </w:r>
      <w:r>
        <w:t>just?</w:t>
      </w:r>
    </w:p>
  </w:comment>
  <w:comment w:id="656" w:author="Windows User" w:date="2015-10-30T08:56:00Z" w:initials="BS">
    <w:p w14:paraId="005E33F9" w14:textId="77777777" w:rsidR="00F23E7F" w:rsidRDefault="00F23E7F" w:rsidP="00E35F1F">
      <w:pPr>
        <w:pStyle w:val="CommentText"/>
      </w:pPr>
      <w:r>
        <w:rPr>
          <w:rStyle w:val="CommentReference"/>
        </w:rPr>
        <w:annotationRef/>
      </w:r>
      <w:r>
        <w:t>chaste or meek?</w:t>
      </w:r>
    </w:p>
  </w:comment>
  <w:comment w:id="657" w:author="Windows User" w:date="2015-10-30T08:56:00Z" w:initials="BS">
    <w:p w14:paraId="38FC80AB" w14:textId="77777777" w:rsidR="00F23E7F" w:rsidRDefault="00F23E7F" w:rsidP="00E35F1F">
      <w:pPr>
        <w:pStyle w:val="CommentText"/>
      </w:pPr>
      <w:r>
        <w:rPr>
          <w:rStyle w:val="CommentReference"/>
        </w:rPr>
        <w:annotationRef/>
      </w:r>
      <w:r>
        <w:t>St. Isaac? Holy issac?</w:t>
      </w:r>
    </w:p>
  </w:comment>
  <w:comment w:id="658" w:author="Windows User" w:date="2015-10-30T08:56:00Z" w:initials="BS">
    <w:p w14:paraId="49E0F637" w14:textId="77777777" w:rsidR="00F23E7F" w:rsidRDefault="00F23E7F" w:rsidP="00E35F1F">
      <w:pPr>
        <w:pStyle w:val="CommentText"/>
      </w:pPr>
      <w:r>
        <w:rPr>
          <w:rStyle w:val="CommentReference"/>
        </w:rPr>
        <w:annotationRef/>
      </w:r>
      <w:r>
        <w:t>ten thousand time?</w:t>
      </w:r>
    </w:p>
  </w:comment>
  <w:comment w:id="659" w:author="Windows User" w:date="2015-10-30T08:56:00Z" w:initials="BS">
    <w:p w14:paraId="565278E4" w14:textId="77777777" w:rsidR="00F23E7F" w:rsidRDefault="00F23E7F" w:rsidP="00E35F1F">
      <w:pPr>
        <w:pStyle w:val="CommentText"/>
      </w:pPr>
      <w:r>
        <w:rPr>
          <w:rStyle w:val="CommentReference"/>
        </w:rPr>
        <w:annotationRef/>
      </w:r>
      <w:r>
        <w:t>probably don't want to say despot.</w:t>
      </w:r>
    </w:p>
  </w:comment>
  <w:comment w:id="660" w:author="Windows User" w:date="2015-10-30T08:56:00Z" w:initials="BS">
    <w:p w14:paraId="34F4A5A9" w14:textId="77777777" w:rsidR="00F23E7F" w:rsidRDefault="00F23E7F" w:rsidP="00E35F1F">
      <w:pPr>
        <w:pStyle w:val="CommentText"/>
      </w:pPr>
      <w:r>
        <w:rPr>
          <w:rStyle w:val="CommentReference"/>
        </w:rPr>
        <w:annotationRef/>
      </w:r>
      <w:r>
        <w:t>honour or pride?</w:t>
      </w:r>
    </w:p>
  </w:comment>
  <w:comment w:id="661" w:author="Windows User" w:date="2015-10-30T08:56:00Z" w:initials="BS">
    <w:p w14:paraId="28840E47" w14:textId="77777777" w:rsidR="00F23E7F" w:rsidRDefault="00F23E7F" w:rsidP="00E35F1F">
      <w:pPr>
        <w:pStyle w:val="CommentText"/>
      </w:pPr>
      <w:r>
        <w:rPr>
          <w:rStyle w:val="CommentReference"/>
        </w:rPr>
        <w:annotationRef/>
      </w:r>
      <w:r>
        <w:t>spouse or friend???</w:t>
      </w:r>
    </w:p>
  </w:comment>
  <w:comment w:id="662" w:author="Windows User" w:date="2015-10-30T08:56:00Z" w:initials="BS">
    <w:p w14:paraId="6D247103" w14:textId="77777777" w:rsidR="00F23E7F" w:rsidRDefault="00F23E7F" w:rsidP="00E35F1F">
      <w:pPr>
        <w:pStyle w:val="CommentText"/>
      </w:pPr>
      <w:r>
        <w:rPr>
          <w:rStyle w:val="CommentReference"/>
        </w:rPr>
        <w:annotationRef/>
      </w:r>
      <w:r>
        <w:t>word can be health or salvation... but health would parallel healing in next verse??? should it be salvation?</w:t>
      </w:r>
    </w:p>
  </w:comment>
  <w:comment w:id="663" w:author="Windows User" w:date="2015-10-30T08:56:00Z" w:initials="BS">
    <w:p w14:paraId="2A107B46" w14:textId="77777777" w:rsidR="00F23E7F" w:rsidRDefault="00F23E7F" w:rsidP="00E35F1F">
      <w:pPr>
        <w:pStyle w:val="CommentText"/>
      </w:pPr>
      <w:r>
        <w:rPr>
          <w:rStyle w:val="CommentReference"/>
        </w:rPr>
        <w:annotationRef/>
      </w:r>
      <w:r>
        <w:t>unity or oneness? indescribable or unparalleled?</w:t>
      </w:r>
    </w:p>
  </w:comment>
  <w:comment w:id="664" w:author="Windows User" w:date="2015-10-30T08:56:00Z" w:initials="BS">
    <w:p w14:paraId="5555F795" w14:textId="77777777" w:rsidR="00F23E7F" w:rsidRDefault="00F23E7F" w:rsidP="00E35F1F">
      <w:pPr>
        <w:pStyle w:val="CommentText"/>
      </w:pPr>
      <w:r>
        <w:rPr>
          <w:rStyle w:val="CommentReference"/>
        </w:rPr>
        <w:annotationRef/>
      </w:r>
      <w:r>
        <w:t>mingling of substance or human seed? kind of a big difference.</w:t>
      </w:r>
    </w:p>
  </w:comment>
  <w:comment w:id="665" w:author="Windows User" w:date="2015-10-30T08:56:00Z" w:initials="BS">
    <w:p w14:paraId="5E07F016" w14:textId="77777777" w:rsidR="00F23E7F" w:rsidRDefault="00F23E7F" w:rsidP="00E35F1F">
      <w:pPr>
        <w:pStyle w:val="CommentText"/>
      </w:pPr>
      <w:r>
        <w:rPr>
          <w:rStyle w:val="CommentReference"/>
        </w:rPr>
        <w:annotationRef/>
      </w:r>
      <w:r>
        <w:t>pray or interceed? With or before?</w:t>
      </w:r>
    </w:p>
  </w:comment>
  <w:comment w:id="672" w:author="Windows User" w:date="2015-10-30T08:56:00Z" w:initials="WU">
    <w:p w14:paraId="7192577A" w14:textId="77777777" w:rsidR="00F23E7F" w:rsidRDefault="00F23E7F" w:rsidP="00E35F1F">
      <w:pPr>
        <w:pStyle w:val="CommentText"/>
      </w:pPr>
      <w:r>
        <w:rPr>
          <w:rStyle w:val="CommentReference"/>
        </w:rPr>
        <w:annotationRef/>
      </w:r>
      <w:r>
        <w:t>Are exalted abve. Are honoured more. Parallel structure. More honoured doesn’t flow as well because it doesn’t parallel the structure</w:t>
      </w:r>
    </w:p>
  </w:comment>
  <w:comment w:id="673" w:author="Windows User" w:date="2015-10-30T08:56:00Z" w:initials="WU">
    <w:p w14:paraId="1632DB35" w14:textId="77777777" w:rsidR="00F23E7F" w:rsidRDefault="00F23E7F" w:rsidP="00E35F1F">
      <w:pPr>
        <w:pStyle w:val="CommentText"/>
      </w:pPr>
      <w:r>
        <w:rPr>
          <w:rStyle w:val="CommentReference"/>
        </w:rPr>
        <w:annotationRef/>
      </w:r>
      <w:r>
        <w:t>Are more honoured?</w:t>
      </w:r>
    </w:p>
  </w:comment>
  <w:comment w:id="674" w:author="Windows User" w:date="2015-10-30T08:56:00Z" w:initials="WU">
    <w:p w14:paraId="38104BB5" w14:textId="77777777" w:rsidR="00F23E7F" w:rsidRDefault="00F23E7F" w:rsidP="00E35F1F">
      <w:pPr>
        <w:pStyle w:val="CommentText"/>
      </w:pPr>
      <w:r>
        <w:rPr>
          <w:rStyle w:val="CommentReference"/>
        </w:rPr>
        <w:annotationRef/>
      </w:r>
      <w:r>
        <w:t xml:space="preserve">Means or path? Means with freedom of speech is not a sclear as a way orpath that has a freedom of speech. </w:t>
      </w:r>
    </w:p>
  </w:comment>
  <w:comment w:id="681" w:author="Windows User" w:date="2015-10-30T08:56:00Z" w:initials="WU">
    <w:p w14:paraId="64353538" w14:textId="77777777" w:rsidR="00F23E7F" w:rsidRDefault="00F23E7F" w:rsidP="00E35F1F">
      <w:pPr>
        <w:pStyle w:val="CommentText"/>
      </w:pPr>
      <w:r>
        <w:rPr>
          <w:rStyle w:val="CommentReference"/>
        </w:rPr>
        <w:annotationRef/>
      </w:r>
      <w:r>
        <w:t>Above heaven or above the heavens. Not above the heaven.</w:t>
      </w:r>
    </w:p>
  </w:comment>
  <w:comment w:id="682" w:author="Windows User" w:date="2015-10-30T08:56:00Z" w:initials="WU">
    <w:p w14:paraId="684796B5" w14:textId="77777777" w:rsidR="00F23E7F" w:rsidRDefault="00F23E7F" w:rsidP="00E35F1F">
      <w:pPr>
        <w:pStyle w:val="CommentText"/>
      </w:pPr>
      <w:r>
        <w:rPr>
          <w:rStyle w:val="CommentReference"/>
        </w:rPr>
        <w:annotationRef/>
      </w:r>
      <w:r>
        <w:t>Reuse of truth is very awkward</w:t>
      </w:r>
    </w:p>
  </w:comment>
  <w:comment w:id="686" w:author="Windows User" w:date="2015-10-30T08:56:00Z" w:initials="WU">
    <w:p w14:paraId="1D6D9724" w14:textId="77777777" w:rsidR="00F23E7F" w:rsidRDefault="00F23E7F" w:rsidP="00E35F1F">
      <w:pPr>
        <w:pStyle w:val="CommentText"/>
      </w:pPr>
      <w:r>
        <w:rPr>
          <w:rStyle w:val="CommentReference"/>
        </w:rPr>
        <w:annotationRef/>
      </w:r>
      <w:r>
        <w:t>The Virgin Mary?</w:t>
      </w:r>
    </w:p>
  </w:comment>
  <w:comment w:id="687" w:author="Windows User" w:date="2015-10-30T08:56:00Z" w:initials="WU">
    <w:p w14:paraId="104BFD73" w14:textId="77777777" w:rsidR="00F23E7F" w:rsidRDefault="00F23E7F" w:rsidP="00E35F1F">
      <w:pPr>
        <w:pStyle w:val="CommentText"/>
      </w:pPr>
      <w:r>
        <w:rPr>
          <w:rStyle w:val="CommentReference"/>
        </w:rPr>
        <w:annotationRef/>
      </w:r>
      <w:r>
        <w:t>And the Mercy Seat / with the Cherubs? Less literal, but makes more sense.</w:t>
      </w:r>
    </w:p>
  </w:comment>
  <w:comment w:id="688" w:author="Windows User" w:date="2015-10-30T08:56:00Z" w:initials="WU">
    <w:p w14:paraId="4E46CF30" w14:textId="77777777" w:rsidR="00F23E7F" w:rsidRDefault="00F23E7F" w:rsidP="00E35F1F">
      <w:pPr>
        <w:pStyle w:val="CommentText"/>
      </w:pPr>
      <w:r>
        <w:rPr>
          <w:rStyle w:val="CommentReference"/>
        </w:rPr>
        <w:annotationRef/>
      </w:r>
      <w:r>
        <w:t>Jar or vessel for the sake of youth who think marijuana?</w:t>
      </w:r>
    </w:p>
  </w:comment>
  <w:comment w:id="689" w:author="Windows User" w:date="2015-10-30T08:56:00Z" w:initials="WU">
    <w:p w14:paraId="0D8736F0" w14:textId="77777777" w:rsidR="00F23E7F" w:rsidRDefault="00F23E7F" w:rsidP="00E35F1F">
      <w:pPr>
        <w:pStyle w:val="CommentText"/>
      </w:pPr>
      <w:r>
        <w:rPr>
          <w:rStyle w:val="CommentReference"/>
        </w:rPr>
        <w:annotationRef/>
      </w:r>
      <w:r>
        <w:t>Not lampstand?</w:t>
      </w:r>
    </w:p>
  </w:comment>
  <w:comment w:id="693" w:author="Windows User" w:date="2015-10-30T08:56:00Z" w:initials="WU">
    <w:p w14:paraId="71035455" w14:textId="77777777" w:rsidR="00F23E7F" w:rsidRDefault="00F23E7F" w:rsidP="00E35F1F">
      <w:pPr>
        <w:pStyle w:val="CommentText"/>
      </w:pPr>
      <w:r>
        <w:rPr>
          <w:rStyle w:val="CommentReference"/>
        </w:rPr>
        <w:annotationRef/>
      </w:r>
      <w:r>
        <w:t>Need to decide whether to capitalize and be Consistent.</w:t>
      </w:r>
    </w:p>
  </w:comment>
  <w:comment w:id="694" w:author="Windows User" w:date="2015-10-30T08:56:00Z" w:initials="WU">
    <w:p w14:paraId="27C7371E" w14:textId="77777777" w:rsidR="00F23E7F" w:rsidRDefault="00F23E7F"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695" w:author="Windows User" w:date="2015-10-30T08:56:00Z" w:initials="WU">
    <w:p w14:paraId="209A45A7" w14:textId="77777777" w:rsidR="00F23E7F" w:rsidRDefault="00F23E7F" w:rsidP="00E35F1F">
      <w:pPr>
        <w:pStyle w:val="CommentText"/>
      </w:pPr>
      <w:r>
        <w:rPr>
          <w:rStyle w:val="CommentReference"/>
        </w:rPr>
        <w:annotationRef/>
      </w:r>
      <w:r>
        <w:t>Tense(s) of this vs?</w:t>
      </w:r>
    </w:p>
  </w:comment>
  <w:comment w:id="699" w:author="Windows User" w:date="2015-10-30T08:56:00Z" w:initials="WU">
    <w:p w14:paraId="596EE3A5" w14:textId="77777777" w:rsidR="00F23E7F" w:rsidRDefault="00F23E7F" w:rsidP="00E35F1F">
      <w:pPr>
        <w:pStyle w:val="CommentText"/>
      </w:pPr>
      <w:r>
        <w:rPr>
          <w:rStyle w:val="CommentReference"/>
        </w:rPr>
        <w:annotationRef/>
      </w:r>
      <w:r>
        <w:t>If no coma, then that. If coma, then which.</w:t>
      </w:r>
    </w:p>
  </w:comment>
  <w:comment w:id="700" w:author="Windows User" w:date="2015-11-21T13:10:00Z" w:initials="WU">
    <w:p w14:paraId="0E2011D4" w14:textId="77777777" w:rsidR="00F23E7F" w:rsidRPr="00FA5B8C" w:rsidRDefault="00F23E7F"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01" w:author="Windows User" w:date="2015-10-30T08:56:00Z" w:initials="WU">
    <w:p w14:paraId="7F58A02B" w14:textId="77777777" w:rsidR="00F23E7F" w:rsidRDefault="00F23E7F" w:rsidP="00E35F1F">
      <w:pPr>
        <w:pStyle w:val="CommentText"/>
      </w:pPr>
      <w:r>
        <w:rPr>
          <w:rStyle w:val="CommentReference"/>
        </w:rPr>
        <w:annotationRef/>
      </w:r>
      <w:r>
        <w:t>Ok for traditional English. But in current usage hasn’t it narrowed to taste rather than still including smell? Armona?</w:t>
      </w:r>
    </w:p>
  </w:comment>
  <w:comment w:id="702" w:author="Windows User" w:date="2015-10-30T08:56:00Z" w:initials="WU">
    <w:p w14:paraId="06058DA2" w14:textId="77777777" w:rsidR="00F23E7F" w:rsidRDefault="00F23E7F" w:rsidP="00E35F1F">
      <w:pPr>
        <w:pStyle w:val="CommentText"/>
      </w:pPr>
      <w:r>
        <w:rPr>
          <w:rStyle w:val="CommentReference"/>
        </w:rPr>
        <w:annotationRef/>
      </w:r>
      <w:r>
        <w:t>This makes little sense. An estate is just a state, a status… you can restore to a first status, but not to a status</w:t>
      </w:r>
    </w:p>
  </w:comment>
  <w:comment w:id="712" w:author="Windows User" w:date="2015-10-30T08:56:00Z" w:initials="WU">
    <w:p w14:paraId="1E1724A5" w14:textId="77777777" w:rsidR="00F23E7F" w:rsidRDefault="00F23E7F" w:rsidP="00E35F1F">
      <w:pPr>
        <w:pStyle w:val="CommentText"/>
      </w:pPr>
      <w:r>
        <w:rPr>
          <w:rStyle w:val="CommentReference"/>
        </w:rPr>
        <w:annotationRef/>
      </w:r>
      <w:r>
        <w:t>Care or concern?</w:t>
      </w:r>
    </w:p>
  </w:comment>
  <w:comment w:id="713" w:author="Windows User" w:date="2015-10-30T08:56:00Z" w:initials="WU">
    <w:p w14:paraId="78E58888" w14:textId="77777777" w:rsidR="00F23E7F" w:rsidRDefault="00F23E7F" w:rsidP="00E35F1F">
      <w:pPr>
        <w:pStyle w:val="CommentText"/>
      </w:pPr>
      <w:r>
        <w:rPr>
          <w:rStyle w:val="CommentReference"/>
        </w:rPr>
        <w:annotationRef/>
      </w:r>
      <w:r>
        <w:t>Uhm…. ? Coptic clearly says Sabbaton…. But wasn’t it the first day?</w:t>
      </w:r>
    </w:p>
  </w:comment>
  <w:comment w:id="722" w:author="Windows User" w:date="2015-10-30T08:56:00Z" w:initials="WU">
    <w:p w14:paraId="18B3CB42" w14:textId="77777777" w:rsidR="00F23E7F" w:rsidRDefault="00F23E7F" w:rsidP="00E35F1F">
      <w:pPr>
        <w:pStyle w:val="CommentText"/>
      </w:pPr>
      <w:r>
        <w:rPr>
          <w:rStyle w:val="CommentReference"/>
        </w:rPr>
        <w:annotationRef/>
      </w:r>
      <w:r>
        <w:t>Exceedingly? Too? So?</w:t>
      </w:r>
    </w:p>
  </w:comment>
  <w:comment w:id="723" w:author="Windows User" w:date="2015-10-30T08:56:00Z" w:initials="WU">
    <w:p w14:paraId="44897493" w14:textId="77777777" w:rsidR="00F23E7F" w:rsidRDefault="00F23E7F" w:rsidP="00E35F1F">
      <w:pPr>
        <w:pStyle w:val="CommentText"/>
      </w:pPr>
      <w:r>
        <w:rPr>
          <w:rStyle w:val="CommentReference"/>
        </w:rPr>
        <w:annotationRef/>
      </w:r>
      <w:r>
        <w:t>Count or heed?</w:t>
      </w:r>
    </w:p>
  </w:comment>
  <w:comment w:id="724" w:author="Windows User" w:date="2015-10-30T08:56:00Z" w:initials="WU">
    <w:p w14:paraId="6849FDD2" w14:textId="77777777" w:rsidR="00F23E7F" w:rsidRDefault="00F23E7F" w:rsidP="00E35F1F">
      <w:pPr>
        <w:pStyle w:val="CommentText"/>
      </w:pPr>
      <w:r>
        <w:rPr>
          <w:rStyle w:val="CommentReference"/>
        </w:rPr>
        <w:annotationRef/>
      </w:r>
      <w:r>
        <w:t>Ramez, I or me?</w:t>
      </w:r>
    </w:p>
  </w:comment>
  <w:comment w:id="725" w:author="Windows User" w:date="2015-10-30T08:56:00Z" w:initials="WU">
    <w:p w14:paraId="799B59FF" w14:textId="77777777" w:rsidR="00F23E7F" w:rsidRDefault="00F23E7F" w:rsidP="00E35F1F">
      <w:pPr>
        <w:pStyle w:val="CommentText"/>
      </w:pPr>
      <w:r>
        <w:rPr>
          <w:rStyle w:val="CommentReference"/>
        </w:rPr>
        <w:annotationRef/>
      </w:r>
      <w:r>
        <w:t>Teach to offer repentance or instruct in repentance?</w:t>
      </w:r>
    </w:p>
  </w:comment>
  <w:comment w:id="726" w:author="Windows User" w:date="2015-10-30T08:56:00Z" w:initials="WU">
    <w:p w14:paraId="57D87D60" w14:textId="77777777" w:rsidR="00F23E7F" w:rsidRDefault="00F23E7F" w:rsidP="00E35F1F">
      <w:pPr>
        <w:pStyle w:val="CommentText"/>
      </w:pPr>
      <w:r>
        <w:rPr>
          <w:rStyle w:val="CommentReference"/>
        </w:rPr>
        <w:annotationRef/>
      </w:r>
      <w:r>
        <w:t>That a sinner die would make this consistent.</w:t>
      </w:r>
    </w:p>
  </w:comment>
  <w:comment w:id="727" w:author="Windows User" w:date="2015-10-30T08:56:00Z" w:initials="WU">
    <w:p w14:paraId="274EC1E4" w14:textId="77777777" w:rsidR="00F23E7F" w:rsidRDefault="00F23E7F" w:rsidP="00E35F1F">
      <w:pPr>
        <w:pStyle w:val="CommentText"/>
      </w:pPr>
      <w:r>
        <w:rPr>
          <w:rStyle w:val="CommentReference"/>
        </w:rPr>
        <w:annotationRef/>
      </w:r>
      <w:r>
        <w:t>Kind-hearted or merciful?</w:t>
      </w:r>
    </w:p>
  </w:comment>
  <w:comment w:id="728" w:author="Windows User" w:date="2015-10-30T08:56:00Z" w:initials="WU">
    <w:p w14:paraId="1370FE87" w14:textId="77777777" w:rsidR="00F23E7F" w:rsidRDefault="00F23E7F" w:rsidP="00E35F1F">
      <w:pPr>
        <w:pStyle w:val="CommentText"/>
      </w:pPr>
      <w:r>
        <w:rPr>
          <w:rStyle w:val="CommentReference"/>
        </w:rPr>
        <w:annotationRef/>
      </w:r>
      <w:r>
        <w:t>Compassions or tender mercies?</w:t>
      </w:r>
    </w:p>
  </w:comment>
  <w:comment w:id="729" w:author="Windows User" w:date="2015-10-30T08:56:00Z" w:initials="WU">
    <w:p w14:paraId="70E14B72" w14:textId="77777777" w:rsidR="00F23E7F" w:rsidRDefault="00F23E7F" w:rsidP="00E35F1F">
      <w:pPr>
        <w:pStyle w:val="CommentText"/>
      </w:pPr>
      <w:r>
        <w:rPr>
          <w:rStyle w:val="CommentReference"/>
        </w:rPr>
        <w:annotationRef/>
      </w:r>
      <w:r>
        <w:t>May He or that He may</w:t>
      </w:r>
    </w:p>
  </w:comment>
  <w:comment w:id="739" w:author="Windows User" w:date="2015-10-30T08:56:00Z" w:initials="BS">
    <w:p w14:paraId="1CD83694" w14:textId="77777777" w:rsidR="00F23E7F" w:rsidRDefault="00F23E7F" w:rsidP="00E35F1F">
      <w:pPr>
        <w:pStyle w:val="CommentText"/>
      </w:pPr>
      <w:r>
        <w:rPr>
          <w:rStyle w:val="CommentReference"/>
        </w:rPr>
        <w:annotationRef/>
      </w:r>
      <w:r>
        <w:t>very greatly is redundant...</w:t>
      </w:r>
    </w:p>
  </w:comment>
  <w:comment w:id="740" w:author="Windows User" w:date="2015-10-30T08:56:00Z" w:initials="BS">
    <w:p w14:paraId="2DB29619" w14:textId="77777777" w:rsidR="00F23E7F" w:rsidRDefault="00F23E7F" w:rsidP="00E35F1F">
      <w:pPr>
        <w:pStyle w:val="CommentText"/>
      </w:pPr>
      <w:r>
        <w:rPr>
          <w:rStyle w:val="CommentReference"/>
        </w:rPr>
        <w:annotationRef/>
      </w:r>
      <w:r>
        <w:t>above? in?</w:t>
      </w:r>
    </w:p>
  </w:comment>
  <w:comment w:id="741" w:author="Windows User" w:date="2015-10-30T08:56:00Z" w:initials="BS">
    <w:p w14:paraId="3734F7C0" w14:textId="77777777" w:rsidR="00F23E7F" w:rsidRDefault="00F23E7F" w:rsidP="00E35F1F">
      <w:pPr>
        <w:pStyle w:val="CommentText"/>
      </w:pPr>
      <w:r>
        <w:rPr>
          <w:rStyle w:val="CommentReference"/>
        </w:rPr>
        <w:annotationRef/>
      </w:r>
      <w:r>
        <w:t>dikeos is usually rended 'righteous'. Is there good cause to use 'just' here?</w:t>
      </w:r>
    </w:p>
  </w:comment>
  <w:comment w:id="742" w:author="Windows User" w:date="2015-10-30T08:56:00Z" w:initials="BS">
    <w:p w14:paraId="06116336" w14:textId="77777777" w:rsidR="00F23E7F" w:rsidRDefault="00F23E7F" w:rsidP="00E35F1F">
      <w:pPr>
        <w:pStyle w:val="CommentText"/>
      </w:pPr>
      <w:r>
        <w:rPr>
          <w:rStyle w:val="CommentReference"/>
        </w:rPr>
        <w:annotationRef/>
      </w:r>
      <w:r>
        <w:t>mediated or put into practice?</w:t>
      </w:r>
    </w:p>
  </w:comment>
  <w:comment w:id="743" w:author="Windows User" w:date="2015-10-30T08:56:00Z" w:initials="BS">
    <w:p w14:paraId="6417B5A7" w14:textId="77777777" w:rsidR="00F23E7F" w:rsidRDefault="00F23E7F" w:rsidP="00E35F1F">
      <w:pPr>
        <w:pStyle w:val="CommentText"/>
      </w:pPr>
      <w:r>
        <w:rPr>
          <w:rStyle w:val="CommentReference"/>
        </w:rPr>
        <w:annotationRef/>
      </w:r>
      <w:r>
        <w:t>on their lips is a common English expression that seems to have the same meaning as "in their mouths"</w:t>
      </w:r>
    </w:p>
  </w:comment>
  <w:comment w:id="744" w:author="Windows User" w:date="2015-10-30T08:56:00Z" w:initials="BS">
    <w:p w14:paraId="7CA0B9DB" w14:textId="77777777" w:rsidR="00F23E7F" w:rsidRDefault="00F23E7F" w:rsidP="00E35F1F">
      <w:pPr>
        <w:pStyle w:val="CommentText"/>
      </w:pPr>
      <w:r>
        <w:rPr>
          <w:rStyle w:val="CommentReference"/>
        </w:rPr>
        <w:annotationRef/>
      </w:r>
      <w:r>
        <w:t>The tree of immortality would flow better in English.</w:t>
      </w:r>
    </w:p>
  </w:comment>
  <w:comment w:id="745" w:author="Windows User" w:date="2015-10-30T08:56:00Z" w:initials="BS">
    <w:p w14:paraId="3D06FFDE" w14:textId="77777777" w:rsidR="00F23E7F" w:rsidRDefault="00F23E7F" w:rsidP="00E35F1F">
      <w:pPr>
        <w:pStyle w:val="CommentText"/>
      </w:pPr>
      <w:r>
        <w:rPr>
          <w:rStyle w:val="CommentReference"/>
        </w:rPr>
        <w:annotationRef/>
      </w:r>
      <w:r>
        <w:t>thoughts or senses?</w:t>
      </w:r>
    </w:p>
  </w:comment>
  <w:comment w:id="746" w:author="Windows User" w:date="2015-10-30T08:56:00Z" w:initials="BS">
    <w:p w14:paraId="5092C47C" w14:textId="77777777" w:rsidR="00F23E7F" w:rsidRDefault="00F23E7F" w:rsidP="00E35F1F">
      <w:pPr>
        <w:pStyle w:val="CommentText"/>
      </w:pPr>
      <w:r>
        <w:rPr>
          <w:rStyle w:val="CommentReference"/>
        </w:rPr>
        <w:annotationRef/>
      </w:r>
      <w:r>
        <w:t>lay? set? cast?</w:t>
      </w:r>
    </w:p>
  </w:comment>
  <w:comment w:id="747" w:author="Windows User" w:date="2015-10-30T08:56:00Z" w:initials="BS">
    <w:p w14:paraId="2988A4E9" w14:textId="77777777" w:rsidR="00F23E7F" w:rsidRDefault="00F23E7F" w:rsidP="00E35F1F">
      <w:pPr>
        <w:pStyle w:val="CommentText"/>
      </w:pPr>
      <w:r>
        <w:rPr>
          <w:rStyle w:val="CommentReference"/>
        </w:rPr>
        <w:annotationRef/>
      </w:r>
      <w:r>
        <w:t>more common word... does it capture meaning well enough?</w:t>
      </w:r>
    </w:p>
  </w:comment>
  <w:comment w:id="748" w:author="Windows User" w:date="2015-10-30T08:56:00Z" w:initials="BS">
    <w:p w14:paraId="7A2B4CA4" w14:textId="77777777" w:rsidR="00F23E7F" w:rsidRDefault="00F23E7F" w:rsidP="00E35F1F">
      <w:pPr>
        <w:pStyle w:val="CommentText"/>
      </w:pPr>
      <w:r>
        <w:rPr>
          <w:rStyle w:val="CommentReference"/>
        </w:rPr>
        <w:annotationRef/>
      </w:r>
      <w:r>
        <w:t>types?</w:t>
      </w:r>
    </w:p>
  </w:comment>
  <w:comment w:id="756" w:author="Windows User" w:date="2015-10-30T08:56:00Z" w:initials="BS">
    <w:p w14:paraId="6A283326" w14:textId="77777777" w:rsidR="00F23E7F" w:rsidRDefault="00F23E7F" w:rsidP="00E35F1F">
      <w:pPr>
        <w:pStyle w:val="CommentText"/>
      </w:pPr>
      <w:r>
        <w:rPr>
          <w:rStyle w:val="CommentReference"/>
        </w:rPr>
        <w:annotationRef/>
      </w:r>
      <w:r>
        <w:t>Coptic clearly says beginning... is there anything in it about authority as the other translations have?</w:t>
      </w:r>
    </w:p>
  </w:comment>
  <w:comment w:id="757" w:author="Windows User" w:date="2015-10-30T08:56:00Z" w:initials="BS">
    <w:p w14:paraId="233F3783" w14:textId="77777777" w:rsidR="00F23E7F" w:rsidRDefault="00F23E7F" w:rsidP="00E35F1F">
      <w:pPr>
        <w:pStyle w:val="CommentText"/>
      </w:pPr>
      <w:r>
        <w:rPr>
          <w:rStyle w:val="CommentReference"/>
        </w:rPr>
        <w:annotationRef/>
      </w:r>
      <w:r>
        <w:t>risen, or shone?</w:t>
      </w:r>
    </w:p>
  </w:comment>
  <w:comment w:id="764" w:author="Windows User" w:date="2015-10-30T08:56:00Z" w:initials="BS">
    <w:p w14:paraId="4B4155FC" w14:textId="77777777" w:rsidR="00F23E7F" w:rsidRDefault="00F23E7F" w:rsidP="00E35F1F">
      <w:pPr>
        <w:pStyle w:val="CommentText"/>
      </w:pPr>
      <w:r>
        <w:rPr>
          <w:rStyle w:val="CommentReference"/>
        </w:rPr>
        <w:annotationRef/>
      </w:r>
      <w:r>
        <w:t>cap?</w:t>
      </w:r>
    </w:p>
  </w:comment>
  <w:comment w:id="765" w:author="Windows User" w:date="2015-10-30T08:56:00Z" w:initials="BS">
    <w:p w14:paraId="248C83A2" w14:textId="77777777" w:rsidR="00F23E7F" w:rsidRDefault="00F23E7F" w:rsidP="00E35F1F">
      <w:pPr>
        <w:pStyle w:val="CommentText"/>
      </w:pPr>
      <w:r>
        <w:rPr>
          <w:rStyle w:val="CommentReference"/>
        </w:rPr>
        <w:annotationRef/>
      </w:r>
      <w:r>
        <w:t>save? redeem?</w:t>
      </w:r>
    </w:p>
  </w:comment>
  <w:comment w:id="769" w:author="Windows User" w:date="2015-11-02T09:17:00Z" w:initials="BS">
    <w:p w14:paraId="3DA2A496" w14:textId="77777777" w:rsidR="00F23E7F" w:rsidRDefault="00F23E7F" w:rsidP="00E35F1F">
      <w:pPr>
        <w:pStyle w:val="CommentText"/>
      </w:pPr>
      <w:r>
        <w:rPr>
          <w:rStyle w:val="CommentReference"/>
        </w:rPr>
        <w:annotationRef/>
      </w:r>
      <w:r>
        <w:t>need a policy on names formes. Greek or Hebrew? But Coptic doesn't even have Isaiah... Reordered from next vs... ok.</w:t>
      </w:r>
    </w:p>
  </w:comment>
  <w:comment w:id="770" w:author="Windows User" w:date="2015-10-30T08:56:00Z" w:initials="BS">
    <w:p w14:paraId="2390D3F4" w14:textId="77777777" w:rsidR="00F23E7F" w:rsidRDefault="00F23E7F" w:rsidP="00E35F1F">
      <w:pPr>
        <w:pStyle w:val="CommentText"/>
      </w:pPr>
      <w:r>
        <w:rPr>
          <w:rStyle w:val="CommentReference"/>
        </w:rPr>
        <w:annotationRef/>
      </w:r>
      <w:r>
        <w:t>or should " be down here</w:t>
      </w:r>
    </w:p>
  </w:comment>
  <w:comment w:id="774" w:author="Windows User" w:date="2015-10-30T08:56:00Z" w:initials="BS">
    <w:p w14:paraId="061FF9BB" w14:textId="77777777" w:rsidR="00F23E7F" w:rsidRDefault="00F23E7F" w:rsidP="00E35F1F">
      <w:pPr>
        <w:pStyle w:val="CommentText"/>
      </w:pPr>
      <w:r>
        <w:rPr>
          <w:rStyle w:val="CommentReference"/>
        </w:rPr>
        <w:annotationRef/>
      </w:r>
      <w:r>
        <w:t>was overcame or did overcome? very different...</w:t>
      </w:r>
    </w:p>
  </w:comment>
  <w:comment w:id="778" w:author="Windows User" w:date="2015-10-30T08:56:00Z" w:initials="BS">
    <w:p w14:paraId="13BC365B" w14:textId="77777777" w:rsidR="00F23E7F" w:rsidRDefault="00F23E7F" w:rsidP="00E35F1F">
      <w:pPr>
        <w:pStyle w:val="CommentText"/>
      </w:pPr>
      <w:r>
        <w:rPr>
          <w:rStyle w:val="CommentReference"/>
        </w:rPr>
        <w:annotationRef/>
      </w:r>
      <w:r>
        <w:t>awkward, but changing to a perfect man or man perfectly destroys meaning...</w:t>
      </w:r>
    </w:p>
  </w:comment>
  <w:comment w:id="779" w:author="Windows User" w:date="2015-10-30T08:56:00Z" w:initials="BS">
    <w:p w14:paraId="367DF61C" w14:textId="77777777" w:rsidR="00F23E7F" w:rsidRDefault="00F23E7F" w:rsidP="00E35F1F">
      <w:pPr>
        <w:pStyle w:val="CommentText"/>
      </w:pPr>
      <w:r>
        <w:rPr>
          <w:rStyle w:val="CommentReference"/>
        </w:rPr>
        <w:annotationRef/>
      </w:r>
      <w:r>
        <w:t>L.A. is quite different fo rthis vs...</w:t>
      </w:r>
    </w:p>
  </w:comment>
  <w:comment w:id="786" w:author="Windows User" w:date="2015-10-30T08:56:00Z" w:initials="BS">
    <w:p w14:paraId="19575ABA" w14:textId="77777777" w:rsidR="00F23E7F" w:rsidRDefault="00F23E7F" w:rsidP="00E35F1F">
      <w:pPr>
        <w:pStyle w:val="CommentText"/>
      </w:pPr>
      <w:r>
        <w:rPr>
          <w:rStyle w:val="CommentReference"/>
        </w:rPr>
        <w:annotationRef/>
      </w:r>
      <w:r>
        <w:t>and goodwill towards men, or towards men of goodwill?</w:t>
      </w:r>
    </w:p>
  </w:comment>
  <w:comment w:id="787" w:author="Windows User" w:date="2015-10-30T08:56:00Z" w:initials="BS">
    <w:p w14:paraId="47406125" w14:textId="77777777" w:rsidR="00F23E7F" w:rsidRDefault="00F23E7F" w:rsidP="00E35F1F">
      <w:pPr>
        <w:pStyle w:val="CommentText"/>
      </w:pPr>
      <w:r>
        <w:rPr>
          <w:rStyle w:val="CommentReference"/>
        </w:rPr>
        <w:annotationRef/>
      </w:r>
      <w:r>
        <w:t>dividing wall?</w:t>
      </w:r>
    </w:p>
  </w:comment>
  <w:comment w:id="791" w:author="Windows User" w:date="2015-10-30T08:56:00Z" w:initials="BS">
    <w:p w14:paraId="0BDB9E8A" w14:textId="77777777" w:rsidR="00F23E7F" w:rsidRDefault="00F23E7F" w:rsidP="00E35F1F">
      <w:pPr>
        <w:pStyle w:val="CommentText"/>
      </w:pPr>
      <w:r>
        <w:rPr>
          <w:rStyle w:val="CommentReference"/>
        </w:rPr>
        <w:annotationRef/>
      </w:r>
      <w:r>
        <w:t>what does han mean? can we say teh angels of light?</w:t>
      </w:r>
    </w:p>
  </w:comment>
  <w:comment w:id="792" w:author="Windows User" w:date="2015-10-30T08:56:00Z" w:initials="BS">
    <w:p w14:paraId="035DBC4C" w14:textId="77777777" w:rsidR="00F23E7F" w:rsidRDefault="00F23E7F" w:rsidP="00E35F1F">
      <w:pPr>
        <w:pStyle w:val="CommentText"/>
      </w:pPr>
      <w:r>
        <w:rPr>
          <w:rStyle w:val="CommentReference"/>
        </w:rPr>
        <w:annotationRef/>
      </w:r>
      <w:r>
        <w:t>sing hymns to be consistent with above?</w:t>
      </w:r>
    </w:p>
  </w:comment>
  <w:comment w:id="793" w:author="Windows User" w:date="2015-10-30T08:56:00Z" w:initials="BS">
    <w:p w14:paraId="3E0D70DF" w14:textId="77777777" w:rsidR="00F23E7F" w:rsidRDefault="00F23E7F" w:rsidP="00E35F1F">
      <w:pPr>
        <w:pStyle w:val="CommentText"/>
      </w:pPr>
      <w:r>
        <w:rPr>
          <w:rStyle w:val="CommentReference"/>
        </w:rPr>
        <w:annotationRef/>
      </w:r>
      <w:r>
        <w:t>should be arose to match parallel with next vs... but makes no sense in English. Arose within Mary or shone from Mary.</w:t>
      </w:r>
    </w:p>
  </w:comment>
  <w:comment w:id="794" w:author="Windows User" w:date="2015-10-30T08:56:00Z" w:initials="BS">
    <w:p w14:paraId="24AFFCDF" w14:textId="77777777" w:rsidR="00F23E7F" w:rsidRDefault="00F23E7F" w:rsidP="00E35F1F">
      <w:pPr>
        <w:pStyle w:val="CommentText"/>
      </w:pPr>
      <w:r>
        <w:rPr>
          <w:rStyle w:val="CommentReference"/>
        </w:rPr>
        <w:annotationRef/>
      </w:r>
      <w:r>
        <w:t>Is "je" enough justification to prepend 'saying'?</w:t>
      </w:r>
    </w:p>
  </w:comment>
  <w:comment w:id="795" w:author="Windows User" w:date="2015-10-30T08:56:00Z" w:initials="BS">
    <w:p w14:paraId="0E84B308" w14:textId="77777777" w:rsidR="00F23E7F" w:rsidRDefault="00F23E7F" w:rsidP="00E35F1F">
      <w:pPr>
        <w:pStyle w:val="CommentText"/>
      </w:pPr>
      <w:r>
        <w:rPr>
          <w:rStyle w:val="CommentReference"/>
        </w:rPr>
        <w:annotationRef/>
      </w:r>
      <w:r>
        <w:t>abouna's doxology of prime has 'that' here I think...</w:t>
      </w:r>
    </w:p>
  </w:comment>
  <w:comment w:id="796" w:author="Windows User" w:date="2015-10-30T08:56:00Z" w:initials="BS">
    <w:p w14:paraId="13D50058" w14:textId="77777777" w:rsidR="00F23E7F" w:rsidRDefault="00F23E7F" w:rsidP="00E35F1F">
      <w:pPr>
        <w:pStyle w:val="CommentText"/>
      </w:pPr>
      <w:r>
        <w:rPr>
          <w:rStyle w:val="CommentReference"/>
        </w:rPr>
        <w:annotationRef/>
      </w:r>
      <w:r>
        <w:t>or "sining"?</w:t>
      </w:r>
    </w:p>
  </w:comment>
  <w:comment w:id="801" w:author="Windows User" w:date="2015-10-30T08:56:00Z" w:initials="BS">
    <w:p w14:paraId="1CF8EF29" w14:textId="77777777" w:rsidR="00F23E7F" w:rsidRDefault="00F23E7F" w:rsidP="00E35F1F">
      <w:pPr>
        <w:pStyle w:val="CommentText"/>
      </w:pPr>
      <w:r>
        <w:rPr>
          <w:rStyle w:val="CommentReference"/>
        </w:rPr>
        <w:annotationRef/>
      </w:r>
      <w:r>
        <w:t>any sense of authority in coptic?</w:t>
      </w:r>
    </w:p>
  </w:comment>
  <w:comment w:id="802" w:author="Windows User" w:date="2015-11-02T12:45:00Z" w:initials="BS">
    <w:p w14:paraId="14FBB1F8" w14:textId="77777777" w:rsidR="00F23E7F" w:rsidRDefault="00F23E7F" w:rsidP="00E35F1F">
      <w:pPr>
        <w:pStyle w:val="CommentText"/>
      </w:pPr>
      <w:r>
        <w:rPr>
          <w:rStyle w:val="CommentReference"/>
        </w:rPr>
        <w:annotationRef/>
      </w:r>
      <w:r>
        <w:t>or saint mary? I prefer the holy... but we should be consistent one way or the other.</w:t>
      </w:r>
    </w:p>
  </w:comment>
  <w:comment w:id="803" w:author="Windows User" w:date="2015-10-30T08:56:00Z" w:initials="BS">
    <w:p w14:paraId="16E721CE" w14:textId="77777777" w:rsidR="00F23E7F" w:rsidRDefault="00F23E7F" w:rsidP="00E35F1F">
      <w:pPr>
        <w:pStyle w:val="CommentText"/>
      </w:pPr>
      <w:r>
        <w:rPr>
          <w:rStyle w:val="CommentReference"/>
        </w:rPr>
        <w:annotationRef/>
      </w:r>
      <w:r>
        <w:t>how to express abstract genus of woman or womanhood? race of women doesn't work in modern English, and gender of women doesn't capture it.</w:t>
      </w:r>
    </w:p>
  </w:comment>
  <w:comment w:id="813" w:author="Windows User" w:date="2015-10-30T08:56:00Z" w:initials="BS">
    <w:p w14:paraId="3C08A3D8" w14:textId="77777777" w:rsidR="00F23E7F" w:rsidRDefault="00F23E7F" w:rsidP="00E35F1F">
      <w:pPr>
        <w:pStyle w:val="CommentText"/>
      </w:pPr>
      <w:r>
        <w:rPr>
          <w:rStyle w:val="CommentReference"/>
        </w:rPr>
        <w:annotationRef/>
      </w:r>
      <w:r>
        <w:t>tense is flipping so much vs to vs. Any way to make more consistent?</w:t>
      </w:r>
    </w:p>
  </w:comment>
  <w:comment w:id="814" w:author="Windows User" w:date="2015-11-02T12:41:00Z" w:initials="BS">
    <w:p w14:paraId="32825E4D" w14:textId="77777777" w:rsidR="00F23E7F" w:rsidRDefault="00F23E7F" w:rsidP="00E35F1F">
      <w:pPr>
        <w:pStyle w:val="CommentText"/>
      </w:pPr>
      <w:r>
        <w:rPr>
          <w:rStyle w:val="CommentReference"/>
        </w:rPr>
        <w:annotationRef/>
      </w:r>
      <w:r>
        <w:t>cold frost? frosty cold? too many ands.</w:t>
      </w:r>
    </w:p>
  </w:comment>
  <w:comment w:id="815" w:author="Windows User" w:date="2015-10-30T08:56:00Z" w:initials="BS">
    <w:p w14:paraId="4E6878BA" w14:textId="77777777" w:rsidR="00F23E7F" w:rsidRDefault="00F23E7F" w:rsidP="00E35F1F">
      <w:pPr>
        <w:pStyle w:val="CommentText"/>
      </w:pPr>
      <w:r>
        <w:rPr>
          <w:rStyle w:val="CommentReference"/>
        </w:rPr>
        <w:annotationRef/>
      </w:r>
      <w:r>
        <w:t>In is probably more right... I probably shouldn't have changed that...</w:t>
      </w:r>
    </w:p>
  </w:comment>
  <w:comment w:id="830" w:author="Brett Slote" w:date="2015-10-30T08:56:00Z" w:initials="BS">
    <w:p w14:paraId="18EC5FB9" w14:textId="77777777" w:rsidR="00F23E7F" w:rsidRDefault="00F23E7F" w:rsidP="00E35F1F">
      <w:pPr>
        <w:pStyle w:val="CommentText"/>
      </w:pPr>
      <w:r>
        <w:rPr>
          <w:rStyle w:val="CommentReference"/>
        </w:rPr>
        <w:annotationRef/>
      </w:r>
      <w:r>
        <w:t>Received or bought?</w:t>
      </w:r>
    </w:p>
  </w:comment>
  <w:comment w:id="835" w:author="Brett Slote" w:date="2015-10-30T08:56:00Z" w:initials="BS">
    <w:p w14:paraId="705AFE6E" w14:textId="77777777" w:rsidR="00F23E7F" w:rsidRDefault="00F23E7F" w:rsidP="00E35F1F">
      <w:pPr>
        <w:pStyle w:val="CommentText"/>
      </w:pPr>
      <w:r>
        <w:rPr>
          <w:rStyle w:val="CommentReference"/>
        </w:rPr>
        <w:annotationRef/>
      </w:r>
      <w:r>
        <w:t>Again ‘a’ perfect man loses meaning, but as is sounds awkward.</w:t>
      </w:r>
    </w:p>
  </w:comment>
  <w:comment w:id="838" w:author="Brett Slote" w:date="2015-10-30T08:56:00Z" w:initials="BS">
    <w:p w14:paraId="6DDFB160" w14:textId="77777777" w:rsidR="00F23E7F" w:rsidRDefault="00F23E7F" w:rsidP="00E35F1F">
      <w:pPr>
        <w:pStyle w:val="CommentText"/>
      </w:pPr>
      <w:r>
        <w:rPr>
          <w:rStyle w:val="CommentReference"/>
        </w:rPr>
        <w:annotationRef/>
      </w:r>
      <w:r>
        <w:t>Uncircumscript?</w:t>
      </w:r>
    </w:p>
  </w:comment>
  <w:comment w:id="841" w:author="Brett Slote" w:date="2015-10-30T08:56:00Z" w:initials="BS">
    <w:p w14:paraId="39A4B3F9" w14:textId="77777777" w:rsidR="00F23E7F" w:rsidRDefault="00F23E7F" w:rsidP="00E35F1F">
      <w:pPr>
        <w:pStyle w:val="CommentText"/>
      </w:pPr>
      <w:r>
        <w:rPr>
          <w:rStyle w:val="CommentReference"/>
        </w:rPr>
        <w:annotationRef/>
      </w:r>
      <w:r>
        <w:t>Orthodox?</w:t>
      </w:r>
    </w:p>
  </w:comment>
  <w:comment w:id="842" w:author="Brett Slote" w:date="2015-10-30T08:56:00Z" w:initials="BS">
    <w:p w14:paraId="7E993A49" w14:textId="77777777" w:rsidR="00F23E7F" w:rsidRDefault="00F23E7F" w:rsidP="00E35F1F">
      <w:pPr>
        <w:pStyle w:val="CommentText"/>
      </w:pPr>
      <w:r>
        <w:rPr>
          <w:rStyle w:val="CommentReference"/>
        </w:rPr>
        <w:annotationRef/>
      </w:r>
      <w:r>
        <w:t>Faith?</w:t>
      </w:r>
    </w:p>
  </w:comment>
  <w:comment w:id="845" w:author="Brett Slote" w:date="2015-10-30T08:56:00Z" w:initials="BS">
    <w:p w14:paraId="575DF2C3" w14:textId="77777777" w:rsidR="00F23E7F" w:rsidRDefault="00F23E7F" w:rsidP="00E35F1F">
      <w:pPr>
        <w:pStyle w:val="CommentText"/>
      </w:pPr>
      <w:r>
        <w:rPr>
          <w:rStyle w:val="CommentReference"/>
        </w:rPr>
        <w:annotationRef/>
      </w:r>
      <w:r>
        <w:t>Need a consistent policy</w:t>
      </w:r>
    </w:p>
  </w:comment>
  <w:comment w:id="849" w:author="Brett Slote" w:date="2015-10-30T08:56:00Z" w:initials="BS">
    <w:p w14:paraId="4A370093" w14:textId="77777777" w:rsidR="00F23E7F" w:rsidRDefault="00F23E7F" w:rsidP="00E35F1F">
      <w:pPr>
        <w:pStyle w:val="CommentText"/>
      </w:pPr>
      <w:r>
        <w:rPr>
          <w:rStyle w:val="CommentReference"/>
        </w:rPr>
        <w:annotationRef/>
      </w:r>
      <w:r>
        <w:t>Ramez, He or Him?</w:t>
      </w:r>
    </w:p>
  </w:comment>
  <w:comment w:id="850" w:author="Brett Slote" w:date="2015-10-30T08:56:00Z" w:initials="BS">
    <w:p w14:paraId="3B1DEA29" w14:textId="77777777" w:rsidR="00F23E7F" w:rsidRDefault="00F23E7F" w:rsidP="00E35F1F">
      <w:pPr>
        <w:pStyle w:val="CommentText"/>
      </w:pPr>
      <w:r>
        <w:rPr>
          <w:rStyle w:val="CommentReference"/>
        </w:rPr>
        <w:annotationRef/>
      </w:r>
      <w:r>
        <w:t>On? By?</w:t>
      </w:r>
    </w:p>
  </w:comment>
  <w:comment w:id="851" w:author="Windows User" w:date="2015-11-21T13:15:00Z" w:initials="WU">
    <w:p w14:paraId="05ACE9CF" w14:textId="77777777" w:rsidR="00F23E7F" w:rsidRDefault="00F23E7F" w:rsidP="00E35F1F">
      <w:pPr>
        <w:pStyle w:val="CommentText"/>
      </w:pPr>
      <w:r>
        <w:rPr>
          <w:rStyle w:val="CommentReference"/>
        </w:rPr>
        <w:annotationRef/>
      </w:r>
      <w:r>
        <w:t>check</w:t>
      </w:r>
    </w:p>
  </w:comment>
  <w:comment w:id="857" w:author="Windows User" w:date="2015-10-30T08:56:00Z" w:initials="BS">
    <w:p w14:paraId="5592658B" w14:textId="77777777" w:rsidR="00F23E7F" w:rsidRDefault="00F23E7F" w:rsidP="00E35F1F">
      <w:pPr>
        <w:pStyle w:val="CommentText"/>
      </w:pPr>
      <w:r>
        <w:rPr>
          <w:rStyle w:val="CommentReference"/>
        </w:rPr>
        <w:annotationRef/>
      </w:r>
      <w:r>
        <w:t>Are the breaths referring to the inspiration of scripture, as the other translations have, or the breath of creation cf gn 1?</w:t>
      </w:r>
    </w:p>
  </w:comment>
  <w:comment w:id="858" w:author="Windows User" w:date="2015-10-30T08:56:00Z" w:initials="BS">
    <w:p w14:paraId="6C4E59F0" w14:textId="77777777" w:rsidR="00F23E7F" w:rsidRDefault="00F23E7F" w:rsidP="00E35F1F">
      <w:pPr>
        <w:pStyle w:val="CommentText"/>
      </w:pPr>
      <w:r>
        <w:rPr>
          <w:rStyle w:val="CommentReference"/>
        </w:rPr>
        <w:annotationRef/>
      </w:r>
      <w:r>
        <w:t>When we love the Name of our Lord Jesus Christ, the Name of Salvation...</w:t>
      </w:r>
    </w:p>
  </w:comment>
  <w:comment w:id="859" w:author="Windows User" w:date="2015-10-30T08:56:00Z" w:initials="BS">
    <w:p w14:paraId="14DD413A" w14:textId="77777777" w:rsidR="00F23E7F" w:rsidRDefault="00F23E7F" w:rsidP="00E35F1F">
      <w:pPr>
        <w:pStyle w:val="CommentText"/>
      </w:pPr>
      <w:r>
        <w:rPr>
          <w:rStyle w:val="CommentReference"/>
        </w:rPr>
        <w:annotationRef/>
      </w:r>
      <w:r>
        <w:t>adjective? severe?</w:t>
      </w:r>
    </w:p>
  </w:comment>
  <w:comment w:id="866" w:author="Windows User" w:date="2015-11-21T13:15:00Z" w:initials="WU">
    <w:p w14:paraId="071C1D6C" w14:textId="77777777" w:rsidR="00F23E7F" w:rsidRDefault="00F23E7F" w:rsidP="00E35F1F">
      <w:pPr>
        <w:pStyle w:val="CommentText"/>
      </w:pPr>
      <w:r>
        <w:rPr>
          <w:rStyle w:val="CommentReference"/>
        </w:rPr>
        <w:annotationRef/>
      </w:r>
      <w:r>
        <w:t>check</w:t>
      </w:r>
    </w:p>
  </w:comment>
  <w:comment w:id="868" w:author="Windows User" w:date="2015-10-30T08:56:00Z" w:initials="BS">
    <w:p w14:paraId="5CA1796C" w14:textId="77777777" w:rsidR="00F23E7F" w:rsidRDefault="00F23E7F" w:rsidP="00E35F1F">
      <w:pPr>
        <w:pStyle w:val="CommentText"/>
      </w:pPr>
      <w:r>
        <w:rPr>
          <w:rStyle w:val="CommentReference"/>
        </w:rPr>
        <w:annotationRef/>
      </w:r>
      <w:r>
        <w:t>too literal?</w:t>
      </w:r>
    </w:p>
  </w:comment>
  <w:comment w:id="871" w:author="Windows User" w:date="2015-10-30T08:56:00Z" w:initials="BS">
    <w:p w14:paraId="39BBFF20" w14:textId="77777777" w:rsidR="00F23E7F" w:rsidRDefault="00F23E7F" w:rsidP="00E35F1F">
      <w:pPr>
        <w:pStyle w:val="CommentText"/>
      </w:pPr>
      <w:r>
        <w:rPr>
          <w:rStyle w:val="CommentReference"/>
        </w:rPr>
        <w:annotationRef/>
      </w:r>
      <w:r>
        <w:t>awkward</w:t>
      </w:r>
    </w:p>
  </w:comment>
  <w:comment w:id="872" w:author="Windows User" w:date="2015-10-30T08:56:00Z" w:initials="BS">
    <w:p w14:paraId="7C372EC3" w14:textId="77777777" w:rsidR="00F23E7F" w:rsidRDefault="00F23E7F" w:rsidP="00E35F1F">
      <w:pPr>
        <w:pStyle w:val="CommentText"/>
      </w:pPr>
      <w:r>
        <w:rPr>
          <w:rStyle w:val="CommentReference"/>
        </w:rPr>
        <w:annotationRef/>
      </w:r>
      <w:r>
        <w:t>sits, less literal, but more clear?</w:t>
      </w:r>
    </w:p>
  </w:comment>
  <w:comment w:id="873" w:author="Windows User" w:date="2015-10-30T08:56:00Z" w:initials="BS">
    <w:p w14:paraId="6C09DB42" w14:textId="77777777" w:rsidR="00F23E7F" w:rsidRDefault="00F23E7F" w:rsidP="00E35F1F">
      <w:pPr>
        <w:pStyle w:val="CommentText"/>
      </w:pPr>
      <w:r>
        <w:rPr>
          <w:rStyle w:val="CommentReference"/>
        </w:rPr>
        <w:annotationRef/>
      </w:r>
      <w:r>
        <w:t>awkward</w:t>
      </w:r>
    </w:p>
  </w:comment>
  <w:comment w:id="875" w:author="Windows User" w:date="2015-10-30T08:56:00Z" w:initials="BS">
    <w:p w14:paraId="512D6CE2" w14:textId="77777777" w:rsidR="00F23E7F" w:rsidRDefault="00F23E7F" w:rsidP="00E35F1F">
      <w:pPr>
        <w:pStyle w:val="CommentText"/>
      </w:pPr>
      <w:r>
        <w:rPr>
          <w:rStyle w:val="CommentReference"/>
        </w:rPr>
        <w:annotationRef/>
      </w:r>
      <w:r>
        <w:t>terribly awkward</w:t>
      </w:r>
    </w:p>
  </w:comment>
  <w:comment w:id="876" w:author="Windows User" w:date="2015-11-21T13:16:00Z" w:initials="WU">
    <w:p w14:paraId="56B70852" w14:textId="77777777" w:rsidR="00F23E7F" w:rsidRDefault="00F23E7F" w:rsidP="00E35F1F">
      <w:pPr>
        <w:pStyle w:val="CommentText"/>
      </w:pPr>
      <w:r>
        <w:rPr>
          <w:rStyle w:val="CommentReference"/>
        </w:rPr>
        <w:annotationRef/>
      </w:r>
      <w:r>
        <w:t>check</w:t>
      </w:r>
    </w:p>
  </w:comment>
  <w:comment w:id="877" w:author="Windows User" w:date="2015-11-21T13:16:00Z" w:initials="WU">
    <w:p w14:paraId="46C7130C" w14:textId="77777777" w:rsidR="00F23E7F" w:rsidRDefault="00F23E7F" w:rsidP="00E35F1F">
      <w:pPr>
        <w:pStyle w:val="CommentText"/>
      </w:pPr>
      <w:r>
        <w:rPr>
          <w:rStyle w:val="CommentReference"/>
        </w:rPr>
        <w:annotationRef/>
      </w:r>
      <w:r>
        <w:t>check</w:t>
      </w:r>
    </w:p>
  </w:comment>
  <w:comment w:id="878" w:author="Windows User" w:date="2015-11-21T13:16:00Z" w:initials="WU">
    <w:p w14:paraId="5E32845B" w14:textId="77777777" w:rsidR="00F23E7F" w:rsidRDefault="00F23E7F" w:rsidP="00E35F1F">
      <w:pPr>
        <w:pStyle w:val="CommentText"/>
      </w:pPr>
      <w:r>
        <w:rPr>
          <w:rStyle w:val="CommentReference"/>
        </w:rPr>
        <w:annotationRef/>
      </w:r>
      <w:r>
        <w:t>check</w:t>
      </w:r>
    </w:p>
  </w:comment>
  <w:comment w:id="879" w:author="Windows User" w:date="2015-11-21T13:16:00Z" w:initials="WU">
    <w:p w14:paraId="530C7E75" w14:textId="77777777" w:rsidR="00F23E7F" w:rsidRDefault="00F23E7F" w:rsidP="00E35F1F">
      <w:pPr>
        <w:pStyle w:val="CommentText"/>
      </w:pPr>
      <w:r>
        <w:rPr>
          <w:rStyle w:val="CommentReference"/>
        </w:rPr>
        <w:annotationRef/>
      </w:r>
      <w:r>
        <w:t>check</w:t>
      </w:r>
    </w:p>
  </w:comment>
  <w:comment w:id="881" w:author="Windows User" w:date="2015-10-30T08:56:00Z" w:initials="BS">
    <w:p w14:paraId="215C41D2" w14:textId="77777777" w:rsidR="00F23E7F" w:rsidRDefault="00F23E7F" w:rsidP="00E35F1F">
      <w:pPr>
        <w:pStyle w:val="CommentText"/>
      </w:pPr>
      <w:r>
        <w:rPr>
          <w:rStyle w:val="CommentReference"/>
        </w:rPr>
        <w:annotationRef/>
      </w:r>
      <w:r>
        <w:t>sat?</w:t>
      </w:r>
    </w:p>
  </w:comment>
  <w:comment w:id="882" w:author="Windows User" w:date="2015-11-21T13:17:00Z" w:initials="WU">
    <w:p w14:paraId="6B55DDAB" w14:textId="77777777" w:rsidR="00F23E7F" w:rsidRDefault="00F23E7F" w:rsidP="00E35F1F">
      <w:pPr>
        <w:pStyle w:val="CommentText"/>
      </w:pPr>
      <w:r>
        <w:rPr>
          <w:rStyle w:val="CommentReference"/>
        </w:rPr>
        <w:annotationRef/>
      </w:r>
      <w:r>
        <w:t>check</w:t>
      </w:r>
    </w:p>
  </w:comment>
  <w:comment w:id="883" w:author="Windows User" w:date="2015-11-21T13:17:00Z" w:initials="WU">
    <w:p w14:paraId="5825D4CB" w14:textId="77777777" w:rsidR="00F23E7F" w:rsidRDefault="00F23E7F" w:rsidP="00E35F1F">
      <w:pPr>
        <w:pStyle w:val="CommentText"/>
      </w:pPr>
      <w:r>
        <w:rPr>
          <w:rStyle w:val="CommentReference"/>
        </w:rPr>
        <w:annotationRef/>
      </w:r>
      <w:r>
        <w:t>check</w:t>
      </w:r>
    </w:p>
  </w:comment>
  <w:comment w:id="886" w:author="Windows User" w:date="2015-10-30T08:56:00Z" w:initials="BS">
    <w:p w14:paraId="3E614A56" w14:textId="77777777" w:rsidR="00F23E7F" w:rsidRDefault="00F23E7F" w:rsidP="00E35F1F">
      <w:pPr>
        <w:pStyle w:val="CommentText"/>
      </w:pPr>
      <w:r>
        <w:rPr>
          <w:rStyle w:val="CommentReference"/>
        </w:rPr>
        <w:annotationRef/>
      </w:r>
      <w:r>
        <w:t>entered and come forth, or entered through it?</w:t>
      </w:r>
    </w:p>
  </w:comment>
  <w:comment w:id="887" w:author="Windows User" w:date="2015-10-30T08:56:00Z" w:initials="BS">
    <w:p w14:paraId="356D8FDF" w14:textId="77777777" w:rsidR="00F23E7F" w:rsidRDefault="00F23E7F" w:rsidP="00E35F1F">
      <w:pPr>
        <w:pStyle w:val="CommentText"/>
      </w:pPr>
      <w:r>
        <w:rPr>
          <w:rStyle w:val="CommentReference"/>
        </w:rPr>
        <w:annotationRef/>
      </w:r>
      <w:r>
        <w:t>appearing?</w:t>
      </w:r>
    </w:p>
  </w:comment>
  <w:comment w:id="888" w:author="Windows User" w:date="2015-10-30T08:56:00Z" w:initials="BS">
    <w:p w14:paraId="4735348E" w14:textId="77777777" w:rsidR="00F23E7F" w:rsidRDefault="00F23E7F" w:rsidP="00E35F1F">
      <w:pPr>
        <w:pStyle w:val="CommentText"/>
      </w:pPr>
      <w:r>
        <w:rPr>
          <w:rStyle w:val="CommentReference"/>
        </w:rPr>
        <w:annotationRef/>
      </w:r>
      <w:r>
        <w:t>He</w:t>
      </w:r>
    </w:p>
  </w:comment>
  <w:comment w:id="894" w:author="Windows User" w:date="2015-10-30T08:56:00Z" w:initials="BS">
    <w:p w14:paraId="5F2DFD8E" w14:textId="77777777" w:rsidR="00F23E7F" w:rsidRDefault="00F23E7F" w:rsidP="00E35F1F">
      <w:pPr>
        <w:pStyle w:val="CommentText"/>
      </w:pPr>
      <w:r>
        <w:rPr>
          <w:rStyle w:val="CommentReference"/>
        </w:rPr>
        <w:annotationRef/>
      </w:r>
      <w:r>
        <w:t>I feel like upon sounds better here and below</w:t>
      </w:r>
    </w:p>
  </w:comment>
  <w:comment w:id="895" w:author="Windows User" w:date="2015-10-30T08:56:00Z" w:initials="BS">
    <w:p w14:paraId="026525DA" w14:textId="77777777" w:rsidR="00F23E7F" w:rsidRDefault="00F23E7F" w:rsidP="00E35F1F">
      <w:pPr>
        <w:pStyle w:val="CommentText"/>
      </w:pPr>
      <w:r>
        <w:rPr>
          <w:rStyle w:val="CommentReference"/>
        </w:rPr>
        <w:annotationRef/>
      </w:r>
      <w:r>
        <w:t>For forty days</w:t>
      </w:r>
    </w:p>
  </w:comment>
  <w:comment w:id="896" w:author="Windows User" w:date="2015-10-30T08:56:00Z" w:initials="BS">
    <w:p w14:paraId="7D69D9EF" w14:textId="77777777" w:rsidR="00F23E7F" w:rsidRDefault="00F23E7F" w:rsidP="00E35F1F">
      <w:pPr>
        <w:pStyle w:val="CommentText"/>
      </w:pPr>
      <w:r>
        <w:rPr>
          <w:rStyle w:val="CommentReference"/>
        </w:rPr>
        <w:annotationRef/>
      </w:r>
      <w:r>
        <w:t>awkward. Crush under our feet or crush within us? Even if feet not literally there, needed to complete the implied thought in english.</w:t>
      </w:r>
    </w:p>
  </w:comment>
  <w:comment w:id="902" w:author="Windows User" w:date="2015-10-30T08:56:00Z" w:initials="BS">
    <w:p w14:paraId="60DA9970" w14:textId="77777777" w:rsidR="00F23E7F" w:rsidRDefault="00F23E7F" w:rsidP="00E35F1F">
      <w:pPr>
        <w:pStyle w:val="CommentText"/>
      </w:pPr>
      <w:r>
        <w:rPr>
          <w:rStyle w:val="CommentReference"/>
        </w:rPr>
        <w:annotationRef/>
      </w:r>
      <w:r>
        <w:t>a? I know virgin doesn't sound right. Nor virginal. But a virgin seems to cheapen the thought...</w:t>
      </w:r>
    </w:p>
  </w:comment>
  <w:comment w:id="904" w:author="Windows User" w:date="2015-10-30T08:56:00Z" w:initials="BS">
    <w:p w14:paraId="3D3D58F2" w14:textId="77777777" w:rsidR="00F23E7F" w:rsidRDefault="00F23E7F" w:rsidP="00E35F1F">
      <w:pPr>
        <w:pStyle w:val="CommentText"/>
      </w:pPr>
      <w:r>
        <w:rPr>
          <w:rStyle w:val="CommentReference"/>
        </w:rPr>
        <w:annotationRef/>
      </w:r>
      <w:r>
        <w:t>annulled has connotation from catholicism of never having been. I like abolished better. Sounds more poetic like too.</w:t>
      </w:r>
    </w:p>
  </w:comment>
  <w:comment w:id="907" w:author="Windows User" w:date="2015-10-30T08:56:00Z" w:initials="BS">
    <w:p w14:paraId="758A0E08" w14:textId="77777777" w:rsidR="00F23E7F" w:rsidRDefault="00F23E7F" w:rsidP="00E35F1F">
      <w:pPr>
        <w:pStyle w:val="CommentText"/>
      </w:pPr>
      <w:r>
        <w:rPr>
          <w:rStyle w:val="CommentReference"/>
        </w:rPr>
        <w:annotationRef/>
      </w:r>
      <w:r>
        <w:t>yes, it is a continuous thought. But this and next are complete sentences in themselves.</w:t>
      </w:r>
    </w:p>
  </w:comment>
  <w:comment w:id="908" w:author="Windows User" w:date="2015-10-30T08:56:00Z" w:initials="BS">
    <w:p w14:paraId="4C494C1B" w14:textId="77777777" w:rsidR="00F23E7F" w:rsidRDefault="00F23E7F" w:rsidP="00E35F1F">
      <w:pPr>
        <w:pStyle w:val="CommentText"/>
      </w:pPr>
      <w:r>
        <w:rPr>
          <w:rStyle w:val="CommentReference"/>
        </w:rPr>
        <w:annotationRef/>
      </w:r>
      <w:r>
        <w:t>revealed almost makes sense here... but not with the next line having "said"</w:t>
      </w:r>
    </w:p>
  </w:comment>
  <w:comment w:id="909" w:author="Windows User" w:date="2015-10-30T08:56:00Z" w:initials="BS">
    <w:p w14:paraId="32F983BF" w14:textId="77777777" w:rsidR="00F23E7F" w:rsidRDefault="00F23E7F" w:rsidP="00E35F1F">
      <w:pPr>
        <w:pStyle w:val="CommentText"/>
      </w:pPr>
      <w:r>
        <w:rPr>
          <w:rStyle w:val="CommentReference"/>
        </w:rPr>
        <w:annotationRef/>
      </w:r>
      <w:r>
        <w:t>repeat quotes or contiguious?</w:t>
      </w:r>
    </w:p>
  </w:comment>
  <w:comment w:id="910" w:author="Windows User" w:date="2015-10-30T08:56:00Z" w:initials="BS">
    <w:p w14:paraId="29400B5B" w14:textId="77777777" w:rsidR="00F23E7F" w:rsidRDefault="00F23E7F" w:rsidP="00E35F1F">
      <w:pPr>
        <w:pStyle w:val="CommentText"/>
      </w:pPr>
      <w:r>
        <w:rPr>
          <w:rStyle w:val="CommentReference"/>
        </w:rPr>
        <w:annotationRef/>
      </w:r>
      <w:r>
        <w:t>in strength?</w:t>
      </w:r>
    </w:p>
  </w:comment>
  <w:comment w:id="911" w:author="Windows User" w:date="2015-10-30T08:56:00Z" w:initials="BS">
    <w:p w14:paraId="19007B27" w14:textId="77777777" w:rsidR="00F23E7F" w:rsidRDefault="00F23E7F" w:rsidP="00E35F1F">
      <w:pPr>
        <w:pStyle w:val="CommentText"/>
      </w:pPr>
      <w:r>
        <w:rPr>
          <w:rStyle w:val="CommentReference"/>
        </w:rPr>
        <w:annotationRef/>
      </w:r>
      <w:r>
        <w:t>in the tune it just sounds more emphatic dropping the "both"</w:t>
      </w:r>
    </w:p>
  </w:comment>
  <w:comment w:id="913" w:author="Windows User" w:date="2015-10-30T08:56:00Z" w:initials="BS">
    <w:p w14:paraId="42813985" w14:textId="77777777" w:rsidR="00F23E7F" w:rsidRDefault="00F23E7F" w:rsidP="00E35F1F">
      <w:pPr>
        <w:pStyle w:val="CommentText"/>
      </w:pPr>
      <w:r>
        <w:rPr>
          <w:rStyle w:val="CommentReference"/>
        </w:rPr>
        <w:annotationRef/>
      </w:r>
      <w:r>
        <w:t>theotokos, not mav em ef Nooti</w:t>
      </w:r>
    </w:p>
  </w:comment>
  <w:comment w:id="914" w:author="Windows User" w:date="2015-10-30T08:56:00Z" w:initials="BS">
    <w:p w14:paraId="72887F8D" w14:textId="77777777" w:rsidR="00F23E7F" w:rsidRDefault="00F23E7F" w:rsidP="00E35F1F">
      <w:pPr>
        <w:pStyle w:val="CommentText"/>
      </w:pPr>
      <w:r>
        <w:rPr>
          <w:rStyle w:val="CommentReference"/>
        </w:rPr>
        <w:annotationRef/>
      </w:r>
      <w:r>
        <w:t>in?</w:t>
      </w:r>
    </w:p>
  </w:comment>
  <w:comment w:id="916" w:author="Windows User" w:date="2015-10-30T08:56:00Z" w:initials="BS">
    <w:p w14:paraId="79923510" w14:textId="77777777" w:rsidR="00F23E7F" w:rsidRDefault="00F23E7F" w:rsidP="00E35F1F">
      <w:pPr>
        <w:pStyle w:val="CommentText"/>
      </w:pPr>
      <w:r>
        <w:rPr>
          <w:rStyle w:val="CommentReference"/>
        </w:rPr>
        <w:annotationRef/>
      </w:r>
      <w:r>
        <w:t>it's literally "And" but that leaves too much grammatical ambiguity that tends towards nonsensical parsing.</w:t>
      </w:r>
    </w:p>
  </w:comment>
  <w:comment w:id="917" w:author="Windows User" w:date="2015-10-30T08:56:00Z" w:initials="BS">
    <w:p w14:paraId="790A95EE" w14:textId="77777777" w:rsidR="00F23E7F" w:rsidRDefault="00F23E7F" w:rsidP="00E35F1F">
      <w:pPr>
        <w:pStyle w:val="CommentText"/>
      </w:pPr>
      <w:r>
        <w:rPr>
          <w:rStyle w:val="CommentReference"/>
        </w:rPr>
        <w:annotationRef/>
      </w:r>
      <w:r>
        <w:t>tense?</w:t>
      </w:r>
    </w:p>
  </w:comment>
  <w:comment w:id="919" w:author="Windows User" w:date="2015-10-30T08:56:00Z" w:initials="BS">
    <w:p w14:paraId="2626B3B0" w14:textId="77777777" w:rsidR="00F23E7F" w:rsidRDefault="00F23E7F" w:rsidP="00E35F1F">
      <w:pPr>
        <w:pStyle w:val="CommentText"/>
      </w:pPr>
      <w:r>
        <w:rPr>
          <w:rStyle w:val="CommentReference"/>
        </w:rPr>
        <w:annotationRef/>
      </w:r>
      <w:r>
        <w:t>too far for a pronoun</w:t>
      </w:r>
    </w:p>
  </w:comment>
  <w:comment w:id="920" w:author="Windows User" w:date="2015-10-30T08:56:00Z" w:initials="BS">
    <w:p w14:paraId="35C833E4" w14:textId="77777777" w:rsidR="00F23E7F" w:rsidRDefault="00F23E7F" w:rsidP="00E35F1F">
      <w:pPr>
        <w:pStyle w:val="CommentText"/>
      </w:pPr>
      <w:r>
        <w:rPr>
          <w:rStyle w:val="CommentReference"/>
        </w:rPr>
        <w:annotationRef/>
      </w:r>
      <w:r>
        <w:t>deemed or made?</w:t>
      </w:r>
    </w:p>
  </w:comment>
  <w:comment w:id="922" w:author="Windows User" w:date="2015-10-30T08:56:00Z" w:initials="BS">
    <w:p w14:paraId="5C7B7A35" w14:textId="77777777" w:rsidR="00F23E7F" w:rsidRDefault="00F23E7F" w:rsidP="00E35F1F">
      <w:pPr>
        <w:pStyle w:val="CommentText"/>
      </w:pPr>
      <w:r>
        <w:rPr>
          <w:rStyle w:val="CommentReference"/>
        </w:rPr>
        <w:annotationRef/>
      </w:r>
      <w:r>
        <w:t>coptic is heavens of heavens, but we usually say heaven of heavens.</w:t>
      </w:r>
    </w:p>
  </w:comment>
  <w:comment w:id="924" w:author="Windows User" w:date="2015-10-30T08:56:00Z" w:initials="BS">
    <w:p w14:paraId="080C2EEE" w14:textId="77777777" w:rsidR="00F23E7F" w:rsidRDefault="00F23E7F" w:rsidP="00E35F1F">
      <w:pPr>
        <w:pStyle w:val="CommentText"/>
      </w:pPr>
      <w:r>
        <w:rPr>
          <w:rStyle w:val="CommentReference"/>
        </w:rPr>
        <w:annotationRef/>
      </w:r>
      <w:r>
        <w:t>rises or shines?</w:t>
      </w:r>
    </w:p>
  </w:comment>
  <w:comment w:id="927" w:author="Windows User" w:date="2015-10-30T08:56:00Z" w:initials="BS">
    <w:p w14:paraId="5671149C" w14:textId="77777777" w:rsidR="00F23E7F" w:rsidRDefault="00F23E7F" w:rsidP="00E35F1F">
      <w:pPr>
        <w:pStyle w:val="CommentText"/>
      </w:pPr>
      <w:r>
        <w:rPr>
          <w:rStyle w:val="CommentReference"/>
        </w:rPr>
        <w:annotationRef/>
      </w:r>
      <w:r>
        <w:t>destroyed or damaged?</w:t>
      </w:r>
    </w:p>
  </w:comment>
  <w:comment w:id="933" w:author="Windows User" w:date="2015-10-30T08:56:00Z" w:initials="BS">
    <w:p w14:paraId="4B308EB2" w14:textId="77777777" w:rsidR="00F23E7F" w:rsidRDefault="00F23E7F" w:rsidP="00E35F1F">
      <w:pPr>
        <w:pStyle w:val="CommentText"/>
      </w:pPr>
      <w:r>
        <w:rPr>
          <w:rStyle w:val="CommentReference"/>
        </w:rPr>
        <w:annotationRef/>
      </w:r>
      <w:r>
        <w:t>servant, or slave?</w:t>
      </w:r>
    </w:p>
  </w:comment>
  <w:comment w:id="934" w:author="Windows User" w:date="2015-10-30T08:56:00Z" w:initials="BS">
    <w:p w14:paraId="20DF1D54" w14:textId="77777777" w:rsidR="00F23E7F" w:rsidRDefault="00F23E7F" w:rsidP="00E35F1F">
      <w:pPr>
        <w:pStyle w:val="CommentText"/>
      </w:pPr>
      <w:r>
        <w:rPr>
          <w:rStyle w:val="CommentReference"/>
        </w:rPr>
        <w:annotationRef/>
      </w:r>
      <w:r>
        <w:t>Feels way too literal</w:t>
      </w:r>
    </w:p>
  </w:comment>
  <w:comment w:id="935" w:author="Windows User" w:date="2015-11-21T13:18:00Z" w:initials="WU">
    <w:p w14:paraId="2A74F11D" w14:textId="77777777" w:rsidR="00F23E7F" w:rsidRDefault="00F23E7F" w:rsidP="00E35F1F">
      <w:pPr>
        <w:pStyle w:val="CommentText"/>
      </w:pPr>
      <w:r>
        <w:rPr>
          <w:rStyle w:val="CommentReference"/>
        </w:rPr>
        <w:annotationRef/>
      </w:r>
      <w:r>
        <w:t>check</w:t>
      </w:r>
    </w:p>
  </w:comment>
  <w:comment w:id="941" w:author="Windows User" w:date="2015-10-30T08:56:00Z" w:initials="BS">
    <w:p w14:paraId="6352B7F4" w14:textId="77777777" w:rsidR="00F23E7F" w:rsidRDefault="00F23E7F"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43" w:author="Windows User" w:date="2015-10-30T08:56:00Z" w:initials="BS">
    <w:p w14:paraId="77680459" w14:textId="77777777" w:rsidR="00F23E7F" w:rsidRDefault="00F23E7F" w:rsidP="00E35F1F">
      <w:pPr>
        <w:pStyle w:val="CommentText"/>
      </w:pPr>
      <w:r>
        <w:rPr>
          <w:rStyle w:val="CommentReference"/>
        </w:rPr>
        <w:annotationRef/>
      </w:r>
      <w:r>
        <w:t>was incarnate or took flesh? Need a decision for this common phrase.</w:t>
      </w:r>
    </w:p>
  </w:comment>
  <w:comment w:id="945" w:author="Windows User" w:date="2015-10-30T08:56:00Z" w:initials="BS">
    <w:p w14:paraId="6C7BBC12" w14:textId="77777777" w:rsidR="00F23E7F" w:rsidRDefault="00F23E7F"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0" w:author="Windows User" w:date="2015-10-30T08:56:00Z" w:initials="BS">
    <w:p w14:paraId="61EAF48D" w14:textId="77777777" w:rsidR="00F23E7F" w:rsidRDefault="00F23E7F" w:rsidP="00E35F1F">
      <w:pPr>
        <w:pStyle w:val="CommentText"/>
      </w:pPr>
      <w:r>
        <w:rPr>
          <w:rStyle w:val="CommentReference"/>
        </w:rPr>
        <w:annotationRef/>
      </w:r>
      <w:r>
        <w:t>Altar/The place where the Sacrifice is offered, is clearly not right. But Temple? Or Holy of Holies?</w:t>
      </w:r>
    </w:p>
  </w:comment>
  <w:comment w:id="953" w:author="Windows User" w:date="2015-10-30T08:56:00Z" w:initials="BS">
    <w:p w14:paraId="0DB4A25D" w14:textId="77777777" w:rsidR="00F23E7F" w:rsidRDefault="00F23E7F" w:rsidP="00E35F1F">
      <w:pPr>
        <w:pStyle w:val="CommentText"/>
      </w:pPr>
      <w:r>
        <w:rPr>
          <w:rStyle w:val="CommentReference"/>
        </w:rPr>
        <w:annotationRef/>
      </w:r>
      <w:r>
        <w:t>I think infinite captures the meaning of uncircumscript in a more approachable way.</w:t>
      </w:r>
    </w:p>
  </w:comment>
  <w:comment w:id="954" w:author="Windows User" w:date="2015-10-30T08:56:00Z" w:initials="BS">
    <w:p w14:paraId="65C574CB" w14:textId="77777777" w:rsidR="00F23E7F" w:rsidRDefault="00F23E7F" w:rsidP="00E35F1F">
      <w:pPr>
        <w:pStyle w:val="CommentText"/>
      </w:pPr>
      <w:r>
        <w:rPr>
          <w:rStyle w:val="CommentReference"/>
        </w:rPr>
        <w:annotationRef/>
      </w:r>
      <w:r>
        <w:t>net or hook?</w:t>
      </w:r>
    </w:p>
  </w:comment>
  <w:comment w:id="955" w:author="Windows User" w:date="2015-10-30T08:56:00Z" w:initials="BS">
    <w:p w14:paraId="631E73A0" w14:textId="77777777" w:rsidR="00F23E7F" w:rsidRDefault="00F23E7F" w:rsidP="00E35F1F">
      <w:pPr>
        <w:pStyle w:val="CommentText"/>
      </w:pPr>
      <w:r>
        <w:rPr>
          <w:rStyle w:val="CommentReference"/>
        </w:rPr>
        <w:annotationRef/>
      </w:r>
      <w:r>
        <w:t>Instructing them in the worship?</w:t>
      </w:r>
    </w:p>
  </w:comment>
  <w:comment w:id="956" w:author="Windows User" w:date="2015-10-30T08:56:00Z" w:initials="BS">
    <w:p w14:paraId="22469FD6" w14:textId="77777777" w:rsidR="00F23E7F" w:rsidRDefault="00F23E7F" w:rsidP="00E35F1F">
      <w:pPr>
        <w:pStyle w:val="CommentText"/>
      </w:pPr>
      <w:r>
        <w:rPr>
          <w:rStyle w:val="CommentReference"/>
        </w:rPr>
        <w:annotationRef/>
      </w:r>
      <w:r>
        <w:t>what does this mean?</w:t>
      </w:r>
    </w:p>
  </w:comment>
  <w:comment w:id="957" w:author="Windows User" w:date="2015-10-30T08:56:00Z" w:initials="BS">
    <w:p w14:paraId="0A6E9F00" w14:textId="77777777" w:rsidR="00F23E7F" w:rsidRDefault="00F23E7F" w:rsidP="00E35F1F">
      <w:pPr>
        <w:pStyle w:val="CommentText"/>
      </w:pPr>
      <w:r>
        <w:rPr>
          <w:rStyle w:val="CommentReference"/>
        </w:rPr>
        <w:annotationRef/>
      </w:r>
      <w:r>
        <w:t>Path? Or Way? i.e. Christ?</w:t>
      </w:r>
    </w:p>
  </w:comment>
  <w:comment w:id="958" w:author="Windows User" w:date="2015-10-30T08:56:00Z" w:initials="BS">
    <w:p w14:paraId="50D676B3" w14:textId="77777777" w:rsidR="00F23E7F" w:rsidRDefault="00F23E7F" w:rsidP="00E35F1F">
      <w:pPr>
        <w:pStyle w:val="CommentText"/>
      </w:pPr>
      <w:r>
        <w:rPr>
          <w:rStyle w:val="CommentReference"/>
        </w:rPr>
        <w:annotationRef/>
      </w:r>
      <w:r>
        <w:t>forward to? Or towards?</w:t>
      </w:r>
    </w:p>
  </w:comment>
  <w:comment w:id="959" w:author="Windows User" w:date="2015-10-30T08:56:00Z" w:initials="BS">
    <w:p w14:paraId="4E94979B" w14:textId="77777777" w:rsidR="00F23E7F" w:rsidRDefault="00F23E7F" w:rsidP="00E35F1F">
      <w:pPr>
        <w:pStyle w:val="CommentText"/>
      </w:pPr>
      <w:r>
        <w:rPr>
          <w:rStyle w:val="CommentReference"/>
        </w:rPr>
        <w:annotationRef/>
      </w:r>
      <w:r>
        <w:t>gladness</w:t>
      </w:r>
    </w:p>
  </w:comment>
  <w:comment w:id="965" w:author="Windows User" w:date="2015-10-30T08:56:00Z" w:initials="BS">
    <w:p w14:paraId="3588E256" w14:textId="77777777" w:rsidR="00F23E7F" w:rsidRDefault="00F23E7F" w:rsidP="00E35F1F">
      <w:pPr>
        <w:pStyle w:val="CommentText"/>
      </w:pPr>
      <w:r>
        <w:rPr>
          <w:rStyle w:val="CommentReference"/>
        </w:rPr>
        <w:annotationRef/>
      </w:r>
      <w:r>
        <w:t>Inclined to switch to L.A. ordering, but probably better to be consistent with Black.</w:t>
      </w:r>
    </w:p>
  </w:comment>
  <w:comment w:id="966" w:author="Windows User" w:date="2015-10-30T08:56:00Z" w:initials="BS">
    <w:p w14:paraId="5F5FCC97" w14:textId="77777777" w:rsidR="00F23E7F" w:rsidRDefault="00F23E7F" w:rsidP="00E35F1F">
      <w:pPr>
        <w:pStyle w:val="CommentText"/>
      </w:pPr>
      <w:r>
        <w:rPr>
          <w:rStyle w:val="CommentReference"/>
        </w:rPr>
        <w:annotationRef/>
      </w:r>
      <w:r>
        <w:t>Everyday or a day?</w:t>
      </w:r>
    </w:p>
  </w:comment>
  <w:comment w:id="967" w:author="Windows User" w:date="2015-10-30T08:56:00Z" w:initials="BS">
    <w:p w14:paraId="7938A467" w14:textId="77777777" w:rsidR="00F23E7F" w:rsidRDefault="00F23E7F" w:rsidP="00E35F1F">
      <w:pPr>
        <w:pStyle w:val="CommentText"/>
      </w:pPr>
      <w:r>
        <w:rPr>
          <w:rStyle w:val="CommentReference"/>
        </w:rPr>
        <w:annotationRef/>
      </w:r>
      <w:r>
        <w:t>not delight. Maybe joy instead of esctasy?</w:t>
      </w:r>
    </w:p>
  </w:comment>
  <w:comment w:id="968" w:author="Windows User" w:date="2015-10-30T08:56:00Z" w:initials="BS">
    <w:p w14:paraId="0D0804AC" w14:textId="77777777" w:rsidR="00F23E7F" w:rsidRDefault="00F23E7F" w:rsidP="00E35F1F">
      <w:pPr>
        <w:pStyle w:val="CommentText"/>
      </w:pPr>
      <w:r>
        <w:rPr>
          <w:rStyle w:val="CommentReference"/>
        </w:rPr>
        <w:annotationRef/>
      </w:r>
      <w:r>
        <w:t>glory, splendor or beauty?</w:t>
      </w:r>
    </w:p>
  </w:comment>
  <w:comment w:id="969" w:author="Windows User" w:date="2015-10-30T08:56:00Z" w:initials="BS">
    <w:p w14:paraId="07A7FAB4" w14:textId="77777777" w:rsidR="00F23E7F" w:rsidRDefault="00F23E7F" w:rsidP="00E35F1F">
      <w:pPr>
        <w:pStyle w:val="CommentText"/>
      </w:pPr>
      <w:r>
        <w:rPr>
          <w:rStyle w:val="CommentReference"/>
        </w:rPr>
        <w:annotationRef/>
      </w:r>
      <w:r>
        <w:t>from or and?</w:t>
      </w:r>
    </w:p>
  </w:comment>
  <w:comment w:id="970" w:author="Windows User" w:date="2015-10-30T08:56:00Z" w:initials="BS">
    <w:p w14:paraId="5249720E" w14:textId="77777777" w:rsidR="00F23E7F" w:rsidRDefault="00F23E7F" w:rsidP="00E35F1F">
      <w:pPr>
        <w:pStyle w:val="CommentText"/>
      </w:pPr>
      <w:r>
        <w:rPr>
          <w:rStyle w:val="CommentReference"/>
        </w:rPr>
        <w:annotationRef/>
      </w:r>
      <w:r>
        <w:t>What prophet? Why did abouna redact this?</w:t>
      </w:r>
    </w:p>
  </w:comment>
  <w:comment w:id="971" w:author="Windows User" w:date="2015-10-30T08:56:00Z" w:initials="BS">
    <w:p w14:paraId="66A9526F" w14:textId="77777777" w:rsidR="00F23E7F" w:rsidRDefault="00F23E7F" w:rsidP="00E35F1F">
      <w:pPr>
        <w:pStyle w:val="CommentText"/>
      </w:pPr>
      <w:r>
        <w:rPr>
          <w:rStyle w:val="CommentReference"/>
        </w:rPr>
        <w:annotationRef/>
      </w:r>
      <w:r>
        <w:t>Doesn't this say you are beyond beginning, or something to that effect? Beyond the beginning from which even time arose?</w:t>
      </w:r>
    </w:p>
  </w:comment>
  <w:comment w:id="972" w:author="Windows User" w:date="2015-10-30T08:56:00Z" w:initials="BS">
    <w:p w14:paraId="08CC53E1" w14:textId="77777777" w:rsidR="00F23E7F" w:rsidRDefault="00F23E7F" w:rsidP="00E35F1F">
      <w:pPr>
        <w:pStyle w:val="CommentText"/>
      </w:pPr>
      <w:r>
        <w:rPr>
          <w:rStyle w:val="CommentReference"/>
        </w:rPr>
        <w:annotationRef/>
      </w:r>
      <w:r>
        <w:t>is this right?</w:t>
      </w:r>
    </w:p>
  </w:comment>
  <w:comment w:id="973" w:author="Windows User" w:date="2015-10-30T08:56:00Z" w:initials="BS">
    <w:p w14:paraId="21BA9344" w14:textId="77777777" w:rsidR="00F23E7F" w:rsidRDefault="00F23E7F" w:rsidP="00E35F1F">
      <w:pPr>
        <w:pStyle w:val="CommentText"/>
      </w:pPr>
      <w:r>
        <w:rPr>
          <w:rStyle w:val="CommentReference"/>
        </w:rPr>
        <w:annotationRef/>
      </w:r>
      <w:r>
        <w:t>isn't it of?</w:t>
      </w:r>
    </w:p>
  </w:comment>
  <w:comment w:id="974" w:author="Windows User" w:date="2015-10-30T08:56:00Z" w:initials="BS">
    <w:p w14:paraId="0DB057D8" w14:textId="77777777" w:rsidR="00F23E7F" w:rsidRDefault="00F23E7F" w:rsidP="00E35F1F">
      <w:pPr>
        <w:pStyle w:val="CommentText"/>
      </w:pPr>
      <w:r>
        <w:rPr>
          <w:rStyle w:val="CommentReference"/>
        </w:rPr>
        <w:annotationRef/>
      </w:r>
      <w:r>
        <w:t>isn't it blesses?</w:t>
      </w:r>
    </w:p>
  </w:comment>
  <w:comment w:id="975" w:author="Windows User" w:date="2015-10-30T08:56:00Z" w:initials="BS">
    <w:p w14:paraId="4126BF87" w14:textId="77777777" w:rsidR="00F23E7F" w:rsidRDefault="00F23E7F" w:rsidP="00E35F1F">
      <w:pPr>
        <w:pStyle w:val="CommentText"/>
      </w:pPr>
      <w:r>
        <w:rPr>
          <w:rStyle w:val="CommentReference"/>
        </w:rPr>
        <w:annotationRef/>
      </w:r>
      <w:r>
        <w:t>blessing or blessing?</w:t>
      </w:r>
    </w:p>
  </w:comment>
  <w:comment w:id="976" w:author="Windows User" w:date="2015-10-30T08:56:00Z" w:initials="BS">
    <w:p w14:paraId="068E7184" w14:textId="77777777" w:rsidR="00F23E7F" w:rsidRDefault="00F23E7F" w:rsidP="00E35F1F">
      <w:pPr>
        <w:pStyle w:val="CommentText"/>
      </w:pPr>
      <w:r>
        <w:rPr>
          <w:rStyle w:val="CommentReference"/>
        </w:rPr>
        <w:annotationRef/>
      </w:r>
      <w:r>
        <w:t>the other translations seem not to like abouna's contractions...</w:t>
      </w:r>
    </w:p>
  </w:comment>
  <w:comment w:id="977" w:author="Windows User" w:date="2015-10-30T08:56:00Z" w:initials="BS">
    <w:p w14:paraId="21A595C5" w14:textId="77777777" w:rsidR="00F23E7F" w:rsidRDefault="00F23E7F" w:rsidP="00E35F1F">
      <w:pPr>
        <w:pStyle w:val="CommentText"/>
      </w:pPr>
      <w:r>
        <w:rPr>
          <w:rStyle w:val="CommentReference"/>
        </w:rPr>
        <w:annotationRef/>
      </w:r>
      <w:r>
        <w:t>perfect or true?</w:t>
      </w:r>
    </w:p>
  </w:comment>
  <w:comment w:id="980" w:author="Windows User" w:date="2015-11-21T13:21:00Z" w:initials="WU">
    <w:p w14:paraId="686F5E9C" w14:textId="77777777" w:rsidR="00F23E7F" w:rsidRDefault="00F23E7F" w:rsidP="00E35F1F">
      <w:pPr>
        <w:pStyle w:val="CommentText"/>
      </w:pPr>
      <w:r>
        <w:rPr>
          <w:rStyle w:val="CommentReference"/>
        </w:rPr>
        <w:annotationRef/>
      </w:r>
    </w:p>
  </w:comment>
  <w:comment w:id="985" w:author="Windows User" w:date="2015-10-30T08:56:00Z" w:initials="BS">
    <w:p w14:paraId="138D81C8" w14:textId="77777777" w:rsidR="00F23E7F" w:rsidRDefault="00F23E7F" w:rsidP="00E35F1F">
      <w:pPr>
        <w:pStyle w:val="CommentText"/>
      </w:pPr>
      <w:r>
        <w:rPr>
          <w:rStyle w:val="CommentReference"/>
        </w:rPr>
        <w:annotationRef/>
      </w:r>
      <w:r>
        <w:t>which word is right?</w:t>
      </w:r>
    </w:p>
  </w:comment>
  <w:comment w:id="986" w:author="Windows User" w:date="2015-10-30T08:56:00Z" w:initials="BS">
    <w:p w14:paraId="36B899D8" w14:textId="77777777" w:rsidR="00F23E7F" w:rsidRDefault="00F23E7F" w:rsidP="00E35F1F">
      <w:pPr>
        <w:pStyle w:val="CommentText"/>
      </w:pPr>
      <w:r>
        <w:rPr>
          <w:rStyle w:val="CommentReference"/>
        </w:rPr>
        <w:annotationRef/>
      </w:r>
      <w:r>
        <w:t>wise?</w:t>
      </w:r>
    </w:p>
  </w:comment>
  <w:comment w:id="988" w:author="Windows User" w:date="2015-10-30T08:56:00Z" w:initials="BS">
    <w:p w14:paraId="62F2B22F" w14:textId="77777777" w:rsidR="00F23E7F" w:rsidRDefault="00F23E7F" w:rsidP="00E35F1F">
      <w:pPr>
        <w:pStyle w:val="CommentText"/>
      </w:pPr>
      <w:r>
        <w:rPr>
          <w:rStyle w:val="CommentReference"/>
        </w:rPr>
        <w:annotationRef/>
      </w:r>
      <w:r>
        <w:t>bride, or bridal chamber?</w:t>
      </w:r>
    </w:p>
  </w:comment>
  <w:comment w:id="989" w:author="Windows User" w:date="2015-10-30T08:56:00Z" w:initials="BS">
    <w:p w14:paraId="13AA9031" w14:textId="77777777" w:rsidR="00F23E7F" w:rsidRDefault="00F23E7F" w:rsidP="00E35F1F">
      <w:pPr>
        <w:pStyle w:val="CommentText"/>
      </w:pPr>
      <w:r>
        <w:rPr>
          <w:rStyle w:val="CommentReference"/>
        </w:rPr>
        <w:annotationRef/>
      </w:r>
      <w:r>
        <w:t>truth, logos, or true logos?</w:t>
      </w:r>
    </w:p>
  </w:comment>
  <w:comment w:id="990" w:author="Windows User" w:date="2015-10-30T08:56:00Z" w:initials="BS">
    <w:p w14:paraId="116A567C" w14:textId="77777777" w:rsidR="00F23E7F" w:rsidRDefault="00F23E7F" w:rsidP="00E35F1F">
      <w:pPr>
        <w:pStyle w:val="CommentText"/>
      </w:pPr>
      <w:r>
        <w:rPr>
          <w:rStyle w:val="CommentReference"/>
        </w:rPr>
        <w:annotationRef/>
      </w:r>
      <w:r>
        <w:t>redeemed or saved?</w:t>
      </w:r>
    </w:p>
  </w:comment>
  <w:comment w:id="992" w:author="Windows User" w:date="2015-10-30T08:56:00Z" w:initials="BS">
    <w:p w14:paraId="37848CBE" w14:textId="77777777" w:rsidR="00F23E7F" w:rsidRDefault="00F23E7F" w:rsidP="00E35F1F">
      <w:pPr>
        <w:pStyle w:val="CommentText"/>
      </w:pPr>
      <w:r>
        <w:rPr>
          <w:rStyle w:val="CommentReference"/>
        </w:rPr>
        <w:annotationRef/>
      </w:r>
      <w:r>
        <w:t>for us or unto us?</w:t>
      </w:r>
    </w:p>
  </w:comment>
  <w:comment w:id="995" w:author="Windows User" w:date="2015-10-30T08:56:00Z" w:initials="BS">
    <w:p w14:paraId="7318299D" w14:textId="77777777" w:rsidR="00F23E7F" w:rsidRDefault="00F23E7F" w:rsidP="00E35F1F">
      <w:pPr>
        <w:pStyle w:val="CommentText"/>
      </w:pPr>
      <w:r>
        <w:rPr>
          <w:rStyle w:val="CommentReference"/>
        </w:rPr>
        <w:annotationRef/>
      </w:r>
      <w:r>
        <w:t>what does eshleelooi mean?</w:t>
      </w:r>
    </w:p>
  </w:comment>
  <w:comment w:id="996" w:author="Windows User" w:date="2015-10-30T08:56:00Z" w:initials="BS">
    <w:p w14:paraId="01016F04" w14:textId="77777777" w:rsidR="00F23E7F" w:rsidRDefault="00F23E7F" w:rsidP="00E35F1F">
      <w:pPr>
        <w:pStyle w:val="CommentText"/>
      </w:pPr>
      <w:r>
        <w:rPr>
          <w:rStyle w:val="CommentReference"/>
        </w:rPr>
        <w:annotationRef/>
      </w:r>
      <w:r>
        <w:t>save or redeem?</w:t>
      </w:r>
    </w:p>
  </w:comment>
  <w:comment w:id="998" w:author="Windows User" w:date="2015-10-30T08:56:00Z" w:initials="BS">
    <w:p w14:paraId="2F0C8D0C" w14:textId="77777777" w:rsidR="00F23E7F" w:rsidRDefault="00F23E7F" w:rsidP="00E35F1F">
      <w:pPr>
        <w:pStyle w:val="CommentText"/>
      </w:pPr>
      <w:r>
        <w:rPr>
          <w:rStyle w:val="CommentReference"/>
        </w:rPr>
        <w:annotationRef/>
      </w:r>
      <w:r>
        <w:t>paradoxically or miraculously?</w:t>
      </w:r>
    </w:p>
  </w:comment>
  <w:comment w:id="999" w:author="Windows User" w:date="2015-10-30T08:56:00Z" w:initials="BS">
    <w:p w14:paraId="0F8BDFBA" w14:textId="77777777" w:rsidR="00F23E7F" w:rsidRDefault="00F23E7F" w:rsidP="00E35F1F">
      <w:pPr>
        <w:pStyle w:val="CommentText"/>
      </w:pPr>
      <w:r>
        <w:rPr>
          <w:rStyle w:val="CommentReference"/>
        </w:rPr>
        <w:annotationRef/>
      </w:r>
      <w:r>
        <w:t>I get that this is perfectly valid English without 'is'. But too hard to follow fast.</w:t>
      </w:r>
    </w:p>
  </w:comment>
  <w:comment w:id="1001" w:author="Windows User" w:date="2015-10-30T08:56:00Z" w:initials="BS">
    <w:p w14:paraId="0412A3CD" w14:textId="77777777" w:rsidR="00F23E7F" w:rsidRDefault="00F23E7F" w:rsidP="00E35F1F">
      <w:pPr>
        <w:pStyle w:val="CommentText"/>
      </w:pPr>
      <w:r>
        <w:rPr>
          <w:rStyle w:val="CommentReference"/>
        </w:rPr>
        <w:annotationRef/>
      </w:r>
      <w:r>
        <w:t>this seems to be parallel to gold on all sides rather than gold roundabout it.</w:t>
      </w:r>
    </w:p>
  </w:comment>
  <w:comment w:id="1002" w:author="Windows User" w:date="2015-10-30T08:56:00Z" w:initials="BS">
    <w:p w14:paraId="5A22944C" w14:textId="77777777" w:rsidR="00F23E7F" w:rsidRDefault="00F23E7F" w:rsidP="00E35F1F">
      <w:pPr>
        <w:pStyle w:val="CommentText"/>
      </w:pPr>
      <w:r>
        <w:rPr>
          <w:rStyle w:val="CommentReference"/>
        </w:rPr>
        <w:annotationRef/>
      </w:r>
      <w:r>
        <w:t>Saviour or redeemer?</w:t>
      </w:r>
    </w:p>
  </w:comment>
  <w:comment w:id="1004" w:author="Windows User" w:date="2015-10-30T08:56:00Z" w:initials="BS">
    <w:p w14:paraId="7BA01F3B" w14:textId="77777777" w:rsidR="00F23E7F" w:rsidRDefault="00F23E7F" w:rsidP="00E35F1F">
      <w:pPr>
        <w:pStyle w:val="CommentText"/>
      </w:pPr>
      <w:r>
        <w:rPr>
          <w:rStyle w:val="CommentReference"/>
        </w:rPr>
        <w:annotationRef/>
      </w:r>
      <w:r>
        <w:t>isn't this compassion? not nishti nai...</w:t>
      </w:r>
    </w:p>
  </w:comment>
  <w:comment w:id="1007" w:author="Windows User" w:date="2015-10-30T08:56:00Z" w:initials="BS">
    <w:p w14:paraId="48DB0714" w14:textId="77777777" w:rsidR="00F23E7F" w:rsidRDefault="00F23E7F"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08" w:author="Windows User" w:date="2015-10-30T08:56:00Z" w:initials="BS">
    <w:p w14:paraId="15AB72CB" w14:textId="77777777" w:rsidR="00F23E7F" w:rsidRDefault="00F23E7F" w:rsidP="00E35F1F">
      <w:pPr>
        <w:pStyle w:val="CommentText"/>
      </w:pPr>
      <w:r>
        <w:rPr>
          <w:rStyle w:val="CommentReference"/>
        </w:rPr>
        <w:annotationRef/>
      </w:r>
      <w:r>
        <w:t>should be lampstand, not candle stick, here and throughout.</w:t>
      </w:r>
    </w:p>
  </w:comment>
  <w:comment w:id="1009" w:author="Windows User" w:date="2015-10-30T08:56:00Z" w:initials="BS">
    <w:p w14:paraId="6D5F9821" w14:textId="77777777" w:rsidR="00F23E7F" w:rsidRDefault="00F23E7F" w:rsidP="00E35F1F">
      <w:pPr>
        <w:pStyle w:val="CommentText"/>
      </w:pPr>
      <w:r>
        <w:rPr>
          <w:rStyle w:val="CommentReference"/>
        </w:rPr>
        <w:annotationRef/>
      </w:r>
      <w:r>
        <w:t>Ok, not saluted... Greeted, or I would prefer hailed...</w:t>
      </w:r>
    </w:p>
  </w:comment>
  <w:comment w:id="1010" w:author="Windows User" w:date="2015-10-30T08:56:00Z" w:initials="BS">
    <w:p w14:paraId="075C27A6" w14:textId="77777777" w:rsidR="00F23E7F" w:rsidRDefault="00F23E7F" w:rsidP="00E35F1F">
      <w:pPr>
        <w:pStyle w:val="CommentText"/>
      </w:pPr>
      <w:r>
        <w:rPr>
          <w:rStyle w:val="CommentReference"/>
        </w:rPr>
        <w:annotationRef/>
      </w:r>
      <w:r>
        <w:t>The Father was overjoyed, in your conception????</w:t>
      </w:r>
    </w:p>
  </w:comment>
  <w:comment w:id="1011" w:author="Windows User" w:date="2015-10-30T08:56:00Z" w:initials="BS">
    <w:p w14:paraId="7569AFF1" w14:textId="77777777" w:rsidR="00F23E7F" w:rsidRDefault="00F23E7F" w:rsidP="00E35F1F">
      <w:pPr>
        <w:pStyle w:val="CommentText"/>
      </w:pPr>
      <w:r>
        <w:rPr>
          <w:rStyle w:val="CommentReference"/>
        </w:rPr>
        <w:annotationRef/>
      </w:r>
      <w:r>
        <w:t>appearing doesn't sound right for parousia... coming or advent?</w:t>
      </w:r>
    </w:p>
  </w:comment>
  <w:comment w:id="1012" w:author="Windows User" w:date="2015-11-21T13:22:00Z" w:initials="WU">
    <w:p w14:paraId="728FA9EF" w14:textId="77777777" w:rsidR="00F23E7F" w:rsidRDefault="00F23E7F" w:rsidP="00E35F1F">
      <w:pPr>
        <w:pStyle w:val="CommentText"/>
      </w:pPr>
      <w:r>
        <w:rPr>
          <w:rStyle w:val="CommentReference"/>
        </w:rPr>
        <w:annotationRef/>
      </w:r>
      <w:r w:rsidRPr="00582AD7">
        <w:t>(ⲡⲉⲥⲱⲙⲁ??)</w:t>
      </w:r>
    </w:p>
  </w:comment>
  <w:comment w:id="1013" w:author="Windows User" w:date="2015-10-30T08:56:00Z" w:initials="BS">
    <w:p w14:paraId="0C77198F" w14:textId="77777777" w:rsidR="00F23E7F" w:rsidRDefault="00F23E7F" w:rsidP="00E35F1F">
      <w:pPr>
        <w:pStyle w:val="CommentText"/>
      </w:pPr>
      <w:r>
        <w:rPr>
          <w:rStyle w:val="CommentReference"/>
        </w:rPr>
        <w:annotationRef/>
      </w:r>
      <w:r>
        <w:t>kinda funny in English to switch pronoun from Lord to Virgin in one scentence.</w:t>
      </w:r>
    </w:p>
  </w:comment>
  <w:comment w:id="1016" w:author="Windows User" w:date="2015-10-30T08:56:00Z" w:initials="BS">
    <w:p w14:paraId="501C2D6F" w14:textId="77777777" w:rsidR="00F23E7F" w:rsidRDefault="00F23E7F" w:rsidP="00E35F1F">
      <w:pPr>
        <w:pStyle w:val="CommentText"/>
      </w:pPr>
      <w:r>
        <w:rPr>
          <w:rStyle w:val="CommentReference"/>
        </w:rPr>
        <w:annotationRef/>
      </w:r>
      <w:r>
        <w:t>I really didn't like preached... Is this to literal though? Maybe L.A. is better.</w:t>
      </w:r>
    </w:p>
  </w:comment>
  <w:comment w:id="1017" w:author="Windows User" w:date="2015-10-30T08:56:00Z" w:initials="BS">
    <w:p w14:paraId="6407D4C9" w14:textId="77777777" w:rsidR="00F23E7F" w:rsidRDefault="00F23E7F" w:rsidP="00E35F1F">
      <w:pPr>
        <w:pStyle w:val="CommentText"/>
      </w:pPr>
      <w:r>
        <w:rPr>
          <w:rStyle w:val="CommentReference"/>
        </w:rPr>
        <w:annotationRef/>
      </w:r>
      <w:r>
        <w:t>these thereofs are so awkward... but I can't think of a better phrasing right now.</w:t>
      </w:r>
    </w:p>
  </w:comment>
  <w:comment w:id="1018" w:author="Windows User" w:date="2015-11-21T13:23:00Z" w:initials="WU">
    <w:p w14:paraId="1B7B1E94" w14:textId="77777777" w:rsidR="00F23E7F" w:rsidRDefault="00F23E7F" w:rsidP="00E35F1F">
      <w:pPr>
        <w:pStyle w:val="CommentText"/>
      </w:pPr>
      <w:r>
        <w:rPr>
          <w:rStyle w:val="CommentReference"/>
        </w:rPr>
        <w:annotationRef/>
      </w:r>
      <w:r>
        <w:t>review</w:t>
      </w:r>
    </w:p>
  </w:comment>
  <w:comment w:id="1025" w:author="Windows User" w:date="2015-10-30T08:56:00Z" w:initials="BS">
    <w:p w14:paraId="5D50DB65" w14:textId="77777777" w:rsidR="00F23E7F" w:rsidRDefault="00F23E7F" w:rsidP="00E35F1F">
      <w:pPr>
        <w:pStyle w:val="CommentText"/>
      </w:pPr>
      <w:r>
        <w:rPr>
          <w:rStyle w:val="CommentReference"/>
        </w:rPr>
        <w:annotationRef/>
      </w:r>
      <w:r>
        <w:t>this seems kind of loose... is it ok?</w:t>
      </w:r>
    </w:p>
  </w:comment>
  <w:comment w:id="1026" w:author="Windows User" w:date="2015-10-30T08:56:00Z" w:initials="BS">
    <w:p w14:paraId="01FDA469" w14:textId="77777777" w:rsidR="00F23E7F" w:rsidRDefault="00F23E7F" w:rsidP="00E35F1F">
      <w:pPr>
        <w:pStyle w:val="CommentText"/>
      </w:pPr>
      <w:r>
        <w:rPr>
          <w:rStyle w:val="CommentReference"/>
        </w:rPr>
        <w:annotationRef/>
      </w:r>
      <w:r>
        <w:t>works or deeds?</w:t>
      </w:r>
    </w:p>
  </w:comment>
  <w:comment w:id="1027" w:author="Windows User" w:date="2015-11-21T13:24:00Z" w:initials="WU">
    <w:p w14:paraId="7A990723" w14:textId="77777777" w:rsidR="00F23E7F" w:rsidRDefault="00F23E7F" w:rsidP="00E35F1F">
      <w:pPr>
        <w:pStyle w:val="CommentText"/>
      </w:pPr>
      <w:r>
        <w:rPr>
          <w:rStyle w:val="CommentReference"/>
        </w:rPr>
        <w:annotationRef/>
      </w:r>
      <w:r>
        <w:t>review</w:t>
      </w:r>
    </w:p>
  </w:comment>
  <w:comment w:id="1028" w:author="Windows User" w:date="2015-10-30T08:56:00Z" w:initials="BS">
    <w:p w14:paraId="5BB3D65B" w14:textId="77777777" w:rsidR="00F23E7F" w:rsidRDefault="00F23E7F" w:rsidP="00E35F1F">
      <w:pPr>
        <w:pStyle w:val="CommentText"/>
      </w:pPr>
      <w:r>
        <w:rPr>
          <w:rStyle w:val="CommentReference"/>
        </w:rPr>
        <w:annotationRef/>
      </w:r>
      <w:r>
        <w:t>does Coptic have 'high'?</w:t>
      </w:r>
    </w:p>
  </w:comment>
  <w:comment w:id="1029" w:author="Windows User" w:date="2015-11-21T13:24:00Z" w:initials="WU">
    <w:p w14:paraId="1D334F95" w14:textId="77777777" w:rsidR="00F23E7F" w:rsidRDefault="00F23E7F" w:rsidP="00E35F1F">
      <w:pPr>
        <w:pStyle w:val="CommentText"/>
      </w:pPr>
      <w:r>
        <w:rPr>
          <w:rStyle w:val="CommentReference"/>
        </w:rPr>
        <w:annotationRef/>
      </w:r>
      <w:r>
        <w:t>review, add variant</w:t>
      </w:r>
    </w:p>
  </w:comment>
  <w:comment w:id="1030" w:author="Windows User" w:date="2015-10-30T08:56:00Z" w:initials="BS">
    <w:p w14:paraId="5480B788" w14:textId="77777777" w:rsidR="00F23E7F" w:rsidRDefault="00F23E7F" w:rsidP="00E35F1F">
      <w:pPr>
        <w:pStyle w:val="CommentText"/>
      </w:pPr>
      <w:r>
        <w:rPr>
          <w:rStyle w:val="CommentReference"/>
        </w:rPr>
        <w:annotationRef/>
      </w:r>
      <w:r>
        <w:t>bless or praise? inconsistent rendering of esmo</w:t>
      </w:r>
    </w:p>
  </w:comment>
  <w:comment w:id="1036" w:author="Windows User" w:date="2015-10-30T08:56:00Z" w:initials="WU">
    <w:p w14:paraId="326EFA42" w14:textId="77777777" w:rsidR="00F23E7F" w:rsidRDefault="00F23E7F" w:rsidP="006869EE">
      <w:pPr>
        <w:pStyle w:val="CommentText"/>
      </w:pPr>
      <w:r>
        <w:rPr>
          <w:rStyle w:val="CommentReference"/>
        </w:rPr>
        <w:annotationRef/>
      </w:r>
      <w:r>
        <w:t>Add notes where to insert Doxology of Prime… And Vespers Prase?</w:t>
      </w:r>
    </w:p>
  </w:comment>
  <w:comment w:id="1040" w:author="Windows User" w:date="2015-10-30T08:56:00Z" w:initials="WU">
    <w:p w14:paraId="66837344" w14:textId="77777777" w:rsidR="00F23E7F" w:rsidRDefault="00F23E7F" w:rsidP="006869EE">
      <w:pPr>
        <w:pStyle w:val="CommentText"/>
      </w:pPr>
      <w:r>
        <w:rPr>
          <w:rStyle w:val="CommentReference"/>
        </w:rPr>
        <w:annotationRef/>
      </w:r>
      <w:r>
        <w:t>May He or that He may</w:t>
      </w:r>
    </w:p>
  </w:comment>
  <w:comment w:id="1042" w:author="Windows User" w:date="2015-10-30T08:56:00Z" w:initials="BS">
    <w:p w14:paraId="5BE9E7DF" w14:textId="77777777" w:rsidR="00F23E7F" w:rsidRDefault="00F23E7F" w:rsidP="006869EE">
      <w:pPr>
        <w:pStyle w:val="CommentText"/>
      </w:pPr>
      <w:r>
        <w:rPr>
          <w:rStyle w:val="CommentReference"/>
        </w:rPr>
        <w:annotationRef/>
      </w:r>
      <w:r>
        <w:t>protopresbyters?</w:t>
      </w:r>
    </w:p>
  </w:comment>
  <w:comment w:id="1043" w:author="Windows User" w:date="2015-10-30T08:56:00Z" w:initials="BS">
    <w:p w14:paraId="37712CA1" w14:textId="77777777" w:rsidR="00F23E7F" w:rsidRDefault="00F23E7F" w:rsidP="006869EE">
      <w:pPr>
        <w:pStyle w:val="CommentText"/>
      </w:pPr>
      <w:r>
        <w:rPr>
          <w:rStyle w:val="CommentReference"/>
        </w:rPr>
        <w:annotationRef/>
      </w:r>
      <w:r>
        <w:t>those who?</w:t>
      </w:r>
    </w:p>
  </w:comment>
  <w:comment w:id="1044" w:author="Windows User" w:date="2015-10-30T08:56:00Z" w:initials="BS">
    <w:p w14:paraId="0BC9F56F" w14:textId="77777777" w:rsidR="00F23E7F" w:rsidRDefault="00F23E7F" w:rsidP="006869EE">
      <w:pPr>
        <w:pStyle w:val="CommentText"/>
      </w:pPr>
      <w:r>
        <w:rPr>
          <w:rStyle w:val="CommentReference"/>
        </w:rPr>
        <w:annotationRef/>
      </w:r>
      <w:r>
        <w:t>Yourself?</w:t>
      </w:r>
    </w:p>
  </w:comment>
  <w:comment w:id="1048" w:author="Windows User" w:date="2015-11-27T20:09:00Z" w:initials="WU">
    <w:p w14:paraId="5DD947BD" w14:textId="77777777" w:rsidR="00F23E7F" w:rsidRDefault="00F23E7F" w:rsidP="006869EE">
      <w:pPr>
        <w:pStyle w:val="CommentText"/>
      </w:pPr>
      <w:r>
        <w:rPr>
          <w:rStyle w:val="CommentReference"/>
        </w:rPr>
        <w:annotationRef/>
      </w:r>
      <w:r>
        <w:t>Confess to the Lord or confess the Lord?</w:t>
      </w:r>
    </w:p>
  </w:comment>
  <w:comment w:id="1057" w:author="Windows User" w:date="2015-10-30T08:56:00Z" w:initials="WU">
    <w:p w14:paraId="73A20223" w14:textId="77777777" w:rsidR="00F23E7F" w:rsidRDefault="00F23E7F" w:rsidP="006869EE">
      <w:pPr>
        <w:pStyle w:val="CommentText"/>
      </w:pPr>
      <w:r>
        <w:rPr>
          <w:rStyle w:val="CommentReference"/>
        </w:rPr>
        <w:annotationRef/>
      </w:r>
      <w:r>
        <w:t>Funny just to have declared here with nothing else.</w:t>
      </w:r>
    </w:p>
  </w:comment>
  <w:comment w:id="1058" w:author="Windows User" w:date="2015-10-30T08:56:00Z" w:initials="WU">
    <w:p w14:paraId="2938E8CF" w14:textId="77777777" w:rsidR="00F23E7F" w:rsidRDefault="00F23E7F" w:rsidP="006869EE">
      <w:pPr>
        <w:pStyle w:val="CommentText"/>
      </w:pPr>
      <w:r>
        <w:rPr>
          <w:rStyle w:val="CommentReference"/>
        </w:rPr>
        <w:annotationRef/>
      </w:r>
      <w:r>
        <w:t>Good News or Glad Tidings?</w:t>
      </w:r>
    </w:p>
  </w:comment>
  <w:comment w:id="1059" w:author="Windows User" w:date="2015-10-30T08:56:00Z" w:initials="WU">
    <w:p w14:paraId="07481CDA" w14:textId="77777777" w:rsidR="00F23E7F" w:rsidRDefault="00F23E7F" w:rsidP="006869EE">
      <w:pPr>
        <w:pStyle w:val="CommentText"/>
      </w:pPr>
      <w:r>
        <w:rPr>
          <w:rStyle w:val="CommentReference"/>
        </w:rPr>
        <w:annotationRef/>
      </w:r>
      <w:r>
        <w:t>Which is it? Advocate or watch over us?</w:t>
      </w:r>
    </w:p>
  </w:comment>
  <w:comment w:id="1060" w:author="Windows User" w:date="2015-10-30T08:56:00Z" w:initials="WU">
    <w:p w14:paraId="74878DE4" w14:textId="77777777" w:rsidR="00F23E7F" w:rsidRDefault="00F23E7F" w:rsidP="006869EE">
      <w:pPr>
        <w:pStyle w:val="CommentText"/>
      </w:pPr>
      <w:r>
        <w:rPr>
          <w:rStyle w:val="CommentReference"/>
        </w:rPr>
        <w:annotationRef/>
      </w:r>
      <w:r>
        <w:t>Coptic doesn’t seem to have “Mary”</w:t>
      </w:r>
    </w:p>
  </w:comment>
  <w:comment w:id="1063" w:author="Windows User" w:date="2015-10-30T08:56:00Z" w:initials="WU">
    <w:p w14:paraId="0F5B5499" w14:textId="77777777" w:rsidR="00F23E7F" w:rsidRDefault="00F23E7F" w:rsidP="006869EE">
      <w:pPr>
        <w:pStyle w:val="CommentText"/>
      </w:pPr>
      <w:r>
        <w:rPr>
          <w:rStyle w:val="CommentReference"/>
        </w:rPr>
        <w:annotationRef/>
      </w:r>
      <w:r>
        <w:t>Add footnote of what this is</w:t>
      </w:r>
    </w:p>
  </w:comment>
  <w:comment w:id="1070" w:author="Windows User" w:date="2016-02-10T12:41:00Z" w:initials="WU">
    <w:p w14:paraId="67A8D0BB" w14:textId="77777777" w:rsidR="00F23E7F" w:rsidRDefault="00F23E7F" w:rsidP="00CA3D47">
      <w:pPr>
        <w:pStyle w:val="CommentText"/>
      </w:pPr>
      <w:r>
        <w:rPr>
          <w:rStyle w:val="CommentReference"/>
        </w:rPr>
        <w:annotationRef/>
      </w:r>
      <w:r>
        <w:t>May He or that He may</w:t>
      </w:r>
    </w:p>
  </w:comment>
  <w:comment w:id="1080" w:author="Windows User" w:date="2015-10-30T08:56:00Z" w:initials="WU">
    <w:p w14:paraId="6841EDAF" w14:textId="77777777" w:rsidR="00F23E7F" w:rsidRDefault="00F23E7F">
      <w:pPr>
        <w:pStyle w:val="CommentText"/>
      </w:pPr>
      <w:r>
        <w:rPr>
          <w:rStyle w:val="CommentReference"/>
        </w:rPr>
        <w:annotationRef/>
      </w:r>
      <w:r>
        <w:t>Isn’t this one more faithful?</w:t>
      </w:r>
    </w:p>
  </w:comment>
  <w:comment w:id="1081" w:author="Windows User" w:date="2015-10-30T08:56:00Z" w:initials="WU">
    <w:p w14:paraId="44483F5F" w14:textId="77777777" w:rsidR="00F23E7F" w:rsidRDefault="00F23E7F">
      <w:pPr>
        <w:pStyle w:val="CommentText"/>
      </w:pPr>
      <w:r>
        <w:rPr>
          <w:rStyle w:val="CommentReference"/>
        </w:rPr>
        <w:annotationRef/>
      </w:r>
      <w:r>
        <w:t>Which one(s) are/is right?</w:t>
      </w:r>
    </w:p>
  </w:comment>
  <w:comment w:id="1082" w:author="Windows User" w:date="2015-10-30T08:56:00Z" w:initials="WU">
    <w:p w14:paraId="22B3EF76" w14:textId="77777777" w:rsidR="00F23E7F" w:rsidRDefault="00F23E7F">
      <w:pPr>
        <w:pStyle w:val="CommentText"/>
      </w:pPr>
      <w:r>
        <w:rPr>
          <w:rStyle w:val="CommentReference"/>
        </w:rPr>
        <w:annotationRef/>
      </w:r>
      <w:r>
        <w:t>Coptic doesn’t seem to have “O Lord”</w:t>
      </w:r>
    </w:p>
  </w:comment>
  <w:comment w:id="1086" w:author="Windows User" w:date="2015-10-30T08:56:00Z" w:initials="WU">
    <w:p w14:paraId="6BF65470" w14:textId="77777777" w:rsidR="00F23E7F" w:rsidRDefault="00F23E7F">
      <w:pPr>
        <w:pStyle w:val="CommentText"/>
      </w:pPr>
      <w:r>
        <w:rPr>
          <w:rStyle w:val="CommentReference"/>
        </w:rPr>
        <w:annotationRef/>
      </w:r>
      <w:r>
        <w:t>Called or named?</w:t>
      </w:r>
    </w:p>
  </w:comment>
  <w:comment w:id="1087" w:author="Windows User" w:date="2015-10-30T08:56:00Z" w:initials="WU">
    <w:p w14:paraId="64122CF8" w14:textId="77777777" w:rsidR="00F23E7F" w:rsidRDefault="00F23E7F">
      <w:pPr>
        <w:pStyle w:val="CommentText"/>
      </w:pPr>
      <w:r>
        <w:rPr>
          <w:rStyle w:val="CommentReference"/>
        </w:rPr>
        <w:annotationRef/>
      </w:r>
      <w:r>
        <w:t>John loved the Lord, or the Lord loved John?</w:t>
      </w:r>
    </w:p>
  </w:comment>
  <w:comment w:id="1089" w:author="Windows User" w:date="2015-10-30T08:56:00Z" w:initials="WU">
    <w:p w14:paraId="28540FAB" w14:textId="77777777" w:rsidR="00F23E7F" w:rsidRDefault="00F23E7F">
      <w:pPr>
        <w:pStyle w:val="CommentText"/>
      </w:pPr>
      <w:r>
        <w:rPr>
          <w:rStyle w:val="CommentReference"/>
        </w:rPr>
        <w:annotationRef/>
      </w:r>
      <w:r>
        <w:t>Not the Lord?</w:t>
      </w:r>
    </w:p>
  </w:comment>
  <w:comment w:id="1090" w:author="Windows User" w:date="2015-10-30T08:56:00Z" w:initials="WU">
    <w:p w14:paraId="3BE9EA57" w14:textId="77777777" w:rsidR="00F23E7F" w:rsidRDefault="00F23E7F">
      <w:pPr>
        <w:pStyle w:val="CommentText"/>
      </w:pPr>
      <w:r>
        <w:rPr>
          <w:rStyle w:val="CommentReference"/>
        </w:rPr>
        <w:annotationRef/>
      </w:r>
      <w:r>
        <w:t>The rest missing?</w:t>
      </w:r>
    </w:p>
  </w:comment>
  <w:comment w:id="1091" w:author="Windows User" w:date="2015-10-30T08:56:00Z" w:initials="WU">
    <w:p w14:paraId="17CFCF91" w14:textId="77777777" w:rsidR="00F23E7F" w:rsidRDefault="00F23E7F">
      <w:pPr>
        <w:pStyle w:val="CommentText"/>
      </w:pPr>
      <w:r>
        <w:rPr>
          <w:rStyle w:val="CommentReference"/>
        </w:rPr>
        <w:annotationRef/>
      </w:r>
      <w:r>
        <w:t>Completely different…</w:t>
      </w:r>
    </w:p>
  </w:comment>
  <w:comment w:id="1092" w:author="Windows User" w:date="2015-10-30T08:56:00Z" w:initials="WU">
    <w:p w14:paraId="1A5ABDDA" w14:textId="77777777" w:rsidR="00F23E7F" w:rsidRDefault="00F23E7F">
      <w:pPr>
        <w:pStyle w:val="CommentText"/>
      </w:pPr>
      <w:r>
        <w:rPr>
          <w:rStyle w:val="CommentReference"/>
        </w:rPr>
        <w:annotationRef/>
      </w:r>
      <w:r>
        <w:t>Sound or voices?</w:t>
      </w:r>
    </w:p>
  </w:comment>
  <w:comment w:id="1094" w:author="Windows User" w:date="2015-10-30T08:56:00Z" w:initials="WU">
    <w:p w14:paraId="2632154F" w14:textId="77777777" w:rsidR="00F23E7F" w:rsidRDefault="00F23E7F">
      <w:pPr>
        <w:pStyle w:val="CommentText"/>
      </w:pPr>
      <w:r>
        <w:rPr>
          <w:rStyle w:val="CommentReference"/>
        </w:rPr>
        <w:annotationRef/>
      </w:r>
      <w:r>
        <w:t>AAP has divinely inspired.</w:t>
      </w:r>
    </w:p>
  </w:comment>
  <w:comment w:id="1096" w:author="Windows User" w:date="2015-10-30T08:56:00Z" w:initials="WU">
    <w:p w14:paraId="6A684B9E" w14:textId="77777777" w:rsidR="00F23E7F" w:rsidRDefault="00F23E7F">
      <w:pPr>
        <w:pStyle w:val="CommentText"/>
      </w:pPr>
      <w:r>
        <w:rPr>
          <w:rStyle w:val="CommentReference"/>
        </w:rPr>
        <w:annotationRef/>
      </w:r>
      <w:r>
        <w:t>This one needs looking at.</w:t>
      </w:r>
    </w:p>
  </w:comment>
  <w:comment w:id="1097" w:author="Windows User" w:date="2015-10-30T08:56:00Z" w:initials="WU">
    <w:p w14:paraId="3E29D706" w14:textId="77777777" w:rsidR="00F23E7F" w:rsidRDefault="00F23E7F">
      <w:pPr>
        <w:pStyle w:val="CommentText"/>
      </w:pPr>
      <w:r>
        <w:rPr>
          <w:rStyle w:val="CommentReference"/>
        </w:rPr>
        <w:annotationRef/>
      </w:r>
      <w:r>
        <w:t>Partners?</w:t>
      </w:r>
    </w:p>
  </w:comment>
  <w:comment w:id="1102" w:author="Windows User" w:date="2015-10-30T08:56:00Z" w:initials="WU">
    <w:p w14:paraId="662AC6DC" w14:textId="77777777" w:rsidR="00F23E7F" w:rsidRDefault="00F23E7F">
      <w:pPr>
        <w:pStyle w:val="CommentText"/>
      </w:pPr>
      <w:r>
        <w:rPr>
          <w:rStyle w:val="CommentReference"/>
        </w:rPr>
        <w:annotationRef/>
      </w:r>
      <w:r>
        <w:t>What land?</w:t>
      </w:r>
    </w:p>
  </w:comment>
  <w:comment w:id="1104" w:author="Windows User" w:date="2015-10-30T08:56:00Z" w:initials="WU">
    <w:p w14:paraId="121BE348" w14:textId="77777777" w:rsidR="00F23E7F" w:rsidRDefault="00F23E7F">
      <w:pPr>
        <w:pStyle w:val="CommentText"/>
      </w:pPr>
      <w:r>
        <w:rPr>
          <w:rStyle w:val="CommentReference"/>
        </w:rPr>
        <w:annotationRef/>
      </w:r>
      <w:r>
        <w:t>Or englighten?</w:t>
      </w:r>
    </w:p>
  </w:comment>
  <w:comment w:id="1118" w:author="Windows User" w:date="2015-10-30T08:56:00Z" w:initials="WU">
    <w:p w14:paraId="52EAF036" w14:textId="77777777" w:rsidR="00F23E7F" w:rsidRDefault="00F23E7F">
      <w:pPr>
        <w:pStyle w:val="CommentText"/>
      </w:pPr>
      <w:r>
        <w:rPr>
          <w:rStyle w:val="CommentReference"/>
        </w:rPr>
        <w:annotationRef/>
      </w:r>
      <w:r>
        <w:t>What should this verse be?</w:t>
      </w:r>
    </w:p>
  </w:comment>
  <w:comment w:id="1129" w:author="Windows User" w:date="2015-10-30T08:56:00Z" w:initials="BS">
    <w:p w14:paraId="1A0E2428" w14:textId="77777777" w:rsidR="00F23E7F" w:rsidRDefault="00F23E7F">
      <w:pPr>
        <w:pStyle w:val="CommentText"/>
      </w:pPr>
      <w:r>
        <w:rPr>
          <w:rStyle w:val="CommentReference"/>
        </w:rPr>
        <w:annotationRef/>
      </w:r>
      <w:r>
        <w:t>wiles or snares?</w:t>
      </w:r>
    </w:p>
  </w:comment>
  <w:comment w:id="1131" w:author="Windows User" w:date="2015-10-30T08:56:00Z" w:initials="BS">
    <w:p w14:paraId="2B8DD286" w14:textId="77777777" w:rsidR="00F23E7F" w:rsidRDefault="00F23E7F">
      <w:pPr>
        <w:pStyle w:val="CommentText"/>
      </w:pPr>
      <w:r>
        <w:rPr>
          <w:rStyle w:val="CommentReference"/>
        </w:rPr>
        <w:annotationRef/>
      </w:r>
      <w:r>
        <w:t>I typed this Coptic... so it will have typos..</w:t>
      </w:r>
    </w:p>
  </w:comment>
  <w:comment w:id="1132" w:author="Windows User" w:date="2015-10-30T08:56:00Z" w:initials="WU">
    <w:p w14:paraId="7AD216CC" w14:textId="77777777" w:rsidR="00F23E7F" w:rsidRDefault="00F23E7F">
      <w:pPr>
        <w:pStyle w:val="CommentText"/>
      </w:pPr>
      <w:r>
        <w:rPr>
          <w:rStyle w:val="CommentReference"/>
        </w:rPr>
        <w:annotationRef/>
      </w:r>
      <w:r>
        <w:t>You reign? The dominion is yours? Yours is the dominion?</w:t>
      </w:r>
    </w:p>
  </w:comment>
  <w:comment w:id="1134" w:author="Windows User" w:date="2015-10-30T08:56:00Z" w:initials="BS">
    <w:p w14:paraId="68C1922F" w14:textId="77777777" w:rsidR="00F23E7F" w:rsidRDefault="00F23E7F">
      <w:pPr>
        <w:pStyle w:val="CommentText"/>
      </w:pPr>
      <w:r>
        <w:rPr>
          <w:rStyle w:val="CommentReference"/>
        </w:rPr>
        <w:annotationRef/>
      </w:r>
      <w:r>
        <w:t>omit 'be' in contemporary?</w:t>
      </w:r>
    </w:p>
  </w:comment>
  <w:comment w:id="1135" w:author="Windows User" w:date="2015-10-30T08:56:00Z" w:initials="BS">
    <w:p w14:paraId="6511FB80" w14:textId="77777777" w:rsidR="00F23E7F" w:rsidRDefault="00F23E7F">
      <w:pPr>
        <w:pStyle w:val="CommentText"/>
      </w:pPr>
      <w:r>
        <w:rPr>
          <w:rStyle w:val="CommentReference"/>
        </w:rPr>
        <w:annotationRef/>
      </w:r>
      <w:r>
        <w:t>Abouna Antony: I typed this Coptic from the black book. Jenkims were very unclear. Please proof for typos.</w:t>
      </w:r>
    </w:p>
  </w:comment>
  <w:comment w:id="1136" w:author="Windows User" w:date="2015-10-30T08:56:00Z" w:initials="BS">
    <w:p w14:paraId="7DEA42F3" w14:textId="77777777" w:rsidR="00F23E7F" w:rsidRDefault="00F23E7F">
      <w:pPr>
        <w:pStyle w:val="CommentText"/>
      </w:pPr>
      <w:r>
        <w:rPr>
          <w:rStyle w:val="CommentReference"/>
        </w:rPr>
        <w:annotationRef/>
      </w:r>
      <w:r>
        <w:t>"is" before "the King" would make this whole vs flow as a sentence...</w:t>
      </w:r>
    </w:p>
  </w:comment>
  <w:comment w:id="1137" w:author="Windows User" w:date="2015-10-30T08:56:00Z" w:initials="BS">
    <w:p w14:paraId="1F17623C" w14:textId="77777777" w:rsidR="00F23E7F" w:rsidRDefault="00F23E7F">
      <w:pPr>
        <w:pStyle w:val="CommentText"/>
      </w:pPr>
      <w:r>
        <w:rPr>
          <w:rStyle w:val="CommentReference"/>
        </w:rPr>
        <w:annotationRef/>
      </w:r>
      <w:r>
        <w:t>ask more modern than entreat... but not quite right?</w:t>
      </w:r>
    </w:p>
  </w:comment>
  <w:comment w:id="1156" w:author="Windows User" w:date="2015-10-30T08:56:00Z" w:initials="WU">
    <w:p w14:paraId="5F20584F" w14:textId="77777777" w:rsidR="00F23E7F" w:rsidRDefault="00F23E7F">
      <w:pPr>
        <w:pStyle w:val="CommentText"/>
      </w:pPr>
      <w:r>
        <w:rPr>
          <w:rStyle w:val="CommentReference"/>
        </w:rPr>
        <w:annotationRef/>
      </w:r>
      <w:r>
        <w:t>Needs work.</w:t>
      </w:r>
    </w:p>
  </w:comment>
  <w:comment w:id="1161" w:author="Windows User" w:date="2015-10-30T08:56:00Z" w:initials="WU">
    <w:p w14:paraId="76E8B799" w14:textId="77777777" w:rsidR="00F23E7F" w:rsidRDefault="00F23E7F">
      <w:pPr>
        <w:pStyle w:val="CommentText"/>
      </w:pPr>
      <w:r>
        <w:rPr>
          <w:rStyle w:val="CommentReference"/>
        </w:rPr>
        <w:annotationRef/>
      </w:r>
      <w:r>
        <w:t>Should this be tho-out 5? Or 25?</w:t>
      </w:r>
    </w:p>
  </w:comment>
  <w:comment w:id="1168" w:author="Windows User" w:date="2015-11-11T11:06:00Z" w:initials="WU">
    <w:p w14:paraId="58D84DCF" w14:textId="77777777" w:rsidR="00F23E7F" w:rsidRDefault="00F23E7F">
      <w:pPr>
        <w:pStyle w:val="CommentText"/>
      </w:pPr>
      <w:r>
        <w:rPr>
          <w:rStyle w:val="CommentReference"/>
        </w:rPr>
        <w:annotationRef/>
      </w:r>
      <w:r>
        <w:t>Should this be last age or something?</w:t>
      </w:r>
    </w:p>
  </w:comment>
  <w:comment w:id="1170" w:author="Windows User" w:date="2015-11-11T11:00:00Z" w:initials="WU">
    <w:p w14:paraId="7D2DE752" w14:textId="77777777" w:rsidR="00F23E7F" w:rsidRDefault="00F23E7F">
      <w:pPr>
        <w:pStyle w:val="CommentText"/>
      </w:pPr>
      <w:r>
        <w:rPr>
          <w:rStyle w:val="CommentReference"/>
        </w:rPr>
        <w:annotationRef/>
      </w:r>
      <w:r>
        <w:t>This needs reviewing!</w:t>
      </w:r>
    </w:p>
  </w:comment>
  <w:comment w:id="1171" w:author="Windows User" w:date="2015-11-11T11:00:00Z" w:initials="WU">
    <w:p w14:paraId="65102EEC" w14:textId="77777777" w:rsidR="00F23E7F" w:rsidRDefault="00F23E7F">
      <w:pPr>
        <w:pStyle w:val="CommentText"/>
      </w:pPr>
      <w:r>
        <w:rPr>
          <w:rStyle w:val="CommentReference"/>
        </w:rPr>
        <w:annotationRef/>
      </w:r>
      <w:r>
        <w:t xml:space="preserve">This is probably wrong. God on high? </w:t>
      </w:r>
    </w:p>
  </w:comment>
  <w:comment w:id="1176" w:author="Windows User" w:date="2015-10-30T08:56:00Z" w:initials="WU">
    <w:p w14:paraId="38E4F092" w14:textId="77777777" w:rsidR="00F23E7F" w:rsidRDefault="00F23E7F">
      <w:pPr>
        <w:pStyle w:val="CommentText"/>
      </w:pPr>
      <w:r>
        <w:rPr>
          <w:rStyle w:val="CommentReference"/>
        </w:rPr>
        <w:annotationRef/>
      </w:r>
      <w:r>
        <w:t>Confirmed?</w:t>
      </w:r>
    </w:p>
  </w:comment>
  <w:comment w:id="1187" w:author="Windows User" w:date="2015-10-30T08:56:00Z" w:initials="WU">
    <w:p w14:paraId="41EDECE7" w14:textId="77777777" w:rsidR="00F23E7F" w:rsidRDefault="00F23E7F">
      <w:pPr>
        <w:pStyle w:val="CommentText"/>
      </w:pPr>
      <w:r>
        <w:rPr>
          <w:rStyle w:val="CommentReference"/>
        </w:rPr>
        <w:annotationRef/>
      </w:r>
      <w:r>
        <w:t>Heroes, or athletes?</w:t>
      </w:r>
    </w:p>
  </w:comment>
  <w:comment w:id="1214" w:author="Windows User" w:date="2015-10-30T08:56:00Z" w:initials="WU">
    <w:p w14:paraId="5FA627EB" w14:textId="77777777" w:rsidR="00F23E7F" w:rsidRDefault="00F23E7F">
      <w:pPr>
        <w:pStyle w:val="CommentText"/>
      </w:pPr>
      <w:r>
        <w:rPr>
          <w:rStyle w:val="CommentReference"/>
        </w:rPr>
        <w:annotationRef/>
      </w:r>
      <w:r>
        <w:t>Beasts or creatures?</w:t>
      </w:r>
    </w:p>
  </w:comment>
  <w:comment w:id="1215" w:author="Windows User" w:date="2015-10-30T08:56:00Z" w:initials="WU">
    <w:p w14:paraId="04563F96" w14:textId="77777777" w:rsidR="00F23E7F" w:rsidRDefault="00F23E7F">
      <w:pPr>
        <w:pStyle w:val="CommentText"/>
      </w:pPr>
      <w:r>
        <w:rPr>
          <w:rStyle w:val="CommentReference"/>
        </w:rPr>
        <w:annotationRef/>
      </w:r>
      <w:r>
        <w:t>Incessant? Or unceasing?</w:t>
      </w:r>
    </w:p>
  </w:comment>
  <w:comment w:id="1216" w:author="Windows User" w:date="2015-10-30T08:56:00Z" w:initials="WU">
    <w:p w14:paraId="7BD20F77" w14:textId="77777777" w:rsidR="00F23E7F" w:rsidRDefault="00F23E7F">
      <w:pPr>
        <w:pStyle w:val="CommentText"/>
      </w:pPr>
      <w:r>
        <w:rPr>
          <w:rStyle w:val="CommentReference"/>
        </w:rPr>
        <w:annotationRef/>
      </w:r>
      <w:r>
        <w:t>Flames of fire or fervent as fire?</w:t>
      </w:r>
    </w:p>
  </w:comment>
  <w:comment w:id="1220" w:author="Windows User" w:date="2015-10-30T08:56:00Z" w:initials="WU">
    <w:p w14:paraId="44A84E5A" w14:textId="77777777" w:rsidR="00F23E7F" w:rsidRDefault="00F23E7F">
      <w:pPr>
        <w:pStyle w:val="CommentText"/>
      </w:pPr>
      <w:r>
        <w:rPr>
          <w:rStyle w:val="CommentReference"/>
        </w:rPr>
        <w:annotationRef/>
      </w:r>
      <w:r>
        <w:t>Serving the Lord, or serving before the Lord?</w:t>
      </w:r>
    </w:p>
  </w:comment>
  <w:comment w:id="1234" w:author="Windows User" w:date="2015-10-30T08:56:00Z" w:initials="WU">
    <w:p w14:paraId="07D2B1EF" w14:textId="77777777" w:rsidR="00F23E7F" w:rsidRDefault="00F23E7F">
      <w:pPr>
        <w:pStyle w:val="CommentText"/>
      </w:pPr>
      <w:r>
        <w:rPr>
          <w:rStyle w:val="CommentReference"/>
        </w:rPr>
        <w:annotationRef/>
      </w:r>
      <w:r>
        <w:t>Or voice of God?</w:t>
      </w:r>
    </w:p>
  </w:comment>
  <w:comment w:id="1235" w:author="Windows User" w:date="2015-10-30T08:56:00Z" w:initials="WU">
    <w:p w14:paraId="3900CC21" w14:textId="77777777" w:rsidR="00F23E7F" w:rsidRDefault="00F23E7F">
      <w:pPr>
        <w:pStyle w:val="CommentText"/>
      </w:pPr>
      <w:r>
        <w:rPr>
          <w:rStyle w:val="CommentReference"/>
        </w:rPr>
        <w:annotationRef/>
      </w:r>
      <w:r>
        <w:t>Received or accepted?</w:t>
      </w:r>
    </w:p>
  </w:comment>
  <w:comment w:id="1240" w:author="Windows User" w:date="2015-11-06T08:39:00Z" w:initials="WU">
    <w:p w14:paraId="6EA3F191" w14:textId="77777777" w:rsidR="00F23E7F" w:rsidRDefault="00F23E7F">
      <w:pPr>
        <w:pStyle w:val="CommentText"/>
      </w:pPr>
      <w:r>
        <w:rPr>
          <w:rStyle w:val="CommentReference"/>
        </w:rPr>
        <w:annotationRef/>
      </w:r>
      <w:r>
        <w:t>Is this the right St. Theodore?</w:t>
      </w:r>
    </w:p>
  </w:comment>
  <w:comment w:id="1245" w:author="Windows User" w:date="2015-10-30T08:56:00Z" w:initials="WU">
    <w:p w14:paraId="227730E1" w14:textId="77777777" w:rsidR="00F23E7F" w:rsidRDefault="00F23E7F">
      <w:pPr>
        <w:pStyle w:val="CommentText"/>
      </w:pPr>
      <w:r>
        <w:rPr>
          <w:rStyle w:val="CommentReference"/>
        </w:rPr>
        <w:annotationRef/>
      </w:r>
      <w:r>
        <w:t>Prabios or Arabius? Doctors and physicians or physicians and well learned?</w:t>
      </w:r>
    </w:p>
  </w:comment>
  <w:comment w:id="1246" w:author="Windows User" w:date="2015-10-30T08:56:00Z" w:initials="WU">
    <w:p w14:paraId="519ADC1D" w14:textId="77777777" w:rsidR="00F23E7F" w:rsidRDefault="00F23E7F">
      <w:pPr>
        <w:pStyle w:val="CommentText"/>
      </w:pPr>
      <w:r>
        <w:rPr>
          <w:rStyle w:val="CommentReference"/>
        </w:rPr>
        <w:annotationRef/>
      </w:r>
      <w:r>
        <w:t>Building them upon the Name?</w:t>
      </w:r>
    </w:p>
  </w:comment>
  <w:comment w:id="1256" w:author="Windows User" w:date="2015-10-30T08:56:00Z" w:initials="WU">
    <w:p w14:paraId="3CFB1D1A" w14:textId="77777777" w:rsidR="00F23E7F" w:rsidRDefault="00F23E7F">
      <w:pPr>
        <w:pStyle w:val="CommentText"/>
      </w:pPr>
      <w:r>
        <w:rPr>
          <w:rStyle w:val="CommentReference"/>
        </w:rPr>
        <w:annotationRef/>
      </w:r>
      <w:r>
        <w:t>Placed or established?</w:t>
      </w:r>
    </w:p>
  </w:comment>
  <w:comment w:id="1257" w:author="Windows User" w:date="2015-10-30T08:56:00Z" w:initials="WU">
    <w:p w14:paraId="08983CC0" w14:textId="77777777" w:rsidR="00F23E7F" w:rsidRDefault="00F23E7F">
      <w:pPr>
        <w:pStyle w:val="CommentText"/>
      </w:pPr>
      <w:r>
        <w:rPr>
          <w:rStyle w:val="CommentReference"/>
        </w:rPr>
        <w:annotationRef/>
      </w:r>
      <w:r>
        <w:t>Or refused?</w:t>
      </w:r>
    </w:p>
  </w:comment>
  <w:comment w:id="1263" w:author="Windows User" w:date="2015-10-30T08:56:00Z" w:initials="WU">
    <w:p w14:paraId="535F3E1B" w14:textId="77777777" w:rsidR="00F23E7F" w:rsidRDefault="00F23E7F">
      <w:pPr>
        <w:pStyle w:val="CommentText"/>
      </w:pPr>
      <w:r>
        <w:rPr>
          <w:rStyle w:val="CommentReference"/>
        </w:rPr>
        <w:annotationRef/>
      </w:r>
      <w:r>
        <w:t>Sprung forth? Came forth? Blossomed?</w:t>
      </w:r>
    </w:p>
  </w:comment>
  <w:comment w:id="1275" w:author="Windows User" w:date="2015-10-30T08:56:00Z" w:initials="BS">
    <w:p w14:paraId="07DE8008" w14:textId="77777777" w:rsidR="00F23E7F" w:rsidRDefault="00F23E7F">
      <w:pPr>
        <w:pStyle w:val="CommentText"/>
      </w:pPr>
      <w:r>
        <w:rPr>
          <w:rStyle w:val="CommentReference"/>
        </w:rPr>
        <w:annotationRef/>
      </w:r>
      <w:r>
        <w:t>what does this mean?</w:t>
      </w:r>
    </w:p>
  </w:comment>
  <w:comment w:id="1276" w:author="Windows User" w:date="2015-10-30T08:56:00Z" w:initials="BS">
    <w:p w14:paraId="7DE26DCC" w14:textId="77777777" w:rsidR="00F23E7F" w:rsidRDefault="00F23E7F">
      <w:pPr>
        <w:pStyle w:val="CommentText"/>
      </w:pPr>
      <w:r>
        <w:rPr>
          <w:rStyle w:val="CommentReference"/>
        </w:rPr>
        <w:annotationRef/>
      </w:r>
      <w:r>
        <w:t>announced or proclaimed?</w:t>
      </w:r>
    </w:p>
  </w:comment>
  <w:comment w:id="1280" w:author="Windows User" w:date="2015-10-30T08:56:00Z" w:initials="WU">
    <w:p w14:paraId="729B2278" w14:textId="77777777" w:rsidR="00F23E7F" w:rsidRDefault="00F23E7F">
      <w:pPr>
        <w:pStyle w:val="CommentText"/>
      </w:pPr>
      <w:r>
        <w:rPr>
          <w:rStyle w:val="CommentReference"/>
        </w:rPr>
        <w:annotationRef/>
      </w:r>
      <w:r>
        <w:t>?</w:t>
      </w:r>
    </w:p>
  </w:comment>
  <w:comment w:id="1281" w:author="Windows User" w:date="2015-10-30T08:56:00Z" w:initials="WU">
    <w:p w14:paraId="44863D12" w14:textId="77777777" w:rsidR="00F23E7F" w:rsidRDefault="00F23E7F">
      <w:pPr>
        <w:pStyle w:val="CommentText"/>
      </w:pPr>
      <w:r>
        <w:rPr>
          <w:rStyle w:val="CommentReference"/>
        </w:rPr>
        <w:annotationRef/>
      </w:r>
      <w:r>
        <w:t>Bride, no, not bridegroom?</w:t>
      </w:r>
    </w:p>
  </w:comment>
  <w:comment w:id="1284" w:author="Windows User" w:date="2015-10-30T08:56:00Z" w:initials="WU">
    <w:p w14:paraId="6CE1AF88" w14:textId="77777777" w:rsidR="00F23E7F" w:rsidRDefault="00F23E7F">
      <w:pPr>
        <w:pStyle w:val="CommentText"/>
      </w:pPr>
      <w:r>
        <w:rPr>
          <w:rStyle w:val="CommentReference"/>
        </w:rPr>
        <w:annotationRef/>
      </w:r>
      <w:r>
        <w:t>Return?</w:t>
      </w:r>
    </w:p>
  </w:comment>
  <w:comment w:id="1285" w:author="Windows User" w:date="2015-10-30T08:56:00Z" w:initials="WU">
    <w:p w14:paraId="2917E600" w14:textId="77777777" w:rsidR="00F23E7F" w:rsidRDefault="00F23E7F">
      <w:pPr>
        <w:pStyle w:val="CommentText"/>
      </w:pPr>
      <w:r>
        <w:rPr>
          <w:rStyle w:val="CommentReference"/>
        </w:rPr>
        <w:annotationRef/>
      </w:r>
      <w:r>
        <w:t>Establishment? Building up?</w:t>
      </w:r>
    </w:p>
  </w:comment>
  <w:comment w:id="1287" w:author="Windows User" w:date="2015-10-30T08:56:00Z" w:initials="WU">
    <w:p w14:paraId="14DF4F91" w14:textId="77777777" w:rsidR="00F23E7F" w:rsidRDefault="00F23E7F">
      <w:pPr>
        <w:pStyle w:val="CommentText"/>
      </w:pPr>
      <w:r>
        <w:rPr>
          <w:rStyle w:val="CommentReference"/>
        </w:rPr>
        <w:annotationRef/>
      </w:r>
      <w:r>
        <w:t>Heavenly evangelist? Good tidings? Glad tidings? Good news?</w:t>
      </w:r>
    </w:p>
  </w:comment>
  <w:comment w:id="1288" w:author="Windows User" w:date="2015-10-30T08:56:00Z" w:initials="WU">
    <w:p w14:paraId="55FC1EAE" w14:textId="77777777" w:rsidR="00F23E7F" w:rsidRDefault="00F23E7F">
      <w:pPr>
        <w:pStyle w:val="CommentText"/>
      </w:pPr>
      <w:r>
        <w:rPr>
          <w:rStyle w:val="CommentReference"/>
        </w:rPr>
        <w:annotationRef/>
      </w:r>
      <w:r>
        <w:t>I don’t see “the Lord is with you” in the Coptic</w:t>
      </w:r>
    </w:p>
    <w:p w14:paraId="4431CB1C" w14:textId="77777777" w:rsidR="00F23E7F" w:rsidRDefault="00F23E7F">
      <w:pPr>
        <w:pStyle w:val="CommentText"/>
      </w:pPr>
    </w:p>
  </w:comment>
  <w:comment w:id="1289" w:author="Windows User" w:date="2015-10-30T08:56:00Z" w:initials="WU">
    <w:p w14:paraId="4549B91A" w14:textId="77777777" w:rsidR="00F23E7F" w:rsidRDefault="00F23E7F">
      <w:pPr>
        <w:pStyle w:val="CommentText"/>
      </w:pPr>
      <w:r>
        <w:rPr>
          <w:rStyle w:val="CommentReference"/>
        </w:rPr>
        <w:annotationRef/>
      </w:r>
      <w:r>
        <w:t>Heavenly herald of Good News?</w:t>
      </w:r>
    </w:p>
    <w:p w14:paraId="384F02AC" w14:textId="77777777" w:rsidR="00F23E7F" w:rsidRDefault="00F23E7F">
      <w:pPr>
        <w:pStyle w:val="CommentText"/>
      </w:pPr>
    </w:p>
  </w:comment>
  <w:comment w:id="1296" w:author="Windows User" w:date="2015-10-30T08:56:00Z" w:initials="WU">
    <w:p w14:paraId="4A264D5C" w14:textId="77777777" w:rsidR="00F23E7F" w:rsidRDefault="00F23E7F">
      <w:pPr>
        <w:pStyle w:val="CommentText"/>
      </w:pPr>
      <w:r>
        <w:rPr>
          <w:rStyle w:val="CommentReference"/>
        </w:rPr>
        <w:annotationRef/>
      </w:r>
      <w:r>
        <w:t>I think we’re doing holy for ethowab, but saint for agios… open to discussion though.</w:t>
      </w:r>
    </w:p>
  </w:comment>
  <w:comment w:id="1327" w:author="Windows User" w:date="2015-10-30T08:56:00Z" w:initials="WU">
    <w:p w14:paraId="3A72AA33" w14:textId="77777777" w:rsidR="00F23E7F" w:rsidRDefault="00F23E7F">
      <w:pPr>
        <w:pStyle w:val="CommentText"/>
      </w:pPr>
      <w:r>
        <w:rPr>
          <w:rStyle w:val="CommentReference"/>
        </w:rPr>
        <w:annotationRef/>
      </w:r>
      <w:r>
        <w:t>Redeemed?</w:t>
      </w:r>
    </w:p>
  </w:comment>
  <w:comment w:id="1328" w:author="Windows User" w:date="2015-10-30T08:56:00Z" w:initials="WU">
    <w:p w14:paraId="5BF82FF5" w14:textId="77777777" w:rsidR="00F23E7F" w:rsidRDefault="00F23E7F">
      <w:pPr>
        <w:pStyle w:val="CommentText"/>
      </w:pPr>
      <w:r>
        <w:rPr>
          <w:rStyle w:val="CommentReference"/>
        </w:rPr>
        <w:annotationRef/>
      </w:r>
      <w:r>
        <w:t>For? So?</w:t>
      </w:r>
    </w:p>
  </w:comment>
  <w:comment w:id="1333" w:author="Windows User" w:date="2015-10-30T08:56:00Z" w:initials="WU">
    <w:p w14:paraId="5B54A424" w14:textId="77777777" w:rsidR="00F23E7F" w:rsidRDefault="00F23E7F">
      <w:pPr>
        <w:pStyle w:val="CommentText"/>
      </w:pPr>
      <w:r>
        <w:rPr>
          <w:rStyle w:val="CommentReference"/>
        </w:rPr>
        <w:annotationRef/>
      </w:r>
      <w:r>
        <w:t>Or did shine and did illuminate</w:t>
      </w:r>
    </w:p>
  </w:comment>
  <w:comment w:id="1334" w:author="Windows User" w:date="2015-10-30T08:56:00Z" w:initials="WU">
    <w:p w14:paraId="5929E69F" w14:textId="77777777" w:rsidR="00F23E7F" w:rsidRDefault="00F23E7F">
      <w:pPr>
        <w:pStyle w:val="CommentText"/>
      </w:pPr>
      <w:r>
        <w:rPr>
          <w:rStyle w:val="CommentReference"/>
        </w:rPr>
        <w:annotationRef/>
      </w:r>
      <w:r>
        <w:t>What should this verse be?</w:t>
      </w:r>
    </w:p>
  </w:comment>
  <w:comment w:id="1335" w:author="Windows User" w:date="2015-10-30T08:56:00Z" w:initials="WU">
    <w:p w14:paraId="37815108" w14:textId="77777777" w:rsidR="00F23E7F" w:rsidRDefault="00F23E7F">
      <w:pPr>
        <w:pStyle w:val="CommentText"/>
      </w:pPr>
      <w:r>
        <w:rPr>
          <w:rStyle w:val="CommentReference"/>
        </w:rPr>
        <w:annotationRef/>
      </w:r>
      <w:r>
        <w:t>Uhm… does this mean something else, because saying the seal of the door Ezekiel saw was raised seems really bad …</w:t>
      </w:r>
    </w:p>
  </w:comment>
  <w:comment w:id="1336" w:author="Windows User" w:date="2015-10-30T08:56:00Z" w:initials="WU">
    <w:p w14:paraId="770E6FA0" w14:textId="77777777" w:rsidR="00F23E7F" w:rsidRDefault="00F23E7F">
      <w:pPr>
        <w:pStyle w:val="CommentText"/>
      </w:pPr>
      <w:r>
        <w:rPr>
          <w:rStyle w:val="CommentReference"/>
        </w:rPr>
        <w:annotationRef/>
      </w:r>
      <w:r>
        <w:t>Who?</w:t>
      </w:r>
    </w:p>
  </w:comment>
  <w:comment w:id="1337" w:author="Windows User" w:date="2015-10-30T08:56:00Z" w:initials="WU">
    <w:p w14:paraId="7FDD5784" w14:textId="77777777" w:rsidR="00F23E7F" w:rsidRDefault="00F23E7F">
      <w:pPr>
        <w:pStyle w:val="CommentText"/>
      </w:pPr>
      <w:r>
        <w:rPr>
          <w:rStyle w:val="CommentReference"/>
        </w:rPr>
        <w:annotationRef/>
      </w:r>
      <w:r>
        <w:t>Different adjective</w:t>
      </w:r>
    </w:p>
  </w:comment>
  <w:comment w:id="1338" w:author="Windows User" w:date="2015-10-30T08:56:00Z" w:initials="WU">
    <w:p w14:paraId="69734FAC" w14:textId="77777777" w:rsidR="00F23E7F" w:rsidRDefault="00F23E7F">
      <w:pPr>
        <w:pStyle w:val="CommentText"/>
      </w:pPr>
      <w:r>
        <w:rPr>
          <w:rStyle w:val="CommentReference"/>
        </w:rPr>
        <w:annotationRef/>
      </w:r>
      <w:r>
        <w:t>Sickness?</w:t>
      </w:r>
    </w:p>
  </w:comment>
  <w:comment w:id="1341" w:author="Windows User" w:date="2015-10-30T08:56:00Z" w:initials="BS">
    <w:p w14:paraId="07C468E8" w14:textId="77777777" w:rsidR="00F23E7F" w:rsidRDefault="00F23E7F">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44" w:author="Windows User" w:date="2015-10-30T08:56:00Z" w:initials="WU">
    <w:p w14:paraId="14F94395" w14:textId="77777777" w:rsidR="00F23E7F" w:rsidRDefault="00F23E7F">
      <w:pPr>
        <w:pStyle w:val="CommentText"/>
      </w:pPr>
      <w:r>
        <w:rPr>
          <w:rStyle w:val="CommentReference"/>
        </w:rPr>
        <w:annotationRef/>
      </w:r>
      <w:r>
        <w:t>What?</w:t>
      </w:r>
    </w:p>
  </w:comment>
  <w:comment w:id="1353" w:author="Windows User" w:date="2015-10-30T08:56:00Z" w:initials="WU">
    <w:p w14:paraId="39A2608E" w14:textId="77777777" w:rsidR="00F23E7F" w:rsidRDefault="00F23E7F">
      <w:pPr>
        <w:pStyle w:val="CommentText"/>
      </w:pPr>
      <w:r>
        <w:rPr>
          <w:rStyle w:val="CommentReference"/>
        </w:rPr>
        <w:annotationRef/>
      </w:r>
    </w:p>
  </w:comment>
  <w:comment w:id="1364" w:author="Windows User" w:date="2015-10-30T08:56:00Z" w:initials="WU">
    <w:p w14:paraId="255EEE9F" w14:textId="77777777" w:rsidR="00F23E7F" w:rsidRDefault="00F23E7F">
      <w:pPr>
        <w:pStyle w:val="CommentText"/>
      </w:pPr>
      <w:r>
        <w:rPr>
          <w:rStyle w:val="CommentReference"/>
        </w:rPr>
        <w:annotationRef/>
      </w:r>
      <w:r>
        <w:t>Is abouna going by a different version of the Coptic?</w:t>
      </w:r>
    </w:p>
    <w:p w14:paraId="45F504BB" w14:textId="77777777" w:rsidR="00F23E7F" w:rsidRDefault="00F23E7F">
      <w:pPr>
        <w:pStyle w:val="CommentText"/>
      </w:pPr>
    </w:p>
  </w:comment>
  <w:comment w:id="1366" w:author="Windows User" w:date="2015-10-30T08:56:00Z" w:initials="WU">
    <w:p w14:paraId="63C351E6" w14:textId="77777777" w:rsidR="00F23E7F" w:rsidRDefault="00F23E7F">
      <w:pPr>
        <w:pStyle w:val="CommentText"/>
      </w:pPr>
      <w:r>
        <w:rPr>
          <w:rStyle w:val="CommentReference"/>
        </w:rPr>
        <w:annotationRef/>
      </w:r>
      <w:r>
        <w:t>Praise and victory doesn’t make sense.</w:t>
      </w:r>
    </w:p>
  </w:comment>
  <w:comment w:id="1368" w:author="Windows User" w:date="2015-10-30T08:56:00Z" w:initials="WU">
    <w:p w14:paraId="5729C7D5" w14:textId="77777777" w:rsidR="00F23E7F" w:rsidRDefault="00F23E7F">
      <w:pPr>
        <w:pStyle w:val="CommentText"/>
      </w:pPr>
      <w:r>
        <w:rPr>
          <w:rStyle w:val="CommentReference"/>
        </w:rPr>
        <w:annotationRef/>
      </w:r>
      <w:r>
        <w:t>Godhead?</w:t>
      </w:r>
    </w:p>
  </w:comment>
  <w:comment w:id="1377" w:author="Windows User" w:date="2015-10-30T08:56:00Z" w:initials="WU">
    <w:p w14:paraId="78E42A11" w14:textId="77777777" w:rsidR="00F23E7F" w:rsidRDefault="00F23E7F">
      <w:pPr>
        <w:pStyle w:val="CommentText"/>
      </w:pPr>
      <w:r>
        <w:rPr>
          <w:rStyle w:val="CommentReference"/>
        </w:rPr>
        <w:annotationRef/>
      </w:r>
      <w:r>
        <w:t>Establish?</w:t>
      </w:r>
    </w:p>
  </w:comment>
  <w:comment w:id="1378" w:author="Windows User" w:date="2015-10-30T08:56:00Z" w:initials="WU">
    <w:p w14:paraId="642EB965" w14:textId="77777777" w:rsidR="00F23E7F" w:rsidRDefault="00F23E7F">
      <w:pPr>
        <w:pStyle w:val="CommentText"/>
      </w:pPr>
      <w:r>
        <w:rPr>
          <w:rStyle w:val="CommentReference"/>
        </w:rPr>
        <w:annotationRef/>
      </w:r>
      <w:r>
        <w:t>Check another source… missing puncuation</w:t>
      </w:r>
    </w:p>
  </w:comment>
  <w:comment w:id="1379" w:author="Windows User" w:date="2015-10-30T08:56:00Z" w:initials="WU">
    <w:p w14:paraId="6F8B5532" w14:textId="77777777" w:rsidR="00F23E7F" w:rsidRDefault="00F23E7F">
      <w:pPr>
        <w:pStyle w:val="CommentText"/>
      </w:pPr>
      <w:r>
        <w:rPr>
          <w:rStyle w:val="CommentReference"/>
        </w:rPr>
        <w:annotationRef/>
      </w:r>
      <w:r>
        <w:t>Worked?</w:t>
      </w:r>
    </w:p>
  </w:comment>
  <w:comment w:id="1380" w:author="Windows User" w:date="2015-10-30T08:56:00Z" w:initials="WU">
    <w:p w14:paraId="4F504285" w14:textId="77777777" w:rsidR="00F23E7F" w:rsidRDefault="00F23E7F">
      <w:pPr>
        <w:pStyle w:val="CommentText"/>
      </w:pPr>
      <w:r>
        <w:rPr>
          <w:rStyle w:val="CommentReference"/>
        </w:rPr>
        <w:annotationRef/>
      </w:r>
      <w:r>
        <w:t>Thrice holy or Trisagion?</w:t>
      </w:r>
    </w:p>
  </w:comment>
  <w:comment w:id="1382" w:author="Windows User" w:date="2015-10-30T08:56:00Z" w:initials="WU">
    <w:p w14:paraId="5514BCC2" w14:textId="77777777" w:rsidR="00F23E7F" w:rsidRPr="00936DE7" w:rsidRDefault="00F23E7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83" w:author="Windows User" w:date="2015-10-30T08:56:00Z" w:initials="WU">
    <w:p w14:paraId="179A5384" w14:textId="77777777" w:rsidR="00F23E7F" w:rsidRDefault="00F23E7F">
      <w:pPr>
        <w:pStyle w:val="CommentText"/>
      </w:pPr>
      <w:r>
        <w:rPr>
          <w:rStyle w:val="CommentReference"/>
        </w:rPr>
        <w:annotationRef/>
      </w:r>
      <w:r>
        <w:t>Right translation?</w:t>
      </w:r>
    </w:p>
  </w:comment>
  <w:comment w:id="1385" w:author="Windows User" w:date="2015-10-30T08:56:00Z" w:initials="WU">
    <w:p w14:paraId="1682BE28" w14:textId="77777777" w:rsidR="00F23E7F" w:rsidRDefault="00F23E7F">
      <w:pPr>
        <w:pStyle w:val="CommentText"/>
      </w:pPr>
      <w:r>
        <w:rPr>
          <w:rStyle w:val="CommentReference"/>
        </w:rPr>
        <w:annotationRef/>
      </w:r>
      <w:r>
        <w:t>What does this mean?</w:t>
      </w:r>
    </w:p>
  </w:comment>
  <w:comment w:id="1386" w:author="Windows User" w:date="2015-10-30T08:56:00Z" w:initials="WU">
    <w:p w14:paraId="30C5B7C9" w14:textId="77777777" w:rsidR="00F23E7F" w:rsidRDefault="00F23E7F">
      <w:pPr>
        <w:pStyle w:val="CommentText"/>
      </w:pPr>
      <w:r>
        <w:rPr>
          <w:rStyle w:val="CommentReference"/>
        </w:rPr>
        <w:annotationRef/>
      </w:r>
      <w:r>
        <w:t>To the end?</w:t>
      </w:r>
    </w:p>
  </w:comment>
  <w:comment w:id="1391" w:author="Windows User" w:date="2015-10-30T08:56:00Z" w:initials="WU">
    <w:p w14:paraId="2C2856CA" w14:textId="77777777" w:rsidR="00F23E7F" w:rsidRDefault="00F23E7F">
      <w:pPr>
        <w:pStyle w:val="CommentText"/>
      </w:pPr>
      <w:r>
        <w:rPr>
          <w:rStyle w:val="CommentReference"/>
        </w:rPr>
        <w:annotationRef/>
      </w:r>
      <w:r>
        <w:t>Or freedom?</w:t>
      </w:r>
    </w:p>
  </w:comment>
  <w:comment w:id="1392" w:author="Windows User" w:date="2015-10-30T08:56:00Z" w:initials="WU">
    <w:p w14:paraId="229642C6" w14:textId="77777777" w:rsidR="00F23E7F" w:rsidRDefault="00F23E7F">
      <w:pPr>
        <w:pStyle w:val="CommentText"/>
      </w:pPr>
      <w:r>
        <w:rPr>
          <w:rStyle w:val="CommentReference"/>
        </w:rPr>
        <w:annotationRef/>
      </w:r>
      <w:r>
        <w:t>Or establish?</w:t>
      </w:r>
    </w:p>
  </w:comment>
  <w:comment w:id="1400" w:author="Windows User" w:date="2015-10-30T08:56:00Z" w:initials="WU">
    <w:p w14:paraId="798C7307" w14:textId="77777777" w:rsidR="00F23E7F" w:rsidRDefault="00F23E7F">
      <w:pPr>
        <w:pStyle w:val="CommentText"/>
      </w:pPr>
      <w:r>
        <w:rPr>
          <w:rStyle w:val="CommentReference"/>
        </w:rPr>
        <w:annotationRef/>
      </w:r>
      <w:r>
        <w:t>Is this the correct date?</w:t>
      </w:r>
    </w:p>
  </w:comment>
  <w:comment w:id="1492" w:author="Windows User" w:date="2015-10-30T08:56:00Z" w:initials="WU">
    <w:p w14:paraId="1C25D03A" w14:textId="77777777" w:rsidR="00F23E7F" w:rsidRDefault="00F23E7F">
      <w:pPr>
        <w:pStyle w:val="CommentText"/>
      </w:pPr>
      <w:r>
        <w:rPr>
          <w:rStyle w:val="CommentReference"/>
        </w:rPr>
        <w:annotationRef/>
      </w:r>
      <w:r>
        <w:t>Can this be reworded?</w:t>
      </w:r>
    </w:p>
  </w:comment>
  <w:comment w:id="1494" w:author="Windows User" w:date="2015-10-30T08:56:00Z" w:initials="WU">
    <w:p w14:paraId="71B1FE22" w14:textId="77777777" w:rsidR="00F23E7F" w:rsidRDefault="00F23E7F">
      <w:pPr>
        <w:pStyle w:val="CommentText"/>
      </w:pPr>
      <w:r>
        <w:rPr>
          <w:rStyle w:val="CommentReference"/>
        </w:rPr>
        <w:annotationRef/>
      </w:r>
      <w:r>
        <w:t>Check other books for alternate word here.</w:t>
      </w:r>
    </w:p>
  </w:comment>
  <w:comment w:id="1495" w:author="Windows User" w:date="2015-10-30T08:56:00Z" w:initials="WU">
    <w:p w14:paraId="546F5FFA" w14:textId="77777777" w:rsidR="00F23E7F" w:rsidRDefault="00F23E7F">
      <w:pPr>
        <w:pStyle w:val="CommentText"/>
      </w:pPr>
      <w:r>
        <w:rPr>
          <w:rStyle w:val="CommentReference"/>
        </w:rPr>
        <w:annotationRef/>
      </w:r>
      <w:r>
        <w:t>Nations or peoples?</w:t>
      </w:r>
    </w:p>
  </w:comment>
  <w:comment w:id="1496" w:author="Windows User" w:date="2015-10-30T08:56:00Z" w:initials="WU">
    <w:p w14:paraId="4FC1DCF3" w14:textId="77777777" w:rsidR="00F23E7F" w:rsidRDefault="00F23E7F">
      <w:pPr>
        <w:pStyle w:val="CommentText"/>
      </w:pPr>
      <w:r>
        <w:rPr>
          <w:rStyle w:val="CommentReference"/>
        </w:rPr>
        <w:annotationRef/>
      </w:r>
      <w:r>
        <w:t>Burned or consumed?</w:t>
      </w:r>
    </w:p>
  </w:comment>
  <w:comment w:id="1497" w:author="Windows User" w:date="2015-10-30T08:56:00Z" w:initials="WU">
    <w:p w14:paraId="5B463C07" w14:textId="77777777" w:rsidR="00F23E7F" w:rsidRDefault="00F23E7F">
      <w:pPr>
        <w:pStyle w:val="CommentText"/>
      </w:pPr>
      <w:r>
        <w:rPr>
          <w:rStyle w:val="CommentReference"/>
        </w:rPr>
        <w:annotationRef/>
      </w:r>
      <w:r>
        <w:t>?</w:t>
      </w:r>
    </w:p>
  </w:comment>
  <w:comment w:id="1498" w:author="Windows User" w:date="2015-10-30T08:56:00Z" w:initials="WU">
    <w:p w14:paraId="3079CC02" w14:textId="77777777" w:rsidR="00F23E7F" w:rsidRPr="0098028B" w:rsidRDefault="00F23E7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09" w:author="Windows User" w:date="2015-10-30T08:56:00Z" w:initials="WU">
    <w:p w14:paraId="4B943F0B" w14:textId="77777777" w:rsidR="00F23E7F" w:rsidRDefault="00F23E7F">
      <w:pPr>
        <w:pStyle w:val="CommentText"/>
      </w:pPr>
      <w:r>
        <w:rPr>
          <w:rStyle w:val="CommentReference"/>
        </w:rPr>
        <w:annotationRef/>
      </w:r>
      <w:r>
        <w:t>Synaxarium has St. James dying twice… likely one of them should be St. John!</w:t>
      </w:r>
    </w:p>
  </w:comment>
  <w:comment w:id="1542" w:author="Windows User" w:date="2015-10-30T08:56:00Z" w:initials="WU">
    <w:p w14:paraId="11436C6E" w14:textId="77777777" w:rsidR="00F23E7F" w:rsidRDefault="00F23E7F">
      <w:pPr>
        <w:pStyle w:val="CommentText"/>
      </w:pPr>
      <w:r>
        <w:rPr>
          <w:rStyle w:val="CommentReference"/>
        </w:rPr>
        <w:annotationRef/>
      </w:r>
      <w:r>
        <w:t>Ramez says print synacarium may have him in july</w:t>
      </w:r>
    </w:p>
  </w:comment>
  <w:comment w:id="1553" w:author="Windows User" w:date="2015-10-30T08:56:00Z" w:initials="WU">
    <w:p w14:paraId="62A36CDC" w14:textId="77777777" w:rsidR="00F23E7F" w:rsidRDefault="00F23E7F">
      <w:pPr>
        <w:pStyle w:val="CommentText"/>
      </w:pPr>
      <w:r>
        <w:rPr>
          <w:rStyle w:val="CommentReference"/>
        </w:rPr>
        <w:annotationRef/>
      </w:r>
      <w:r>
        <w:t>Approached? What does this vs mean?</w:t>
      </w:r>
    </w:p>
  </w:comment>
  <w:comment w:id="1554" w:author="Windows User" w:date="2015-10-30T08:56:00Z" w:initials="WU">
    <w:p w14:paraId="329416E7" w14:textId="77777777" w:rsidR="00F23E7F" w:rsidRPr="00035775" w:rsidRDefault="00F23E7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0" w:author="Windows User" w:date="2015-10-30T08:56:00Z" w:initials="WU">
    <w:p w14:paraId="763F73BB" w14:textId="77777777" w:rsidR="00F23E7F" w:rsidRDefault="00F23E7F">
      <w:pPr>
        <w:pStyle w:val="CommentText"/>
      </w:pPr>
      <w:r>
        <w:rPr>
          <w:rStyle w:val="CommentReference"/>
        </w:rPr>
        <w:annotationRef/>
      </w:r>
      <w:r>
        <w:t>Thoughts?</w:t>
      </w:r>
    </w:p>
  </w:comment>
  <w:comment w:id="1581" w:author="Windows User" w:date="2015-10-30T08:56:00Z" w:initials="WU">
    <w:p w14:paraId="7B47C8A3" w14:textId="77777777" w:rsidR="00F23E7F" w:rsidRDefault="00F23E7F">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16" w:author="Windows User" w:date="2015-10-30T08:56:00Z" w:initials="WU">
    <w:p w14:paraId="0BE9113A" w14:textId="77777777" w:rsidR="00F23E7F" w:rsidRDefault="00F23E7F">
      <w:pPr>
        <w:pStyle w:val="CommentText"/>
      </w:pPr>
      <w:r>
        <w:rPr>
          <w:rStyle w:val="CommentReference"/>
        </w:rPr>
        <w:annotationRef/>
      </w:r>
      <w:r>
        <w:t>Completely different.</w:t>
      </w:r>
    </w:p>
  </w:comment>
  <w:comment w:id="1617" w:author="Windows User" w:date="2015-10-30T08:56:00Z" w:initials="WU">
    <w:p w14:paraId="074682DD" w14:textId="77777777" w:rsidR="00F23E7F" w:rsidRDefault="00F23E7F">
      <w:pPr>
        <w:pStyle w:val="CommentText"/>
      </w:pPr>
      <w:r>
        <w:rPr>
          <w:rStyle w:val="CommentReference"/>
        </w:rPr>
        <w:annotationRef/>
      </w:r>
      <w:r>
        <w:t>With or in?</w:t>
      </w:r>
    </w:p>
  </w:comment>
  <w:comment w:id="1618" w:author="Windows User" w:date="2015-10-30T08:56:00Z" w:initials="WU">
    <w:p w14:paraId="371712E1" w14:textId="77777777" w:rsidR="00F23E7F" w:rsidRDefault="00F23E7F">
      <w:pPr>
        <w:pStyle w:val="CommentText"/>
      </w:pPr>
      <w:r>
        <w:rPr>
          <w:rStyle w:val="CommentReference"/>
        </w:rPr>
        <w:annotationRef/>
      </w:r>
    </w:p>
  </w:comment>
  <w:comment w:id="1619" w:author="Windows User" w:date="2015-10-30T08:56:00Z" w:initials="WU">
    <w:p w14:paraId="0B3C1D3B" w14:textId="77777777" w:rsidR="00F23E7F" w:rsidRDefault="00F23E7F">
      <w:pPr>
        <w:pStyle w:val="CommentText"/>
      </w:pPr>
      <w:r>
        <w:rPr>
          <w:rStyle w:val="CommentReference"/>
        </w:rPr>
        <w:annotationRef/>
      </w:r>
      <w:r>
        <w:t>Sound or voice?</w:t>
      </w:r>
    </w:p>
  </w:comment>
  <w:comment w:id="1621" w:author="Windows User" w:date="2015-10-30T08:56:00Z" w:initials="WU">
    <w:p w14:paraId="1C3A0B98" w14:textId="77777777" w:rsidR="00F23E7F" w:rsidRDefault="00F23E7F">
      <w:pPr>
        <w:pStyle w:val="CommentText"/>
      </w:pPr>
      <w:r>
        <w:rPr>
          <w:rStyle w:val="CommentReference"/>
        </w:rPr>
        <w:annotationRef/>
      </w:r>
      <w:r>
        <w:t>Open to suggetions.</w:t>
      </w:r>
    </w:p>
  </w:comment>
  <w:comment w:id="1622" w:author="Windows User" w:date="2015-10-30T08:56:00Z" w:initials="WU">
    <w:p w14:paraId="79DB91AB" w14:textId="77777777" w:rsidR="00F23E7F" w:rsidRDefault="00F23E7F">
      <w:pPr>
        <w:pStyle w:val="CommentText"/>
      </w:pPr>
      <w:r>
        <w:rPr>
          <w:rStyle w:val="CommentReference"/>
        </w:rPr>
        <w:annotationRef/>
      </w:r>
      <w:r>
        <w:t>Before?</w:t>
      </w:r>
    </w:p>
  </w:comment>
  <w:comment w:id="1623" w:author="Windows User" w:date="2015-10-30T08:56:00Z" w:initials="WU">
    <w:p w14:paraId="777049F3" w14:textId="77777777" w:rsidR="00F23E7F" w:rsidRDefault="00F23E7F">
      <w:pPr>
        <w:pStyle w:val="CommentText"/>
      </w:pPr>
      <w:r>
        <w:rPr>
          <w:rStyle w:val="CommentReference"/>
        </w:rPr>
        <w:annotationRef/>
      </w:r>
      <w:r>
        <w:t>Nations?</w:t>
      </w:r>
    </w:p>
  </w:comment>
  <w:comment w:id="1624" w:author="Windows User" w:date="2015-10-30T08:56:00Z" w:initials="WU">
    <w:p w14:paraId="29D1E0CC" w14:textId="77777777" w:rsidR="00F23E7F" w:rsidRDefault="00F23E7F">
      <w:pPr>
        <w:pStyle w:val="CommentText"/>
      </w:pPr>
      <w:r>
        <w:rPr>
          <w:rStyle w:val="CommentReference"/>
        </w:rPr>
        <w:annotationRef/>
      </w:r>
      <w:r>
        <w:t>?</w:t>
      </w:r>
    </w:p>
  </w:comment>
  <w:comment w:id="1665" w:author="Windows User" w:date="2015-10-30T08:56:00Z" w:initials="WU">
    <w:p w14:paraId="73A9ACC7" w14:textId="77777777" w:rsidR="00F23E7F" w:rsidRDefault="00F23E7F">
      <w:pPr>
        <w:pStyle w:val="CommentText"/>
      </w:pPr>
      <w:r>
        <w:rPr>
          <w:rStyle w:val="CommentReference"/>
        </w:rPr>
        <w:annotationRef/>
      </w:r>
      <w:r>
        <w:t>?</w:t>
      </w:r>
    </w:p>
  </w:comment>
  <w:comment w:id="1672" w:author="Windows User" w:date="2015-10-30T08:56:00Z" w:initials="WU">
    <w:p w14:paraId="4F5630C0" w14:textId="77777777" w:rsidR="00F23E7F" w:rsidRDefault="00F23E7F">
      <w:pPr>
        <w:pStyle w:val="CommentText"/>
      </w:pPr>
      <w:r>
        <w:rPr>
          <w:rStyle w:val="CommentReference"/>
        </w:rPr>
        <w:annotationRef/>
      </w:r>
      <w:r>
        <w:t>Abba Noub, abanoub, Apa Noub, Apnoub?</w:t>
      </w:r>
    </w:p>
  </w:comment>
  <w:comment w:id="1673" w:author="Windows User" w:date="2015-10-30T08:56:00Z" w:initials="WU">
    <w:p w14:paraId="3899034D" w14:textId="77777777" w:rsidR="00F23E7F" w:rsidRDefault="00F23E7F">
      <w:pPr>
        <w:pStyle w:val="CommentText"/>
      </w:pPr>
      <w:r>
        <w:rPr>
          <w:rStyle w:val="CommentReference"/>
        </w:rPr>
        <w:annotationRef/>
      </w:r>
      <w:r>
        <w:t>Upright, or orthodox?</w:t>
      </w:r>
    </w:p>
  </w:comment>
  <w:comment w:id="1682" w:author="Windows User" w:date="2015-10-30T08:56:00Z" w:initials="WU">
    <w:p w14:paraId="61207ABC" w14:textId="77777777" w:rsidR="00F23E7F" w:rsidRDefault="00F23E7F">
      <w:pPr>
        <w:pStyle w:val="CommentText"/>
      </w:pPr>
      <w:r>
        <w:rPr>
          <w:rStyle w:val="CommentReference"/>
        </w:rPr>
        <w:annotationRef/>
      </w:r>
      <w:r>
        <w:t>Are we going with ti agia = saint and ti ethowab = the holy?</w:t>
      </w:r>
    </w:p>
  </w:comment>
  <w:comment w:id="1704" w:author="Windows User" w:date="2015-11-18T20:43:00Z" w:initials="WU">
    <w:p w14:paraId="08613E46" w14:textId="00F90E8C" w:rsidR="00F23E7F" w:rsidRDefault="00F23E7F">
      <w:pPr>
        <w:pStyle w:val="CommentText"/>
      </w:pPr>
      <w:r>
        <w:rPr>
          <w:rStyle w:val="CommentReference"/>
        </w:rPr>
        <w:annotationRef/>
      </w:r>
      <w:r>
        <w:t>Is this for Adam days? Or just Sundays?</w:t>
      </w:r>
    </w:p>
  </w:comment>
  <w:comment w:id="1705" w:author="Windows User" w:date="2015-11-18T20:38:00Z" w:initials="WU">
    <w:p w14:paraId="43F9C3B7" w14:textId="77777777" w:rsidR="00F23E7F" w:rsidRDefault="00F23E7F">
      <w:pPr>
        <w:pStyle w:val="CommentText"/>
      </w:pPr>
      <w:r>
        <w:rPr>
          <w:rStyle w:val="CommentReference"/>
        </w:rPr>
        <w:annotationRef/>
      </w:r>
      <w:r>
        <w:t>What does this mean? I feel like we put something else somewhere else</w:t>
      </w:r>
    </w:p>
  </w:comment>
  <w:comment w:id="1707" w:author="Windows User" w:date="2015-11-19T22:12:00Z" w:initials="WU">
    <w:p w14:paraId="79F037D4" w14:textId="77777777" w:rsidR="00F23E7F" w:rsidRDefault="00F23E7F">
      <w:pPr>
        <w:pStyle w:val="CommentText"/>
      </w:pPr>
      <w:r>
        <w:rPr>
          <w:rStyle w:val="CommentReference"/>
        </w:rPr>
        <w:annotationRef/>
      </w:r>
      <w:r>
        <w:t>Theotokos forever, or ever-Theotokos?</w:t>
      </w:r>
    </w:p>
  </w:comment>
  <w:comment w:id="1708" w:author="Windows User" w:date="2015-11-19T22:12:00Z" w:initials="WU">
    <w:p w14:paraId="7E2C6DDB" w14:textId="77777777" w:rsidR="00F23E7F" w:rsidRDefault="00F23E7F">
      <w:pPr>
        <w:pStyle w:val="CommentText"/>
      </w:pPr>
      <w:r>
        <w:rPr>
          <w:rStyle w:val="CommentReference"/>
        </w:rPr>
        <w:annotationRef/>
      </w:r>
      <w:r>
        <w:t>What does this mean?</w:t>
      </w:r>
    </w:p>
  </w:comment>
  <w:comment w:id="1709" w:author="Windows User" w:date="2015-11-19T22:12:00Z" w:initials="WU">
    <w:p w14:paraId="71146019" w14:textId="77777777" w:rsidR="00F23E7F" w:rsidRDefault="00F23E7F">
      <w:pPr>
        <w:pStyle w:val="CommentText"/>
      </w:pPr>
      <w:r>
        <w:rPr>
          <w:rStyle w:val="CommentReference"/>
        </w:rPr>
        <w:annotationRef/>
      </w:r>
      <w:r>
        <w:t>What does this mean?</w:t>
      </w:r>
    </w:p>
  </w:comment>
  <w:comment w:id="1710" w:author="Windows User" w:date="2015-11-19T22:12:00Z" w:initials="WU">
    <w:p w14:paraId="24E4F57A" w14:textId="77777777" w:rsidR="00F23E7F" w:rsidRDefault="00F23E7F">
      <w:pPr>
        <w:pStyle w:val="CommentText"/>
      </w:pPr>
      <w:r>
        <w:rPr>
          <w:rStyle w:val="CommentReference"/>
        </w:rPr>
        <w:annotationRef/>
      </w:r>
      <w:r>
        <w:t>Praying or interceding?</w:t>
      </w:r>
    </w:p>
  </w:comment>
  <w:comment w:id="1728" w:author="Windows User" w:date="2015-10-30T08:56:00Z" w:initials="WU">
    <w:p w14:paraId="36116F5D" w14:textId="77777777" w:rsidR="00F23E7F" w:rsidRPr="00F905FE" w:rsidRDefault="00F23E7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29" w:author="Windows User" w:date="2015-10-30T08:56:00Z" w:initials="WU">
    <w:p w14:paraId="55EA204B" w14:textId="77777777" w:rsidR="00F23E7F" w:rsidRDefault="00F23E7F">
      <w:pPr>
        <w:pStyle w:val="CommentText"/>
      </w:pPr>
      <w:r>
        <w:rPr>
          <w:rStyle w:val="CommentReference"/>
        </w:rPr>
        <w:annotationRef/>
      </w:r>
      <w:r>
        <w:t>Typo?</w:t>
      </w:r>
    </w:p>
  </w:comment>
  <w:comment w:id="1750" w:author="Windows User" w:date="2015-10-30T08:56:00Z" w:initials="WU">
    <w:p w14:paraId="11E5D177" w14:textId="77777777" w:rsidR="00F23E7F" w:rsidRPr="00DD5DBC" w:rsidRDefault="00F23E7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52" w:author="Windows User" w:date="2015-10-30T08:56:00Z" w:initials="WU">
    <w:p w14:paraId="38A16B24" w14:textId="77777777" w:rsidR="00F23E7F" w:rsidRDefault="00F23E7F">
      <w:pPr>
        <w:pStyle w:val="CommentText"/>
      </w:pPr>
      <w:r>
        <w:rPr>
          <w:rStyle w:val="CommentReference"/>
        </w:rPr>
        <w:annotationRef/>
      </w:r>
      <w:r>
        <w:t>What does the Coptic say?</w:t>
      </w:r>
    </w:p>
  </w:comment>
  <w:comment w:id="1753" w:author="Windows User" w:date="2015-10-30T08:56:00Z" w:initials="WU">
    <w:p w14:paraId="239824AA" w14:textId="77777777" w:rsidR="00F23E7F" w:rsidRDefault="00F23E7F">
      <w:pPr>
        <w:pStyle w:val="CommentText"/>
      </w:pPr>
      <w:r>
        <w:rPr>
          <w:rStyle w:val="CommentReference"/>
        </w:rPr>
        <w:annotationRef/>
      </w:r>
      <w:r>
        <w:t>What is being quoted? 2Cor 5?</w:t>
      </w:r>
    </w:p>
  </w:comment>
  <w:comment w:id="1756" w:author="Windows User" w:date="2015-10-30T08:56:00Z" w:initials="WU">
    <w:p w14:paraId="1EC34668" w14:textId="77777777" w:rsidR="00F23E7F" w:rsidRDefault="00F23E7F">
      <w:pPr>
        <w:pStyle w:val="CommentText"/>
      </w:pPr>
      <w:r>
        <w:rPr>
          <w:rStyle w:val="CommentReference"/>
        </w:rPr>
        <w:annotationRef/>
      </w:r>
      <w:r>
        <w:t>This is clearly a late composition, bastardizing other hymns. “our father in heaven, the sinless one, with your good father…” right.</w:t>
      </w:r>
    </w:p>
  </w:comment>
  <w:comment w:id="1757" w:author="Windows User" w:date="2015-10-30T08:56:00Z" w:initials="WU">
    <w:p w14:paraId="4470C38C" w14:textId="77777777" w:rsidR="00F23E7F" w:rsidRDefault="00F23E7F">
      <w:pPr>
        <w:pStyle w:val="CommentText"/>
      </w:pPr>
      <w:r>
        <w:rPr>
          <w:rStyle w:val="CommentReference"/>
        </w:rPr>
        <w:annotationRef/>
      </w:r>
      <w:r>
        <w:t>Coptic is different from previous verse. What should English be?</w:t>
      </w:r>
    </w:p>
  </w:comment>
  <w:comment w:id="1758" w:author="Windows User" w:date="2015-10-30T08:56:00Z" w:initials="WU">
    <w:p w14:paraId="350A9B71" w14:textId="77777777" w:rsidR="00F23E7F" w:rsidRDefault="00F23E7F">
      <w:pPr>
        <w:pStyle w:val="CommentText"/>
      </w:pPr>
      <w:r>
        <w:rPr>
          <w:rStyle w:val="CommentReference"/>
        </w:rPr>
        <w:annotationRef/>
      </w:r>
      <w:r>
        <w:t>Or athletes? Or athletic martyrs?</w:t>
      </w:r>
    </w:p>
  </w:comment>
  <w:comment w:id="1759" w:author="Windows User" w:date="2015-10-30T08:56:00Z" w:initials="WU">
    <w:p w14:paraId="72F9FFC3" w14:textId="77777777" w:rsidR="00F23E7F" w:rsidRDefault="00F23E7F">
      <w:pPr>
        <w:pStyle w:val="CommentText"/>
      </w:pPr>
      <w:r>
        <w:rPr>
          <w:rStyle w:val="CommentReference"/>
        </w:rPr>
        <w:annotationRef/>
      </w:r>
      <w:r>
        <w:t>Or of the martyrs?</w:t>
      </w:r>
    </w:p>
  </w:comment>
  <w:comment w:id="1760" w:author="Windows User" w:date="2015-10-30T08:56:00Z" w:initials="WU">
    <w:p w14:paraId="7BD5C124" w14:textId="77777777" w:rsidR="00F23E7F" w:rsidRDefault="00F23E7F">
      <w:pPr>
        <w:pStyle w:val="CommentText"/>
      </w:pPr>
      <w:r>
        <w:rPr>
          <w:rStyle w:val="CommentReference"/>
        </w:rPr>
        <w:annotationRef/>
      </w:r>
      <w:r>
        <w:t>Carries or lifts?</w:t>
      </w:r>
    </w:p>
  </w:comment>
  <w:comment w:id="1761" w:author="Windows User" w:date="2015-10-30T08:56:00Z" w:initials="WU">
    <w:p w14:paraId="525F7218" w14:textId="77777777" w:rsidR="00F23E7F" w:rsidRDefault="00F23E7F">
      <w:pPr>
        <w:pStyle w:val="CommentText"/>
      </w:pPr>
      <w:r>
        <w:rPr>
          <w:rStyle w:val="CommentReference"/>
        </w:rPr>
        <w:annotationRef/>
      </w:r>
      <w:r>
        <w:t>Churches?</w:t>
      </w:r>
    </w:p>
    <w:p w14:paraId="32A8F1D7" w14:textId="77777777" w:rsidR="00F23E7F" w:rsidRDefault="00F23E7F">
      <w:pPr>
        <w:pStyle w:val="CommentText"/>
      </w:pPr>
    </w:p>
  </w:comment>
  <w:comment w:id="1762" w:author="Windows User" w:date="2015-10-30T08:56:00Z" w:initials="WU">
    <w:p w14:paraId="165286E5" w14:textId="77777777" w:rsidR="00F23E7F" w:rsidRDefault="00F23E7F">
      <w:pPr>
        <w:pStyle w:val="CommentText"/>
      </w:pPr>
      <w:r>
        <w:rPr>
          <w:rStyle w:val="CommentReference"/>
        </w:rPr>
        <w:annotationRef/>
      </w:r>
      <w:r>
        <w:t>End?</w:t>
      </w:r>
    </w:p>
  </w:comment>
  <w:comment w:id="1771" w:author="Windows User" w:date="2015-10-30T08:56:00Z" w:initials="WU">
    <w:p w14:paraId="770DC519" w14:textId="77777777" w:rsidR="00F23E7F" w:rsidRDefault="00F23E7F">
      <w:pPr>
        <w:pStyle w:val="CommentText"/>
      </w:pPr>
      <w:r>
        <w:rPr>
          <w:rStyle w:val="CommentReference"/>
        </w:rPr>
        <w:annotationRef/>
      </w:r>
      <w:r>
        <w:t>Or full stop. You are worthy of the glory,</w:t>
      </w:r>
    </w:p>
  </w:comment>
  <w:comment w:id="1777" w:author="Windows User" w:date="2015-10-30T08:56:00Z" w:initials="WU">
    <w:p w14:paraId="664F3BFA" w14:textId="77777777" w:rsidR="00F23E7F" w:rsidRDefault="00F23E7F">
      <w:pPr>
        <w:pStyle w:val="CommentText"/>
      </w:pPr>
      <w:r>
        <w:rPr>
          <w:rStyle w:val="CommentReference"/>
        </w:rPr>
        <w:annotationRef/>
      </w:r>
      <w:r>
        <w:t>?</w:t>
      </w:r>
    </w:p>
  </w:comment>
  <w:comment w:id="1780" w:author="Windows User" w:date="2015-10-30T08:56:00Z" w:initials="WU">
    <w:p w14:paraId="08BCD53E" w14:textId="77777777" w:rsidR="00F23E7F" w:rsidRDefault="00F23E7F">
      <w:pPr>
        <w:pStyle w:val="CommentText"/>
      </w:pPr>
      <w:r>
        <w:rPr>
          <w:rStyle w:val="CommentReference"/>
        </w:rPr>
        <w:annotationRef/>
      </w:r>
      <w:r>
        <w:t>Is? Or will be? Exalted, or highly exalted?</w:t>
      </w:r>
    </w:p>
  </w:comment>
  <w:comment w:id="1782" w:author="Windows User" w:date="2015-10-30T08:56:00Z" w:initials="WU">
    <w:p w14:paraId="4F4D62D2" w14:textId="77777777" w:rsidR="00F23E7F" w:rsidRDefault="00F23E7F">
      <w:pPr>
        <w:pStyle w:val="CommentText"/>
      </w:pPr>
      <w:r>
        <w:rPr>
          <w:rStyle w:val="CommentReference"/>
        </w:rPr>
        <w:annotationRef/>
      </w:r>
      <w:r>
        <w:t>Bring or offer</w:t>
      </w:r>
    </w:p>
  </w:comment>
  <w:comment w:id="1783" w:author="Windows User" w:date="2015-10-30T08:56:00Z" w:initials="WU">
    <w:p w14:paraId="66D4EE13" w14:textId="77777777" w:rsidR="00F23E7F" w:rsidRDefault="00F23E7F">
      <w:pPr>
        <w:pStyle w:val="CommentText"/>
      </w:pPr>
      <w:r>
        <w:rPr>
          <w:rStyle w:val="CommentReference"/>
        </w:rPr>
        <w:annotationRef/>
      </w:r>
      <w:r>
        <w:t>Spelling?</w:t>
      </w:r>
    </w:p>
  </w:comment>
  <w:comment w:id="1789" w:author="Windows User" w:date="2015-11-17T22:12:00Z" w:initials="WU">
    <w:p w14:paraId="412F0631" w14:textId="77777777" w:rsidR="00F23E7F" w:rsidRDefault="00F23E7F">
      <w:pPr>
        <w:pStyle w:val="CommentText"/>
      </w:pPr>
      <w:r>
        <w:rPr>
          <w:rStyle w:val="CommentReference"/>
        </w:rPr>
        <w:annotationRef/>
      </w:r>
      <w:r>
        <w:t>Literally trampled, right? Or crushed?</w:t>
      </w:r>
    </w:p>
  </w:comment>
  <w:comment w:id="1790" w:author="Windows User" w:date="2015-11-17T22:12:00Z" w:initials="WU">
    <w:p w14:paraId="135DCC31" w14:textId="77777777" w:rsidR="00F23E7F" w:rsidRDefault="00F23E7F">
      <w:pPr>
        <w:pStyle w:val="CommentText"/>
      </w:pPr>
      <w:r>
        <w:rPr>
          <w:rStyle w:val="CommentReference"/>
        </w:rPr>
        <w:annotationRef/>
      </w:r>
      <w:r>
        <w:t>Authority? Might? Reign?</w:t>
      </w:r>
    </w:p>
  </w:comment>
  <w:comment w:id="1793" w:author="Windows User" w:date="2015-10-30T08:56:00Z" w:initials="WU">
    <w:p w14:paraId="11BE3C4D" w14:textId="77777777" w:rsidR="00F23E7F" w:rsidRDefault="00F23E7F">
      <w:pPr>
        <w:pStyle w:val="CommentText"/>
      </w:pPr>
      <w:r>
        <w:rPr>
          <w:rStyle w:val="CommentReference"/>
        </w:rPr>
        <w:annotationRef/>
      </w:r>
      <w:r>
        <w:t>Name or Holy Name?</w:t>
      </w:r>
    </w:p>
  </w:comment>
  <w:comment w:id="1803" w:author="Windows User" w:date="2015-10-30T08:56:00Z" w:initials="WU">
    <w:p w14:paraId="4A1C10F1" w14:textId="77777777" w:rsidR="00F23E7F" w:rsidRDefault="00F23E7F">
      <w:pPr>
        <w:pStyle w:val="CommentText"/>
      </w:pPr>
      <w:r>
        <w:rPr>
          <w:rStyle w:val="CommentReference"/>
        </w:rPr>
        <w:annotationRef/>
      </w:r>
      <w:r>
        <w:t>Christ or Jesus Christ?</w:t>
      </w:r>
    </w:p>
  </w:comment>
  <w:comment w:id="1809" w:author="Windows User" w:date="2015-10-30T08:56:00Z" w:initials="WU">
    <w:p w14:paraId="31C2C585" w14:textId="77777777" w:rsidR="00F23E7F" w:rsidRDefault="00F23E7F">
      <w:pPr>
        <w:pStyle w:val="CommentText"/>
      </w:pPr>
      <w:r>
        <w:rPr>
          <w:rStyle w:val="CommentReference"/>
        </w:rPr>
        <w:annotationRef/>
      </w:r>
      <w:r>
        <w:t>Name or Holy Name?</w:t>
      </w:r>
    </w:p>
  </w:comment>
  <w:comment w:id="1810" w:author="Windows User" w:date="2015-10-30T08:56:00Z" w:initials="WU">
    <w:p w14:paraId="18203C3C" w14:textId="77777777" w:rsidR="00F23E7F" w:rsidRDefault="00F23E7F">
      <w:pPr>
        <w:pStyle w:val="CommentText"/>
      </w:pPr>
      <w:r>
        <w:rPr>
          <w:rStyle w:val="CommentReference"/>
        </w:rPr>
        <w:annotationRef/>
      </w:r>
      <w:r>
        <w:t>To Him? Or by His might/power?</w:t>
      </w:r>
    </w:p>
  </w:comment>
  <w:comment w:id="1811" w:author="Windows User" w:date="2015-10-30T08:56:00Z" w:initials="WU">
    <w:p w14:paraId="27B39720" w14:textId="77777777" w:rsidR="00F23E7F" w:rsidRDefault="00F23E7F">
      <w:pPr>
        <w:pStyle w:val="CommentText"/>
      </w:pPr>
      <w:r>
        <w:rPr>
          <w:rStyle w:val="CommentReference"/>
        </w:rPr>
        <w:annotationRef/>
      </w:r>
      <w:r>
        <w:t>Might, or may?</w:t>
      </w:r>
    </w:p>
  </w:comment>
  <w:comment w:id="1812" w:author="Windows User" w:date="2015-10-30T08:56:00Z" w:initials="WU">
    <w:p w14:paraId="2FB96B7C" w14:textId="77777777" w:rsidR="00F23E7F" w:rsidRDefault="00F23E7F" w:rsidP="00F77A5B">
      <w:pPr>
        <w:pStyle w:val="CommentText"/>
      </w:pPr>
      <w:r>
        <w:rPr>
          <w:rStyle w:val="CommentReference"/>
        </w:rPr>
        <w:annotationRef/>
      </w:r>
      <w:r>
        <w:t>Christ or Jesus Christ?</w:t>
      </w:r>
    </w:p>
  </w:comment>
  <w:comment w:id="1815" w:author="Windows User" w:date="2015-10-30T08:56:00Z" w:initials="WU">
    <w:p w14:paraId="775D4B1C" w14:textId="77777777" w:rsidR="00F23E7F" w:rsidRDefault="00F23E7F">
      <w:pPr>
        <w:pStyle w:val="CommentText"/>
      </w:pPr>
      <w:r>
        <w:rPr>
          <w:rStyle w:val="CommentReference"/>
        </w:rPr>
        <w:annotationRef/>
      </w:r>
      <w:r>
        <w:t>Miracles?</w:t>
      </w:r>
    </w:p>
  </w:comment>
  <w:comment w:id="1821" w:author="Windows User" w:date="2015-10-30T08:56:00Z" w:initials="WU">
    <w:p w14:paraId="511773EC" w14:textId="77777777" w:rsidR="00F23E7F" w:rsidRDefault="00F23E7F">
      <w:pPr>
        <w:pStyle w:val="CommentText"/>
      </w:pPr>
      <w:r>
        <w:rPr>
          <w:rStyle w:val="CommentReference"/>
        </w:rPr>
        <w:annotationRef/>
      </w:r>
      <w:r>
        <w:t>Name or Holy Name?</w:t>
      </w:r>
    </w:p>
  </w:comment>
  <w:comment w:id="1822" w:author="Windows User" w:date="2015-10-30T08:56:00Z" w:initials="WU">
    <w:p w14:paraId="0BC6FD3A" w14:textId="77777777" w:rsidR="00F23E7F" w:rsidRDefault="00F23E7F">
      <w:pPr>
        <w:pStyle w:val="CommentText"/>
      </w:pPr>
      <w:r>
        <w:rPr>
          <w:rStyle w:val="CommentReference"/>
        </w:rPr>
        <w:annotationRef/>
      </w:r>
      <w:r>
        <w:t>To Him? Or by His might/power?</w:t>
      </w:r>
    </w:p>
  </w:comment>
  <w:comment w:id="1823" w:author="Windows User" w:date="2015-10-30T08:56:00Z" w:initials="WU">
    <w:p w14:paraId="6BED6166" w14:textId="77777777" w:rsidR="00F23E7F" w:rsidRDefault="00F23E7F">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0DA71926"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05A793F3" w15:done="0"/>
  <w15:commentEx w15:paraId="08E379D1"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0EC8D4EC"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793EA2" w14:textId="77777777" w:rsidR="009506A5" w:rsidRDefault="009506A5" w:rsidP="006D61CA">
      <w:pPr>
        <w:spacing w:after="0" w:line="240" w:lineRule="auto"/>
      </w:pPr>
      <w:r>
        <w:separator/>
      </w:r>
    </w:p>
  </w:endnote>
  <w:endnote w:type="continuationSeparator" w:id="0">
    <w:p w14:paraId="18E0628E" w14:textId="77777777" w:rsidR="009506A5" w:rsidRDefault="009506A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2813485F" w:rsidR="00F23E7F" w:rsidRPr="004D6538" w:rsidRDefault="00F23E7F"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63128B">
      <w:rPr>
        <w:noProof/>
        <w:lang w:val="en-US"/>
      </w:rPr>
      <w:t>374</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F23E7F" w:rsidRPr="009654EE" w:rsidRDefault="00F23E7F"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65925C6E" w:rsidR="00F23E7F" w:rsidRPr="009654EE" w:rsidRDefault="00F23E7F"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3128B">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4F36A2B1" w:rsidR="00F23E7F" w:rsidRPr="006D61CA" w:rsidRDefault="00F23E7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3128B">
      <w:rPr>
        <w:noProof/>
        <w:lang w:val="en-US"/>
      </w:rPr>
      <w:t>399</w:t>
    </w:r>
    <w:r w:rsidRPr="006D61CA">
      <w:rPr>
        <w:lang w:val="en-US"/>
      </w:rPr>
      <w:fldChar w:fldCharType="end"/>
    </w:r>
  </w:p>
  <w:p w14:paraId="1546C8BA" w14:textId="77777777" w:rsidR="00F23E7F" w:rsidRDefault="00F23E7F"/>
  <w:p w14:paraId="578F45FC" w14:textId="77777777" w:rsidR="00F23E7F" w:rsidRDefault="00F23E7F"/>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4B916442" w:rsidR="00F23E7F" w:rsidRPr="006D61CA" w:rsidRDefault="00F23E7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3128B">
      <w:rPr>
        <w:noProof/>
        <w:lang w:val="en-US"/>
      </w:rPr>
      <w:t>529</w:t>
    </w:r>
    <w:r w:rsidRPr="006D61CA">
      <w:rPr>
        <w:lang w:val="en-US"/>
      </w:rPr>
      <w:fldChar w:fldCharType="end"/>
    </w:r>
  </w:p>
  <w:p w14:paraId="6E3E0469" w14:textId="77777777" w:rsidR="00F23E7F" w:rsidRDefault="00F23E7F"/>
  <w:p w14:paraId="5C3C24E2" w14:textId="77777777" w:rsidR="00F23E7F" w:rsidRDefault="00F23E7F"/>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087F621D" w:rsidR="00F23E7F" w:rsidRPr="004D6538" w:rsidRDefault="00F23E7F"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63128B">
      <w:rPr>
        <w:noProof/>
        <w:lang w:val="en-US"/>
      </w:rPr>
      <w:t>530</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B7500A" w14:textId="77777777" w:rsidR="009506A5" w:rsidRDefault="009506A5" w:rsidP="006D61CA">
      <w:pPr>
        <w:spacing w:after="0" w:line="240" w:lineRule="auto"/>
      </w:pPr>
      <w:r>
        <w:separator/>
      </w:r>
    </w:p>
  </w:footnote>
  <w:footnote w:type="continuationSeparator" w:id="0">
    <w:p w14:paraId="7AC06435" w14:textId="77777777" w:rsidR="009506A5" w:rsidRDefault="009506A5" w:rsidP="006D61CA">
      <w:pPr>
        <w:spacing w:after="0" w:line="240" w:lineRule="auto"/>
      </w:pPr>
      <w:r>
        <w:continuationSeparator/>
      </w:r>
    </w:p>
  </w:footnote>
  <w:footnote w:id="1">
    <w:p w14:paraId="5E4DFE5E" w14:textId="69B73039" w:rsidR="00F23E7F" w:rsidRPr="00926B87" w:rsidRDefault="00F23E7F"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F23E7F" w:rsidRDefault="00F23E7F" w:rsidP="00031314">
      <w:pPr>
        <w:pStyle w:val="footnote"/>
      </w:pPr>
    </w:p>
  </w:footnote>
  <w:footnote w:id="2">
    <w:p w14:paraId="5EDE2D3A" w14:textId="77777777" w:rsidR="00F23E7F" w:rsidRDefault="00F23E7F"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14:paraId="0C79E5F0" w14:textId="77777777" w:rsidR="00F23E7F" w:rsidRDefault="00F23E7F" w:rsidP="00323889">
      <w:pPr>
        <w:pStyle w:val="footnote"/>
      </w:pPr>
      <w:r>
        <w:rPr>
          <w:rStyle w:val="FootnoteReference"/>
        </w:rPr>
        <w:footnoteRef/>
      </w:r>
      <w:r>
        <w:t xml:space="preserve"> Or “The Lord’s Annointed”</w:t>
      </w:r>
    </w:p>
  </w:footnote>
  <w:footnote w:id="4">
    <w:p w14:paraId="31BBF667" w14:textId="77777777" w:rsidR="00F23E7F" w:rsidRPr="00926B87" w:rsidRDefault="00F23E7F"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F23E7F" w:rsidRDefault="00F23E7F" w:rsidP="00441BAC">
      <w:pPr>
        <w:pStyle w:val="footnote"/>
      </w:pPr>
    </w:p>
  </w:footnote>
  <w:footnote w:id="5">
    <w:p w14:paraId="580FAEDD" w14:textId="77777777" w:rsidR="00F23E7F" w:rsidRDefault="00F23E7F" w:rsidP="00130E47">
      <w:pPr>
        <w:pStyle w:val="footnote"/>
      </w:pPr>
      <w:r>
        <w:rPr>
          <w:rStyle w:val="FootnoteReference"/>
        </w:rPr>
        <w:footnoteRef/>
      </w:r>
      <w:r>
        <w:t xml:space="preserve"> Or “The Lord’s Annointed”</w:t>
      </w:r>
    </w:p>
  </w:footnote>
  <w:footnote w:id="6">
    <w:p w14:paraId="6CB42CA0" w14:textId="488CBE5E" w:rsidR="00F23E7F" w:rsidRDefault="00F23E7F"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7">
    <w:p w14:paraId="5720D5E2" w14:textId="77777777" w:rsidR="00F23E7F" w:rsidRDefault="00F23E7F"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14:paraId="21BA1E56" w14:textId="77777777" w:rsidR="00F23E7F" w:rsidRDefault="00F23E7F"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14:paraId="7C2A9DE8" w14:textId="15E62972" w:rsidR="00F23E7F" w:rsidRDefault="00F23E7F"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09F8D73A" w14:textId="16300F8E" w:rsidR="00F23E7F" w:rsidRDefault="00F23E7F"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2A658EFC" w14:textId="19BD2A62" w:rsidR="00F23E7F" w:rsidRDefault="00F23E7F"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152B14E5" w14:textId="77777777" w:rsidR="00F23E7F" w:rsidRDefault="00F23E7F"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3">
    <w:p w14:paraId="30CD4346" w14:textId="77777777" w:rsidR="00F23E7F" w:rsidRDefault="00F23E7F" w:rsidP="006800D4">
      <w:pPr>
        <w:pStyle w:val="footnote"/>
      </w:pPr>
      <w:r>
        <w:rPr>
          <w:rStyle w:val="FootnoteReference"/>
        </w:rPr>
        <w:footnoteRef/>
      </w:r>
      <w:r>
        <w:t xml:space="preserve"> Or ‘Unique’</w:t>
      </w:r>
    </w:p>
  </w:footnote>
  <w:footnote w:id="14">
    <w:p w14:paraId="4D9AA31B" w14:textId="77777777" w:rsidR="00F23E7F" w:rsidRDefault="00F23E7F" w:rsidP="006800D4">
      <w:pPr>
        <w:pStyle w:val="footnote"/>
      </w:pPr>
      <w:r>
        <w:rPr>
          <w:rStyle w:val="FootnoteReference"/>
        </w:rPr>
        <w:footnoteRef/>
      </w:r>
      <w:r>
        <w:t xml:space="preserve"> The alternative, shorter Gospel reading is suppressed in current practice</w:t>
      </w:r>
    </w:p>
  </w:footnote>
  <w:footnote w:id="15">
    <w:p w14:paraId="40701202" w14:textId="3A9866C8" w:rsidR="00F23E7F" w:rsidRDefault="00F23E7F"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266FB058" w14:textId="7088DF92" w:rsidR="00F23E7F" w:rsidRDefault="00F23E7F"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7">
    <w:p w14:paraId="25CCDCBD" w14:textId="698D5AF2" w:rsidR="00F23E7F" w:rsidRDefault="00F23E7F"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3F3CFE0D" w14:textId="2B4C27CA" w:rsidR="00F23E7F" w:rsidRDefault="00F23E7F"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21EB05D3" w14:textId="3E0DE2CA" w:rsidR="00F23E7F" w:rsidRPr="004A3E27" w:rsidRDefault="00F23E7F"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0">
    <w:p w14:paraId="504B45F8" w14:textId="77777777" w:rsidR="00F23E7F" w:rsidRPr="004A3E27" w:rsidRDefault="00F23E7F" w:rsidP="00A91B17">
      <w:pPr>
        <w:pStyle w:val="footnote"/>
      </w:pPr>
      <w:r w:rsidRPr="004A3E27">
        <w:rPr>
          <w:rStyle w:val="FootnoteReference"/>
        </w:rPr>
        <w:footnoteRef/>
      </w:r>
      <w:r w:rsidRPr="004A3E27">
        <w:t xml:space="preserve"> ‘An allusion to our Lord’s persecutors mentioned in Acts 4:26’ (St. Augustine).</w:t>
      </w:r>
    </w:p>
  </w:footnote>
  <w:footnote w:id="21">
    <w:p w14:paraId="72C81E85" w14:textId="34D1DBFF" w:rsidR="00F23E7F" w:rsidRPr="004A3E27" w:rsidRDefault="00F23E7F"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2">
    <w:p w14:paraId="0247D5F2" w14:textId="77777777" w:rsidR="00F23E7F" w:rsidRPr="004A3E27" w:rsidRDefault="00F23E7F"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3">
    <w:p w14:paraId="18E761AF" w14:textId="77777777" w:rsidR="00F23E7F" w:rsidRPr="004A3E27" w:rsidRDefault="00F23E7F"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4">
    <w:p w14:paraId="5A601DD3" w14:textId="77777777" w:rsidR="00F23E7F" w:rsidRPr="004A3E27" w:rsidRDefault="00F23E7F"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5">
    <w:p w14:paraId="007228D7" w14:textId="77777777" w:rsidR="00F23E7F" w:rsidRPr="004A3E27" w:rsidRDefault="00F23E7F" w:rsidP="00C06875">
      <w:pPr>
        <w:pStyle w:val="footnote"/>
      </w:pPr>
      <w:r w:rsidRPr="004A3E27">
        <w:rPr>
          <w:rStyle w:val="FootnoteReference"/>
        </w:rPr>
        <w:footnoteRef/>
      </w:r>
      <w:r w:rsidRPr="004A3E27">
        <w:t xml:space="preserve"> Pause a moment and give that a little thought.</w:t>
      </w:r>
    </w:p>
  </w:footnote>
  <w:footnote w:id="26">
    <w:p w14:paraId="2B340A5C" w14:textId="4488FF0C" w:rsidR="00F23E7F" w:rsidRDefault="00F23E7F" w:rsidP="00AC01E8">
      <w:pPr>
        <w:pStyle w:val="footnote"/>
      </w:pPr>
      <w:r>
        <w:rPr>
          <w:rStyle w:val="FootnoteReference"/>
        </w:rPr>
        <w:footnoteRef/>
      </w:r>
      <w:r>
        <w:t xml:space="preserve"> [JS] or “enlarged me”</w:t>
      </w:r>
    </w:p>
  </w:footnote>
  <w:footnote w:id="27">
    <w:p w14:paraId="369566FF" w14:textId="769E6598" w:rsidR="00F23E7F" w:rsidRPr="004A3E27" w:rsidRDefault="00F23E7F"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28">
    <w:p w14:paraId="1C9D0288" w14:textId="77777777" w:rsidR="00F23E7F" w:rsidRPr="004A3E27" w:rsidRDefault="00F23E7F"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9">
    <w:p w14:paraId="4E76DBB2" w14:textId="77777777" w:rsidR="00F23E7F" w:rsidRPr="004A3E27" w:rsidRDefault="00F23E7F"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0">
    <w:p w14:paraId="40D70FA9" w14:textId="77777777" w:rsidR="00F23E7F" w:rsidRPr="004A3E27" w:rsidRDefault="00F23E7F"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1">
    <w:p w14:paraId="6A551E57" w14:textId="51EAA316" w:rsidR="00F23E7F" w:rsidRDefault="00F23E7F" w:rsidP="00AC01E8">
      <w:pPr>
        <w:pStyle w:val="footnote"/>
      </w:pPr>
      <w:r>
        <w:rPr>
          <w:rStyle w:val="FootnoteReference"/>
        </w:rPr>
        <w:footnoteRef/>
      </w:r>
      <w:r>
        <w:t xml:space="preserve"> [JS] literally, “face”</w:t>
      </w:r>
    </w:p>
  </w:footnote>
  <w:footnote w:id="32">
    <w:p w14:paraId="158091A0" w14:textId="77777777" w:rsidR="00F23E7F" w:rsidRPr="004A3E27" w:rsidRDefault="00F23E7F" w:rsidP="00C06875">
      <w:pPr>
        <w:pStyle w:val="footnote"/>
      </w:pPr>
      <w:r w:rsidRPr="004A3E27">
        <w:rPr>
          <w:rStyle w:val="FootnoteReference"/>
        </w:rPr>
        <w:footnoteRef/>
      </w:r>
      <w:r w:rsidRPr="004A3E27">
        <w:t xml:space="preserve"> Or: I rest in peace and fall asleep at once.</w:t>
      </w:r>
    </w:p>
  </w:footnote>
  <w:footnote w:id="33">
    <w:p w14:paraId="005F68B1" w14:textId="1D86BB98" w:rsidR="00F23E7F" w:rsidRPr="004A3E27" w:rsidRDefault="00F23E7F"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4">
    <w:p w14:paraId="7607908E" w14:textId="06A72B5C" w:rsidR="00F23E7F" w:rsidRDefault="00F23E7F" w:rsidP="00FE33CB">
      <w:pPr>
        <w:pStyle w:val="footnote"/>
      </w:pPr>
      <w:r>
        <w:rPr>
          <w:rStyle w:val="FootnoteReference"/>
        </w:rPr>
        <w:footnoteRef/>
      </w:r>
      <w:r>
        <w:t xml:space="preserve"> [JS] or “and You will see me.”</w:t>
      </w:r>
    </w:p>
  </w:footnote>
  <w:footnote w:id="35">
    <w:p w14:paraId="2738F1D2" w14:textId="121829F4" w:rsidR="00F23E7F" w:rsidRDefault="00F23E7F" w:rsidP="00DC2AAA">
      <w:pPr>
        <w:pStyle w:val="footnote"/>
      </w:pPr>
      <w:r>
        <w:rPr>
          <w:rStyle w:val="FootnoteReference"/>
        </w:rPr>
        <w:footnoteRef/>
      </w:r>
      <w:r>
        <w:t xml:space="preserve"> [JS] or lawlessness</w:t>
      </w:r>
    </w:p>
  </w:footnote>
  <w:footnote w:id="36">
    <w:p w14:paraId="0C722E17" w14:textId="0C245CCD" w:rsidR="00F23E7F" w:rsidRDefault="00F23E7F" w:rsidP="00423962">
      <w:pPr>
        <w:pStyle w:val="footnote"/>
      </w:pPr>
      <w:r>
        <w:rPr>
          <w:rStyle w:val="FootnoteReference"/>
        </w:rPr>
        <w:footnoteRef/>
      </w:r>
      <w:r>
        <w:t xml:space="preserve"> [JS] “do obeisance”, “worship”, referring to the physical act</w:t>
      </w:r>
    </w:p>
  </w:footnote>
  <w:footnote w:id="37">
    <w:p w14:paraId="673FFF4D" w14:textId="4AC67C07" w:rsidR="00F23E7F" w:rsidRPr="004A3E27" w:rsidRDefault="00F23E7F"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38">
    <w:p w14:paraId="071C992F" w14:textId="3411D0F6" w:rsidR="00F23E7F" w:rsidRDefault="00F23E7F"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39">
    <w:p w14:paraId="1D32253D" w14:textId="125A513D" w:rsidR="00F23E7F" w:rsidRPr="004A3E27" w:rsidRDefault="00F23E7F" w:rsidP="00C06875">
      <w:pPr>
        <w:pStyle w:val="footnote"/>
      </w:pPr>
      <w:r w:rsidRPr="004A3E27">
        <w:rPr>
          <w:rStyle w:val="FootnoteReference"/>
        </w:rPr>
        <w:footnoteRef/>
      </w:r>
      <w:r w:rsidRPr="004A3E27">
        <w:t xml:space="preserve"> </w:t>
      </w:r>
      <w:r>
        <w:t>cf</w:t>
      </w:r>
      <w:r w:rsidRPr="004A3E27">
        <w:t>. Psalm 37:2; Jeremiah 10:24.</w:t>
      </w:r>
    </w:p>
  </w:footnote>
  <w:footnote w:id="40">
    <w:p w14:paraId="27CB451E" w14:textId="0CFB2FE9" w:rsidR="00F23E7F" w:rsidRPr="004A3E27" w:rsidRDefault="00F23E7F"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1">
    <w:p w14:paraId="191F4176" w14:textId="002666CD" w:rsidR="00F23E7F" w:rsidRDefault="00F23E7F" w:rsidP="00530F84">
      <w:pPr>
        <w:pStyle w:val="footnote"/>
      </w:pPr>
      <w:r>
        <w:rPr>
          <w:rStyle w:val="FootnoteReference"/>
        </w:rPr>
        <w:footnoteRef/>
      </w:r>
      <w:r>
        <w:t xml:space="preserve"> [JS] or “give thanks”. The word conveys “thankfully confess with praise”</w:t>
      </w:r>
    </w:p>
  </w:footnote>
  <w:footnote w:id="42">
    <w:p w14:paraId="3C274CF7" w14:textId="753C99BC" w:rsidR="00F23E7F" w:rsidRPr="004A3E27" w:rsidRDefault="00F23E7F"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3">
    <w:p w14:paraId="426DCAC0" w14:textId="3C0A3857" w:rsidR="00F23E7F" w:rsidRDefault="00F23E7F" w:rsidP="00530F84">
      <w:pPr>
        <w:pStyle w:val="footnote"/>
      </w:pPr>
      <w:r>
        <w:rPr>
          <w:rStyle w:val="FootnoteReference"/>
        </w:rPr>
        <w:footnoteRef/>
      </w:r>
      <w:r>
        <w:t xml:space="preserve"> [JS] Fr. Lazarus and Brenton interpolate “my enemy”</w:t>
      </w:r>
    </w:p>
  </w:footnote>
  <w:footnote w:id="44">
    <w:p w14:paraId="4AC07AFE" w14:textId="206B4893" w:rsidR="00F23E7F" w:rsidRPr="004A3E27" w:rsidRDefault="00F23E7F" w:rsidP="00C06875">
      <w:pPr>
        <w:pStyle w:val="footnote"/>
      </w:pPr>
      <w:r w:rsidRPr="004A3E27">
        <w:rPr>
          <w:rStyle w:val="FootnoteReference"/>
        </w:rPr>
        <w:footnoteRef/>
      </w:r>
      <w:r w:rsidRPr="004A3E27">
        <w:t xml:space="preserve"> </w:t>
      </w:r>
      <w:r>
        <w:t>cf</w:t>
      </w:r>
      <w:r w:rsidRPr="004A3E27">
        <w:t>. 1 Pet. 5:8.</w:t>
      </w:r>
    </w:p>
  </w:footnote>
  <w:footnote w:id="45">
    <w:p w14:paraId="553B4541" w14:textId="77777777" w:rsidR="00F23E7F" w:rsidRPr="004A3E27" w:rsidRDefault="00F23E7F" w:rsidP="00C06875">
      <w:pPr>
        <w:pStyle w:val="footnote"/>
      </w:pPr>
      <w:r w:rsidRPr="004A3E27">
        <w:rPr>
          <w:rStyle w:val="FootnoteReference"/>
        </w:rPr>
        <w:footnoteRef/>
      </w:r>
      <w:r w:rsidRPr="004A3E27">
        <w:t xml:space="preserve"> Empties fall (Ephes. 5:18).</w:t>
      </w:r>
    </w:p>
  </w:footnote>
  <w:footnote w:id="46">
    <w:p w14:paraId="5DDCA66E" w14:textId="77777777" w:rsidR="00F23E7F" w:rsidRPr="004A3E27" w:rsidRDefault="00F23E7F"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47">
    <w:p w14:paraId="3FBE71C1" w14:textId="749D259D" w:rsidR="00F23E7F" w:rsidRDefault="00F23E7F" w:rsidP="00741EF6">
      <w:pPr>
        <w:pStyle w:val="footnote"/>
      </w:pPr>
      <w:r>
        <w:rPr>
          <w:rStyle w:val="FootnoteReference"/>
        </w:rPr>
        <w:footnoteRef/>
      </w:r>
      <w:r>
        <w:t xml:space="preserve"> [JS] or “give thanks to”, or “thankfully confess the Lord with Praise”</w:t>
      </w:r>
    </w:p>
  </w:footnote>
  <w:footnote w:id="48">
    <w:p w14:paraId="74E99F4D" w14:textId="77777777" w:rsidR="00F23E7F" w:rsidRPr="004A3E27" w:rsidRDefault="00F23E7F"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9">
    <w:p w14:paraId="419148E7" w14:textId="77777777" w:rsidR="00F23E7F" w:rsidRPr="004A3E27" w:rsidRDefault="00F23E7F" w:rsidP="00C06875">
      <w:pPr>
        <w:pStyle w:val="footnote"/>
      </w:pPr>
      <w:r w:rsidRPr="004A3E27">
        <w:rPr>
          <w:rStyle w:val="FootnoteReference"/>
        </w:rPr>
        <w:footnoteRef/>
      </w:r>
      <w:r w:rsidRPr="004A3E27">
        <w:t xml:space="preserve"> Mt. 21:16.</w:t>
      </w:r>
    </w:p>
  </w:footnote>
  <w:footnote w:id="50">
    <w:p w14:paraId="263154A0" w14:textId="77777777" w:rsidR="00F23E7F" w:rsidRPr="004A3E27" w:rsidRDefault="00F23E7F"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1">
    <w:p w14:paraId="7ECF8A2D" w14:textId="77777777" w:rsidR="00F23E7F" w:rsidRPr="004A3E27" w:rsidRDefault="00F23E7F" w:rsidP="00C06875">
      <w:pPr>
        <w:pStyle w:val="footnote"/>
      </w:pPr>
      <w:r w:rsidRPr="004A3E27">
        <w:rPr>
          <w:rStyle w:val="FootnoteReference"/>
        </w:rPr>
        <w:footnoteRef/>
      </w:r>
      <w:r w:rsidRPr="004A3E27">
        <w:t xml:space="preserve"> Heb. 2:6-8. The Sovereignty of the Son of Man (Messiah).</w:t>
      </w:r>
    </w:p>
  </w:footnote>
  <w:footnote w:id="52">
    <w:p w14:paraId="04C11CE1" w14:textId="67416AE0" w:rsidR="00F23E7F" w:rsidRDefault="00F23E7F" w:rsidP="00741EF6">
      <w:pPr>
        <w:pStyle w:val="footnote"/>
      </w:pPr>
      <w:r>
        <w:rPr>
          <w:rStyle w:val="FootnoteReference"/>
        </w:rPr>
        <w:footnoteRef/>
      </w:r>
      <w:r>
        <w:t xml:space="preserve"> [JS] or “thank”, “I will thankfully confess You with praise”</w:t>
      </w:r>
    </w:p>
  </w:footnote>
  <w:footnote w:id="53">
    <w:p w14:paraId="4A64FA1B" w14:textId="245FE10B" w:rsidR="00F23E7F" w:rsidRDefault="00F23E7F" w:rsidP="005C7C41">
      <w:pPr>
        <w:pStyle w:val="footnote"/>
      </w:pPr>
      <w:r>
        <w:rPr>
          <w:rStyle w:val="FootnoteReference"/>
        </w:rPr>
        <w:footnoteRef/>
      </w:r>
      <w:r>
        <w:t xml:space="preserve"> [JS] Or, “I will confess You with thanksgiving”</w:t>
      </w:r>
    </w:p>
  </w:footnote>
  <w:footnote w:id="54">
    <w:p w14:paraId="70996BAC" w14:textId="67EDD120" w:rsidR="00F23E7F" w:rsidRDefault="00F23E7F" w:rsidP="00741EF6">
      <w:pPr>
        <w:pStyle w:val="footnote"/>
      </w:pPr>
      <w:r>
        <w:rPr>
          <w:rStyle w:val="FootnoteReference"/>
        </w:rPr>
        <w:footnoteRef/>
      </w:r>
      <w:r>
        <w:t xml:space="preserve"> [JS] literally, “from before Your face”</w:t>
      </w:r>
    </w:p>
  </w:footnote>
  <w:footnote w:id="55">
    <w:p w14:paraId="1EEFD7A1" w14:textId="55BF803F" w:rsidR="00F23E7F" w:rsidRPr="004A3E27" w:rsidRDefault="00F23E7F"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56">
    <w:p w14:paraId="722FF076" w14:textId="77777777" w:rsidR="00F23E7F" w:rsidRPr="004A3E27" w:rsidRDefault="00F23E7F"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7">
    <w:p w14:paraId="3428C8D1" w14:textId="77777777" w:rsidR="00F23E7F" w:rsidRPr="004A3E27" w:rsidRDefault="00F23E7F"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8">
    <w:p w14:paraId="1BACCDC6" w14:textId="77777777" w:rsidR="00F23E7F" w:rsidRPr="004A3E27" w:rsidRDefault="00F23E7F"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59">
    <w:p w14:paraId="35D4643B" w14:textId="1AD327CF" w:rsidR="00F23E7F" w:rsidRDefault="00F23E7F" w:rsidP="00AF711D">
      <w:pPr>
        <w:pStyle w:val="footnote"/>
      </w:pPr>
      <w:r>
        <w:rPr>
          <w:rStyle w:val="FootnoteReference"/>
        </w:rPr>
        <w:footnoteRef/>
      </w:r>
      <w:r>
        <w:t xml:space="preserve"> [JS] literally, “arm”</w:t>
      </w:r>
    </w:p>
  </w:footnote>
  <w:footnote w:id="60">
    <w:p w14:paraId="4F5EE238" w14:textId="67FB8443" w:rsidR="00F23E7F" w:rsidRPr="004A3E27" w:rsidRDefault="00F23E7F" w:rsidP="00BD5BBE">
      <w:pPr>
        <w:pStyle w:val="footnote"/>
      </w:pPr>
      <w:r w:rsidRPr="004A3E27">
        <w:rPr>
          <w:rStyle w:val="FootnoteReference"/>
        </w:rPr>
        <w:footnoteRef/>
      </w:r>
      <w:r w:rsidRPr="004A3E27">
        <w:t xml:space="preserve"> </w:t>
      </w:r>
      <w:r>
        <w:t>cf</w:t>
      </w:r>
      <w:r w:rsidRPr="004A3E27">
        <w:t>. 2 Cor. 6:16; 1 Cor. 6:19.</w:t>
      </w:r>
    </w:p>
  </w:footnote>
  <w:footnote w:id="61">
    <w:p w14:paraId="06196E84" w14:textId="09CA15AE" w:rsidR="00F23E7F" w:rsidRPr="004A3E27" w:rsidRDefault="00F23E7F" w:rsidP="00BD5BBE">
      <w:pPr>
        <w:pStyle w:val="footnote"/>
      </w:pPr>
      <w:r w:rsidRPr="004A3E27">
        <w:rPr>
          <w:rStyle w:val="FootnoteReference"/>
        </w:rPr>
        <w:footnoteRef/>
      </w:r>
      <w:r w:rsidRPr="004A3E27">
        <w:t xml:space="preserve"> </w:t>
      </w:r>
      <w:r>
        <w:t>cf</w:t>
      </w:r>
      <w:r w:rsidRPr="004A3E27">
        <w:t>. Mt. 10:19, 20; Luke 21:12-19.</w:t>
      </w:r>
    </w:p>
  </w:footnote>
  <w:footnote w:id="62">
    <w:p w14:paraId="18B16E36" w14:textId="67403665" w:rsidR="00F23E7F" w:rsidRPr="004A3E27" w:rsidRDefault="00F23E7F"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3">
    <w:p w14:paraId="11679EA7" w14:textId="7150F53F" w:rsidR="00F23E7F" w:rsidRDefault="00F23E7F"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4">
    <w:p w14:paraId="6D7546C6" w14:textId="173E810C" w:rsidR="00F23E7F" w:rsidRDefault="00F23E7F" w:rsidP="003F1DDB">
      <w:pPr>
        <w:pStyle w:val="footnote"/>
      </w:pPr>
      <w:r>
        <w:rPr>
          <w:rStyle w:val="FootnoteReference"/>
        </w:rPr>
        <w:footnoteRef/>
      </w:r>
      <w:r>
        <w:t xml:space="preserve"> [JS] from Fr. Athanasius</w:t>
      </w:r>
    </w:p>
  </w:footnote>
  <w:footnote w:id="65">
    <w:p w14:paraId="69DDC031" w14:textId="072B35A0" w:rsidR="00F23E7F" w:rsidRPr="004A3E27" w:rsidRDefault="00F23E7F"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66">
    <w:p w14:paraId="7B2308F0" w14:textId="163ED086" w:rsidR="00F23E7F" w:rsidRPr="004A3E27" w:rsidRDefault="00F23E7F"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67">
    <w:p w14:paraId="0A1AEA09" w14:textId="719947E0" w:rsidR="00F23E7F" w:rsidRPr="004A3E27" w:rsidRDefault="00F23E7F"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68">
    <w:p w14:paraId="4590FEB6" w14:textId="77777777" w:rsidR="00F23E7F" w:rsidRPr="004A3E27" w:rsidRDefault="00F23E7F"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F23E7F" w:rsidRPr="004A3E27" w:rsidRDefault="00F23E7F" w:rsidP="00BD5BBE">
      <w:pPr>
        <w:pStyle w:val="footnote"/>
      </w:pPr>
      <w:r w:rsidRPr="004A3E27">
        <w:rPr>
          <w:rStyle w:val="FootnoteReference"/>
        </w:rPr>
        <w:footnoteRef/>
      </w:r>
      <w:r w:rsidRPr="004A3E27">
        <w:t xml:space="preserve"> i.e. Hear Christ who intercedes on our behalf (1 Cor. 1:30; Rom. 8: 34).</w:t>
      </w:r>
    </w:p>
  </w:footnote>
  <w:footnote w:id="70">
    <w:p w14:paraId="6CFE3221" w14:textId="05261702" w:rsidR="00F23E7F" w:rsidRPr="004A3E27" w:rsidRDefault="00F23E7F" w:rsidP="007C28F0">
      <w:pPr>
        <w:pStyle w:val="footnote"/>
      </w:pPr>
      <w:r w:rsidRPr="004A3E27">
        <w:rPr>
          <w:rStyle w:val="FootnoteReference"/>
        </w:rPr>
        <w:footnoteRef/>
      </w:r>
      <w:r w:rsidRPr="004A3E27">
        <w:t xml:space="preserve"> </w:t>
      </w:r>
      <w:r>
        <w:t>cf</w:t>
      </w:r>
      <w:r w:rsidRPr="004A3E27">
        <w:t>. 2 Tim. 2:3, 12.</w:t>
      </w:r>
    </w:p>
  </w:footnote>
  <w:footnote w:id="71">
    <w:p w14:paraId="5F29B1F0" w14:textId="77777777" w:rsidR="00F23E7F" w:rsidRPr="004A3E27" w:rsidRDefault="00F23E7F"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F23E7F" w:rsidRPr="004A3E27" w:rsidRDefault="00F23E7F"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F23E7F" w:rsidRPr="004A3E27" w:rsidRDefault="00F23E7F"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1D6BB5F1" w14:textId="7BEDD296" w:rsidR="00F23E7F" w:rsidRDefault="00F23E7F" w:rsidP="00D47452">
      <w:pPr>
        <w:pStyle w:val="footnote"/>
      </w:pPr>
      <w:r>
        <w:rPr>
          <w:rStyle w:val="FootnoteReference"/>
        </w:rPr>
        <w:footnoteRef/>
      </w:r>
      <w:r>
        <w:t xml:space="preserve"> [JS] or “foundation”</w:t>
      </w:r>
    </w:p>
  </w:footnote>
  <w:footnote w:id="75">
    <w:p w14:paraId="3C5663F2" w14:textId="2A9D9C12" w:rsidR="00F23E7F" w:rsidRDefault="00F23E7F" w:rsidP="00D47452">
      <w:pPr>
        <w:pStyle w:val="footnote"/>
      </w:pPr>
      <w:r>
        <w:rPr>
          <w:rStyle w:val="FootnoteReference"/>
        </w:rPr>
        <w:footnoteRef/>
      </w:r>
      <w:r>
        <w:t xml:space="preserve"> [JS] Fr. Lazarus has “my saviour”. I.e. the power of my salvation, or the One with power to save me.</w:t>
      </w:r>
    </w:p>
  </w:footnote>
  <w:footnote w:id="76">
    <w:p w14:paraId="4CDB07D8" w14:textId="14188044" w:rsidR="00F23E7F" w:rsidRPr="004A3E27" w:rsidRDefault="00F23E7F" w:rsidP="00BD5BBE">
      <w:pPr>
        <w:pStyle w:val="footnote"/>
      </w:pPr>
      <w:r w:rsidRPr="004A3E27">
        <w:rPr>
          <w:rStyle w:val="FootnoteReference"/>
        </w:rPr>
        <w:footnoteRef/>
      </w:r>
      <w:r w:rsidRPr="004A3E27">
        <w:t xml:space="preserve"> </w:t>
      </w:r>
      <w:r>
        <w:t>Cf</w:t>
      </w:r>
      <w:r w:rsidRPr="004A3E27">
        <w:t>. Acts 2:24.</w:t>
      </w:r>
    </w:p>
  </w:footnote>
  <w:footnote w:id="77">
    <w:p w14:paraId="09C8C689" w14:textId="5B1E38B7" w:rsidR="00F23E7F" w:rsidRPr="004A3E27" w:rsidRDefault="00F23E7F" w:rsidP="00BD5BBE">
      <w:pPr>
        <w:pStyle w:val="footnote"/>
      </w:pPr>
      <w:r w:rsidRPr="004A3E27">
        <w:rPr>
          <w:rStyle w:val="FootnoteReference"/>
        </w:rPr>
        <w:footnoteRef/>
      </w:r>
      <w:r w:rsidRPr="004A3E27">
        <w:t xml:space="preserve"> </w:t>
      </w:r>
      <w:r>
        <w:t>cf</w:t>
      </w:r>
      <w:r w:rsidRPr="004A3E27">
        <w:t>. Exodus 9:23.</w:t>
      </w:r>
    </w:p>
  </w:footnote>
  <w:footnote w:id="78">
    <w:p w14:paraId="1AF95C05" w14:textId="4DAED5F3" w:rsidR="00F23E7F" w:rsidRDefault="00F23E7F" w:rsidP="00D47452">
      <w:pPr>
        <w:pStyle w:val="footnote"/>
      </w:pPr>
      <w:r>
        <w:rPr>
          <w:rStyle w:val="FootnoteReference"/>
        </w:rPr>
        <w:footnoteRef/>
      </w:r>
      <w:r>
        <w:t xml:space="preserve"> [JS] literally, “then the sptrings of water were seen/appeared”</w:t>
      </w:r>
    </w:p>
  </w:footnote>
  <w:footnote w:id="79">
    <w:p w14:paraId="767519CF" w14:textId="3A0C4171" w:rsidR="00F23E7F" w:rsidRPr="004A3E27" w:rsidRDefault="00F23E7F"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0">
    <w:p w14:paraId="056C0234" w14:textId="77777777" w:rsidR="00F23E7F" w:rsidRPr="004A3E27" w:rsidRDefault="00F23E7F" w:rsidP="00BD5BBE">
      <w:pPr>
        <w:pStyle w:val="footnote"/>
      </w:pPr>
      <w:r w:rsidRPr="004A3E27">
        <w:rPr>
          <w:rStyle w:val="FootnoteReference"/>
        </w:rPr>
        <w:footnoteRef/>
      </w:r>
      <w:r w:rsidRPr="004A3E27">
        <w:t xml:space="preserve"> Twist and wrestle (Gen. 32: 4). And he will untwist the twister and the twisted (144:15).</w:t>
      </w:r>
    </w:p>
  </w:footnote>
  <w:footnote w:id="81">
    <w:p w14:paraId="1B9D3CDD" w14:textId="1592BE4E" w:rsidR="00F23E7F" w:rsidRPr="004A3E27" w:rsidRDefault="00F23E7F" w:rsidP="00BD5BBE">
      <w:pPr>
        <w:pStyle w:val="footnote"/>
      </w:pPr>
      <w:r w:rsidRPr="004A3E27">
        <w:rPr>
          <w:rStyle w:val="FootnoteReference"/>
        </w:rPr>
        <w:footnoteRef/>
      </w:r>
      <w:r w:rsidRPr="004A3E27">
        <w:t xml:space="preserve"> </w:t>
      </w:r>
      <w:r>
        <w:t>cf</w:t>
      </w:r>
      <w:r w:rsidRPr="004A3E27">
        <w:t>. Rev. 21:23.</w:t>
      </w:r>
    </w:p>
  </w:footnote>
  <w:footnote w:id="82">
    <w:p w14:paraId="7A34B80F" w14:textId="77777777" w:rsidR="00F23E7F" w:rsidRPr="004A3E27" w:rsidRDefault="00F23E7F"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3">
    <w:p w14:paraId="5386061E" w14:textId="77777777" w:rsidR="00F23E7F" w:rsidRPr="004A3E27" w:rsidRDefault="00F23E7F"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4">
    <w:p w14:paraId="7F859200" w14:textId="0E8BB508" w:rsidR="00F23E7F" w:rsidRDefault="00F23E7F" w:rsidP="006303CE">
      <w:pPr>
        <w:pStyle w:val="footnote"/>
      </w:pPr>
      <w:r>
        <w:rPr>
          <w:rStyle w:val="FootnoteReference"/>
        </w:rPr>
        <w:footnoteRef/>
      </w:r>
      <w:r>
        <w:t xml:space="preserve"> [JS] or “give thanks to You”, or “thankfully confess You with praise”</w:t>
      </w:r>
    </w:p>
  </w:footnote>
  <w:footnote w:id="85">
    <w:p w14:paraId="57A591AD" w14:textId="5B4F539E" w:rsidR="00F23E7F" w:rsidRPr="004A3E27" w:rsidRDefault="00F23E7F"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86">
    <w:p w14:paraId="05D27F74" w14:textId="77777777" w:rsidR="00F23E7F" w:rsidRPr="004A3E27" w:rsidRDefault="00F23E7F"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F23E7F" w:rsidRDefault="00F23E7F" w:rsidP="00D019CA">
      <w:pPr>
        <w:pStyle w:val="footnote"/>
      </w:pPr>
      <w:r>
        <w:rPr>
          <w:rStyle w:val="FootnoteReference"/>
        </w:rPr>
        <w:footnoteRef/>
      </w:r>
      <w:r>
        <w:t xml:space="preserve"> [JS] lit. day to day</w:t>
      </w:r>
    </w:p>
  </w:footnote>
  <w:footnote w:id="88">
    <w:p w14:paraId="4D739E0B" w14:textId="0FB443F5" w:rsidR="00F23E7F" w:rsidRDefault="00F23E7F"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F23E7F" w:rsidRPr="004A3E27" w:rsidRDefault="00F23E7F" w:rsidP="00BD5BBE">
      <w:pPr>
        <w:pStyle w:val="footnote"/>
      </w:pPr>
      <w:r w:rsidRPr="004A3E27">
        <w:rPr>
          <w:rStyle w:val="FootnoteReference"/>
        </w:rPr>
        <w:footnoteRef/>
      </w:r>
      <w:r w:rsidRPr="004A3E27">
        <w:t xml:space="preserve"> Rom. 10:18.</w:t>
      </w:r>
    </w:p>
  </w:footnote>
  <w:footnote w:id="90">
    <w:p w14:paraId="774F183E" w14:textId="35452E5D" w:rsidR="00F23E7F" w:rsidRDefault="00F23E7F" w:rsidP="005E2409">
      <w:pPr>
        <w:pStyle w:val="footnote"/>
      </w:pPr>
      <w:r>
        <w:rPr>
          <w:rStyle w:val="FootnoteReference"/>
        </w:rPr>
        <w:footnoteRef/>
      </w:r>
      <w:r>
        <w:t xml:space="preserve"> [JS] Fr. Lazarus has “sanctuary”</w:t>
      </w:r>
    </w:p>
  </w:footnote>
  <w:footnote w:id="91">
    <w:p w14:paraId="28F942E6" w14:textId="353F357B" w:rsidR="00F23E7F" w:rsidRPr="004A3E27" w:rsidRDefault="00F23E7F" w:rsidP="00BD5BBE">
      <w:pPr>
        <w:pStyle w:val="footnote"/>
      </w:pPr>
      <w:r w:rsidRPr="004A3E27">
        <w:rPr>
          <w:rStyle w:val="FootnoteReference"/>
        </w:rPr>
        <w:footnoteRef/>
      </w:r>
      <w:r w:rsidRPr="004A3E27">
        <w:t xml:space="preserve"> </w:t>
      </w:r>
      <w:r>
        <w:t>cf</w:t>
      </w:r>
      <w:r w:rsidRPr="004A3E27">
        <w:t>. Ps. 88:38.</w:t>
      </w:r>
    </w:p>
  </w:footnote>
  <w:footnote w:id="92">
    <w:p w14:paraId="2DBF8356" w14:textId="76DCF8DE" w:rsidR="00F23E7F" w:rsidRDefault="00F23E7F" w:rsidP="005E2409">
      <w:pPr>
        <w:pStyle w:val="footnote"/>
      </w:pPr>
      <w:r>
        <w:rPr>
          <w:rStyle w:val="FootnoteReference"/>
        </w:rPr>
        <w:footnoteRef/>
      </w:r>
      <w:r>
        <w:t xml:space="preserve"> [JS] literally “giant”</w:t>
      </w:r>
    </w:p>
  </w:footnote>
  <w:footnote w:id="93">
    <w:p w14:paraId="4D5F61F1" w14:textId="397EFA8A" w:rsidR="00F23E7F" w:rsidRDefault="00F23E7F" w:rsidP="005E2409">
      <w:pPr>
        <w:pStyle w:val="footnote"/>
      </w:pPr>
      <w:r>
        <w:rPr>
          <w:rStyle w:val="FootnoteReference"/>
        </w:rPr>
        <w:footnoteRef/>
      </w:r>
      <w:r>
        <w:t xml:space="preserve"> [JS] or “it”</w:t>
      </w:r>
    </w:p>
  </w:footnote>
  <w:footnote w:id="94">
    <w:p w14:paraId="7D882E05" w14:textId="2F32DF97" w:rsidR="00F23E7F" w:rsidRPr="004A3E27" w:rsidRDefault="00F23E7F" w:rsidP="00BD5BBE">
      <w:pPr>
        <w:pStyle w:val="footnote"/>
      </w:pPr>
      <w:r w:rsidRPr="004A3E27">
        <w:rPr>
          <w:rStyle w:val="FootnoteReference"/>
        </w:rPr>
        <w:footnoteRef/>
      </w:r>
      <w:r w:rsidRPr="004A3E27">
        <w:t xml:space="preserve"> </w:t>
      </w:r>
      <w:r>
        <w:t>cf</w:t>
      </w:r>
      <w:r w:rsidRPr="004A3E27">
        <w:t>. Ps. 118:72.</w:t>
      </w:r>
    </w:p>
  </w:footnote>
  <w:footnote w:id="95">
    <w:p w14:paraId="6C5A660E" w14:textId="77777777" w:rsidR="00F23E7F" w:rsidRPr="004A3E27" w:rsidRDefault="00F23E7F"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F23E7F" w:rsidRPr="004A3E27" w:rsidRDefault="00F23E7F"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F23E7F" w:rsidRDefault="00F23E7F" w:rsidP="00223CB5">
      <w:pPr>
        <w:pStyle w:val="footnote"/>
      </w:pPr>
      <w:r>
        <w:rPr>
          <w:rStyle w:val="FootnoteReference"/>
        </w:rPr>
        <w:footnoteRef/>
      </w:r>
      <w:r>
        <w:t xml:space="preserve"> [JS] literally “holy place”.</w:t>
      </w:r>
    </w:p>
  </w:footnote>
  <w:footnote w:id="98">
    <w:p w14:paraId="383B4369" w14:textId="77777777" w:rsidR="00F23E7F" w:rsidRDefault="00F23E7F"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98A67A6" w:rsidR="00F23E7F" w:rsidRPr="004A3E27" w:rsidRDefault="00F23E7F"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0">
    <w:p w14:paraId="1559CF30" w14:textId="345B8878" w:rsidR="00F23E7F" w:rsidRDefault="00F23E7F" w:rsidP="00A10A86">
      <w:pPr>
        <w:pStyle w:val="footnote"/>
      </w:pPr>
      <w:r>
        <w:rPr>
          <w:rStyle w:val="FootnoteReference"/>
        </w:rPr>
        <w:footnoteRef/>
      </w:r>
      <w:r>
        <w:t xml:space="preserve"> [JS] or “his glory is great by your salvation/deliverance”</w:t>
      </w:r>
    </w:p>
  </w:footnote>
  <w:footnote w:id="101">
    <w:p w14:paraId="40556A29" w14:textId="77777777" w:rsidR="00F23E7F" w:rsidRPr="004A3E27" w:rsidRDefault="00F23E7F"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F23E7F" w:rsidRPr="004A3E27" w:rsidRDefault="00F23E7F"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3A4D561C" w:rsidR="00F23E7F" w:rsidRPr="004A3E27" w:rsidRDefault="00F23E7F"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4">
    <w:p w14:paraId="3C4F1B04" w14:textId="0B824CBF" w:rsidR="00F23E7F" w:rsidRPr="004A3E27" w:rsidRDefault="00F23E7F"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05">
    <w:p w14:paraId="49AF07F8" w14:textId="1ADD3608" w:rsidR="00F23E7F" w:rsidRDefault="00F23E7F" w:rsidP="00614947">
      <w:pPr>
        <w:pStyle w:val="footnote"/>
      </w:pPr>
      <w:r>
        <w:rPr>
          <w:rStyle w:val="FootnoteReference"/>
        </w:rPr>
        <w:footnoteRef/>
      </w:r>
      <w:r>
        <w:t xml:space="preserve"> [JS] Fr. Lazarus has “dwell in the holy place”.</w:t>
      </w:r>
    </w:p>
  </w:footnote>
  <w:footnote w:id="106">
    <w:p w14:paraId="41CC497C" w14:textId="77777777" w:rsidR="00F23E7F" w:rsidRPr="004A3E27" w:rsidRDefault="00F23E7F" w:rsidP="00BD5BBE">
      <w:pPr>
        <w:pStyle w:val="footnote"/>
      </w:pPr>
      <w:r w:rsidRPr="004A3E27">
        <w:rPr>
          <w:rStyle w:val="FootnoteReference"/>
        </w:rPr>
        <w:footnoteRef/>
      </w:r>
      <w:r w:rsidRPr="004A3E27">
        <w:t xml:space="preserve"> Mt. 27:39,43; Wis. 2:12-20.</w:t>
      </w:r>
    </w:p>
  </w:footnote>
  <w:footnote w:id="107">
    <w:p w14:paraId="552BFC80" w14:textId="77777777" w:rsidR="00F23E7F" w:rsidRPr="004A3E27" w:rsidRDefault="00F23E7F" w:rsidP="00BD5BBE">
      <w:pPr>
        <w:pStyle w:val="footnote"/>
      </w:pPr>
      <w:r w:rsidRPr="004A3E27">
        <w:rPr>
          <w:rStyle w:val="FootnoteReference"/>
        </w:rPr>
        <w:footnoteRef/>
      </w:r>
      <w:r w:rsidRPr="004A3E27">
        <w:t xml:space="preserve"> Lam. 2:16; 3:46.</w:t>
      </w:r>
    </w:p>
  </w:footnote>
  <w:footnote w:id="108">
    <w:p w14:paraId="1382AE44" w14:textId="77777777" w:rsidR="00F23E7F" w:rsidRPr="004A3E27" w:rsidRDefault="00F23E7F" w:rsidP="00BD5BBE">
      <w:pPr>
        <w:pStyle w:val="footnote"/>
      </w:pPr>
      <w:r w:rsidRPr="004A3E27">
        <w:rPr>
          <w:rStyle w:val="FootnoteReference"/>
        </w:rPr>
        <w:footnoteRef/>
      </w:r>
      <w:r w:rsidRPr="004A3E27">
        <w:t xml:space="preserve"> Jn. 19:37.</w:t>
      </w:r>
    </w:p>
  </w:footnote>
  <w:footnote w:id="109">
    <w:p w14:paraId="17643289" w14:textId="77777777" w:rsidR="00F23E7F" w:rsidRPr="004A3E27" w:rsidRDefault="00F23E7F" w:rsidP="00BD5BBE">
      <w:pPr>
        <w:pStyle w:val="footnote"/>
      </w:pPr>
      <w:r w:rsidRPr="004A3E27">
        <w:rPr>
          <w:rStyle w:val="FootnoteReference"/>
        </w:rPr>
        <w:footnoteRef/>
      </w:r>
      <w:r w:rsidRPr="004A3E27">
        <w:t xml:space="preserve"> Jn. 19:24.</w:t>
      </w:r>
    </w:p>
  </w:footnote>
  <w:footnote w:id="110">
    <w:p w14:paraId="79F35E59" w14:textId="3AF86606" w:rsidR="00F23E7F" w:rsidRPr="004A3E27" w:rsidRDefault="00F23E7F"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1">
    <w:p w14:paraId="17B5651D" w14:textId="24ADEBC4" w:rsidR="00F23E7F" w:rsidRDefault="00F23E7F" w:rsidP="00ED0D70">
      <w:pPr>
        <w:pStyle w:val="footnote"/>
      </w:pPr>
      <w:r>
        <w:rPr>
          <w:rStyle w:val="FootnoteReference"/>
        </w:rPr>
        <w:footnoteRef/>
      </w:r>
      <w:r>
        <w:t xml:space="preserve"> [JS]Others have “and my only-begotten from the hand of the dog.”</w:t>
      </w:r>
    </w:p>
  </w:footnote>
  <w:footnote w:id="112">
    <w:p w14:paraId="18C385E9" w14:textId="2415B4A3" w:rsidR="00F23E7F" w:rsidRDefault="00F23E7F" w:rsidP="00ED0D70">
      <w:pPr>
        <w:pStyle w:val="footnote"/>
      </w:pPr>
      <w:r>
        <w:rPr>
          <w:rStyle w:val="FootnoteReference"/>
        </w:rPr>
        <w:footnoteRef/>
      </w:r>
      <w:r>
        <w:t xml:space="preserve"> [JS] Fr. Lazarus has “the rhinoceros.”</w:t>
      </w:r>
    </w:p>
  </w:footnote>
  <w:footnote w:id="113">
    <w:p w14:paraId="08777F76" w14:textId="77777777" w:rsidR="00F23E7F" w:rsidRPr="004A3E27" w:rsidRDefault="00F23E7F" w:rsidP="00BD5BBE">
      <w:pPr>
        <w:pStyle w:val="footnote"/>
      </w:pPr>
      <w:r w:rsidRPr="004A3E27">
        <w:rPr>
          <w:rStyle w:val="FootnoteReference"/>
        </w:rPr>
        <w:footnoteRef/>
      </w:r>
      <w:r w:rsidRPr="004A3E27">
        <w:t xml:space="preserve"> Hebrews 2:12.</w:t>
      </w:r>
    </w:p>
  </w:footnote>
  <w:footnote w:id="114">
    <w:p w14:paraId="1C395EA2" w14:textId="6F37561F" w:rsidR="00F23E7F" w:rsidRDefault="00F23E7F" w:rsidP="000651AA">
      <w:pPr>
        <w:pStyle w:val="footnote"/>
      </w:pPr>
      <w:r>
        <w:rPr>
          <w:rStyle w:val="FootnoteReference"/>
        </w:rPr>
        <w:footnoteRef/>
      </w:r>
      <w:r>
        <w:t xml:space="preserve"> [JS] literally “all you seed of Jacob”</w:t>
      </w:r>
    </w:p>
  </w:footnote>
  <w:footnote w:id="115">
    <w:p w14:paraId="077193E5" w14:textId="6727B2C9" w:rsidR="00F23E7F" w:rsidRDefault="00F23E7F" w:rsidP="007A2D16">
      <w:pPr>
        <w:pStyle w:val="footnote"/>
      </w:pPr>
      <w:r>
        <w:rPr>
          <w:rStyle w:val="FootnoteReference"/>
        </w:rPr>
        <w:footnoteRef/>
      </w:r>
      <w:r>
        <w:t xml:space="preserve"> [JS] Congregation or assembly, not building.</w:t>
      </w:r>
    </w:p>
  </w:footnote>
  <w:footnote w:id="116">
    <w:p w14:paraId="332BD906" w14:textId="38FB3FF8" w:rsidR="00F23E7F" w:rsidRDefault="00F23E7F" w:rsidP="007A2D16">
      <w:pPr>
        <w:pStyle w:val="footnote"/>
      </w:pPr>
      <w:r>
        <w:rPr>
          <w:rStyle w:val="FootnoteReference"/>
        </w:rPr>
        <w:footnoteRef/>
      </w:r>
      <w:r>
        <w:t xml:space="preserve"> [JS] or “give thanks to”</w:t>
      </w:r>
    </w:p>
  </w:footnote>
  <w:footnote w:id="117">
    <w:p w14:paraId="5B6174F4" w14:textId="35F5BA44" w:rsidR="00F23E7F" w:rsidRDefault="00F23E7F" w:rsidP="000651AA">
      <w:pPr>
        <w:pStyle w:val="footnote"/>
      </w:pPr>
      <w:r>
        <w:rPr>
          <w:rStyle w:val="FootnoteReference"/>
        </w:rPr>
        <w:footnoteRef/>
      </w:r>
      <w:r>
        <w:t xml:space="preserve"> [JS] did obeisance, i.e. the physical act of bowing down.</w:t>
      </w:r>
    </w:p>
  </w:footnote>
  <w:footnote w:id="118">
    <w:p w14:paraId="6B61808C" w14:textId="77777777" w:rsidR="00F23E7F" w:rsidRPr="004A3E27" w:rsidRDefault="00F23E7F"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9">
    <w:p w14:paraId="168D5AEC" w14:textId="77777777" w:rsidR="00F23E7F" w:rsidRPr="004A3E27" w:rsidRDefault="00F23E7F" w:rsidP="00BD5BBE">
      <w:pPr>
        <w:pStyle w:val="footnote"/>
      </w:pPr>
      <w:r w:rsidRPr="004A3E27">
        <w:rPr>
          <w:rStyle w:val="FootnoteReference"/>
        </w:rPr>
        <w:footnoteRef/>
      </w:r>
      <w:r w:rsidRPr="004A3E27">
        <w:t xml:space="preserve"> Romans 3:24-26; John 17:4; 19:30.</w:t>
      </w:r>
    </w:p>
  </w:footnote>
  <w:footnote w:id="120">
    <w:p w14:paraId="47E5BE1D" w14:textId="6D6B1127" w:rsidR="00F23E7F" w:rsidRPr="004A3E27" w:rsidRDefault="00F23E7F"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1">
    <w:p w14:paraId="53BB4915" w14:textId="013E80AC" w:rsidR="00F23E7F" w:rsidRPr="004A3E27" w:rsidRDefault="00F23E7F"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2">
    <w:p w14:paraId="52EF8FB5" w14:textId="7D5C89FB" w:rsidR="00F23E7F" w:rsidRPr="004A3E27" w:rsidRDefault="00F23E7F" w:rsidP="00BD5BBE">
      <w:pPr>
        <w:pStyle w:val="footnote"/>
      </w:pPr>
      <w:r w:rsidRPr="004A3E27">
        <w:rPr>
          <w:rStyle w:val="FootnoteReference"/>
        </w:rPr>
        <w:footnoteRef/>
      </w:r>
      <w:r w:rsidRPr="004A3E27">
        <w:t xml:space="preserve"> </w:t>
      </w:r>
      <w:r>
        <w:t>cf</w:t>
      </w:r>
      <w:r w:rsidRPr="004A3E27">
        <w:t>. Ps. 26:4.</w:t>
      </w:r>
    </w:p>
  </w:footnote>
  <w:footnote w:id="123">
    <w:p w14:paraId="4B68EDDE" w14:textId="12EE5F02" w:rsidR="00F23E7F" w:rsidRPr="004A3E27" w:rsidRDefault="00F23E7F" w:rsidP="00BD5BBE">
      <w:pPr>
        <w:pStyle w:val="footnote"/>
      </w:pPr>
      <w:r w:rsidRPr="004A3E27">
        <w:rPr>
          <w:rStyle w:val="FootnoteReference"/>
        </w:rPr>
        <w:footnoteRef/>
      </w:r>
      <w:r w:rsidRPr="004A3E27">
        <w:t xml:space="preserve"> 1 Cor. 10:26-28; </w:t>
      </w:r>
      <w:r>
        <w:t>cf</w:t>
      </w:r>
      <w:r w:rsidRPr="004A3E27">
        <w:t>. Psalm 49:12.</w:t>
      </w:r>
    </w:p>
  </w:footnote>
  <w:footnote w:id="124">
    <w:p w14:paraId="137A32B2" w14:textId="77777777" w:rsidR="00F23E7F" w:rsidRPr="004A3E27" w:rsidRDefault="00F23E7F" w:rsidP="00BD5BBE">
      <w:pPr>
        <w:pStyle w:val="footnote"/>
      </w:pPr>
      <w:r w:rsidRPr="004A3E27">
        <w:rPr>
          <w:rStyle w:val="FootnoteReference"/>
        </w:rPr>
        <w:footnoteRef/>
      </w:r>
      <w:r w:rsidRPr="004A3E27">
        <w:t xml:space="preserve"> Is. 2:2; Dan. 2:35; 1 Cor. 10:4.</w:t>
      </w:r>
    </w:p>
  </w:footnote>
  <w:footnote w:id="125">
    <w:p w14:paraId="51F7905C" w14:textId="09ECCFBD" w:rsidR="00F23E7F" w:rsidRPr="004A3E27" w:rsidRDefault="00F23E7F"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6">
    <w:p w14:paraId="7B989AF7" w14:textId="411DE777" w:rsidR="00F23E7F" w:rsidRDefault="00F23E7F" w:rsidP="005A5E13">
      <w:pPr>
        <w:pStyle w:val="footnote"/>
      </w:pPr>
      <w:r>
        <w:rPr>
          <w:rStyle w:val="FootnoteReference"/>
        </w:rPr>
        <w:footnoteRef/>
      </w:r>
      <w:r>
        <w:t xml:space="preserve"> [JS] literally: “because they are from of old”.</w:t>
      </w:r>
    </w:p>
  </w:footnote>
  <w:footnote w:id="127">
    <w:p w14:paraId="78816607" w14:textId="60AD0FEA" w:rsidR="00F23E7F" w:rsidRDefault="00F23E7F" w:rsidP="00055722">
      <w:pPr>
        <w:pStyle w:val="footnote"/>
      </w:pPr>
      <w:r>
        <w:rPr>
          <w:rStyle w:val="FootnoteReference"/>
        </w:rPr>
        <w:footnoteRef/>
      </w:r>
      <w:r>
        <w:t xml:space="preserve"> [JS] literally, “so He sets a law for those who sin in the way.”</w:t>
      </w:r>
    </w:p>
  </w:footnote>
  <w:footnote w:id="128">
    <w:p w14:paraId="2169EE05" w14:textId="77777777" w:rsidR="00F23E7F" w:rsidRPr="004A3E27" w:rsidRDefault="00F23E7F" w:rsidP="00BD5BBE">
      <w:pPr>
        <w:pStyle w:val="footnote"/>
      </w:pPr>
      <w:r w:rsidRPr="004A3E27">
        <w:rPr>
          <w:rStyle w:val="FootnoteReference"/>
        </w:rPr>
        <w:footnoteRef/>
      </w:r>
      <w:r w:rsidRPr="004A3E27">
        <w:t xml:space="preserve"> seek: </w:t>
      </w:r>
      <w:r w:rsidRPr="004A3E27">
        <w:rPr>
          <w:i/>
        </w:rPr>
        <w:t>Heb</w:t>
      </w:r>
      <w:r w:rsidRPr="004A3E27">
        <w:t>. keep</w:t>
      </w:r>
    </w:p>
  </w:footnote>
  <w:footnote w:id="129">
    <w:p w14:paraId="77DCEC10" w14:textId="465E547A" w:rsidR="00F23E7F" w:rsidRPr="004A3E27" w:rsidRDefault="00F23E7F"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0">
    <w:p w14:paraId="10589304" w14:textId="75C5928C" w:rsidR="00F23E7F" w:rsidRDefault="00F23E7F" w:rsidP="00055722">
      <w:pPr>
        <w:pStyle w:val="footnote"/>
      </w:pPr>
      <w:r>
        <w:rPr>
          <w:rStyle w:val="FootnoteReference"/>
        </w:rPr>
        <w:footnoteRef/>
      </w:r>
      <w:r>
        <w:t xml:space="preserve"> [JS] NETS and Fr. Athanasius have “You will”</w:t>
      </w:r>
    </w:p>
  </w:footnote>
  <w:footnote w:id="131">
    <w:p w14:paraId="71590F21" w14:textId="77777777" w:rsidR="00F23E7F" w:rsidRPr="004A3E27" w:rsidRDefault="00F23E7F"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2">
    <w:p w14:paraId="42C6F902" w14:textId="27671EF5" w:rsidR="00F23E7F" w:rsidRDefault="00F23E7F" w:rsidP="003B7D97">
      <w:pPr>
        <w:pStyle w:val="footnote"/>
      </w:pPr>
      <w:r>
        <w:rPr>
          <w:rStyle w:val="FootnoteReference"/>
        </w:rPr>
        <w:footnoteRef/>
      </w:r>
      <w:r>
        <w:t xml:space="preserve"> Present in Fr. Athanasius and OSB.</w:t>
      </w:r>
    </w:p>
  </w:footnote>
  <w:footnote w:id="133">
    <w:p w14:paraId="00A665CB" w14:textId="42EDEB47" w:rsidR="00F23E7F" w:rsidRPr="004A3E27" w:rsidRDefault="00F23E7F"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4">
    <w:p w14:paraId="3EE7CB91" w14:textId="1CBB3112" w:rsidR="00F23E7F" w:rsidRDefault="00F23E7F" w:rsidP="003B7D97">
      <w:pPr>
        <w:pStyle w:val="footnote"/>
      </w:pPr>
      <w:r>
        <w:rPr>
          <w:rStyle w:val="FootnoteReference"/>
        </w:rPr>
        <w:footnoteRef/>
      </w:r>
      <w:r>
        <w:t xml:space="preserve"> Fr. Lazarus has “lonely and poor”. Fr. Athanasius has “an only son”. Others have “only-begotten and poor”</w:t>
      </w:r>
    </w:p>
  </w:footnote>
  <w:footnote w:id="135">
    <w:p w14:paraId="0A9BD984" w14:textId="77777777" w:rsidR="00F23E7F" w:rsidRPr="004A3E27" w:rsidRDefault="00F23E7F"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6">
    <w:p w14:paraId="17F45C59" w14:textId="65DF2916" w:rsidR="00F23E7F" w:rsidRPr="004A3E27" w:rsidRDefault="00F23E7F"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37">
    <w:p w14:paraId="14877493" w14:textId="77777777" w:rsidR="00F23E7F" w:rsidRPr="004A3E27" w:rsidRDefault="00F23E7F"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8">
    <w:p w14:paraId="489B5950" w14:textId="37592C41" w:rsidR="00F23E7F" w:rsidRDefault="00F23E7F" w:rsidP="00550F3A">
      <w:pPr>
        <w:pStyle w:val="footnote"/>
      </w:pPr>
      <w:r>
        <w:rPr>
          <w:rStyle w:val="FootnoteReference"/>
        </w:rPr>
        <w:footnoteRef/>
      </w:r>
      <w:r>
        <w:t xml:space="preserve"> [JS] literally, “place”</w:t>
      </w:r>
    </w:p>
  </w:footnote>
  <w:footnote w:id="139">
    <w:p w14:paraId="2B8FEA02" w14:textId="77777777" w:rsidR="00F23E7F" w:rsidRPr="004A3E27" w:rsidRDefault="00F23E7F" w:rsidP="00BD5BBE">
      <w:pPr>
        <w:pStyle w:val="footnote"/>
      </w:pPr>
      <w:r w:rsidRPr="004A3E27">
        <w:rPr>
          <w:rStyle w:val="FootnoteReference"/>
        </w:rPr>
        <w:footnoteRef/>
      </w:r>
      <w:r w:rsidRPr="004A3E27">
        <w:t xml:space="preserve"> churches: assemblies, gatherings, congregations (not buildings).</w:t>
      </w:r>
    </w:p>
  </w:footnote>
  <w:footnote w:id="140">
    <w:p w14:paraId="4B110C34" w14:textId="6E0E41E0" w:rsidR="00F23E7F" w:rsidRPr="004A3E27" w:rsidRDefault="00F23E7F"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1">
    <w:p w14:paraId="680E154C" w14:textId="77777777" w:rsidR="00F23E7F" w:rsidRPr="004A3E27" w:rsidRDefault="00F23E7F"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F23E7F" w:rsidRPr="004A3E27" w:rsidRDefault="00F23E7F" w:rsidP="00BD5BBE">
      <w:pPr>
        <w:pStyle w:val="footnote"/>
      </w:pPr>
      <w:r w:rsidRPr="004A3E27">
        <w:tab/>
        <w:t>‘No sweeter fragrance than to follow Christ,</w:t>
      </w:r>
    </w:p>
    <w:p w14:paraId="506149C0" w14:textId="77777777" w:rsidR="00F23E7F" w:rsidRPr="004A3E27" w:rsidRDefault="00F23E7F" w:rsidP="00BD5BBE">
      <w:pPr>
        <w:pStyle w:val="footnote"/>
      </w:pPr>
      <w:r w:rsidRPr="004A3E27">
        <w:tab/>
        <w:t>when man makes offerings of a holy life,</w:t>
      </w:r>
    </w:p>
    <w:p w14:paraId="3F57220B" w14:textId="77777777" w:rsidR="00F23E7F" w:rsidRPr="004A3E27" w:rsidRDefault="00F23E7F" w:rsidP="00BD5BBE">
      <w:pPr>
        <w:pStyle w:val="footnote"/>
      </w:pPr>
      <w:r w:rsidRPr="004A3E27">
        <w:tab/>
        <w:t>and offers golden deeds in sacrifice’ (St. Prosper).</w:t>
      </w:r>
    </w:p>
  </w:footnote>
  <w:footnote w:id="142">
    <w:p w14:paraId="0CC1CAEE" w14:textId="1E5BC75B" w:rsidR="00F23E7F" w:rsidRPr="004A3E27" w:rsidRDefault="00F23E7F" w:rsidP="00BD5BBE">
      <w:pPr>
        <w:pStyle w:val="footnote"/>
      </w:pPr>
      <w:r w:rsidRPr="004A3E27">
        <w:rPr>
          <w:rStyle w:val="FootnoteReference"/>
        </w:rPr>
        <w:footnoteRef/>
      </w:r>
      <w:r w:rsidRPr="004A3E27">
        <w:t xml:space="preserve"> </w:t>
      </w:r>
      <w:r>
        <w:t>cf</w:t>
      </w:r>
      <w:r w:rsidRPr="004A3E27">
        <w:t>. Psalm 21:11.</w:t>
      </w:r>
    </w:p>
  </w:footnote>
  <w:footnote w:id="143">
    <w:p w14:paraId="0192B227" w14:textId="50425B88" w:rsidR="00F23E7F" w:rsidRPr="004A3E27" w:rsidRDefault="00F23E7F" w:rsidP="00BD5BBE">
      <w:pPr>
        <w:pStyle w:val="footnote"/>
      </w:pPr>
      <w:r w:rsidRPr="004A3E27">
        <w:rPr>
          <w:rStyle w:val="FootnoteReference"/>
        </w:rPr>
        <w:footnoteRef/>
      </w:r>
      <w:r w:rsidRPr="004A3E27">
        <w:t xml:space="preserve"> </w:t>
      </w:r>
      <w:r>
        <w:t>cf</w:t>
      </w:r>
      <w:r w:rsidRPr="004A3E27">
        <w:t>. Isaiah 5:12.</w:t>
      </w:r>
    </w:p>
  </w:footnote>
  <w:footnote w:id="144">
    <w:p w14:paraId="20F0DD6B" w14:textId="4B10F54B" w:rsidR="00F23E7F" w:rsidRDefault="00F23E7F" w:rsidP="005922FD">
      <w:pPr>
        <w:pStyle w:val="footnote"/>
      </w:pPr>
      <w:r>
        <w:rPr>
          <w:rStyle w:val="FootnoteReference"/>
        </w:rPr>
        <w:footnoteRef/>
      </w:r>
      <w:r>
        <w:t xml:space="preserve"> [JS] confess: or “give thanks to”, or “thankfully confess”</w:t>
      </w:r>
    </w:p>
  </w:footnote>
  <w:footnote w:id="145">
    <w:p w14:paraId="73C943A7" w14:textId="0F5D3F1A" w:rsidR="00F23E7F" w:rsidRPr="004A3E27" w:rsidRDefault="00F23E7F" w:rsidP="00BD5BBE">
      <w:pPr>
        <w:pStyle w:val="footnote"/>
      </w:pPr>
      <w:r w:rsidRPr="004A3E27">
        <w:rPr>
          <w:rStyle w:val="FootnoteReference"/>
        </w:rPr>
        <w:footnoteRef/>
      </w:r>
      <w:r w:rsidRPr="004A3E27">
        <w:t xml:space="preserve"> </w:t>
      </w:r>
      <w:r>
        <w:t>Cf</w:t>
      </w:r>
      <w:r w:rsidRPr="004A3E27">
        <w:t>. Isaiah 40:11; John 10:11.</w:t>
      </w:r>
    </w:p>
  </w:footnote>
  <w:footnote w:id="146">
    <w:p w14:paraId="73195CDE" w14:textId="44A40FB8" w:rsidR="00F23E7F" w:rsidRDefault="00F23E7F" w:rsidP="008A40DF">
      <w:pPr>
        <w:pStyle w:val="footnote"/>
      </w:pPr>
      <w:r>
        <w:rPr>
          <w:rStyle w:val="FootnoteReference"/>
        </w:rPr>
        <w:footnoteRef/>
      </w:r>
      <w:r>
        <w:t xml:space="preserve"> [JS] “do obeisance”, i.e. a physical act.</w:t>
      </w:r>
    </w:p>
  </w:footnote>
  <w:footnote w:id="147">
    <w:p w14:paraId="0B35546F" w14:textId="519CF713" w:rsidR="00F23E7F" w:rsidRPr="004A3E27" w:rsidRDefault="00F23E7F"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48">
    <w:p w14:paraId="17F4E198" w14:textId="77777777" w:rsidR="00F23E7F" w:rsidRPr="004A3E27" w:rsidRDefault="00F23E7F"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9">
    <w:p w14:paraId="287F51B2" w14:textId="77777777" w:rsidR="00F23E7F" w:rsidRPr="004A3E27" w:rsidRDefault="00F23E7F"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0">
    <w:p w14:paraId="376DEC76" w14:textId="77777777" w:rsidR="00F23E7F" w:rsidRPr="004A3E27" w:rsidRDefault="00F23E7F"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1">
    <w:p w14:paraId="0F1539B2" w14:textId="75077CCC" w:rsidR="00F23E7F" w:rsidRPr="004A3E27" w:rsidRDefault="00F23E7F" w:rsidP="00BD5BBE">
      <w:pPr>
        <w:pStyle w:val="footnote"/>
      </w:pPr>
      <w:r w:rsidRPr="004A3E27">
        <w:rPr>
          <w:rStyle w:val="FootnoteReference"/>
        </w:rPr>
        <w:footnoteRef/>
      </w:r>
      <w:r w:rsidRPr="004A3E27">
        <w:t xml:space="preserve"> Blood signifies death (</w:t>
      </w:r>
      <w:r>
        <w:t>cf</w:t>
      </w:r>
      <w:r w:rsidRPr="004A3E27">
        <w:t>. Lev. 17:14).</w:t>
      </w:r>
    </w:p>
  </w:footnote>
  <w:footnote w:id="152">
    <w:p w14:paraId="3C531870" w14:textId="77777777" w:rsidR="00F23E7F" w:rsidRPr="004A3E27" w:rsidRDefault="00F23E7F"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3">
    <w:p w14:paraId="14F5D59E" w14:textId="2CBEB04C" w:rsidR="00F23E7F" w:rsidRDefault="00F23E7F" w:rsidP="00643BB8">
      <w:pPr>
        <w:pStyle w:val="footnote"/>
      </w:pPr>
      <w:r>
        <w:rPr>
          <w:rStyle w:val="FootnoteReference"/>
        </w:rPr>
        <w:footnoteRef/>
      </w:r>
      <w:r>
        <w:t xml:space="preserve"> [JS] or “give thanks to You”, or “thankfully confess You with praise”</w:t>
      </w:r>
    </w:p>
  </w:footnote>
  <w:footnote w:id="154">
    <w:p w14:paraId="5ADD520F" w14:textId="77777777" w:rsidR="00F23E7F" w:rsidRPr="004A3E27" w:rsidRDefault="00F23E7F"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5">
    <w:p w14:paraId="77A1ED53" w14:textId="77777777" w:rsidR="00F23E7F" w:rsidRPr="004A3E27" w:rsidRDefault="00F23E7F" w:rsidP="00BD5BBE">
      <w:pPr>
        <w:pStyle w:val="footnote"/>
      </w:pPr>
      <w:r w:rsidRPr="004A3E27">
        <w:rPr>
          <w:rStyle w:val="FootnoteReference"/>
        </w:rPr>
        <w:footnoteRef/>
      </w:r>
      <w:r w:rsidRPr="004A3E27">
        <w:t xml:space="preserve"> Luke 23:46.</w:t>
      </w:r>
    </w:p>
  </w:footnote>
  <w:footnote w:id="156">
    <w:p w14:paraId="1A1A8E3A" w14:textId="6D5B65DB" w:rsidR="00F23E7F" w:rsidRPr="004A3E27" w:rsidRDefault="00F23E7F"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57">
    <w:p w14:paraId="07CF1154" w14:textId="0A7B732E" w:rsidR="00F23E7F" w:rsidRPr="004A3E27" w:rsidRDefault="00F23E7F"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58">
    <w:p w14:paraId="5BAFF231" w14:textId="34FCFC7D" w:rsidR="00F23E7F" w:rsidRDefault="00F23E7F"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9">
    <w:p w14:paraId="2DD87738" w14:textId="77777777" w:rsidR="00F23E7F" w:rsidRPr="004A3E27" w:rsidRDefault="00F23E7F" w:rsidP="00BD5BBE">
      <w:pPr>
        <w:pStyle w:val="footnote"/>
      </w:pPr>
      <w:r w:rsidRPr="004A3E27">
        <w:rPr>
          <w:rStyle w:val="FootnoteReference"/>
        </w:rPr>
        <w:footnoteRef/>
      </w:r>
      <w:r w:rsidRPr="004A3E27">
        <w:t xml:space="preserve"> The sense of separation from God is the great illusion and madness.</w:t>
      </w:r>
    </w:p>
  </w:footnote>
  <w:footnote w:id="160">
    <w:p w14:paraId="585E1DF2" w14:textId="7DBE80A8" w:rsidR="00F23E7F" w:rsidRDefault="00F23E7F" w:rsidP="00E87C17">
      <w:pPr>
        <w:pStyle w:val="footnote"/>
      </w:pPr>
      <w:r>
        <w:rPr>
          <w:rStyle w:val="FootnoteReference"/>
        </w:rPr>
        <w:footnoteRef/>
      </w:r>
      <w:r>
        <w:t xml:space="preserve"> [JS] or “seeks out”</w:t>
      </w:r>
    </w:p>
  </w:footnote>
  <w:footnote w:id="161">
    <w:p w14:paraId="64625F8E" w14:textId="77777777" w:rsidR="00F23E7F" w:rsidRPr="004A3E27" w:rsidRDefault="00F23E7F"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2">
    <w:p w14:paraId="2CF8BDFA" w14:textId="519D5556" w:rsidR="00F23E7F" w:rsidRPr="004A3E27" w:rsidRDefault="00F23E7F"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3">
    <w:p w14:paraId="5D9CEF2B" w14:textId="77777777" w:rsidR="00F23E7F" w:rsidRPr="004A3E27" w:rsidRDefault="00F23E7F"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4">
    <w:p w14:paraId="6173F75B" w14:textId="6720A6F1" w:rsidR="00F23E7F" w:rsidRDefault="00F23E7F" w:rsidP="00E87C17">
      <w:pPr>
        <w:pStyle w:val="footnote"/>
      </w:pPr>
      <w:r>
        <w:rPr>
          <w:rStyle w:val="FootnoteReference"/>
        </w:rPr>
        <w:footnoteRef/>
      </w:r>
      <w:r>
        <w:t xml:space="preserve"> [JS] or, “boast”</w:t>
      </w:r>
    </w:p>
  </w:footnote>
  <w:footnote w:id="165">
    <w:p w14:paraId="68902C2B" w14:textId="77777777" w:rsidR="00F23E7F" w:rsidRPr="004A3E27" w:rsidRDefault="00F23E7F" w:rsidP="00BD5BBE">
      <w:pPr>
        <w:pStyle w:val="footnote"/>
      </w:pPr>
      <w:r w:rsidRPr="004A3E27">
        <w:rPr>
          <w:rStyle w:val="FootnoteReference"/>
        </w:rPr>
        <w:footnoteRef/>
      </w:r>
      <w:r w:rsidRPr="004A3E27">
        <w:t xml:space="preserve"> Man is made for happiness, fruit of grace, forgiveness, right relations, holiness.</w:t>
      </w:r>
    </w:p>
  </w:footnote>
  <w:footnote w:id="166">
    <w:p w14:paraId="556A07DE" w14:textId="42C5306E" w:rsidR="00F23E7F" w:rsidRDefault="00F23E7F" w:rsidP="00E87C17">
      <w:pPr>
        <w:pStyle w:val="footnote"/>
      </w:pPr>
      <w:r>
        <w:rPr>
          <w:rStyle w:val="FootnoteReference"/>
        </w:rPr>
        <w:footnoteRef/>
      </w:r>
      <w:r>
        <w:t xml:space="preserve"> [JS] or “give thanks to”, or “thankfully confess the Lord with praise with the lyre”</w:t>
      </w:r>
    </w:p>
  </w:footnote>
  <w:footnote w:id="167">
    <w:p w14:paraId="2DE8E71A" w14:textId="43288821" w:rsidR="00F23E7F" w:rsidRDefault="00F23E7F" w:rsidP="00643986">
      <w:pPr>
        <w:pStyle w:val="footnote"/>
      </w:pPr>
      <w:r>
        <w:rPr>
          <w:rStyle w:val="FootnoteReference"/>
        </w:rPr>
        <w:footnoteRef/>
      </w:r>
      <w:r>
        <w:t xml:space="preserve"> [JS] or “Confess the Lord with the harp.</w:t>
      </w:r>
    </w:p>
  </w:footnote>
  <w:footnote w:id="168">
    <w:p w14:paraId="7DFB6EDE" w14:textId="2BE29A55" w:rsidR="00F23E7F" w:rsidRPr="004A3E27" w:rsidRDefault="00F23E7F"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69">
    <w:p w14:paraId="31D94784" w14:textId="1209EEE8" w:rsidR="00F23E7F" w:rsidRPr="004A3E27" w:rsidRDefault="00F23E7F"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0">
    <w:p w14:paraId="77995902" w14:textId="77777777" w:rsidR="00F23E7F" w:rsidRPr="004A3E27" w:rsidRDefault="00F23E7F" w:rsidP="00BD5BBE">
      <w:pPr>
        <w:pStyle w:val="footnote"/>
      </w:pPr>
      <w:r w:rsidRPr="004A3E27">
        <w:rPr>
          <w:rStyle w:val="FootnoteReference"/>
        </w:rPr>
        <w:footnoteRef/>
      </w:r>
      <w:r w:rsidRPr="004A3E27">
        <w:t xml:space="preserve"> Naturally and spiritually (Jn. 3:3-6).</w:t>
      </w:r>
    </w:p>
  </w:footnote>
  <w:footnote w:id="171">
    <w:p w14:paraId="21961A60" w14:textId="0C801544" w:rsidR="00F23E7F" w:rsidRDefault="00F23E7F" w:rsidP="002C27B3">
      <w:pPr>
        <w:pStyle w:val="footnote"/>
      </w:pPr>
      <w:r>
        <w:rPr>
          <w:rStyle w:val="FootnoteReference"/>
        </w:rPr>
        <w:footnoteRef/>
      </w:r>
      <w:r>
        <w:t xml:space="preserve"> [JS] Fr. Lazarus has “plans”</w:t>
      </w:r>
    </w:p>
  </w:footnote>
  <w:footnote w:id="172">
    <w:p w14:paraId="13FB143C" w14:textId="0A8A9BB8" w:rsidR="00F23E7F" w:rsidRDefault="00F23E7F" w:rsidP="00831460">
      <w:pPr>
        <w:pStyle w:val="footnote"/>
      </w:pPr>
      <w:r>
        <w:rPr>
          <w:rStyle w:val="FootnoteReference"/>
        </w:rPr>
        <w:footnoteRef/>
      </w:r>
      <w:r>
        <w:t xml:space="preserve"> [JS] or “fashioned”</w:t>
      </w:r>
    </w:p>
  </w:footnote>
  <w:footnote w:id="173">
    <w:p w14:paraId="1CA3C8B8" w14:textId="7384D6BF" w:rsidR="00F23E7F" w:rsidRDefault="00F23E7F" w:rsidP="00366380">
      <w:pPr>
        <w:pStyle w:val="footnote"/>
      </w:pPr>
      <w:r>
        <w:rPr>
          <w:rStyle w:val="FootnoteReference"/>
        </w:rPr>
        <w:footnoteRef/>
      </w:r>
      <w:r>
        <w:t xml:space="preserve"> Fr. Athanasius has “My soul shall make her boast in the Lord”</w:t>
      </w:r>
    </w:p>
  </w:footnote>
  <w:footnote w:id="174">
    <w:p w14:paraId="50F89B8F" w14:textId="77777777" w:rsidR="00F23E7F" w:rsidRPr="004A3E27" w:rsidRDefault="00F23E7F"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5">
    <w:p w14:paraId="6C74A446" w14:textId="6A369907" w:rsidR="00F23E7F" w:rsidRPr="004A3E27" w:rsidRDefault="00F23E7F" w:rsidP="00BD5BBE">
      <w:pPr>
        <w:pStyle w:val="footnote"/>
      </w:pPr>
      <w:r w:rsidRPr="004A3E27">
        <w:rPr>
          <w:rStyle w:val="FootnoteReference"/>
        </w:rPr>
        <w:footnoteRef/>
      </w:r>
      <w:r w:rsidRPr="004A3E27">
        <w:t xml:space="preserve"> ‘The land of the living.’</w:t>
      </w:r>
      <w:r>
        <w:t xml:space="preserve"> [JS] Others have “earth”</w:t>
      </w:r>
    </w:p>
  </w:footnote>
  <w:footnote w:id="176">
    <w:p w14:paraId="2D88893B" w14:textId="5E64FA88" w:rsidR="00F23E7F" w:rsidRDefault="00F23E7F" w:rsidP="00E42174">
      <w:pPr>
        <w:pStyle w:val="footnote"/>
      </w:pPr>
      <w:r>
        <w:rPr>
          <w:rStyle w:val="FootnoteReference"/>
        </w:rPr>
        <w:footnoteRef/>
      </w:r>
      <w:r>
        <w:t xml:space="preserve"> [JS] or “contrite in heart”</w:t>
      </w:r>
    </w:p>
  </w:footnote>
  <w:footnote w:id="177">
    <w:p w14:paraId="7E58A13C" w14:textId="1AC06A85" w:rsidR="00F23E7F" w:rsidRDefault="00F23E7F" w:rsidP="00F803AB">
      <w:pPr>
        <w:pStyle w:val="footnote"/>
      </w:pPr>
      <w:r>
        <w:rPr>
          <w:rStyle w:val="FootnoteReference"/>
        </w:rPr>
        <w:footnoteRef/>
      </w:r>
      <w:r>
        <w:t xml:space="preserve"> [JS] Coptic has “eat their hearts”, which Fr. Athanasius renders, “regret”</w:t>
      </w:r>
    </w:p>
  </w:footnote>
  <w:footnote w:id="178">
    <w:p w14:paraId="54D93979" w14:textId="34E7EB30" w:rsidR="00F23E7F" w:rsidRDefault="00F23E7F" w:rsidP="00F803AB">
      <w:pPr>
        <w:pStyle w:val="footnote"/>
      </w:pPr>
      <w:r>
        <w:rPr>
          <w:rStyle w:val="FootnoteReference"/>
        </w:rPr>
        <w:footnoteRef/>
      </w:r>
      <w:r>
        <w:t xml:space="preserve"> [JS] or regret.</w:t>
      </w:r>
    </w:p>
  </w:footnote>
  <w:footnote w:id="179">
    <w:p w14:paraId="51CEFDC6" w14:textId="77777777" w:rsidR="00F23E7F" w:rsidRPr="004A3E27" w:rsidRDefault="00F23E7F"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0">
    <w:p w14:paraId="703EC24D" w14:textId="0A8D7841" w:rsidR="00F23E7F" w:rsidRDefault="00F23E7F" w:rsidP="00442FE7">
      <w:pPr>
        <w:pStyle w:val="footnote"/>
      </w:pPr>
      <w:r>
        <w:rPr>
          <w:rStyle w:val="FootnoteReference"/>
        </w:rPr>
        <w:footnoteRef/>
      </w:r>
      <w:r>
        <w:t xml:space="preserve"> [JS] literally “and my soul with barrenness/childlessness.”</w:t>
      </w:r>
    </w:p>
  </w:footnote>
  <w:footnote w:id="181">
    <w:p w14:paraId="0CEA87F3" w14:textId="77777777" w:rsidR="00F23E7F" w:rsidRPr="004A3E27" w:rsidRDefault="00F23E7F" w:rsidP="00BD5BBE">
      <w:pPr>
        <w:pStyle w:val="footnote"/>
      </w:pPr>
      <w:r w:rsidRPr="004A3E27">
        <w:rPr>
          <w:rStyle w:val="FootnoteReference"/>
        </w:rPr>
        <w:footnoteRef/>
      </w:r>
      <w:r w:rsidRPr="004A3E27">
        <w:t xml:space="preserve"> John 19:1; Mt. 27:26.</w:t>
      </w:r>
    </w:p>
  </w:footnote>
  <w:footnote w:id="182">
    <w:p w14:paraId="1C6E21CA" w14:textId="4A1BFD04" w:rsidR="00F23E7F" w:rsidRPr="004A3E27" w:rsidRDefault="00F23E7F" w:rsidP="00BD5BBE">
      <w:pPr>
        <w:pStyle w:val="footnote"/>
      </w:pPr>
      <w:r w:rsidRPr="004A3E27">
        <w:rPr>
          <w:rStyle w:val="FootnoteReference"/>
        </w:rPr>
        <w:footnoteRef/>
      </w:r>
      <w:r w:rsidRPr="004A3E27">
        <w:t xml:space="preserve"> </w:t>
      </w:r>
      <w:r>
        <w:t>cf</w:t>
      </w:r>
      <w:r w:rsidRPr="004A3E27">
        <w:t>. Psalm 21:21.</w:t>
      </w:r>
    </w:p>
  </w:footnote>
  <w:footnote w:id="183">
    <w:p w14:paraId="7BC55212" w14:textId="5213FE4B" w:rsidR="00F23E7F" w:rsidRDefault="00F23E7F" w:rsidP="004E0429">
      <w:pPr>
        <w:pStyle w:val="footnote"/>
      </w:pPr>
      <w:r>
        <w:rPr>
          <w:rStyle w:val="FootnoteReference"/>
        </w:rPr>
        <w:footnoteRef/>
      </w:r>
      <w:r>
        <w:t xml:space="preserve"> [JS] or “give thanks to You,” or “thankfully confess You with praise in the great Church”</w:t>
      </w:r>
    </w:p>
  </w:footnote>
  <w:footnote w:id="184">
    <w:p w14:paraId="4812F1D0" w14:textId="6C4603E2" w:rsidR="00F23E7F" w:rsidRPr="004A3E27" w:rsidRDefault="00F23E7F" w:rsidP="00BD5BBE">
      <w:pPr>
        <w:pStyle w:val="footnote"/>
      </w:pPr>
      <w:r w:rsidRPr="004A3E27">
        <w:rPr>
          <w:rStyle w:val="FootnoteReference"/>
        </w:rPr>
        <w:footnoteRef/>
      </w:r>
      <w:r w:rsidRPr="004A3E27">
        <w:t xml:space="preserve"> </w:t>
      </w:r>
      <w:r>
        <w:t>cf</w:t>
      </w:r>
      <w:r w:rsidRPr="004A3E27">
        <w:t>. John 15:25.</w:t>
      </w:r>
    </w:p>
  </w:footnote>
  <w:footnote w:id="185">
    <w:p w14:paraId="2072EB12" w14:textId="0F03BC61" w:rsidR="00F23E7F" w:rsidRDefault="00F23E7F" w:rsidP="004E0429">
      <w:pPr>
        <w:pStyle w:val="footnote"/>
      </w:pPr>
      <w:r>
        <w:rPr>
          <w:rStyle w:val="FootnoteReference"/>
        </w:rPr>
        <w:footnoteRef/>
      </w:r>
      <w:r>
        <w:t xml:space="preserve"> [JS] or “Aha! Aha!” Or “Well done! Well done!”</w:t>
      </w:r>
    </w:p>
  </w:footnote>
  <w:footnote w:id="186">
    <w:p w14:paraId="55852630" w14:textId="7161891F" w:rsidR="00F23E7F" w:rsidRDefault="00F23E7F" w:rsidP="004D4897">
      <w:pPr>
        <w:pStyle w:val="footnote"/>
      </w:pPr>
      <w:r>
        <w:rPr>
          <w:rStyle w:val="FootnoteReference"/>
        </w:rPr>
        <w:footnoteRef/>
      </w:r>
      <w:r>
        <w:t xml:space="preserve"> [JS] others have “righteousness”. NETS has “vindication”.</w:t>
      </w:r>
    </w:p>
  </w:footnote>
  <w:footnote w:id="187">
    <w:p w14:paraId="5AE758E3" w14:textId="591B2CD9" w:rsidR="00F23E7F" w:rsidRDefault="00F23E7F" w:rsidP="004E0429">
      <w:pPr>
        <w:pStyle w:val="footnote"/>
      </w:pPr>
      <w:r>
        <w:rPr>
          <w:rStyle w:val="FootnoteReference"/>
        </w:rPr>
        <w:footnoteRef/>
      </w:r>
      <w:r>
        <w:t xml:space="preserve"> [JS] Fr. Lazarus has, “towering mountains”</w:t>
      </w:r>
    </w:p>
  </w:footnote>
  <w:footnote w:id="188">
    <w:p w14:paraId="6484AC83" w14:textId="6D53CC8C" w:rsidR="00F23E7F" w:rsidRPr="004A3E27" w:rsidRDefault="00F23E7F" w:rsidP="00BD5BBE">
      <w:pPr>
        <w:pStyle w:val="footnote"/>
      </w:pPr>
      <w:r w:rsidRPr="004A3E27">
        <w:rPr>
          <w:rStyle w:val="FootnoteReference"/>
        </w:rPr>
        <w:footnoteRef/>
      </w:r>
      <w:r w:rsidRPr="004A3E27">
        <w:t xml:space="preserve"> </w:t>
      </w:r>
      <w:r>
        <w:t>cf</w:t>
      </w:r>
      <w:r w:rsidRPr="004A3E27">
        <w:t>. Psalm 109:7.</w:t>
      </w:r>
    </w:p>
  </w:footnote>
  <w:footnote w:id="189">
    <w:p w14:paraId="4449FD0E" w14:textId="7B6566B0" w:rsidR="00F23E7F" w:rsidRDefault="00F23E7F" w:rsidP="00090695">
      <w:pPr>
        <w:pStyle w:val="footnote"/>
      </w:pPr>
      <w:r>
        <w:rPr>
          <w:rStyle w:val="FootnoteReference"/>
        </w:rPr>
        <w:footnoteRef/>
      </w:r>
      <w:r>
        <w:t xml:space="preserve"> [JS] OSB has “many waters”</w:t>
      </w:r>
    </w:p>
  </w:footnote>
  <w:footnote w:id="190">
    <w:p w14:paraId="50DAFDF2" w14:textId="77777777" w:rsidR="00F23E7F" w:rsidRPr="004A3E27" w:rsidRDefault="00F23E7F"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1">
    <w:p w14:paraId="7C4D1D61" w14:textId="77777777" w:rsidR="00F23E7F" w:rsidRPr="004A3E27" w:rsidRDefault="00F23E7F" w:rsidP="00BD5BBE">
      <w:pPr>
        <w:pStyle w:val="footnote"/>
      </w:pPr>
      <w:r w:rsidRPr="004A3E27">
        <w:rPr>
          <w:rStyle w:val="FootnoteReference"/>
        </w:rPr>
        <w:footnoteRef/>
      </w:r>
      <w:r w:rsidRPr="004A3E27">
        <w:t xml:space="preserve"> ‘The Prophet asks to be free from passion’ (St. Athanasius).</w:t>
      </w:r>
    </w:p>
  </w:footnote>
  <w:footnote w:id="192">
    <w:p w14:paraId="356D04BB" w14:textId="77777777" w:rsidR="00F23E7F" w:rsidRPr="004A3E27" w:rsidRDefault="00F23E7F" w:rsidP="00BD5BBE">
      <w:pPr>
        <w:pStyle w:val="footnote"/>
      </w:pPr>
      <w:r w:rsidRPr="004A3E27">
        <w:rPr>
          <w:rStyle w:val="FootnoteReference"/>
        </w:rPr>
        <w:footnoteRef/>
      </w:r>
      <w:r w:rsidRPr="004A3E27">
        <w:t xml:space="preserve"> Prov. 24:19.</w:t>
      </w:r>
    </w:p>
  </w:footnote>
  <w:footnote w:id="193">
    <w:p w14:paraId="325B4264" w14:textId="77777777" w:rsidR="00F23E7F" w:rsidRPr="004A3E27" w:rsidRDefault="00F23E7F"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4">
    <w:p w14:paraId="720EC29A" w14:textId="0B7E8B17" w:rsidR="00F23E7F" w:rsidRPr="004A3E27" w:rsidRDefault="00F23E7F"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195">
    <w:p w14:paraId="3B4C8AB4" w14:textId="77777777" w:rsidR="00F23E7F" w:rsidRPr="004A3E27" w:rsidRDefault="00F23E7F"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6">
    <w:p w14:paraId="6BB4D62E" w14:textId="6D468D83" w:rsidR="00F23E7F" w:rsidRDefault="00F23E7F" w:rsidP="00402CB0">
      <w:pPr>
        <w:pStyle w:val="footnote"/>
      </w:pPr>
      <w:r>
        <w:rPr>
          <w:rStyle w:val="FootnoteReference"/>
        </w:rPr>
        <w:footnoteRef/>
      </w:r>
      <w:r>
        <w:t xml:space="preserve"> [JS] or “judgment”</w:t>
      </w:r>
    </w:p>
  </w:footnote>
  <w:footnote w:id="197">
    <w:p w14:paraId="0271DF81" w14:textId="5DFB25DB" w:rsidR="00F23E7F" w:rsidRPr="004A3E27" w:rsidRDefault="00F23E7F"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198">
    <w:p w14:paraId="20ECCFFC" w14:textId="001E9B2E" w:rsidR="00F23E7F" w:rsidRDefault="00F23E7F" w:rsidP="00402CB0">
      <w:pPr>
        <w:pStyle w:val="footnote"/>
      </w:pPr>
      <w:r>
        <w:rPr>
          <w:rStyle w:val="FootnoteReference"/>
        </w:rPr>
        <w:footnoteRef/>
      </w:r>
      <w:r>
        <w:t xml:space="preserve"> [JS] or “fret”</w:t>
      </w:r>
    </w:p>
  </w:footnote>
  <w:footnote w:id="199">
    <w:p w14:paraId="0F35B29D" w14:textId="57DF774F" w:rsidR="00F23E7F" w:rsidRDefault="00F23E7F" w:rsidP="00414006">
      <w:pPr>
        <w:pStyle w:val="footnote"/>
      </w:pPr>
      <w:r>
        <w:rPr>
          <w:rStyle w:val="FootnoteReference"/>
        </w:rPr>
        <w:footnoteRef/>
      </w:r>
      <w:r>
        <w:t xml:space="preserve"> [JS] or “land”</w:t>
      </w:r>
    </w:p>
  </w:footnote>
  <w:footnote w:id="200">
    <w:p w14:paraId="65980F9C" w14:textId="79143A5A" w:rsidR="00F23E7F" w:rsidRPr="004A3E27" w:rsidRDefault="00F23E7F"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1">
    <w:p w14:paraId="159BB2E9" w14:textId="77777777" w:rsidR="00F23E7F" w:rsidRPr="004A3E27" w:rsidRDefault="00F23E7F"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2">
    <w:p w14:paraId="031AB7AD" w14:textId="155ED80A" w:rsidR="00F23E7F" w:rsidRDefault="00F23E7F" w:rsidP="00090695">
      <w:pPr>
        <w:pStyle w:val="footnote"/>
      </w:pPr>
      <w:r>
        <w:rPr>
          <w:rStyle w:val="FootnoteReference"/>
        </w:rPr>
        <w:footnoteRef/>
      </w:r>
      <w:r>
        <w:t xml:space="preserve"> [JS] literally, “seed”, here and throughout</w:t>
      </w:r>
    </w:p>
  </w:footnote>
  <w:footnote w:id="203">
    <w:p w14:paraId="112B59F5" w14:textId="77777777" w:rsidR="00F23E7F" w:rsidRPr="004A3E27" w:rsidRDefault="00F23E7F" w:rsidP="00BD5BBE">
      <w:pPr>
        <w:pStyle w:val="footnote"/>
      </w:pPr>
      <w:r w:rsidRPr="004A3E27">
        <w:rPr>
          <w:rStyle w:val="FootnoteReference"/>
        </w:rPr>
        <w:footnoteRef/>
      </w:r>
      <w:r w:rsidRPr="004A3E27">
        <w:t xml:space="preserve"> ‘Remove sin, and then whatever you see in man is of God’ (St. Augustine)</w:t>
      </w:r>
    </w:p>
  </w:footnote>
  <w:footnote w:id="204">
    <w:p w14:paraId="4726C027" w14:textId="77777777" w:rsidR="00F23E7F" w:rsidRPr="004A3E27" w:rsidRDefault="00F23E7F" w:rsidP="00BD5BBE">
      <w:pPr>
        <w:pStyle w:val="footnote"/>
      </w:pPr>
      <w:r w:rsidRPr="004A3E27">
        <w:rPr>
          <w:rStyle w:val="FootnoteReference"/>
        </w:rPr>
        <w:footnoteRef/>
      </w:r>
      <w:r w:rsidRPr="004A3E27">
        <w:t xml:space="preserve"> Compare Ps. 36:1, 37 with Proverbs 24: 19-20 (RSV) and Mt. 5:5-9.</w:t>
      </w:r>
    </w:p>
  </w:footnote>
  <w:footnote w:id="205">
    <w:p w14:paraId="34A68231" w14:textId="7DBC6A92" w:rsidR="00F23E7F" w:rsidRPr="004A3E27" w:rsidRDefault="00F23E7F" w:rsidP="00BD5BBE">
      <w:pPr>
        <w:pStyle w:val="footnote"/>
      </w:pPr>
      <w:r w:rsidRPr="004A3E27">
        <w:rPr>
          <w:rStyle w:val="FootnoteReference"/>
        </w:rPr>
        <w:footnoteRef/>
      </w:r>
      <w:r w:rsidRPr="004A3E27">
        <w:t xml:space="preserve"> </w:t>
      </w:r>
      <w:r>
        <w:t>cf</w:t>
      </w:r>
      <w:r w:rsidRPr="004A3E27">
        <w:t>. Heb. 12:5-13. Psalm 6:2 is identical with 37:2.</w:t>
      </w:r>
    </w:p>
  </w:footnote>
  <w:footnote w:id="206">
    <w:p w14:paraId="247EFE9B" w14:textId="072BF8DF" w:rsidR="00F23E7F" w:rsidRDefault="00F23E7F" w:rsidP="003F50A7">
      <w:pPr>
        <w:pStyle w:val="footnote"/>
      </w:pPr>
      <w:r>
        <w:rPr>
          <w:rStyle w:val="FootnoteReference"/>
        </w:rPr>
        <w:footnoteRef/>
      </w:r>
      <w:r>
        <w:t xml:space="preserve"> [JS] literally “with a sad face”</w:t>
      </w:r>
    </w:p>
  </w:footnote>
  <w:footnote w:id="207">
    <w:p w14:paraId="18445857" w14:textId="0B799012" w:rsidR="00F23E7F" w:rsidRDefault="00F23E7F" w:rsidP="003F50A7">
      <w:pPr>
        <w:pStyle w:val="footnote"/>
      </w:pPr>
      <w:r>
        <w:rPr>
          <w:rStyle w:val="FootnoteReference"/>
        </w:rPr>
        <w:footnoteRef/>
      </w:r>
      <w:r>
        <w:t xml:space="preserve"> [JS] literally “loins”</w:t>
      </w:r>
    </w:p>
  </w:footnote>
  <w:footnote w:id="208">
    <w:p w14:paraId="72DD6C76" w14:textId="7D200E30" w:rsidR="00F23E7F" w:rsidRPr="004A3E27" w:rsidRDefault="00F23E7F" w:rsidP="00BD5BBE">
      <w:pPr>
        <w:pStyle w:val="footnote"/>
      </w:pPr>
      <w:r w:rsidRPr="004A3E27">
        <w:rPr>
          <w:rStyle w:val="FootnoteReference"/>
        </w:rPr>
        <w:footnoteRef/>
      </w:r>
      <w:r w:rsidRPr="004A3E27">
        <w:t xml:space="preserve"> </w:t>
      </w:r>
      <w:r>
        <w:t>cf</w:t>
      </w:r>
      <w:r w:rsidRPr="004A3E27">
        <w:t>. Mt. 19:20. ‘One thing you lack’ (Mk. 10:21).</w:t>
      </w:r>
    </w:p>
  </w:footnote>
  <w:footnote w:id="209">
    <w:p w14:paraId="78445EFB" w14:textId="5C9ECAC5" w:rsidR="00F23E7F" w:rsidRDefault="00F23E7F" w:rsidP="002538F7">
      <w:pPr>
        <w:pStyle w:val="footnote"/>
      </w:pPr>
      <w:r>
        <w:rPr>
          <w:rStyle w:val="FootnoteReference"/>
        </w:rPr>
        <w:footnoteRef/>
      </w:r>
      <w:r>
        <w:t xml:space="preserve"> [JS] or “walks about like a phantom”</w:t>
      </w:r>
    </w:p>
  </w:footnote>
  <w:footnote w:id="210">
    <w:p w14:paraId="3396E2D4" w14:textId="4AC28F88" w:rsidR="00F23E7F" w:rsidRPr="004A3E27" w:rsidRDefault="00F23E7F"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1">
    <w:p w14:paraId="3E88B183" w14:textId="77777777" w:rsidR="00F23E7F" w:rsidRPr="004A3E27" w:rsidRDefault="00F23E7F"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2">
    <w:p w14:paraId="1D0EC7E8" w14:textId="072DDC66" w:rsidR="00F23E7F" w:rsidRPr="004A3E27" w:rsidRDefault="00F23E7F"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3">
    <w:p w14:paraId="5B17D689" w14:textId="77777777" w:rsidR="00F23E7F" w:rsidRPr="004A3E27" w:rsidRDefault="00F23E7F"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4">
    <w:p w14:paraId="3C8E3C02" w14:textId="38940012" w:rsidR="00F23E7F" w:rsidRPr="004A3E27" w:rsidRDefault="00F23E7F" w:rsidP="00BD5BBE">
      <w:pPr>
        <w:pStyle w:val="footnote"/>
      </w:pPr>
      <w:r w:rsidRPr="004A3E27">
        <w:rPr>
          <w:rStyle w:val="FootnoteReference"/>
        </w:rPr>
        <w:footnoteRef/>
      </w:r>
      <w:r w:rsidRPr="004A3E27">
        <w:t xml:space="preserve"> The great universal Church (</w:t>
      </w:r>
      <w:r>
        <w:t>cf</w:t>
      </w:r>
      <w:r w:rsidRPr="004A3E27">
        <w:t>. St. Athanasius).</w:t>
      </w:r>
    </w:p>
  </w:footnote>
  <w:footnote w:id="215">
    <w:p w14:paraId="215A183B" w14:textId="1FC8DE97" w:rsidR="00F23E7F" w:rsidRDefault="00F23E7F" w:rsidP="005B3452">
      <w:pPr>
        <w:pStyle w:val="footnote"/>
      </w:pPr>
      <w:r>
        <w:rPr>
          <w:rStyle w:val="FootnoteReference"/>
        </w:rPr>
        <w:footnoteRef/>
      </w:r>
      <w:r>
        <w:t xml:space="preserve"> [JS] or “Aha! Aha!” or “Well done! Well done!”</w:t>
      </w:r>
    </w:p>
  </w:footnote>
  <w:footnote w:id="216">
    <w:p w14:paraId="37A0E454" w14:textId="77777777" w:rsidR="00F23E7F" w:rsidRPr="004A3E27" w:rsidRDefault="00F23E7F" w:rsidP="00BD5BBE">
      <w:pPr>
        <w:pStyle w:val="footnote"/>
      </w:pPr>
      <w:r w:rsidRPr="004A3E27">
        <w:rPr>
          <w:rStyle w:val="FootnoteReference"/>
        </w:rPr>
        <w:footnoteRef/>
      </w:r>
      <w:r w:rsidRPr="004A3E27">
        <w:t xml:space="preserve"> John 13:30.</w:t>
      </w:r>
    </w:p>
  </w:footnote>
  <w:footnote w:id="217">
    <w:p w14:paraId="32644EEC" w14:textId="77777777" w:rsidR="00F23E7F" w:rsidRPr="004A3E27" w:rsidRDefault="00F23E7F"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18">
    <w:p w14:paraId="4D34767F" w14:textId="77777777" w:rsidR="00F23E7F" w:rsidRPr="004A3E27" w:rsidRDefault="00F23E7F"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19">
    <w:p w14:paraId="70B2B9E7" w14:textId="77777777" w:rsidR="00F23E7F" w:rsidRPr="004A3E27" w:rsidRDefault="00F23E7F" w:rsidP="00BD5BBE">
      <w:pPr>
        <w:pStyle w:val="footnote"/>
      </w:pPr>
      <w:r w:rsidRPr="004A3E27">
        <w:rPr>
          <w:rStyle w:val="FootnoteReference"/>
        </w:rPr>
        <w:footnoteRef/>
      </w:r>
      <w:r w:rsidRPr="004A3E27">
        <w:t xml:space="preserve"> With the Gospel of forgiveness (1 Sam. 24:17-20; Lk. 23:34).</w:t>
      </w:r>
    </w:p>
  </w:footnote>
  <w:footnote w:id="220">
    <w:p w14:paraId="276D5CC0" w14:textId="69BE5264" w:rsidR="00F23E7F" w:rsidRDefault="00F23E7F" w:rsidP="008612F3">
      <w:pPr>
        <w:pStyle w:val="footnote"/>
      </w:pPr>
      <w:r>
        <w:rPr>
          <w:rStyle w:val="FootnoteReference"/>
        </w:rPr>
        <w:footnoteRef/>
      </w:r>
      <w:r>
        <w:t xml:space="preserve"> [JS] or “from age to age. So be it! So be it!”</w:t>
      </w:r>
    </w:p>
  </w:footnote>
  <w:footnote w:id="221">
    <w:p w14:paraId="2B9F5A56" w14:textId="77777777" w:rsidR="00F23E7F" w:rsidRPr="004A3E27" w:rsidRDefault="00F23E7F"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2">
    <w:p w14:paraId="7C55B28F" w14:textId="7EC58CB5" w:rsidR="00F23E7F" w:rsidRDefault="00F23E7F" w:rsidP="005B3452">
      <w:pPr>
        <w:pStyle w:val="footnote"/>
      </w:pPr>
      <w:r>
        <w:rPr>
          <w:rStyle w:val="FootnoteReference"/>
        </w:rPr>
        <w:footnoteRef/>
      </w:r>
      <w:r>
        <w:t xml:space="preserve"> [JS] or “thanksgiving”, or “thankful confession with praise”</w:t>
      </w:r>
    </w:p>
  </w:footnote>
  <w:footnote w:id="223">
    <w:p w14:paraId="53A5AE10" w14:textId="0D816E3A" w:rsidR="00F23E7F" w:rsidRDefault="00F23E7F"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4">
    <w:p w14:paraId="3BCC68DE" w14:textId="1191DE34" w:rsidR="00F23E7F" w:rsidRDefault="00F23E7F" w:rsidP="00AD1AC9">
      <w:pPr>
        <w:pStyle w:val="footnote"/>
      </w:pPr>
      <w:r>
        <w:rPr>
          <w:rStyle w:val="FootnoteReference"/>
        </w:rPr>
        <w:footnoteRef/>
      </w:r>
      <w:r>
        <w:t xml:space="preserve"> [JS] Fr. Lazarus has “dwelling”</w:t>
      </w:r>
    </w:p>
  </w:footnote>
  <w:footnote w:id="225">
    <w:p w14:paraId="03275919" w14:textId="77777777" w:rsidR="00F23E7F" w:rsidRPr="004A3E27" w:rsidRDefault="00F23E7F"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6">
    <w:p w14:paraId="6E7F4F1E" w14:textId="416FA7A8" w:rsidR="00F23E7F" w:rsidRDefault="00F23E7F" w:rsidP="005B3452">
      <w:pPr>
        <w:pStyle w:val="footnote"/>
      </w:pPr>
      <w:r>
        <w:rPr>
          <w:rStyle w:val="FootnoteReference"/>
        </w:rPr>
        <w:footnoteRef/>
      </w:r>
      <w:r>
        <w:t xml:space="preserve"> [JS] “I will give thanks to You on the lyre”, or “I will thankfully confess You with praise with the lyre”</w:t>
      </w:r>
    </w:p>
  </w:footnote>
  <w:footnote w:id="227">
    <w:p w14:paraId="0FDCCB36" w14:textId="0CCB7207" w:rsidR="00F23E7F" w:rsidRDefault="00F23E7F" w:rsidP="006C1793">
      <w:pPr>
        <w:pStyle w:val="footnote"/>
      </w:pPr>
      <w:r>
        <w:rPr>
          <w:rStyle w:val="FootnoteReference"/>
        </w:rPr>
        <w:footnoteRef/>
      </w:r>
      <w:r>
        <w:t xml:space="preserve"> [JS] or “I will give thanks to Him,” or “I will thankfully confess Him with praies”</w:t>
      </w:r>
    </w:p>
  </w:footnote>
  <w:footnote w:id="228">
    <w:p w14:paraId="1791CAEF" w14:textId="44F0ADBF" w:rsidR="00F23E7F" w:rsidRPr="004A3E27" w:rsidRDefault="00F23E7F"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29">
    <w:p w14:paraId="75A6D655" w14:textId="0B7DAC2D" w:rsidR="00F23E7F" w:rsidRDefault="00F23E7F" w:rsidP="006C1793">
      <w:pPr>
        <w:pStyle w:val="footnote"/>
      </w:pPr>
      <w:r>
        <w:rPr>
          <w:rStyle w:val="FootnoteReference"/>
        </w:rPr>
        <w:footnoteRef/>
      </w:r>
      <w:r>
        <w:t xml:space="preserve"> [JS] or “presence”</w:t>
      </w:r>
    </w:p>
  </w:footnote>
  <w:footnote w:id="230">
    <w:p w14:paraId="14C8DE9A" w14:textId="1AF2328A" w:rsidR="00F23E7F" w:rsidRDefault="00F23E7F" w:rsidP="006C1793">
      <w:pPr>
        <w:pStyle w:val="footnote"/>
      </w:pPr>
      <w:r>
        <w:rPr>
          <w:rStyle w:val="FootnoteReference"/>
        </w:rPr>
        <w:footnoteRef/>
      </w:r>
      <w:r>
        <w:t xml:space="preserve"> [JS] or “boast in” or “praise”</w:t>
      </w:r>
    </w:p>
  </w:footnote>
  <w:footnote w:id="231">
    <w:p w14:paraId="66A26B87" w14:textId="54FC310A" w:rsidR="00F23E7F" w:rsidRDefault="00F23E7F" w:rsidP="006C1793">
      <w:pPr>
        <w:pStyle w:val="footnote"/>
      </w:pPr>
      <w:r>
        <w:rPr>
          <w:rStyle w:val="FootnoteReference"/>
        </w:rPr>
        <w:footnoteRef/>
      </w:r>
      <w:r>
        <w:t xml:space="preserve"> [JS] or “give thanks to”, or “thankfully confess Your Name with praise”</w:t>
      </w:r>
    </w:p>
  </w:footnote>
  <w:footnote w:id="232">
    <w:p w14:paraId="4F22E4CE" w14:textId="77777777" w:rsidR="00F23E7F" w:rsidRPr="004A3E27" w:rsidRDefault="00F23E7F"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3">
    <w:p w14:paraId="08B0833D" w14:textId="77777777" w:rsidR="00F23E7F" w:rsidRPr="004A3E27" w:rsidRDefault="00F23E7F"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4">
    <w:p w14:paraId="76A76AD0" w14:textId="77777777" w:rsidR="00F23E7F" w:rsidRPr="004A3E27" w:rsidRDefault="00F23E7F"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5">
    <w:p w14:paraId="0FB99B7C" w14:textId="516B1CB2" w:rsidR="00F23E7F" w:rsidRPr="004A3E27" w:rsidRDefault="00F23E7F" w:rsidP="00BD5BBE">
      <w:pPr>
        <w:pStyle w:val="footnote"/>
      </w:pPr>
      <w:r w:rsidRPr="004A3E27">
        <w:rPr>
          <w:rStyle w:val="FootnoteReference"/>
        </w:rPr>
        <w:footnoteRef/>
      </w:r>
      <w:r w:rsidRPr="004A3E27">
        <w:t xml:space="preserve"> </w:t>
      </w:r>
      <w:r>
        <w:t>cf</w:t>
      </w:r>
      <w:r w:rsidRPr="004A3E27">
        <w:t>. Rev. 19:11-16.</w:t>
      </w:r>
    </w:p>
  </w:footnote>
  <w:footnote w:id="236">
    <w:p w14:paraId="5E8EA981" w14:textId="77777777" w:rsidR="00F23E7F" w:rsidRPr="004A3E27" w:rsidRDefault="00F23E7F"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37">
    <w:p w14:paraId="2209A251" w14:textId="77777777" w:rsidR="00F23E7F" w:rsidRPr="004A3E27" w:rsidRDefault="00F23E7F"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38">
    <w:p w14:paraId="1503C91E" w14:textId="77777777" w:rsidR="00F23E7F" w:rsidRDefault="00F23E7F" w:rsidP="005E56A9">
      <w:pPr>
        <w:pStyle w:val="footnote"/>
      </w:pPr>
      <w:r>
        <w:rPr>
          <w:rStyle w:val="FootnoteReference"/>
        </w:rPr>
        <w:footnoteRef/>
      </w:r>
      <w:r>
        <w:t xml:space="preserve"> [JS] myrrh: resin for incense; stacte: a component of the Temple incense; cassia: cinnamon.</w:t>
      </w:r>
    </w:p>
  </w:footnote>
  <w:footnote w:id="239">
    <w:p w14:paraId="5BF4F4E3" w14:textId="0D86ACD7" w:rsidR="00F23E7F" w:rsidRDefault="00F23E7F" w:rsidP="00E10FAF">
      <w:pPr>
        <w:pStyle w:val="footnote"/>
      </w:pPr>
      <w:r>
        <w:rPr>
          <w:rStyle w:val="FootnoteReference"/>
        </w:rPr>
        <w:footnoteRef/>
      </w:r>
      <w:r>
        <w:t xml:space="preserve"> [JS] literally “do obeisance”, i.e. “bow down to”</w:t>
      </w:r>
    </w:p>
  </w:footnote>
  <w:footnote w:id="240">
    <w:p w14:paraId="66A4B8D8" w14:textId="2A1C62C8" w:rsidR="00F23E7F" w:rsidRPr="004A3E27" w:rsidRDefault="00F23E7F"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1">
    <w:p w14:paraId="3B2B6F3D" w14:textId="77777777" w:rsidR="00F23E7F" w:rsidRPr="004A3E27" w:rsidRDefault="00F23E7F" w:rsidP="00714A98">
      <w:pPr>
        <w:pStyle w:val="footnote"/>
      </w:pPr>
      <w:r w:rsidRPr="004A3E27">
        <w:rPr>
          <w:rStyle w:val="FootnoteReference"/>
        </w:rPr>
        <w:footnoteRef/>
      </w:r>
      <w:r w:rsidRPr="004A3E27">
        <w:t xml:space="preserve"> Rev. 22:1.</w:t>
      </w:r>
    </w:p>
  </w:footnote>
  <w:footnote w:id="242">
    <w:p w14:paraId="0C57446A" w14:textId="77777777" w:rsidR="00F23E7F" w:rsidRDefault="00F23E7F" w:rsidP="00714A98">
      <w:pPr>
        <w:pStyle w:val="footnote"/>
      </w:pPr>
      <w:r>
        <w:rPr>
          <w:rStyle w:val="FootnoteReference"/>
        </w:rPr>
        <w:footnoteRef/>
      </w:r>
      <w:r>
        <w:t xml:space="preserve"> Fr. Lazarus has “dwelling-place”</w:t>
      </w:r>
    </w:p>
  </w:footnote>
  <w:footnote w:id="243">
    <w:p w14:paraId="77903F63" w14:textId="77777777" w:rsidR="00F23E7F" w:rsidRDefault="00F23E7F" w:rsidP="00714A98">
      <w:pPr>
        <w:pStyle w:val="footnote"/>
      </w:pPr>
      <w:r>
        <w:rPr>
          <w:rStyle w:val="FootnoteReference"/>
        </w:rPr>
        <w:footnoteRef/>
      </w:r>
      <w:r>
        <w:t xml:space="preserve"> [JS] the city’s</w:t>
      </w:r>
    </w:p>
  </w:footnote>
  <w:footnote w:id="244">
    <w:p w14:paraId="73DCC24E" w14:textId="7E226D89" w:rsidR="00F23E7F" w:rsidRPr="004A3E27" w:rsidRDefault="00F23E7F"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45">
    <w:p w14:paraId="0D6388ED" w14:textId="683F8CF0" w:rsidR="00F23E7F" w:rsidRPr="004A3E27" w:rsidRDefault="00F23E7F" w:rsidP="00714A98">
      <w:pPr>
        <w:pStyle w:val="footnote"/>
      </w:pPr>
      <w:r w:rsidRPr="004A3E27">
        <w:rPr>
          <w:rStyle w:val="FootnoteReference"/>
        </w:rPr>
        <w:footnoteRef/>
      </w:r>
      <w:r w:rsidRPr="004A3E27">
        <w:t xml:space="preserve"> </w:t>
      </w:r>
      <w:r>
        <w:t>cf</w:t>
      </w:r>
      <w:r w:rsidRPr="004A3E27">
        <w:t>. 75:4; Is. 2:4; 11:9; 65:25; Hos. 2:18; Zac. 9:10.</w:t>
      </w:r>
    </w:p>
  </w:footnote>
  <w:footnote w:id="246">
    <w:p w14:paraId="739DF71C" w14:textId="7B9E3A9D" w:rsidR="00F23E7F" w:rsidRPr="004A3E27" w:rsidRDefault="00F23E7F"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47">
    <w:p w14:paraId="341712F2" w14:textId="77777777" w:rsidR="00F23E7F" w:rsidRPr="004A3E27" w:rsidRDefault="00F23E7F" w:rsidP="00BD5BBE">
      <w:pPr>
        <w:pStyle w:val="footnote"/>
      </w:pPr>
      <w:r w:rsidRPr="004A3E27">
        <w:rPr>
          <w:rStyle w:val="FootnoteReference"/>
        </w:rPr>
        <w:footnoteRef/>
      </w:r>
      <w:r w:rsidRPr="004A3E27">
        <w:t xml:space="preserve"> ‘The calling of the Gentiles is to be understood, as in 71:9’ (St. Athanasius).</w:t>
      </w:r>
    </w:p>
  </w:footnote>
  <w:footnote w:id="248">
    <w:p w14:paraId="743E9AAD" w14:textId="55C8741B" w:rsidR="00F23E7F" w:rsidRPr="004A3E27" w:rsidRDefault="00F23E7F"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49">
    <w:p w14:paraId="20C0CF5B" w14:textId="605C1673" w:rsidR="00F23E7F" w:rsidRPr="004A3E27" w:rsidRDefault="00F23E7F" w:rsidP="00BD5BBE">
      <w:pPr>
        <w:pStyle w:val="footnote"/>
      </w:pPr>
      <w:r w:rsidRPr="004A3E27">
        <w:rPr>
          <w:rStyle w:val="FootnoteReference"/>
        </w:rPr>
        <w:footnoteRef/>
      </w:r>
      <w:r w:rsidRPr="004A3E27">
        <w:t xml:space="preserve"> </w:t>
      </w:r>
      <w:r>
        <w:t>Cf</w:t>
      </w:r>
      <w:r w:rsidRPr="004A3E27">
        <w:t>. Ex. 15:17; Is. 58:14: I Pet. 1:4.</w:t>
      </w:r>
    </w:p>
  </w:footnote>
  <w:footnote w:id="250">
    <w:p w14:paraId="1FDF9287" w14:textId="77777777" w:rsidR="00F23E7F" w:rsidRPr="004A3E27" w:rsidRDefault="00F23E7F"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1">
    <w:p w14:paraId="3490B998" w14:textId="1EB3F17C" w:rsidR="00F23E7F" w:rsidRDefault="00F23E7F" w:rsidP="008C19B4">
      <w:pPr>
        <w:pStyle w:val="footnote"/>
      </w:pPr>
      <w:r>
        <w:rPr>
          <w:rStyle w:val="FootnoteReference"/>
        </w:rPr>
        <w:footnoteRef/>
      </w:r>
      <w:r>
        <w:t xml:space="preserve"> [JS] or “beautifully situated”</w:t>
      </w:r>
    </w:p>
  </w:footnote>
  <w:footnote w:id="252">
    <w:p w14:paraId="5F050EEC" w14:textId="7F9EDEA1" w:rsidR="00F23E7F" w:rsidRPr="004A3E27" w:rsidRDefault="00F23E7F"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3">
    <w:p w14:paraId="51B5ACBD" w14:textId="77777777" w:rsidR="00F23E7F" w:rsidRPr="004A3E27" w:rsidRDefault="00F23E7F"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4">
    <w:p w14:paraId="6CAE8B9B" w14:textId="5A8E6334" w:rsidR="00F23E7F" w:rsidRPr="004A3E27" w:rsidRDefault="00F23E7F"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55">
    <w:p w14:paraId="1586EC07" w14:textId="381B84AF" w:rsidR="00F23E7F" w:rsidRDefault="00F23E7F" w:rsidP="00183599">
      <w:pPr>
        <w:pStyle w:val="footnote"/>
      </w:pPr>
      <w:r>
        <w:rPr>
          <w:rStyle w:val="FootnoteReference"/>
        </w:rPr>
        <w:footnoteRef/>
      </w:r>
      <w:r>
        <w:t xml:space="preserve"> [JS] Fr. Lazarus adds “justice and right judgment” to “righteousness”</w:t>
      </w:r>
    </w:p>
  </w:footnote>
  <w:footnote w:id="256">
    <w:p w14:paraId="7F2EAAD2" w14:textId="77777777" w:rsidR="00F23E7F" w:rsidRPr="004A3E27" w:rsidRDefault="00F23E7F"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57">
    <w:p w14:paraId="3C5C41AF" w14:textId="77777777" w:rsidR="00F23E7F" w:rsidRPr="004A3E27" w:rsidRDefault="00F23E7F"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58">
    <w:p w14:paraId="55E3C647" w14:textId="417C46F1" w:rsidR="00F23E7F" w:rsidRDefault="00F23E7F" w:rsidP="00183599">
      <w:pPr>
        <w:pStyle w:val="footnote"/>
      </w:pPr>
      <w:r>
        <w:rPr>
          <w:rStyle w:val="FootnoteReference"/>
        </w:rPr>
        <w:footnoteRef/>
      </w:r>
      <w:r>
        <w:t xml:space="preserve"> [JS] or “eternally”</w:t>
      </w:r>
    </w:p>
  </w:footnote>
  <w:footnote w:id="259">
    <w:p w14:paraId="398A65D2" w14:textId="3A913DFE" w:rsidR="00F23E7F" w:rsidRDefault="00F23E7F"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0">
    <w:p w14:paraId="2DAC0755" w14:textId="21183A3B" w:rsidR="00F23E7F" w:rsidRDefault="00F23E7F" w:rsidP="00183599">
      <w:pPr>
        <w:pStyle w:val="footnote"/>
      </w:pPr>
      <w:r>
        <w:rPr>
          <w:rStyle w:val="FootnoteReference"/>
        </w:rPr>
        <w:footnoteRef/>
      </w:r>
      <w:r>
        <w:t xml:space="preserve"> [JS] or “workers of iniquity”</w:t>
      </w:r>
    </w:p>
  </w:footnote>
  <w:footnote w:id="261">
    <w:p w14:paraId="3A50B91B" w14:textId="77777777" w:rsidR="00F23E7F" w:rsidRPr="004A3E27" w:rsidRDefault="00F23E7F"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2">
    <w:p w14:paraId="4E4A30D1" w14:textId="62ED497C" w:rsidR="00F23E7F" w:rsidRDefault="00F23E7F" w:rsidP="00183599">
      <w:pPr>
        <w:pStyle w:val="footnote"/>
      </w:pPr>
      <w:r>
        <w:rPr>
          <w:rStyle w:val="FootnoteReference"/>
        </w:rPr>
        <w:footnoteRef/>
      </w:r>
      <w:r>
        <w:t xml:space="preserve"> [JS] or “ransom”</w:t>
      </w:r>
    </w:p>
  </w:footnote>
  <w:footnote w:id="263">
    <w:p w14:paraId="058ED3C9" w14:textId="6776EDA1" w:rsidR="00F23E7F" w:rsidRDefault="00F23E7F" w:rsidP="001B710E">
      <w:pPr>
        <w:pStyle w:val="footnote"/>
      </w:pPr>
      <w:r>
        <w:rPr>
          <w:rStyle w:val="FootnoteReference"/>
        </w:rPr>
        <w:footnoteRef/>
      </w:r>
      <w:r>
        <w:t xml:space="preserve"> [JS] or tabernacles.</w:t>
      </w:r>
    </w:p>
  </w:footnote>
  <w:footnote w:id="264">
    <w:p w14:paraId="329608F2" w14:textId="7CC39845" w:rsidR="00F23E7F" w:rsidRDefault="00F23E7F" w:rsidP="00183599">
      <w:pPr>
        <w:pStyle w:val="footnote"/>
      </w:pPr>
      <w:r>
        <w:rPr>
          <w:rStyle w:val="FootnoteReference"/>
        </w:rPr>
        <w:footnoteRef/>
      </w:r>
      <w:r>
        <w:t xml:space="preserve"> [JS] or “acknowledge,” or “thank,” or “thankfully confess You with praise when…”</w:t>
      </w:r>
    </w:p>
  </w:footnote>
  <w:footnote w:id="265">
    <w:p w14:paraId="25D034C3" w14:textId="2662C64E" w:rsidR="00F23E7F" w:rsidRDefault="00F23E7F" w:rsidP="005E4259">
      <w:pPr>
        <w:pStyle w:val="footnote"/>
      </w:pPr>
      <w:r>
        <w:rPr>
          <w:rStyle w:val="FootnoteReference"/>
        </w:rPr>
        <w:footnoteRef/>
      </w:r>
      <w:r>
        <w:t xml:space="preserve"> [JS] or “I will not find fault with your sacrifices”</w:t>
      </w:r>
    </w:p>
  </w:footnote>
  <w:footnote w:id="266">
    <w:p w14:paraId="45DA152E" w14:textId="77777777" w:rsidR="00F23E7F" w:rsidRPr="004A3E27" w:rsidRDefault="00F23E7F"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67">
    <w:p w14:paraId="43CC2ABF" w14:textId="536DD164" w:rsidR="00F23E7F" w:rsidRDefault="00F23E7F" w:rsidP="007E0330">
      <w:pPr>
        <w:pStyle w:val="footnote"/>
      </w:pPr>
      <w:r>
        <w:rPr>
          <w:rStyle w:val="FootnoteReference"/>
        </w:rPr>
        <w:footnoteRef/>
      </w:r>
      <w:r>
        <w:t xml:space="preserve"> [JS] [] found in Coptic</w:t>
      </w:r>
    </w:p>
  </w:footnote>
  <w:footnote w:id="268">
    <w:p w14:paraId="5A6B4D6B" w14:textId="65293C06" w:rsidR="00F23E7F" w:rsidRPr="004A3E27" w:rsidRDefault="00F23E7F"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69">
    <w:p w14:paraId="7D7FC96A" w14:textId="1FA8AB7E" w:rsidR="00F23E7F" w:rsidRDefault="00F23E7F" w:rsidP="007E0330">
      <w:pPr>
        <w:pStyle w:val="footnote"/>
      </w:pPr>
      <w:r>
        <w:rPr>
          <w:rStyle w:val="FootnoteReference"/>
        </w:rPr>
        <w:footnoteRef/>
      </w:r>
      <w:r>
        <w:t xml:space="preserve"> [JS] “showed me” or “made known to me”</w:t>
      </w:r>
    </w:p>
  </w:footnote>
  <w:footnote w:id="270">
    <w:p w14:paraId="6185D531" w14:textId="77777777" w:rsidR="00F23E7F" w:rsidRPr="004A3E27" w:rsidRDefault="00F23E7F" w:rsidP="00BD5BBE">
      <w:pPr>
        <w:pStyle w:val="footnote"/>
      </w:pPr>
      <w:r w:rsidRPr="004A3E27">
        <w:rPr>
          <w:rStyle w:val="FootnoteReference"/>
        </w:rPr>
        <w:footnoteRef/>
      </w:r>
      <w:r w:rsidRPr="004A3E27">
        <w:t xml:space="preserve"> Exodus 12:22; John 19:29; Hebrews 9:19.</w:t>
      </w:r>
    </w:p>
  </w:footnote>
  <w:footnote w:id="271">
    <w:p w14:paraId="3533F1BB" w14:textId="71B96EA6" w:rsidR="00F23E7F" w:rsidRDefault="00F23E7F" w:rsidP="007E0330">
      <w:pPr>
        <w:pStyle w:val="footnote"/>
      </w:pPr>
      <w:r>
        <w:rPr>
          <w:rStyle w:val="FootnoteReference"/>
        </w:rPr>
        <w:footnoteRef/>
      </w:r>
      <w:r>
        <w:t xml:space="preserve"> [JS] literally “face”.</w:t>
      </w:r>
    </w:p>
  </w:footnote>
  <w:footnote w:id="272">
    <w:p w14:paraId="1F9FC60F" w14:textId="3E919970" w:rsidR="00F23E7F" w:rsidRDefault="00F23E7F" w:rsidP="005E4259">
      <w:pPr>
        <w:pStyle w:val="footnote"/>
      </w:pPr>
      <w:r>
        <w:rPr>
          <w:rStyle w:val="FootnoteReference"/>
        </w:rPr>
        <w:footnoteRef/>
      </w:r>
      <w:r>
        <w:t xml:space="preserve"> [JS] or “blood-guiltiness”</w:t>
      </w:r>
    </w:p>
  </w:footnote>
  <w:footnote w:id="273">
    <w:p w14:paraId="202128F8" w14:textId="4DFF74D6" w:rsidR="00F23E7F" w:rsidRDefault="00F23E7F" w:rsidP="00284568">
      <w:pPr>
        <w:pStyle w:val="footnote"/>
      </w:pPr>
      <w:r>
        <w:rPr>
          <w:rStyle w:val="FootnoteReference"/>
        </w:rPr>
        <w:footnoteRef/>
      </w:r>
      <w:r>
        <w:t xml:space="preserve"> [JS] or “gives thanks to,” or “thankfully confess You with praise”</w:t>
      </w:r>
    </w:p>
  </w:footnote>
  <w:footnote w:id="274">
    <w:p w14:paraId="6650920A" w14:textId="4D441CB0" w:rsidR="00F23E7F" w:rsidRPr="004A3E27" w:rsidRDefault="00F23E7F"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75">
    <w:p w14:paraId="3BFF7049" w14:textId="77777777" w:rsidR="00F23E7F" w:rsidRPr="004A3E27" w:rsidRDefault="00F23E7F"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76">
    <w:p w14:paraId="45B1AA56" w14:textId="765C7C37" w:rsidR="00F23E7F" w:rsidRDefault="00F23E7F" w:rsidP="00284568">
      <w:pPr>
        <w:pStyle w:val="footnote"/>
      </w:pPr>
      <w:r>
        <w:rPr>
          <w:rStyle w:val="FootnoteReference"/>
        </w:rPr>
        <w:footnoteRef/>
      </w:r>
      <w:r>
        <w:t xml:space="preserve"> [JS] or “give thanks to You,” or “thankfully confess You with praise”</w:t>
      </w:r>
    </w:p>
  </w:footnote>
  <w:footnote w:id="277">
    <w:p w14:paraId="51837483" w14:textId="77777777" w:rsidR="00F23E7F" w:rsidRPr="004A3E27" w:rsidRDefault="00F23E7F" w:rsidP="00BD5BBE">
      <w:pPr>
        <w:pStyle w:val="footnote"/>
      </w:pPr>
      <w:r w:rsidRPr="004A3E27">
        <w:rPr>
          <w:rStyle w:val="FootnoteReference"/>
        </w:rPr>
        <w:footnoteRef/>
      </w:r>
      <w:r w:rsidRPr="004A3E27">
        <w:t xml:space="preserve"> We rejoice in praising God because God is our joy and to praise Him is itself a joy.</w:t>
      </w:r>
    </w:p>
  </w:footnote>
  <w:footnote w:id="278">
    <w:p w14:paraId="3B19B72F" w14:textId="77777777" w:rsidR="00F23E7F" w:rsidRPr="004A3E27" w:rsidRDefault="00F23E7F" w:rsidP="00BD5BBE">
      <w:pPr>
        <w:pStyle w:val="footnote"/>
      </w:pPr>
      <w:r w:rsidRPr="004A3E27">
        <w:rPr>
          <w:rStyle w:val="FootnoteReference"/>
        </w:rPr>
        <w:footnoteRef/>
      </w:r>
      <w:r w:rsidRPr="004A3E27">
        <w:t xml:space="preserve"> Lk. 10:18; 2 Thess. 1:6.</w:t>
      </w:r>
    </w:p>
  </w:footnote>
  <w:footnote w:id="279">
    <w:p w14:paraId="649547A2" w14:textId="77777777" w:rsidR="00F23E7F" w:rsidRPr="004A3E27" w:rsidRDefault="00F23E7F"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0">
    <w:p w14:paraId="4184D201" w14:textId="3A3901AE" w:rsidR="00F23E7F" w:rsidRDefault="00F23E7F" w:rsidP="00125EB7">
      <w:pPr>
        <w:pStyle w:val="footnote"/>
      </w:pPr>
      <w:r>
        <w:rPr>
          <w:rStyle w:val="FootnoteReference"/>
        </w:rPr>
        <w:footnoteRef/>
      </w:r>
      <w:r>
        <w:t xml:space="preserve"> [JS] “it” refers to the iniquity and strife.</w:t>
      </w:r>
    </w:p>
  </w:footnote>
  <w:footnote w:id="281">
    <w:p w14:paraId="4DEA0F95" w14:textId="27D8C248" w:rsidR="00F23E7F" w:rsidRPr="004A3E27" w:rsidRDefault="00F23E7F" w:rsidP="00BD5BBE">
      <w:pPr>
        <w:pStyle w:val="footnote"/>
      </w:pPr>
      <w:r w:rsidRPr="004A3E27">
        <w:rPr>
          <w:rStyle w:val="FootnoteReference"/>
        </w:rPr>
        <w:footnoteRef/>
      </w:r>
      <w:r w:rsidRPr="004A3E27">
        <w:t xml:space="preserve"> </w:t>
      </w:r>
      <w:r>
        <w:t>cf</w:t>
      </w:r>
      <w:r w:rsidRPr="004A3E27">
        <w:t>. 1 Peter 5:7.</w:t>
      </w:r>
    </w:p>
  </w:footnote>
  <w:footnote w:id="282">
    <w:p w14:paraId="27649907" w14:textId="3BE538AE" w:rsidR="00F23E7F" w:rsidRPr="004A3E27" w:rsidRDefault="00F23E7F" w:rsidP="00BD5BBE">
      <w:pPr>
        <w:pStyle w:val="footnote"/>
      </w:pPr>
      <w:r w:rsidRPr="004A3E27">
        <w:rPr>
          <w:rStyle w:val="FootnoteReference"/>
        </w:rPr>
        <w:footnoteRef/>
      </w:r>
      <w:r w:rsidRPr="004A3E27">
        <w:t xml:space="preserve"> </w:t>
      </w:r>
      <w:r>
        <w:t>cf</w:t>
      </w:r>
      <w:r w:rsidRPr="004A3E27">
        <w:t>. Ephes 6:12; 1 Tim 4:1; Rev. 16:14.</w:t>
      </w:r>
    </w:p>
  </w:footnote>
  <w:footnote w:id="283">
    <w:p w14:paraId="2999B88D" w14:textId="4A88AAD6" w:rsidR="00F23E7F" w:rsidRDefault="00F23E7F" w:rsidP="00A8553A">
      <w:pPr>
        <w:pStyle w:val="footnote"/>
      </w:pPr>
      <w:r>
        <w:rPr>
          <w:rStyle w:val="FootnoteReference"/>
        </w:rPr>
        <w:footnoteRef/>
      </w:r>
      <w:r>
        <w:t xml:space="preserve"> [JS] NETS omits “not”</w:t>
      </w:r>
    </w:p>
  </w:footnote>
  <w:footnote w:id="284">
    <w:p w14:paraId="594F6979" w14:textId="77777777" w:rsidR="00F23E7F" w:rsidRPr="004A3E27" w:rsidRDefault="00F23E7F"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85">
    <w:p w14:paraId="568E2F2E" w14:textId="77777777" w:rsidR="00F23E7F" w:rsidRPr="004A3E27" w:rsidRDefault="00F23E7F"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86">
    <w:p w14:paraId="6DBE026F" w14:textId="65E17A50" w:rsidR="00F23E7F" w:rsidRDefault="00F23E7F" w:rsidP="003E4AFE">
      <w:pPr>
        <w:pStyle w:val="footnote"/>
      </w:pPr>
      <w:r>
        <w:rPr>
          <w:rStyle w:val="FootnoteReference"/>
        </w:rPr>
        <w:footnoteRef/>
      </w:r>
      <w:r>
        <w:t xml:space="preserve"> [JS] or “I will sing and praise,” or “I will sing and make music”</w:t>
      </w:r>
    </w:p>
  </w:footnote>
  <w:footnote w:id="287">
    <w:p w14:paraId="5EA08A63" w14:textId="7ED730C0" w:rsidR="00F23E7F" w:rsidRDefault="00F23E7F" w:rsidP="003E4AFE">
      <w:pPr>
        <w:pStyle w:val="footnote"/>
      </w:pPr>
      <w:r>
        <w:rPr>
          <w:rStyle w:val="FootnoteReference"/>
        </w:rPr>
        <w:footnoteRef/>
      </w:r>
      <w:r>
        <w:t xml:space="preserve"> [JS] or “I will give thanks to You,” or “I will thankfully confess You with praise”</w:t>
      </w:r>
    </w:p>
  </w:footnote>
  <w:footnote w:id="288">
    <w:p w14:paraId="62A6540D" w14:textId="77777777" w:rsidR="00F23E7F" w:rsidRPr="004A3E27" w:rsidRDefault="00F23E7F" w:rsidP="00BD5BBE">
      <w:pPr>
        <w:pStyle w:val="footnote"/>
      </w:pPr>
      <w:r w:rsidRPr="004A3E27">
        <w:rPr>
          <w:rStyle w:val="FootnoteReference"/>
        </w:rPr>
        <w:footnoteRef/>
      </w:r>
      <w:r w:rsidRPr="004A3E27">
        <w:t xml:space="preserve"> Verses 8-12 are repeated almost verbatim in Ps. 107:2-6.</w:t>
      </w:r>
    </w:p>
  </w:footnote>
  <w:footnote w:id="289">
    <w:p w14:paraId="3A60B5BF" w14:textId="4103FFA5" w:rsidR="00F23E7F" w:rsidRDefault="00F23E7F" w:rsidP="0080248C">
      <w:pPr>
        <w:pStyle w:val="footnote"/>
      </w:pPr>
      <w:r>
        <w:rPr>
          <w:rStyle w:val="FootnoteReference"/>
        </w:rPr>
        <w:footnoteRef/>
      </w:r>
      <w:r>
        <w:t xml:space="preserve"> [JS] or “the lawless,” or “those that do wickedness”</w:t>
      </w:r>
    </w:p>
  </w:footnote>
  <w:footnote w:id="290">
    <w:p w14:paraId="21F36685" w14:textId="77777777" w:rsidR="00F23E7F" w:rsidRPr="004A3E27" w:rsidRDefault="00F23E7F" w:rsidP="00BD5BBE">
      <w:pPr>
        <w:pStyle w:val="footnote"/>
      </w:pPr>
      <w:r w:rsidRPr="004A3E27">
        <w:rPr>
          <w:rStyle w:val="FootnoteReference"/>
        </w:rPr>
        <w:footnoteRef/>
      </w:r>
      <w:r w:rsidRPr="004A3E27">
        <w:t xml:space="preserve"> Mercy: love (Luke 10:37).</w:t>
      </w:r>
    </w:p>
  </w:footnote>
  <w:footnote w:id="291">
    <w:p w14:paraId="6EFF888C" w14:textId="1261A193" w:rsidR="00F23E7F" w:rsidRPr="004A3E27" w:rsidRDefault="00F23E7F"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2">
    <w:p w14:paraId="42604FE7" w14:textId="77777777" w:rsidR="00F23E7F" w:rsidRPr="004A3E27" w:rsidRDefault="00F23E7F" w:rsidP="00BD5BBE">
      <w:pPr>
        <w:pStyle w:val="footnote"/>
      </w:pPr>
      <w:r w:rsidRPr="004A3E27">
        <w:rPr>
          <w:rStyle w:val="FootnoteReference"/>
        </w:rPr>
        <w:footnoteRef/>
      </w:r>
      <w:r w:rsidRPr="004A3E27">
        <w:t xml:space="preserve"> Washbowl: i.e. reduced to the most menial servitude.</w:t>
      </w:r>
    </w:p>
  </w:footnote>
  <w:footnote w:id="293">
    <w:p w14:paraId="03E619D4" w14:textId="1339E3A3" w:rsidR="00F23E7F" w:rsidRPr="004A3E27" w:rsidRDefault="00F23E7F"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4">
    <w:p w14:paraId="2D798361" w14:textId="77777777" w:rsidR="00F23E7F" w:rsidRPr="004A3E27" w:rsidRDefault="00F23E7F"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95">
    <w:p w14:paraId="29B1DDE8" w14:textId="45FA342F" w:rsidR="00F23E7F" w:rsidRPr="004A3E27" w:rsidRDefault="00F23E7F"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296">
    <w:p w14:paraId="279AD391" w14:textId="274C1C9A" w:rsidR="00F23E7F" w:rsidRPr="004A3E27" w:rsidRDefault="00F23E7F"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297">
    <w:p w14:paraId="7753865A" w14:textId="3B559F98" w:rsidR="00F23E7F" w:rsidRDefault="00F23E7F" w:rsidP="009C1AC4">
      <w:pPr>
        <w:pStyle w:val="footnote"/>
      </w:pPr>
      <w:r>
        <w:rPr>
          <w:rStyle w:val="FootnoteReference"/>
        </w:rPr>
        <w:footnoteRef/>
      </w:r>
      <w:r>
        <w:t xml:space="preserve"> [JS] OSB has, “they are altogether useless.” NETS has “they together derive from vanity.</w:t>
      </w:r>
    </w:p>
  </w:footnote>
  <w:footnote w:id="298">
    <w:p w14:paraId="20ED6838" w14:textId="77777777" w:rsidR="00F23E7F" w:rsidRPr="004A3E27" w:rsidRDefault="00F23E7F" w:rsidP="009C1AC4">
      <w:pPr>
        <w:pStyle w:val="footnote"/>
      </w:pPr>
      <w:r w:rsidRPr="004A3E27">
        <w:rPr>
          <w:rStyle w:val="FootnoteReference"/>
        </w:rPr>
        <w:footnoteRef/>
      </w:r>
      <w:r w:rsidRPr="004A3E27">
        <w:t xml:space="preserve"> Job. 33:14.</w:t>
      </w:r>
    </w:p>
  </w:footnote>
  <w:footnote w:id="299">
    <w:p w14:paraId="3F4DF601" w14:textId="362CF8F1" w:rsidR="00F23E7F" w:rsidRDefault="00F23E7F" w:rsidP="004F49CE">
      <w:pPr>
        <w:pStyle w:val="footnote"/>
      </w:pPr>
      <w:r>
        <w:rPr>
          <w:rStyle w:val="FootnoteReference"/>
        </w:rPr>
        <w:footnoteRef/>
      </w:r>
      <w:r>
        <w:t xml:space="preserve"> [JS] literally, “holy place”</w:t>
      </w:r>
    </w:p>
  </w:footnote>
  <w:footnote w:id="300">
    <w:p w14:paraId="686CF1C0" w14:textId="1BBF228C" w:rsidR="00F23E7F" w:rsidRPr="004A3E27" w:rsidRDefault="00F23E7F"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1">
    <w:p w14:paraId="36833249" w14:textId="34120CF1" w:rsidR="00F23E7F" w:rsidRPr="004A3E27" w:rsidRDefault="00F23E7F"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2">
    <w:p w14:paraId="622CE4B2" w14:textId="77777777" w:rsidR="00F23E7F" w:rsidRPr="004A3E27" w:rsidRDefault="00F23E7F" w:rsidP="00BD5BBE">
      <w:pPr>
        <w:pStyle w:val="footnote"/>
      </w:pPr>
      <w:r w:rsidRPr="004A3E27">
        <w:rPr>
          <w:rStyle w:val="FootnoteReference"/>
        </w:rPr>
        <w:footnoteRef/>
      </w:r>
      <w:r w:rsidRPr="004A3E27">
        <w:t xml:space="preserve"> So the Slavonic (Greek often omits ‘stillest’).</w:t>
      </w:r>
    </w:p>
  </w:footnote>
  <w:footnote w:id="303">
    <w:p w14:paraId="0BA13A66" w14:textId="54830EC5" w:rsidR="00F23E7F" w:rsidRDefault="00F23E7F" w:rsidP="005438BF">
      <w:pPr>
        <w:pStyle w:val="footnote"/>
      </w:pPr>
      <w:r>
        <w:rPr>
          <w:rStyle w:val="FootnoteReference"/>
        </w:rPr>
        <w:footnoteRef/>
      </w:r>
      <w:r>
        <w:t xml:space="preserve"> [JS] lit, “filled with fatness.”</w:t>
      </w:r>
    </w:p>
  </w:footnote>
  <w:footnote w:id="304">
    <w:p w14:paraId="6F4E7A1F" w14:textId="704DC134" w:rsidR="00F23E7F" w:rsidRPr="004A3E27" w:rsidRDefault="00F23E7F"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05">
    <w:p w14:paraId="30AFE1F6" w14:textId="77777777" w:rsidR="00F23E7F" w:rsidRPr="004A3E27" w:rsidRDefault="00F23E7F"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06">
    <w:p w14:paraId="667C6704" w14:textId="77777777" w:rsidR="00F23E7F" w:rsidRPr="004A3E27" w:rsidRDefault="00F23E7F"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07">
    <w:p w14:paraId="4D88FDB0" w14:textId="77777777" w:rsidR="00F23E7F" w:rsidRPr="004A3E27" w:rsidRDefault="00F23E7F" w:rsidP="00BD5BBE">
      <w:pPr>
        <w:pStyle w:val="footnote"/>
      </w:pPr>
      <w:r w:rsidRPr="004A3E27">
        <w:rPr>
          <w:rStyle w:val="FootnoteReference"/>
        </w:rPr>
        <w:footnoteRef/>
      </w:r>
      <w:r w:rsidRPr="004A3E27">
        <w:t xml:space="preserve"> See footnote 62. &lt;2 previously&gt;</w:t>
      </w:r>
    </w:p>
  </w:footnote>
  <w:footnote w:id="308">
    <w:p w14:paraId="520E1D4D" w14:textId="70DD6036" w:rsidR="00F23E7F" w:rsidRDefault="00F23E7F" w:rsidP="000E01D1">
      <w:pPr>
        <w:pStyle w:val="footnote"/>
      </w:pPr>
      <w:r>
        <w:rPr>
          <w:rStyle w:val="FootnoteReference"/>
        </w:rPr>
        <w:footnoteRef/>
      </w:r>
      <w:r>
        <w:t xml:space="preserve"> [JS], “do obeisance”, i.e. prostrate, not just an attitude, but an act</w:t>
      </w:r>
    </w:p>
  </w:footnote>
  <w:footnote w:id="309">
    <w:p w14:paraId="1B791EBC" w14:textId="77777777" w:rsidR="00F23E7F" w:rsidRPr="004A3E27" w:rsidRDefault="00F23E7F"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0">
    <w:p w14:paraId="109CC4F4" w14:textId="77777777" w:rsidR="00F23E7F" w:rsidRPr="004A3E27" w:rsidRDefault="00F23E7F" w:rsidP="00BD5BBE">
      <w:pPr>
        <w:pStyle w:val="footnote"/>
      </w:pPr>
      <w:r w:rsidRPr="004A3E27">
        <w:rPr>
          <w:rStyle w:val="FootnoteReference"/>
        </w:rPr>
        <w:footnoteRef/>
      </w:r>
      <w:r w:rsidRPr="004A3E27">
        <w:t xml:space="preserve"> ‘What God has planned for His lovers’ (1 Cor. 2:9).</w:t>
      </w:r>
    </w:p>
  </w:footnote>
  <w:footnote w:id="311">
    <w:p w14:paraId="096C8EE6" w14:textId="40879E1D" w:rsidR="00F23E7F" w:rsidRDefault="00F23E7F" w:rsidP="000E01D1">
      <w:pPr>
        <w:pStyle w:val="footnote"/>
      </w:pPr>
      <w:r>
        <w:rPr>
          <w:rStyle w:val="FootnoteReference"/>
        </w:rPr>
        <w:footnoteRef/>
      </w:r>
      <w:r>
        <w:t xml:space="preserve"> [JS] Fr. Lazarus has, “for”</w:t>
      </w:r>
    </w:p>
  </w:footnote>
  <w:footnote w:id="312">
    <w:p w14:paraId="693C7006" w14:textId="4BAA4AB8" w:rsidR="00F23E7F" w:rsidRPr="004A3E27" w:rsidRDefault="00F23E7F"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3">
    <w:p w14:paraId="4EA27689" w14:textId="41C52921" w:rsidR="00F23E7F" w:rsidRPr="004A3E27" w:rsidRDefault="00F23E7F"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4">
    <w:p w14:paraId="49AA563D" w14:textId="77777777" w:rsidR="00F23E7F" w:rsidRPr="004A3E27" w:rsidRDefault="00F23E7F"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15">
    <w:p w14:paraId="26BB2E4A" w14:textId="256060DE" w:rsidR="00F23E7F" w:rsidRPr="004A3E27" w:rsidRDefault="00F23E7F"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16">
    <w:p w14:paraId="7DEE92CE" w14:textId="409EAD51" w:rsidR="00F23E7F" w:rsidRDefault="00F23E7F" w:rsidP="00F81502">
      <w:pPr>
        <w:pStyle w:val="footnote"/>
      </w:pPr>
      <w:r>
        <w:rPr>
          <w:rStyle w:val="FootnoteReference"/>
        </w:rPr>
        <w:footnoteRef/>
      </w:r>
      <w:r>
        <w:t xml:space="preserve"> [JS] or “give thanks to You” or “thankfully confess You with praise”</w:t>
      </w:r>
    </w:p>
  </w:footnote>
  <w:footnote w:id="317">
    <w:p w14:paraId="29F3A7DD" w14:textId="66A81F41" w:rsidR="00F23E7F" w:rsidRDefault="00F23E7F" w:rsidP="00F81502">
      <w:pPr>
        <w:pStyle w:val="footnote"/>
      </w:pPr>
      <w:r>
        <w:rPr>
          <w:rStyle w:val="FootnoteReference"/>
        </w:rPr>
        <w:footnoteRef/>
      </w:r>
      <w:r>
        <w:t xml:space="preserve"> [JS] or “praise You” or “give thanks to You” or “thankfully confess You with praise”</w:t>
      </w:r>
    </w:p>
  </w:footnote>
  <w:footnote w:id="318">
    <w:p w14:paraId="75EB9556" w14:textId="77777777" w:rsidR="00F23E7F" w:rsidRPr="004A3E27" w:rsidRDefault="00F23E7F"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19">
    <w:p w14:paraId="69CCF6E1" w14:textId="734C2AF2" w:rsidR="00F23E7F" w:rsidRPr="004A3E27" w:rsidRDefault="00F23E7F" w:rsidP="00BD5BBE">
      <w:pPr>
        <w:pStyle w:val="footnote"/>
      </w:pPr>
      <w:r w:rsidRPr="004A3E27">
        <w:rPr>
          <w:rStyle w:val="FootnoteReference"/>
        </w:rPr>
        <w:footnoteRef/>
      </w:r>
      <w:r w:rsidRPr="004A3E27">
        <w:t xml:space="preserve"> Numbers 10:35. </w:t>
      </w:r>
      <w:r>
        <w:t>Cf</w:t>
      </w:r>
      <w:r w:rsidRPr="004A3E27">
        <w:t>. Exodus 14.</w:t>
      </w:r>
    </w:p>
  </w:footnote>
  <w:footnote w:id="320">
    <w:p w14:paraId="772812A4" w14:textId="77777777" w:rsidR="00F23E7F" w:rsidRPr="004A3E27" w:rsidRDefault="00F23E7F"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1">
    <w:p w14:paraId="648336FE" w14:textId="679542B0" w:rsidR="00F23E7F" w:rsidRDefault="00F23E7F" w:rsidP="00A66BCD">
      <w:pPr>
        <w:pStyle w:val="footnote"/>
      </w:pPr>
      <w:r>
        <w:rPr>
          <w:rStyle w:val="FootnoteReference"/>
        </w:rPr>
        <w:footnoteRef/>
      </w:r>
      <w:r>
        <w:t xml:space="preserve"> [JS] literally, “before the face of”</w:t>
      </w:r>
    </w:p>
  </w:footnote>
  <w:footnote w:id="322">
    <w:p w14:paraId="576015E9" w14:textId="77777777" w:rsidR="00F23E7F" w:rsidRPr="004A3E27" w:rsidRDefault="00F23E7F" w:rsidP="00BD5BBE">
      <w:pPr>
        <w:pStyle w:val="footnote"/>
      </w:pPr>
      <w:r w:rsidRPr="004A3E27">
        <w:rPr>
          <w:rStyle w:val="FootnoteReference"/>
        </w:rPr>
        <w:footnoteRef/>
      </w:r>
      <w:r w:rsidRPr="004A3E27">
        <w:t xml:space="preserve"> Luke 4:32.</w:t>
      </w:r>
    </w:p>
  </w:footnote>
  <w:footnote w:id="323">
    <w:p w14:paraId="528CA841" w14:textId="6B333BD0" w:rsidR="00F23E7F" w:rsidRDefault="00F23E7F" w:rsidP="003863C1">
      <w:pPr>
        <w:pStyle w:val="footnote"/>
      </w:pPr>
      <w:r>
        <w:rPr>
          <w:rStyle w:val="FootnoteReference"/>
        </w:rPr>
        <w:footnoteRef/>
      </w:r>
      <w:r>
        <w:t xml:space="preserve"> [JS] literally “hosts”</w:t>
      </w:r>
    </w:p>
  </w:footnote>
  <w:footnote w:id="324">
    <w:p w14:paraId="1C35810F" w14:textId="7EDB3A13" w:rsidR="00F23E7F" w:rsidRPr="004A3E27" w:rsidRDefault="00F23E7F"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25">
    <w:p w14:paraId="182BF5C1" w14:textId="77B0A7B7" w:rsidR="00F23E7F" w:rsidRDefault="00F23E7F" w:rsidP="0080282E">
      <w:pPr>
        <w:pStyle w:val="footnote"/>
      </w:pPr>
      <w:r>
        <w:rPr>
          <w:rStyle w:val="FootnoteReference"/>
        </w:rPr>
        <w:footnoteRef/>
      </w:r>
      <w:r>
        <w:t xml:space="preserve"> [JS] literally, “ten-thousand fold”</w:t>
      </w:r>
    </w:p>
  </w:footnote>
  <w:footnote w:id="326">
    <w:p w14:paraId="4BA4E820" w14:textId="74DEA970" w:rsidR="00F23E7F" w:rsidRPr="004A3E27" w:rsidRDefault="00F23E7F" w:rsidP="00BD5BBE">
      <w:pPr>
        <w:pStyle w:val="footnote"/>
      </w:pPr>
      <w:r w:rsidRPr="004A3E27">
        <w:rPr>
          <w:rStyle w:val="FootnoteReference"/>
        </w:rPr>
        <w:footnoteRef/>
      </w:r>
      <w:r w:rsidRPr="004A3E27">
        <w:t xml:space="preserve"> </w:t>
      </w:r>
      <w:r>
        <w:t>Cf</w:t>
      </w:r>
      <w:r w:rsidRPr="004A3E27">
        <w:t>. Ephes. 4:8.</w:t>
      </w:r>
    </w:p>
  </w:footnote>
  <w:footnote w:id="327">
    <w:p w14:paraId="6F7FE73D" w14:textId="3ED6EBEB" w:rsidR="00F23E7F" w:rsidRDefault="00F23E7F" w:rsidP="00AC3180">
      <w:pPr>
        <w:pStyle w:val="footnote"/>
      </w:pPr>
      <w:r>
        <w:rPr>
          <w:rStyle w:val="FootnoteReference"/>
        </w:rPr>
        <w:footnoteRef/>
      </w:r>
      <w:r>
        <w:t xml:space="preserve"> [JS] “assemblies” or “congregations”</w:t>
      </w:r>
    </w:p>
  </w:footnote>
  <w:footnote w:id="328">
    <w:p w14:paraId="1069FF00" w14:textId="77777777" w:rsidR="00F23E7F" w:rsidRPr="004A3E27" w:rsidRDefault="00F23E7F"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29">
    <w:p w14:paraId="4D6861A4" w14:textId="77777777" w:rsidR="00F23E7F" w:rsidRPr="004A3E27" w:rsidRDefault="00F23E7F"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0">
    <w:p w14:paraId="3876A4B9" w14:textId="77777777" w:rsidR="00F23E7F" w:rsidRPr="004A3E27" w:rsidRDefault="00F23E7F"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1">
    <w:p w14:paraId="3A9A265F" w14:textId="622FDAFA" w:rsidR="00F23E7F" w:rsidRPr="004A3E27" w:rsidRDefault="00F23E7F"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2">
    <w:p w14:paraId="46BEEA32" w14:textId="77777777" w:rsidR="00F23E7F" w:rsidRPr="004A3E27" w:rsidRDefault="00F23E7F" w:rsidP="00BD5BBE">
      <w:pPr>
        <w:pStyle w:val="footnote"/>
      </w:pPr>
      <w:r w:rsidRPr="004A3E27">
        <w:rPr>
          <w:rStyle w:val="FootnoteReference"/>
        </w:rPr>
        <w:footnoteRef/>
      </w:r>
      <w:r w:rsidRPr="004A3E27">
        <w:t xml:space="preserve"> Mk. 15:29; Jn. 2:17; Rom. 15:3.</w:t>
      </w:r>
    </w:p>
  </w:footnote>
  <w:footnote w:id="333">
    <w:p w14:paraId="252B5848" w14:textId="77777777" w:rsidR="00F23E7F" w:rsidRPr="004A3E27" w:rsidRDefault="00F23E7F" w:rsidP="00BD5BBE">
      <w:pPr>
        <w:pStyle w:val="footnote"/>
      </w:pPr>
      <w:r w:rsidRPr="004A3E27">
        <w:rPr>
          <w:rStyle w:val="FootnoteReference"/>
        </w:rPr>
        <w:footnoteRef/>
      </w:r>
      <w:r w:rsidRPr="004A3E27">
        <w:t xml:space="preserve"> The elders and chief priests.</w:t>
      </w:r>
    </w:p>
  </w:footnote>
  <w:footnote w:id="334">
    <w:p w14:paraId="0AE68D03" w14:textId="77777777" w:rsidR="00F23E7F" w:rsidRPr="004A3E27" w:rsidRDefault="00F23E7F"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35">
    <w:p w14:paraId="49BC712C" w14:textId="77777777" w:rsidR="00F23E7F" w:rsidRPr="004A3E27" w:rsidRDefault="00F23E7F" w:rsidP="00BD5BBE">
      <w:pPr>
        <w:pStyle w:val="footnote"/>
      </w:pPr>
      <w:r w:rsidRPr="004A3E27">
        <w:rPr>
          <w:rStyle w:val="FootnoteReference"/>
        </w:rPr>
        <w:footnoteRef/>
      </w:r>
      <w:r w:rsidRPr="004A3E27">
        <w:t xml:space="preserve"> Mt. 16:21; Mk. 8:31.</w:t>
      </w:r>
    </w:p>
  </w:footnote>
  <w:footnote w:id="336">
    <w:p w14:paraId="5D4E90F4" w14:textId="77777777" w:rsidR="00F23E7F" w:rsidRPr="004A3E27" w:rsidRDefault="00F23E7F" w:rsidP="00BD5BBE">
      <w:pPr>
        <w:pStyle w:val="footnote"/>
      </w:pPr>
      <w:r w:rsidRPr="004A3E27">
        <w:rPr>
          <w:rStyle w:val="FootnoteReference"/>
        </w:rPr>
        <w:footnoteRef/>
      </w:r>
      <w:r w:rsidRPr="004A3E27">
        <w:t xml:space="preserve"> Mt. 27:34.</w:t>
      </w:r>
    </w:p>
  </w:footnote>
  <w:footnote w:id="337">
    <w:p w14:paraId="2A1BD707" w14:textId="2E0A380E" w:rsidR="00F23E7F" w:rsidRPr="004A3E27" w:rsidRDefault="00F23E7F" w:rsidP="00BD5BBE">
      <w:pPr>
        <w:pStyle w:val="footnote"/>
      </w:pPr>
      <w:r w:rsidRPr="004A3E27">
        <w:rPr>
          <w:rStyle w:val="FootnoteReference"/>
        </w:rPr>
        <w:footnoteRef/>
      </w:r>
      <w:r w:rsidRPr="004A3E27">
        <w:t xml:space="preserve"> </w:t>
      </w:r>
      <w:r>
        <w:t>Cf</w:t>
      </w:r>
      <w:r w:rsidRPr="004A3E27">
        <w:t>. Rom. 11:9,10.</w:t>
      </w:r>
    </w:p>
  </w:footnote>
  <w:footnote w:id="338">
    <w:p w14:paraId="09150116" w14:textId="70A37D6F" w:rsidR="00F23E7F" w:rsidRPr="004A3E27" w:rsidRDefault="00F23E7F"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39">
    <w:p w14:paraId="05D75ECB" w14:textId="77777777" w:rsidR="00F23E7F" w:rsidRPr="004A3E27" w:rsidRDefault="00F23E7F" w:rsidP="00BD5BBE">
      <w:pPr>
        <w:pStyle w:val="footnote"/>
      </w:pPr>
      <w:r w:rsidRPr="004A3E27">
        <w:rPr>
          <w:rStyle w:val="FootnoteReference"/>
        </w:rPr>
        <w:footnoteRef/>
      </w:r>
      <w:r w:rsidRPr="004A3E27">
        <w:t xml:space="preserve"> Ps. 69:3-7 differs only slightly from Ps. 39:15-18.</w:t>
      </w:r>
    </w:p>
  </w:footnote>
  <w:footnote w:id="340">
    <w:p w14:paraId="3C5E1D6F" w14:textId="58735F32" w:rsidR="00F23E7F" w:rsidRDefault="00F23E7F" w:rsidP="004F3DCD">
      <w:pPr>
        <w:pStyle w:val="footnote"/>
      </w:pPr>
      <w:r>
        <w:rPr>
          <w:rStyle w:val="FootnoteReference"/>
        </w:rPr>
        <w:footnoteRef/>
      </w:r>
      <w:r>
        <w:t xml:space="preserve"> [JS] “Good! Good!”, or “Aha! Aha!”, or “Well done! Well done!” what one says when they think they have beaten their opponent.</w:t>
      </w:r>
    </w:p>
  </w:footnote>
  <w:footnote w:id="341">
    <w:p w14:paraId="325C5542" w14:textId="77777777" w:rsidR="00F23E7F" w:rsidRPr="004A3E27" w:rsidRDefault="00F23E7F" w:rsidP="00BD5BBE">
      <w:pPr>
        <w:pStyle w:val="footnote"/>
      </w:pPr>
      <w:r w:rsidRPr="004A3E27">
        <w:rPr>
          <w:rStyle w:val="FootnoteReference"/>
        </w:rPr>
        <w:footnoteRef/>
      </w:r>
      <w:r w:rsidRPr="004A3E27">
        <w:t xml:space="preserve"> The first three lines of Psalms 70 and 30 are identical. See footnote there.</w:t>
      </w:r>
    </w:p>
  </w:footnote>
  <w:footnote w:id="342">
    <w:p w14:paraId="1B3F91B5" w14:textId="58F71B16" w:rsidR="00F23E7F" w:rsidRPr="004A3E27" w:rsidRDefault="00F23E7F"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3">
    <w:p w14:paraId="1479583A" w14:textId="0156B220" w:rsidR="00F23E7F" w:rsidRDefault="00F23E7F" w:rsidP="00C614C7">
      <w:pPr>
        <w:pStyle w:val="footnote"/>
      </w:pPr>
      <w:r>
        <w:rPr>
          <w:rStyle w:val="FootnoteReference"/>
        </w:rPr>
        <w:footnoteRef/>
      </w:r>
      <w:r>
        <w:t xml:space="preserve"> [JS] literally, “arm”.</w:t>
      </w:r>
    </w:p>
  </w:footnote>
  <w:footnote w:id="344">
    <w:p w14:paraId="523E76EA" w14:textId="77777777" w:rsidR="00F23E7F" w:rsidRPr="004A3E27" w:rsidRDefault="00F23E7F" w:rsidP="00C614C7">
      <w:pPr>
        <w:pStyle w:val="footnote"/>
      </w:pPr>
      <w:r w:rsidRPr="004A3E27">
        <w:rPr>
          <w:rStyle w:val="FootnoteReference"/>
        </w:rPr>
        <w:footnoteRef/>
      </w:r>
      <w:r w:rsidRPr="004A3E27">
        <w:t xml:space="preserve"> Ephes. 3:10; 4:8.</w:t>
      </w:r>
    </w:p>
  </w:footnote>
  <w:footnote w:id="345">
    <w:p w14:paraId="65732174" w14:textId="7AFAEA7C" w:rsidR="00F23E7F" w:rsidRDefault="00F23E7F" w:rsidP="00E269C1">
      <w:pPr>
        <w:pStyle w:val="footnote"/>
      </w:pPr>
      <w:r>
        <w:rPr>
          <w:rStyle w:val="FootnoteReference"/>
        </w:rPr>
        <w:footnoteRef/>
      </w:r>
      <w:r>
        <w:t xml:space="preserve"> [JS] or “praise Your” or “acknowledge You”, or “thankfully confess with praise [for Your]”</w:t>
      </w:r>
    </w:p>
  </w:footnote>
  <w:footnote w:id="346">
    <w:p w14:paraId="63D5291B" w14:textId="120CBC18" w:rsidR="00F23E7F" w:rsidRPr="004A3E27" w:rsidRDefault="00F23E7F"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47">
    <w:p w14:paraId="0396CA5A" w14:textId="2DEA52B7" w:rsidR="00F23E7F" w:rsidRPr="004A3E27" w:rsidRDefault="00F23E7F"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48">
    <w:p w14:paraId="145DE01A" w14:textId="6D6C89A5" w:rsidR="00F23E7F" w:rsidRDefault="00F23E7F" w:rsidP="00733705">
      <w:pPr>
        <w:pStyle w:val="footnote"/>
      </w:pPr>
      <w:r>
        <w:rPr>
          <w:rStyle w:val="FootnoteReference"/>
        </w:rPr>
        <w:footnoteRef/>
      </w:r>
      <w:r>
        <w:t xml:space="preserve"> [JS] literally “He will judge the poor of the people.”</w:t>
      </w:r>
    </w:p>
  </w:footnote>
  <w:footnote w:id="349">
    <w:p w14:paraId="4ADD947E" w14:textId="3381547D" w:rsidR="00F23E7F" w:rsidRPr="004A3E27" w:rsidRDefault="00F23E7F"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0">
    <w:p w14:paraId="31968FA6" w14:textId="77777777" w:rsidR="00F23E7F" w:rsidRPr="004A3E27" w:rsidRDefault="00F23E7F" w:rsidP="00BD5BBE">
      <w:pPr>
        <w:pStyle w:val="footnote"/>
      </w:pPr>
      <w:r w:rsidRPr="004A3E27">
        <w:rPr>
          <w:rStyle w:val="FootnoteReference"/>
        </w:rPr>
        <w:footnoteRef/>
      </w:r>
      <w:r w:rsidRPr="004A3E27">
        <w:t xml:space="preserve"> Rivers: Tigris and Euphrates.</w:t>
      </w:r>
    </w:p>
  </w:footnote>
  <w:footnote w:id="351">
    <w:p w14:paraId="7811A007" w14:textId="64EFDFFD" w:rsidR="00F23E7F" w:rsidRPr="004A3E27" w:rsidRDefault="00F23E7F" w:rsidP="00BD5BBE">
      <w:pPr>
        <w:pStyle w:val="footnote"/>
      </w:pPr>
      <w:r w:rsidRPr="004A3E27">
        <w:rPr>
          <w:rStyle w:val="FootnoteReference"/>
        </w:rPr>
        <w:footnoteRef/>
      </w:r>
      <w:r w:rsidRPr="004A3E27">
        <w:t xml:space="preserve"> </w:t>
      </w:r>
      <w:r>
        <w:t>Cf</w:t>
      </w:r>
      <w:r w:rsidRPr="004A3E27">
        <w:t>. Ps. 47:8.</w:t>
      </w:r>
    </w:p>
  </w:footnote>
  <w:footnote w:id="352">
    <w:p w14:paraId="34781B0F" w14:textId="1A0B612C" w:rsidR="00F23E7F" w:rsidRDefault="00F23E7F" w:rsidP="00E269C1">
      <w:pPr>
        <w:pStyle w:val="footnote"/>
      </w:pPr>
      <w:r>
        <w:rPr>
          <w:rStyle w:val="FootnoteReference"/>
        </w:rPr>
        <w:footnoteRef/>
      </w:r>
      <w:r>
        <w:t xml:space="preserve"> [JS] literally “do obeisance to”, i.e. the physical act of prostrating or bowing down.</w:t>
      </w:r>
    </w:p>
  </w:footnote>
  <w:footnote w:id="353">
    <w:p w14:paraId="57352CBF" w14:textId="0D12012F" w:rsidR="00F23E7F" w:rsidRPr="004A3E27" w:rsidRDefault="00F23E7F" w:rsidP="00BD5BBE">
      <w:pPr>
        <w:pStyle w:val="footnote"/>
      </w:pPr>
      <w:r w:rsidRPr="004A3E27">
        <w:rPr>
          <w:rStyle w:val="FootnoteReference"/>
        </w:rPr>
        <w:footnoteRef/>
      </w:r>
      <w:r w:rsidRPr="004A3E27">
        <w:t xml:space="preserve"> </w:t>
      </w:r>
      <w:r>
        <w:t>Cf</w:t>
      </w:r>
      <w:r w:rsidRPr="004A3E27">
        <w:t>. Rev. 1:18; Heb. 7:25; Num. 14:28.</w:t>
      </w:r>
    </w:p>
  </w:footnote>
  <w:footnote w:id="354">
    <w:p w14:paraId="2E026D23" w14:textId="77777777" w:rsidR="00F23E7F" w:rsidRPr="004A3E27" w:rsidRDefault="00F23E7F"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55">
    <w:p w14:paraId="550199CE" w14:textId="322C0FE5" w:rsidR="00F23E7F" w:rsidRDefault="00F23E7F" w:rsidP="005B5466">
      <w:pPr>
        <w:pStyle w:val="footnote"/>
      </w:pPr>
      <w:r>
        <w:rPr>
          <w:rStyle w:val="FootnoteReference"/>
        </w:rPr>
        <w:footnoteRef/>
      </w:r>
      <w:r>
        <w:t xml:space="preserve"> [JS] or, “So be it! So be it!”</w:t>
      </w:r>
    </w:p>
  </w:footnote>
  <w:footnote w:id="356">
    <w:p w14:paraId="2E2191B6" w14:textId="77777777" w:rsidR="00F23E7F" w:rsidRPr="004A3E27" w:rsidRDefault="00F23E7F"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57">
    <w:p w14:paraId="58DFBD38" w14:textId="77777777" w:rsidR="00F23E7F" w:rsidRPr="004A3E27" w:rsidRDefault="00F23E7F"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F23E7F" w:rsidRPr="004A3E27" w:rsidRDefault="00F23E7F" w:rsidP="00BD5BBE">
      <w:pPr>
        <w:pStyle w:val="footnote"/>
      </w:pPr>
      <w:r w:rsidRPr="004A3E27">
        <w:tab/>
        <w:t>For them there are no pains;</w:t>
      </w:r>
    </w:p>
    <w:p w14:paraId="15E57D33" w14:textId="77777777" w:rsidR="00F23E7F" w:rsidRPr="004A3E27" w:rsidRDefault="00F23E7F" w:rsidP="00BD5BBE">
      <w:pPr>
        <w:pStyle w:val="footnote"/>
      </w:pPr>
      <w:r w:rsidRPr="004A3E27">
        <w:tab/>
        <w:t>fit and strong are their bodies.</w:t>
      </w:r>
    </w:p>
  </w:footnote>
  <w:footnote w:id="358">
    <w:p w14:paraId="2000D9CE" w14:textId="77777777" w:rsidR="00F23E7F" w:rsidRPr="004A3E27" w:rsidRDefault="00F23E7F" w:rsidP="00BD5BBE">
      <w:pPr>
        <w:pStyle w:val="footnote"/>
      </w:pPr>
      <w:r w:rsidRPr="004A3E27">
        <w:rPr>
          <w:rStyle w:val="FootnoteReference"/>
        </w:rPr>
        <w:footnoteRef/>
      </w:r>
      <w:r w:rsidRPr="004A3E27">
        <w:t xml:space="preserve"> The apparent success and prosperity of the godless is transitory and short-lived.</w:t>
      </w:r>
    </w:p>
  </w:footnote>
  <w:footnote w:id="359">
    <w:p w14:paraId="5BB08A3A" w14:textId="77777777" w:rsidR="00F23E7F" w:rsidRPr="004A3E27" w:rsidRDefault="00F23E7F"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0">
    <w:p w14:paraId="1EB3BD79" w14:textId="77777777" w:rsidR="00F23E7F" w:rsidRPr="004A3E27" w:rsidRDefault="00F23E7F"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1">
    <w:p w14:paraId="70787BBC" w14:textId="7DA1EC54" w:rsidR="00F23E7F" w:rsidRPr="004A3E27" w:rsidRDefault="00F23E7F"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2">
    <w:p w14:paraId="592FBEA7" w14:textId="77777777" w:rsidR="00F23E7F" w:rsidRPr="004A3E27" w:rsidRDefault="00F23E7F"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3">
    <w:p w14:paraId="17B1E11D" w14:textId="77777777" w:rsidR="00F23E7F" w:rsidRPr="004A3E27" w:rsidRDefault="00F23E7F"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4">
    <w:p w14:paraId="1E15E436" w14:textId="77777777" w:rsidR="00F23E7F" w:rsidRPr="004A3E27" w:rsidRDefault="00F23E7F"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65">
    <w:p w14:paraId="52B2065B" w14:textId="28E7781C" w:rsidR="00F23E7F" w:rsidRDefault="00F23E7F" w:rsidP="004B0577">
      <w:pPr>
        <w:pStyle w:val="footnote"/>
      </w:pPr>
      <w:r>
        <w:rPr>
          <w:rStyle w:val="FootnoteReference"/>
        </w:rPr>
        <w:footnoteRef/>
      </w:r>
      <w:r>
        <w:t xml:space="preserve"> [JS] holy places, could refer to a place, or people, i.e. “among Your saints”.</w:t>
      </w:r>
    </w:p>
  </w:footnote>
  <w:footnote w:id="366">
    <w:p w14:paraId="3D3DC9BD" w14:textId="4BA8FE39" w:rsidR="00F23E7F" w:rsidRDefault="00F23E7F" w:rsidP="004B0577">
      <w:pPr>
        <w:pStyle w:val="footnote"/>
      </w:pPr>
      <w:r>
        <w:rPr>
          <w:rStyle w:val="FootnoteReference"/>
        </w:rPr>
        <w:footnoteRef/>
      </w:r>
      <w:r>
        <w:t xml:space="preserve"> [JS] or emblems.</w:t>
      </w:r>
    </w:p>
  </w:footnote>
  <w:footnote w:id="367">
    <w:p w14:paraId="48E0BAD1" w14:textId="77777777" w:rsidR="00F23E7F" w:rsidRPr="004A3E27" w:rsidRDefault="00F23E7F" w:rsidP="00BD5BBE">
      <w:pPr>
        <w:pStyle w:val="footnote"/>
      </w:pPr>
      <w:r w:rsidRPr="004A3E27">
        <w:rPr>
          <w:rStyle w:val="FootnoteReference"/>
        </w:rPr>
        <w:footnoteRef/>
      </w:r>
      <w:r w:rsidRPr="004A3E27">
        <w:t xml:space="preserve"> Signs and miracles of God’s presence, protection and deliverance.</w:t>
      </w:r>
    </w:p>
  </w:footnote>
  <w:footnote w:id="368">
    <w:p w14:paraId="706BBD8A" w14:textId="77777777" w:rsidR="00F23E7F" w:rsidRPr="004A3E27" w:rsidRDefault="00F23E7F"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69">
    <w:p w14:paraId="70533A43" w14:textId="77777777" w:rsidR="00F23E7F" w:rsidRPr="004A3E27" w:rsidRDefault="00F23E7F"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0">
    <w:p w14:paraId="2451EBE5" w14:textId="284A8300" w:rsidR="00F23E7F" w:rsidRDefault="00F23E7F" w:rsidP="00E269C1">
      <w:pPr>
        <w:pStyle w:val="footnote"/>
      </w:pPr>
      <w:r>
        <w:rPr>
          <w:rStyle w:val="FootnoteReference"/>
        </w:rPr>
        <w:footnoteRef/>
      </w:r>
      <w:r>
        <w:t xml:space="preserve"> [JS] or “give thanks to You” or “thankfully confess you with praise”</w:t>
      </w:r>
    </w:p>
  </w:footnote>
  <w:footnote w:id="371">
    <w:p w14:paraId="13B7F9F8" w14:textId="32B2D2FD" w:rsidR="00F23E7F" w:rsidRDefault="00F23E7F" w:rsidP="00220BA1">
      <w:pPr>
        <w:pStyle w:val="footnote"/>
      </w:pPr>
      <w:r>
        <w:rPr>
          <w:rStyle w:val="FootnoteReference"/>
        </w:rPr>
        <w:footnoteRef/>
      </w:r>
      <w:r>
        <w:t xml:space="preserve"> [JS] literally “from egress nor from setting” (NETS). OSB has “from the sunrise nor the sunset.”</w:t>
      </w:r>
    </w:p>
  </w:footnote>
  <w:footnote w:id="372">
    <w:p w14:paraId="5A7D4EBB" w14:textId="6C2E1ACC" w:rsidR="00F23E7F" w:rsidRDefault="00F23E7F" w:rsidP="00220BA1">
      <w:pPr>
        <w:pStyle w:val="footnote"/>
      </w:pPr>
      <w:r>
        <w:rPr>
          <w:rStyle w:val="FootnoteReference"/>
        </w:rPr>
        <w:footnoteRef/>
      </w:r>
      <w:r>
        <w:t xml:space="preserve"> [JS] literally “horn”, here and below.</w:t>
      </w:r>
    </w:p>
  </w:footnote>
  <w:footnote w:id="373">
    <w:p w14:paraId="43EF022B" w14:textId="270DF778" w:rsidR="00F23E7F" w:rsidRPr="004A3E27" w:rsidRDefault="00F23E7F"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4">
    <w:p w14:paraId="4332FFC4" w14:textId="6C5875B6" w:rsidR="00F23E7F" w:rsidRPr="004A3E27" w:rsidRDefault="00F23E7F" w:rsidP="00BD5BBE">
      <w:pPr>
        <w:pStyle w:val="footnote"/>
      </w:pPr>
      <w:r w:rsidRPr="004A3E27">
        <w:rPr>
          <w:rStyle w:val="FootnoteReference"/>
        </w:rPr>
        <w:footnoteRef/>
      </w:r>
      <w:r w:rsidRPr="004A3E27">
        <w:t xml:space="preserve"> </w:t>
      </w:r>
      <w:r>
        <w:t>Cf</w:t>
      </w:r>
      <w:r w:rsidRPr="004A3E27">
        <w:t>. Ps. 45:10; Is. 2:4; 11:9; 65:25; Hos. 2:18; Zac. 9:10.</w:t>
      </w:r>
    </w:p>
  </w:footnote>
  <w:footnote w:id="375">
    <w:p w14:paraId="168ADB5F" w14:textId="77777777" w:rsidR="00F23E7F" w:rsidRPr="004A3E27" w:rsidRDefault="00F23E7F" w:rsidP="00BD5BBE">
      <w:pPr>
        <w:pStyle w:val="footnote"/>
      </w:pPr>
      <w:r w:rsidRPr="004A3E27">
        <w:rPr>
          <w:rStyle w:val="FootnoteReference"/>
        </w:rPr>
        <w:footnoteRef/>
      </w:r>
      <w:r w:rsidRPr="004A3E27">
        <w:t xml:space="preserve"> Sinai and Zion, Moses and Christ, the Law and the Gospel enlighten the earth.</w:t>
      </w:r>
    </w:p>
  </w:footnote>
  <w:footnote w:id="376">
    <w:p w14:paraId="680E84D4" w14:textId="296262B0" w:rsidR="00F23E7F" w:rsidRPr="004A3E27" w:rsidRDefault="00F23E7F"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77">
    <w:p w14:paraId="100AB77F" w14:textId="77777777" w:rsidR="00F23E7F" w:rsidRPr="004A3E27" w:rsidRDefault="00F23E7F"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78">
    <w:p w14:paraId="19D36410" w14:textId="52AB6CF1" w:rsidR="00F23E7F" w:rsidRDefault="00F23E7F"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79">
    <w:p w14:paraId="2AEE0DC8" w14:textId="2C9926C9" w:rsidR="00F23E7F" w:rsidRDefault="00F23E7F" w:rsidP="0077116C">
      <w:pPr>
        <w:pStyle w:val="footnote"/>
      </w:pPr>
      <w:r>
        <w:rPr>
          <w:rStyle w:val="FootnoteReference"/>
        </w:rPr>
        <w:footnoteRef/>
      </w:r>
      <w:r>
        <w:t xml:space="preserve"> [JS] literally, “their voice”</w:t>
      </w:r>
    </w:p>
  </w:footnote>
  <w:footnote w:id="380">
    <w:p w14:paraId="691BE305" w14:textId="638D6FB9" w:rsidR="00F23E7F" w:rsidRDefault="00F23E7F" w:rsidP="0077116C">
      <w:pPr>
        <w:pStyle w:val="footnote"/>
      </w:pPr>
      <w:r>
        <w:rPr>
          <w:rStyle w:val="FootnoteReference"/>
        </w:rPr>
        <w:footnoteRef/>
      </w:r>
      <w:r>
        <w:t xml:space="preserve"> [JS] literally, “arrows”</w:t>
      </w:r>
    </w:p>
  </w:footnote>
  <w:footnote w:id="381">
    <w:p w14:paraId="02B0A65D" w14:textId="5AC6E269" w:rsidR="00F23E7F" w:rsidRDefault="00F23E7F" w:rsidP="0077116C">
      <w:pPr>
        <w:pStyle w:val="footnote"/>
      </w:pPr>
      <w:r>
        <w:rPr>
          <w:rStyle w:val="FootnoteReference"/>
        </w:rPr>
        <w:footnoteRef/>
      </w:r>
      <w:r>
        <w:t xml:space="preserve"> [JS] literally, “voice”</w:t>
      </w:r>
    </w:p>
  </w:footnote>
  <w:footnote w:id="382">
    <w:p w14:paraId="062E4DFE" w14:textId="77777777" w:rsidR="00F23E7F" w:rsidRDefault="00F23E7F"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F23E7F" w:rsidRDefault="00F23E7F" w:rsidP="00BD5BBE">
      <w:pPr>
        <w:pStyle w:val="footnote"/>
      </w:pPr>
      <w:r>
        <w:tab/>
        <w:t>‘I will speak My mind in parables,</w:t>
      </w:r>
    </w:p>
    <w:p w14:paraId="04636509" w14:textId="5081AB06" w:rsidR="00F23E7F" w:rsidRDefault="00F23E7F" w:rsidP="00BD5BBE">
      <w:pPr>
        <w:pStyle w:val="footnote"/>
      </w:pPr>
      <w:r>
        <w:tab/>
        <w:t>divulge secrets hidden since creation’ (cf. Rev. 3:14).</w:t>
      </w:r>
    </w:p>
  </w:footnote>
  <w:footnote w:id="383">
    <w:p w14:paraId="7427B3ED" w14:textId="77777777" w:rsidR="00F23E7F" w:rsidRDefault="00F23E7F"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4">
    <w:p w14:paraId="322E8B00" w14:textId="45C17DD9" w:rsidR="00F23E7F" w:rsidRDefault="00F23E7F" w:rsidP="00BD5BBE">
      <w:pPr>
        <w:pStyle w:val="footnote"/>
      </w:pPr>
      <w:r>
        <w:rPr>
          <w:rStyle w:val="FootnoteReference"/>
        </w:rPr>
        <w:footnoteRef/>
      </w:r>
      <w:r>
        <w:t xml:space="preserve"> Ephraim = Israel (cf. Hos. 7; Num. 14; 1 Sam. 4).</w:t>
      </w:r>
    </w:p>
  </w:footnote>
  <w:footnote w:id="385">
    <w:p w14:paraId="0E4A044E" w14:textId="4F6EBBCE" w:rsidR="00F23E7F" w:rsidRDefault="00F23E7F" w:rsidP="008A536F">
      <w:pPr>
        <w:pStyle w:val="footnote"/>
      </w:pPr>
      <w:r>
        <w:rPr>
          <w:rStyle w:val="FootnoteReference"/>
        </w:rPr>
        <w:footnoteRef/>
      </w:r>
      <w:r>
        <w:t xml:space="preserve"> [JS] literally, “a waterless land”</w:t>
      </w:r>
    </w:p>
  </w:footnote>
  <w:footnote w:id="386">
    <w:p w14:paraId="3E975B3D" w14:textId="77777777" w:rsidR="00F23E7F" w:rsidRDefault="00F23E7F" w:rsidP="00BD5BBE">
      <w:pPr>
        <w:pStyle w:val="footnote"/>
      </w:pPr>
      <w:r>
        <w:rPr>
          <w:rStyle w:val="FootnoteReference"/>
        </w:rPr>
        <w:footnoteRef/>
      </w:r>
      <w:r>
        <w:t xml:space="preserve"> He deferred giving them the promised food and the Promised Land.</w:t>
      </w:r>
    </w:p>
  </w:footnote>
  <w:footnote w:id="387">
    <w:p w14:paraId="0FFCC018" w14:textId="5FB43138" w:rsidR="00F23E7F" w:rsidRDefault="00F23E7F"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88">
    <w:p w14:paraId="7932D42F" w14:textId="0C4D29DA" w:rsidR="00F23E7F" w:rsidRDefault="00F23E7F" w:rsidP="00287CDE">
      <w:pPr>
        <w:pStyle w:val="footnote"/>
      </w:pPr>
      <w:r>
        <w:rPr>
          <w:rStyle w:val="FootnoteReference"/>
        </w:rPr>
        <w:footnoteRef/>
      </w:r>
      <w:r>
        <w:t xml:space="preserve"> [JS] Fr. Lazarus has “recovered from wine”</w:t>
      </w:r>
    </w:p>
  </w:footnote>
  <w:footnote w:id="389">
    <w:p w14:paraId="4F93FDA3" w14:textId="3D07B295" w:rsidR="00F23E7F" w:rsidRDefault="00F23E7F"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0">
    <w:p w14:paraId="7B76452E" w14:textId="635C6B00" w:rsidR="00F23E7F" w:rsidRDefault="00F23E7F" w:rsidP="00BD5BBE">
      <w:pPr>
        <w:pStyle w:val="footnote"/>
      </w:pPr>
      <w:r>
        <w:rPr>
          <w:rStyle w:val="FootnoteReference"/>
        </w:rPr>
        <w:footnoteRef/>
      </w:r>
      <w:r>
        <w:t xml:space="preserve"> sanctuary: </w:t>
      </w:r>
      <w:r w:rsidRPr="00636EF6">
        <w:rPr>
          <w:i/>
        </w:rPr>
        <w:t>lit</w:t>
      </w:r>
      <w:r>
        <w:t>. place. Cf. Psalm 131:5 and footnote there.</w:t>
      </w:r>
    </w:p>
  </w:footnote>
  <w:footnote w:id="391">
    <w:p w14:paraId="0348F64B" w14:textId="77777777" w:rsidR="00F23E7F" w:rsidRDefault="00F23E7F" w:rsidP="00BD5BBE">
      <w:pPr>
        <w:pStyle w:val="footnote"/>
      </w:pPr>
      <w:r>
        <w:rPr>
          <w:rStyle w:val="FootnoteReference"/>
        </w:rPr>
        <w:footnoteRef/>
      </w:r>
      <w:r>
        <w:t xml:space="preserve"> John 15.</w:t>
      </w:r>
    </w:p>
  </w:footnote>
  <w:footnote w:id="392">
    <w:p w14:paraId="211D4309" w14:textId="77777777" w:rsidR="00F23E7F" w:rsidRDefault="00F23E7F" w:rsidP="00BD5BBE">
      <w:pPr>
        <w:pStyle w:val="footnote"/>
      </w:pPr>
      <w:r>
        <w:rPr>
          <w:rStyle w:val="FootnoteReference"/>
        </w:rPr>
        <w:footnoteRef/>
      </w:r>
      <w:r>
        <w:t xml:space="preserve"> Joseph = Israel (Gen. 40:23; 48:15; Amos 6:6).</w:t>
      </w:r>
    </w:p>
  </w:footnote>
  <w:footnote w:id="393">
    <w:p w14:paraId="7AA1750E" w14:textId="77777777" w:rsidR="00F23E7F" w:rsidRDefault="00F23E7F" w:rsidP="00BD5BBE">
      <w:pPr>
        <w:pStyle w:val="footnote"/>
      </w:pPr>
      <w:r>
        <w:rPr>
          <w:rStyle w:val="FootnoteReference"/>
        </w:rPr>
        <w:footnoteRef/>
      </w:r>
      <w:r>
        <w:t xml:space="preserve"> 2 Sam. 6:2 (LXX).</w:t>
      </w:r>
    </w:p>
  </w:footnote>
  <w:footnote w:id="394">
    <w:p w14:paraId="4A2B3530" w14:textId="5B5CF4B9" w:rsidR="00F23E7F" w:rsidRDefault="00F23E7F" w:rsidP="006B0A9B">
      <w:pPr>
        <w:pStyle w:val="footnote"/>
      </w:pPr>
      <w:r>
        <w:rPr>
          <w:rStyle w:val="FootnoteReference"/>
        </w:rPr>
        <w:footnoteRef/>
      </w:r>
      <w:r>
        <w:t xml:space="preserve"> [JS] or “appear” or “reveal Yourself”</w:t>
      </w:r>
    </w:p>
  </w:footnote>
  <w:footnote w:id="395">
    <w:p w14:paraId="502F316B" w14:textId="0CF056C9" w:rsidR="00F23E7F" w:rsidRDefault="00F23E7F" w:rsidP="00542B9B">
      <w:pPr>
        <w:pStyle w:val="footnote"/>
      </w:pPr>
      <w:r>
        <w:rPr>
          <w:rStyle w:val="FootnoteReference"/>
        </w:rPr>
        <w:footnoteRef/>
      </w:r>
      <w:r>
        <w:t xml:space="preserve"> [JS] or “reveal Your face”.</w:t>
      </w:r>
    </w:p>
  </w:footnote>
  <w:footnote w:id="396">
    <w:p w14:paraId="1F148131" w14:textId="7C16470D" w:rsidR="00F23E7F" w:rsidRDefault="00F23E7F"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397">
    <w:p w14:paraId="70ACE5E0" w14:textId="77777777" w:rsidR="00F23E7F" w:rsidRDefault="00F23E7F" w:rsidP="00BD5BBE">
      <w:pPr>
        <w:pStyle w:val="footnote"/>
      </w:pPr>
      <w:r>
        <w:rPr>
          <w:rStyle w:val="FootnoteReference"/>
        </w:rPr>
        <w:footnoteRef/>
      </w:r>
      <w:r>
        <w:t xml:space="preserve"> ‘What tongue? The voice of God’ (St Athanasius).</w:t>
      </w:r>
    </w:p>
  </w:footnote>
  <w:footnote w:id="398">
    <w:p w14:paraId="33FBC19B" w14:textId="77777777" w:rsidR="00F23E7F" w:rsidRDefault="00F23E7F" w:rsidP="00BD5BBE">
      <w:pPr>
        <w:pStyle w:val="footnote"/>
      </w:pPr>
      <w:r>
        <w:rPr>
          <w:rStyle w:val="FootnoteReference"/>
        </w:rPr>
        <w:footnoteRef/>
      </w:r>
      <w:r>
        <w:t xml:space="preserve"> Exodus 9:23; 19:16.</w:t>
      </w:r>
    </w:p>
  </w:footnote>
  <w:footnote w:id="399">
    <w:p w14:paraId="5C3F1B44" w14:textId="608ECC60" w:rsidR="00F23E7F" w:rsidRDefault="00F23E7F" w:rsidP="00BD5BBE">
      <w:pPr>
        <w:pStyle w:val="footnote"/>
      </w:pPr>
      <w:r>
        <w:rPr>
          <w:rStyle w:val="FootnoteReference"/>
        </w:rPr>
        <w:footnoteRef/>
      </w:r>
      <w:r>
        <w:t xml:space="preserve"> ‘You have always been deaf to His voice, blind to the vision of Him’ (Jn. 5:37; cf. Deut. 18:16; Isaiah 48:18).</w:t>
      </w:r>
    </w:p>
  </w:footnote>
  <w:footnote w:id="400">
    <w:p w14:paraId="7C05F63D" w14:textId="2961204D" w:rsidR="00F23E7F" w:rsidRDefault="00F23E7F"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1">
    <w:p w14:paraId="0BC469A4" w14:textId="77777777" w:rsidR="00F23E7F" w:rsidRDefault="00F23E7F" w:rsidP="00BD5BBE">
      <w:pPr>
        <w:pStyle w:val="footnote"/>
      </w:pPr>
      <w:r>
        <w:rPr>
          <w:rStyle w:val="FootnoteReference"/>
        </w:rPr>
        <w:footnoteRef/>
      </w:r>
      <w:r>
        <w:t xml:space="preserve"> </w:t>
      </w:r>
      <w:r>
        <w:rPr>
          <w:i/>
        </w:rPr>
        <w:t>See the previous footnote</w:t>
      </w:r>
      <w:r>
        <w:t>.</w:t>
      </w:r>
    </w:p>
  </w:footnote>
  <w:footnote w:id="402">
    <w:p w14:paraId="09156637" w14:textId="44D0701B" w:rsidR="00F23E7F" w:rsidRDefault="00F23E7F" w:rsidP="00BD5BBE">
      <w:pPr>
        <w:pStyle w:val="footnote"/>
      </w:pPr>
      <w:r>
        <w:rPr>
          <w:rStyle w:val="FootnoteReference"/>
        </w:rPr>
        <w:footnoteRef/>
      </w:r>
      <w:r>
        <w:t xml:space="preserve"> Cf. Isaiah 36:6; 2 Chron. 32:8; 1 Tim. 6:17; Ps. 74:4; Gal. 2:9; 1 Sam. 2:8.</w:t>
      </w:r>
    </w:p>
  </w:footnote>
  <w:footnote w:id="403">
    <w:p w14:paraId="14FEF0D9" w14:textId="77777777" w:rsidR="00F23E7F" w:rsidRDefault="00F23E7F" w:rsidP="00BD5BBE">
      <w:pPr>
        <w:pStyle w:val="footnote"/>
      </w:pPr>
      <w:r>
        <w:rPr>
          <w:rStyle w:val="FootnoteReference"/>
        </w:rPr>
        <w:footnoteRef/>
      </w:r>
      <w:r>
        <w:t xml:space="preserve"> John 10:34-36.</w:t>
      </w:r>
    </w:p>
  </w:footnote>
  <w:footnote w:id="404">
    <w:p w14:paraId="136A7666" w14:textId="77777777" w:rsidR="00F23E7F" w:rsidRDefault="00F23E7F" w:rsidP="00BD5BBE">
      <w:pPr>
        <w:pStyle w:val="footnote"/>
      </w:pPr>
      <w:r>
        <w:rPr>
          <w:rStyle w:val="FootnoteReference"/>
        </w:rPr>
        <w:footnoteRef/>
      </w:r>
      <w:r>
        <w:t xml:space="preserve"> This prayer is already answered (John 3:18; 9:39; 12:31; Acts 17:31).</w:t>
      </w:r>
    </w:p>
  </w:footnote>
  <w:footnote w:id="405">
    <w:p w14:paraId="764CD80E" w14:textId="77777777" w:rsidR="00F23E7F" w:rsidRDefault="00F23E7F" w:rsidP="00BD5BBE">
      <w:pPr>
        <w:pStyle w:val="footnote"/>
      </w:pPr>
      <w:r>
        <w:rPr>
          <w:rStyle w:val="FootnoteReference"/>
        </w:rPr>
        <w:footnoteRef/>
      </w:r>
      <w:r>
        <w:t xml:space="preserve"> </w:t>
      </w:r>
      <w:r w:rsidRPr="003111C9">
        <w:rPr>
          <w:i/>
        </w:rPr>
        <w:t>Lit</w:t>
      </w:r>
      <w:r>
        <w:t>. ‘How beloved are Your dwellings.’</w:t>
      </w:r>
    </w:p>
  </w:footnote>
  <w:footnote w:id="406">
    <w:p w14:paraId="7D098958" w14:textId="77777777" w:rsidR="00F23E7F" w:rsidRDefault="00F23E7F" w:rsidP="00BD5BBE">
      <w:pPr>
        <w:pStyle w:val="footnote"/>
      </w:pPr>
      <w:r>
        <w:rPr>
          <w:rStyle w:val="FootnoteReference"/>
        </w:rPr>
        <w:footnoteRef/>
      </w:r>
      <w:r>
        <w:t xml:space="preserve"> Man has made a mess of the earth (Gen. 3; Isaiah 24:4-6 etc.)</w:t>
      </w:r>
    </w:p>
  </w:footnote>
  <w:footnote w:id="407">
    <w:p w14:paraId="65885EA4" w14:textId="7CFB9AA8" w:rsidR="00F23E7F" w:rsidRDefault="00F23E7F" w:rsidP="00C7094F">
      <w:pPr>
        <w:pStyle w:val="footnote"/>
      </w:pPr>
      <w:r>
        <w:rPr>
          <w:rStyle w:val="FootnoteReference"/>
        </w:rPr>
        <w:footnoteRef/>
      </w:r>
      <w:r>
        <w:t xml:space="preserve"> [JS] or “anointed”</w:t>
      </w:r>
    </w:p>
  </w:footnote>
  <w:footnote w:id="408">
    <w:p w14:paraId="71E6E356" w14:textId="3B6C4C62" w:rsidR="00F23E7F" w:rsidRDefault="00F23E7F" w:rsidP="00BD5BBE">
      <w:pPr>
        <w:pStyle w:val="footnote"/>
      </w:pPr>
      <w:r>
        <w:rPr>
          <w:rStyle w:val="FootnoteReference"/>
        </w:rPr>
        <w:footnoteRef/>
      </w:r>
      <w:r>
        <w:t xml:space="preserve"> Cf. Lk. 13:25; Mk. 4:11; Col. 4:5; Rev. 22:15.</w:t>
      </w:r>
    </w:p>
  </w:footnote>
  <w:footnote w:id="409">
    <w:p w14:paraId="39C94F4B" w14:textId="0B87A78E" w:rsidR="00F23E7F" w:rsidRDefault="00F23E7F" w:rsidP="006B0A9B">
      <w:pPr>
        <w:pStyle w:val="footnote"/>
      </w:pPr>
      <w:r>
        <w:rPr>
          <w:rStyle w:val="FootnoteReference"/>
        </w:rPr>
        <w:footnoteRef/>
      </w:r>
      <w:r>
        <w:t xml:space="preserve"> [JS] or “transgressions”</w:t>
      </w:r>
    </w:p>
  </w:footnote>
  <w:footnote w:id="410">
    <w:p w14:paraId="41AC4983" w14:textId="77777777" w:rsidR="00F23E7F" w:rsidRDefault="00F23E7F" w:rsidP="00BD5BBE">
      <w:pPr>
        <w:pStyle w:val="footnote"/>
      </w:pPr>
      <w:r>
        <w:rPr>
          <w:rStyle w:val="FootnoteReference"/>
        </w:rPr>
        <w:footnoteRef/>
      </w:r>
      <w:r>
        <w:t xml:space="preserve"> God is love. Love covers all sins (see 1 Jn. 4:16; 1 Pet. 4:8; Prov. 10:12; Jas. 5:20; Lk. 7:47).</w:t>
      </w:r>
    </w:p>
  </w:footnote>
  <w:footnote w:id="411">
    <w:p w14:paraId="3B0173D6" w14:textId="15DA3620" w:rsidR="00F23E7F" w:rsidRDefault="00F23E7F" w:rsidP="009745F6">
      <w:pPr>
        <w:pStyle w:val="footnote"/>
      </w:pPr>
      <w:r>
        <w:rPr>
          <w:rStyle w:val="FootnoteReference"/>
        </w:rPr>
        <w:footnoteRef/>
      </w:r>
      <w:r>
        <w:t xml:space="preserve"> [JS] Fr. Lazarus has, “convert us”</w:t>
      </w:r>
    </w:p>
  </w:footnote>
  <w:footnote w:id="412">
    <w:p w14:paraId="5359A239" w14:textId="2D06041F" w:rsidR="00F23E7F" w:rsidRDefault="00F23E7F" w:rsidP="009745F6">
      <w:pPr>
        <w:pStyle w:val="footnote"/>
      </w:pPr>
      <w:r>
        <w:rPr>
          <w:rStyle w:val="FootnoteReference"/>
        </w:rPr>
        <w:footnoteRef/>
      </w:r>
      <w:r>
        <w:t xml:space="preserve"> [JS] or “sprouted”</w:t>
      </w:r>
    </w:p>
  </w:footnote>
  <w:footnote w:id="413">
    <w:p w14:paraId="098CF664" w14:textId="4B2C526D" w:rsidR="00F23E7F" w:rsidRDefault="00F23E7F" w:rsidP="00BD5BBE">
      <w:pPr>
        <w:pStyle w:val="footnote"/>
      </w:pPr>
      <w:r>
        <w:rPr>
          <w:rStyle w:val="FootnoteReference"/>
        </w:rPr>
        <w:footnoteRef/>
      </w:r>
      <w:r>
        <w:t xml:space="preserve"> holy: cf. 1 Cor. 3:16,17; 6:15-19; Heb. 3:1; 12:10; 1 Pet. 1:15,16; 2 Pet. 1-4.</w:t>
      </w:r>
    </w:p>
  </w:footnote>
  <w:footnote w:id="414">
    <w:p w14:paraId="7FD51EF5" w14:textId="77777777" w:rsidR="00F23E7F" w:rsidRDefault="00F23E7F" w:rsidP="00BD5BBE">
      <w:pPr>
        <w:pStyle w:val="footnote"/>
      </w:pPr>
      <w:r>
        <w:rPr>
          <w:rStyle w:val="FootnoteReference"/>
        </w:rPr>
        <w:footnoteRef/>
      </w:r>
      <w:r>
        <w:t xml:space="preserve"> Powers of the soul are will, desire, intellect, understanding, memory, imagination.</w:t>
      </w:r>
    </w:p>
  </w:footnote>
  <w:footnote w:id="415">
    <w:p w14:paraId="5045F193" w14:textId="6C847ECE" w:rsidR="00F23E7F" w:rsidRDefault="00F23E7F" w:rsidP="00751701">
      <w:pPr>
        <w:pStyle w:val="footnote"/>
      </w:pPr>
      <w:r>
        <w:rPr>
          <w:rStyle w:val="FootnoteReference"/>
        </w:rPr>
        <w:footnoteRef/>
      </w:r>
      <w:r>
        <w:t xml:space="preserve"> [JS] literally, “voice”</w:t>
      </w:r>
    </w:p>
  </w:footnote>
  <w:footnote w:id="416">
    <w:p w14:paraId="3DAD2C70" w14:textId="080A36FD" w:rsidR="00F23E7F" w:rsidRDefault="00F23E7F" w:rsidP="00C32C04">
      <w:pPr>
        <w:pStyle w:val="footnote"/>
      </w:pPr>
      <w:r>
        <w:rPr>
          <w:rStyle w:val="FootnoteReference"/>
        </w:rPr>
        <w:footnoteRef/>
      </w:r>
      <w:r>
        <w:t xml:space="preserve"> [JS] Literally, “do obeisance”, i.e. physically bow down</w:t>
      </w:r>
    </w:p>
  </w:footnote>
  <w:footnote w:id="417">
    <w:p w14:paraId="2E11ABE5" w14:textId="77777777" w:rsidR="00F23E7F" w:rsidRDefault="00F23E7F" w:rsidP="00BD5BBE">
      <w:pPr>
        <w:pStyle w:val="footnote"/>
      </w:pPr>
      <w:r>
        <w:rPr>
          <w:rStyle w:val="FootnoteReference"/>
        </w:rPr>
        <w:footnoteRef/>
      </w:r>
      <w:r>
        <w:t xml:space="preserve"> ‘The song of the Lamb.’ (Rev. 15:3-5; John 12:32).</w:t>
      </w:r>
    </w:p>
  </w:footnote>
  <w:footnote w:id="418">
    <w:p w14:paraId="7112E84B" w14:textId="2D3BBD84" w:rsidR="00F23E7F" w:rsidRDefault="00F23E7F" w:rsidP="00C32C04">
      <w:pPr>
        <w:pStyle w:val="footnote"/>
      </w:pPr>
      <w:r>
        <w:rPr>
          <w:rStyle w:val="FootnoteReference"/>
        </w:rPr>
        <w:footnoteRef/>
      </w:r>
      <w:r>
        <w:t xml:space="preserve"> [JS] Or “I will give thanks to You,” or “I will thankfully confess You with praise”</w:t>
      </w:r>
    </w:p>
  </w:footnote>
  <w:footnote w:id="419">
    <w:p w14:paraId="108052F0" w14:textId="2ED40FDD" w:rsidR="00F23E7F" w:rsidRDefault="00F23E7F" w:rsidP="00C32C04">
      <w:pPr>
        <w:pStyle w:val="footnote"/>
      </w:pPr>
      <w:r>
        <w:rPr>
          <w:rStyle w:val="FootnoteReference"/>
        </w:rPr>
        <w:footnoteRef/>
      </w:r>
      <w:r>
        <w:t xml:space="preserve"> [JS] or “lawless”</w:t>
      </w:r>
    </w:p>
  </w:footnote>
  <w:footnote w:id="420">
    <w:p w14:paraId="76D459DC" w14:textId="1D5E39F2" w:rsidR="00F23E7F" w:rsidRDefault="00F23E7F" w:rsidP="004A5192">
      <w:pPr>
        <w:pStyle w:val="footnote"/>
      </w:pPr>
      <w:r>
        <w:rPr>
          <w:rStyle w:val="FootnoteReference"/>
        </w:rPr>
        <w:footnoteRef/>
      </w:r>
      <w:r>
        <w:t xml:space="preserve"> [JS] Or, “band”, “gathering”, or “synagogue”</w:t>
      </w:r>
    </w:p>
  </w:footnote>
  <w:footnote w:id="421">
    <w:p w14:paraId="664DD95E" w14:textId="08E445BA" w:rsidR="00F23E7F" w:rsidRDefault="00F23E7F" w:rsidP="004A5192">
      <w:pPr>
        <w:pStyle w:val="footnote"/>
      </w:pPr>
      <w:r>
        <w:rPr>
          <w:rStyle w:val="FootnoteReference"/>
        </w:rPr>
        <w:footnoteRef/>
      </w:r>
      <w:r>
        <w:t xml:space="preserve"> [JS] or “pitful”, or “full of pity”, but that has a different connotation in English today.</w:t>
      </w:r>
    </w:p>
  </w:footnote>
  <w:footnote w:id="422">
    <w:p w14:paraId="76FC32A6" w14:textId="12211DCE" w:rsidR="00F23E7F" w:rsidRDefault="00F23E7F"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3">
    <w:p w14:paraId="44300EEE" w14:textId="77777777" w:rsidR="00F23E7F" w:rsidRDefault="00F23E7F"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4">
    <w:p w14:paraId="585E74D4" w14:textId="33BA106A" w:rsidR="00F23E7F" w:rsidRDefault="00F23E7F" w:rsidP="00ED7AD3">
      <w:pPr>
        <w:pStyle w:val="footnote"/>
      </w:pPr>
      <w:r>
        <w:rPr>
          <w:rStyle w:val="FootnoteReference"/>
        </w:rPr>
        <w:footnoteRef/>
      </w:r>
      <w:r>
        <w:t xml:space="preserve"> [JS] or “Mother Zion will say,”</w:t>
      </w:r>
    </w:p>
  </w:footnote>
  <w:footnote w:id="425">
    <w:p w14:paraId="2178F99A" w14:textId="083F0AD6" w:rsidR="00F23E7F" w:rsidRDefault="00F23E7F" w:rsidP="00ED7AD3">
      <w:pPr>
        <w:pStyle w:val="footnote"/>
      </w:pPr>
      <w:r>
        <w:rPr>
          <w:rStyle w:val="FootnoteReference"/>
        </w:rPr>
        <w:footnoteRef/>
      </w:r>
      <w:r>
        <w:t xml:space="preserve"> [JS] Coptic has, “that a man and a man dwelt in her”</w:t>
      </w:r>
    </w:p>
  </w:footnote>
  <w:footnote w:id="426">
    <w:p w14:paraId="02B9876C" w14:textId="77777777" w:rsidR="00F23E7F" w:rsidRDefault="00F23E7F"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27">
    <w:p w14:paraId="6A0707A1" w14:textId="1AC8DF0B" w:rsidR="00F23E7F" w:rsidRDefault="00F23E7F" w:rsidP="004E2A9B">
      <w:pPr>
        <w:pStyle w:val="footnote"/>
      </w:pPr>
      <w:r>
        <w:rPr>
          <w:rStyle w:val="FootnoteReference"/>
        </w:rPr>
        <w:footnoteRef/>
      </w:r>
      <w:r>
        <w:t xml:space="preserve"> [JS] or, “corpses”</w:t>
      </w:r>
    </w:p>
  </w:footnote>
  <w:footnote w:id="428">
    <w:p w14:paraId="228CEE3D" w14:textId="77777777" w:rsidR="00F23E7F" w:rsidRDefault="00F23E7F"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29">
    <w:p w14:paraId="462F1208" w14:textId="4D992D60" w:rsidR="00F23E7F" w:rsidRDefault="00F23E7F" w:rsidP="004E2A9B">
      <w:pPr>
        <w:pStyle w:val="footnote"/>
      </w:pPr>
      <w:r>
        <w:rPr>
          <w:rStyle w:val="FootnoteReference"/>
        </w:rPr>
        <w:footnoteRef/>
      </w:r>
      <w:r>
        <w:t xml:space="preserve"> [JS] or “billows”</w:t>
      </w:r>
    </w:p>
  </w:footnote>
  <w:footnote w:id="430">
    <w:p w14:paraId="5ACFD856" w14:textId="14632015" w:rsidR="00F23E7F" w:rsidRDefault="00F23E7F" w:rsidP="00FF46D1">
      <w:pPr>
        <w:pStyle w:val="footnote"/>
      </w:pPr>
      <w:r>
        <w:rPr>
          <w:rStyle w:val="FootnoteReference"/>
        </w:rPr>
        <w:footnoteRef/>
      </w:r>
      <w:r>
        <w:t xml:space="preserve"> [JS] “they” refers to “the dead”, not to “physicians”</w:t>
      </w:r>
    </w:p>
  </w:footnote>
  <w:footnote w:id="431">
    <w:p w14:paraId="0E2F399B" w14:textId="26144FDB" w:rsidR="00F23E7F" w:rsidRDefault="00F23E7F" w:rsidP="00F06A9C">
      <w:pPr>
        <w:pStyle w:val="footnote"/>
      </w:pPr>
      <w:r>
        <w:rPr>
          <w:rStyle w:val="FootnoteReference"/>
        </w:rPr>
        <w:footnoteRef/>
      </w:r>
      <w:r>
        <w:t xml:space="preserve"> [JS] or “acknowledge You,” or “praise You,” or “thankfully confess You with praise”</w:t>
      </w:r>
    </w:p>
  </w:footnote>
  <w:footnote w:id="432">
    <w:p w14:paraId="73BB560B" w14:textId="3F96747B" w:rsidR="00F23E7F" w:rsidRDefault="00F23E7F" w:rsidP="00FF46D1">
      <w:pPr>
        <w:pStyle w:val="footnote"/>
      </w:pPr>
      <w:r>
        <w:rPr>
          <w:rStyle w:val="FootnoteReference"/>
        </w:rPr>
        <w:footnoteRef/>
      </w:r>
      <w:r>
        <w:t xml:space="preserve"> [JS] Fr. Lazarus has “the land of oblivion”. Being forgotten by God means death, being remembered by God means life.</w:t>
      </w:r>
    </w:p>
  </w:footnote>
  <w:footnote w:id="433">
    <w:p w14:paraId="139C4FE4" w14:textId="05D71ED0" w:rsidR="00F23E7F" w:rsidRDefault="00F23E7F" w:rsidP="00BD5BBE">
      <w:pPr>
        <w:pStyle w:val="footnote"/>
      </w:pPr>
      <w:r>
        <w:rPr>
          <w:rStyle w:val="FootnoteReference"/>
        </w:rPr>
        <w:footnoteRef/>
      </w:r>
      <w:r>
        <w:t xml:space="preserve"> ‘No eye has seen, no ear has heard... what God has planned for His lovers’ (1 Cor. 2:9).</w:t>
      </w:r>
    </w:p>
  </w:footnote>
  <w:footnote w:id="434">
    <w:p w14:paraId="6EB18B02" w14:textId="77777777" w:rsidR="00F23E7F" w:rsidRDefault="00F23E7F" w:rsidP="00BD5BBE">
      <w:pPr>
        <w:pStyle w:val="footnote"/>
      </w:pPr>
      <w:r>
        <w:rPr>
          <w:rStyle w:val="FootnoteReference"/>
        </w:rPr>
        <w:footnoteRef/>
      </w:r>
      <w:r>
        <w:t xml:space="preserve"> ‘God’s mercy is the salvation and grace granted by Christ’ (St. Athanasius).</w:t>
      </w:r>
    </w:p>
  </w:footnote>
  <w:footnote w:id="435">
    <w:p w14:paraId="2C2EB9DF" w14:textId="77777777" w:rsidR="00F23E7F" w:rsidRDefault="00F23E7F"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36">
    <w:p w14:paraId="0AA4687D" w14:textId="4D39510D" w:rsidR="00F23E7F" w:rsidRDefault="00F23E7F" w:rsidP="006D6CF8">
      <w:pPr>
        <w:pStyle w:val="footnote"/>
      </w:pPr>
      <w:r>
        <w:rPr>
          <w:rStyle w:val="FootnoteReference"/>
        </w:rPr>
        <w:footnoteRef/>
      </w:r>
      <w:r>
        <w:t xml:space="preserve"> [JS] Fr. Lazarus has, “for an eternal reign”</w:t>
      </w:r>
    </w:p>
  </w:footnote>
  <w:footnote w:id="437">
    <w:p w14:paraId="71813680" w14:textId="7D3BCF59" w:rsidR="00F23E7F" w:rsidRDefault="00F23E7F" w:rsidP="006D6CF8">
      <w:pPr>
        <w:pStyle w:val="footnote"/>
      </w:pPr>
      <w:r>
        <w:rPr>
          <w:rStyle w:val="FootnoteReference"/>
        </w:rPr>
        <w:footnoteRef/>
      </w:r>
      <w:r>
        <w:t xml:space="preserve"> [JS] Fr. Lazarus has, “for all generations.”</w:t>
      </w:r>
    </w:p>
  </w:footnote>
  <w:footnote w:id="438">
    <w:p w14:paraId="3E8CA221" w14:textId="7ED1052D" w:rsidR="00F23E7F" w:rsidRDefault="00F23E7F"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39">
    <w:p w14:paraId="033CDC5C" w14:textId="2A3450CF" w:rsidR="00F23E7F" w:rsidRDefault="00F23E7F" w:rsidP="006D6CF8">
      <w:pPr>
        <w:pStyle w:val="footnote"/>
      </w:pPr>
      <w:r>
        <w:rPr>
          <w:rStyle w:val="FootnoteReference"/>
        </w:rPr>
        <w:footnoteRef/>
      </w:r>
      <w:r>
        <w:t xml:space="preserve"> [JS] literally, “an assembly of holy ones”</w:t>
      </w:r>
    </w:p>
  </w:footnote>
  <w:footnote w:id="440">
    <w:p w14:paraId="179D7A74" w14:textId="04A38D47" w:rsidR="00F23E7F" w:rsidRDefault="00F23E7F"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1">
    <w:p w14:paraId="1EEEE9FB" w14:textId="52125690" w:rsidR="00F23E7F" w:rsidRDefault="00F23E7F" w:rsidP="001626CD">
      <w:pPr>
        <w:pStyle w:val="footnote"/>
      </w:pPr>
      <w:r>
        <w:rPr>
          <w:rStyle w:val="FootnoteReference"/>
        </w:rPr>
        <w:footnoteRef/>
      </w:r>
      <w:r>
        <w:t xml:space="preserve"> [JS] Fr. Lazarus has, “will pave the way for Your presence”</w:t>
      </w:r>
    </w:p>
  </w:footnote>
  <w:footnote w:id="442">
    <w:p w14:paraId="6DF491B9" w14:textId="2435757B" w:rsidR="00F23E7F" w:rsidRDefault="00F23E7F" w:rsidP="001626CD">
      <w:pPr>
        <w:pStyle w:val="footnote"/>
      </w:pPr>
      <w:r>
        <w:rPr>
          <w:rStyle w:val="FootnoteReference"/>
        </w:rPr>
        <w:footnoteRef/>
      </w:r>
      <w:r>
        <w:t xml:space="preserve"> [JS] or “face”</w:t>
      </w:r>
    </w:p>
  </w:footnote>
  <w:footnote w:id="443">
    <w:p w14:paraId="1815409B" w14:textId="50184218" w:rsidR="00F23E7F" w:rsidRDefault="00F23E7F" w:rsidP="00B5373A">
      <w:pPr>
        <w:pStyle w:val="footnote"/>
      </w:pPr>
      <w:r>
        <w:rPr>
          <w:rStyle w:val="FootnoteReference"/>
        </w:rPr>
        <w:footnoteRef/>
      </w:r>
      <w:r>
        <w:t xml:space="preserve"> [JS] Fr. Lazrus has “we are raised to power”</w:t>
      </w:r>
    </w:p>
  </w:footnote>
  <w:footnote w:id="444">
    <w:p w14:paraId="0F6F70D6" w14:textId="1994D705" w:rsidR="00F23E7F" w:rsidRDefault="00F23E7F" w:rsidP="00BD5BBE">
      <w:pPr>
        <w:pStyle w:val="footnote"/>
      </w:pPr>
      <w:r>
        <w:rPr>
          <w:rStyle w:val="FootnoteReference"/>
        </w:rPr>
        <w:footnoteRef/>
      </w:r>
      <w:r>
        <w:t xml:space="preserve"> Cf. 2 Samuel 7:4-17; 1 Chron. 17:3-14.</w:t>
      </w:r>
    </w:p>
  </w:footnote>
  <w:footnote w:id="445">
    <w:p w14:paraId="4FF1211C" w14:textId="57A861DB" w:rsidR="00F23E7F" w:rsidRDefault="00F23E7F" w:rsidP="00962B09">
      <w:pPr>
        <w:pStyle w:val="footnote"/>
      </w:pPr>
      <w:r>
        <w:rPr>
          <w:rStyle w:val="FootnoteReference"/>
        </w:rPr>
        <w:footnoteRef/>
      </w:r>
      <w:r>
        <w:t xml:space="preserve"> [JS] or “lawlessness,” or “transgression</w:t>
      </w:r>
    </w:p>
  </w:footnote>
  <w:footnote w:id="446">
    <w:p w14:paraId="5008AA97" w14:textId="7C635360" w:rsidR="00F23E7F" w:rsidRDefault="00F23E7F" w:rsidP="00B5373A">
      <w:pPr>
        <w:pStyle w:val="footnote"/>
      </w:pPr>
      <w:r>
        <w:rPr>
          <w:rStyle w:val="FootnoteReference"/>
        </w:rPr>
        <w:footnoteRef/>
      </w:r>
      <w:r>
        <w:t xml:space="preserve"> [JS] literally, “his horn will be exalted”</w:t>
      </w:r>
    </w:p>
  </w:footnote>
  <w:footnote w:id="447">
    <w:p w14:paraId="2D768480" w14:textId="725D7BB3" w:rsidR="00F23E7F" w:rsidRDefault="00F23E7F" w:rsidP="00B5373A">
      <w:pPr>
        <w:pStyle w:val="footnote"/>
      </w:pPr>
      <w:r>
        <w:rPr>
          <w:rStyle w:val="FootnoteReference"/>
        </w:rPr>
        <w:footnoteRef/>
      </w:r>
      <w:r>
        <w:t xml:space="preserve"> [JS] Fr. Lazarus has, “I will extend his power over the sea”</w:t>
      </w:r>
    </w:p>
  </w:footnote>
  <w:footnote w:id="448">
    <w:p w14:paraId="41487A2A" w14:textId="014FBA23" w:rsidR="00F23E7F" w:rsidRDefault="00F23E7F"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49">
    <w:p w14:paraId="73031B5F" w14:textId="4F21879A" w:rsidR="00F23E7F" w:rsidRDefault="00F23E7F" w:rsidP="00962B09">
      <w:pPr>
        <w:pStyle w:val="footnote"/>
      </w:pPr>
      <w:r>
        <w:rPr>
          <w:rStyle w:val="FootnoteReference"/>
        </w:rPr>
        <w:footnoteRef/>
      </w:r>
      <w:r>
        <w:t xml:space="preserve"> [JS] Fr. Lazarus renders this, “dynasty”</w:t>
      </w:r>
    </w:p>
  </w:footnote>
  <w:footnote w:id="450">
    <w:p w14:paraId="11323AA1" w14:textId="77777777" w:rsidR="00F23E7F" w:rsidRDefault="00F23E7F"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1">
    <w:p w14:paraId="1FBA801A" w14:textId="38FE3F54" w:rsidR="00F23E7F" w:rsidRDefault="00F23E7F" w:rsidP="00B5373A">
      <w:pPr>
        <w:pStyle w:val="footnote"/>
      </w:pPr>
      <w:r>
        <w:rPr>
          <w:rStyle w:val="FootnoteReference"/>
        </w:rPr>
        <w:footnoteRef/>
      </w:r>
      <w:r>
        <w:t xml:space="preserve"> [JS] or “in my holy place”</w:t>
      </w:r>
    </w:p>
  </w:footnote>
  <w:footnote w:id="452">
    <w:p w14:paraId="4C1D0FC5" w14:textId="77777777" w:rsidR="00F23E7F" w:rsidRDefault="00F23E7F" w:rsidP="00C544D6">
      <w:pPr>
        <w:pStyle w:val="footnote"/>
      </w:pPr>
      <w:r>
        <w:rPr>
          <w:rStyle w:val="FootnoteReference"/>
        </w:rPr>
        <w:footnoteRef/>
      </w:r>
      <w:r>
        <w:t xml:space="preserve"> Rev. 1:5; 3:14.</w:t>
      </w:r>
    </w:p>
  </w:footnote>
  <w:footnote w:id="453">
    <w:p w14:paraId="0B7D22CC" w14:textId="391FD3DE" w:rsidR="00F23E7F" w:rsidRDefault="00F23E7F" w:rsidP="00B5373A">
      <w:pPr>
        <w:pStyle w:val="footnote"/>
      </w:pPr>
      <w:r>
        <w:rPr>
          <w:rStyle w:val="FootnoteReference"/>
        </w:rPr>
        <w:footnoteRef/>
      </w:r>
      <w:r>
        <w:t xml:space="preserve"> [JS] “anointed”</w:t>
      </w:r>
    </w:p>
  </w:footnote>
  <w:footnote w:id="454">
    <w:p w14:paraId="2C6B21AE" w14:textId="0FBCD630" w:rsidR="00F23E7F" w:rsidRDefault="00F23E7F"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55">
    <w:p w14:paraId="5FCDABAE" w14:textId="06014163" w:rsidR="00F23E7F" w:rsidRDefault="00F23E7F" w:rsidP="00B5373A">
      <w:pPr>
        <w:pStyle w:val="footnote"/>
      </w:pPr>
      <w:r>
        <w:rPr>
          <w:rStyle w:val="FootnoteReference"/>
        </w:rPr>
        <w:footnoteRef/>
      </w:r>
      <w:r>
        <w:t xml:space="preserve"> [JS] “So be it! So be it!” or “May it be! May it be!”</w:t>
      </w:r>
    </w:p>
  </w:footnote>
  <w:footnote w:id="456">
    <w:p w14:paraId="33FEA89E" w14:textId="6A510F2C" w:rsidR="00F23E7F" w:rsidRDefault="00F23E7F" w:rsidP="006236CC">
      <w:pPr>
        <w:pStyle w:val="footnote"/>
      </w:pPr>
      <w:r>
        <w:rPr>
          <w:rStyle w:val="FootnoteReference"/>
        </w:rPr>
        <w:footnoteRef/>
      </w:r>
      <w:r>
        <w:t xml:space="preserve"> [JS] or “expired”</w:t>
      </w:r>
    </w:p>
  </w:footnote>
  <w:footnote w:id="457">
    <w:p w14:paraId="11F2D9AD" w14:textId="77777777" w:rsidR="00F23E7F" w:rsidRDefault="00F23E7F"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58">
    <w:p w14:paraId="7DBCCA76" w14:textId="0938027F" w:rsidR="00F23E7F" w:rsidRDefault="00F23E7F" w:rsidP="00DB082B">
      <w:pPr>
        <w:pStyle w:val="footnote"/>
      </w:pPr>
      <w:r>
        <w:rPr>
          <w:rStyle w:val="FootnoteReference"/>
        </w:rPr>
        <w:footnoteRef/>
      </w:r>
      <w:r>
        <w:t xml:space="preserve"> [JS] or “chastened”</w:t>
      </w:r>
    </w:p>
  </w:footnote>
  <w:footnote w:id="459">
    <w:p w14:paraId="2C9584E9" w14:textId="0BF57A67" w:rsidR="00F23E7F" w:rsidRDefault="00F23E7F"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0">
    <w:p w14:paraId="7F18A7EC" w14:textId="77777777" w:rsidR="00F23E7F" w:rsidRDefault="00F23E7F" w:rsidP="00C544D6">
      <w:pPr>
        <w:pStyle w:val="footnote"/>
      </w:pPr>
      <w:r>
        <w:rPr>
          <w:rStyle w:val="FootnoteReference"/>
        </w:rPr>
        <w:footnoteRef/>
      </w:r>
      <w:r>
        <w:t xml:space="preserve"> That is, in the Kingdom (1 Cor. 4:20).</w:t>
      </w:r>
    </w:p>
  </w:footnote>
  <w:footnote w:id="461">
    <w:p w14:paraId="6FEEFB4C" w14:textId="77777777" w:rsidR="00F23E7F" w:rsidRDefault="00F23E7F" w:rsidP="00C544D6">
      <w:pPr>
        <w:pStyle w:val="footnote"/>
      </w:pPr>
      <w:r>
        <w:rPr>
          <w:rStyle w:val="FootnoteReference"/>
        </w:rPr>
        <w:footnoteRef/>
      </w:r>
      <w:r>
        <w:t xml:space="preserve"> Verses 11 and 12 were quoted by Satan to tempt Christ (Matt. 4:6; Lk. 4:10).</w:t>
      </w:r>
    </w:p>
  </w:footnote>
  <w:footnote w:id="462">
    <w:p w14:paraId="3E2B8879" w14:textId="77777777" w:rsidR="00F23E7F" w:rsidRDefault="00F23E7F" w:rsidP="00C544D6">
      <w:pPr>
        <w:pStyle w:val="footnote"/>
      </w:pPr>
      <w:r>
        <w:rPr>
          <w:rStyle w:val="FootnoteReference"/>
        </w:rPr>
        <w:footnoteRef/>
      </w:r>
      <w:r>
        <w:t xml:space="preserve"> dragon: </w:t>
      </w:r>
      <w:r w:rsidRPr="0090411D">
        <w:rPr>
          <w:i/>
        </w:rPr>
        <w:t>or</w:t>
      </w:r>
      <w:r>
        <w:t xml:space="preserve"> serpent.</w:t>
      </w:r>
    </w:p>
  </w:footnote>
  <w:footnote w:id="463">
    <w:p w14:paraId="26EABD4D" w14:textId="6258FE51" w:rsidR="00F23E7F" w:rsidRDefault="00F23E7F" w:rsidP="003E7D85">
      <w:pPr>
        <w:pStyle w:val="footnote"/>
      </w:pPr>
      <w:r>
        <w:rPr>
          <w:rStyle w:val="FootnoteReference"/>
        </w:rPr>
        <w:footnoteRef/>
      </w:r>
      <w:r>
        <w:t xml:space="preserve"> [JS] or “to give thanks to the Lord,” or “to thankfully confess the Lord with praise”</w:t>
      </w:r>
    </w:p>
  </w:footnote>
  <w:footnote w:id="464">
    <w:p w14:paraId="0718D3EE" w14:textId="7B8EE1BA" w:rsidR="00F23E7F" w:rsidRDefault="00F23E7F" w:rsidP="00B74D74">
      <w:pPr>
        <w:pStyle w:val="footnote"/>
      </w:pPr>
      <w:r>
        <w:rPr>
          <w:rStyle w:val="FootnoteReference"/>
        </w:rPr>
        <w:footnoteRef/>
      </w:r>
      <w:r>
        <w:t xml:space="preserve"> [JS] Or “ode”</w:t>
      </w:r>
    </w:p>
  </w:footnote>
  <w:footnote w:id="465">
    <w:p w14:paraId="4C277098" w14:textId="02C8A24D" w:rsidR="00F23E7F" w:rsidRDefault="00F23E7F" w:rsidP="00B74D74">
      <w:pPr>
        <w:pStyle w:val="footnote"/>
      </w:pPr>
      <w:r>
        <w:rPr>
          <w:rStyle w:val="FootnoteReference"/>
        </w:rPr>
        <w:footnoteRef/>
      </w:r>
      <w:r>
        <w:t xml:space="preserve"> [JS] or “forever and ever.”</w:t>
      </w:r>
    </w:p>
  </w:footnote>
  <w:footnote w:id="466">
    <w:p w14:paraId="3BE1818B" w14:textId="556FC717" w:rsidR="00F23E7F" w:rsidRDefault="00F23E7F" w:rsidP="00B74D74">
      <w:pPr>
        <w:pStyle w:val="footnote"/>
      </w:pPr>
      <w:r>
        <w:rPr>
          <w:rStyle w:val="FootnoteReference"/>
        </w:rPr>
        <w:footnoteRef/>
      </w:r>
      <w:r>
        <w:t xml:space="preserve"> [JS] literally, “And my horn will be exalted like a unicorn’s”</w:t>
      </w:r>
    </w:p>
  </w:footnote>
  <w:footnote w:id="467">
    <w:p w14:paraId="0EA8E9DE" w14:textId="575E16F4" w:rsidR="00F23E7F" w:rsidRDefault="00F23E7F"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68">
    <w:p w14:paraId="271F5928" w14:textId="77777777" w:rsidR="00F23E7F" w:rsidRDefault="00F23E7F" w:rsidP="00C544D6">
      <w:pPr>
        <w:pStyle w:val="footnote"/>
      </w:pPr>
      <w:r>
        <w:rPr>
          <w:rStyle w:val="FootnoteReference"/>
        </w:rPr>
        <w:footnoteRef/>
      </w:r>
      <w:r>
        <w:t xml:space="preserve"> House—Home, Family, Church, Kingdom: where God’s will is done (1 Tim. 3:15; Heb. 3:2-6; Lk. 2:49; Mt. 6:10).</w:t>
      </w:r>
    </w:p>
  </w:footnote>
  <w:footnote w:id="469">
    <w:p w14:paraId="646109EB" w14:textId="4D40DAE6" w:rsidR="00F23E7F" w:rsidRDefault="00F23E7F" w:rsidP="00325B16">
      <w:pPr>
        <w:pStyle w:val="footnote"/>
      </w:pPr>
      <w:r>
        <w:rPr>
          <w:rStyle w:val="FootnoteReference"/>
        </w:rPr>
        <w:footnoteRef/>
      </w:r>
      <w:r>
        <w:t xml:space="preserve"> [JS] literally “still increase”</w:t>
      </w:r>
    </w:p>
  </w:footnote>
  <w:footnote w:id="470">
    <w:p w14:paraId="5C5C66FF" w14:textId="1F74D241" w:rsidR="00F23E7F" w:rsidRDefault="00F23E7F" w:rsidP="00325B16">
      <w:pPr>
        <w:pStyle w:val="footnote"/>
      </w:pPr>
      <w:r>
        <w:rPr>
          <w:rStyle w:val="FootnoteReference"/>
        </w:rPr>
        <w:footnoteRef/>
      </w:r>
      <w:r>
        <w:t xml:space="preserve"> [JS] literally, “rich” or “prosperous”</w:t>
      </w:r>
    </w:p>
  </w:footnote>
  <w:footnote w:id="471">
    <w:p w14:paraId="78AC2D24" w14:textId="77777777" w:rsidR="00F23E7F" w:rsidRDefault="00F23E7F" w:rsidP="00C544D6">
      <w:pPr>
        <w:pStyle w:val="footnote"/>
      </w:pPr>
      <w:r>
        <w:rPr>
          <w:rStyle w:val="FootnoteReference"/>
        </w:rPr>
        <w:footnoteRef/>
      </w:r>
      <w:r>
        <w:t xml:space="preserve"> John 7:38.</w:t>
      </w:r>
    </w:p>
  </w:footnote>
  <w:footnote w:id="472">
    <w:p w14:paraId="6ED6A617" w14:textId="771AAD68" w:rsidR="00F23E7F" w:rsidRDefault="00F23E7F" w:rsidP="00350BD4">
      <w:pPr>
        <w:pStyle w:val="footnote"/>
      </w:pPr>
      <w:r>
        <w:rPr>
          <w:rStyle w:val="FootnoteReference"/>
        </w:rPr>
        <w:footnoteRef/>
      </w:r>
      <w:r>
        <w:t xml:space="preserve"> [JS] or “forever”</w:t>
      </w:r>
    </w:p>
  </w:footnote>
  <w:footnote w:id="473">
    <w:p w14:paraId="004CC793" w14:textId="74A20F1B" w:rsidR="00F23E7F" w:rsidRDefault="00F23E7F"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4">
    <w:p w14:paraId="7B4C2DB0" w14:textId="39648656" w:rsidR="00F23E7F" w:rsidRDefault="00F23E7F" w:rsidP="0002098A">
      <w:pPr>
        <w:pStyle w:val="footnote"/>
      </w:pPr>
      <w:r>
        <w:rPr>
          <w:rStyle w:val="FootnoteReference"/>
        </w:rPr>
        <w:footnoteRef/>
      </w:r>
      <w:r>
        <w:t xml:space="preserve"> [JS] resident alien</w:t>
      </w:r>
    </w:p>
  </w:footnote>
  <w:footnote w:id="475">
    <w:p w14:paraId="1C9111DE" w14:textId="17A2009E" w:rsidR="00F23E7F" w:rsidRDefault="00F23E7F" w:rsidP="00C544D6">
      <w:pPr>
        <w:pStyle w:val="footnote"/>
      </w:pPr>
      <w:r>
        <w:rPr>
          <w:rStyle w:val="FootnoteReference"/>
        </w:rPr>
        <w:footnoteRef/>
      </w:r>
      <w:r>
        <w:t xml:space="preserve"> Cf. 1 Cor. 3:20, ‘The Lord knows the thoughts of the wise…’</w:t>
      </w:r>
    </w:p>
  </w:footnote>
  <w:footnote w:id="476">
    <w:p w14:paraId="63074263" w14:textId="3DCC4808" w:rsidR="00F23E7F" w:rsidRDefault="00F23E7F" w:rsidP="003E7D85">
      <w:pPr>
        <w:pStyle w:val="footnote"/>
      </w:pPr>
      <w:r>
        <w:rPr>
          <w:rStyle w:val="FootnoteReference"/>
        </w:rPr>
        <w:footnoteRef/>
      </w:r>
      <w:r>
        <w:t xml:space="preserve"> [JS] or “lawless,” or “the throne of iniquity”</w:t>
      </w:r>
    </w:p>
  </w:footnote>
  <w:footnote w:id="477">
    <w:p w14:paraId="31260F30" w14:textId="198F9DB4" w:rsidR="00F23E7F" w:rsidRDefault="00F23E7F" w:rsidP="000470D3">
      <w:pPr>
        <w:pStyle w:val="footnote"/>
      </w:pPr>
      <w:r>
        <w:rPr>
          <w:rStyle w:val="FootnoteReference"/>
        </w:rPr>
        <w:footnoteRef/>
      </w:r>
      <w:r>
        <w:t xml:space="preserve"> [JS] i.e. presence</w:t>
      </w:r>
    </w:p>
  </w:footnote>
  <w:footnote w:id="478">
    <w:p w14:paraId="3F261962" w14:textId="0A15CF5B" w:rsidR="00F23E7F" w:rsidRDefault="00F23E7F" w:rsidP="000470D3">
      <w:pPr>
        <w:pStyle w:val="footnote"/>
      </w:pPr>
      <w:r>
        <w:rPr>
          <w:rStyle w:val="FootnoteReference"/>
        </w:rPr>
        <w:footnoteRef/>
      </w:r>
      <w:r>
        <w:t xml:space="preserve"> [JS] or confession, as in “awknowldgment”. Perhaps, “let us enter His presence and thankfully confess Him,” or “praise”</w:t>
      </w:r>
    </w:p>
  </w:footnote>
  <w:footnote w:id="479">
    <w:p w14:paraId="27D55A36" w14:textId="056A9076" w:rsidR="00F23E7F" w:rsidRDefault="00F23E7F" w:rsidP="000470D3">
      <w:pPr>
        <w:pStyle w:val="footnote"/>
      </w:pPr>
      <w:r>
        <w:rPr>
          <w:rStyle w:val="FootnoteReference"/>
        </w:rPr>
        <w:footnoteRef/>
      </w:r>
      <w:r>
        <w:t xml:space="preserve"> [JS] or melody</w:t>
      </w:r>
    </w:p>
  </w:footnote>
  <w:footnote w:id="480">
    <w:p w14:paraId="6606F51D" w14:textId="294AC06E" w:rsidR="00F23E7F" w:rsidRDefault="00F23E7F" w:rsidP="002A2713">
      <w:pPr>
        <w:pStyle w:val="footnote"/>
      </w:pPr>
      <w:r>
        <w:rPr>
          <w:rStyle w:val="FootnoteReference"/>
        </w:rPr>
        <w:footnoteRef/>
      </w:r>
      <w:r>
        <w:t xml:space="preserve"> [JS] “do obeisance”</w:t>
      </w:r>
    </w:p>
  </w:footnote>
  <w:footnote w:id="481">
    <w:p w14:paraId="23B88AAA" w14:textId="4D5A6129" w:rsidR="00F23E7F" w:rsidRDefault="00F23E7F" w:rsidP="002A2713">
      <w:pPr>
        <w:pStyle w:val="footnote"/>
      </w:pPr>
      <w:r>
        <w:rPr>
          <w:rStyle w:val="FootnoteReference"/>
        </w:rPr>
        <w:footnoteRef/>
      </w:r>
      <w:r>
        <w:t xml:space="preserve"> [JS] “prostrate”</w:t>
      </w:r>
    </w:p>
  </w:footnote>
  <w:footnote w:id="482">
    <w:p w14:paraId="0242B10E" w14:textId="597B77DF" w:rsidR="00F23E7F" w:rsidRDefault="00F23E7F" w:rsidP="002A2713">
      <w:pPr>
        <w:pStyle w:val="footnote"/>
      </w:pPr>
      <w:r>
        <w:rPr>
          <w:rStyle w:val="FootnoteReference"/>
        </w:rPr>
        <w:footnoteRef/>
      </w:r>
      <w:r>
        <w:t xml:space="preserve"> [JS] OSB has, “Rebellion,” NETS has “embittering”</w:t>
      </w:r>
    </w:p>
  </w:footnote>
  <w:footnote w:id="483">
    <w:p w14:paraId="046745B9" w14:textId="77777777" w:rsidR="00F23E7F" w:rsidRDefault="00F23E7F" w:rsidP="00C544D6">
      <w:pPr>
        <w:pStyle w:val="footnote"/>
      </w:pPr>
      <w:r>
        <w:rPr>
          <w:rStyle w:val="FootnoteReference"/>
        </w:rPr>
        <w:footnoteRef/>
      </w:r>
      <w:r>
        <w:t xml:space="preserve"> Ex. 17:1-7.</w:t>
      </w:r>
    </w:p>
  </w:footnote>
  <w:footnote w:id="484">
    <w:p w14:paraId="64AAAD4A" w14:textId="25E6F9F0" w:rsidR="00F23E7F" w:rsidRDefault="00F23E7F" w:rsidP="002A2713">
      <w:pPr>
        <w:pStyle w:val="footnote"/>
      </w:pPr>
      <w:r>
        <w:rPr>
          <w:rStyle w:val="FootnoteReference"/>
        </w:rPr>
        <w:footnoteRef/>
      </w:r>
      <w:r>
        <w:t xml:space="preserve"> [JS] or “tempted”</w:t>
      </w:r>
    </w:p>
  </w:footnote>
  <w:footnote w:id="485">
    <w:p w14:paraId="08EA846E" w14:textId="77777777" w:rsidR="00F23E7F" w:rsidRDefault="00F23E7F" w:rsidP="00C544D6">
      <w:pPr>
        <w:pStyle w:val="footnote"/>
      </w:pPr>
      <w:r>
        <w:rPr>
          <w:rStyle w:val="FootnoteReference"/>
        </w:rPr>
        <w:footnoteRef/>
      </w:r>
      <w:r>
        <w:t xml:space="preserve"> Num. 14:32-34.</w:t>
      </w:r>
    </w:p>
  </w:footnote>
  <w:footnote w:id="486">
    <w:p w14:paraId="27E7289C" w14:textId="49B8D2B5" w:rsidR="00F23E7F" w:rsidRDefault="00F23E7F" w:rsidP="00C544D6">
      <w:pPr>
        <w:pStyle w:val="footnote"/>
      </w:pPr>
      <w:r>
        <w:rPr>
          <w:rStyle w:val="FootnoteReference"/>
        </w:rPr>
        <w:footnoteRef/>
      </w:r>
      <w:r>
        <w:t xml:space="preserve"> Cf. Heb.3:7-11; 4:10.</w:t>
      </w:r>
    </w:p>
  </w:footnote>
  <w:footnote w:id="487">
    <w:p w14:paraId="6A0DA86F" w14:textId="27B2622D" w:rsidR="00F23E7F" w:rsidRDefault="00F23E7F" w:rsidP="00C544D6">
      <w:pPr>
        <w:pStyle w:val="footnote"/>
      </w:pPr>
      <w:r>
        <w:rPr>
          <w:rStyle w:val="FootnoteReference"/>
        </w:rPr>
        <w:footnoteRef/>
      </w:r>
      <w:r>
        <w:t xml:space="preserve"> Cf. Deut. 32:17; 1 Cor. 10:20; Psalm 105:36-38; 1 Chron. 16:26.</w:t>
      </w:r>
    </w:p>
  </w:footnote>
  <w:footnote w:id="488">
    <w:p w14:paraId="20A46088" w14:textId="101D0C08" w:rsidR="00F23E7F" w:rsidRDefault="00F23E7F" w:rsidP="00363583">
      <w:pPr>
        <w:pStyle w:val="footnote"/>
      </w:pPr>
      <w:r>
        <w:rPr>
          <w:rStyle w:val="FootnoteReference"/>
        </w:rPr>
        <w:footnoteRef/>
      </w:r>
      <w:r>
        <w:t xml:space="preserve"> [JS] or “thanksgiving”, or “praise”. Really, “thankful confession with praise”.</w:t>
      </w:r>
    </w:p>
  </w:footnote>
  <w:footnote w:id="489">
    <w:p w14:paraId="4CE9E737" w14:textId="37ADED0C" w:rsidR="00F23E7F" w:rsidRDefault="00F23E7F" w:rsidP="00363583">
      <w:pPr>
        <w:pStyle w:val="footnote"/>
      </w:pPr>
      <w:r>
        <w:rPr>
          <w:rStyle w:val="FootnoteReference"/>
        </w:rPr>
        <w:footnoteRef/>
      </w:r>
      <w:r>
        <w:t xml:space="preserve"> [JS] literally, “holy place”</w:t>
      </w:r>
    </w:p>
  </w:footnote>
  <w:footnote w:id="490">
    <w:p w14:paraId="0D26CC38" w14:textId="563291CA" w:rsidR="00F23E7F" w:rsidRDefault="00F23E7F" w:rsidP="00363583">
      <w:pPr>
        <w:pStyle w:val="footnote"/>
      </w:pPr>
      <w:r>
        <w:rPr>
          <w:rStyle w:val="FootnoteReference"/>
        </w:rPr>
        <w:footnoteRef/>
      </w:r>
      <w:r>
        <w:t xml:space="preserve"> [JS] or, “sacrifices”</w:t>
      </w:r>
    </w:p>
  </w:footnote>
  <w:footnote w:id="491">
    <w:p w14:paraId="3B6D0020" w14:textId="12CB55F6" w:rsidR="00F23E7F" w:rsidRDefault="00F23E7F" w:rsidP="00363583">
      <w:pPr>
        <w:pStyle w:val="footnote"/>
      </w:pPr>
      <w:r>
        <w:rPr>
          <w:rStyle w:val="FootnoteReference"/>
        </w:rPr>
        <w:footnoteRef/>
      </w:r>
      <w:r>
        <w:t xml:space="preserve"> [JS] “do obeisance”</w:t>
      </w:r>
    </w:p>
  </w:footnote>
  <w:footnote w:id="492">
    <w:p w14:paraId="0223F21B" w14:textId="2545193C" w:rsidR="00F23E7F" w:rsidRDefault="00F23E7F"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3">
    <w:p w14:paraId="717DF0F4" w14:textId="601B218D" w:rsidR="00F23E7F" w:rsidRDefault="00F23E7F" w:rsidP="00445570">
      <w:pPr>
        <w:pStyle w:val="footnote"/>
      </w:pPr>
      <w:r>
        <w:rPr>
          <w:rStyle w:val="FootnoteReference"/>
        </w:rPr>
        <w:footnoteRef/>
      </w:r>
      <w:r>
        <w:t xml:space="preserve"> [JS] literally, “set right the world”.</w:t>
      </w:r>
    </w:p>
  </w:footnote>
  <w:footnote w:id="494">
    <w:p w14:paraId="29039A45" w14:textId="77777777" w:rsidR="00F23E7F" w:rsidRDefault="00F23E7F" w:rsidP="00C544D6">
      <w:pPr>
        <w:pStyle w:val="footnote"/>
      </w:pPr>
      <w:r>
        <w:rPr>
          <w:rStyle w:val="FootnoteReference"/>
        </w:rPr>
        <w:footnoteRef/>
      </w:r>
      <w:r>
        <w:t xml:space="preserve"> i.e. Let the sea dance and roar in thunderous applause as the King of Glory appears. (This line is identical with 97:7a).</w:t>
      </w:r>
    </w:p>
  </w:footnote>
  <w:footnote w:id="495">
    <w:p w14:paraId="0578D96E" w14:textId="3735D823" w:rsidR="00F23E7F" w:rsidRDefault="00F23E7F" w:rsidP="00445570">
      <w:pPr>
        <w:pStyle w:val="footnote"/>
      </w:pPr>
      <w:r>
        <w:rPr>
          <w:rStyle w:val="FootnoteReference"/>
        </w:rPr>
        <w:footnoteRef/>
      </w:r>
      <w:r>
        <w:t xml:space="preserve"> [JS] or “exult.”</w:t>
      </w:r>
    </w:p>
  </w:footnote>
  <w:footnote w:id="496">
    <w:p w14:paraId="027E6C5C" w14:textId="07849C22" w:rsidR="00F23E7F" w:rsidRDefault="00F23E7F" w:rsidP="00445570">
      <w:pPr>
        <w:pStyle w:val="footnote"/>
      </w:pPr>
      <w:r>
        <w:rPr>
          <w:rStyle w:val="FootnoteReference"/>
        </w:rPr>
        <w:footnoteRef/>
      </w:r>
      <w:r>
        <w:t xml:space="preserve"> [JS] i.e. “the the presence of the Lord”</w:t>
      </w:r>
    </w:p>
  </w:footnote>
  <w:footnote w:id="497">
    <w:p w14:paraId="502B0E29" w14:textId="19324D6F" w:rsidR="00F23E7F" w:rsidRDefault="00F23E7F" w:rsidP="00AF055B">
      <w:pPr>
        <w:pStyle w:val="footnote"/>
      </w:pPr>
      <w:r>
        <w:rPr>
          <w:rStyle w:val="FootnoteReference"/>
        </w:rPr>
        <w:footnoteRef/>
      </w:r>
      <w:r>
        <w:t xml:space="preserve"> [JS] or are the establishment/restoration of His throne.”</w:t>
      </w:r>
    </w:p>
  </w:footnote>
  <w:footnote w:id="498">
    <w:p w14:paraId="0A420AC8" w14:textId="0E9B7FA2" w:rsidR="00F23E7F" w:rsidRDefault="00F23E7F" w:rsidP="00C544D6">
      <w:pPr>
        <w:pStyle w:val="footnote"/>
      </w:pPr>
      <w:r>
        <w:rPr>
          <w:rStyle w:val="FootnoteReference"/>
        </w:rPr>
        <w:footnoteRef/>
      </w:r>
      <w:r>
        <w:t xml:space="preserve"> Cf. Pss. 32:5b; 84:10b. Rom. 1:19-21; 2 Cor. 4:6; Jn. 1:14; 6:40; 17:22-24.</w:t>
      </w:r>
    </w:p>
  </w:footnote>
  <w:footnote w:id="499">
    <w:p w14:paraId="7B92C494" w14:textId="3893728C" w:rsidR="00F23E7F" w:rsidRDefault="00F23E7F" w:rsidP="00AF055B">
      <w:pPr>
        <w:pStyle w:val="footnote"/>
      </w:pPr>
      <w:r>
        <w:rPr>
          <w:rStyle w:val="FootnoteReference"/>
        </w:rPr>
        <w:footnoteRef/>
      </w:r>
      <w:r>
        <w:t xml:space="preserve"> [JS] “do obeisance to”</w:t>
      </w:r>
    </w:p>
  </w:footnote>
  <w:footnote w:id="500">
    <w:p w14:paraId="3C69AEE3" w14:textId="2FCFF9DA" w:rsidR="00F23E7F" w:rsidRDefault="00F23E7F" w:rsidP="00AF055B">
      <w:pPr>
        <w:pStyle w:val="footnote"/>
      </w:pPr>
      <w:r>
        <w:rPr>
          <w:rStyle w:val="FootnoteReference"/>
        </w:rPr>
        <w:footnoteRef/>
      </w:r>
      <w:r>
        <w:t xml:space="preserve"> [JS] “do obeisance to”</w:t>
      </w:r>
    </w:p>
  </w:footnote>
  <w:footnote w:id="501">
    <w:p w14:paraId="7E0327B2" w14:textId="516E0233" w:rsidR="00F23E7F" w:rsidRDefault="00F23E7F" w:rsidP="00AF055B">
      <w:pPr>
        <w:pStyle w:val="footnote"/>
      </w:pPr>
      <w:r>
        <w:rPr>
          <w:rStyle w:val="FootnoteReference"/>
        </w:rPr>
        <w:footnoteRef/>
      </w:r>
      <w:r>
        <w:t xml:space="preserve"> [JS] Fr. Lazarus has “lives”</w:t>
      </w:r>
    </w:p>
  </w:footnote>
  <w:footnote w:id="502">
    <w:p w14:paraId="202D3E03" w14:textId="48C7AC7B" w:rsidR="00F23E7F" w:rsidRDefault="00F23E7F"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3">
    <w:p w14:paraId="22A45999" w14:textId="77777777" w:rsidR="00F23E7F" w:rsidRDefault="00F23E7F"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4">
    <w:p w14:paraId="160E0C3D" w14:textId="77777777" w:rsidR="00F23E7F" w:rsidRDefault="00F23E7F" w:rsidP="00C544D6">
      <w:pPr>
        <w:pStyle w:val="footnote"/>
      </w:pPr>
      <w:r>
        <w:rPr>
          <w:rStyle w:val="FootnoteReference"/>
        </w:rPr>
        <w:footnoteRef/>
      </w:r>
      <w:r>
        <w:t xml:space="preserve"> Rev. 4:6, Ezek. 1:5-10.</w:t>
      </w:r>
    </w:p>
  </w:footnote>
  <w:footnote w:id="505">
    <w:p w14:paraId="2C987C7D" w14:textId="7DA14E0E" w:rsidR="00F23E7F" w:rsidRDefault="00F23E7F" w:rsidP="006263C2">
      <w:pPr>
        <w:pStyle w:val="footnote"/>
      </w:pPr>
      <w:r>
        <w:rPr>
          <w:rStyle w:val="FootnoteReference"/>
        </w:rPr>
        <w:footnoteRef/>
      </w:r>
      <w:r>
        <w:t xml:space="preserve"> [JS] The word conveys both confessing Him and thanking or praising Him.</w:t>
      </w:r>
    </w:p>
  </w:footnote>
  <w:footnote w:id="506">
    <w:p w14:paraId="5846482D" w14:textId="3A662ECC" w:rsidR="00F23E7F" w:rsidRDefault="00F23E7F" w:rsidP="006263C2">
      <w:pPr>
        <w:pStyle w:val="footnote"/>
      </w:pPr>
      <w:r>
        <w:rPr>
          <w:rStyle w:val="FootnoteReference"/>
        </w:rPr>
        <w:footnoteRef/>
      </w:r>
      <w:r>
        <w:t xml:space="preserve"> [JS] Fr. Lazarus has “laws”</w:t>
      </w:r>
    </w:p>
  </w:footnote>
  <w:footnote w:id="507">
    <w:p w14:paraId="2FC019B3" w14:textId="70AAB5D0" w:rsidR="00F23E7F" w:rsidRDefault="00F23E7F" w:rsidP="006263C2">
      <w:pPr>
        <w:pStyle w:val="footnote"/>
      </w:pPr>
      <w:r>
        <w:rPr>
          <w:rStyle w:val="FootnoteReference"/>
        </w:rPr>
        <w:footnoteRef/>
      </w:r>
      <w:r>
        <w:t xml:space="preserve"> [JS] “do obeisance”, commonly rendered “worship”</w:t>
      </w:r>
    </w:p>
  </w:footnote>
  <w:footnote w:id="508">
    <w:p w14:paraId="7386C0B1" w14:textId="0080D811" w:rsidR="00F23E7F" w:rsidRDefault="00F23E7F" w:rsidP="004A1997">
      <w:pPr>
        <w:pStyle w:val="footnote"/>
      </w:pPr>
      <w:r>
        <w:rPr>
          <w:rStyle w:val="FootnoteReference"/>
        </w:rPr>
        <w:footnoteRef/>
      </w:r>
      <w:r>
        <w:t xml:space="preserve"> [JS] Fr. Lazarus has “correcting”</w:t>
      </w:r>
    </w:p>
  </w:footnote>
  <w:footnote w:id="509">
    <w:p w14:paraId="273EA178" w14:textId="4DFF2FD9" w:rsidR="00F23E7F" w:rsidRDefault="00F23E7F" w:rsidP="004A1997">
      <w:pPr>
        <w:pStyle w:val="footnote"/>
      </w:pPr>
      <w:r>
        <w:rPr>
          <w:rStyle w:val="FootnoteReference"/>
        </w:rPr>
        <w:footnoteRef/>
      </w:r>
      <w:r>
        <w:t xml:space="preserve"> [JS] “do obeisance” or “fall down”</w:t>
      </w:r>
    </w:p>
  </w:footnote>
  <w:footnote w:id="510">
    <w:p w14:paraId="6E38F9F7" w14:textId="307328EF" w:rsidR="00F23E7F" w:rsidRDefault="00F23E7F" w:rsidP="0016307C">
      <w:pPr>
        <w:pStyle w:val="footnote"/>
      </w:pPr>
      <w:r>
        <w:rPr>
          <w:rStyle w:val="FootnoteReference"/>
        </w:rPr>
        <w:footnoteRef/>
      </w:r>
      <w:r>
        <w:t xml:space="preserve"> [JS] as in “acknowledging”, or “thankfully confessing Him with praise”, not “confessing sins”</w:t>
      </w:r>
    </w:p>
  </w:footnote>
  <w:footnote w:id="511">
    <w:p w14:paraId="346D7C50" w14:textId="6DED6982" w:rsidR="00F23E7F" w:rsidRDefault="00F23E7F" w:rsidP="0016307C">
      <w:pPr>
        <w:pStyle w:val="footnote"/>
      </w:pPr>
      <w:r>
        <w:rPr>
          <w:rStyle w:val="FootnoteReference"/>
        </w:rPr>
        <w:footnoteRef/>
      </w:r>
      <w:r>
        <w:t xml:space="preserve"> [JS] or, “and not we Him”</w:t>
      </w:r>
    </w:p>
  </w:footnote>
  <w:footnote w:id="512">
    <w:p w14:paraId="14022FB6" w14:textId="4CE3B2A5" w:rsidR="00F23E7F" w:rsidRDefault="00F23E7F" w:rsidP="0016307C">
      <w:pPr>
        <w:pStyle w:val="footnote"/>
      </w:pPr>
      <w:r>
        <w:rPr>
          <w:rStyle w:val="FootnoteReference"/>
        </w:rPr>
        <w:footnoteRef/>
      </w:r>
      <w:r>
        <w:t xml:space="preserve"> [JS] not confession of sins, but confessing Him, with thanksgiving and praise.</w:t>
      </w:r>
    </w:p>
  </w:footnote>
  <w:footnote w:id="513">
    <w:p w14:paraId="74BE8AB4" w14:textId="15E7B0AD" w:rsidR="00F23E7F" w:rsidRDefault="00F23E7F" w:rsidP="00C050C7">
      <w:pPr>
        <w:pStyle w:val="footnote"/>
      </w:pPr>
      <w:r>
        <w:rPr>
          <w:rStyle w:val="FootnoteReference"/>
        </w:rPr>
        <w:footnoteRef/>
      </w:r>
      <w:r>
        <w:t xml:space="preserve"> [JS] or “do wrong,” or “the workers of iniquity”</w:t>
      </w:r>
    </w:p>
  </w:footnote>
  <w:footnote w:id="514">
    <w:p w14:paraId="4E28D6F6" w14:textId="75DDD646" w:rsidR="00F23E7F" w:rsidRDefault="00F23E7F" w:rsidP="00CD361B">
      <w:pPr>
        <w:pStyle w:val="footnote"/>
      </w:pPr>
      <w:r>
        <w:rPr>
          <w:rStyle w:val="FootnoteReference"/>
        </w:rPr>
        <w:footnoteRef/>
      </w:r>
      <w:r>
        <w:t xml:space="preserve"> [JS] or proud/haughty eyes.</w:t>
      </w:r>
    </w:p>
  </w:footnote>
  <w:footnote w:id="515">
    <w:p w14:paraId="33F848D7" w14:textId="77777777" w:rsidR="00F23E7F" w:rsidRDefault="00F23E7F" w:rsidP="00C544D6">
      <w:pPr>
        <w:pStyle w:val="footnote"/>
      </w:pPr>
      <w:r>
        <w:rPr>
          <w:rStyle w:val="FootnoteReference"/>
        </w:rPr>
        <w:footnoteRef/>
      </w:r>
      <w:r>
        <w:t xml:space="preserve"> Daily I pray for the lost. Sinners are slain by conversion into believers, saints, friends and lovers.</w:t>
      </w:r>
    </w:p>
  </w:footnote>
  <w:footnote w:id="516">
    <w:p w14:paraId="570F4149" w14:textId="77777777" w:rsidR="00F23E7F" w:rsidRDefault="00F23E7F" w:rsidP="00C544D6">
      <w:pPr>
        <w:pStyle w:val="footnote"/>
      </w:pPr>
      <w:r>
        <w:rPr>
          <w:rStyle w:val="FootnoteReference"/>
        </w:rPr>
        <w:footnoteRef/>
      </w:r>
      <w:r>
        <w:t xml:space="preserve"> Peter praised and confessed Christ, yet later he swore he did not know Him (Mt. 26:74; Mk. 14:71).</w:t>
      </w:r>
    </w:p>
  </w:footnote>
  <w:footnote w:id="517">
    <w:p w14:paraId="7F487DE9" w14:textId="1D877FA2" w:rsidR="00F23E7F" w:rsidRDefault="00F23E7F" w:rsidP="00C544D6">
      <w:pPr>
        <w:pStyle w:val="footnote"/>
      </w:pPr>
      <w:r>
        <w:rPr>
          <w:rStyle w:val="FootnoteReference"/>
        </w:rPr>
        <w:footnoteRef/>
      </w:r>
      <w:r>
        <w:t xml:space="preserve"> Cf. Ps. 38:7a.</w:t>
      </w:r>
    </w:p>
  </w:footnote>
  <w:footnote w:id="518">
    <w:p w14:paraId="1B133F2B" w14:textId="56FE4EC3" w:rsidR="00F23E7F" w:rsidRDefault="00F23E7F"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19">
    <w:p w14:paraId="4C6B2146" w14:textId="77777777" w:rsidR="00F23E7F" w:rsidRDefault="00F23E7F" w:rsidP="00C544D6">
      <w:pPr>
        <w:pStyle w:val="footnote"/>
      </w:pPr>
      <w:r>
        <w:rPr>
          <w:rStyle w:val="FootnoteReference"/>
        </w:rPr>
        <w:footnoteRef/>
      </w:r>
      <w:r>
        <w:t xml:space="preserve"> descendants: </w:t>
      </w:r>
      <w:r w:rsidRPr="00A80C80">
        <w:rPr>
          <w:i/>
        </w:rPr>
        <w:t>lit</w:t>
      </w:r>
      <w:r>
        <w:t>. seed. Verses 26-28 are quoted at Heb. 1:10-12; 13:8.</w:t>
      </w:r>
    </w:p>
  </w:footnote>
  <w:footnote w:id="520">
    <w:p w14:paraId="44E84D4D" w14:textId="77777777" w:rsidR="00F23E7F" w:rsidRDefault="00F23E7F" w:rsidP="00C544D6">
      <w:pPr>
        <w:pStyle w:val="footnote"/>
      </w:pPr>
      <w:r>
        <w:rPr>
          <w:rStyle w:val="FootnoteReference"/>
        </w:rPr>
        <w:footnoteRef/>
      </w:r>
      <w:r>
        <w:t xml:space="preserve"> ‘God is love’ (1 John 4:8,16).</w:t>
      </w:r>
    </w:p>
  </w:footnote>
  <w:footnote w:id="521">
    <w:p w14:paraId="169A7896" w14:textId="77777777" w:rsidR="00F23E7F" w:rsidRDefault="00F23E7F" w:rsidP="00C37403">
      <w:pPr>
        <w:pStyle w:val="footnote"/>
      </w:pPr>
      <w:r>
        <w:rPr>
          <w:rStyle w:val="FootnoteReference"/>
        </w:rPr>
        <w:footnoteRef/>
      </w:r>
      <w:r>
        <w:t xml:space="preserve"> [JS] NETS has “who is very conciliatory towards all your acts of lawlessness”</w:t>
      </w:r>
    </w:p>
  </w:footnote>
  <w:footnote w:id="522">
    <w:p w14:paraId="1EEA58C5" w14:textId="195647BB" w:rsidR="00F23E7F" w:rsidRDefault="00F23E7F" w:rsidP="00C544D6">
      <w:pPr>
        <w:pStyle w:val="footnote"/>
      </w:pPr>
      <w:r>
        <w:rPr>
          <w:rStyle w:val="FootnoteReference"/>
        </w:rPr>
        <w:footnoteRef/>
      </w:r>
      <w:r>
        <w:t xml:space="preserve"> Cf. Ps. 147:8.</w:t>
      </w:r>
    </w:p>
  </w:footnote>
  <w:footnote w:id="523">
    <w:p w14:paraId="3C4F2E7D" w14:textId="704C8BBC" w:rsidR="00F23E7F" w:rsidRDefault="00F23E7F" w:rsidP="001566BD">
      <w:pPr>
        <w:pStyle w:val="footnote"/>
      </w:pPr>
      <w:r>
        <w:rPr>
          <w:rStyle w:val="FootnoteReference"/>
        </w:rPr>
        <w:footnoteRef/>
      </w:r>
      <w:r>
        <w:t xml:space="preserve"> [JS] or “transgressions”</w:t>
      </w:r>
    </w:p>
  </w:footnote>
  <w:footnote w:id="524">
    <w:p w14:paraId="1F5C3038" w14:textId="77777777" w:rsidR="00F23E7F" w:rsidRDefault="00F23E7F" w:rsidP="00C544D6">
      <w:pPr>
        <w:pStyle w:val="footnote"/>
      </w:pPr>
      <w:r>
        <w:rPr>
          <w:rStyle w:val="FootnoteReference"/>
        </w:rPr>
        <w:footnoteRef/>
      </w:r>
      <w:r>
        <w:t xml:space="preserve"> East and West intersecting heaven and earth forms the Cross to which our sins were nailed (Col. 1:20; 2:14).</w:t>
      </w:r>
    </w:p>
  </w:footnote>
  <w:footnote w:id="525">
    <w:p w14:paraId="091111BB" w14:textId="79454437" w:rsidR="00F23E7F" w:rsidRDefault="00F23E7F" w:rsidP="00417F44">
      <w:pPr>
        <w:pStyle w:val="footnote"/>
      </w:pPr>
      <w:r>
        <w:rPr>
          <w:rStyle w:val="FootnoteReference"/>
        </w:rPr>
        <w:footnoteRef/>
      </w:r>
      <w:r>
        <w:t xml:space="preserve"> [JS] wind, or breath, spirit. The analogy is to “as the spirit passes from man, and he does not exist.”</w:t>
      </w:r>
    </w:p>
  </w:footnote>
  <w:footnote w:id="526">
    <w:p w14:paraId="2EB2A618" w14:textId="77777777" w:rsidR="00F23E7F" w:rsidRDefault="00F23E7F" w:rsidP="00C544D6">
      <w:pPr>
        <w:pStyle w:val="footnote"/>
      </w:pPr>
      <w:r>
        <w:rPr>
          <w:rStyle w:val="FootnoteReference"/>
        </w:rPr>
        <w:footnoteRef/>
      </w:r>
      <w:r>
        <w:t xml:space="preserve"> embraces all: </w:t>
      </w:r>
      <w:r w:rsidRPr="00A80C80">
        <w:rPr>
          <w:i/>
        </w:rPr>
        <w:t>or</w:t>
      </w:r>
      <w:r>
        <w:t>, ‘rules over all.’</w:t>
      </w:r>
    </w:p>
  </w:footnote>
  <w:footnote w:id="527">
    <w:p w14:paraId="74ECADBE" w14:textId="66332B8C" w:rsidR="00F23E7F" w:rsidRDefault="00F23E7F" w:rsidP="00342E73">
      <w:pPr>
        <w:pStyle w:val="footnote"/>
      </w:pPr>
      <w:r>
        <w:rPr>
          <w:rStyle w:val="FootnoteReference"/>
        </w:rPr>
        <w:footnoteRef/>
      </w:r>
      <w:r>
        <w:t xml:space="preserve"> [JS] Fr. Lazarus has “very great”</w:t>
      </w:r>
    </w:p>
  </w:footnote>
  <w:footnote w:id="528">
    <w:p w14:paraId="4F7FE92C" w14:textId="411FA40A" w:rsidR="00F23E7F" w:rsidRDefault="00F23E7F" w:rsidP="00342E73">
      <w:pPr>
        <w:pStyle w:val="footnote"/>
      </w:pPr>
      <w:r>
        <w:rPr>
          <w:rStyle w:val="FootnoteReference"/>
        </w:rPr>
        <w:footnoteRef/>
      </w:r>
      <w:r>
        <w:t xml:space="preserve"> [JS] or “thanksgiving,” or “thankful confession with praise”</w:t>
      </w:r>
    </w:p>
  </w:footnote>
  <w:footnote w:id="529">
    <w:p w14:paraId="169AA0B7" w14:textId="592F3FAF" w:rsidR="00F23E7F" w:rsidRDefault="00F23E7F"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0">
    <w:p w14:paraId="6BB1365A" w14:textId="27497F37" w:rsidR="00F23E7F" w:rsidRDefault="00F23E7F" w:rsidP="00342E73">
      <w:pPr>
        <w:pStyle w:val="footnote"/>
      </w:pPr>
      <w:r>
        <w:rPr>
          <w:rStyle w:val="FootnoteReference"/>
        </w:rPr>
        <w:footnoteRef/>
      </w:r>
      <w:r>
        <w:t xml:space="preserve"> [JS] or “makes the clouds His chariot”</w:t>
      </w:r>
    </w:p>
  </w:footnote>
  <w:footnote w:id="531">
    <w:p w14:paraId="62DF6E81" w14:textId="51054D24" w:rsidR="00F23E7F" w:rsidRDefault="00F23E7F" w:rsidP="00342E73">
      <w:pPr>
        <w:pStyle w:val="footnote"/>
      </w:pPr>
      <w:r>
        <w:rPr>
          <w:rStyle w:val="FootnoteReference"/>
        </w:rPr>
        <w:footnoteRef/>
      </w:r>
      <w:r>
        <w:t xml:space="preserve"> [JS] or “messengers”</w:t>
      </w:r>
    </w:p>
  </w:footnote>
  <w:footnote w:id="532">
    <w:p w14:paraId="168D3C90" w14:textId="7FDCEE0D" w:rsidR="00F23E7F" w:rsidRDefault="00F23E7F" w:rsidP="00342E73">
      <w:pPr>
        <w:pStyle w:val="footnote"/>
      </w:pPr>
      <w:r>
        <w:rPr>
          <w:rStyle w:val="FootnoteReference"/>
        </w:rPr>
        <w:footnoteRef/>
      </w:r>
      <w:r>
        <w:t xml:space="preserve"> [JS] Fr. Lazarus has “servants”</w:t>
      </w:r>
    </w:p>
  </w:footnote>
  <w:footnote w:id="533">
    <w:p w14:paraId="45145696" w14:textId="77777777" w:rsidR="00F23E7F" w:rsidRDefault="00F23E7F" w:rsidP="00C544D6">
      <w:pPr>
        <w:pStyle w:val="footnote"/>
      </w:pPr>
      <w:r>
        <w:rPr>
          <w:rStyle w:val="FootnoteReference"/>
        </w:rPr>
        <w:footnoteRef/>
      </w:r>
      <w:r>
        <w:t xml:space="preserve"> Heb. 1:7; Ezek. 1:14; 2 Esdras 8:22.</w:t>
      </w:r>
    </w:p>
  </w:footnote>
  <w:footnote w:id="534">
    <w:p w14:paraId="0185F645" w14:textId="47FC8356" w:rsidR="00F23E7F" w:rsidRDefault="00F23E7F" w:rsidP="00342E73">
      <w:pPr>
        <w:pStyle w:val="footnote"/>
      </w:pPr>
      <w:r>
        <w:rPr>
          <w:rStyle w:val="FootnoteReference"/>
        </w:rPr>
        <w:footnoteRef/>
      </w:r>
      <w:r>
        <w:t xml:space="preserve"> [JS] Fr. Lazarus has “axis”</w:t>
      </w:r>
    </w:p>
  </w:footnote>
  <w:footnote w:id="535">
    <w:p w14:paraId="62442F76" w14:textId="4CE61300" w:rsidR="00F23E7F" w:rsidRDefault="00F23E7F" w:rsidP="00342E73">
      <w:pPr>
        <w:pStyle w:val="footnote"/>
      </w:pPr>
      <w:r>
        <w:rPr>
          <w:rStyle w:val="FootnoteReference"/>
        </w:rPr>
        <w:footnoteRef/>
      </w:r>
      <w:r>
        <w:t xml:space="preserve"> [JS] Fr. Lazarus has “wander”. NETS has “be tilted”</w:t>
      </w:r>
    </w:p>
  </w:footnote>
  <w:footnote w:id="536">
    <w:p w14:paraId="1733D904" w14:textId="3B68C5C6" w:rsidR="00F23E7F" w:rsidRDefault="00F23E7F" w:rsidP="006A0F54">
      <w:pPr>
        <w:pStyle w:val="footnote"/>
      </w:pPr>
      <w:r>
        <w:rPr>
          <w:rStyle w:val="FootnoteReference"/>
        </w:rPr>
        <w:footnoteRef/>
      </w:r>
      <w:r>
        <w:t xml:space="preserve"> [JS] literally, “founded”</w:t>
      </w:r>
    </w:p>
  </w:footnote>
  <w:footnote w:id="537">
    <w:p w14:paraId="2075EA79" w14:textId="5E6B474F" w:rsidR="00F23E7F" w:rsidRDefault="00F23E7F" w:rsidP="006A0F54">
      <w:pPr>
        <w:pStyle w:val="footnote"/>
      </w:pPr>
      <w:r>
        <w:rPr>
          <w:rStyle w:val="FootnoteReference"/>
        </w:rPr>
        <w:footnoteRef/>
      </w:r>
      <w:r>
        <w:t xml:space="preserve"> [JS] or “takes the lead among them”</w:t>
      </w:r>
    </w:p>
  </w:footnote>
  <w:footnote w:id="538">
    <w:p w14:paraId="28E7BE34" w14:textId="16676F65" w:rsidR="00F23E7F" w:rsidRDefault="00F23E7F" w:rsidP="001566BD">
      <w:pPr>
        <w:pStyle w:val="footnote"/>
      </w:pPr>
      <w:r>
        <w:rPr>
          <w:rStyle w:val="FootnoteReference"/>
        </w:rPr>
        <w:footnoteRef/>
      </w:r>
      <w:r>
        <w:t xml:space="preserve"> [JS] or “serpent”</w:t>
      </w:r>
    </w:p>
  </w:footnote>
  <w:footnote w:id="539">
    <w:p w14:paraId="11DE9B53" w14:textId="0A5609C6" w:rsidR="00F23E7F" w:rsidRDefault="00F23E7F" w:rsidP="00915FD3">
      <w:pPr>
        <w:pStyle w:val="footnote"/>
      </w:pPr>
      <w:r>
        <w:rPr>
          <w:rStyle w:val="FootnoteReference"/>
        </w:rPr>
        <w:footnoteRef/>
      </w:r>
      <w:r>
        <w:t xml:space="preserve"> [JS] or, “the universe”</w:t>
      </w:r>
    </w:p>
  </w:footnote>
  <w:footnote w:id="540">
    <w:p w14:paraId="74093DC5" w14:textId="1E09F0AA" w:rsidR="00F23E7F" w:rsidRDefault="00F23E7F" w:rsidP="00915FD3">
      <w:pPr>
        <w:pStyle w:val="footnote"/>
      </w:pPr>
      <w:r>
        <w:rPr>
          <w:rStyle w:val="FootnoteReference"/>
        </w:rPr>
        <w:footnoteRef/>
      </w:r>
      <w:r>
        <w:t xml:space="preserve"> [JS] or, “breath”</w:t>
      </w:r>
    </w:p>
  </w:footnote>
  <w:footnote w:id="541">
    <w:p w14:paraId="7147B16E" w14:textId="621A8A9E" w:rsidR="00F23E7F" w:rsidRDefault="00F23E7F" w:rsidP="001566BD">
      <w:pPr>
        <w:pStyle w:val="footnote"/>
      </w:pPr>
      <w:r>
        <w:rPr>
          <w:rStyle w:val="FootnoteReference"/>
        </w:rPr>
        <w:footnoteRef/>
      </w:r>
      <w:r>
        <w:t xml:space="preserve"> [JS] Fr. Lazarus has, “meditation”</w:t>
      </w:r>
    </w:p>
  </w:footnote>
  <w:footnote w:id="542">
    <w:p w14:paraId="384A849F" w14:textId="641C79E3" w:rsidR="00F23E7F" w:rsidRDefault="00F23E7F" w:rsidP="00C544D6">
      <w:pPr>
        <w:pStyle w:val="footnote"/>
      </w:pPr>
      <w:r>
        <w:rPr>
          <w:rStyle w:val="FootnoteReference"/>
        </w:rPr>
        <w:footnoteRef/>
      </w:r>
      <w:r>
        <w:t xml:space="preserve"> Much of Psalm 104 occurs almost verbatim in 1 Chron. 16:8-22 (cf. vv. 7:36).</w:t>
      </w:r>
    </w:p>
  </w:footnote>
  <w:footnote w:id="543">
    <w:p w14:paraId="3905FF41" w14:textId="613F8D2E" w:rsidR="00F23E7F" w:rsidRDefault="00F23E7F" w:rsidP="00321F6F">
      <w:pPr>
        <w:pStyle w:val="footnote"/>
      </w:pPr>
      <w:r>
        <w:rPr>
          <w:rStyle w:val="FootnoteReference"/>
        </w:rPr>
        <w:footnoteRef/>
      </w:r>
      <w:r>
        <w:t xml:space="preserve"> [JS] or “give thanks to”. “Thankfully confess with praise”</w:t>
      </w:r>
    </w:p>
  </w:footnote>
  <w:footnote w:id="544">
    <w:p w14:paraId="01463307" w14:textId="64E551BC" w:rsidR="00F23E7F" w:rsidRDefault="00F23E7F" w:rsidP="00321F6F">
      <w:pPr>
        <w:pStyle w:val="footnote"/>
      </w:pPr>
      <w:r>
        <w:rPr>
          <w:rStyle w:val="FootnoteReference"/>
        </w:rPr>
        <w:footnoteRef/>
      </w:r>
      <w:r>
        <w:t xml:space="preserve"> [JS] or “make music to”</w:t>
      </w:r>
    </w:p>
  </w:footnote>
  <w:footnote w:id="545">
    <w:p w14:paraId="2B9E23B4" w14:textId="03FD2FE2" w:rsidR="00F23E7F" w:rsidRDefault="00F23E7F" w:rsidP="00321F6F">
      <w:pPr>
        <w:pStyle w:val="footnote"/>
      </w:pPr>
      <w:r>
        <w:rPr>
          <w:rStyle w:val="FootnoteReference"/>
        </w:rPr>
        <w:footnoteRef/>
      </w:r>
      <w:r>
        <w:t xml:space="preserve"> [JS] i.e. presence</w:t>
      </w:r>
    </w:p>
  </w:footnote>
  <w:footnote w:id="546">
    <w:p w14:paraId="661C891F" w14:textId="3A70284B" w:rsidR="00F23E7F" w:rsidRDefault="00F23E7F" w:rsidP="00321F6F">
      <w:pPr>
        <w:pStyle w:val="footnote"/>
      </w:pPr>
      <w:r>
        <w:rPr>
          <w:rStyle w:val="FootnoteReference"/>
        </w:rPr>
        <w:footnoteRef/>
      </w:r>
      <w:r>
        <w:t xml:space="preserve"> [JS] literally, “seed”</w:t>
      </w:r>
    </w:p>
  </w:footnote>
  <w:footnote w:id="547">
    <w:p w14:paraId="329D8569" w14:textId="5DC45E53" w:rsidR="00F23E7F" w:rsidRDefault="00F23E7F" w:rsidP="00321F6F">
      <w:pPr>
        <w:pStyle w:val="footnote"/>
      </w:pPr>
      <w:r>
        <w:rPr>
          <w:rStyle w:val="FootnoteReference"/>
        </w:rPr>
        <w:footnoteRef/>
      </w:r>
      <w:r>
        <w:t xml:space="preserve"> [JS] literally, “He remembered His covenant forever”</w:t>
      </w:r>
    </w:p>
  </w:footnote>
  <w:footnote w:id="548">
    <w:p w14:paraId="6010B733" w14:textId="6B64E095" w:rsidR="00F23E7F" w:rsidRDefault="00F23E7F" w:rsidP="00321F6F">
      <w:pPr>
        <w:pStyle w:val="footnote"/>
      </w:pPr>
      <w:r>
        <w:rPr>
          <w:rStyle w:val="FootnoteReference"/>
        </w:rPr>
        <w:footnoteRef/>
      </w:r>
      <w:r>
        <w:t xml:space="preserve"> [JS] i.e. the covenant</w:t>
      </w:r>
    </w:p>
  </w:footnote>
  <w:footnote w:id="549">
    <w:p w14:paraId="301BA381" w14:textId="3C68C9E1" w:rsidR="00F23E7F" w:rsidRDefault="00F23E7F" w:rsidP="00280E2D">
      <w:pPr>
        <w:pStyle w:val="footnote"/>
      </w:pPr>
      <w:r>
        <w:rPr>
          <w:rStyle w:val="FootnoteReference"/>
        </w:rPr>
        <w:footnoteRef/>
      </w:r>
      <w:r>
        <w:t xml:space="preserve"> [JS] or foreigners, resident aliens.</w:t>
      </w:r>
    </w:p>
  </w:footnote>
  <w:footnote w:id="550">
    <w:p w14:paraId="1DCE9038" w14:textId="77777777" w:rsidR="00F23E7F" w:rsidRDefault="00F23E7F"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1">
    <w:p w14:paraId="187F80A0" w14:textId="77777777" w:rsidR="00F23E7F" w:rsidRDefault="00F23E7F" w:rsidP="00C544D6">
      <w:pPr>
        <w:pStyle w:val="footnote"/>
      </w:pPr>
      <w:r>
        <w:rPr>
          <w:rStyle w:val="FootnoteReference"/>
        </w:rPr>
        <w:footnoteRef/>
      </w:r>
      <w:r>
        <w:t xml:space="preserve"> caterpillars: larva of the locust.</w:t>
      </w:r>
    </w:p>
  </w:footnote>
  <w:footnote w:id="552">
    <w:p w14:paraId="6E762A27" w14:textId="77777777" w:rsidR="00F23E7F" w:rsidRDefault="00F23E7F" w:rsidP="00C544D6">
      <w:pPr>
        <w:pStyle w:val="footnote"/>
      </w:pPr>
      <w:r>
        <w:rPr>
          <w:rStyle w:val="FootnoteReference"/>
        </w:rPr>
        <w:footnoteRef/>
      </w:r>
      <w:r>
        <w:t xml:space="preserve"> Ex. 16:12-15; Jn. 6:31-35.</w:t>
      </w:r>
    </w:p>
  </w:footnote>
  <w:footnote w:id="553">
    <w:p w14:paraId="49AE41C2" w14:textId="50246779" w:rsidR="00F23E7F" w:rsidRDefault="00F23E7F" w:rsidP="00E46516">
      <w:pPr>
        <w:pStyle w:val="footnote"/>
      </w:pPr>
      <w:r>
        <w:rPr>
          <w:rStyle w:val="FootnoteReference"/>
        </w:rPr>
        <w:footnoteRef/>
      </w:r>
      <w:r>
        <w:t xml:space="preserve"> [JS] or “promise”</w:t>
      </w:r>
    </w:p>
  </w:footnote>
  <w:footnote w:id="554">
    <w:p w14:paraId="463C0491" w14:textId="77777777" w:rsidR="00F23E7F" w:rsidRDefault="00F23E7F" w:rsidP="00C544D6">
      <w:pPr>
        <w:pStyle w:val="footnote"/>
      </w:pPr>
      <w:r>
        <w:rPr>
          <w:rStyle w:val="FootnoteReference"/>
        </w:rPr>
        <w:footnoteRef/>
      </w:r>
      <w:r>
        <w:t xml:space="preserve"> Gen. 15:14.</w:t>
      </w:r>
    </w:p>
  </w:footnote>
  <w:footnote w:id="555">
    <w:p w14:paraId="078805D2" w14:textId="5FA9820B" w:rsidR="00F23E7F" w:rsidRDefault="00F23E7F"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56">
    <w:p w14:paraId="6557E8C2" w14:textId="00E953DA" w:rsidR="00F23E7F" w:rsidRDefault="00F23E7F" w:rsidP="00854B91">
      <w:pPr>
        <w:pStyle w:val="footnote"/>
      </w:pPr>
      <w:r>
        <w:rPr>
          <w:rStyle w:val="FootnoteReference"/>
        </w:rPr>
        <w:footnoteRef/>
      </w:r>
      <w:r>
        <w:t xml:space="preserve"> [JS] or “give thanks to”. “Thankfully confess with praise”</w:t>
      </w:r>
    </w:p>
  </w:footnote>
  <w:footnote w:id="557">
    <w:p w14:paraId="08540649" w14:textId="77777777" w:rsidR="00F23E7F" w:rsidRDefault="00F23E7F" w:rsidP="00C544D6">
      <w:pPr>
        <w:pStyle w:val="footnote"/>
      </w:pPr>
      <w:r>
        <w:rPr>
          <w:rStyle w:val="FootnoteReference"/>
        </w:rPr>
        <w:footnoteRef/>
      </w:r>
      <w:r>
        <w:t xml:space="preserve"> mercy: </w:t>
      </w:r>
      <w:r w:rsidRPr="00B246C1">
        <w:rPr>
          <w:i/>
        </w:rPr>
        <w:t>or</w:t>
      </w:r>
      <w:r>
        <w:t xml:space="preserve"> love.</w:t>
      </w:r>
    </w:p>
  </w:footnote>
  <w:footnote w:id="558">
    <w:p w14:paraId="471071BF" w14:textId="61D7EC3C" w:rsidR="00F23E7F" w:rsidRDefault="00F23E7F" w:rsidP="00854B91">
      <w:pPr>
        <w:pStyle w:val="footnote"/>
      </w:pPr>
      <w:r>
        <w:rPr>
          <w:rStyle w:val="FootnoteReference"/>
        </w:rPr>
        <w:footnoteRef/>
      </w:r>
      <w:r>
        <w:t xml:space="preserve"> [JS] or “observe justice”</w:t>
      </w:r>
    </w:p>
  </w:footnote>
  <w:footnote w:id="559">
    <w:p w14:paraId="03E9E4DD" w14:textId="395B2D3C" w:rsidR="00F23E7F" w:rsidRDefault="00F23E7F" w:rsidP="00854B91">
      <w:pPr>
        <w:pStyle w:val="footnote"/>
      </w:pPr>
      <w:r>
        <w:rPr>
          <w:rStyle w:val="FootnoteReference"/>
        </w:rPr>
        <w:footnoteRef/>
      </w:r>
      <w:r>
        <w:t xml:space="preserve"> [JS] literally, “do”</w:t>
      </w:r>
    </w:p>
  </w:footnote>
  <w:footnote w:id="560">
    <w:p w14:paraId="5B7ACE2B" w14:textId="78E5BEF3" w:rsidR="00F23E7F" w:rsidRDefault="00F23E7F" w:rsidP="00854B91">
      <w:pPr>
        <w:pStyle w:val="footnote"/>
      </w:pPr>
      <w:r>
        <w:rPr>
          <w:rStyle w:val="FootnoteReference"/>
        </w:rPr>
        <w:footnoteRef/>
      </w:r>
      <w:r>
        <w:t xml:space="preserve"> [JS] or “because of the good will of Your people”</w:t>
      </w:r>
    </w:p>
  </w:footnote>
  <w:footnote w:id="561">
    <w:p w14:paraId="1A81CC74" w14:textId="6EC9F596" w:rsidR="00F23E7F" w:rsidRDefault="00F23E7F" w:rsidP="00C544D6">
      <w:pPr>
        <w:pStyle w:val="footnote"/>
      </w:pPr>
      <w:r>
        <w:rPr>
          <w:rStyle w:val="FootnoteReference"/>
        </w:rPr>
        <w:footnoteRef/>
      </w:r>
      <w:r>
        <w:t xml:space="preserve"> Cf. Mark 8:17-21; Matthew 16:9-12.</w:t>
      </w:r>
    </w:p>
  </w:footnote>
  <w:footnote w:id="562">
    <w:p w14:paraId="6D8403EE" w14:textId="7911CBB2" w:rsidR="00F23E7F" w:rsidRDefault="00F23E7F" w:rsidP="00FF4329">
      <w:pPr>
        <w:pStyle w:val="footnote"/>
      </w:pPr>
      <w:r>
        <w:rPr>
          <w:rStyle w:val="FootnoteReference"/>
        </w:rPr>
        <w:footnoteRef/>
      </w:r>
      <w:r>
        <w:t xml:space="preserve"> [JS] Fr. Lazarus has “will”</w:t>
      </w:r>
    </w:p>
  </w:footnote>
  <w:footnote w:id="563">
    <w:p w14:paraId="008D3EE2" w14:textId="77777777" w:rsidR="00F23E7F" w:rsidRDefault="00F23E7F" w:rsidP="00C544D6">
      <w:pPr>
        <w:pStyle w:val="footnote"/>
      </w:pPr>
      <w:r>
        <w:rPr>
          <w:rStyle w:val="FootnoteReference"/>
        </w:rPr>
        <w:footnoteRef/>
      </w:r>
      <w:r>
        <w:t xml:space="preserve"> Num. 11:34.</w:t>
      </w:r>
    </w:p>
  </w:footnote>
  <w:footnote w:id="564">
    <w:p w14:paraId="45B2152E" w14:textId="77777777" w:rsidR="00F23E7F" w:rsidRDefault="00F23E7F" w:rsidP="00C544D6">
      <w:pPr>
        <w:pStyle w:val="footnote"/>
      </w:pPr>
      <w:r>
        <w:rPr>
          <w:rStyle w:val="FootnoteReference"/>
        </w:rPr>
        <w:footnoteRef/>
      </w:r>
      <w:r>
        <w:t xml:space="preserve"> Num. 16:32.</w:t>
      </w:r>
    </w:p>
  </w:footnote>
  <w:footnote w:id="565">
    <w:p w14:paraId="4E447E07" w14:textId="714805BD" w:rsidR="00F23E7F" w:rsidRDefault="00F23E7F" w:rsidP="00FF4329">
      <w:pPr>
        <w:pStyle w:val="footnote"/>
      </w:pPr>
      <w:r>
        <w:rPr>
          <w:rStyle w:val="FootnoteReference"/>
        </w:rPr>
        <w:footnoteRef/>
      </w:r>
      <w:r>
        <w:t xml:space="preserve"> [JS] “did obeisance”. “bowed down to”.</w:t>
      </w:r>
    </w:p>
  </w:footnote>
  <w:footnote w:id="566">
    <w:p w14:paraId="74DDF551" w14:textId="7993EDFC" w:rsidR="00F23E7F" w:rsidRDefault="00F23E7F" w:rsidP="00FF4329">
      <w:pPr>
        <w:pStyle w:val="footnote"/>
      </w:pPr>
      <w:r>
        <w:rPr>
          <w:rStyle w:val="FootnoteReference"/>
        </w:rPr>
        <w:footnoteRef/>
      </w:r>
      <w:r>
        <w:t xml:space="preserve"> [JS] or fearful, terrible.</w:t>
      </w:r>
    </w:p>
  </w:footnote>
  <w:footnote w:id="567">
    <w:p w14:paraId="5BE35E93" w14:textId="77777777" w:rsidR="00F23E7F" w:rsidRDefault="00F23E7F" w:rsidP="00C544D6">
      <w:pPr>
        <w:pStyle w:val="footnote"/>
      </w:pPr>
      <w:r>
        <w:rPr>
          <w:rStyle w:val="FootnoteReference"/>
        </w:rPr>
        <w:footnoteRef/>
      </w:r>
      <w:r>
        <w:t xml:space="preserve"> children: </w:t>
      </w:r>
      <w:r w:rsidRPr="00B246C1">
        <w:rPr>
          <w:i/>
        </w:rPr>
        <w:t>lit</w:t>
      </w:r>
      <w:r>
        <w:t>. seed.</w:t>
      </w:r>
    </w:p>
  </w:footnote>
  <w:footnote w:id="568">
    <w:p w14:paraId="2898F4BB" w14:textId="7CD287CA" w:rsidR="00F23E7F" w:rsidRDefault="00F23E7F" w:rsidP="00335B68">
      <w:pPr>
        <w:pStyle w:val="footnote"/>
      </w:pPr>
      <w:r>
        <w:rPr>
          <w:rStyle w:val="FootnoteReference"/>
        </w:rPr>
        <w:footnoteRef/>
      </w:r>
      <w:r>
        <w:t xml:space="preserve"> [JS] or, “destruction”</w:t>
      </w:r>
    </w:p>
  </w:footnote>
  <w:footnote w:id="569">
    <w:p w14:paraId="6145EAB5" w14:textId="4C75086F" w:rsidR="00F23E7F" w:rsidRDefault="00F23E7F" w:rsidP="00335B68">
      <w:pPr>
        <w:pStyle w:val="footnote"/>
      </w:pPr>
      <w:r>
        <w:rPr>
          <w:rStyle w:val="FootnoteReference"/>
        </w:rPr>
        <w:footnoteRef/>
      </w:r>
      <w:r>
        <w:t xml:space="preserve"> [JS] or “the breach abated”</w:t>
      </w:r>
    </w:p>
  </w:footnote>
  <w:footnote w:id="570">
    <w:p w14:paraId="7BC84269" w14:textId="5FF802CF" w:rsidR="00F23E7F" w:rsidRDefault="00F23E7F" w:rsidP="00335B68">
      <w:pPr>
        <w:pStyle w:val="footnote"/>
      </w:pPr>
      <w:r>
        <w:rPr>
          <w:rStyle w:val="FootnoteReference"/>
        </w:rPr>
        <w:footnoteRef/>
      </w:r>
      <w:r>
        <w:t xml:space="preserve"> [JS] or “reckoned”</w:t>
      </w:r>
    </w:p>
  </w:footnote>
  <w:footnote w:id="571">
    <w:p w14:paraId="7C896B79" w14:textId="22421F6C" w:rsidR="00F23E7F" w:rsidRDefault="00F23E7F" w:rsidP="00335B68">
      <w:pPr>
        <w:pStyle w:val="footnote"/>
      </w:pPr>
      <w:r>
        <w:rPr>
          <w:rStyle w:val="FootnoteReference"/>
        </w:rPr>
        <w:footnoteRef/>
      </w:r>
      <w:r>
        <w:t xml:space="preserve"> [JS] literally “mingled” and “works”</w:t>
      </w:r>
    </w:p>
  </w:footnote>
  <w:footnote w:id="572">
    <w:p w14:paraId="642B0591" w14:textId="225C9085" w:rsidR="00F23E7F" w:rsidRDefault="00F23E7F" w:rsidP="00F208ED">
      <w:pPr>
        <w:pStyle w:val="footnote"/>
      </w:pPr>
      <w:r>
        <w:rPr>
          <w:rStyle w:val="FootnoteReference"/>
        </w:rPr>
        <w:footnoteRef/>
      </w:r>
      <w:r>
        <w:t xml:space="preserve"> [JS] or “give thanks to”, “thankfully confess with praise”</w:t>
      </w:r>
    </w:p>
  </w:footnote>
  <w:footnote w:id="573">
    <w:p w14:paraId="1D020CD0" w14:textId="190B32B1" w:rsidR="00F23E7F" w:rsidRDefault="00F23E7F" w:rsidP="00A87777">
      <w:pPr>
        <w:pStyle w:val="footnote"/>
      </w:pPr>
      <w:r>
        <w:rPr>
          <w:rStyle w:val="FootnoteReference"/>
        </w:rPr>
        <w:footnoteRef/>
      </w:r>
      <w:r>
        <w:t xml:space="preserve"> [JS] or “age to age”</w:t>
      </w:r>
    </w:p>
  </w:footnote>
  <w:footnote w:id="574">
    <w:p w14:paraId="0B2ABDB6" w14:textId="66F5B000" w:rsidR="00F23E7F" w:rsidRDefault="00F23E7F" w:rsidP="00F208ED">
      <w:pPr>
        <w:pStyle w:val="footnote"/>
      </w:pPr>
      <w:r>
        <w:rPr>
          <w:rStyle w:val="FootnoteReference"/>
        </w:rPr>
        <w:footnoteRef/>
      </w:r>
      <w:r>
        <w:t xml:space="preserve"> [JS] or “May it be! May it be” or “So be it! So be it!”</w:t>
      </w:r>
    </w:p>
  </w:footnote>
  <w:footnote w:id="575">
    <w:p w14:paraId="04C140F9" w14:textId="166D1F53" w:rsidR="00F23E7F" w:rsidRDefault="00F23E7F" w:rsidP="005843FD">
      <w:pPr>
        <w:pStyle w:val="footnote"/>
      </w:pPr>
      <w:r>
        <w:rPr>
          <w:rStyle w:val="FootnoteReference"/>
        </w:rPr>
        <w:footnoteRef/>
      </w:r>
      <w:r>
        <w:t xml:space="preserve"> [JS] or “give thanks to”, “thankfully confess with praise”</w:t>
      </w:r>
    </w:p>
  </w:footnote>
  <w:footnote w:id="576">
    <w:p w14:paraId="338DEC03" w14:textId="41CA3C59" w:rsidR="00F23E7F" w:rsidRDefault="00F23E7F" w:rsidP="005843FD">
      <w:pPr>
        <w:pStyle w:val="footnote"/>
      </w:pPr>
      <w:r>
        <w:rPr>
          <w:rStyle w:val="FootnoteReference"/>
        </w:rPr>
        <w:footnoteRef/>
      </w:r>
      <w:r>
        <w:t xml:space="preserve"> [JS] NETS and Fr. Lazarus have “sea” in place of “south”</w:t>
      </w:r>
    </w:p>
  </w:footnote>
  <w:footnote w:id="577">
    <w:p w14:paraId="6197905E" w14:textId="37F1FE6C" w:rsidR="00F23E7F" w:rsidRDefault="00F23E7F" w:rsidP="005843FD">
      <w:pPr>
        <w:pStyle w:val="footnote"/>
      </w:pPr>
      <w:r>
        <w:rPr>
          <w:rStyle w:val="FootnoteReference"/>
        </w:rPr>
        <w:footnoteRef/>
      </w:r>
      <w:r>
        <w:t xml:space="preserve"> [JS] or “praise and thank”, “thankfully confess with praise”</w:t>
      </w:r>
    </w:p>
  </w:footnote>
  <w:footnote w:id="578">
    <w:p w14:paraId="2927C9DC" w14:textId="30BA0C90" w:rsidR="00F23E7F" w:rsidRDefault="00F23E7F" w:rsidP="008B5FD0">
      <w:pPr>
        <w:pStyle w:val="footnote"/>
      </w:pPr>
      <w:r>
        <w:rPr>
          <w:rStyle w:val="FootnoteReference"/>
        </w:rPr>
        <w:footnoteRef/>
      </w:r>
      <w:r>
        <w:t xml:space="preserve"> [JS] or “praise and thank”, “thankfully confess with praise.”</w:t>
      </w:r>
    </w:p>
  </w:footnote>
  <w:footnote w:id="579">
    <w:p w14:paraId="6B4B3E8B" w14:textId="1A47DD82" w:rsidR="00F23E7F" w:rsidRDefault="00F23E7F" w:rsidP="005D0282">
      <w:pPr>
        <w:pStyle w:val="footnote"/>
      </w:pPr>
      <w:r>
        <w:rPr>
          <w:rStyle w:val="FootnoteReference"/>
        </w:rPr>
        <w:footnoteRef/>
      </w:r>
      <w:r>
        <w:t xml:space="preserve"> [JS] or “He helped them out of the way of their iniquity”</w:t>
      </w:r>
    </w:p>
  </w:footnote>
  <w:footnote w:id="580">
    <w:p w14:paraId="3CB0230A" w14:textId="77777777" w:rsidR="00F23E7F" w:rsidRDefault="00F23E7F"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1">
    <w:p w14:paraId="4C3C4DC6" w14:textId="4D9A8A9A" w:rsidR="00F23E7F" w:rsidRDefault="00F23E7F" w:rsidP="008B5FD0">
      <w:pPr>
        <w:pStyle w:val="footnote"/>
      </w:pPr>
      <w:r>
        <w:rPr>
          <w:rStyle w:val="FootnoteReference"/>
        </w:rPr>
        <w:footnoteRef/>
      </w:r>
      <w:r>
        <w:t xml:space="preserve"> [JS] or “praise and thank”, “thankfully confess with praise”</w:t>
      </w:r>
    </w:p>
  </w:footnote>
  <w:footnote w:id="582">
    <w:p w14:paraId="678ED315" w14:textId="00F5D3AB" w:rsidR="00F23E7F" w:rsidRDefault="00F23E7F" w:rsidP="0048178C">
      <w:pPr>
        <w:pStyle w:val="footnote"/>
      </w:pPr>
      <w:r>
        <w:rPr>
          <w:rStyle w:val="FootnoteReference"/>
        </w:rPr>
        <w:footnoteRef/>
      </w:r>
      <w:r>
        <w:t xml:space="preserve"> [JS] Fr. Lazarus has “all their skill was scuttled.”</w:t>
      </w:r>
    </w:p>
  </w:footnote>
  <w:footnote w:id="583">
    <w:p w14:paraId="34CCA381" w14:textId="4D43FBED" w:rsidR="00F23E7F" w:rsidRDefault="00F23E7F" w:rsidP="0048178C">
      <w:pPr>
        <w:pStyle w:val="footnote"/>
      </w:pPr>
      <w:r>
        <w:rPr>
          <w:rStyle w:val="FootnoteReference"/>
        </w:rPr>
        <w:footnoteRef/>
      </w:r>
      <w:r>
        <w:t xml:space="preserve"> [JS] or “praise and thank”, “thankfully confess with praise”</w:t>
      </w:r>
    </w:p>
  </w:footnote>
  <w:footnote w:id="584">
    <w:p w14:paraId="4C3D1737" w14:textId="77777777" w:rsidR="00F23E7F" w:rsidRDefault="00F23E7F" w:rsidP="00C544D6">
      <w:pPr>
        <w:pStyle w:val="footnote"/>
      </w:pPr>
      <w:r>
        <w:rPr>
          <w:rStyle w:val="FootnoteReference"/>
        </w:rPr>
        <w:footnoteRef/>
      </w:r>
      <w:r>
        <w:t xml:space="preserve"> ‘mercies of the Lord’: </w:t>
      </w:r>
      <w:r w:rsidRPr="00B246C1">
        <w:rPr>
          <w:i/>
        </w:rPr>
        <w:t>or</w:t>
      </w:r>
      <w:r>
        <w:t>, the Lord’s love.</w:t>
      </w:r>
    </w:p>
  </w:footnote>
  <w:footnote w:id="585">
    <w:p w14:paraId="0ED7A10C" w14:textId="45E3CDC2" w:rsidR="00F23E7F" w:rsidRDefault="00F23E7F" w:rsidP="00F56D7A">
      <w:pPr>
        <w:pStyle w:val="footnote"/>
      </w:pPr>
      <w:r>
        <w:rPr>
          <w:rStyle w:val="FootnoteReference"/>
        </w:rPr>
        <w:footnoteRef/>
      </w:r>
      <w:r>
        <w:t xml:space="preserve"> [JS] NETS has, “make music”, OSB, “give praise”</w:t>
      </w:r>
    </w:p>
  </w:footnote>
  <w:footnote w:id="586">
    <w:p w14:paraId="004CF885" w14:textId="714969FE" w:rsidR="00F23E7F" w:rsidRDefault="00F23E7F" w:rsidP="00F56D7A">
      <w:pPr>
        <w:pStyle w:val="footnote"/>
      </w:pPr>
      <w:r>
        <w:rPr>
          <w:rStyle w:val="FootnoteReference"/>
        </w:rPr>
        <w:footnoteRef/>
      </w:r>
      <w:r>
        <w:t xml:space="preserve"> [JS] “thankfully confess You with praise”</w:t>
      </w:r>
    </w:p>
  </w:footnote>
  <w:footnote w:id="587">
    <w:p w14:paraId="5EB077FD" w14:textId="77777777" w:rsidR="00F23E7F" w:rsidRDefault="00F23E7F" w:rsidP="00C544D6">
      <w:pPr>
        <w:pStyle w:val="footnote"/>
      </w:pPr>
      <w:r>
        <w:rPr>
          <w:rStyle w:val="FootnoteReference"/>
        </w:rPr>
        <w:footnoteRef/>
      </w:r>
      <w:r>
        <w:t xml:space="preserve"> The first 6 verses of this Psalm are almost identical with Psalm 56:8-12, and the rest only differ in 3 words from 59:7-14.</w:t>
      </w:r>
    </w:p>
  </w:footnote>
  <w:footnote w:id="588">
    <w:p w14:paraId="56236551" w14:textId="3FD3F8AE" w:rsidR="00F23E7F" w:rsidRDefault="00F23E7F" w:rsidP="00F56D7A">
      <w:pPr>
        <w:pStyle w:val="footnote"/>
      </w:pPr>
      <w:r>
        <w:rPr>
          <w:rStyle w:val="FootnoteReference"/>
        </w:rPr>
        <w:footnoteRef/>
      </w:r>
      <w:r>
        <w:t xml:space="preserve"> [JS] “holy place.”</w:t>
      </w:r>
    </w:p>
  </w:footnote>
  <w:footnote w:id="589">
    <w:p w14:paraId="32F80B0A" w14:textId="77777777" w:rsidR="00F23E7F" w:rsidRDefault="00F23E7F" w:rsidP="00C544D6">
      <w:pPr>
        <w:pStyle w:val="footnote"/>
      </w:pPr>
      <w:r>
        <w:rPr>
          <w:rStyle w:val="FootnoteReference"/>
        </w:rPr>
        <w:footnoteRef/>
      </w:r>
      <w:r>
        <w:t xml:space="preserve"> See Psalm 59:10 and footnote.</w:t>
      </w:r>
    </w:p>
  </w:footnote>
  <w:footnote w:id="590">
    <w:p w14:paraId="70CC4836" w14:textId="77777777" w:rsidR="00F23E7F" w:rsidRDefault="00F23E7F"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1">
    <w:p w14:paraId="38EEC6DA" w14:textId="0ACCF4C3" w:rsidR="00F23E7F" w:rsidRDefault="00F23E7F" w:rsidP="00814FC4">
      <w:pPr>
        <w:pStyle w:val="footnote"/>
      </w:pPr>
      <w:r>
        <w:rPr>
          <w:rStyle w:val="FootnoteReference"/>
        </w:rPr>
        <w:footnoteRef/>
      </w:r>
      <w:r>
        <w:t xml:space="preserve"> [JS] or “lawlessness”</w:t>
      </w:r>
    </w:p>
  </w:footnote>
  <w:footnote w:id="592">
    <w:p w14:paraId="67FB27B1" w14:textId="3F7103C4" w:rsidR="00F23E7F" w:rsidRDefault="00F23E7F" w:rsidP="00C544D6">
      <w:pPr>
        <w:pStyle w:val="footnote"/>
      </w:pPr>
      <w:r>
        <w:rPr>
          <w:rStyle w:val="FootnoteReference"/>
        </w:rPr>
        <w:footnoteRef/>
      </w:r>
      <w:r>
        <w:t xml:space="preserve"> Cf. Num. 5:22.</w:t>
      </w:r>
    </w:p>
  </w:footnote>
  <w:footnote w:id="593">
    <w:p w14:paraId="292E96AE" w14:textId="77777777" w:rsidR="00F23E7F" w:rsidRDefault="00F23E7F" w:rsidP="00C544D6">
      <w:pPr>
        <w:pStyle w:val="footnote"/>
      </w:pPr>
      <w:r>
        <w:rPr>
          <w:rStyle w:val="FootnoteReference"/>
        </w:rPr>
        <w:footnoteRef/>
      </w:r>
      <w:r>
        <w:t xml:space="preserve"> Mt. 27:39.</w:t>
      </w:r>
    </w:p>
  </w:footnote>
  <w:footnote w:id="594">
    <w:p w14:paraId="151268C5" w14:textId="656FFD88" w:rsidR="00F23E7F" w:rsidRDefault="00F23E7F" w:rsidP="003A31BD">
      <w:pPr>
        <w:pStyle w:val="footnote"/>
      </w:pPr>
      <w:r>
        <w:rPr>
          <w:rStyle w:val="FootnoteReference"/>
        </w:rPr>
        <w:footnoteRef/>
      </w:r>
      <w:r>
        <w:t xml:space="preserve"> [JS] or “give thanks to”. “thankfully confess with praise”</w:t>
      </w:r>
    </w:p>
  </w:footnote>
  <w:footnote w:id="595">
    <w:p w14:paraId="7B5761D5" w14:textId="1159D032" w:rsidR="00F23E7F" w:rsidRDefault="00F23E7F"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596">
    <w:p w14:paraId="6251134D" w14:textId="77777777" w:rsidR="00F23E7F" w:rsidRDefault="00F23E7F" w:rsidP="00C544D6">
      <w:pPr>
        <w:pStyle w:val="footnote"/>
      </w:pPr>
      <w:r>
        <w:rPr>
          <w:rStyle w:val="FootnoteReference"/>
        </w:rPr>
        <w:footnoteRef/>
      </w:r>
      <w:r>
        <w:t xml:space="preserve"> The power of the Gospel, the power of the Cross, which is the power of the Holy Spirit given at Pentecost (St. Athanasius).</w:t>
      </w:r>
    </w:p>
  </w:footnote>
  <w:footnote w:id="597">
    <w:p w14:paraId="09E5E6C1" w14:textId="13B68B37" w:rsidR="00F23E7F" w:rsidRDefault="00F23E7F" w:rsidP="00AB05E1">
      <w:pPr>
        <w:pStyle w:val="footnote"/>
      </w:pPr>
      <w:r>
        <w:rPr>
          <w:rStyle w:val="FootnoteReference"/>
        </w:rPr>
        <w:footnoteRef/>
      </w:r>
      <w:r>
        <w:t xml:space="preserve"> [JS] “with You is the dominion/rule in the day of Your power”</w:t>
      </w:r>
    </w:p>
  </w:footnote>
  <w:footnote w:id="598">
    <w:p w14:paraId="5B5E529A" w14:textId="5149157C" w:rsidR="00F23E7F" w:rsidRDefault="00F23E7F" w:rsidP="00C544D6">
      <w:pPr>
        <w:pStyle w:val="footnote"/>
      </w:pPr>
      <w:r>
        <w:rPr>
          <w:rStyle w:val="FootnoteReference"/>
        </w:rPr>
        <w:footnoteRef/>
      </w:r>
      <w:r>
        <w:t xml:space="preserve"> Cf. 1 Cor. 15:41-43.</w:t>
      </w:r>
    </w:p>
  </w:footnote>
  <w:footnote w:id="599">
    <w:p w14:paraId="58BF3DF2" w14:textId="33BF2504" w:rsidR="00F23E7F" w:rsidRDefault="00F23E7F" w:rsidP="00AB05E1">
      <w:pPr>
        <w:pStyle w:val="footnote"/>
      </w:pPr>
      <w:r>
        <w:rPr>
          <w:rStyle w:val="FootnoteReference"/>
        </w:rPr>
        <w:footnoteRef/>
      </w:r>
      <w:r>
        <w:t xml:space="preserve"> [JS] literally “morning star”</w:t>
      </w:r>
    </w:p>
  </w:footnote>
  <w:footnote w:id="600">
    <w:p w14:paraId="4C93D1C9" w14:textId="77777777" w:rsidR="00F23E7F" w:rsidRDefault="00F23E7F"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1">
    <w:p w14:paraId="1E1E10F2" w14:textId="52211208" w:rsidR="00F23E7F" w:rsidRDefault="00F23E7F" w:rsidP="00AB05E1">
      <w:pPr>
        <w:pStyle w:val="footnote"/>
      </w:pPr>
      <w:r>
        <w:rPr>
          <w:rStyle w:val="FootnoteReference"/>
        </w:rPr>
        <w:footnoteRef/>
      </w:r>
      <w:r>
        <w:t xml:space="preserve"> [JS] Fr. Lazarus renders “repent” as “change His mind”</w:t>
      </w:r>
    </w:p>
  </w:footnote>
  <w:footnote w:id="602">
    <w:p w14:paraId="5DE3DED0" w14:textId="77777777" w:rsidR="00F23E7F" w:rsidRDefault="00F23E7F" w:rsidP="00C544D6">
      <w:pPr>
        <w:pStyle w:val="footnote"/>
      </w:pPr>
      <w:r>
        <w:rPr>
          <w:rStyle w:val="FootnoteReference"/>
        </w:rPr>
        <w:footnoteRef/>
      </w:r>
      <w:r>
        <w:t xml:space="preserve"> Heb. 7:21.</w:t>
      </w:r>
    </w:p>
  </w:footnote>
  <w:footnote w:id="603">
    <w:p w14:paraId="09E7C6C1" w14:textId="5A2E3633" w:rsidR="00F23E7F" w:rsidRDefault="00F23E7F"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4">
    <w:p w14:paraId="5F67B7A9" w14:textId="253D54A9" w:rsidR="00F23E7F" w:rsidRDefault="00F23E7F" w:rsidP="003C200D">
      <w:pPr>
        <w:pStyle w:val="footnote"/>
      </w:pPr>
      <w:r>
        <w:rPr>
          <w:rStyle w:val="FootnoteReference"/>
        </w:rPr>
        <w:footnoteRef/>
      </w:r>
      <w:r>
        <w:t xml:space="preserve"> [JS] or “give thanks,” or “thankfully confess with praise”</w:t>
      </w:r>
    </w:p>
  </w:footnote>
  <w:footnote w:id="605">
    <w:p w14:paraId="71D97FF3" w14:textId="5ADB40B3" w:rsidR="00F23E7F" w:rsidRDefault="00F23E7F" w:rsidP="00680987">
      <w:pPr>
        <w:pStyle w:val="footnote"/>
      </w:pPr>
      <w:r>
        <w:rPr>
          <w:rStyle w:val="FootnoteReference"/>
        </w:rPr>
        <w:footnoteRef/>
      </w:r>
      <w:r>
        <w:t xml:space="preserve"> [JS] or “assembly”</w:t>
      </w:r>
    </w:p>
  </w:footnote>
  <w:footnote w:id="606">
    <w:p w14:paraId="794D19AF" w14:textId="3FB23375" w:rsidR="00F23E7F" w:rsidRDefault="00F23E7F" w:rsidP="00680987">
      <w:pPr>
        <w:pStyle w:val="footnote"/>
      </w:pPr>
      <w:r>
        <w:rPr>
          <w:rStyle w:val="FootnoteReference"/>
        </w:rPr>
        <w:footnoteRef/>
      </w:r>
      <w:r>
        <w:t xml:space="preserve"> [JS] or “sought out in all things according to His will.”</w:t>
      </w:r>
    </w:p>
  </w:footnote>
  <w:footnote w:id="607">
    <w:p w14:paraId="20B5E251" w14:textId="0958B144" w:rsidR="00F23E7F" w:rsidRDefault="00F23E7F" w:rsidP="003C200D">
      <w:pPr>
        <w:pStyle w:val="footnote"/>
      </w:pPr>
      <w:r>
        <w:rPr>
          <w:rStyle w:val="FootnoteReference"/>
        </w:rPr>
        <w:footnoteRef/>
      </w:r>
      <w:r>
        <w:t xml:space="preserve"> [JS] or “thanksgiving,” or “thankful confession with praise”</w:t>
      </w:r>
    </w:p>
  </w:footnote>
  <w:footnote w:id="608">
    <w:p w14:paraId="1BC090E3" w14:textId="77777777" w:rsidR="00F23E7F" w:rsidRDefault="00F23E7F"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09">
    <w:p w14:paraId="458325D6" w14:textId="77777777" w:rsidR="00F23E7F" w:rsidRDefault="00F23E7F" w:rsidP="00C544D6">
      <w:pPr>
        <w:pStyle w:val="footnote"/>
      </w:pPr>
      <w:r>
        <w:rPr>
          <w:rStyle w:val="FootnoteReference"/>
        </w:rPr>
        <w:footnoteRef/>
      </w:r>
      <w:r>
        <w:t xml:space="preserve"> Gen. 6:18; 9:9f; 15; 17; Ex. 19:5; Mk. 14:24; Lk. 22:20,29,30.</w:t>
      </w:r>
    </w:p>
  </w:footnote>
  <w:footnote w:id="610">
    <w:p w14:paraId="37902716" w14:textId="6DF49123" w:rsidR="00F23E7F" w:rsidRDefault="00F23E7F" w:rsidP="001F0BA8">
      <w:pPr>
        <w:pStyle w:val="footnote"/>
      </w:pPr>
      <w:r>
        <w:rPr>
          <w:rStyle w:val="FootnoteReference"/>
        </w:rPr>
        <w:footnoteRef/>
      </w:r>
      <w:r>
        <w:t xml:space="preserve"> [JS] or “awesome”, “terrible”</w:t>
      </w:r>
    </w:p>
  </w:footnote>
  <w:footnote w:id="611">
    <w:p w14:paraId="534F669F" w14:textId="77777777" w:rsidR="00F23E7F" w:rsidRDefault="00F23E7F"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2">
    <w:p w14:paraId="2820C079" w14:textId="019C661F" w:rsidR="00F23E7F" w:rsidRDefault="00F23E7F" w:rsidP="00C544D6">
      <w:pPr>
        <w:pStyle w:val="footnote"/>
      </w:pPr>
      <w:r>
        <w:rPr>
          <w:rStyle w:val="FootnoteReference"/>
        </w:rPr>
        <w:footnoteRef/>
      </w:r>
      <w:r>
        <w:t xml:space="preserve"> To cultivate this fear is to practice living in the presence of God, which is the height of wisdom and understanding.</w:t>
      </w:r>
    </w:p>
  </w:footnote>
  <w:footnote w:id="613">
    <w:p w14:paraId="4EC2A81B" w14:textId="24C25CFD" w:rsidR="00F23E7F" w:rsidRDefault="00F23E7F" w:rsidP="009717D4">
      <w:pPr>
        <w:pStyle w:val="footnote"/>
      </w:pPr>
      <w:r>
        <w:rPr>
          <w:rStyle w:val="FootnoteReference"/>
        </w:rPr>
        <w:footnoteRef/>
      </w:r>
      <w:r>
        <w:t xml:space="preserve"> [JS] or “endures forever and ever”</w:t>
      </w:r>
    </w:p>
  </w:footnote>
  <w:footnote w:id="614">
    <w:p w14:paraId="6ED31546" w14:textId="32850D5D" w:rsidR="00F23E7F" w:rsidRDefault="00F23E7F" w:rsidP="00081087">
      <w:pPr>
        <w:pStyle w:val="footnote"/>
      </w:pPr>
      <w:r>
        <w:rPr>
          <w:rStyle w:val="FootnoteReference"/>
        </w:rPr>
        <w:footnoteRef/>
      </w:r>
      <w:r>
        <w:t xml:space="preserve"> [JS] or “dawned”</w:t>
      </w:r>
    </w:p>
  </w:footnote>
  <w:footnote w:id="615">
    <w:p w14:paraId="56F05B01" w14:textId="70E648CE" w:rsidR="00F23E7F" w:rsidRDefault="00F23E7F" w:rsidP="00081087">
      <w:pPr>
        <w:pStyle w:val="footnote"/>
      </w:pPr>
      <w:r>
        <w:rPr>
          <w:rStyle w:val="FootnoteReference"/>
        </w:rPr>
        <w:footnoteRef/>
      </w:r>
      <w:r>
        <w:t xml:space="preserve"> [JS] NETS interprets this as “He scattered [His enemies]”</w:t>
      </w:r>
    </w:p>
  </w:footnote>
  <w:footnote w:id="616">
    <w:p w14:paraId="246FBDEA" w14:textId="2D78AE51" w:rsidR="00F23E7F" w:rsidRDefault="00F23E7F" w:rsidP="00081087">
      <w:pPr>
        <w:pStyle w:val="footnote"/>
      </w:pPr>
      <w:r>
        <w:rPr>
          <w:rStyle w:val="FootnoteReference"/>
        </w:rPr>
        <w:footnoteRef/>
      </w:r>
      <w:r>
        <w:t xml:space="preserve"> [JS] or “contines forever and ever”</w:t>
      </w:r>
    </w:p>
  </w:footnote>
  <w:footnote w:id="617">
    <w:p w14:paraId="58019E44" w14:textId="02459B25" w:rsidR="00F23E7F" w:rsidRDefault="00F23E7F" w:rsidP="00081087">
      <w:pPr>
        <w:pStyle w:val="footnote"/>
      </w:pPr>
      <w:r>
        <w:rPr>
          <w:rStyle w:val="FootnoteReference"/>
        </w:rPr>
        <w:footnoteRef/>
      </w:r>
      <w:r>
        <w:t xml:space="preserve"> [JS] or “he will be raised to power and glory.”</w:t>
      </w:r>
    </w:p>
  </w:footnote>
  <w:footnote w:id="618">
    <w:p w14:paraId="0B84AC37" w14:textId="74BB2C6D" w:rsidR="00F23E7F" w:rsidRDefault="00F23E7F" w:rsidP="00C544D6">
      <w:pPr>
        <w:pStyle w:val="footnote"/>
      </w:pPr>
      <w:r>
        <w:rPr>
          <w:rStyle w:val="FootnoteReference"/>
        </w:rPr>
        <w:footnoteRef/>
      </w:r>
      <w:r>
        <w:t xml:space="preserve"> ‘The world is passing away, and the desire for it; but anyone who does the will of God lives forever’ (1 Jn. 2:17).</w:t>
      </w:r>
    </w:p>
  </w:footnote>
  <w:footnote w:id="619">
    <w:p w14:paraId="7BCF6DAD" w14:textId="145C36D2" w:rsidR="00F23E7F" w:rsidRDefault="00F23E7F"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0">
    <w:p w14:paraId="5B7D718A" w14:textId="55E58CE6" w:rsidR="00F23E7F" w:rsidRDefault="00F23E7F" w:rsidP="00694704">
      <w:pPr>
        <w:pStyle w:val="footnote"/>
      </w:pPr>
      <w:r>
        <w:rPr>
          <w:rStyle w:val="FootnoteReference"/>
        </w:rPr>
        <w:footnoteRef/>
      </w:r>
      <w:r>
        <w:t xml:space="preserve"> [JS] all others have “servants”, but Fr. Athanasius from the Coptic has “children”, which Fr. Lazarus has as well.</w:t>
      </w:r>
    </w:p>
  </w:footnote>
  <w:footnote w:id="621">
    <w:p w14:paraId="5FAF92C9" w14:textId="77777777" w:rsidR="00F23E7F" w:rsidRDefault="00F23E7F" w:rsidP="00C544D6">
      <w:pPr>
        <w:pStyle w:val="footnote"/>
      </w:pPr>
      <w:r>
        <w:rPr>
          <w:rStyle w:val="FootnoteReference"/>
        </w:rPr>
        <w:footnoteRef/>
      </w:r>
      <w:r>
        <w:t xml:space="preserve"> Ex. 19:6; 29:43-46; Deut. 27:9; Is. 63:18,19; Jer. 2:3; 2 Cor. 6:16.</w:t>
      </w:r>
    </w:p>
  </w:footnote>
  <w:footnote w:id="622">
    <w:p w14:paraId="6D9F1C7B" w14:textId="0AA2BDBF" w:rsidR="00F23E7F" w:rsidRDefault="00F23E7F"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3">
    <w:p w14:paraId="0C14975E" w14:textId="016BE0A8" w:rsidR="00F23E7F" w:rsidRDefault="00F23E7F" w:rsidP="00C544D6">
      <w:pPr>
        <w:pStyle w:val="footnote"/>
      </w:pPr>
      <w:r>
        <w:rPr>
          <w:rStyle w:val="FootnoteReference"/>
        </w:rPr>
        <w:footnoteRef/>
      </w:r>
      <w:r>
        <w:t xml:space="preserve"> Earth rocked and rolled in travail at the birth of a nation (cf. Jn. 16:20-22).</w:t>
      </w:r>
    </w:p>
  </w:footnote>
  <w:footnote w:id="624">
    <w:p w14:paraId="57A4E776" w14:textId="40FC4D7E" w:rsidR="00F23E7F" w:rsidRDefault="00F23E7F" w:rsidP="004446FE">
      <w:pPr>
        <w:pStyle w:val="footnote"/>
      </w:pPr>
      <w:r>
        <w:rPr>
          <w:rStyle w:val="FootnoteReference"/>
        </w:rPr>
        <w:footnoteRef/>
      </w:r>
      <w:r>
        <w:t xml:space="preserve"> [JS] or “presence”</w:t>
      </w:r>
    </w:p>
  </w:footnote>
  <w:footnote w:id="625">
    <w:p w14:paraId="0CFFAE38" w14:textId="5E3C02BC" w:rsidR="00F23E7F" w:rsidRDefault="00F23E7F" w:rsidP="00C544D6">
      <w:pPr>
        <w:pStyle w:val="footnote"/>
      </w:pPr>
      <w:r>
        <w:rPr>
          <w:rStyle w:val="FootnoteReference"/>
        </w:rPr>
        <w:footnoteRef/>
      </w:r>
      <w:r>
        <w:t xml:space="preserve"> Cf. John 1:18; 3:13; Wisdom 18:16.</w:t>
      </w:r>
    </w:p>
  </w:footnote>
  <w:footnote w:id="626">
    <w:p w14:paraId="47CB4F3E" w14:textId="77777777" w:rsidR="00F23E7F" w:rsidRDefault="00F23E7F"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27">
    <w:p w14:paraId="30F48768" w14:textId="75F7FA85" w:rsidR="00F23E7F" w:rsidRDefault="00F23E7F" w:rsidP="00BD138C">
      <w:pPr>
        <w:pStyle w:val="footnote"/>
      </w:pPr>
      <w:r>
        <w:rPr>
          <w:rStyle w:val="FootnoteReference"/>
        </w:rPr>
        <w:footnoteRef/>
      </w:r>
      <w:r>
        <w:t xml:space="preserve"> [JS] or “from now and forevermore.”</w:t>
      </w:r>
    </w:p>
  </w:footnote>
  <w:footnote w:id="628">
    <w:p w14:paraId="5DABE081" w14:textId="210E3418" w:rsidR="00F23E7F" w:rsidRDefault="00F23E7F"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29">
    <w:p w14:paraId="4FB65011" w14:textId="5A457A03" w:rsidR="00F23E7F" w:rsidRDefault="00F23E7F" w:rsidP="00D27B1F">
      <w:pPr>
        <w:pStyle w:val="footnote"/>
      </w:pPr>
      <w:r>
        <w:rPr>
          <w:rStyle w:val="FootnoteReference"/>
        </w:rPr>
        <w:footnoteRef/>
      </w:r>
      <w:r>
        <w:t xml:space="preserve"> [JS] or “cry”</w:t>
      </w:r>
    </w:p>
  </w:footnote>
  <w:footnote w:id="630">
    <w:p w14:paraId="181149B5" w14:textId="32524C88" w:rsidR="00F23E7F" w:rsidRDefault="00F23E7F" w:rsidP="00D27B1F">
      <w:pPr>
        <w:pStyle w:val="footnote"/>
      </w:pPr>
      <w:r>
        <w:rPr>
          <w:rStyle w:val="FootnoteReference"/>
        </w:rPr>
        <w:footnoteRef/>
      </w:r>
      <w:r>
        <w:t xml:space="preserve"> [JS] or “rescue”, i.e. “O Lord, rescue me!”</w:t>
      </w:r>
    </w:p>
  </w:footnote>
  <w:footnote w:id="631">
    <w:p w14:paraId="25D08CAE" w14:textId="420582EC" w:rsidR="00F23E7F" w:rsidRDefault="00F23E7F" w:rsidP="00C544D6">
      <w:pPr>
        <w:pStyle w:val="footnote"/>
      </w:pPr>
      <w:r>
        <w:rPr>
          <w:rStyle w:val="FootnoteReference"/>
        </w:rPr>
        <w:footnoteRef/>
      </w:r>
      <w:r>
        <w:t xml:space="preserve"> cf. Heb. 4:10; Phil. 2:12; Mt. 11:28,29; Jer. 6:16.</w:t>
      </w:r>
    </w:p>
  </w:footnote>
  <w:footnote w:id="632">
    <w:p w14:paraId="05F0C10B" w14:textId="6BC266D9" w:rsidR="00F23E7F" w:rsidRDefault="00F23E7F" w:rsidP="0099246B">
      <w:pPr>
        <w:pStyle w:val="footnote"/>
      </w:pPr>
      <w:r>
        <w:rPr>
          <w:rStyle w:val="FootnoteReference"/>
        </w:rPr>
        <w:footnoteRef/>
      </w:r>
      <w:r>
        <w:t xml:space="preserve"> [JS] Fr. Lazarus has, “I will live to please the Lord”</w:t>
      </w:r>
    </w:p>
  </w:footnote>
  <w:footnote w:id="633">
    <w:p w14:paraId="4CB1C48E" w14:textId="77777777" w:rsidR="00F23E7F" w:rsidRDefault="00F23E7F" w:rsidP="00C544D6">
      <w:pPr>
        <w:pStyle w:val="footnote"/>
      </w:pPr>
      <w:r>
        <w:rPr>
          <w:rStyle w:val="FootnoteReference"/>
        </w:rPr>
        <w:footnoteRef/>
      </w:r>
      <w:r>
        <w:t xml:space="preserve"> 2 Cor. 4:13.</w:t>
      </w:r>
    </w:p>
  </w:footnote>
  <w:footnote w:id="634">
    <w:p w14:paraId="3BB26747" w14:textId="6DF70EDA" w:rsidR="00F23E7F" w:rsidRDefault="00F23E7F" w:rsidP="00040C56">
      <w:pPr>
        <w:pStyle w:val="footnote"/>
      </w:pPr>
      <w:r>
        <w:rPr>
          <w:rStyle w:val="FootnoteReference"/>
        </w:rPr>
        <w:footnoteRef/>
      </w:r>
      <w:r>
        <w:t xml:space="preserve"> [JS] or “brought very low”</w:t>
      </w:r>
    </w:p>
  </w:footnote>
  <w:footnote w:id="635">
    <w:p w14:paraId="14C69153" w14:textId="7E1050DE" w:rsidR="00F23E7F" w:rsidRDefault="00F23E7F" w:rsidP="00B403A1">
      <w:pPr>
        <w:pStyle w:val="footnote"/>
      </w:pPr>
      <w:r>
        <w:rPr>
          <w:rStyle w:val="FootnoteReference"/>
        </w:rPr>
        <w:footnoteRef/>
      </w:r>
      <w:r>
        <w:t xml:space="preserve"> [JS] OSB has, “ecstasy,” Fr. Lazarus has “madness,” Brenton has “amazement.”</w:t>
      </w:r>
    </w:p>
  </w:footnote>
  <w:footnote w:id="636">
    <w:p w14:paraId="01F55DAD" w14:textId="6E588482" w:rsidR="00F23E7F" w:rsidRDefault="00F23E7F" w:rsidP="00B403A1">
      <w:pPr>
        <w:pStyle w:val="footnote"/>
      </w:pPr>
      <w:r>
        <w:rPr>
          <w:rStyle w:val="FootnoteReference"/>
        </w:rPr>
        <w:footnoteRef/>
      </w:r>
      <w:r>
        <w:t xml:space="preserve"> [JS] NETS and OSB omit vs. 5.</w:t>
      </w:r>
    </w:p>
  </w:footnote>
  <w:footnote w:id="637">
    <w:p w14:paraId="0273528E" w14:textId="77777777" w:rsidR="00F23E7F" w:rsidRDefault="00F23E7F" w:rsidP="00F01C0B">
      <w:pPr>
        <w:pStyle w:val="footnote"/>
      </w:pPr>
      <w:r>
        <w:rPr>
          <w:rStyle w:val="FootnoteReference"/>
        </w:rPr>
        <w:footnoteRef/>
      </w:r>
      <w:r>
        <w:t xml:space="preserve"> [JS] literally, “holy ones.”</w:t>
      </w:r>
    </w:p>
  </w:footnote>
  <w:footnote w:id="638">
    <w:p w14:paraId="536B616C" w14:textId="77777777" w:rsidR="00F23E7F" w:rsidRDefault="00F23E7F" w:rsidP="00F01C0B">
      <w:pPr>
        <w:pStyle w:val="footnote"/>
      </w:pPr>
      <w:r>
        <w:rPr>
          <w:rStyle w:val="FootnoteReference"/>
        </w:rPr>
        <w:footnoteRef/>
      </w:r>
      <w:r>
        <w:t xml:space="preserve"> </w:t>
      </w:r>
      <w:r w:rsidRPr="00DC02D9">
        <w:rPr>
          <w:i/>
        </w:rPr>
        <w:t>Or:</w:t>
      </w:r>
      <w:r>
        <w:t xml:space="preserve"> costly (Wisdom 1:13-16).</w:t>
      </w:r>
    </w:p>
  </w:footnote>
  <w:footnote w:id="639">
    <w:p w14:paraId="6DE0E1BC" w14:textId="28145809" w:rsidR="00F23E7F" w:rsidRDefault="00F23E7F" w:rsidP="00B403A1">
      <w:pPr>
        <w:pStyle w:val="footnote"/>
      </w:pPr>
      <w:r>
        <w:rPr>
          <w:rStyle w:val="FootnoteReference"/>
        </w:rPr>
        <w:footnoteRef/>
      </w:r>
      <w:r>
        <w:t xml:space="preserve"> [JS] litearlly, “slave”.</w:t>
      </w:r>
    </w:p>
  </w:footnote>
  <w:footnote w:id="640">
    <w:p w14:paraId="74CEF705" w14:textId="6A24290B" w:rsidR="00F23E7F" w:rsidRDefault="00F23E7F" w:rsidP="00B403A1">
      <w:pPr>
        <w:pStyle w:val="footnote"/>
      </w:pPr>
      <w:r>
        <w:rPr>
          <w:rStyle w:val="FootnoteReference"/>
        </w:rPr>
        <w:footnoteRef/>
      </w:r>
      <w:r>
        <w:t xml:space="preserve"> [JS] [] lacking in NETS and OSB.</w:t>
      </w:r>
    </w:p>
  </w:footnote>
  <w:footnote w:id="641">
    <w:p w14:paraId="380C2FA4" w14:textId="77777777" w:rsidR="00F23E7F" w:rsidRDefault="00F23E7F" w:rsidP="00C544D6">
      <w:pPr>
        <w:pStyle w:val="footnote"/>
      </w:pPr>
      <w:r>
        <w:rPr>
          <w:rStyle w:val="FootnoteReference"/>
        </w:rPr>
        <w:footnoteRef/>
      </w:r>
      <w:r>
        <w:t xml:space="preserve"> Rom. 15:11.</w:t>
      </w:r>
    </w:p>
  </w:footnote>
  <w:footnote w:id="642">
    <w:p w14:paraId="62277668" w14:textId="3F273B69" w:rsidR="00F23E7F" w:rsidRDefault="00F23E7F" w:rsidP="00A63B10">
      <w:pPr>
        <w:pStyle w:val="footnote"/>
      </w:pPr>
      <w:r>
        <w:rPr>
          <w:rStyle w:val="FootnoteReference"/>
        </w:rPr>
        <w:footnoteRef/>
      </w:r>
      <w:r>
        <w:t xml:space="preserve"> [JS] Fr. Lazarus has “is strong” NETS has “became strong towards us,” OSB has “rules over us.”</w:t>
      </w:r>
    </w:p>
  </w:footnote>
  <w:footnote w:id="643">
    <w:p w14:paraId="5730A607" w14:textId="6F7B9D5F" w:rsidR="00F23E7F" w:rsidRDefault="00F23E7F" w:rsidP="00407DA2">
      <w:pPr>
        <w:pStyle w:val="footnote"/>
      </w:pPr>
      <w:r>
        <w:rPr>
          <w:rStyle w:val="FootnoteReference"/>
        </w:rPr>
        <w:footnoteRef/>
      </w:r>
      <w:r>
        <w:t xml:space="preserve"> [JS] “thankfully confess the Lord with praise,” here and throughout</w:t>
      </w:r>
    </w:p>
  </w:footnote>
  <w:footnote w:id="644">
    <w:p w14:paraId="468C84B0" w14:textId="77777777" w:rsidR="00F23E7F" w:rsidRDefault="00F23E7F" w:rsidP="00C544D6">
      <w:pPr>
        <w:pStyle w:val="footnote"/>
      </w:pPr>
      <w:r>
        <w:rPr>
          <w:rStyle w:val="FootnoteReference"/>
        </w:rPr>
        <w:footnoteRef/>
      </w:r>
      <w:r>
        <w:t xml:space="preserve"> Mercy </w:t>
      </w:r>
      <w:r w:rsidRPr="00DC02D9">
        <w:rPr>
          <w:i/>
        </w:rPr>
        <w:t>or</w:t>
      </w:r>
      <w:r>
        <w:t xml:space="preserve"> love.</w:t>
      </w:r>
    </w:p>
  </w:footnote>
  <w:footnote w:id="645">
    <w:p w14:paraId="17CB332D" w14:textId="77777777" w:rsidR="00F23E7F" w:rsidRPr="00C544D6" w:rsidRDefault="00F23E7F" w:rsidP="00C544D6">
      <w:pPr>
        <w:pStyle w:val="footnote"/>
      </w:pPr>
      <w:r w:rsidRPr="00C544D6">
        <w:rPr>
          <w:rStyle w:val="FootnoteReference"/>
          <w:vertAlign w:val="baseline"/>
        </w:rPr>
        <w:footnoteRef/>
      </w:r>
      <w:r w:rsidRPr="00C544D6">
        <w:t xml:space="preserve"> Heb. 13:6.</w:t>
      </w:r>
    </w:p>
  </w:footnote>
  <w:footnote w:id="646">
    <w:p w14:paraId="0D5076CD" w14:textId="11027FF0" w:rsidR="00F23E7F" w:rsidRDefault="00F23E7F" w:rsidP="00C13781">
      <w:pPr>
        <w:pStyle w:val="footnote"/>
      </w:pPr>
      <w:r>
        <w:rPr>
          <w:rStyle w:val="FootnoteReference"/>
        </w:rPr>
        <w:footnoteRef/>
      </w:r>
      <w:r>
        <w:t xml:space="preserve"> [JS] Fr. Lazarus has “see the fall of”</w:t>
      </w:r>
    </w:p>
  </w:footnote>
  <w:footnote w:id="647">
    <w:p w14:paraId="6976F3A7" w14:textId="5D43CA43" w:rsidR="00F23E7F" w:rsidRDefault="00F23E7F"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48">
    <w:p w14:paraId="54F1DDA3" w14:textId="7FA1559F" w:rsidR="00F23E7F" w:rsidRDefault="00F23E7F" w:rsidP="00283E41">
      <w:pPr>
        <w:pStyle w:val="footnote"/>
      </w:pPr>
      <w:r>
        <w:rPr>
          <w:rStyle w:val="FootnoteReference"/>
        </w:rPr>
        <w:footnoteRef/>
      </w:r>
      <w:r>
        <w:t xml:space="preserve"> [JS] or “give thanks to”, “thankfully confess with praise”</w:t>
      </w:r>
    </w:p>
  </w:footnote>
  <w:footnote w:id="649">
    <w:p w14:paraId="6FF61961" w14:textId="48C00F3F" w:rsidR="00F23E7F" w:rsidRDefault="00F23E7F" w:rsidP="00283E41">
      <w:pPr>
        <w:pStyle w:val="footnote"/>
      </w:pPr>
      <w:r>
        <w:rPr>
          <w:rStyle w:val="FootnoteReference"/>
        </w:rPr>
        <w:footnoteRef/>
      </w:r>
      <w:r>
        <w:t xml:space="preserve"> [JS] or “praise and thank,” “thankfully confess with praise”</w:t>
      </w:r>
    </w:p>
  </w:footnote>
  <w:footnote w:id="650">
    <w:p w14:paraId="136E3140" w14:textId="77777777" w:rsidR="00F23E7F" w:rsidRDefault="00F23E7F"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1">
    <w:p w14:paraId="130CB8A8" w14:textId="3314BD86" w:rsidR="00F23E7F" w:rsidRDefault="00F23E7F" w:rsidP="00283E41">
      <w:pPr>
        <w:pStyle w:val="footnote"/>
      </w:pPr>
      <w:r>
        <w:rPr>
          <w:rStyle w:val="FootnoteReference"/>
        </w:rPr>
        <w:footnoteRef/>
      </w:r>
      <w:r>
        <w:t xml:space="preserve"> [JS] or “prosper us”</w:t>
      </w:r>
    </w:p>
  </w:footnote>
  <w:footnote w:id="652">
    <w:p w14:paraId="7A2D9627" w14:textId="49D0AACD" w:rsidR="00F23E7F" w:rsidRDefault="00F23E7F" w:rsidP="00407DA2">
      <w:pPr>
        <w:pStyle w:val="footnote"/>
      </w:pPr>
      <w:r>
        <w:rPr>
          <w:rStyle w:val="FootnoteReference"/>
        </w:rPr>
        <w:footnoteRef/>
      </w:r>
      <w:r>
        <w:t xml:space="preserve"> [JS] or “revealed Himself to us”</w:t>
      </w:r>
    </w:p>
  </w:footnote>
  <w:footnote w:id="653">
    <w:p w14:paraId="05642717" w14:textId="78CE3F15" w:rsidR="00F23E7F" w:rsidRDefault="00F23E7F"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4">
    <w:p w14:paraId="27685407" w14:textId="50DBBE13" w:rsidR="00F23E7F" w:rsidRDefault="00F23E7F"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55">
    <w:p w14:paraId="10B6A538" w14:textId="218D14D9" w:rsidR="00F23E7F" w:rsidRDefault="00F23E7F" w:rsidP="00407DA2">
      <w:pPr>
        <w:pStyle w:val="footnote"/>
      </w:pPr>
      <w:r>
        <w:rPr>
          <w:rStyle w:val="FootnoteReference"/>
        </w:rPr>
        <w:footnoteRef/>
      </w:r>
      <w:r>
        <w:t xml:space="preserve"> [JS] “thankfully confess You with praise”</w:t>
      </w:r>
    </w:p>
  </w:footnote>
  <w:footnote w:id="656">
    <w:p w14:paraId="327B2E03" w14:textId="17966534" w:rsidR="00F23E7F" w:rsidRDefault="00F23E7F" w:rsidP="00407DA2">
      <w:pPr>
        <w:pStyle w:val="footnote"/>
      </w:pPr>
      <w:r>
        <w:rPr>
          <w:rStyle w:val="FootnoteReference"/>
        </w:rPr>
        <w:footnoteRef/>
      </w:r>
      <w:r>
        <w:t xml:space="preserve"> [JS] “thankfully confess You with praise”</w:t>
      </w:r>
    </w:p>
  </w:footnote>
  <w:footnote w:id="657">
    <w:p w14:paraId="6E3C51BA" w14:textId="77777777" w:rsidR="00F23E7F" w:rsidRDefault="00F23E7F"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58">
    <w:p w14:paraId="1B184B80" w14:textId="77777777" w:rsidR="00F23E7F" w:rsidRDefault="00F23E7F" w:rsidP="00C544D6">
      <w:pPr>
        <w:pStyle w:val="footnote"/>
      </w:pPr>
      <w:r>
        <w:rPr>
          <w:rStyle w:val="FootnoteReference"/>
        </w:rPr>
        <w:footnoteRef/>
      </w:r>
      <w:r>
        <w:t xml:space="preserve"> Rom. 10:5; Gal. 3:12; Lev. 18:5; Luke 10:25-28.</w:t>
      </w:r>
    </w:p>
  </w:footnote>
  <w:footnote w:id="659">
    <w:p w14:paraId="0E153BF4" w14:textId="77777777" w:rsidR="00F23E7F" w:rsidRDefault="00F23E7F"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0">
    <w:p w14:paraId="5FA9B9EF" w14:textId="77777777" w:rsidR="00F23E7F" w:rsidRDefault="00F23E7F"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1">
    <w:p w14:paraId="253864F1" w14:textId="16AD5912" w:rsidR="00F23E7F" w:rsidRDefault="00F23E7F" w:rsidP="00E869A6">
      <w:pPr>
        <w:pStyle w:val="footnote"/>
      </w:pPr>
      <w:r>
        <w:rPr>
          <w:rStyle w:val="FootnoteReference"/>
        </w:rPr>
        <w:footnoteRef/>
      </w:r>
      <w:r>
        <w:t xml:space="preserve"> [JS] or “ordinances”. Fr. Athanasius has, “truths”. Literally something engraved or inscribed.</w:t>
      </w:r>
    </w:p>
  </w:footnote>
  <w:footnote w:id="662">
    <w:p w14:paraId="18017E7A" w14:textId="699B3F0B" w:rsidR="00F23E7F" w:rsidRDefault="00F23E7F" w:rsidP="00E869A6">
      <w:pPr>
        <w:pStyle w:val="footnote"/>
      </w:pPr>
      <w:r>
        <w:rPr>
          <w:rStyle w:val="FootnoteReference"/>
        </w:rPr>
        <w:footnoteRef/>
      </w:r>
      <w:r>
        <w:t xml:space="preserve"> [JS] Fr. Lazarus has “praise and thank”. Could be rendered, “thankfully confess You with praise”.</w:t>
      </w:r>
    </w:p>
  </w:footnote>
  <w:footnote w:id="663">
    <w:p w14:paraId="6175A855" w14:textId="57690D3E" w:rsidR="00F23E7F" w:rsidRDefault="00F23E7F" w:rsidP="00C57482">
      <w:pPr>
        <w:pStyle w:val="footnote"/>
      </w:pPr>
      <w:r>
        <w:rPr>
          <w:rStyle w:val="FootnoteReference"/>
        </w:rPr>
        <w:footnoteRef/>
      </w:r>
      <w:r>
        <w:t xml:space="preserve"> [JS] or “sayings,” or “teachings”</w:t>
      </w:r>
    </w:p>
  </w:footnote>
  <w:footnote w:id="664">
    <w:p w14:paraId="798DF7BE" w14:textId="68962B07" w:rsidR="00F23E7F" w:rsidRDefault="00F23E7F" w:rsidP="00BE75D2">
      <w:pPr>
        <w:pStyle w:val="footnote"/>
      </w:pPr>
      <w:r>
        <w:rPr>
          <w:rStyle w:val="FootnoteReference"/>
        </w:rPr>
        <w:footnoteRef/>
      </w:r>
      <w:r>
        <w:t xml:space="preserve"> [JS] Fr. Athanasius has, “repaly,” Brenton has “recompense”</w:t>
      </w:r>
    </w:p>
  </w:footnote>
  <w:footnote w:id="665">
    <w:p w14:paraId="0D4EEBCE" w14:textId="0AC85059" w:rsidR="00F23E7F" w:rsidRDefault="00F23E7F"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66">
    <w:p w14:paraId="27B8F97B" w14:textId="77777777" w:rsidR="00F23E7F" w:rsidRDefault="00F23E7F"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67">
    <w:p w14:paraId="7E47ADA2" w14:textId="77777777" w:rsidR="00F23E7F" w:rsidRDefault="00F23E7F"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68">
    <w:p w14:paraId="1EDD2AC5" w14:textId="77777777" w:rsidR="00F23E7F" w:rsidRDefault="00F23E7F" w:rsidP="00C544D6">
      <w:pPr>
        <w:pStyle w:val="footnote"/>
      </w:pPr>
      <w:r>
        <w:rPr>
          <w:rStyle w:val="FootnoteReference"/>
        </w:rPr>
        <w:footnoteRef/>
      </w:r>
      <w:r>
        <w:t xml:space="preserve"> sloth: </w:t>
      </w:r>
      <w:r w:rsidRPr="0002544A">
        <w:rPr>
          <w:i/>
        </w:rPr>
        <w:t>or:</w:t>
      </w:r>
      <w:r>
        <w:t xml:space="preserve"> accidie.</w:t>
      </w:r>
    </w:p>
  </w:footnote>
  <w:footnote w:id="669">
    <w:p w14:paraId="35335E72" w14:textId="703A0471" w:rsidR="00F23E7F" w:rsidRDefault="00F23E7F" w:rsidP="005E7419">
      <w:pPr>
        <w:pStyle w:val="footnote"/>
      </w:pPr>
      <w:r>
        <w:rPr>
          <w:rStyle w:val="FootnoteReference"/>
        </w:rPr>
        <w:footnoteRef/>
      </w:r>
      <w:r>
        <w:t xml:space="preserve"> [JS] or “establish,” “confirm”</w:t>
      </w:r>
    </w:p>
  </w:footnote>
  <w:footnote w:id="670">
    <w:p w14:paraId="2E991C7E" w14:textId="4933BF85" w:rsidR="00F23E7F" w:rsidRDefault="00F23E7F" w:rsidP="00B5676D">
      <w:pPr>
        <w:pStyle w:val="footnote"/>
      </w:pPr>
      <w:r>
        <w:rPr>
          <w:rStyle w:val="FootnoteReference"/>
        </w:rPr>
        <w:footnoteRef/>
      </w:r>
      <w:r>
        <w:t xml:space="preserve"> [JS] or “covetousness”</w:t>
      </w:r>
    </w:p>
  </w:footnote>
  <w:footnote w:id="671">
    <w:p w14:paraId="25BE986A" w14:textId="2129563B" w:rsidR="00F23E7F" w:rsidRDefault="00F23E7F"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2">
    <w:p w14:paraId="1BE9F3FA" w14:textId="704CDB82" w:rsidR="00F23E7F" w:rsidRDefault="00F23E7F" w:rsidP="00C544D6">
      <w:pPr>
        <w:pStyle w:val="footnote"/>
      </w:pPr>
      <w:r>
        <w:rPr>
          <w:rStyle w:val="FootnoteReference"/>
        </w:rPr>
        <w:footnoteRef/>
      </w:r>
      <w:r>
        <w:t xml:space="preserve"> Christ is our way and our righteousness (cf. Jn. 14:6; 1 Cor 1:30; Ephes. 2:5-7).</w:t>
      </w:r>
    </w:p>
  </w:footnote>
  <w:footnote w:id="673">
    <w:p w14:paraId="79416CA6" w14:textId="027AF494" w:rsidR="00F23E7F" w:rsidRDefault="00F23E7F" w:rsidP="00C544D6">
      <w:pPr>
        <w:pStyle w:val="footnote"/>
      </w:pPr>
      <w:r>
        <w:rPr>
          <w:rStyle w:val="FootnoteReference"/>
        </w:rPr>
        <w:footnoteRef/>
      </w:r>
      <w:r>
        <w:t xml:space="preserve"> The house of wisdom can be built only if the fear of God is rooted deeply in the soul (cf. St Ambrose).</w:t>
      </w:r>
    </w:p>
  </w:footnote>
  <w:footnote w:id="674">
    <w:p w14:paraId="5DF20A4C" w14:textId="42D6EF77" w:rsidR="00F23E7F" w:rsidRDefault="00F23E7F" w:rsidP="00C544D6">
      <w:pPr>
        <w:pStyle w:val="footnote"/>
      </w:pPr>
      <w:r>
        <w:rPr>
          <w:rStyle w:val="FootnoteReference"/>
        </w:rPr>
        <w:footnoteRef/>
      </w:r>
      <w:r>
        <w:t xml:space="preserve"> Christ is our way and our righteousness (cf. Jn. 14:6; 1 Cor 1:30; Ephes. 2:5-7). &lt;see 2 footnotes above&gt;</w:t>
      </w:r>
    </w:p>
  </w:footnote>
  <w:footnote w:id="675">
    <w:p w14:paraId="2981F854" w14:textId="7B631D2E" w:rsidR="00F23E7F" w:rsidRDefault="00F23E7F" w:rsidP="00C544D6">
      <w:pPr>
        <w:pStyle w:val="footnote"/>
      </w:pPr>
      <w:r>
        <w:rPr>
          <w:rStyle w:val="FootnoteReference"/>
        </w:rPr>
        <w:footnoteRef/>
      </w:r>
      <w:r>
        <w:t xml:space="preserve"> </w:t>
      </w:r>
      <w:r w:rsidRPr="0002544A">
        <w:rPr>
          <w:i/>
        </w:rPr>
        <w:t>Lit</w:t>
      </w:r>
      <w:r>
        <w:t>. Face: a Hebraism for ‘favor’. (Cf. Psalm 44:13).</w:t>
      </w:r>
    </w:p>
  </w:footnote>
  <w:footnote w:id="676">
    <w:p w14:paraId="38605490" w14:textId="30AFC73A" w:rsidR="00F23E7F" w:rsidRDefault="00F23E7F" w:rsidP="00D305E3">
      <w:pPr>
        <w:pStyle w:val="footnote"/>
      </w:pPr>
      <w:r>
        <w:rPr>
          <w:rStyle w:val="FootnoteReference"/>
        </w:rPr>
        <w:footnoteRef/>
      </w:r>
      <w:r>
        <w:t xml:space="preserve"> [JS] or “thank,” “thankfully confess You with praise”</w:t>
      </w:r>
    </w:p>
  </w:footnote>
  <w:footnote w:id="677">
    <w:p w14:paraId="7A206583" w14:textId="77777777" w:rsidR="00F23E7F" w:rsidRDefault="00F23E7F"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78">
    <w:p w14:paraId="47E338DE" w14:textId="77777777" w:rsidR="00F23E7F" w:rsidRDefault="00F23E7F" w:rsidP="00C544D6">
      <w:pPr>
        <w:pStyle w:val="footnote"/>
      </w:pPr>
      <w:r>
        <w:rPr>
          <w:rStyle w:val="FootnoteReference"/>
        </w:rPr>
        <w:footnoteRef/>
      </w:r>
      <w:r>
        <w:t xml:space="preserve"> Curdled with scorn, anger and fear.</w:t>
      </w:r>
    </w:p>
  </w:footnote>
  <w:footnote w:id="679">
    <w:p w14:paraId="7309743D" w14:textId="0EE8ABB9" w:rsidR="00F23E7F" w:rsidRDefault="00F23E7F" w:rsidP="00C544D6">
      <w:pPr>
        <w:pStyle w:val="footnote"/>
      </w:pPr>
      <w:r>
        <w:rPr>
          <w:rStyle w:val="FootnoteReference"/>
        </w:rPr>
        <w:footnoteRef/>
      </w:r>
      <w:r>
        <w:t xml:space="preserve"> Was St. Peter poor when he had no gold and silver for the cripple? They are not currency in Canaan (cf. St. Chrysostom).</w:t>
      </w:r>
    </w:p>
  </w:footnote>
  <w:footnote w:id="680">
    <w:p w14:paraId="093B35A7" w14:textId="6379C8CD" w:rsidR="00F23E7F" w:rsidRDefault="00F23E7F"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1">
    <w:p w14:paraId="66EEA7F3" w14:textId="2655C0E8" w:rsidR="00F23E7F" w:rsidRDefault="00F23E7F" w:rsidP="00C936FC">
      <w:pPr>
        <w:pStyle w:val="footnote"/>
      </w:pPr>
      <w:r>
        <w:rPr>
          <w:rStyle w:val="FootnoteReference"/>
        </w:rPr>
        <w:footnoteRef/>
      </w:r>
      <w:r>
        <w:t xml:space="preserve"> [JS] i.e. my eyes were straigned looking for your word.</w:t>
      </w:r>
    </w:p>
  </w:footnote>
  <w:footnote w:id="682">
    <w:p w14:paraId="4CBD2EF6" w14:textId="212825E8" w:rsidR="00F23E7F" w:rsidRDefault="00F23E7F"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3">
    <w:p w14:paraId="10BF754D" w14:textId="77777777" w:rsidR="00F23E7F" w:rsidRDefault="00F23E7F" w:rsidP="00C544D6">
      <w:pPr>
        <w:pStyle w:val="footnote"/>
      </w:pPr>
      <w:r>
        <w:rPr>
          <w:rStyle w:val="FootnoteReference"/>
        </w:rPr>
        <w:footnoteRef/>
      </w:r>
      <w:r>
        <w:t xml:space="preserve"> Sprinkled with hoar-frost, a wineskin is like the greying head of an old man.</w:t>
      </w:r>
    </w:p>
  </w:footnote>
  <w:footnote w:id="684">
    <w:p w14:paraId="297C1D16" w14:textId="55FFB7CB" w:rsidR="00F23E7F" w:rsidRDefault="00F23E7F" w:rsidP="00D9575C">
      <w:pPr>
        <w:pStyle w:val="footnote"/>
      </w:pPr>
      <w:r>
        <w:rPr>
          <w:rStyle w:val="FootnoteReference"/>
        </w:rPr>
        <w:footnoteRef/>
      </w:r>
      <w:r>
        <w:t xml:space="preserve"> [JS] revive, “give me life”</w:t>
      </w:r>
    </w:p>
  </w:footnote>
  <w:footnote w:id="685">
    <w:p w14:paraId="43860D7B" w14:textId="0D5C0E48" w:rsidR="00F23E7F" w:rsidRDefault="00F23E7F" w:rsidP="00D9575C">
      <w:pPr>
        <w:pStyle w:val="footnote"/>
      </w:pPr>
      <w:r>
        <w:rPr>
          <w:rStyle w:val="FootnoteReference"/>
        </w:rPr>
        <w:footnoteRef/>
      </w:r>
      <w:r>
        <w:t xml:space="preserve"> [JS] “all things together”, i.e. “all the universe”</w:t>
      </w:r>
    </w:p>
  </w:footnote>
  <w:footnote w:id="686">
    <w:p w14:paraId="1C03CDF6" w14:textId="6210968E" w:rsidR="00F23E7F" w:rsidRDefault="00F23E7F"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87">
    <w:p w14:paraId="590118AD" w14:textId="77777777" w:rsidR="00F23E7F" w:rsidRDefault="00F23E7F" w:rsidP="00C544D6">
      <w:pPr>
        <w:pStyle w:val="footnote"/>
      </w:pPr>
      <w:r>
        <w:rPr>
          <w:rStyle w:val="FootnoteReference"/>
        </w:rPr>
        <w:footnoteRef/>
      </w:r>
      <w:r>
        <w:t xml:space="preserve"> hear: </w:t>
      </w:r>
      <w:r w:rsidRPr="0002544A">
        <w:rPr>
          <w:i/>
        </w:rPr>
        <w:t>lit</w:t>
      </w:r>
      <w:r>
        <w:t>. gullet, throat, larynx.</w:t>
      </w:r>
    </w:p>
  </w:footnote>
  <w:footnote w:id="688">
    <w:p w14:paraId="1A1C9B89" w14:textId="77777777" w:rsidR="00F23E7F" w:rsidRDefault="00F23E7F"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89">
    <w:p w14:paraId="608F88F3" w14:textId="5EEF24C6" w:rsidR="00F23E7F" w:rsidRDefault="00F23E7F" w:rsidP="004D36A2">
      <w:pPr>
        <w:pStyle w:val="footnote"/>
      </w:pPr>
      <w:r>
        <w:rPr>
          <w:rStyle w:val="FootnoteReference"/>
        </w:rPr>
        <w:footnoteRef/>
      </w:r>
      <w:r>
        <w:t xml:space="preserve"> [JS] probably “forever for a reward”, rather than “for an eternal reward”</w:t>
      </w:r>
    </w:p>
  </w:footnote>
  <w:footnote w:id="690">
    <w:p w14:paraId="5687A5D1" w14:textId="12E6D97D" w:rsidR="00F23E7F" w:rsidRDefault="00F23E7F"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1">
    <w:p w14:paraId="2CF134F8" w14:textId="13011A8D" w:rsidR="00F23E7F" w:rsidRDefault="00F23E7F"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2">
    <w:p w14:paraId="3C89D31A" w14:textId="188553A2" w:rsidR="00F23E7F" w:rsidRDefault="00F23E7F"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3">
    <w:p w14:paraId="0E747174" w14:textId="77777777" w:rsidR="00F23E7F" w:rsidRDefault="00F23E7F" w:rsidP="00C544D6">
      <w:pPr>
        <w:pStyle w:val="footnote"/>
      </w:pPr>
      <w:r>
        <w:rPr>
          <w:rStyle w:val="FootnoteReference"/>
        </w:rPr>
        <w:footnoteRef/>
      </w:r>
      <w:r>
        <w:t xml:space="preserve"> These words are repeated by the deacon at the beginning of the Divine Liturgy.</w:t>
      </w:r>
    </w:p>
  </w:footnote>
  <w:footnote w:id="694">
    <w:p w14:paraId="24311CED" w14:textId="1E1A85CD" w:rsidR="00F23E7F" w:rsidRDefault="00F23E7F"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695">
    <w:p w14:paraId="31DA08D1" w14:textId="75A07B30" w:rsidR="00F23E7F" w:rsidRDefault="00F23E7F" w:rsidP="00027E51">
      <w:pPr>
        <w:pStyle w:val="footnote"/>
      </w:pPr>
      <w:r>
        <w:rPr>
          <w:rStyle w:val="FootnoteReference"/>
        </w:rPr>
        <w:footnoteRef/>
      </w:r>
      <w:r>
        <w:t xml:space="preserve"> [JS] or “I directed myself towards”</w:t>
      </w:r>
    </w:p>
  </w:footnote>
  <w:footnote w:id="696">
    <w:p w14:paraId="0B2F62E7" w14:textId="0CF252B5" w:rsidR="00F23E7F" w:rsidRDefault="00F23E7F" w:rsidP="00C544D6">
      <w:pPr>
        <w:pStyle w:val="footnote"/>
      </w:pPr>
      <w:r>
        <w:rPr>
          <w:rStyle w:val="FootnoteReference"/>
        </w:rPr>
        <w:footnoteRef/>
      </w:r>
      <w:r>
        <w:t xml:space="preserve"> Cf. Lk. 24:27,32,45.</w:t>
      </w:r>
    </w:p>
  </w:footnote>
  <w:footnote w:id="697">
    <w:p w14:paraId="081BE299" w14:textId="0DC86D26" w:rsidR="00F23E7F" w:rsidRDefault="00F23E7F" w:rsidP="00027E51">
      <w:pPr>
        <w:pStyle w:val="footnote"/>
      </w:pPr>
      <w:r>
        <w:rPr>
          <w:rStyle w:val="FootnoteReference"/>
        </w:rPr>
        <w:footnoteRef/>
      </w:r>
      <w:r>
        <w:t xml:space="preserve"> [JS] Fr. Lazarus and Fr. Athanasius interpret this as “the Spirit” or “a Spirit”, (breath and spirit being the same word)</w:t>
      </w:r>
    </w:p>
  </w:footnote>
  <w:footnote w:id="698">
    <w:p w14:paraId="33F1F13D" w14:textId="77777777" w:rsidR="00F23E7F" w:rsidRDefault="00F23E7F" w:rsidP="00C544D6">
      <w:pPr>
        <w:pStyle w:val="footnote"/>
      </w:pPr>
      <w:r>
        <w:rPr>
          <w:rStyle w:val="FootnoteReference"/>
        </w:rPr>
        <w:footnoteRef/>
      </w:r>
      <w:r>
        <w:t xml:space="preserve"> Just as we who claim to love God judge it right to show mercy, so we can expect the divine mercy (Mt. 5:7).</w:t>
      </w:r>
    </w:p>
  </w:footnote>
  <w:footnote w:id="699">
    <w:p w14:paraId="63C08946" w14:textId="7EC52CFB" w:rsidR="00F23E7F" w:rsidRDefault="00F23E7F" w:rsidP="00C544D6">
      <w:pPr>
        <w:pStyle w:val="footnote"/>
      </w:pPr>
      <w:r>
        <w:rPr>
          <w:rStyle w:val="FootnoteReference"/>
        </w:rPr>
        <w:footnoteRef/>
      </w:r>
      <w:r>
        <w:t xml:space="preserve"> pure: </w:t>
      </w:r>
      <w:r w:rsidRPr="007B4ADE">
        <w:rPr>
          <w:i/>
        </w:rPr>
        <w:t>lit</w:t>
      </w:r>
      <w:r>
        <w:t>. burnt, fired: hence refined and pure (cf. Psalm 11:7).</w:t>
      </w:r>
    </w:p>
  </w:footnote>
  <w:footnote w:id="700">
    <w:p w14:paraId="6C5F33A5" w14:textId="77777777" w:rsidR="00F23E7F" w:rsidRDefault="00F23E7F"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1">
    <w:p w14:paraId="1B4D2C64" w14:textId="77376B3B" w:rsidR="00F23E7F" w:rsidRDefault="00F23E7F"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2">
    <w:p w14:paraId="7AACBE15" w14:textId="544AAC0D" w:rsidR="00F23E7F" w:rsidRDefault="00F23E7F"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3">
    <w:p w14:paraId="316360CF" w14:textId="52D1E6E8" w:rsidR="00F23E7F" w:rsidRDefault="00F23E7F" w:rsidP="00330381">
      <w:pPr>
        <w:pStyle w:val="footnote"/>
      </w:pPr>
      <w:r>
        <w:rPr>
          <w:rStyle w:val="FootnoteReference"/>
        </w:rPr>
        <w:footnoteRef/>
      </w:r>
      <w:r>
        <w:t xml:space="preserve"> [JS] or “wickedness”</w:t>
      </w:r>
    </w:p>
  </w:footnote>
  <w:footnote w:id="704">
    <w:p w14:paraId="50052FF4" w14:textId="1790CFD6" w:rsidR="00F23E7F" w:rsidRDefault="00F23E7F" w:rsidP="00C544D6">
      <w:pPr>
        <w:pStyle w:val="footnote"/>
      </w:pPr>
      <w:r>
        <w:rPr>
          <w:rStyle w:val="FootnoteReference"/>
        </w:rPr>
        <w:footnoteRef/>
      </w:r>
      <w:r>
        <w:t xml:space="preserve"> Cf. Ps. 110:10.</w:t>
      </w:r>
    </w:p>
  </w:footnote>
  <w:footnote w:id="705">
    <w:p w14:paraId="720D7516" w14:textId="1A9EC268" w:rsidR="00F23E7F" w:rsidRDefault="00F23E7F"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06">
    <w:p w14:paraId="7BCCBEE9" w14:textId="2E070483" w:rsidR="00F23E7F" w:rsidRDefault="00F23E7F" w:rsidP="00922B79">
      <w:pPr>
        <w:pStyle w:val="footnote"/>
      </w:pPr>
      <w:r>
        <w:rPr>
          <w:rStyle w:val="FootnoteReference"/>
        </w:rPr>
        <w:footnoteRef/>
      </w:r>
      <w:r>
        <w:t xml:space="preserve"> [JS] Coptic has, “Name”.</w:t>
      </w:r>
    </w:p>
  </w:footnote>
  <w:footnote w:id="707">
    <w:p w14:paraId="6758F0AB" w14:textId="1B97FFBE" w:rsidR="00F23E7F" w:rsidRDefault="00F23E7F" w:rsidP="00922B79">
      <w:pPr>
        <w:pStyle w:val="footnote"/>
      </w:pPr>
      <w:r>
        <w:rPr>
          <w:rStyle w:val="FootnoteReference"/>
        </w:rPr>
        <w:footnoteRef/>
      </w:r>
      <w:r>
        <w:t xml:space="preserve"> [JS] or “word,” or “teachings</w:t>
      </w:r>
    </w:p>
  </w:footnote>
  <w:footnote w:id="708">
    <w:p w14:paraId="6F9983BE" w14:textId="25FEB91F" w:rsidR="00F23E7F" w:rsidRDefault="00F23E7F" w:rsidP="00881117">
      <w:pPr>
        <w:pStyle w:val="footnote"/>
      </w:pPr>
      <w:r>
        <w:rPr>
          <w:rStyle w:val="FootnoteReference"/>
        </w:rPr>
        <w:footnoteRef/>
      </w:r>
      <w:r>
        <w:t xml:space="preserve"> [JS] Fr. Athanaius has “or what shall be added unto you, by a deceitful ltongue?”</w:t>
      </w:r>
    </w:p>
  </w:footnote>
  <w:footnote w:id="709">
    <w:p w14:paraId="0951B7D8" w14:textId="2424F68A" w:rsidR="00F23E7F" w:rsidRDefault="00F23E7F" w:rsidP="00C544D6">
      <w:pPr>
        <w:pStyle w:val="footnote"/>
      </w:pPr>
      <w:r>
        <w:rPr>
          <w:rStyle w:val="FootnoteReference"/>
        </w:rPr>
        <w:footnoteRef/>
      </w:r>
      <w:r>
        <w:t xml:space="preserve"> Cf. Psalm 139:11; Rom. 12:20. ‘Coals of hell’. For desolation as the equivalent of hell, see Mark 13:14.</w:t>
      </w:r>
    </w:p>
  </w:footnote>
  <w:footnote w:id="710">
    <w:p w14:paraId="1F068DD9" w14:textId="40950119" w:rsidR="00F23E7F" w:rsidRDefault="00F23E7F" w:rsidP="00C544D6">
      <w:pPr>
        <w:pStyle w:val="footnote"/>
      </w:pPr>
      <w:r>
        <w:rPr>
          <w:rStyle w:val="FootnoteReference"/>
        </w:rPr>
        <w:footnoteRef/>
      </w:r>
      <w:r>
        <w:t xml:space="preserve"> Cf. Jeremiah 3:23. I look through the hills to their unseen Maker.</w:t>
      </w:r>
    </w:p>
  </w:footnote>
  <w:footnote w:id="711">
    <w:p w14:paraId="597C7008" w14:textId="630EBDA2" w:rsidR="00F23E7F" w:rsidRDefault="00F23E7F"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2">
    <w:p w14:paraId="17B7D2D5" w14:textId="062D6F27" w:rsidR="00F23E7F" w:rsidRDefault="00F23E7F" w:rsidP="00CE55B0">
      <w:pPr>
        <w:pStyle w:val="footnote"/>
      </w:pPr>
      <w:r>
        <w:rPr>
          <w:rStyle w:val="FootnoteReference"/>
        </w:rPr>
        <w:footnoteRef/>
      </w:r>
      <w:r>
        <w:t xml:space="preserve"> [JS] Fr. Athanasius has, “Jerusalem is built as a city: her good pleasure is in this and that:”</w:t>
      </w:r>
    </w:p>
  </w:footnote>
  <w:footnote w:id="713">
    <w:p w14:paraId="15E2D793" w14:textId="77777777" w:rsidR="00F23E7F" w:rsidRDefault="00F23E7F"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4">
    <w:p w14:paraId="15A2BE54" w14:textId="760CD576" w:rsidR="00F23E7F" w:rsidRDefault="00F23E7F" w:rsidP="00CE55B0">
      <w:pPr>
        <w:pStyle w:val="footnote"/>
      </w:pPr>
      <w:r>
        <w:rPr>
          <w:rStyle w:val="FootnoteReference"/>
        </w:rPr>
        <w:footnoteRef/>
      </w:r>
      <w:r>
        <w:t xml:space="preserve"> [JS] or “thank and praise”, “thankfully confess with praise”</w:t>
      </w:r>
    </w:p>
  </w:footnote>
  <w:footnote w:id="715">
    <w:p w14:paraId="351045EF" w14:textId="461615AB" w:rsidR="00F23E7F" w:rsidRDefault="00F23E7F" w:rsidP="0033276B">
      <w:pPr>
        <w:pStyle w:val="footnote"/>
      </w:pPr>
      <w:r>
        <w:rPr>
          <w:rStyle w:val="FootnoteReference"/>
        </w:rPr>
        <w:footnoteRef/>
      </w:r>
      <w:r>
        <w:t xml:space="preserve"> [JS] or “pray” or “ask after” “that which pertains to the pace of Jesrusalem”</w:t>
      </w:r>
    </w:p>
  </w:footnote>
  <w:footnote w:id="716">
    <w:p w14:paraId="3A74CEC3" w14:textId="7502B3A2" w:rsidR="00F23E7F" w:rsidRDefault="00F23E7F"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17">
    <w:p w14:paraId="2E2CD6B3" w14:textId="77777777" w:rsidR="00F23E7F" w:rsidRDefault="00F23E7F" w:rsidP="00C544D6">
      <w:pPr>
        <w:pStyle w:val="footnote"/>
      </w:pPr>
      <w:r>
        <w:rPr>
          <w:rStyle w:val="FootnoteReference"/>
        </w:rPr>
        <w:footnoteRef/>
      </w:r>
      <w:r>
        <w:t xml:space="preserve"> Hebrews 11:26; 13:13.</w:t>
      </w:r>
    </w:p>
  </w:footnote>
  <w:footnote w:id="718">
    <w:p w14:paraId="09354BED" w14:textId="77777777" w:rsidR="00F23E7F" w:rsidRDefault="00F23E7F" w:rsidP="00C544D6">
      <w:pPr>
        <w:pStyle w:val="footnote"/>
      </w:pPr>
      <w:r>
        <w:rPr>
          <w:rStyle w:val="FootnoteReference"/>
        </w:rPr>
        <w:footnoteRef/>
      </w:r>
      <w:r>
        <w:t xml:space="preserve"> Heaven is here (Mt. 4:17; Lk. 17:21; Prov. 17:24).</w:t>
      </w:r>
    </w:p>
  </w:footnote>
  <w:footnote w:id="719">
    <w:p w14:paraId="70E4A917" w14:textId="510327E2" w:rsidR="00F23E7F" w:rsidRDefault="00F23E7F" w:rsidP="0017251E">
      <w:pPr>
        <w:pStyle w:val="footnote"/>
      </w:pPr>
      <w:r>
        <w:rPr>
          <w:rStyle w:val="FootnoteReference"/>
        </w:rPr>
        <w:footnoteRef/>
      </w:r>
      <w:r>
        <w:t xml:space="preserve"> [JS] Fr. Lazarus and NETS have “irresistible”, OSB has “overwhelming”</w:t>
      </w:r>
    </w:p>
  </w:footnote>
  <w:footnote w:id="720">
    <w:p w14:paraId="045830C0" w14:textId="3777C1FD" w:rsidR="00F23E7F" w:rsidRDefault="00F23E7F" w:rsidP="00330381">
      <w:pPr>
        <w:pStyle w:val="footnote"/>
      </w:pPr>
      <w:r>
        <w:rPr>
          <w:rStyle w:val="FootnoteReference"/>
        </w:rPr>
        <w:footnoteRef/>
      </w:r>
      <w:r>
        <w:t xml:space="preserve"> [JS] or “evildoers”</w:t>
      </w:r>
    </w:p>
  </w:footnote>
  <w:footnote w:id="721">
    <w:p w14:paraId="09C30AE4" w14:textId="6C02AB51" w:rsidR="00F23E7F" w:rsidRDefault="00F23E7F" w:rsidP="00511459">
      <w:pPr>
        <w:pStyle w:val="footnote"/>
      </w:pPr>
      <w:r>
        <w:rPr>
          <w:rStyle w:val="FootnoteReference"/>
        </w:rPr>
        <w:footnoteRef/>
      </w:r>
      <w:r>
        <w:t xml:space="preserve"> [JS] Fr. Athanasius has, “the Lord has magnified His doings with them.”</w:t>
      </w:r>
    </w:p>
  </w:footnote>
  <w:footnote w:id="722">
    <w:p w14:paraId="5CAE6DBB" w14:textId="77777777" w:rsidR="00F23E7F" w:rsidRDefault="00F23E7F"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3">
    <w:p w14:paraId="2AB48656" w14:textId="77777777" w:rsidR="00F23E7F" w:rsidRDefault="00F23E7F"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4">
    <w:p w14:paraId="7602D33B" w14:textId="34E014EA" w:rsidR="00F23E7F" w:rsidRDefault="00F23E7F" w:rsidP="003169DD">
      <w:pPr>
        <w:pStyle w:val="footnote"/>
      </w:pPr>
      <w:r>
        <w:rPr>
          <w:rStyle w:val="FootnoteReference"/>
        </w:rPr>
        <w:footnoteRef/>
      </w:r>
      <w:r>
        <w:t xml:space="preserve"> [JS] “from your rest”, literally, “after sitting”</w:t>
      </w:r>
    </w:p>
  </w:footnote>
  <w:footnote w:id="725">
    <w:p w14:paraId="2EF38BE0" w14:textId="36D5D79C" w:rsidR="00F23E7F" w:rsidRDefault="00F23E7F" w:rsidP="003169DD">
      <w:pPr>
        <w:pStyle w:val="footnote"/>
      </w:pPr>
      <w:r>
        <w:rPr>
          <w:rStyle w:val="FootnoteReference"/>
        </w:rPr>
        <w:footnoteRef/>
      </w:r>
      <w:r>
        <w:t xml:space="preserve"> [JS] Fr. Athanasius has, “the children of those who have been awakened.”</w:t>
      </w:r>
    </w:p>
  </w:footnote>
  <w:footnote w:id="726">
    <w:p w14:paraId="40FE15BF" w14:textId="13C73A63" w:rsidR="00F23E7F" w:rsidRDefault="00F23E7F" w:rsidP="008D24A6">
      <w:pPr>
        <w:pStyle w:val="footnote"/>
      </w:pPr>
      <w:r>
        <w:rPr>
          <w:rStyle w:val="FootnoteReference"/>
        </w:rPr>
        <w:footnoteRef/>
      </w:r>
      <w:r>
        <w:t xml:space="preserve"> [JS] Fr. Lazarus has, “such exiles”</w:t>
      </w:r>
    </w:p>
  </w:footnote>
  <w:footnote w:id="727">
    <w:p w14:paraId="48D4D6D3" w14:textId="3C1F801B" w:rsidR="00F23E7F" w:rsidRDefault="00F23E7F" w:rsidP="00087D9B">
      <w:pPr>
        <w:pStyle w:val="footnote"/>
      </w:pPr>
      <w:r>
        <w:rPr>
          <w:rStyle w:val="FootnoteReference"/>
        </w:rPr>
        <w:footnoteRef/>
      </w:r>
      <w:r>
        <w:t xml:space="preserve"> [JS] Fr. Athanasius has, “You will be blessed”</w:t>
      </w:r>
    </w:p>
  </w:footnote>
  <w:footnote w:id="728">
    <w:p w14:paraId="7A7A17DB" w14:textId="31683221" w:rsidR="00F23E7F" w:rsidRDefault="00F23E7F" w:rsidP="00087D9B">
      <w:pPr>
        <w:pStyle w:val="footnote"/>
      </w:pPr>
      <w:r>
        <w:rPr>
          <w:rStyle w:val="FootnoteReference"/>
        </w:rPr>
        <w:footnoteRef/>
      </w:r>
      <w:r>
        <w:t xml:space="preserve"> [JS]. Fr. Athanasius has, “you will,” instead of “may you”, throughout these last two vs. Lit. “sonss’ sons”</w:t>
      </w:r>
    </w:p>
  </w:footnote>
  <w:footnote w:id="729">
    <w:p w14:paraId="60A69A9F" w14:textId="2E477841" w:rsidR="00F23E7F" w:rsidRDefault="00F23E7F" w:rsidP="0061464A">
      <w:pPr>
        <w:pStyle w:val="footnote"/>
      </w:pPr>
      <w:r>
        <w:rPr>
          <w:rStyle w:val="FootnoteReference"/>
        </w:rPr>
        <w:footnoteRef/>
      </w:r>
      <w:r>
        <w:t xml:space="preserve"> [JS] OSB has “schemed behind my back,” NETS has, “On my back the sinners were practicing hteir skill”</w:t>
      </w:r>
    </w:p>
  </w:footnote>
  <w:footnote w:id="730">
    <w:p w14:paraId="74FF21CF" w14:textId="3FFF46C5" w:rsidR="00F23E7F" w:rsidRDefault="00F23E7F" w:rsidP="0061464A">
      <w:pPr>
        <w:pStyle w:val="footnote"/>
      </w:pPr>
      <w:r>
        <w:rPr>
          <w:rStyle w:val="FootnoteReference"/>
        </w:rPr>
        <w:footnoteRef/>
      </w:r>
      <w:r>
        <w:t xml:space="preserve"> [JS] or “lawlessness”</w:t>
      </w:r>
    </w:p>
  </w:footnote>
  <w:footnote w:id="731">
    <w:p w14:paraId="6A925E31" w14:textId="50F1CD8D" w:rsidR="00F23E7F" w:rsidRDefault="00F23E7F"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2">
    <w:p w14:paraId="0FC01CF2" w14:textId="3C79D2D9" w:rsidR="00F23E7F" w:rsidRDefault="00F23E7F" w:rsidP="00714F88">
      <w:pPr>
        <w:pStyle w:val="footnote"/>
      </w:pPr>
      <w:r>
        <w:rPr>
          <w:rStyle w:val="FootnoteReference"/>
        </w:rPr>
        <w:footnoteRef/>
      </w:r>
      <w:r>
        <w:t xml:space="preserve"> [JS] or “transgressions” or “acts of lawlessness”, throughout.</w:t>
      </w:r>
    </w:p>
  </w:footnote>
  <w:footnote w:id="733">
    <w:p w14:paraId="0461F9AD" w14:textId="6F28CA37" w:rsidR="00F23E7F" w:rsidRDefault="00F23E7F" w:rsidP="00714F88">
      <w:pPr>
        <w:pStyle w:val="footnote"/>
      </w:pPr>
      <w:r>
        <w:rPr>
          <w:rStyle w:val="FootnoteReference"/>
        </w:rPr>
        <w:footnoteRef/>
      </w:r>
      <w:r>
        <w:t xml:space="preserve"> [JS] or “forgiveness”</w:t>
      </w:r>
    </w:p>
  </w:footnote>
  <w:footnote w:id="734">
    <w:p w14:paraId="0C346C8C" w14:textId="77777777" w:rsidR="00F23E7F" w:rsidRDefault="00F23E7F"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35">
    <w:p w14:paraId="5234FC2B" w14:textId="0EBBDCE3" w:rsidR="00F23E7F" w:rsidRDefault="00F23E7F" w:rsidP="00C544D6">
      <w:pPr>
        <w:pStyle w:val="footnote"/>
      </w:pPr>
      <w:r>
        <w:rPr>
          <w:rStyle w:val="FootnoteReference"/>
        </w:rPr>
        <w:footnoteRef/>
      </w:r>
      <w:r>
        <w:t xml:space="preserve"> Cf. Titus 2:14.</w:t>
      </w:r>
    </w:p>
  </w:footnote>
  <w:footnote w:id="736">
    <w:p w14:paraId="55BAD822" w14:textId="77777777" w:rsidR="00F23E7F" w:rsidRDefault="00F23E7F" w:rsidP="00C544D6">
      <w:pPr>
        <w:pStyle w:val="footnote"/>
      </w:pPr>
      <w:r>
        <w:rPr>
          <w:rStyle w:val="FootnoteReference"/>
        </w:rPr>
        <w:footnoteRef/>
      </w:r>
      <w:r>
        <w:t xml:space="preserve"> Prov. 29:1; 2 Kings 17:14; Neh. 9:16; Dt. 9:6.</w:t>
      </w:r>
    </w:p>
  </w:footnote>
  <w:footnote w:id="737">
    <w:p w14:paraId="4E2F71A4" w14:textId="2CCCE707" w:rsidR="00F23E7F" w:rsidRDefault="00F23E7F" w:rsidP="00C0758B">
      <w:pPr>
        <w:pStyle w:val="footnote"/>
      </w:pPr>
      <w:r>
        <w:rPr>
          <w:rStyle w:val="FootnoteReference"/>
        </w:rPr>
        <w:footnoteRef/>
      </w:r>
      <w:r>
        <w:t xml:space="preserve"> [JS] literally “the tabernacle of my house”</w:t>
      </w:r>
    </w:p>
  </w:footnote>
  <w:footnote w:id="738">
    <w:p w14:paraId="7C027A5F" w14:textId="25B43E29" w:rsidR="00F23E7F" w:rsidRDefault="00F23E7F"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39">
    <w:p w14:paraId="061D8F8B" w14:textId="29FA4A55" w:rsidR="00F23E7F" w:rsidRDefault="00F23E7F" w:rsidP="00C544D6">
      <w:pPr>
        <w:pStyle w:val="footnote"/>
      </w:pPr>
      <w:r>
        <w:rPr>
          <w:rStyle w:val="FootnoteReference"/>
        </w:rPr>
        <w:footnoteRef/>
      </w:r>
      <w:r>
        <w:t xml:space="preserve"> Cf. 1 Kings 6:21 (1 Sam. 6:21).</w:t>
      </w:r>
    </w:p>
  </w:footnote>
  <w:footnote w:id="740">
    <w:p w14:paraId="7A5052C0" w14:textId="161D9B7D" w:rsidR="00F23E7F" w:rsidRDefault="00F23E7F" w:rsidP="00023B09">
      <w:pPr>
        <w:pStyle w:val="footnote"/>
      </w:pPr>
      <w:r>
        <w:rPr>
          <w:rStyle w:val="FootnoteReference"/>
        </w:rPr>
        <w:footnoteRef/>
      </w:r>
      <w:r>
        <w:t xml:space="preserve"> [JS] “do obeisance”, i.e. literally “bow down”</w:t>
      </w:r>
    </w:p>
  </w:footnote>
  <w:footnote w:id="741">
    <w:p w14:paraId="7B1B3D1C" w14:textId="1A224FFE" w:rsidR="00F23E7F" w:rsidRDefault="00F23E7F" w:rsidP="00023B09">
      <w:pPr>
        <w:pStyle w:val="footnote"/>
      </w:pPr>
      <w:r>
        <w:rPr>
          <w:rStyle w:val="FootnoteReference"/>
        </w:rPr>
        <w:footnoteRef/>
      </w:r>
      <w:r>
        <w:t xml:space="preserve"> [JS] Fr. Lazarus has “resting-place”</w:t>
      </w:r>
    </w:p>
  </w:footnote>
  <w:footnote w:id="742">
    <w:p w14:paraId="57742C2B" w14:textId="024D8554" w:rsidR="00F23E7F" w:rsidRDefault="00F23E7F" w:rsidP="00023B09">
      <w:pPr>
        <w:pStyle w:val="footnote"/>
      </w:pPr>
      <w:r>
        <w:rPr>
          <w:rStyle w:val="FootnoteReference"/>
        </w:rPr>
        <w:footnoteRef/>
      </w:r>
      <w:r>
        <w:t xml:space="preserve"> [JS] or “the ark of Your holiness”</w:t>
      </w:r>
    </w:p>
  </w:footnote>
  <w:footnote w:id="743">
    <w:p w14:paraId="371872E1" w14:textId="77777777" w:rsidR="00F23E7F" w:rsidRDefault="00F23E7F" w:rsidP="00C544D6">
      <w:pPr>
        <w:pStyle w:val="footnote"/>
      </w:pPr>
      <w:r>
        <w:rPr>
          <w:rStyle w:val="FootnoteReference"/>
        </w:rPr>
        <w:footnoteRef/>
      </w:r>
      <w:r>
        <w:t xml:space="preserve"> Ps. 131:8-10 = 2 Chron. 6:41-42.</w:t>
      </w:r>
    </w:p>
  </w:footnote>
  <w:footnote w:id="744">
    <w:p w14:paraId="3FFC0219" w14:textId="77777777" w:rsidR="00F23E7F" w:rsidRDefault="00F23E7F" w:rsidP="00C544D6">
      <w:pPr>
        <w:pStyle w:val="footnote"/>
      </w:pPr>
      <w:r>
        <w:rPr>
          <w:rStyle w:val="FootnoteReference"/>
        </w:rPr>
        <w:footnoteRef/>
      </w:r>
      <w:r>
        <w:t xml:space="preserve"> I Chron. 17:11-14; Acts 2:30-33.</w:t>
      </w:r>
    </w:p>
  </w:footnote>
  <w:footnote w:id="745">
    <w:p w14:paraId="750994E1" w14:textId="39B5FB55" w:rsidR="00F23E7F" w:rsidRDefault="00F23E7F" w:rsidP="00631963">
      <w:pPr>
        <w:pStyle w:val="footnote"/>
      </w:pPr>
      <w:r>
        <w:rPr>
          <w:rStyle w:val="FootnoteReference"/>
        </w:rPr>
        <w:footnoteRef/>
      </w:r>
      <w:r>
        <w:t xml:space="preserve"> [JS] Coptic has “widow”.</w:t>
      </w:r>
    </w:p>
  </w:footnote>
  <w:footnote w:id="746">
    <w:p w14:paraId="20533A22" w14:textId="760F6E73" w:rsidR="00F23E7F" w:rsidRDefault="00F23E7F" w:rsidP="00631963">
      <w:pPr>
        <w:pStyle w:val="footnote"/>
      </w:pPr>
      <w:r>
        <w:rPr>
          <w:rStyle w:val="FootnoteReference"/>
        </w:rPr>
        <w:footnoteRef/>
      </w:r>
      <w:r>
        <w:t xml:space="preserve"> [JS] or “rejoice with rejoicing”</w:t>
      </w:r>
    </w:p>
  </w:footnote>
  <w:footnote w:id="747">
    <w:p w14:paraId="41E94330" w14:textId="77777777" w:rsidR="00F23E7F" w:rsidRDefault="00F23E7F" w:rsidP="00C544D6">
      <w:pPr>
        <w:pStyle w:val="footnote"/>
      </w:pPr>
      <w:r>
        <w:rPr>
          <w:rStyle w:val="FootnoteReference"/>
        </w:rPr>
        <w:footnoteRef/>
      </w:r>
      <w:r>
        <w:t xml:space="preserve"> stock: </w:t>
      </w:r>
      <w:r w:rsidRPr="00783CA0">
        <w:rPr>
          <w:i/>
        </w:rPr>
        <w:t>lit</w:t>
      </w:r>
      <w:r>
        <w:t>. horn.</w:t>
      </w:r>
    </w:p>
  </w:footnote>
  <w:footnote w:id="748">
    <w:p w14:paraId="2CC35491" w14:textId="77777777" w:rsidR="00F23E7F" w:rsidRDefault="00F23E7F"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49">
    <w:p w14:paraId="5C900721" w14:textId="77777777" w:rsidR="00F23E7F" w:rsidRDefault="00F23E7F"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0">
    <w:p w14:paraId="1C6E6FA2" w14:textId="77777777" w:rsidR="00F23E7F" w:rsidRDefault="00F23E7F"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1">
    <w:p w14:paraId="53BD49E1" w14:textId="53C59812" w:rsidR="00F23E7F" w:rsidRDefault="00F23E7F"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2">
    <w:p w14:paraId="6C27778C" w14:textId="276CBE19" w:rsidR="00F23E7F" w:rsidRDefault="00F23E7F" w:rsidP="008B199B">
      <w:pPr>
        <w:pStyle w:val="footnote"/>
      </w:pPr>
      <w:r>
        <w:rPr>
          <w:rStyle w:val="FootnoteReference"/>
        </w:rPr>
        <w:footnoteRef/>
      </w:r>
      <w:r>
        <w:t xml:space="preserve"> [JS] literally, “slaves”</w:t>
      </w:r>
    </w:p>
  </w:footnote>
  <w:footnote w:id="753">
    <w:p w14:paraId="1FC82724" w14:textId="77777777" w:rsidR="00F23E7F" w:rsidRDefault="00F23E7F" w:rsidP="00C544D6">
      <w:pPr>
        <w:pStyle w:val="footnote"/>
      </w:pPr>
      <w:r>
        <w:rPr>
          <w:rStyle w:val="FootnoteReference"/>
        </w:rPr>
        <w:footnoteRef/>
      </w:r>
      <w:r>
        <w:t xml:space="preserve"> The kingdoms of this world have become the kingdoms of our Lord and of His Christ’ (Rev. 11:15).</w:t>
      </w:r>
    </w:p>
  </w:footnote>
  <w:footnote w:id="754">
    <w:p w14:paraId="5C9240DB" w14:textId="77777777" w:rsidR="00F23E7F" w:rsidRDefault="00F23E7F" w:rsidP="00C544D6">
      <w:pPr>
        <w:pStyle w:val="footnote"/>
      </w:pPr>
      <w:r>
        <w:rPr>
          <w:rStyle w:val="FootnoteReference"/>
        </w:rPr>
        <w:footnoteRef/>
      </w:r>
      <w:r>
        <w:t xml:space="preserve"> Deut. 32:36.</w:t>
      </w:r>
    </w:p>
  </w:footnote>
  <w:footnote w:id="755">
    <w:p w14:paraId="6CA454B0" w14:textId="699660A9" w:rsidR="00F23E7F" w:rsidRDefault="00F23E7F" w:rsidP="009F1DA0">
      <w:pPr>
        <w:pStyle w:val="footnote"/>
      </w:pPr>
      <w:r>
        <w:rPr>
          <w:rStyle w:val="FootnoteReference"/>
        </w:rPr>
        <w:footnoteRef/>
      </w:r>
      <w:r>
        <w:t xml:space="preserve"> [JS] [] lacking in all but OSB</w:t>
      </w:r>
    </w:p>
  </w:footnote>
  <w:footnote w:id="756">
    <w:p w14:paraId="71CEF4E9" w14:textId="77777777" w:rsidR="00F23E7F" w:rsidRDefault="00F23E7F"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57">
    <w:p w14:paraId="6639BD0B" w14:textId="45AA87DA" w:rsidR="00F23E7F" w:rsidRDefault="00F23E7F"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58">
    <w:p w14:paraId="2B96894E" w14:textId="6C468A01" w:rsidR="00F23E7F" w:rsidRDefault="00F23E7F" w:rsidP="00C544D6">
      <w:pPr>
        <w:pStyle w:val="footnote"/>
      </w:pPr>
      <w:r>
        <w:rPr>
          <w:rStyle w:val="FootnoteReference"/>
        </w:rPr>
        <w:footnoteRef/>
      </w:r>
      <w:r>
        <w:t xml:space="preserve"> mercy: </w:t>
      </w:r>
      <w:r w:rsidRPr="007F3CE8">
        <w:rPr>
          <w:i/>
        </w:rPr>
        <w:t>or</w:t>
      </w:r>
      <w:r>
        <w:t xml:space="preserve"> love. Cf. Lk. 10:37.</w:t>
      </w:r>
    </w:p>
  </w:footnote>
  <w:footnote w:id="759">
    <w:p w14:paraId="08E6A124" w14:textId="11CACB93" w:rsidR="00F23E7F" w:rsidRDefault="00F23E7F"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0">
    <w:p w14:paraId="39412F7E" w14:textId="1E04020D" w:rsidR="00F23E7F" w:rsidRDefault="00F23E7F" w:rsidP="00AE1E0F">
      <w:pPr>
        <w:pStyle w:val="footnote"/>
      </w:pPr>
      <w:r>
        <w:rPr>
          <w:rStyle w:val="FootnoteReference"/>
        </w:rPr>
        <w:footnoteRef/>
      </w:r>
      <w:r>
        <w:t xml:space="preserve"> [JS] or “and shook of Pharaoh and his army into the Red sea,”</w:t>
      </w:r>
    </w:p>
  </w:footnote>
  <w:footnote w:id="761">
    <w:p w14:paraId="0B96BC12" w14:textId="30893C5B" w:rsidR="00F23E7F" w:rsidRDefault="00F23E7F" w:rsidP="00AE1E0F">
      <w:pPr>
        <w:pStyle w:val="footnote"/>
      </w:pPr>
      <w:r>
        <w:rPr>
          <w:rStyle w:val="FootnoteReference"/>
        </w:rPr>
        <w:footnoteRef/>
      </w:r>
      <w:r>
        <w:t xml:space="preserve"> [JS] or “slew”</w:t>
      </w:r>
    </w:p>
  </w:footnote>
  <w:footnote w:id="762">
    <w:p w14:paraId="0DA78EFF" w14:textId="6EE98942" w:rsidR="00F23E7F" w:rsidRDefault="00F23E7F" w:rsidP="00AE1E0F">
      <w:pPr>
        <w:pStyle w:val="footnote"/>
      </w:pPr>
      <w:r>
        <w:rPr>
          <w:rStyle w:val="FootnoteReference"/>
        </w:rPr>
        <w:footnoteRef/>
      </w:r>
      <w:r>
        <w:t xml:space="preserve"> [JS] [] lacking in all but the Copitc. This verse and 16b lacking in most translations.</w:t>
      </w:r>
    </w:p>
  </w:footnote>
  <w:footnote w:id="763">
    <w:p w14:paraId="491E3626" w14:textId="77777777" w:rsidR="00F23E7F" w:rsidRDefault="00F23E7F"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4">
    <w:p w14:paraId="27102E37" w14:textId="01E87A4E" w:rsidR="00F23E7F" w:rsidRDefault="00F23E7F" w:rsidP="00C544D6">
      <w:pPr>
        <w:pStyle w:val="footnote"/>
      </w:pPr>
      <w:r>
        <w:rPr>
          <w:rStyle w:val="FootnoteReference"/>
        </w:rPr>
        <w:footnoteRef/>
      </w:r>
      <w:r>
        <w:t xml:space="preserve"> See previous footnote.</w:t>
      </w:r>
    </w:p>
  </w:footnote>
  <w:footnote w:id="765">
    <w:p w14:paraId="32C9C8BA" w14:textId="1283C1AE" w:rsidR="00F23E7F" w:rsidRDefault="00F23E7F"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66">
    <w:p w14:paraId="1CAEC73A" w14:textId="2CFEA53A" w:rsidR="00F23E7F" w:rsidRDefault="00F23E7F" w:rsidP="00AC3281">
      <w:pPr>
        <w:pStyle w:val="footnote"/>
      </w:pPr>
      <w:r>
        <w:rPr>
          <w:rStyle w:val="FootnoteReference"/>
        </w:rPr>
        <w:footnoteRef/>
      </w:r>
      <w:r>
        <w:t xml:space="preserve"> [JS] or “thank”, or “thankfully confess with praise”</w:t>
      </w:r>
    </w:p>
  </w:footnote>
  <w:footnote w:id="767">
    <w:p w14:paraId="02264BC2" w14:textId="77777777" w:rsidR="00F23E7F" w:rsidRDefault="00F23E7F"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68">
    <w:p w14:paraId="474A88D1" w14:textId="00155028" w:rsidR="00F23E7F" w:rsidRDefault="00F23E7F" w:rsidP="00AC3281">
      <w:pPr>
        <w:pStyle w:val="footnote"/>
      </w:pPr>
      <w:r>
        <w:rPr>
          <w:rStyle w:val="FootnoteReference"/>
        </w:rPr>
        <w:footnoteRef/>
      </w:r>
      <w:r>
        <w:t xml:space="preserve"> [JS] “do obeisance”, elsewhere rendered “worship’, but referring to the physical act.</w:t>
      </w:r>
    </w:p>
  </w:footnote>
  <w:footnote w:id="769">
    <w:p w14:paraId="1B1D5002" w14:textId="29B07E11" w:rsidR="00F23E7F" w:rsidRDefault="00F23E7F" w:rsidP="00C1761F">
      <w:pPr>
        <w:pStyle w:val="footnote"/>
      </w:pPr>
      <w:r>
        <w:rPr>
          <w:rStyle w:val="FootnoteReference"/>
        </w:rPr>
        <w:footnoteRef/>
      </w:r>
      <w:r>
        <w:t xml:space="preserve"> [JS] or “give thanks to,” or “prase,” or “thankfully confess Your Name with praise”</w:t>
      </w:r>
    </w:p>
  </w:footnote>
  <w:footnote w:id="770">
    <w:p w14:paraId="12351032" w14:textId="637DDCD6" w:rsidR="00F23E7F" w:rsidRDefault="00F23E7F"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1">
    <w:p w14:paraId="00F8589A" w14:textId="3079BAC3" w:rsidR="00F23E7F" w:rsidRDefault="00F23E7F" w:rsidP="00C1761F">
      <w:pPr>
        <w:pStyle w:val="footnote"/>
      </w:pPr>
      <w:r>
        <w:rPr>
          <w:rStyle w:val="FootnoteReference"/>
        </w:rPr>
        <w:footnoteRef/>
      </w:r>
      <w:r>
        <w:t xml:space="preserve"> [JS] or “acknowledge,” or “give thanks to,” or “thankfully confess with praise”</w:t>
      </w:r>
    </w:p>
  </w:footnote>
  <w:footnote w:id="772">
    <w:p w14:paraId="18BB02EB" w14:textId="33FE7177" w:rsidR="00F23E7F" w:rsidRDefault="00F23E7F"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3">
    <w:p w14:paraId="333B0F0E" w14:textId="4D89FC4A" w:rsidR="00F23E7F" w:rsidRDefault="00F23E7F" w:rsidP="00FF6795">
      <w:pPr>
        <w:pStyle w:val="footnote"/>
      </w:pPr>
      <w:r>
        <w:rPr>
          <w:rStyle w:val="FootnoteReference"/>
        </w:rPr>
        <w:footnoteRef/>
      </w:r>
      <w:r>
        <w:t xml:space="preserve"> [JS] literally “those who are exalted” or “the high things”</w:t>
      </w:r>
    </w:p>
  </w:footnote>
  <w:footnote w:id="774">
    <w:p w14:paraId="596BB70E" w14:textId="27F87B4A" w:rsidR="00F23E7F" w:rsidRDefault="00F23E7F" w:rsidP="00C544D6">
      <w:pPr>
        <w:pStyle w:val="footnote"/>
      </w:pPr>
      <w:r>
        <w:rPr>
          <w:rStyle w:val="FootnoteReference"/>
        </w:rPr>
        <w:footnoteRef/>
      </w:r>
      <w:r>
        <w:t xml:space="preserve"> The Spirit of the Lord fills the world (Wisdom 1:7). [JS] presence: literally “face”</w:t>
      </w:r>
    </w:p>
  </w:footnote>
  <w:footnote w:id="775">
    <w:p w14:paraId="7AB3BB43" w14:textId="5D02016E" w:rsidR="00F23E7F" w:rsidRDefault="00F23E7F" w:rsidP="00485563">
      <w:pPr>
        <w:pStyle w:val="footnote"/>
      </w:pPr>
      <w:r>
        <w:rPr>
          <w:rStyle w:val="FootnoteReference"/>
        </w:rPr>
        <w:footnoteRef/>
      </w:r>
      <w:r>
        <w:t xml:space="preserve"> [JS] or “possess”</w:t>
      </w:r>
    </w:p>
  </w:footnote>
  <w:footnote w:id="776">
    <w:p w14:paraId="145A6B15" w14:textId="77777777" w:rsidR="00F23E7F" w:rsidRDefault="00F23E7F" w:rsidP="00C544D6">
      <w:pPr>
        <w:pStyle w:val="footnote"/>
      </w:pPr>
      <w:r>
        <w:rPr>
          <w:rStyle w:val="FootnoteReference"/>
        </w:rPr>
        <w:footnoteRef/>
      </w:r>
      <w:r>
        <w:t xml:space="preserve"> heart: </w:t>
      </w:r>
      <w:r w:rsidRPr="007F3CE8">
        <w:rPr>
          <w:i/>
        </w:rPr>
        <w:t>lit</w:t>
      </w:r>
      <w:r>
        <w:t>. kidneys (seat of the affections in Hebrew thought).</w:t>
      </w:r>
    </w:p>
  </w:footnote>
  <w:footnote w:id="777">
    <w:p w14:paraId="5EA66D53" w14:textId="1C1D5AB6" w:rsidR="00F23E7F" w:rsidRDefault="00F23E7F" w:rsidP="00485563">
      <w:pPr>
        <w:pStyle w:val="footnote"/>
      </w:pPr>
      <w:r>
        <w:rPr>
          <w:rStyle w:val="FootnoteReference"/>
        </w:rPr>
        <w:footnoteRef/>
      </w:r>
      <w:r>
        <w:t xml:space="preserve"> [JS] or “give thanks,” or “thankfully confess You with praise”</w:t>
      </w:r>
    </w:p>
  </w:footnote>
  <w:footnote w:id="778">
    <w:p w14:paraId="4E73646F" w14:textId="549C13C9" w:rsidR="00F23E7F" w:rsidRDefault="00F23E7F" w:rsidP="00EB72A3">
      <w:pPr>
        <w:pStyle w:val="footnote"/>
      </w:pPr>
      <w:r>
        <w:rPr>
          <w:rStyle w:val="FootnoteReference"/>
        </w:rPr>
        <w:footnoteRef/>
      </w:r>
      <w:r>
        <w:t xml:space="preserve"> [JS] or “and do I not waste away because of my enemies?”</w:t>
      </w:r>
    </w:p>
  </w:footnote>
  <w:footnote w:id="779">
    <w:p w14:paraId="4CC16564" w14:textId="262FCF3B" w:rsidR="00F23E7F" w:rsidRDefault="00F23E7F" w:rsidP="00814FC4">
      <w:pPr>
        <w:pStyle w:val="footnote"/>
      </w:pPr>
      <w:r>
        <w:rPr>
          <w:rStyle w:val="FootnoteReference"/>
        </w:rPr>
        <w:footnoteRef/>
      </w:r>
      <w:r>
        <w:t xml:space="preserve"> [JS] or “way of iniquity”</w:t>
      </w:r>
    </w:p>
  </w:footnote>
  <w:footnote w:id="780">
    <w:p w14:paraId="6BCAB3AE" w14:textId="77777777" w:rsidR="00F23E7F" w:rsidRDefault="00F23E7F" w:rsidP="00C544D6">
      <w:pPr>
        <w:pStyle w:val="footnote"/>
      </w:pPr>
      <w:r>
        <w:rPr>
          <w:rStyle w:val="FootnoteReference"/>
        </w:rPr>
        <w:footnoteRef/>
      </w:r>
      <w:r>
        <w:t xml:space="preserve"> ‘He gives songs in the night’ (Job. 35:10).</w:t>
      </w:r>
    </w:p>
  </w:footnote>
  <w:footnote w:id="781">
    <w:p w14:paraId="6FFB8AE3" w14:textId="30159915" w:rsidR="00F23E7F" w:rsidRDefault="00F23E7F" w:rsidP="00FF4A4F">
      <w:pPr>
        <w:pStyle w:val="footnote"/>
      </w:pPr>
      <w:r>
        <w:rPr>
          <w:rStyle w:val="FootnoteReference"/>
        </w:rPr>
        <w:footnoteRef/>
      </w:r>
      <w:r>
        <w:t xml:space="preserve"> Literally “voice”</w:t>
      </w:r>
    </w:p>
  </w:footnote>
  <w:footnote w:id="782">
    <w:p w14:paraId="1995E6B7" w14:textId="70D38F62" w:rsidR="00F23E7F" w:rsidRDefault="00F23E7F" w:rsidP="00EB72A3">
      <w:pPr>
        <w:pStyle w:val="footnote"/>
      </w:pPr>
      <w:r>
        <w:rPr>
          <w:rStyle w:val="FootnoteReference"/>
        </w:rPr>
        <w:footnoteRef/>
      </w:r>
      <w:r>
        <w:t xml:space="preserve"> [JS] or “praise,” or “give thanks to,” or “thankfully confess with praise”</w:t>
      </w:r>
    </w:p>
  </w:footnote>
  <w:footnote w:id="783">
    <w:p w14:paraId="7EBC0985" w14:textId="77777777" w:rsidR="00F23E7F" w:rsidRDefault="00F23E7F" w:rsidP="00784373">
      <w:pPr>
        <w:pStyle w:val="footnote"/>
      </w:pPr>
      <w:r>
        <w:rPr>
          <w:rStyle w:val="FootnoteReference"/>
        </w:rPr>
        <w:footnoteRef/>
      </w:r>
      <w:r>
        <w:t xml:space="preserve"> [JS] or “Hades”.</w:t>
      </w:r>
    </w:p>
  </w:footnote>
  <w:footnote w:id="784">
    <w:p w14:paraId="5A5C1D1C" w14:textId="586EEB89" w:rsidR="00F23E7F" w:rsidRDefault="00F23E7F"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85">
    <w:p w14:paraId="1AD5A19A" w14:textId="77777777" w:rsidR="00F23E7F" w:rsidRDefault="00F23E7F" w:rsidP="00C544D6">
      <w:pPr>
        <w:pStyle w:val="footnote"/>
      </w:pPr>
      <w:r>
        <w:rPr>
          <w:rStyle w:val="FootnoteReference"/>
        </w:rPr>
        <w:footnoteRef/>
      </w:r>
      <w:r>
        <w:t xml:space="preserve"> this way: the confession of Christ (2 Tim. 3:12).</w:t>
      </w:r>
    </w:p>
  </w:footnote>
  <w:footnote w:id="786">
    <w:p w14:paraId="1B4DA4D8" w14:textId="4D3CDF72" w:rsidR="00F23E7F" w:rsidRDefault="00F23E7F" w:rsidP="00EB72A3">
      <w:pPr>
        <w:pStyle w:val="footnote"/>
      </w:pPr>
      <w:r>
        <w:rPr>
          <w:rStyle w:val="FootnoteReference"/>
        </w:rPr>
        <w:footnoteRef/>
      </w:r>
      <w:r>
        <w:t xml:space="preserve"> [JS] or “praise” or “thive thanks to,” or “thankfully confess with praise”</w:t>
      </w:r>
    </w:p>
  </w:footnote>
  <w:footnote w:id="787">
    <w:p w14:paraId="10A5500A" w14:textId="77777777" w:rsidR="00F23E7F" w:rsidRDefault="00F23E7F" w:rsidP="00C544D6">
      <w:pPr>
        <w:pStyle w:val="footnote"/>
      </w:pPr>
      <w:r>
        <w:rPr>
          <w:rStyle w:val="FootnoteReference"/>
        </w:rPr>
        <w:footnoteRef/>
      </w:r>
      <w:r>
        <w:t xml:space="preserve"> These two lines are identical with Lamentations 3:6.</w:t>
      </w:r>
    </w:p>
  </w:footnote>
  <w:footnote w:id="788">
    <w:p w14:paraId="30FC40DD" w14:textId="11119DF6" w:rsidR="00F23E7F" w:rsidRDefault="00F23E7F" w:rsidP="00C544D6">
      <w:pPr>
        <w:pStyle w:val="footnote"/>
      </w:pPr>
      <w:r>
        <w:rPr>
          <w:rStyle w:val="FootnoteReference"/>
        </w:rPr>
        <w:footnoteRef/>
      </w:r>
      <w:r>
        <w:t xml:space="preserve"> Cf. Rev. 10:5; Ezek. 20:23,28,42; Deut. 32:14.</w:t>
      </w:r>
    </w:p>
  </w:footnote>
  <w:footnote w:id="789">
    <w:p w14:paraId="58511EB9" w14:textId="77777777" w:rsidR="00F23E7F" w:rsidRDefault="00F23E7F"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0">
    <w:p w14:paraId="3B148124" w14:textId="77777777" w:rsidR="00F23E7F" w:rsidRDefault="00F23E7F"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1">
    <w:p w14:paraId="1CAB0511" w14:textId="43E4190B" w:rsidR="00F23E7F" w:rsidRDefault="00F23E7F" w:rsidP="00C544D6">
      <w:pPr>
        <w:pStyle w:val="footnote"/>
      </w:pPr>
      <w:r>
        <w:rPr>
          <w:rStyle w:val="FootnoteReference"/>
        </w:rPr>
        <w:footnoteRef/>
      </w:r>
      <w:r>
        <w:t xml:space="preserve"> Cf. ‘If I am lifted up from the earth, I will draw all men to Me’ (Jn. 12:32). See also Psalm 45:11 and the note there.</w:t>
      </w:r>
    </w:p>
  </w:footnote>
  <w:footnote w:id="792">
    <w:p w14:paraId="13B01E95" w14:textId="737A6D70" w:rsidR="00F23E7F" w:rsidRDefault="00F23E7F" w:rsidP="00F53108">
      <w:pPr>
        <w:pStyle w:val="footnote"/>
      </w:pPr>
      <w:r>
        <w:rPr>
          <w:rStyle w:val="FootnoteReference"/>
        </w:rPr>
        <w:footnoteRef/>
      </w:r>
      <w:r>
        <w:t xml:space="preserve"> [JS] or “gush forth”, “overflow”</w:t>
      </w:r>
    </w:p>
  </w:footnote>
  <w:footnote w:id="793">
    <w:p w14:paraId="291B5302" w14:textId="22414254" w:rsidR="00F23E7F" w:rsidRDefault="00F23E7F" w:rsidP="00F53108">
      <w:pPr>
        <w:pStyle w:val="footnote"/>
      </w:pPr>
      <w:r>
        <w:rPr>
          <w:rStyle w:val="FootnoteReference"/>
        </w:rPr>
        <w:footnoteRef/>
      </w:r>
      <w:r>
        <w:t xml:space="preserve"> [JS] or “thankfully confess You with praise”, or “praise”, or “give thanks to”</w:t>
      </w:r>
    </w:p>
  </w:footnote>
  <w:footnote w:id="794">
    <w:p w14:paraId="7FEF7BE1" w14:textId="0F451A05" w:rsidR="00F23E7F" w:rsidRDefault="00F23E7F" w:rsidP="008D3680">
      <w:pPr>
        <w:pStyle w:val="footnote"/>
      </w:pPr>
      <w:r>
        <w:rPr>
          <w:rStyle w:val="FootnoteReference"/>
        </w:rPr>
        <w:footnoteRef/>
      </w:r>
      <w:r>
        <w:t xml:space="preserve"> [JS] literally “holy ones”</w:t>
      </w:r>
    </w:p>
  </w:footnote>
  <w:footnote w:id="795">
    <w:p w14:paraId="67EE1F7C" w14:textId="1AC854C4" w:rsidR="00F23E7F" w:rsidRDefault="00F23E7F"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796">
    <w:p w14:paraId="353ACEBC" w14:textId="59328CB4" w:rsidR="00F23E7F" w:rsidRDefault="00F23E7F" w:rsidP="00C544D6">
      <w:pPr>
        <w:pStyle w:val="footnote"/>
      </w:pPr>
      <w:r>
        <w:rPr>
          <w:rStyle w:val="FootnoteReference"/>
        </w:rPr>
        <w:footnoteRef/>
      </w:r>
      <w:r>
        <w:t xml:space="preserve"> Cf. Ps. 145:2 with Ps. 103:33. Only verbs differ.</w:t>
      </w:r>
    </w:p>
  </w:footnote>
  <w:footnote w:id="797">
    <w:p w14:paraId="35C0C4DD" w14:textId="71AC6682" w:rsidR="00F23E7F" w:rsidRDefault="00F23E7F" w:rsidP="007F50FD">
      <w:pPr>
        <w:pStyle w:val="footnote"/>
      </w:pPr>
      <w:r>
        <w:rPr>
          <w:rStyle w:val="FootnoteReference"/>
        </w:rPr>
        <w:footnoteRef/>
      </w:r>
      <w:r>
        <w:t xml:space="preserve"> [JS] or “spirit”</w:t>
      </w:r>
    </w:p>
  </w:footnote>
  <w:footnote w:id="798">
    <w:p w14:paraId="23EB32F2" w14:textId="235BD424" w:rsidR="00F23E7F" w:rsidRDefault="00F23E7F" w:rsidP="007F50FD">
      <w:pPr>
        <w:pStyle w:val="footnote"/>
      </w:pPr>
      <w:r>
        <w:rPr>
          <w:rStyle w:val="FootnoteReference"/>
        </w:rPr>
        <w:footnoteRef/>
      </w:r>
      <w:r>
        <w:t xml:space="preserve"> [JS] thoughts, or designs, plans, projects</w:t>
      </w:r>
    </w:p>
  </w:footnote>
  <w:footnote w:id="799">
    <w:p w14:paraId="1E480973" w14:textId="3F051D55" w:rsidR="00F23E7F" w:rsidRDefault="00F23E7F" w:rsidP="007F50FD">
      <w:pPr>
        <w:pStyle w:val="footnote"/>
      </w:pPr>
      <w:r>
        <w:rPr>
          <w:rStyle w:val="FootnoteReference"/>
        </w:rPr>
        <w:footnoteRef/>
      </w:r>
      <w:r>
        <w:t xml:space="preserve"> [JS] or “guards”</w:t>
      </w:r>
    </w:p>
  </w:footnote>
  <w:footnote w:id="800">
    <w:p w14:paraId="6A1BF79E" w14:textId="2C42AEE5" w:rsidR="00F23E7F" w:rsidRDefault="00F23E7F" w:rsidP="007F50FD">
      <w:pPr>
        <w:pStyle w:val="footnote"/>
      </w:pPr>
      <w:r>
        <w:rPr>
          <w:rStyle w:val="FootnoteReference"/>
        </w:rPr>
        <w:footnoteRef/>
      </w:r>
      <w:r>
        <w:t xml:space="preserve"> [JS] or “frees the prisoners”</w:t>
      </w:r>
    </w:p>
  </w:footnote>
  <w:footnote w:id="801">
    <w:p w14:paraId="5D5111FF" w14:textId="66B6F812" w:rsidR="00F23E7F" w:rsidRDefault="00F23E7F" w:rsidP="007F50FD">
      <w:pPr>
        <w:pStyle w:val="footnote"/>
      </w:pPr>
      <w:r>
        <w:rPr>
          <w:rStyle w:val="FootnoteReference"/>
        </w:rPr>
        <w:footnoteRef/>
      </w:r>
      <w:r>
        <w:t xml:space="preserve"> [JS] or “bent”</w:t>
      </w:r>
    </w:p>
  </w:footnote>
  <w:footnote w:id="802">
    <w:p w14:paraId="4090A924" w14:textId="68E30641" w:rsidR="00F23E7F" w:rsidRDefault="00F23E7F" w:rsidP="007F50FD">
      <w:pPr>
        <w:pStyle w:val="footnote"/>
      </w:pPr>
      <w:r>
        <w:rPr>
          <w:rStyle w:val="FootnoteReference"/>
        </w:rPr>
        <w:footnoteRef/>
      </w:r>
      <w:r>
        <w:t xml:space="preserve"> [JS] or “skill”</w:t>
      </w:r>
    </w:p>
  </w:footnote>
  <w:footnote w:id="803">
    <w:p w14:paraId="6F819BD3" w14:textId="78976808" w:rsidR="00F23E7F" w:rsidRDefault="00F23E7F" w:rsidP="007F50FD">
      <w:pPr>
        <w:pStyle w:val="footnote"/>
      </w:pPr>
      <w:r>
        <w:rPr>
          <w:rStyle w:val="FootnoteReference"/>
        </w:rPr>
        <w:footnoteRef/>
      </w:r>
      <w:r>
        <w:t xml:space="preserve"> [JS] or “foreigners”</w:t>
      </w:r>
    </w:p>
  </w:footnote>
  <w:footnote w:id="804">
    <w:p w14:paraId="78560DE2" w14:textId="6759CA05" w:rsidR="00F23E7F" w:rsidRDefault="00F23E7F" w:rsidP="007F50FD">
      <w:pPr>
        <w:pStyle w:val="footnote"/>
      </w:pPr>
      <w:r>
        <w:rPr>
          <w:rStyle w:val="FootnoteReference"/>
        </w:rPr>
        <w:footnoteRef/>
      </w:r>
      <w:r>
        <w:t xml:space="preserve"> [JS] or a psalm, or a melody</w:t>
      </w:r>
    </w:p>
  </w:footnote>
  <w:footnote w:id="805">
    <w:p w14:paraId="2C19D159" w14:textId="3C9E27D5" w:rsidR="00F23E7F" w:rsidRDefault="00F23E7F" w:rsidP="00F258B1">
      <w:pPr>
        <w:pStyle w:val="footnote"/>
      </w:pPr>
      <w:r>
        <w:rPr>
          <w:rStyle w:val="FootnoteReference"/>
        </w:rPr>
        <w:footnoteRef/>
      </w:r>
      <w:r>
        <w:t xml:space="preserve"> </w:t>
      </w:r>
      <w:r w:rsidRPr="00D813A7">
        <w:rPr>
          <w:i/>
        </w:rPr>
        <w:t>Lit</w:t>
      </w:r>
      <w:r>
        <w:t>. ‘dispersions’. Cf. Mt. 24:31.</w:t>
      </w:r>
    </w:p>
  </w:footnote>
  <w:footnote w:id="806">
    <w:p w14:paraId="7AC7AD8B" w14:textId="5BFFD4CA" w:rsidR="00F23E7F" w:rsidRDefault="00F23E7F"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07">
    <w:p w14:paraId="1F0F4402" w14:textId="056F6B42" w:rsidR="00F23E7F" w:rsidRDefault="00F23E7F" w:rsidP="00CD1E61">
      <w:pPr>
        <w:pStyle w:val="footnote"/>
      </w:pPr>
      <w:r>
        <w:rPr>
          <w:rStyle w:val="FootnoteReference"/>
        </w:rPr>
        <w:footnoteRef/>
      </w:r>
      <w:r>
        <w:t xml:space="preserve"> [JS] or word, or teaching</w:t>
      </w:r>
    </w:p>
  </w:footnote>
  <w:footnote w:id="808">
    <w:p w14:paraId="407F2DDB" w14:textId="624657B1" w:rsidR="00F23E7F" w:rsidRDefault="00F23E7F"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09">
    <w:p w14:paraId="35167DCD" w14:textId="373FC63F" w:rsidR="00F23E7F" w:rsidRDefault="00F23E7F" w:rsidP="00DE04F0">
      <w:pPr>
        <w:pStyle w:val="footnote"/>
      </w:pPr>
      <w:r>
        <w:rPr>
          <w:rStyle w:val="FootnoteReference"/>
        </w:rPr>
        <w:footnoteRef/>
      </w:r>
      <w:r>
        <w:t xml:space="preserve"> [JS] or “stormy wind”</w:t>
      </w:r>
    </w:p>
  </w:footnote>
  <w:footnote w:id="810">
    <w:p w14:paraId="596CA46F" w14:textId="3CE69ED5" w:rsidR="00F23E7F" w:rsidRDefault="00F23E7F" w:rsidP="00DE04F0">
      <w:pPr>
        <w:pStyle w:val="footnote"/>
      </w:pPr>
      <w:r>
        <w:rPr>
          <w:rStyle w:val="FootnoteReference"/>
        </w:rPr>
        <w:footnoteRef/>
      </w:r>
      <w:r>
        <w:t xml:space="preserve"> [JS] or “maidens,” or “unmarried women”</w:t>
      </w:r>
    </w:p>
  </w:footnote>
  <w:footnote w:id="811">
    <w:p w14:paraId="302477DE" w14:textId="111432A8" w:rsidR="00F23E7F" w:rsidRDefault="00F23E7F"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2">
    <w:p w14:paraId="33D71E70" w14:textId="2D5394E7" w:rsidR="00F23E7F" w:rsidRDefault="00F23E7F" w:rsidP="007039A0">
      <w:pPr>
        <w:pStyle w:val="footnote"/>
      </w:pPr>
      <w:r>
        <w:rPr>
          <w:rStyle w:val="FootnoteReference"/>
        </w:rPr>
        <w:footnoteRef/>
      </w:r>
      <w:r>
        <w:t xml:space="preserve"> [JS] literally, “And He will raise/exalt the horn of His people”</w:t>
      </w:r>
    </w:p>
  </w:footnote>
  <w:footnote w:id="813">
    <w:p w14:paraId="43AD805B" w14:textId="6DFE2128" w:rsidR="00F23E7F" w:rsidRDefault="00F23E7F" w:rsidP="007039A0">
      <w:pPr>
        <w:pStyle w:val="footnote"/>
      </w:pPr>
      <w:r>
        <w:rPr>
          <w:rStyle w:val="FootnoteReference"/>
        </w:rPr>
        <w:footnoteRef/>
      </w:r>
      <w:r>
        <w:t xml:space="preserve"> [JS] “assembly”</w:t>
      </w:r>
    </w:p>
  </w:footnote>
  <w:footnote w:id="814">
    <w:p w14:paraId="0C277B75" w14:textId="51E0F674" w:rsidR="00F23E7F" w:rsidRDefault="00F23E7F" w:rsidP="007039A0">
      <w:pPr>
        <w:pStyle w:val="footnote"/>
      </w:pPr>
      <w:r>
        <w:rPr>
          <w:rStyle w:val="FootnoteReference"/>
        </w:rPr>
        <w:footnoteRef/>
      </w:r>
      <w:r>
        <w:t xml:space="preserve"> [JS] Coptic has “in the chorus”</w:t>
      </w:r>
    </w:p>
  </w:footnote>
  <w:footnote w:id="815">
    <w:p w14:paraId="7329AB19" w14:textId="77777777" w:rsidR="00F23E7F" w:rsidRDefault="00F23E7F" w:rsidP="00F258B1">
      <w:pPr>
        <w:pStyle w:val="footnote"/>
      </w:pPr>
      <w:r>
        <w:rPr>
          <w:rStyle w:val="FootnoteReference"/>
        </w:rPr>
        <w:footnoteRef/>
      </w:r>
      <w:r>
        <w:t xml:space="preserve"> two-edged sword: praise which conquers Amalek (St. Chrysostom).</w:t>
      </w:r>
    </w:p>
  </w:footnote>
  <w:footnote w:id="816">
    <w:p w14:paraId="2095C32A" w14:textId="77777777" w:rsidR="00F23E7F" w:rsidRDefault="00F23E7F" w:rsidP="00F258B1">
      <w:pPr>
        <w:pStyle w:val="footnote"/>
      </w:pPr>
      <w:r>
        <w:rPr>
          <w:rStyle w:val="FootnoteReference"/>
        </w:rPr>
        <w:footnoteRef/>
      </w:r>
      <w:r>
        <w:t xml:space="preserve"> ‘Holiness of life is the mother of glory’ (St Theodoret).</w:t>
      </w:r>
    </w:p>
  </w:footnote>
  <w:footnote w:id="817">
    <w:p w14:paraId="4C5EFC08" w14:textId="6D588D58" w:rsidR="00F23E7F" w:rsidRDefault="00F23E7F" w:rsidP="00AE5C5A">
      <w:pPr>
        <w:pStyle w:val="footnote"/>
      </w:pPr>
      <w:r>
        <w:rPr>
          <w:rStyle w:val="FootnoteReference"/>
        </w:rPr>
        <w:footnoteRef/>
      </w:r>
      <w:r>
        <w:t xml:space="preserve"> [JS] variant reading, “harp and lyre”</w:t>
      </w:r>
    </w:p>
  </w:footnote>
  <w:footnote w:id="818">
    <w:p w14:paraId="34B39967" w14:textId="2F98E45D" w:rsidR="00F23E7F" w:rsidRDefault="00F23E7F" w:rsidP="00AE5C5A">
      <w:pPr>
        <w:pStyle w:val="footnote"/>
      </w:pPr>
      <w:r>
        <w:rPr>
          <w:rStyle w:val="FootnoteReference"/>
        </w:rPr>
        <w:footnoteRef/>
      </w:r>
      <w:r>
        <w:t xml:space="preserve"> [JS] Coptic has “chorus” in place of “dance”</w:t>
      </w:r>
    </w:p>
  </w:footnote>
  <w:footnote w:id="819">
    <w:p w14:paraId="3F01F63D" w14:textId="7FB71CE4" w:rsidR="00F23E7F" w:rsidRDefault="00F23E7F" w:rsidP="00FB1741">
      <w:pPr>
        <w:pStyle w:val="footnote"/>
      </w:pPr>
      <w:r>
        <w:rPr>
          <w:rStyle w:val="FootnoteReference"/>
        </w:rPr>
        <w:footnoteRef/>
      </w:r>
      <w:r>
        <w:t xml:space="preserve"> [JS] or “allophyle”, which means “foreigner”, but specificially in reference to Philistines.</w:t>
      </w:r>
    </w:p>
  </w:footnote>
  <w:footnote w:id="820">
    <w:p w14:paraId="234F96D1" w14:textId="322FE18B" w:rsidR="00F23E7F" w:rsidRDefault="00F23E7F" w:rsidP="00865C59">
      <w:pPr>
        <w:pStyle w:val="footnote"/>
      </w:pPr>
      <w:r>
        <w:rPr>
          <w:rStyle w:val="FootnoteReference"/>
        </w:rPr>
        <w:footnoteRef/>
      </w:r>
      <w:r>
        <w:t xml:space="preserve"> Or “Spirit”</w:t>
      </w:r>
    </w:p>
  </w:footnote>
  <w:footnote w:id="821">
    <w:p w14:paraId="7E7874BB" w14:textId="5D7F39EF" w:rsidR="00F23E7F" w:rsidRDefault="00F23E7F" w:rsidP="008D5F3D">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2">
    <w:p w14:paraId="08D9C559" w14:textId="172B8A0C" w:rsidR="00F23E7F" w:rsidRDefault="00F23E7F" w:rsidP="008D5F3D">
      <w:pPr>
        <w:pStyle w:val="footnote"/>
      </w:pPr>
      <w:r>
        <w:rPr>
          <w:rStyle w:val="FootnoteReference"/>
        </w:rPr>
        <w:footnoteRef/>
      </w:r>
      <w:r>
        <w:t xml:space="preserve"> The “alleluia” in each vs is inserted into each verse of the Psalm</w:t>
      </w:r>
    </w:p>
  </w:footnote>
  <w:footnote w:id="823">
    <w:p w14:paraId="2DCA0694" w14:textId="3243AD54" w:rsidR="00F23E7F" w:rsidRDefault="00F23E7F" w:rsidP="008D5F3D">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4">
    <w:p w14:paraId="6A1BE515" w14:textId="5E13A526" w:rsidR="00F23E7F" w:rsidRDefault="00F23E7F" w:rsidP="00426715">
      <w:pPr>
        <w:pStyle w:val="footnote"/>
      </w:pPr>
      <w:r>
        <w:rPr>
          <w:rStyle w:val="FootnoteReference"/>
        </w:rPr>
        <w:footnoteRef/>
      </w:r>
      <w:r>
        <w:t xml:space="preserve"> Or, “Sing a hymn to Him, and exalt Him beyond measure unto the ages.”</w:t>
      </w:r>
    </w:p>
  </w:footnote>
  <w:footnote w:id="825">
    <w:p w14:paraId="68D0AB21" w14:textId="61EA66CA" w:rsidR="00F23E7F" w:rsidRDefault="00F23E7F" w:rsidP="00426715">
      <w:pPr>
        <w:pStyle w:val="footnote"/>
      </w:pPr>
      <w:r>
        <w:rPr>
          <w:rStyle w:val="FootnoteReference"/>
        </w:rPr>
        <w:footnoteRef/>
      </w:r>
      <w:r>
        <w:t xml:space="preserve"> This verse is lacking in the Greek.</w:t>
      </w:r>
    </w:p>
  </w:footnote>
  <w:footnote w:id="826">
    <w:p w14:paraId="26544D11" w14:textId="10502CC8" w:rsidR="00F23E7F" w:rsidRDefault="00F23E7F" w:rsidP="007757C9">
      <w:pPr>
        <w:pStyle w:val="footnote"/>
      </w:pPr>
      <w:r>
        <w:rPr>
          <w:rStyle w:val="FootnoteReference"/>
        </w:rPr>
        <w:footnoteRef/>
      </w:r>
      <w:r>
        <w:t xml:space="preserve"> In Greek this verse breaks the pattern and has “Let the earth bless the Lord…”</w:t>
      </w:r>
    </w:p>
  </w:footnote>
  <w:footnote w:id="827">
    <w:p w14:paraId="00301B8D" w14:textId="27445427" w:rsidR="00F23E7F" w:rsidRDefault="00F23E7F" w:rsidP="007757C9">
      <w:pPr>
        <w:pStyle w:val="footnote"/>
      </w:pPr>
      <w:r>
        <w:rPr>
          <w:rStyle w:val="FootnoteReference"/>
        </w:rPr>
        <w:footnoteRef/>
      </w:r>
      <w:r>
        <w:t xml:space="preserve"> Greek has “sea-monsters”</w:t>
      </w:r>
    </w:p>
  </w:footnote>
  <w:footnote w:id="828">
    <w:p w14:paraId="0ECD7B50" w14:textId="7593729A" w:rsidR="00F23E7F" w:rsidRDefault="00F23E7F" w:rsidP="007757C9">
      <w:pPr>
        <w:pStyle w:val="footnote"/>
      </w:pPr>
      <w:r>
        <w:rPr>
          <w:rStyle w:val="FootnoteReference"/>
        </w:rPr>
        <w:footnoteRef/>
      </w:r>
      <w:r>
        <w:t xml:space="preserve"> [] not found in Gk.</w:t>
      </w:r>
    </w:p>
  </w:footnote>
  <w:footnote w:id="829">
    <w:p w14:paraId="0A00818E" w14:textId="6F9A1D3E" w:rsidR="00F23E7F" w:rsidRDefault="00F23E7F"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30">
    <w:p w14:paraId="4C080563" w14:textId="076FB7DA" w:rsidR="00F23E7F" w:rsidRDefault="00F23E7F"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31">
    <w:p w14:paraId="52E6C24B" w14:textId="77777777" w:rsidR="00F23E7F" w:rsidRDefault="00F23E7F" w:rsidP="003758F4">
      <w:pPr>
        <w:pStyle w:val="footnote"/>
      </w:pPr>
      <w:r>
        <w:rPr>
          <w:rStyle w:val="FootnoteReference"/>
        </w:rPr>
        <w:footnoteRef/>
      </w:r>
      <w:r>
        <w:t xml:space="preserve"> Or, “Sing a hymn to Him, and exalt Him beyond measure unto the ages.”</w:t>
      </w:r>
    </w:p>
  </w:footnote>
  <w:footnote w:id="832">
    <w:p w14:paraId="3AF01027" w14:textId="77777777" w:rsidR="00F23E7F" w:rsidRDefault="00F23E7F" w:rsidP="003758F4">
      <w:pPr>
        <w:pStyle w:val="footnote"/>
      </w:pPr>
      <w:r>
        <w:rPr>
          <w:rStyle w:val="FootnoteReference"/>
        </w:rPr>
        <w:footnoteRef/>
      </w:r>
      <w:r>
        <w:t xml:space="preserve"> In Greek this verse breaks the pattern and has “Let the earth bless the Lord…”</w:t>
      </w:r>
    </w:p>
  </w:footnote>
  <w:footnote w:id="833">
    <w:p w14:paraId="29625A78" w14:textId="77777777" w:rsidR="00F23E7F" w:rsidRDefault="00F23E7F" w:rsidP="003758F4">
      <w:pPr>
        <w:pStyle w:val="footnote"/>
      </w:pPr>
      <w:r>
        <w:rPr>
          <w:rStyle w:val="FootnoteReference"/>
        </w:rPr>
        <w:footnoteRef/>
      </w:r>
      <w:r>
        <w:t xml:space="preserve"> [] not found in Gk.</w:t>
      </w:r>
    </w:p>
  </w:footnote>
  <w:footnote w:id="834">
    <w:p w14:paraId="3D357C32" w14:textId="77777777" w:rsidR="00F23E7F" w:rsidRDefault="00F23E7F"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35">
    <w:p w14:paraId="206912E7" w14:textId="77777777" w:rsidR="00F23E7F" w:rsidRDefault="00F23E7F"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6">
    <w:p w14:paraId="7A06DB04" w14:textId="77777777" w:rsidR="00F23E7F" w:rsidRDefault="00F23E7F"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7">
    <w:p w14:paraId="28892EF0" w14:textId="6E1CE2C1" w:rsidR="00F23E7F" w:rsidRPr="008D5F3D" w:rsidRDefault="00F23E7F" w:rsidP="008D5F3D">
      <w:pPr>
        <w:pStyle w:val="footnote"/>
      </w:pPr>
      <w:r>
        <w:rPr>
          <w:rStyle w:val="FootnoteReference"/>
        </w:rPr>
        <w:footnoteRef/>
      </w:r>
      <w:r>
        <w:t xml:space="preserve"> [JS] Greek has “stars and light,” while Coptic has “stars of light”</w:t>
      </w:r>
    </w:p>
  </w:footnote>
  <w:footnote w:id="838">
    <w:p w14:paraId="6888EF75" w14:textId="7291EAAC" w:rsidR="00F23E7F" w:rsidRDefault="00F23E7F" w:rsidP="00A17656">
      <w:pPr>
        <w:pStyle w:val="footnote"/>
      </w:pPr>
      <w:r>
        <w:rPr>
          <w:rStyle w:val="FootnoteReference"/>
        </w:rPr>
        <w:footnoteRef/>
      </w:r>
      <w:r>
        <w:t xml:space="preserve"> [JS] Gk has “confession/praise of Him is in the earth and heaven”</w:t>
      </w:r>
    </w:p>
  </w:footnote>
  <w:footnote w:id="839">
    <w:p w14:paraId="0C9270F2" w14:textId="14BEF321" w:rsidR="00F23E7F" w:rsidRDefault="00F23E7F" w:rsidP="00A17656">
      <w:pPr>
        <w:pStyle w:val="footnote"/>
      </w:pPr>
      <w:r>
        <w:rPr>
          <w:rStyle w:val="FootnoteReference"/>
        </w:rPr>
        <w:footnoteRef/>
      </w:r>
      <w:r>
        <w:t xml:space="preserve"> [JS] literally, “And He will exalt the horn of His people”</w:t>
      </w:r>
    </w:p>
  </w:footnote>
  <w:footnote w:id="840">
    <w:p w14:paraId="2890F7AF" w14:textId="127DC52C" w:rsidR="00F23E7F" w:rsidRDefault="00F23E7F" w:rsidP="008A107E">
      <w:pPr>
        <w:pStyle w:val="footnote"/>
      </w:pPr>
      <w:r>
        <w:rPr>
          <w:rStyle w:val="FootnoteReference"/>
        </w:rPr>
        <w:footnoteRef/>
      </w:r>
      <w:r>
        <w:t xml:space="preserve"> or “statutes.” The meaning is the same as in Ps 118: statutes, ordinances, or truths. Literally, “engraved things”</w:t>
      </w:r>
    </w:p>
  </w:footnote>
  <w:footnote w:id="841">
    <w:p w14:paraId="690DC348" w14:textId="77777777" w:rsidR="00F23E7F" w:rsidRDefault="00F23E7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2">
    <w:p w14:paraId="50098A0E" w14:textId="77777777" w:rsidR="00F23E7F" w:rsidRDefault="00F23E7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3">
    <w:p w14:paraId="19022051" w14:textId="77777777" w:rsidR="00F23E7F" w:rsidRDefault="00F23E7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4">
    <w:p w14:paraId="3DC9334B" w14:textId="77777777" w:rsidR="00F23E7F" w:rsidRDefault="00F23E7F"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45">
    <w:p w14:paraId="6AC1A98C" w14:textId="77777777" w:rsidR="00F23E7F" w:rsidRPr="00260CA9" w:rsidRDefault="00F23E7F"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46">
    <w:p w14:paraId="22924FE1" w14:textId="77777777" w:rsidR="00F23E7F" w:rsidRDefault="00F23E7F" w:rsidP="006869EE">
      <w:pPr>
        <w:pStyle w:val="footnote"/>
      </w:pPr>
      <w:r>
        <w:rPr>
          <w:rStyle w:val="FootnoteReference"/>
        </w:rPr>
        <w:footnoteRef/>
      </w:r>
      <w:r>
        <w:t xml:space="preserve"> Literally “hegoumens”, as the monastic and priestly orders have been thoroughly confused.</w:t>
      </w:r>
    </w:p>
  </w:footnote>
  <w:footnote w:id="847">
    <w:p w14:paraId="620F336B" w14:textId="77777777" w:rsidR="00F23E7F" w:rsidRDefault="00F23E7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8">
    <w:p w14:paraId="7C34710D" w14:textId="77777777" w:rsidR="00F23E7F" w:rsidRDefault="00F23E7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9">
    <w:p w14:paraId="02E1F01F" w14:textId="77777777" w:rsidR="00F23E7F" w:rsidRDefault="00F23E7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0">
    <w:p w14:paraId="30C5740F" w14:textId="77777777" w:rsidR="00F23E7F" w:rsidRDefault="00F23E7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1">
    <w:p w14:paraId="22023008" w14:textId="77777777" w:rsidR="00F23E7F" w:rsidRPr="00B021F8" w:rsidRDefault="00F23E7F"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52">
    <w:p w14:paraId="48F95F73" w14:textId="77777777" w:rsidR="00F23E7F" w:rsidRDefault="00F23E7F" w:rsidP="006869EE">
      <w:pPr>
        <w:pStyle w:val="footnote"/>
      </w:pPr>
      <w:r>
        <w:rPr>
          <w:rStyle w:val="FootnoteReference"/>
        </w:rPr>
        <w:footnoteRef/>
      </w:r>
      <w:r>
        <w:t xml:space="preserve"> Originally, this litany belonged to the Deacon, not the Presbyter. However, it has shifted given the rarity of that order.</w:t>
      </w:r>
    </w:p>
  </w:footnote>
  <w:footnote w:id="853">
    <w:p w14:paraId="525C7D42" w14:textId="77777777" w:rsidR="00F23E7F" w:rsidRDefault="00F23E7F"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54">
    <w:p w14:paraId="413E3953" w14:textId="77777777" w:rsidR="00F23E7F" w:rsidRDefault="00F23E7F" w:rsidP="00CA3D47">
      <w:pPr>
        <w:pStyle w:val="footnote"/>
      </w:pPr>
      <w:r>
        <w:rPr>
          <w:rStyle w:val="FootnoteReference"/>
        </w:rPr>
        <w:footnoteRef/>
      </w:r>
      <w:r>
        <w:t xml:space="preserve"> From Paoni 12 to Paopi 19: “Bless the waters of the river this year”.</w:t>
      </w:r>
    </w:p>
    <w:p w14:paraId="0B29F1A8" w14:textId="77777777" w:rsidR="00F23E7F" w:rsidRDefault="00F23E7F" w:rsidP="00CA3D47">
      <w:pPr>
        <w:pStyle w:val="footnote"/>
      </w:pPr>
      <w:r>
        <w:t>From Paopi 10 to Tobi 10: “Bless the herbs and the plants”.</w:t>
      </w:r>
    </w:p>
    <w:p w14:paraId="63287EF7" w14:textId="77777777" w:rsidR="00F23E7F" w:rsidRDefault="00F23E7F" w:rsidP="00CA3D47">
      <w:pPr>
        <w:pStyle w:val="footnote"/>
      </w:pPr>
      <w:r>
        <w:t>From Tobi 11 to paoni 18: “Bless the air of heaven”.</w:t>
      </w:r>
    </w:p>
  </w:footnote>
  <w:footnote w:id="855">
    <w:p w14:paraId="2C6CD715" w14:textId="77777777" w:rsidR="00F23E7F" w:rsidRDefault="00F23E7F">
      <w:pPr>
        <w:pStyle w:val="FootnoteText"/>
      </w:pPr>
      <w:r>
        <w:rPr>
          <w:rStyle w:val="FootnoteReference"/>
        </w:rPr>
        <w:footnoteRef/>
      </w:r>
      <w:r>
        <w:t xml:space="preserve"> Acts 7:60</w:t>
      </w:r>
    </w:p>
  </w:footnote>
  <w:footnote w:id="856">
    <w:p w14:paraId="66841CA4" w14:textId="77777777" w:rsidR="00F23E7F" w:rsidRDefault="00F23E7F" w:rsidP="006B061A">
      <w:pPr>
        <w:pStyle w:val="Footnote0"/>
      </w:pPr>
      <w:r>
        <w:rPr>
          <w:rStyle w:val="FootnoteReference"/>
        </w:rPr>
        <w:footnoteRef/>
      </w:r>
      <w:r>
        <w:t xml:space="preserve"> Literally “virgin monastic”. The traditional English term for a female monastic is not “nun”, but “virgin”.</w:t>
      </w:r>
    </w:p>
  </w:footnote>
  <w:footnote w:id="857">
    <w:p w14:paraId="4603A540" w14:textId="757615F9" w:rsidR="00F23E7F" w:rsidRDefault="00F23E7F" w:rsidP="00B52F78">
      <w:pPr>
        <w:pStyle w:val="footnote"/>
      </w:pPr>
      <w:r>
        <w:rPr>
          <w:rStyle w:val="FootnoteReference"/>
        </w:rPr>
        <w:footnoteRef/>
      </w:r>
      <w:r>
        <w:t xml:space="preserve"> Composed in English by Heg. Fr. Athanasius Iskander, of Kitchener, Ontario, Canada.</w:t>
      </w:r>
    </w:p>
  </w:footnote>
  <w:footnote w:id="858">
    <w:p w14:paraId="754B9B83" w14:textId="77777777" w:rsidR="00F23E7F" w:rsidRDefault="00F23E7F">
      <w:pPr>
        <w:pStyle w:val="footnote"/>
        <w:rPr>
          <w:ins w:id="1109" w:author="Brett Slote" w:date="2011-07-21T19:13:00Z"/>
        </w:rPr>
        <w:pPrChange w:id="1110" w:author="Brett Slote" w:date="2011-07-21T20:05:00Z">
          <w:pPr>
            <w:pStyle w:val="FootnoteText"/>
          </w:pPr>
        </w:pPrChange>
      </w:pPr>
      <w:ins w:id="1111" w:author="Brett Slote" w:date="2011-07-21T19:13:00Z">
        <w:r>
          <w:rPr>
            <w:rStyle w:val="FootnoteReference"/>
          </w:rPr>
          <w:footnoteRef/>
        </w:r>
        <w:r>
          <w:t xml:space="preserve"> Numbers 12:7-8</w:t>
        </w:r>
      </w:ins>
    </w:p>
  </w:footnote>
  <w:footnote w:id="859">
    <w:p w14:paraId="7099EBEB" w14:textId="77777777" w:rsidR="00F23E7F" w:rsidRDefault="00F23E7F">
      <w:pPr>
        <w:pStyle w:val="footnote"/>
        <w:rPr>
          <w:ins w:id="1112" w:author="Brett Slote" w:date="2011-07-21T19:13:00Z"/>
        </w:rPr>
        <w:pPrChange w:id="1113" w:author="Brett Slote" w:date="2011-07-21T20:05:00Z">
          <w:pPr>
            <w:pStyle w:val="FootnoteText"/>
          </w:pPr>
        </w:pPrChange>
      </w:pPr>
      <w:ins w:id="1114" w:author="Brett Slote" w:date="2011-07-21T19:13:00Z">
        <w:r>
          <w:rPr>
            <w:rStyle w:val="FootnoteReference"/>
          </w:rPr>
          <w:footnoteRef/>
        </w:r>
        <w:r>
          <w:t xml:space="preserve"> Exodus 28:1</w:t>
        </w:r>
      </w:ins>
    </w:p>
  </w:footnote>
  <w:footnote w:id="860">
    <w:p w14:paraId="5BFC95F9" w14:textId="77777777" w:rsidR="00F23E7F" w:rsidRDefault="00F23E7F">
      <w:pPr>
        <w:pStyle w:val="footnote"/>
        <w:rPr>
          <w:ins w:id="1115" w:author="Brett Slote" w:date="2011-07-21T19:13:00Z"/>
        </w:rPr>
        <w:pPrChange w:id="1116" w:author="Brett Slote" w:date="2011-07-21T20:05:00Z">
          <w:pPr>
            <w:pStyle w:val="FootnoteText"/>
          </w:pPr>
        </w:pPrChange>
      </w:pPr>
      <w:ins w:id="1117" w:author="Brett Slote" w:date="2011-07-21T19:13:00Z">
        <w:r>
          <w:rPr>
            <w:rStyle w:val="FootnoteReference"/>
          </w:rPr>
          <w:footnoteRef/>
        </w:r>
        <w:r>
          <w:t xml:space="preserve"> Matthew 16:18</w:t>
        </w:r>
      </w:ins>
    </w:p>
  </w:footnote>
  <w:footnote w:id="861">
    <w:p w14:paraId="04125830" w14:textId="77777777" w:rsidR="00F23E7F" w:rsidRDefault="00F23E7F">
      <w:pPr>
        <w:pStyle w:val="footnote"/>
        <w:rPr>
          <w:ins w:id="1119" w:author="Brett Slote" w:date="2011-07-21T19:13:00Z"/>
        </w:rPr>
        <w:pPrChange w:id="1120" w:author="Brett Slote" w:date="2011-07-21T20:05:00Z">
          <w:pPr>
            <w:pStyle w:val="FootnoteText"/>
          </w:pPr>
        </w:pPrChange>
      </w:pPr>
      <w:ins w:id="1121" w:author="Brett Slote" w:date="2011-07-21T19:13:00Z">
        <w:r>
          <w:rPr>
            <w:rStyle w:val="FootnoteReference"/>
          </w:rPr>
          <w:footnoteRef/>
        </w:r>
        <w:r>
          <w:t xml:space="preserve"> Psalms 110:4, Hebrews 5:6,10</w:t>
        </w:r>
      </w:ins>
    </w:p>
  </w:footnote>
  <w:footnote w:id="862">
    <w:p w14:paraId="4ECDDE09" w14:textId="77777777" w:rsidR="00F23E7F" w:rsidRDefault="00F23E7F"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63">
    <w:p w14:paraId="4ACBECBD" w14:textId="77777777" w:rsidR="00F23E7F" w:rsidRDefault="00F23E7F"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64">
    <w:p w14:paraId="0C45F6F7" w14:textId="77777777" w:rsidR="00F23E7F" w:rsidRDefault="00F23E7F" w:rsidP="00C0205C">
      <w:pPr>
        <w:pStyle w:val="footnote"/>
      </w:pPr>
      <w:r>
        <w:rPr>
          <w:rStyle w:val="FootnoteReference"/>
          <w:rFonts w:eastAsiaTheme="majorEastAsia"/>
        </w:rPr>
        <w:footnoteRef/>
      </w:r>
      <w:r>
        <w:t xml:space="preserve"> Ps 72:10</w:t>
      </w:r>
    </w:p>
  </w:footnote>
  <w:footnote w:id="865">
    <w:p w14:paraId="73200F36" w14:textId="77777777" w:rsidR="00F23E7F" w:rsidRDefault="00F23E7F">
      <w:pPr>
        <w:pStyle w:val="FootnoteText"/>
      </w:pPr>
      <w:r>
        <w:rPr>
          <w:rStyle w:val="FootnoteReference"/>
        </w:rPr>
        <w:footnoteRef/>
      </w:r>
      <w:r>
        <w:t xml:space="preserve"> Pope Dioscorus can but substituted here to use this doxology on his feast.</w:t>
      </w:r>
    </w:p>
  </w:footnote>
  <w:footnote w:id="866">
    <w:p w14:paraId="2FF46E46" w14:textId="77777777" w:rsidR="00F23E7F" w:rsidRDefault="00F23E7F" w:rsidP="003D4209">
      <w:pPr>
        <w:pStyle w:val="footnote"/>
      </w:pPr>
      <w:r>
        <w:rPr>
          <w:rStyle w:val="FootnoteReference"/>
        </w:rPr>
        <w:footnoteRef/>
      </w:r>
      <w:r>
        <w:t xml:space="preserve"> Dan 12:3</w:t>
      </w:r>
    </w:p>
  </w:footnote>
  <w:footnote w:id="867">
    <w:p w14:paraId="4F373D62" w14:textId="77777777" w:rsidR="00F23E7F" w:rsidRDefault="00F23E7F" w:rsidP="003D4209">
      <w:pPr>
        <w:pStyle w:val="footnote"/>
      </w:pPr>
      <w:r>
        <w:rPr>
          <w:rStyle w:val="FootnoteReference"/>
        </w:rPr>
        <w:footnoteRef/>
      </w:r>
      <w:r>
        <w:t xml:space="preserve"> The Scetis Valley in Egypt, from which the word “ascetic” comes. Sheheet means “measure of the heart.”</w:t>
      </w:r>
    </w:p>
  </w:footnote>
  <w:footnote w:id="868">
    <w:p w14:paraId="153ABD29" w14:textId="77777777" w:rsidR="00F23E7F" w:rsidRDefault="00F23E7F" w:rsidP="003D4209">
      <w:pPr>
        <w:pStyle w:val="footnote"/>
      </w:pPr>
      <w:r>
        <w:rPr>
          <w:rStyle w:val="FootnoteReference"/>
        </w:rPr>
        <w:footnoteRef/>
      </w:r>
      <w:r>
        <w:t xml:space="preserve"> Cf Lk 22:30, Mt</w:t>
      </w:r>
      <w:r w:rsidRPr="003D4209">
        <w:rPr>
          <w:rStyle w:val="footnoteChar"/>
        </w:rPr>
        <w:t xml:space="preserve"> </w:t>
      </w:r>
      <w:r>
        <w:t>19:20</w:t>
      </w:r>
    </w:p>
  </w:footnote>
  <w:footnote w:id="869">
    <w:p w14:paraId="0977783C" w14:textId="77777777" w:rsidR="00F23E7F" w:rsidRDefault="00F23E7F">
      <w:pPr>
        <w:pStyle w:val="FootnoteText"/>
      </w:pPr>
      <w:r>
        <w:rPr>
          <w:rStyle w:val="FootnoteReference"/>
        </w:rPr>
        <w:footnoteRef/>
      </w:r>
      <w:r>
        <w:t xml:space="preserve"> Rev 4:6</w:t>
      </w:r>
    </w:p>
  </w:footnote>
  <w:footnote w:id="870">
    <w:p w14:paraId="474C3AF6" w14:textId="77777777" w:rsidR="00F23E7F" w:rsidRDefault="00F23E7F" w:rsidP="00104A9B">
      <w:pPr>
        <w:pStyle w:val="FootnoteText"/>
        <w:rPr>
          <w:ins w:id="1221" w:author="Brett Slote" w:date="2011-07-19T15:43:00Z"/>
        </w:rPr>
      </w:pPr>
      <w:ins w:id="1222" w:author="Brett Slote" w:date="2011-07-19T15:43:00Z">
        <w:r>
          <w:rPr>
            <w:rStyle w:val="FootnoteReference"/>
          </w:rPr>
          <w:footnoteRef/>
        </w:r>
        <w:r>
          <w:t xml:space="preserve"> or supplications/intercessions</w:t>
        </w:r>
      </w:ins>
    </w:p>
  </w:footnote>
  <w:footnote w:id="871">
    <w:p w14:paraId="527ECCCD" w14:textId="77777777" w:rsidR="00F23E7F" w:rsidRDefault="00F23E7F">
      <w:pPr>
        <w:pStyle w:val="footnote"/>
        <w:rPr>
          <w:ins w:id="1223" w:author="Brett Slote" w:date="2011-07-19T15:43:00Z"/>
        </w:rPr>
        <w:pPrChange w:id="1224" w:author="Brett Slote" w:date="2011-07-21T19:56:00Z">
          <w:pPr>
            <w:pStyle w:val="FootnoteText"/>
          </w:pPr>
        </w:pPrChange>
      </w:pPr>
      <w:ins w:id="1225" w:author="Brett Slote" w:date="2011-07-19T15:43:00Z">
        <w:r>
          <w:rPr>
            <w:rStyle w:val="FootnoteReference"/>
          </w:rPr>
          <w:footnoteRef/>
        </w:r>
        <w:r>
          <w:t xml:space="preserve"> Joel 3:13 – but I’m trying to remember something that says “the harvest is full and the wheat plentiful”</w:t>
        </w:r>
      </w:ins>
    </w:p>
  </w:footnote>
  <w:footnote w:id="872">
    <w:p w14:paraId="6583C1B7" w14:textId="77777777" w:rsidR="00F23E7F" w:rsidRDefault="00F23E7F">
      <w:pPr>
        <w:pStyle w:val="footnote"/>
        <w:rPr>
          <w:ins w:id="1226" w:author="Brett Slote" w:date="2011-07-19T15:43:00Z"/>
          <w:rFonts w:ascii="Antonious" w:hAnsi="Antonious" w:cs="Antonious"/>
        </w:rPr>
        <w:pPrChange w:id="1227" w:author="Brett Slote" w:date="2011-07-21T19:56:00Z">
          <w:pPr>
            <w:widowControl w:val="0"/>
            <w:autoSpaceDE w:val="0"/>
            <w:autoSpaceDN w:val="0"/>
            <w:adjustRightInd w:val="0"/>
          </w:pPr>
        </w:pPrChange>
      </w:pPr>
      <w:ins w:id="122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73">
    <w:p w14:paraId="3A76C60E" w14:textId="214D0337" w:rsidR="00F23E7F" w:rsidRDefault="00F23E7F"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74">
    <w:p w14:paraId="0AAB833E" w14:textId="77777777" w:rsidR="00F23E7F" w:rsidRDefault="00F23E7F">
      <w:pPr>
        <w:pStyle w:val="FootnoteText"/>
      </w:pPr>
      <w:r>
        <w:rPr>
          <w:rStyle w:val="FootnoteReference"/>
        </w:rPr>
        <w:footnoteRef/>
      </w:r>
      <w:r>
        <w:t xml:space="preserve"> Rev 4:4</w:t>
      </w:r>
    </w:p>
  </w:footnote>
  <w:footnote w:id="875">
    <w:p w14:paraId="70D69B5E" w14:textId="77777777" w:rsidR="00F23E7F" w:rsidRDefault="00F23E7F">
      <w:pPr>
        <w:pStyle w:val="FootnoteText"/>
      </w:pPr>
      <w:r>
        <w:rPr>
          <w:rStyle w:val="FootnoteReference"/>
        </w:rPr>
        <w:footnoteRef/>
      </w:r>
      <w:r>
        <w:t xml:space="preserve"> Rev 5:8</w:t>
      </w:r>
    </w:p>
  </w:footnote>
  <w:footnote w:id="876">
    <w:p w14:paraId="741347AD" w14:textId="77777777" w:rsidR="00F23E7F" w:rsidRDefault="00F23E7F">
      <w:pPr>
        <w:pStyle w:val="footnote"/>
        <w:rPr>
          <w:ins w:id="1252" w:author="Brett Slote" w:date="2011-07-19T18:33:00Z"/>
        </w:rPr>
        <w:pPrChange w:id="1253" w:author="Brett Slote" w:date="2011-07-21T19:58:00Z">
          <w:pPr>
            <w:pStyle w:val="FootnoteText"/>
          </w:pPr>
        </w:pPrChange>
      </w:pPr>
      <w:ins w:id="1254" w:author="Brett Slote" w:date="2011-07-19T18:33:00Z">
        <w:r w:rsidRPr="00C96A85">
          <w:rPr>
            <w:rStyle w:val="FootnoteReference"/>
            <w:vertAlign w:val="baseline"/>
          </w:rPr>
          <w:footnoteRef/>
        </w:r>
        <w:r w:rsidRPr="00C96A85">
          <w:t xml:space="preserve"> Ephesians 6:11</w:t>
        </w:r>
      </w:ins>
      <w:r>
        <w:t xml:space="preserve"> </w:t>
      </w:r>
      <w:ins w:id="1255" w:author="Brett Slote" w:date="2011-07-19T18:33:00Z">
        <w:r w:rsidRPr="00C96A85">
          <w:t>(Literally: “all the girding”)</w:t>
        </w:r>
      </w:ins>
    </w:p>
  </w:footnote>
  <w:footnote w:id="877">
    <w:p w14:paraId="22B1B2A8" w14:textId="77777777" w:rsidR="00F23E7F" w:rsidRDefault="00F23E7F">
      <w:pPr>
        <w:pStyle w:val="footnote"/>
        <w:rPr>
          <w:ins w:id="1258" w:author="Brett Slote" w:date="2011-07-19T18:34:00Z"/>
        </w:rPr>
        <w:pPrChange w:id="1259" w:author="Brett Slote" w:date="2011-07-21T19:58:00Z">
          <w:pPr>
            <w:pStyle w:val="FootnoteText"/>
          </w:pPr>
        </w:pPrChange>
      </w:pPr>
      <w:ins w:id="1260" w:author="Brett Slote" w:date="2011-07-19T18:34:00Z">
        <w:r>
          <w:rPr>
            <w:rStyle w:val="FootnoteReference"/>
          </w:rPr>
          <w:footnoteRef/>
        </w:r>
        <w:r>
          <w:t xml:space="preserve"> Col 3:1</w:t>
        </w:r>
      </w:ins>
    </w:p>
  </w:footnote>
  <w:footnote w:id="878">
    <w:p w14:paraId="515A7079" w14:textId="77777777" w:rsidR="00F23E7F" w:rsidRDefault="00F23E7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9">
    <w:p w14:paraId="11CE8A3A" w14:textId="77777777" w:rsidR="00F23E7F" w:rsidRDefault="00F23E7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0">
    <w:p w14:paraId="40B3C553" w14:textId="77777777" w:rsidR="00F23E7F" w:rsidRDefault="00F23E7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1">
    <w:p w14:paraId="161FA5C9" w14:textId="77777777" w:rsidR="00F23E7F" w:rsidRDefault="00F23E7F"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82">
    <w:p w14:paraId="5727BFD3" w14:textId="77777777" w:rsidR="00F23E7F" w:rsidRDefault="00F23E7F"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83">
    <w:p w14:paraId="2AF6D726" w14:textId="77777777" w:rsidR="00F23E7F" w:rsidRPr="00A20ACC" w:rsidRDefault="00F23E7F">
      <w:pPr>
        <w:pStyle w:val="footnote"/>
        <w:rPr>
          <w:ins w:id="1303" w:author="Brett Slote" w:date="2011-07-21T18:59:00Z"/>
          <w:color w:val="FF0000"/>
          <w:rPrChange w:id="1304" w:author="Brett Slote" w:date="2011-07-21T20:03:00Z">
            <w:rPr>
              <w:ins w:id="1305" w:author="Brett Slote" w:date="2011-07-21T18:59:00Z"/>
            </w:rPr>
          </w:rPrChange>
        </w:rPr>
        <w:pPrChange w:id="1306" w:author="Brett Slote" w:date="2011-07-21T20:03:00Z">
          <w:pPr>
            <w:pStyle w:val="FootnoteText"/>
          </w:pPr>
        </w:pPrChange>
      </w:pPr>
      <w:ins w:id="1307" w:author="Brett Slote" w:date="2011-07-21T18:59:00Z">
        <w:r w:rsidRPr="003A78C2">
          <w:rPr>
            <w:rStyle w:val="FootnoteReference"/>
            <w:color w:val="FF0000"/>
            <w:rPrChange w:id="1308" w:author="Brett Slote" w:date="2011-07-21T20:03:00Z">
              <w:rPr>
                <w:rStyle w:val="FootnoteReference"/>
              </w:rPr>
            </w:rPrChange>
          </w:rPr>
          <w:footnoteRef/>
        </w:r>
        <w:r w:rsidRPr="003A78C2">
          <w:rPr>
            <w:color w:val="FF0000"/>
            <w:rPrChange w:id="1309" w:author="Brett Slote" w:date="2011-07-21T20:03:00Z">
              <w:rPr>
                <w:vertAlign w:val="superscript"/>
              </w:rPr>
            </w:rPrChange>
          </w:rPr>
          <w:t xml:space="preserve"> Should decide on whether we’re going with Scete or Shiheet – Shiheet is easier to sing, but for now put “English” equivalents.</w:t>
        </w:r>
      </w:ins>
    </w:p>
  </w:footnote>
  <w:footnote w:id="884">
    <w:p w14:paraId="5AA889F2" w14:textId="77777777" w:rsidR="00F23E7F" w:rsidRDefault="00F23E7F">
      <w:pPr>
        <w:pStyle w:val="footnote"/>
        <w:rPr>
          <w:ins w:id="1310" w:author="Brett Slote" w:date="2011-07-21T19:00:00Z"/>
        </w:rPr>
        <w:pPrChange w:id="1311" w:author="Brett Slote" w:date="2011-07-21T20:03:00Z">
          <w:pPr>
            <w:pStyle w:val="FootnoteText"/>
          </w:pPr>
        </w:pPrChange>
      </w:pPr>
      <w:ins w:id="1312" w:author="Brett Slote" w:date="2011-07-21T19:00:00Z">
        <w:r>
          <w:rPr>
            <w:rStyle w:val="FootnoteReference"/>
          </w:rPr>
          <w:footnoteRef/>
        </w:r>
        <w:r>
          <w:t xml:space="preserve"> Need to do some research into the name of this man in English</w:t>
        </w:r>
      </w:ins>
    </w:p>
  </w:footnote>
  <w:footnote w:id="885">
    <w:p w14:paraId="4DD173AD" w14:textId="50F9B05A" w:rsidR="00F23E7F" w:rsidRDefault="00F23E7F" w:rsidP="00B52F78">
      <w:pPr>
        <w:pStyle w:val="footnote"/>
      </w:pPr>
      <w:r>
        <w:rPr>
          <w:rStyle w:val="FootnoteReference"/>
        </w:rPr>
        <w:footnoteRef/>
      </w:r>
      <w:r>
        <w:t xml:space="preserve"> Though not found on the Coptic Calendar, as one of the 318 gathered at Nicaea, it is fitting to venerate St. Spyridon.</w:t>
      </w:r>
    </w:p>
  </w:footnote>
  <w:footnote w:id="886">
    <w:p w14:paraId="0EC0EB26" w14:textId="77777777" w:rsidR="00F23E7F" w:rsidRDefault="00F23E7F"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87">
    <w:p w14:paraId="1A09C94E" w14:textId="77777777" w:rsidR="00F23E7F" w:rsidRDefault="00F23E7F" w:rsidP="00073003">
      <w:pPr>
        <w:pStyle w:val="footnote"/>
      </w:pPr>
      <w:r>
        <w:rPr>
          <w:rStyle w:val="FootnoteReference"/>
        </w:rPr>
        <w:footnoteRef/>
      </w:r>
      <w:r>
        <w:t xml:space="preserve"> Revelation 7:2</w:t>
      </w:r>
    </w:p>
  </w:footnote>
  <w:footnote w:id="888">
    <w:p w14:paraId="047C672B" w14:textId="77777777" w:rsidR="00F23E7F" w:rsidRDefault="00F23E7F" w:rsidP="00073003">
      <w:pPr>
        <w:pStyle w:val="footnote"/>
      </w:pPr>
      <w:r>
        <w:rPr>
          <w:rStyle w:val="FootnoteReference"/>
        </w:rPr>
        <w:footnoteRef/>
      </w:r>
      <w:r>
        <w:t xml:space="preserve"> Revelation 7:3</w:t>
      </w:r>
    </w:p>
  </w:footnote>
  <w:footnote w:id="889">
    <w:p w14:paraId="338E8815" w14:textId="77777777" w:rsidR="00F23E7F" w:rsidRDefault="00F23E7F"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90">
    <w:p w14:paraId="7E074E97" w14:textId="77777777" w:rsidR="00F23E7F" w:rsidRDefault="00F23E7F" w:rsidP="00BC160E">
      <w:pPr>
        <w:pStyle w:val="footnote"/>
      </w:pPr>
      <w:r>
        <w:rPr>
          <w:rStyle w:val="FootnoteReference"/>
        </w:rPr>
        <w:footnoteRef/>
      </w:r>
      <w:r>
        <w:t xml:space="preserve"> John 13:25</w:t>
      </w:r>
    </w:p>
  </w:footnote>
  <w:footnote w:id="891">
    <w:p w14:paraId="795EE333" w14:textId="77777777" w:rsidR="00F23E7F" w:rsidRDefault="00F23E7F" w:rsidP="00B53E05">
      <w:pPr>
        <w:pStyle w:val="footnote"/>
      </w:pPr>
      <w:r>
        <w:rPr>
          <w:rStyle w:val="FootnoteReference"/>
        </w:rPr>
        <w:footnoteRef/>
      </w:r>
      <w:r>
        <w:t xml:space="preserve"> Normally reserved for the Theotokos.</w:t>
      </w:r>
    </w:p>
  </w:footnote>
  <w:footnote w:id="892">
    <w:p w14:paraId="483F0E8B" w14:textId="77777777" w:rsidR="00F23E7F" w:rsidRDefault="00F23E7F" w:rsidP="00B53E05">
      <w:pPr>
        <w:pStyle w:val="footnote"/>
      </w:pPr>
      <w:r>
        <w:rPr>
          <w:rStyle w:val="FootnoteReference"/>
        </w:rPr>
        <w:footnoteRef/>
      </w:r>
      <w:r>
        <w:t xml:space="preserve"> The law of righteousness, not the Law of the Old Covenant.</w:t>
      </w:r>
    </w:p>
  </w:footnote>
  <w:footnote w:id="893">
    <w:p w14:paraId="361DBD71" w14:textId="77777777" w:rsidR="00F23E7F" w:rsidRDefault="00F23E7F" w:rsidP="00662600">
      <w:pPr>
        <w:pStyle w:val="footnote"/>
      </w:pPr>
      <w:r>
        <w:rPr>
          <w:rStyle w:val="FootnoteReference"/>
        </w:rPr>
        <w:footnoteRef/>
      </w:r>
      <w:r>
        <w:t xml:space="preserve"> Or image</w:t>
      </w:r>
    </w:p>
  </w:footnote>
  <w:footnote w:id="894">
    <w:p w14:paraId="2DF974D0" w14:textId="77777777" w:rsidR="00F23E7F" w:rsidRDefault="00F23E7F">
      <w:pPr>
        <w:pStyle w:val="footnote"/>
        <w:rPr>
          <w:ins w:id="1413" w:author="Brett Slote" w:date="2011-07-21T18:57:00Z"/>
        </w:rPr>
        <w:pPrChange w:id="1414" w:author="Brett Slote" w:date="2011-07-21T20:03:00Z">
          <w:pPr>
            <w:pStyle w:val="FootnoteText"/>
          </w:pPr>
        </w:pPrChange>
      </w:pPr>
      <w:ins w:id="1415" w:author="Brett Slote" w:date="2011-07-21T18:57:00Z">
        <w:r>
          <w:rPr>
            <w:rStyle w:val="FootnoteReference"/>
          </w:rPr>
          <w:footnoteRef/>
        </w:r>
        <w:r>
          <w:t xml:space="preserve"> Colossians 3:14</w:t>
        </w:r>
      </w:ins>
    </w:p>
  </w:footnote>
  <w:footnote w:id="895">
    <w:p w14:paraId="56032475" w14:textId="77777777" w:rsidR="00F23E7F" w:rsidRDefault="00F23E7F" w:rsidP="00E22010">
      <w:pPr>
        <w:pStyle w:val="footnote"/>
      </w:pPr>
      <w:r>
        <w:rPr>
          <w:rStyle w:val="FootnoteReference"/>
        </w:rPr>
        <w:footnoteRef/>
      </w:r>
      <w:r>
        <w:t xml:space="preserve"> 2 Tim 4:7</w:t>
      </w:r>
    </w:p>
  </w:footnote>
  <w:footnote w:id="896">
    <w:p w14:paraId="519A6EA0" w14:textId="77777777" w:rsidR="00F23E7F" w:rsidRDefault="00F23E7F" w:rsidP="00E22010">
      <w:pPr>
        <w:pStyle w:val="footnote"/>
      </w:pPr>
      <w:r>
        <w:rPr>
          <w:rStyle w:val="FootnoteReference"/>
        </w:rPr>
        <w:footnoteRef/>
      </w:r>
      <w:r>
        <w:t xml:space="preserve"> 2 Tim 4:8</w:t>
      </w:r>
    </w:p>
  </w:footnote>
  <w:footnote w:id="897">
    <w:p w14:paraId="2C92CCF6" w14:textId="77777777" w:rsidR="00F23E7F" w:rsidRDefault="00F23E7F" w:rsidP="001779C0">
      <w:pPr>
        <w:pStyle w:val="footnote"/>
      </w:pPr>
      <w:r>
        <w:rPr>
          <w:rStyle w:val="FootnoteReference"/>
        </w:rPr>
        <w:footnoteRef/>
      </w:r>
      <w:r>
        <w:t xml:space="preserve"> Composed in Coptic and Arabic by H.G. Bishop Demetrius of Malawi circa A.D. 2000.</w:t>
      </w:r>
    </w:p>
  </w:footnote>
  <w:footnote w:id="898">
    <w:p w14:paraId="16CDD53B" w14:textId="77777777" w:rsidR="00F23E7F" w:rsidRDefault="00F23E7F"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99">
    <w:p w14:paraId="717A066E" w14:textId="77777777" w:rsidR="00F23E7F" w:rsidRDefault="00F23E7F">
      <w:pPr>
        <w:pStyle w:val="footnote"/>
        <w:rPr>
          <w:ins w:id="1478" w:author="Brett Slote" w:date="2011-07-21T18:45:00Z"/>
        </w:rPr>
        <w:pPrChange w:id="1479" w:author="Brett Slote" w:date="2011-07-21T20:01:00Z">
          <w:pPr>
            <w:pStyle w:val="FootnoteText"/>
          </w:pPr>
        </w:pPrChange>
      </w:pPr>
      <w:ins w:id="1480" w:author="Brett Slote" w:date="2011-07-21T18:45:00Z">
        <w:r>
          <w:rPr>
            <w:rStyle w:val="FootnoteReference"/>
          </w:rPr>
          <w:footnoteRef/>
        </w:r>
        <w:r>
          <w:t xml:space="preserve"> Daniel 12:3</w:t>
        </w:r>
      </w:ins>
    </w:p>
  </w:footnote>
  <w:footnote w:id="900">
    <w:p w14:paraId="7155AD88" w14:textId="77777777" w:rsidR="00F23E7F" w:rsidRDefault="00F23E7F">
      <w:pPr>
        <w:pStyle w:val="footnote"/>
        <w:rPr>
          <w:ins w:id="1481" w:author="Brett Slote" w:date="2011-07-21T18:46:00Z"/>
        </w:rPr>
        <w:pPrChange w:id="1482" w:author="Brett Slote" w:date="2011-07-21T20:01:00Z">
          <w:pPr>
            <w:pStyle w:val="FootnoteText"/>
          </w:pPr>
        </w:pPrChange>
      </w:pPr>
      <w:ins w:id="1483" w:author="Brett Slote" w:date="2011-07-21T18:46:00Z">
        <w:r>
          <w:rPr>
            <w:rStyle w:val="FootnoteReference"/>
          </w:rPr>
          <w:footnoteRef/>
        </w:r>
        <w:r>
          <w:t xml:space="preserve"> Literally: all you monastic folk</w:t>
        </w:r>
      </w:ins>
    </w:p>
  </w:footnote>
  <w:footnote w:id="901">
    <w:p w14:paraId="7EEF391B" w14:textId="77777777" w:rsidR="00F23E7F" w:rsidRDefault="00F23E7F">
      <w:pPr>
        <w:pStyle w:val="FootnoteText"/>
      </w:pPr>
      <w:r>
        <w:rPr>
          <w:rStyle w:val="FootnoteReference"/>
        </w:rPr>
        <w:footnoteRef/>
      </w:r>
      <w:r>
        <w:t xml:space="preserve"> Published by Abouna Matta El-Maskeen of St. Macarius’ Monastery.</w:t>
      </w:r>
    </w:p>
  </w:footnote>
  <w:footnote w:id="902">
    <w:p w14:paraId="6BC2BFA9" w14:textId="77777777" w:rsidR="00F23E7F" w:rsidRDefault="00F23E7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3">
    <w:p w14:paraId="3A6EC701" w14:textId="77777777" w:rsidR="00F23E7F" w:rsidRDefault="00F23E7F" w:rsidP="00670C79">
      <w:pPr>
        <w:pStyle w:val="footnote"/>
      </w:pPr>
      <w:r>
        <w:rPr>
          <w:rStyle w:val="FootnoteReference"/>
        </w:rPr>
        <w:footnoteRef/>
      </w:r>
      <w:r>
        <w:t xml:space="preserve"> Modern day Ethiopia and Eritrea.</w:t>
      </w:r>
    </w:p>
  </w:footnote>
  <w:footnote w:id="904">
    <w:p w14:paraId="46D5577E" w14:textId="77777777" w:rsidR="00F23E7F" w:rsidRDefault="00F23E7F" w:rsidP="0047441D">
      <w:pPr>
        <w:pStyle w:val="footnote"/>
      </w:pPr>
      <w:r>
        <w:rPr>
          <w:rStyle w:val="FootnoteReference"/>
        </w:rPr>
        <w:footnoteRef/>
      </w:r>
      <w:r>
        <w:t xml:space="preserve"> St. F</w:t>
      </w:r>
      <w:r w:rsidRPr="006422C6">
        <w:t>rumentius</w:t>
      </w:r>
      <w:r>
        <w:t>, whom the Ethiopians called “Abune Selama.”</w:t>
      </w:r>
    </w:p>
  </w:footnote>
  <w:footnote w:id="905">
    <w:p w14:paraId="2F5E6ED4" w14:textId="52CEBBCB" w:rsidR="00F23E7F" w:rsidRDefault="00F23E7F" w:rsidP="00BD2B3F">
      <w:pPr>
        <w:pStyle w:val="footnote"/>
      </w:pPr>
      <w:r>
        <w:rPr>
          <w:rStyle w:val="FootnoteReference"/>
        </w:rPr>
        <w:footnoteRef/>
      </w:r>
      <w:r>
        <w:t xml:space="preserve"> Adapted from the hymn of St. Severus of Antioch, in 2015 in English.</w:t>
      </w:r>
    </w:p>
  </w:footnote>
  <w:footnote w:id="906">
    <w:p w14:paraId="018A465B" w14:textId="77777777" w:rsidR="00F23E7F" w:rsidRDefault="00F23E7F">
      <w:pPr>
        <w:pStyle w:val="footnote"/>
        <w:rPr>
          <w:ins w:id="1569" w:author="Brett Slote" w:date="2011-07-21T19:11:00Z"/>
        </w:rPr>
        <w:pPrChange w:id="1570" w:author="Brett Slote" w:date="2011-07-21T20:05:00Z">
          <w:pPr>
            <w:pStyle w:val="FootnoteText"/>
          </w:pPr>
        </w:pPrChange>
      </w:pPr>
      <w:ins w:id="1571" w:author="Brett Slote" w:date="2011-07-21T19:11:00Z">
        <w:r>
          <w:rPr>
            <w:rStyle w:val="FootnoteReference"/>
          </w:rPr>
          <w:footnoteRef/>
        </w:r>
        <w:r>
          <w:t xml:space="preserve"> Psalm 41:1</w:t>
        </w:r>
      </w:ins>
    </w:p>
  </w:footnote>
  <w:footnote w:id="907">
    <w:p w14:paraId="30B9D2C6" w14:textId="77777777" w:rsidR="00F23E7F" w:rsidRDefault="00F23E7F"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08">
    <w:p w14:paraId="63D7B4DE" w14:textId="77777777" w:rsidR="00F23E7F" w:rsidRDefault="00F23E7F"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09">
    <w:p w14:paraId="6542A42A" w14:textId="77777777" w:rsidR="00F23E7F" w:rsidRDefault="00F23E7F"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10">
    <w:p w14:paraId="48A0DCFD" w14:textId="77777777" w:rsidR="00F23E7F" w:rsidRDefault="00F23E7F" w:rsidP="006D27E4">
      <w:pPr>
        <w:pStyle w:val="Footnote0"/>
      </w:pPr>
      <w:r>
        <w:rPr>
          <w:rStyle w:val="FootnoteReference"/>
        </w:rPr>
        <w:footnoteRef/>
      </w:r>
      <w:r>
        <w:t xml:space="preserve"> In modern day Libya</w:t>
      </w:r>
    </w:p>
  </w:footnote>
  <w:footnote w:id="911">
    <w:p w14:paraId="5E4AA7CE" w14:textId="77777777" w:rsidR="00F23E7F" w:rsidRDefault="00F23E7F">
      <w:pPr>
        <w:pStyle w:val="footnote"/>
        <w:rPr>
          <w:ins w:id="1596" w:author="Brett Slote" w:date="2011-07-21T18:49:00Z"/>
        </w:rPr>
        <w:pPrChange w:id="1597" w:author="Brett Slote" w:date="2011-07-21T20:02:00Z">
          <w:pPr>
            <w:pStyle w:val="FootnoteText"/>
          </w:pPr>
        </w:pPrChange>
      </w:pPr>
      <w:ins w:id="1598" w:author="Brett Slote" w:date="2011-07-21T18:49:00Z">
        <w:r>
          <w:rPr>
            <w:rStyle w:val="FootnoteReference"/>
          </w:rPr>
          <w:footnoteRef/>
        </w:r>
        <w:r>
          <w:t xml:space="preserve"> Note that </w:t>
        </w:r>
        <w:r w:rsidRPr="003A78C2">
          <w:rPr>
            <w:rFonts w:ascii="CS Avva Shenouda" w:hAnsi="CS Avva Shenouda"/>
            <w:rPrChange w:id="1599" w:author="Brett Slote" w:date="2011-07-21T20:02:00Z">
              <w:rPr>
                <w:rFonts w:ascii="Antonious Normal" w:hAnsi="Antonious Normal"/>
              </w:rPr>
            </w:rPrChange>
          </w:rPr>
          <w:t>twou</w:t>
        </w:r>
        <w:r>
          <w:t xml:space="preserve"> is used as mountain and desert interchangeably in Coptic monastic literature</w:t>
        </w:r>
      </w:ins>
    </w:p>
  </w:footnote>
  <w:footnote w:id="912">
    <w:p w14:paraId="71147821" w14:textId="77777777" w:rsidR="00F23E7F" w:rsidRDefault="00F23E7F">
      <w:pPr>
        <w:pStyle w:val="footnote"/>
        <w:rPr>
          <w:ins w:id="1600" w:author="Brett Slote" w:date="2011-07-21T18:50:00Z"/>
        </w:rPr>
        <w:pPrChange w:id="1601" w:author="Brett Slote" w:date="2011-07-21T20:02:00Z">
          <w:pPr>
            <w:pStyle w:val="FootnoteText"/>
          </w:pPr>
        </w:pPrChange>
      </w:pPr>
      <w:ins w:id="1602" w:author="Brett Slote" w:date="2011-07-21T18:50:00Z">
        <w:r>
          <w:rPr>
            <w:rStyle w:val="FootnoteReference"/>
          </w:rPr>
          <w:footnoteRef/>
        </w:r>
        <w:r>
          <w:t xml:space="preserve"> US book has “travails of torment” – but it’s not possessive.</w:t>
        </w:r>
      </w:ins>
    </w:p>
  </w:footnote>
  <w:footnote w:id="913">
    <w:p w14:paraId="39517237" w14:textId="77777777" w:rsidR="00F23E7F" w:rsidRDefault="00F23E7F">
      <w:pPr>
        <w:pStyle w:val="footnote"/>
        <w:rPr>
          <w:ins w:id="1603" w:author="Brett Slote" w:date="2011-07-21T18:49:00Z"/>
        </w:rPr>
        <w:pPrChange w:id="1604" w:author="Brett Slote" w:date="2011-07-21T20:02:00Z">
          <w:pPr>
            <w:pStyle w:val="FootnoteText"/>
          </w:pPr>
        </w:pPrChange>
      </w:pPr>
      <w:ins w:id="1605" w:author="Brett Slote" w:date="2011-07-21T18:49:00Z">
        <w:r>
          <w:rPr>
            <w:rStyle w:val="FootnoteReference"/>
          </w:rPr>
          <w:footnoteRef/>
        </w:r>
        <w:r>
          <w:t xml:space="preserve"> 1 Peter 1:4</w:t>
        </w:r>
      </w:ins>
    </w:p>
  </w:footnote>
  <w:footnote w:id="914">
    <w:p w14:paraId="049774F0" w14:textId="77777777" w:rsidR="00F23E7F" w:rsidRDefault="00F23E7F" w:rsidP="00E77C68">
      <w:pPr>
        <w:pStyle w:val="footnote"/>
      </w:pPr>
      <w:r>
        <w:rPr>
          <w:rStyle w:val="FootnoteReference"/>
        </w:rPr>
        <w:footnoteRef/>
      </w:r>
      <w:r>
        <w:t xml:space="preserve"> The Coptic has “Three names, one God,” which is the heresy of modalism, and certainly was not said at Ephesus.</w:t>
      </w:r>
    </w:p>
  </w:footnote>
  <w:footnote w:id="915">
    <w:p w14:paraId="416DBD35" w14:textId="77777777" w:rsidR="00F23E7F" w:rsidRDefault="00F23E7F" w:rsidP="00E77C68">
      <w:pPr>
        <w:pStyle w:val="footnote"/>
      </w:pPr>
      <w:r>
        <w:rPr>
          <w:rStyle w:val="FootnoteReference"/>
        </w:rPr>
        <w:footnoteRef/>
      </w:r>
      <w:r>
        <w:t xml:space="preserve"> This line is heretical.</w:t>
      </w:r>
    </w:p>
  </w:footnote>
  <w:footnote w:id="916">
    <w:p w14:paraId="2A005F90" w14:textId="77777777" w:rsidR="00F23E7F" w:rsidRDefault="00F23E7F">
      <w:pPr>
        <w:pStyle w:val="footnote"/>
        <w:rPr>
          <w:ins w:id="1640" w:author="Brett Slote" w:date="2011-07-21T18:55:00Z"/>
        </w:rPr>
        <w:pPrChange w:id="1641" w:author="Brett Slote" w:date="2011-07-21T20:02:00Z">
          <w:pPr>
            <w:pStyle w:val="FootnoteText"/>
          </w:pPr>
        </w:pPrChange>
      </w:pPr>
      <w:ins w:id="1642" w:author="Brett Slote" w:date="2011-07-21T18:55:00Z">
        <w:r>
          <w:rPr>
            <w:rStyle w:val="FootnoteReference"/>
          </w:rPr>
          <w:footnoteRef/>
        </w:r>
        <w:r>
          <w:t xml:space="preserve"> Hallow or consecrate – this was, according to a tradition, when he formerly became an archimandrite</w:t>
        </w:r>
      </w:ins>
    </w:p>
  </w:footnote>
  <w:footnote w:id="917">
    <w:p w14:paraId="6B5EF1D3" w14:textId="77777777" w:rsidR="00F23E7F" w:rsidRDefault="00F23E7F">
      <w:pPr>
        <w:pStyle w:val="footnote"/>
        <w:rPr>
          <w:ins w:id="1648" w:author="Brett Slote" w:date="2011-07-21T18:52:00Z"/>
        </w:rPr>
        <w:pPrChange w:id="1649" w:author="Brett Slote" w:date="2011-07-21T20:02:00Z">
          <w:pPr/>
        </w:pPrChange>
      </w:pPr>
      <w:ins w:id="1650" w:author="Brett Slote" w:date="2011-07-21T18:52:00Z">
        <w:r w:rsidRPr="00FB36D8">
          <w:rPr>
            <w:rStyle w:val="FootnoteReference"/>
            <w:vertAlign w:val="baseline"/>
          </w:rPr>
          <w:footnoteRef/>
        </w:r>
        <w:r w:rsidRPr="00FB36D8">
          <w:t xml:space="preserve"> This line is literally “because the hope of the good”</w:t>
        </w:r>
      </w:ins>
    </w:p>
  </w:footnote>
  <w:footnote w:id="918">
    <w:p w14:paraId="347015AD" w14:textId="77777777" w:rsidR="00F23E7F" w:rsidRPr="00A20ACC" w:rsidRDefault="00F23E7F">
      <w:pPr>
        <w:pStyle w:val="footnote"/>
        <w:rPr>
          <w:ins w:id="1651" w:author="Brett Slote" w:date="2011-07-21T18:52:00Z"/>
          <w:rFonts w:ascii="CS Avva Shenouda" w:hAnsi="CS Avva Shenouda"/>
          <w:color w:val="FF0000"/>
          <w:rPrChange w:id="1652" w:author="Brett Slote" w:date="2011-07-21T20:02:00Z">
            <w:rPr>
              <w:ins w:id="1653" w:author="Brett Slote" w:date="2011-07-21T18:52:00Z"/>
              <w:color w:val="FF0000"/>
            </w:rPr>
          </w:rPrChange>
        </w:rPr>
        <w:pPrChange w:id="1654" w:author="Brett Slote" w:date="2011-07-21T20:02:00Z">
          <w:pPr/>
        </w:pPrChange>
      </w:pPr>
      <w:ins w:id="1655" w:author="Brett Slote" w:date="2011-07-21T18:52:00Z">
        <w:r w:rsidRPr="00FB36D8">
          <w:rPr>
            <w:rStyle w:val="FootnoteReference"/>
            <w:vertAlign w:val="baseline"/>
          </w:rPr>
          <w:footnoteRef/>
        </w:r>
        <w:r w:rsidRPr="00FB36D8">
          <w:t xml:space="preserve"> </w:t>
        </w:r>
        <w:r w:rsidRPr="003A78C2">
          <w:rPr>
            <w:rPrChange w:id="1656" w:author="Brett Slote" w:date="2011-07-21T20:02:00Z">
              <w:rPr>
                <w:rFonts w:ascii="Antonious Normal" w:hAnsi="Antonious Normal"/>
                <w:color w:val="FF0000"/>
              </w:rPr>
            </w:rPrChange>
          </w:rPr>
          <w:t>qen hanhwd/ nem han'almoc</w:t>
        </w:r>
      </w:ins>
    </w:p>
  </w:footnote>
  <w:footnote w:id="919">
    <w:p w14:paraId="4AFC6896" w14:textId="77777777" w:rsidR="00F23E7F" w:rsidRDefault="00F23E7F">
      <w:pPr>
        <w:pStyle w:val="FootnoteText"/>
      </w:pPr>
      <w:r>
        <w:rPr>
          <w:rStyle w:val="FootnoteReference"/>
        </w:rPr>
        <w:footnoteRef/>
      </w:r>
      <w:r>
        <w:t xml:space="preserve"> Matthew 1:20</w:t>
      </w:r>
    </w:p>
  </w:footnote>
  <w:footnote w:id="920">
    <w:p w14:paraId="0E9CA519" w14:textId="77777777" w:rsidR="00F23E7F" w:rsidRDefault="00F23E7F" w:rsidP="00662A48">
      <w:pPr>
        <w:pStyle w:val="footnote"/>
      </w:pPr>
      <w:r>
        <w:rPr>
          <w:rStyle w:val="FootnoteReference"/>
          <w:rFonts w:eastAsiaTheme="majorEastAsia"/>
        </w:rPr>
        <w:footnoteRef/>
      </w:r>
      <w:r>
        <w:t xml:space="preserve"> All-holy</w:t>
      </w:r>
    </w:p>
  </w:footnote>
  <w:footnote w:id="921">
    <w:p w14:paraId="50451B0F" w14:textId="77777777" w:rsidR="00F23E7F" w:rsidRDefault="00F23E7F">
      <w:pPr>
        <w:pStyle w:val="footnote"/>
        <w:rPr>
          <w:ins w:id="1725" w:author="Brett Slote" w:date="2011-07-21T19:04:00Z"/>
        </w:rPr>
        <w:pPrChange w:id="1726" w:author="Brett Slote" w:date="2011-07-21T20:04:00Z">
          <w:pPr>
            <w:pStyle w:val="FootnoteText"/>
          </w:pPr>
        </w:pPrChange>
      </w:pPr>
      <w:ins w:id="1727" w:author="Brett Slote" w:date="2011-07-21T19:04:00Z">
        <w:r>
          <w:rPr>
            <w:rStyle w:val="FootnoteReference"/>
          </w:rPr>
          <w:footnoteRef/>
        </w:r>
        <w:r>
          <w:t xml:space="preserve"> literal is disregarded</w:t>
        </w:r>
      </w:ins>
    </w:p>
  </w:footnote>
  <w:footnote w:id="922">
    <w:p w14:paraId="062BDCC1" w14:textId="77777777" w:rsidR="00F23E7F" w:rsidRDefault="00F23E7F">
      <w:pPr>
        <w:pStyle w:val="FootnoteText"/>
      </w:pPr>
      <w:r>
        <w:rPr>
          <w:rStyle w:val="FootnoteReference"/>
        </w:rPr>
        <w:footnoteRef/>
      </w:r>
      <w:r>
        <w:t xml:space="preserve"> Ps 8:2</w:t>
      </w:r>
    </w:p>
  </w:footnote>
  <w:footnote w:id="923">
    <w:p w14:paraId="5BC08478" w14:textId="77777777" w:rsidR="00F23E7F" w:rsidRPr="000C76BB" w:rsidRDefault="00F23E7F"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24">
    <w:p w14:paraId="03A6DDD1" w14:textId="77777777" w:rsidR="00F23E7F" w:rsidRDefault="00F23E7F">
      <w:pPr>
        <w:pStyle w:val="FootnoteText"/>
      </w:pPr>
      <w:r>
        <w:rPr>
          <w:rStyle w:val="FootnoteReference"/>
        </w:rPr>
        <w:footnoteRef/>
      </w:r>
      <w:r>
        <w:t xml:space="preserve"> Matthew 28:6</w:t>
      </w:r>
    </w:p>
  </w:footnote>
  <w:footnote w:id="925">
    <w:p w14:paraId="339855D2" w14:textId="77777777" w:rsidR="00F23E7F" w:rsidRDefault="00F23E7F">
      <w:pPr>
        <w:pStyle w:val="FootnoteText"/>
      </w:pPr>
      <w:r>
        <w:rPr>
          <w:rStyle w:val="FootnoteReference"/>
        </w:rPr>
        <w:footnoteRef/>
      </w:r>
      <w:r>
        <w:t xml:space="preserve"> Matthew 28:7,6</w:t>
      </w:r>
    </w:p>
  </w:footnote>
  <w:footnote w:id="926">
    <w:p w14:paraId="76212A49" w14:textId="77777777" w:rsidR="00F23E7F" w:rsidRDefault="00F23E7F">
      <w:pPr>
        <w:pStyle w:val="FootnoteText"/>
      </w:pPr>
      <w:r>
        <w:rPr>
          <w:rStyle w:val="FootnoteReference"/>
        </w:rPr>
        <w:footnoteRef/>
      </w:r>
      <w:r>
        <w:t xml:space="preserve"> Matthew 28:7</w:t>
      </w:r>
    </w:p>
  </w:footnote>
  <w:footnote w:id="927">
    <w:p w14:paraId="716019EB" w14:textId="77777777" w:rsidR="00F23E7F" w:rsidRDefault="00F23E7F">
      <w:pPr>
        <w:pStyle w:val="FootnoteText"/>
      </w:pPr>
      <w:r>
        <w:rPr>
          <w:rStyle w:val="FootnoteReference"/>
        </w:rPr>
        <w:footnoteRef/>
      </w:r>
      <w:r>
        <w:t xml:space="preserve"> John 20:27</w:t>
      </w:r>
    </w:p>
  </w:footnote>
  <w:footnote w:id="928">
    <w:p w14:paraId="0ECF3FB0" w14:textId="77777777" w:rsidR="00F23E7F" w:rsidRDefault="00F23E7F">
      <w:pPr>
        <w:pStyle w:val="FootnoteText"/>
      </w:pPr>
      <w:r>
        <w:rPr>
          <w:rStyle w:val="FootnoteReference"/>
        </w:rPr>
        <w:footnoteRef/>
      </w:r>
      <w:r>
        <w:t xml:space="preserve"> John 20:28</w:t>
      </w:r>
    </w:p>
  </w:footnote>
  <w:footnote w:id="929">
    <w:p w14:paraId="3FCB0B65" w14:textId="77777777" w:rsidR="00F23E7F" w:rsidRDefault="00F23E7F">
      <w:pPr>
        <w:pStyle w:val="FootnoteText"/>
      </w:pPr>
      <w:r>
        <w:rPr>
          <w:rStyle w:val="FootnoteReference"/>
        </w:rPr>
        <w:footnoteRef/>
      </w:r>
      <w:r>
        <w:t xml:space="preserve"> John 20:29</w:t>
      </w:r>
    </w:p>
  </w:footnote>
  <w:footnote w:id="930">
    <w:p w14:paraId="6B80EDF7" w14:textId="77777777" w:rsidR="00F23E7F" w:rsidRDefault="00F23E7F">
      <w:pPr>
        <w:pStyle w:val="FootnoteText"/>
      </w:pPr>
      <w:r>
        <w:rPr>
          <w:rStyle w:val="FootnoteReference"/>
        </w:rPr>
        <w:footnoteRef/>
      </w:r>
      <w:r>
        <w:t xml:space="preserve"> John 20:29</w:t>
      </w:r>
    </w:p>
  </w:footnote>
  <w:footnote w:id="931">
    <w:p w14:paraId="31D8885C" w14:textId="3AFC7B18" w:rsidR="00F23E7F" w:rsidRDefault="00F23E7F"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48720166" w:rsidR="00F23E7F" w:rsidRPr="00E00D27" w:rsidRDefault="00F23E7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3128B">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F23E7F" w:rsidRPr="00E00D27" w:rsidRDefault="00F23E7F"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F23E7F" w:rsidRPr="00E00D27" w:rsidRDefault="00F23E7F" w:rsidP="00686912">
    <w:pPr>
      <w:pStyle w:val="Header"/>
      <w:jc w:val="center"/>
      <w:rPr>
        <w:sz w:val="20"/>
        <w:szCs w:val="20"/>
      </w:rPr>
    </w:pPr>
  </w:p>
  <w:p w14:paraId="022704DA" w14:textId="77777777" w:rsidR="00F23E7F" w:rsidRPr="00686912" w:rsidRDefault="00F23E7F"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48DDE8A2" w:rsidR="00F23E7F" w:rsidRPr="00E00D27" w:rsidRDefault="00F23E7F"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3128B">
      <w:rPr>
        <w:noProof/>
        <w:sz w:val="20"/>
        <w:szCs w:val="20"/>
      </w:rPr>
      <w:t>The Midnight Praise</w:t>
    </w:r>
    <w:r>
      <w:rPr>
        <w:sz w:val="20"/>
        <w:szCs w:val="20"/>
      </w:rPr>
      <w:fldChar w:fldCharType="end"/>
    </w:r>
  </w:p>
  <w:p w14:paraId="199CF7F3" w14:textId="77777777" w:rsidR="00F23E7F" w:rsidRPr="00E00D27" w:rsidRDefault="00F23E7F"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395843A2" w:rsidR="00F23E7F" w:rsidRPr="00E00D27" w:rsidRDefault="00F23E7F"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3128B">
      <w:rPr>
        <w:noProof/>
        <w:sz w:val="20"/>
        <w:szCs w:val="20"/>
      </w:rPr>
      <w:t>The Fourth Canticle</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726B48FE" w:rsidR="00F23E7F" w:rsidRPr="00E00D27" w:rsidRDefault="00F23E7F"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3128B">
      <w:rPr>
        <w:noProof/>
        <w:sz w:val="20"/>
        <w:szCs w:val="20"/>
      </w:rPr>
      <w:t>The Conclusion of the Adam Theotokias</w:t>
    </w:r>
    <w:r w:rsidRPr="00E00D27">
      <w:rPr>
        <w:sz w:val="20"/>
        <w:szCs w:val="20"/>
      </w:rPr>
      <w:fldChar w:fldCharType="end"/>
    </w:r>
  </w:p>
  <w:p w14:paraId="48CF3F9A" w14:textId="245E316D" w:rsidR="00F23E7F" w:rsidRPr="00686912" w:rsidRDefault="00F23E7F"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53B95212" w:rsidR="00F23E7F" w:rsidRPr="00E00D27" w:rsidRDefault="00F23E7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3128B">
      <w:rPr>
        <w:noProof/>
        <w:sz w:val="20"/>
        <w:szCs w:val="20"/>
      </w:rPr>
      <w:t>The Ending of the Batos Theotokias</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311C91BB" w:rsidR="00F23E7F" w:rsidRPr="00E00D27" w:rsidRDefault="00F23E7F"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3128B">
      <w:rPr>
        <w:noProof/>
        <w:sz w:val="20"/>
        <w:szCs w:val="20"/>
      </w:rPr>
      <w:t>The Raising of Evening (or Morning) Incense</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556EEE65" w:rsidR="00F23E7F" w:rsidRPr="00E00D27" w:rsidRDefault="00F23E7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3128B">
      <w:rPr>
        <w:noProof/>
        <w:sz w:val="20"/>
        <w:szCs w:val="20"/>
      </w:rPr>
      <w:t>Prayer for the Church</w:t>
    </w:r>
    <w:r w:rsidRPr="00E00D27">
      <w:rPr>
        <w:sz w:val="20"/>
        <w:szCs w:val="20"/>
      </w:rPr>
      <w:fldChar w:fldCharType="end"/>
    </w:r>
  </w:p>
  <w:p w14:paraId="1DAD4C8D" w14:textId="77777777" w:rsidR="00F23E7F" w:rsidRPr="00686912" w:rsidRDefault="00F23E7F"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F23E7F" w:rsidRPr="00686912" w:rsidRDefault="00F23E7F"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6E24D237" w:rsidR="00F23E7F" w:rsidRPr="00E00D27" w:rsidRDefault="00F23E7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3128B">
      <w:rPr>
        <w:noProof/>
        <w:sz w:val="20"/>
        <w:szCs w:val="20"/>
      </w:rPr>
      <w:t>January 6 (7) / Tobi 11: The Feast of Theophany</w:t>
    </w:r>
    <w:r w:rsidRPr="00E00D27">
      <w:rPr>
        <w:sz w:val="20"/>
        <w:szCs w:val="20"/>
      </w:rPr>
      <w:fldChar w:fldCharType="end"/>
    </w:r>
  </w:p>
  <w:p w14:paraId="7E9EFC1B" w14:textId="77777777" w:rsidR="00F23E7F" w:rsidRPr="00686912" w:rsidRDefault="00F23E7F"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C5A"/>
    <w:rsid w:val="0014584F"/>
    <w:rsid w:val="00145EE7"/>
    <w:rsid w:val="00146067"/>
    <w:rsid w:val="00154D4E"/>
    <w:rsid w:val="001566BD"/>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3599"/>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711A9"/>
    <w:rsid w:val="00372152"/>
    <w:rsid w:val="003737D6"/>
    <w:rsid w:val="00373AE1"/>
    <w:rsid w:val="00374358"/>
    <w:rsid w:val="003758F4"/>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7DA2"/>
    <w:rsid w:val="00411441"/>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2B9B"/>
    <w:rsid w:val="00542DE2"/>
    <w:rsid w:val="00542F6B"/>
    <w:rsid w:val="005438BF"/>
    <w:rsid w:val="00544CE4"/>
    <w:rsid w:val="005453DF"/>
    <w:rsid w:val="00545EC8"/>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28B"/>
    <w:rsid w:val="00631963"/>
    <w:rsid w:val="00633619"/>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A76"/>
    <w:rsid w:val="006800D4"/>
    <w:rsid w:val="00680987"/>
    <w:rsid w:val="00681432"/>
    <w:rsid w:val="00683A35"/>
    <w:rsid w:val="00683D9F"/>
    <w:rsid w:val="00686912"/>
    <w:rsid w:val="006869EE"/>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0A9B"/>
    <w:rsid w:val="006B2563"/>
    <w:rsid w:val="006B31BA"/>
    <w:rsid w:val="006B3289"/>
    <w:rsid w:val="006B398E"/>
    <w:rsid w:val="006B44CE"/>
    <w:rsid w:val="006C07E3"/>
    <w:rsid w:val="006C0C59"/>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57C9"/>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07E"/>
    <w:rsid w:val="008A1194"/>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48DA"/>
    <w:rsid w:val="00945E5C"/>
    <w:rsid w:val="00947656"/>
    <w:rsid w:val="00950468"/>
    <w:rsid w:val="009506A5"/>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45BB"/>
    <w:rsid w:val="009D58BD"/>
    <w:rsid w:val="009D6F61"/>
    <w:rsid w:val="009E143A"/>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39A8"/>
    <w:rsid w:val="00B1406C"/>
    <w:rsid w:val="00B14853"/>
    <w:rsid w:val="00B15BD5"/>
    <w:rsid w:val="00B21270"/>
    <w:rsid w:val="00B23B31"/>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43BA"/>
    <w:rsid w:val="00BB3B58"/>
    <w:rsid w:val="00BB50F9"/>
    <w:rsid w:val="00BB5D46"/>
    <w:rsid w:val="00BB65AA"/>
    <w:rsid w:val="00BB7C50"/>
    <w:rsid w:val="00BC0AF3"/>
    <w:rsid w:val="00BC0B75"/>
    <w:rsid w:val="00BC160E"/>
    <w:rsid w:val="00BC6081"/>
    <w:rsid w:val="00BC7374"/>
    <w:rsid w:val="00BC7D0A"/>
    <w:rsid w:val="00BD138C"/>
    <w:rsid w:val="00BD1732"/>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50C7"/>
    <w:rsid w:val="00C05A5B"/>
    <w:rsid w:val="00C06875"/>
    <w:rsid w:val="00C0758B"/>
    <w:rsid w:val="00C10113"/>
    <w:rsid w:val="00C104A1"/>
    <w:rsid w:val="00C12C57"/>
    <w:rsid w:val="00C13781"/>
    <w:rsid w:val="00C140A9"/>
    <w:rsid w:val="00C140D7"/>
    <w:rsid w:val="00C1536B"/>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10FAF"/>
    <w:rsid w:val="00E11362"/>
    <w:rsid w:val="00E12666"/>
    <w:rsid w:val="00E12AEC"/>
    <w:rsid w:val="00E16FE9"/>
    <w:rsid w:val="00E212FD"/>
    <w:rsid w:val="00E21EA3"/>
    <w:rsid w:val="00E22010"/>
    <w:rsid w:val="00E269C1"/>
    <w:rsid w:val="00E276C1"/>
    <w:rsid w:val="00E27B27"/>
    <w:rsid w:val="00E302BD"/>
    <w:rsid w:val="00E30E2D"/>
    <w:rsid w:val="00E315A4"/>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C7709"/>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5822"/>
    <w:rsid w:val="00F35AEA"/>
    <w:rsid w:val="00F36A13"/>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B41440-91E2-8E40-8534-05B0170F3AA9}">
  <ds:schemaRefs>
    <ds:schemaRef ds:uri="http://schemas.openxmlformats.org/officeDocument/2006/bibliography"/>
  </ds:schemaRefs>
</ds:datastoreItem>
</file>

<file path=customXml/itemProps2.xml><?xml version="1.0" encoding="utf-8"?>
<ds:datastoreItem xmlns:ds="http://schemas.openxmlformats.org/officeDocument/2006/customXml" ds:itemID="{4E63F573-3660-1F40-8F1C-818B6E0F5981}">
  <ds:schemaRefs>
    <ds:schemaRef ds:uri="http://schemas.openxmlformats.org/officeDocument/2006/bibliography"/>
  </ds:schemaRefs>
</ds:datastoreItem>
</file>

<file path=customXml/itemProps3.xml><?xml version="1.0" encoding="utf-8"?>
<ds:datastoreItem xmlns:ds="http://schemas.openxmlformats.org/officeDocument/2006/customXml" ds:itemID="{ACE7DBA7-CF75-D040-ABBE-2F7AFBDFC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26668</TotalTime>
  <Pages>987</Pages>
  <Words>193864</Words>
  <Characters>1105025</Characters>
  <Application>Microsoft Macintosh Word</Application>
  <DocSecurity>0</DocSecurity>
  <Lines>9208</Lines>
  <Paragraphs>2592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516</cp:revision>
  <cp:lastPrinted>2016-04-15T12:29:00Z</cp:lastPrinted>
  <dcterms:created xsi:type="dcterms:W3CDTF">2014-10-30T02:06:00Z</dcterms:created>
  <dcterms:modified xsi:type="dcterms:W3CDTF">2016-04-16T18:12:00Z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