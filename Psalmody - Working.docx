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134DB2">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134DB2">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134DB2">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134DB2">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134DB2">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134DB2">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134DB2">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134DB2">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134DB2">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134DB2">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134DB2">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134DB2">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134DB2">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134DB2">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134DB2">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134DB2">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134DB2">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134DB2">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134DB2">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134DB2">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134DB2">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134DB2">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134DB2">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134DB2">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134DB2">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134DB2">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134DB2">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134DB2">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134DB2">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134DB2">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134DB2">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134DB2">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134DB2">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134DB2">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134DB2">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134DB2">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134DB2">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134DB2">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134DB2">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134DB2">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134DB2">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134DB2">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134DB2">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134DB2">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134DB2">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134DB2">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134DB2">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134DB2">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134DB2">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134DB2">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52B8CB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EC501B">
        <w:t>The First Canticle</w:t>
      </w:r>
      <w:r>
        <w:fldChar w:fldCharType="end"/>
      </w:r>
      <w:r>
        <w:tab/>
      </w:r>
      <w:r>
        <w:fldChar w:fldCharType="begin"/>
      </w:r>
      <w:r>
        <w:instrText xml:space="preserve"> PAGEREF _Ref448228164 \h </w:instrText>
      </w:r>
      <w:r>
        <w:fldChar w:fldCharType="separate"/>
      </w:r>
      <w:r w:rsidR="00EC501B">
        <w:rPr>
          <w:noProof/>
        </w:rPr>
        <w:t>342</w:t>
      </w:r>
      <w:r>
        <w:fldChar w:fldCharType="end"/>
      </w:r>
    </w:p>
    <w:p w14:paraId="5928D17A" w14:textId="088F9A50" w:rsidR="00B102EF" w:rsidRDefault="00BC3E53" w:rsidP="00E97A49">
      <w:pPr>
        <w:pStyle w:val="EngHang"/>
        <w:tabs>
          <w:tab w:val="right" w:leader="dot" w:pos="8460"/>
        </w:tabs>
      </w:pPr>
      <w:r>
        <w:fldChar w:fldCharType="begin"/>
      </w:r>
      <w:r>
        <w:instrText xml:space="preserve"> REF _Ref449954885 \h </w:instrText>
      </w:r>
      <w:r>
        <w:fldChar w:fldCharType="separate"/>
      </w:r>
      <w:r w:rsidR="00EC501B">
        <w:t>The Second Canticle</w:t>
      </w:r>
      <w:r>
        <w:fldChar w:fldCharType="end"/>
      </w:r>
      <w:r w:rsidR="00B102EF">
        <w:tab/>
      </w:r>
      <w:r w:rsidR="00B102EF">
        <w:fldChar w:fldCharType="begin"/>
      </w:r>
      <w:r w:rsidR="00B102EF">
        <w:instrText xml:space="preserve"> PAGEREF _Ref448228178 \h </w:instrText>
      </w:r>
      <w:r w:rsidR="00B102EF">
        <w:fldChar w:fldCharType="separate"/>
      </w:r>
      <w:r w:rsidR="00EC501B">
        <w:rPr>
          <w:noProof/>
        </w:rPr>
        <w:t>358</w:t>
      </w:r>
      <w:r w:rsidR="00B102EF">
        <w:fldChar w:fldCharType="end"/>
      </w:r>
    </w:p>
    <w:p w14:paraId="2338565C" w14:textId="77777777" w:rsidR="00EC501B" w:rsidRDefault="00BC3E53" w:rsidP="00EC501B">
      <w:pPr>
        <w:pStyle w:val="EngHang"/>
        <w:tabs>
          <w:tab w:val="right" w:leader="dot" w:pos="8460"/>
        </w:tabs>
      </w:pPr>
      <w:r>
        <w:fldChar w:fldCharType="begin"/>
      </w:r>
      <w:r>
        <w:instrText xml:space="preserve"> REF _Ref449954950 \h </w:instrText>
      </w:r>
      <w:r>
        <w:fldChar w:fldCharType="separate"/>
      </w:r>
      <w:r w:rsidR="00EC501B">
        <w:t>Additional Canticles for the Vigil of Joyous Saturday from the Old Testament</w:t>
      </w:r>
      <w:r>
        <w:fldChar w:fldCharType="end"/>
      </w:r>
      <w:r>
        <w:tab/>
      </w:r>
      <w:r>
        <w:fldChar w:fldCharType="begin"/>
      </w:r>
      <w:r>
        <w:instrText xml:space="preserve"> PAGEREF _Ref449954950 \h </w:instrText>
      </w:r>
      <w:r>
        <w:fldChar w:fldCharType="separate"/>
      </w:r>
      <w:r w:rsidR="00EC501B">
        <w:rPr>
          <w:noProof/>
        </w:rPr>
        <w:t>363</w:t>
      </w:r>
      <w:r>
        <w:fldChar w:fldCharType="end"/>
      </w:r>
      <w:r w:rsidR="00B102EF">
        <w:fldChar w:fldCharType="begin"/>
      </w:r>
      <w:r w:rsidR="00B102EF">
        <w:instrText xml:space="preserve"> REF _Ref448228188 \h </w:instrText>
      </w:r>
      <w:r w:rsidR="00E97A49">
        <w:instrText xml:space="preserve"> \* MERGEFORMAT </w:instrText>
      </w:r>
      <w:r w:rsidR="00B102EF">
        <w:fldChar w:fldCharType="separate"/>
      </w:r>
      <w:r w:rsidR="00EC501B">
        <w:t>Additional Canticles for the Vigil of Joyous Saturday from the Old Testament</w:t>
      </w:r>
    </w:p>
    <w:p w14:paraId="4355C5D6" w14:textId="77777777" w:rsidR="00EC501B" w:rsidRPr="00641A23" w:rsidRDefault="00EC501B" w:rsidP="00EC501B">
      <w:pPr>
        <w:pStyle w:val="EngHang"/>
        <w:tabs>
          <w:tab w:val="right" w:leader="dot" w:pos="8460"/>
        </w:tabs>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4C938858" w14:textId="77777777" w:rsidR="00EC501B" w:rsidRDefault="00EC501B" w:rsidP="00A7333E">
      <w:pPr>
        <w:pStyle w:val="Heading4"/>
      </w:pPr>
      <w:r>
        <w:t>The Second Song of Moses the Prophet</w:t>
      </w:r>
    </w:p>
    <w:p w14:paraId="52E27D7F" w14:textId="77777777" w:rsidR="00EC501B" w:rsidRDefault="00EC501B" w:rsidP="00A7333E">
      <w:pPr>
        <w:pStyle w:val="Rubric"/>
      </w:pPr>
      <w:r>
        <w:t>(Deuteronomy 32:1-43; Coptic rite: Joyous Saturday, Byzantine rite: Second Ode; After the Law had been written; a song of Moses)</w:t>
      </w:r>
    </w:p>
    <w:p w14:paraId="55F54FB2" w14:textId="77777777" w:rsidR="00EC501B" w:rsidRDefault="00EC501B" w:rsidP="00A7333E">
      <w:pPr>
        <w:pStyle w:val="Rubric"/>
      </w:pPr>
      <w:r>
        <w:t>A reading from the book of Deuteronomy of Moses the Prophet. He blessing be upon us all. Amen.</w:t>
      </w:r>
    </w:p>
    <w:p w14:paraId="3EFF4258" w14:textId="77777777" w:rsidR="00EC501B" w:rsidRDefault="00EC501B" w:rsidP="00A7333E">
      <w:pPr>
        <w:pStyle w:val="EnglishHangNoCoptic"/>
      </w:pPr>
      <w:r>
        <w:t>1 “Pay attention, O heaven, and I will speak;</w:t>
      </w:r>
    </w:p>
    <w:p w14:paraId="61A10C46" w14:textId="77777777" w:rsidR="00EC501B" w:rsidRDefault="00EC501B" w:rsidP="00A7333E">
      <w:pPr>
        <w:pStyle w:val="EnglishHangEndNoCoptic"/>
        <w:ind w:firstLine="0"/>
      </w:pPr>
      <w:r>
        <w:t>and let the earth hear the words of my mouth.</w:t>
      </w:r>
    </w:p>
    <w:p w14:paraId="7A60BF41" w14:textId="77777777" w:rsidR="00EC501B" w:rsidRDefault="00EC501B" w:rsidP="00A7333E">
      <w:pPr>
        <w:pStyle w:val="EnglishHangNoCoptic"/>
      </w:pPr>
      <w:r>
        <w:t>2 Let my saying be awaited as the rain,</w:t>
      </w:r>
    </w:p>
    <w:p w14:paraId="6C961B0B" w14:textId="77777777" w:rsidR="00EC501B" w:rsidRDefault="00EC501B" w:rsidP="00A7333E">
      <w:pPr>
        <w:pStyle w:val="EnglishHangNoCoptic"/>
        <w:ind w:firstLine="0"/>
      </w:pPr>
      <w:r>
        <w:t>and let my words come down</w:t>
      </w:r>
    </w:p>
    <w:p w14:paraId="55986DB4" w14:textId="77777777" w:rsidR="00EC501B" w:rsidRDefault="00EC501B" w:rsidP="00A7333E">
      <w:pPr>
        <w:pStyle w:val="EnglishHangNoCoptic"/>
        <w:ind w:firstLine="0"/>
      </w:pPr>
      <w:r>
        <w:t>as raindrops on the wild grass,</w:t>
      </w:r>
    </w:p>
    <w:p w14:paraId="53B58435" w14:textId="77777777" w:rsidR="00EC501B" w:rsidRDefault="00EC501B" w:rsidP="00A7333E">
      <w:pPr>
        <w:pStyle w:val="EnglishHangEndNoCoptic"/>
        <w:ind w:firstLine="0"/>
      </w:pPr>
      <w:r>
        <w:t>and as snowfall on the grass.</w:t>
      </w:r>
    </w:p>
    <w:p w14:paraId="759DBBB8" w14:textId="77777777" w:rsidR="00EC501B" w:rsidRDefault="00EC501B" w:rsidP="00A7333E">
      <w:pPr>
        <w:pStyle w:val="EnglishHangNoCoptic"/>
      </w:pPr>
      <w:r>
        <w:t>3 For I have called out the Lord’s Name;</w:t>
      </w:r>
    </w:p>
    <w:p w14:paraId="3F377336" w14:textId="77777777" w:rsidR="00EC501B" w:rsidRDefault="00EC501B" w:rsidP="00A7333E">
      <w:pPr>
        <w:pStyle w:val="EnglishHangEndNoCoptic"/>
        <w:ind w:left="0" w:firstLine="432"/>
      </w:pPr>
      <w:r>
        <w:t>ascribe greatness to our God!</w:t>
      </w:r>
    </w:p>
    <w:p w14:paraId="4D4BB1B6" w14:textId="77777777" w:rsidR="00EC501B" w:rsidRDefault="00EC501B" w:rsidP="00A7333E">
      <w:pPr>
        <w:pStyle w:val="EnglishHangNoCoptic"/>
      </w:pPr>
      <w:r>
        <w:t>4 God—His works are true;</w:t>
      </w:r>
    </w:p>
    <w:p w14:paraId="6BED7DD0" w14:textId="77777777" w:rsidR="00EC501B" w:rsidRDefault="00EC501B" w:rsidP="00A7333E">
      <w:pPr>
        <w:pStyle w:val="EnglishHangNoCoptic"/>
        <w:ind w:firstLine="0"/>
      </w:pPr>
      <w:r>
        <w:t>and all His ways are justice,</w:t>
      </w:r>
    </w:p>
    <w:p w14:paraId="11008795" w14:textId="77777777" w:rsidR="00EC501B" w:rsidRDefault="00EC501B" w:rsidP="00A7333E">
      <w:pPr>
        <w:pStyle w:val="EnglishHangNoCoptic"/>
        <w:ind w:firstLine="0"/>
      </w:pPr>
      <w:r>
        <w:t>a faithful God and without injustice;</w:t>
      </w:r>
    </w:p>
    <w:p w14:paraId="5C5E0BB6" w14:textId="77777777" w:rsidR="00EC501B" w:rsidRDefault="00EC501B" w:rsidP="00A7333E">
      <w:pPr>
        <w:pStyle w:val="EnglishHangEndNoCoptic"/>
        <w:ind w:firstLine="0"/>
      </w:pPr>
      <w:r>
        <w:t>righteous and holy is the Lord.</w:t>
      </w:r>
    </w:p>
    <w:p w14:paraId="1EF421E1" w14:textId="77777777" w:rsidR="00EC501B" w:rsidRDefault="00EC501B" w:rsidP="00A7333E">
      <w:pPr>
        <w:pStyle w:val="EnglishHangNoCoptic"/>
      </w:pPr>
      <w:r>
        <w:t>5 “They sinned; the blameworthy children are not His,</w:t>
      </w:r>
    </w:p>
    <w:p w14:paraId="16C489A3" w14:textId="77777777" w:rsidR="00EC501B" w:rsidRDefault="00EC501B" w:rsidP="00A7333E">
      <w:pPr>
        <w:pStyle w:val="EnglishHangEndNoCoptic"/>
        <w:ind w:firstLine="0"/>
      </w:pPr>
      <w:r>
        <w:t>A crooked and perverse generation.</w:t>
      </w:r>
    </w:p>
    <w:p w14:paraId="0CE0DDFA" w14:textId="77777777" w:rsidR="00EC501B" w:rsidRDefault="00EC501B" w:rsidP="00A7333E">
      <w:pPr>
        <w:pStyle w:val="EnglishHangNoCoptic"/>
      </w:pPr>
      <w:r>
        <w:lastRenderedPageBreak/>
        <w:t>6 Is this how you repay the Lord,</w:t>
      </w:r>
    </w:p>
    <w:p w14:paraId="29B0764B" w14:textId="77777777" w:rsidR="00EC501B" w:rsidRDefault="00EC501B" w:rsidP="00A7333E">
      <w:pPr>
        <w:pStyle w:val="EnglishHangNoCoptic"/>
        <w:ind w:firstLine="0"/>
      </w:pPr>
      <w:r>
        <w:t>O foolish and unwise people?</w:t>
      </w:r>
    </w:p>
    <w:p w14:paraId="71B6F71B" w14:textId="77777777" w:rsidR="00EC501B" w:rsidRDefault="00EC501B" w:rsidP="00A7333E">
      <w:pPr>
        <w:pStyle w:val="EnglishHangNoCoptic"/>
        <w:ind w:firstLine="0"/>
      </w:pPr>
      <w:r>
        <w:t>Is He not your Father, who acquired you?</w:t>
      </w:r>
    </w:p>
    <w:p w14:paraId="1332BB2D" w14:textId="77777777" w:rsidR="00EC501B" w:rsidRDefault="00EC501B" w:rsidP="00A7333E">
      <w:pPr>
        <w:pStyle w:val="EnglishHangEndNoCoptic"/>
        <w:ind w:firstLine="0"/>
      </w:pPr>
      <w:r>
        <w:t>Has He not made and created you?</w:t>
      </w:r>
    </w:p>
    <w:p w14:paraId="1C436446" w14:textId="77777777" w:rsidR="00EC501B" w:rsidRDefault="00EC501B" w:rsidP="00A7333E">
      <w:pPr>
        <w:pStyle w:val="EnglishHangNoCoptic"/>
      </w:pPr>
      <w:r>
        <w:t>7 “Remember the days of old,</w:t>
      </w:r>
    </w:p>
    <w:p w14:paraId="606A8A60" w14:textId="77777777" w:rsidR="00EC501B" w:rsidRDefault="00EC501B" w:rsidP="00A7333E">
      <w:pPr>
        <w:pStyle w:val="EnglishHangNoCoptic"/>
        <w:ind w:firstLine="0"/>
      </w:pPr>
      <w:r>
        <w:t>consider the years of many generations.</w:t>
      </w:r>
    </w:p>
    <w:p w14:paraId="724B6082" w14:textId="77777777" w:rsidR="00EC501B" w:rsidRDefault="00EC501B" w:rsidP="00A7333E">
      <w:pPr>
        <w:pStyle w:val="EnglishHangNoCoptic"/>
        <w:ind w:firstLine="0"/>
      </w:pPr>
      <w:r>
        <w:t>Ask your father, and he will tell you;</w:t>
      </w:r>
    </w:p>
    <w:p w14:paraId="50C2610C" w14:textId="77777777" w:rsidR="00EC501B" w:rsidRDefault="00EC501B" w:rsidP="00A7333E">
      <w:pPr>
        <w:pStyle w:val="EnglishHangEndNoCoptic"/>
        <w:ind w:firstLine="0"/>
      </w:pPr>
      <w:r>
        <w:t>your elders, and they will tell you:</w:t>
      </w:r>
    </w:p>
    <w:p w14:paraId="4C11F315" w14:textId="77777777" w:rsidR="00EC501B" w:rsidRDefault="00EC501B" w:rsidP="00A7333E">
      <w:pPr>
        <w:pStyle w:val="EnglishHangNoCoptic"/>
      </w:pPr>
      <w:r>
        <w:t>8 When the Most High divided the nations,</w:t>
      </w:r>
    </w:p>
    <w:p w14:paraId="67A751C8" w14:textId="77777777" w:rsidR="00EC501B" w:rsidRDefault="00EC501B" w:rsidP="00A7333E">
      <w:pPr>
        <w:pStyle w:val="EnglishHangNoCoptic"/>
        <w:ind w:firstLine="0"/>
      </w:pPr>
      <w:r>
        <w:t>when He scattered the sons of Adam,</w:t>
      </w:r>
    </w:p>
    <w:p w14:paraId="18F947BD" w14:textId="77777777" w:rsidR="00EC501B" w:rsidRDefault="00EC501B" w:rsidP="00A7333E">
      <w:pPr>
        <w:pStyle w:val="EnglishHangNoCoptic"/>
        <w:ind w:firstLine="0"/>
      </w:pPr>
      <w:r>
        <w:t>He set the boundaries of the nations</w:t>
      </w:r>
    </w:p>
    <w:p w14:paraId="2E41EE96" w14:textId="77777777" w:rsidR="00EC501B" w:rsidRDefault="00EC501B" w:rsidP="00A7333E">
      <w:pPr>
        <w:pStyle w:val="EnglishHangEndNoCoptic"/>
        <w:ind w:firstLine="0"/>
      </w:pPr>
      <w:r>
        <w:t>by the number of God’s angels.</w:t>
      </w:r>
    </w:p>
    <w:p w14:paraId="326AAA90" w14:textId="77777777" w:rsidR="00EC501B" w:rsidRDefault="00EC501B" w:rsidP="00A7333E">
      <w:pPr>
        <w:pStyle w:val="EnglishHangNoCoptic"/>
      </w:pPr>
      <w:r>
        <w:t>9 and the Lord’s portion became the people of Jacob;</w:t>
      </w:r>
    </w:p>
    <w:p w14:paraId="411E2763" w14:textId="77777777" w:rsidR="00EC501B" w:rsidRDefault="00EC501B" w:rsidP="00A7333E">
      <w:pPr>
        <w:pStyle w:val="EnglishHangEndNoCoptic"/>
        <w:ind w:firstLine="0"/>
      </w:pPr>
      <w:r>
        <w:t>Israel [became] the allotment of His inheritance.</w:t>
      </w:r>
    </w:p>
    <w:p w14:paraId="3CD9C8F9" w14:textId="77777777" w:rsidR="00EC501B" w:rsidRDefault="00EC501B" w:rsidP="00A7333E">
      <w:pPr>
        <w:pStyle w:val="EnglishHangNoCoptic"/>
      </w:pPr>
      <w:r>
        <w:t>10 He provided for him in the desert,</w:t>
      </w:r>
    </w:p>
    <w:p w14:paraId="09FFC14A" w14:textId="77777777" w:rsidR="00EC501B" w:rsidRDefault="00EC501B" w:rsidP="00A7333E">
      <w:pPr>
        <w:pStyle w:val="EnglishHangNoCoptic"/>
        <w:ind w:firstLine="0"/>
      </w:pPr>
      <w:r>
        <w:t>in thirst of heat, in a waterless place.</w:t>
      </w:r>
    </w:p>
    <w:p w14:paraId="33A6FCA4" w14:textId="77777777" w:rsidR="00EC501B" w:rsidRDefault="00EC501B" w:rsidP="00A7333E">
      <w:pPr>
        <w:pStyle w:val="EnglishHangNoCoptic"/>
        <w:ind w:firstLine="0"/>
      </w:pPr>
      <w:r>
        <w:t>He encircled him; He instructed him;</w:t>
      </w:r>
    </w:p>
    <w:p w14:paraId="2836E15E" w14:textId="77777777" w:rsidR="00EC501B" w:rsidRDefault="00EC501B" w:rsidP="00A7333E">
      <w:pPr>
        <w:pStyle w:val="EnglishHangEndNoCoptic"/>
        <w:ind w:firstLine="0"/>
      </w:pPr>
      <w:r>
        <w:t>He guarded him as the apple of His eye.</w:t>
      </w:r>
    </w:p>
    <w:p w14:paraId="5C70990E" w14:textId="77777777" w:rsidR="00EC501B" w:rsidRDefault="00EC501B" w:rsidP="00A7333E">
      <w:pPr>
        <w:pStyle w:val="EnglishHangNoCoptic"/>
      </w:pPr>
      <w:r>
        <w:t>11 As an eagle covers its nest,</w:t>
      </w:r>
    </w:p>
    <w:p w14:paraId="66AC99FB" w14:textId="77777777" w:rsidR="00EC501B" w:rsidRDefault="00EC501B" w:rsidP="00A7333E">
      <w:pPr>
        <w:pStyle w:val="EnglishHangNoCoptic"/>
        <w:ind w:firstLine="0"/>
      </w:pPr>
      <w:r>
        <w:t>He yearned for His young,</w:t>
      </w:r>
    </w:p>
    <w:p w14:paraId="069C219B" w14:textId="77777777" w:rsidR="00EC501B" w:rsidRDefault="00EC501B" w:rsidP="00A7333E">
      <w:pPr>
        <w:pStyle w:val="EnglishHangNoCoptic"/>
        <w:ind w:firstLine="0"/>
      </w:pPr>
      <w:r>
        <w:t>spreading out its wings, he took them up,</w:t>
      </w:r>
    </w:p>
    <w:p w14:paraId="2EC1EE9B" w14:textId="77777777" w:rsidR="00EC501B" w:rsidRDefault="00EC501B" w:rsidP="00A7333E">
      <w:pPr>
        <w:pStyle w:val="EnglishHangEndNoCoptic"/>
        <w:ind w:firstLine="0"/>
      </w:pPr>
      <w:r>
        <w:t>carrying them on His back,</w:t>
      </w:r>
    </w:p>
    <w:p w14:paraId="60EB8C18" w14:textId="77777777" w:rsidR="00EC501B" w:rsidRDefault="00EC501B" w:rsidP="00A7333E">
      <w:pPr>
        <w:pStyle w:val="EnglishHangNoCoptic"/>
      </w:pPr>
      <w:r>
        <w:t>12 So the Lord alone led them,</w:t>
      </w:r>
    </w:p>
    <w:p w14:paraId="476A621D" w14:textId="77777777" w:rsidR="00EC501B" w:rsidRDefault="00EC501B" w:rsidP="00A7333E">
      <w:pPr>
        <w:pStyle w:val="EnglishHangEndNoCoptic"/>
        <w:ind w:firstLine="0"/>
      </w:pPr>
      <w:r>
        <w:t>and there was no foreign god with them.</w:t>
      </w:r>
    </w:p>
    <w:p w14:paraId="5742D3DE" w14:textId="77777777" w:rsidR="00EC501B" w:rsidRDefault="00EC501B" w:rsidP="00A7333E">
      <w:pPr>
        <w:pStyle w:val="EnglishHangNoCoptic"/>
      </w:pPr>
      <w:r>
        <w:t>13 He raised them on the strength of the land;</w:t>
      </w:r>
    </w:p>
    <w:p w14:paraId="39C6C39D" w14:textId="77777777" w:rsidR="00EC501B" w:rsidRDefault="00EC501B" w:rsidP="00A7333E">
      <w:pPr>
        <w:pStyle w:val="EnglishHangNoCoptic"/>
        <w:ind w:firstLine="0"/>
      </w:pPr>
      <w:r>
        <w:t>He fed them with the produce of the fields;</w:t>
      </w:r>
    </w:p>
    <w:p w14:paraId="194B4151" w14:textId="77777777" w:rsidR="00EC501B" w:rsidRDefault="00EC501B" w:rsidP="00A7333E">
      <w:pPr>
        <w:pStyle w:val="EnglishHangNoCoptic"/>
        <w:ind w:firstLine="0"/>
      </w:pPr>
      <w:r>
        <w:t>He suckled them on honey from the rock</w:t>
      </w:r>
    </w:p>
    <w:p w14:paraId="77158DC0" w14:textId="77777777" w:rsidR="00EC501B" w:rsidRDefault="00EC501B" w:rsidP="00A7333E">
      <w:pPr>
        <w:pStyle w:val="EnglishHangEndNoCoptic"/>
        <w:ind w:firstLine="0"/>
      </w:pPr>
      <w:r>
        <w:t>and oil from the solid rock,</w:t>
      </w:r>
    </w:p>
    <w:p w14:paraId="10EBE9FA" w14:textId="77777777" w:rsidR="00EC501B" w:rsidRDefault="00EC501B" w:rsidP="00A7333E">
      <w:pPr>
        <w:pStyle w:val="EnglishHangNoCoptic"/>
      </w:pPr>
      <w:r>
        <w:t>14 butter of cows and milk of sheep,</w:t>
      </w:r>
    </w:p>
    <w:p w14:paraId="457BCC99" w14:textId="77777777" w:rsidR="00EC501B" w:rsidRDefault="00EC501B" w:rsidP="00A7333E">
      <w:pPr>
        <w:pStyle w:val="EnglishHangNoCoptic"/>
        <w:ind w:firstLine="0"/>
      </w:pPr>
      <w:r>
        <w:t>with fat of lambs and goats,</w:t>
      </w:r>
    </w:p>
    <w:p w14:paraId="3964ECF0" w14:textId="77777777" w:rsidR="00EC501B" w:rsidRDefault="00EC501B" w:rsidP="00A7333E">
      <w:pPr>
        <w:pStyle w:val="EnglishHangNoCoptic"/>
        <w:ind w:firstLine="0"/>
      </w:pPr>
      <w:r>
        <w:t>of the sons of bulls and goats,</w:t>
      </w:r>
    </w:p>
    <w:p w14:paraId="6FE2877B" w14:textId="77777777" w:rsidR="00EC501B" w:rsidRDefault="00EC501B" w:rsidP="00A7333E">
      <w:pPr>
        <w:pStyle w:val="EnglishHangNoCoptic"/>
        <w:ind w:firstLine="0"/>
      </w:pPr>
      <w:r>
        <w:t>with the choicest wheat;</w:t>
      </w:r>
    </w:p>
    <w:p w14:paraId="607460C9" w14:textId="77777777" w:rsidR="00EC501B" w:rsidRDefault="00EC501B" w:rsidP="00A7333E">
      <w:pPr>
        <w:pStyle w:val="EnglishHangEndNoCoptic"/>
        <w:ind w:firstLine="0"/>
      </w:pPr>
      <w:r>
        <w:t>and they drank wine, the blood of grapes.</w:t>
      </w:r>
    </w:p>
    <w:p w14:paraId="6BB1D675" w14:textId="77777777" w:rsidR="00EC501B" w:rsidRDefault="00EC501B" w:rsidP="00A7333E">
      <w:pPr>
        <w:pStyle w:val="EnglishHangNoCoptic"/>
      </w:pPr>
      <w:r>
        <w:t>15 So Jacob ate and was filled, and the beloved kicked;</w:t>
      </w:r>
    </w:p>
    <w:p w14:paraId="207D45BC" w14:textId="77777777" w:rsidR="00EC501B" w:rsidRDefault="00EC501B" w:rsidP="00A7333E">
      <w:pPr>
        <w:pStyle w:val="EnglishHangNoCoptic"/>
        <w:ind w:firstLine="0"/>
      </w:pPr>
      <w:r>
        <w:t>He grew fat, he became heavy, he became obese!</w:t>
      </w:r>
    </w:p>
    <w:p w14:paraId="00E90143" w14:textId="77777777" w:rsidR="00EC501B" w:rsidRDefault="00EC501B" w:rsidP="00A7333E">
      <w:pPr>
        <w:pStyle w:val="EnglishHangNoCoptic"/>
        <w:ind w:firstLine="0"/>
      </w:pPr>
      <w:r>
        <w:t>Then he forsook God who made him,</w:t>
      </w:r>
    </w:p>
    <w:p w14:paraId="05E21127" w14:textId="77777777" w:rsidR="00EC501B" w:rsidRDefault="00EC501B" w:rsidP="00A7333E">
      <w:pPr>
        <w:pStyle w:val="EnglishHangEndNoCoptic"/>
        <w:ind w:firstLine="0"/>
      </w:pPr>
      <w:r>
        <w:t>and departed from God his Saviour.</w:t>
      </w:r>
    </w:p>
    <w:p w14:paraId="4CB8C648" w14:textId="77777777" w:rsidR="00EC501B" w:rsidRDefault="00EC501B" w:rsidP="00A7333E">
      <w:pPr>
        <w:pStyle w:val="EnglishHangNoCoptic"/>
      </w:pPr>
      <w:r>
        <w:lastRenderedPageBreak/>
        <w:t>16 They provoked Me to wrath with foreign gods;</w:t>
      </w:r>
    </w:p>
    <w:p w14:paraId="679B9792" w14:textId="77777777" w:rsidR="00EC501B" w:rsidRDefault="00EC501B" w:rsidP="00A7333E">
      <w:pPr>
        <w:pStyle w:val="EnglishHangEndNoCoptic"/>
        <w:ind w:firstLine="0"/>
      </w:pPr>
      <w:r>
        <w:t>They embittered Me with their.</w:t>
      </w:r>
    </w:p>
    <w:p w14:paraId="5712ADB4" w14:textId="77777777" w:rsidR="00EC501B" w:rsidRDefault="00EC501B" w:rsidP="00A7333E">
      <w:pPr>
        <w:pStyle w:val="EnglishHangNoCoptic"/>
      </w:pPr>
      <w:r>
        <w:t>17 They sacrificed to demons, and not to God,</w:t>
      </w:r>
    </w:p>
    <w:p w14:paraId="029EC14A" w14:textId="77777777" w:rsidR="00EC501B" w:rsidRDefault="00EC501B" w:rsidP="00A7333E">
      <w:pPr>
        <w:pStyle w:val="EnglishHangNoCoptic"/>
        <w:ind w:firstLine="0"/>
      </w:pPr>
      <w:r>
        <w:t>to gods they did not know;</w:t>
      </w:r>
    </w:p>
    <w:p w14:paraId="1F69E0C4" w14:textId="77777777" w:rsidR="00EC501B" w:rsidRDefault="00EC501B" w:rsidP="00A7333E">
      <w:pPr>
        <w:pStyle w:val="EnglishHangNoCoptic"/>
        <w:ind w:firstLine="0"/>
      </w:pPr>
      <w:r>
        <w:t>new ones, recent gods arrived,</w:t>
      </w:r>
    </w:p>
    <w:p w14:paraId="3BE0917A" w14:textId="77777777" w:rsidR="00EC501B" w:rsidRDefault="00EC501B" w:rsidP="00A7333E">
      <w:pPr>
        <w:pStyle w:val="EnglishHangEndNoCoptic"/>
        <w:ind w:firstLine="0"/>
      </w:pPr>
      <w:r>
        <w:t>which their fathers did not know.</w:t>
      </w:r>
    </w:p>
    <w:p w14:paraId="3139D0BC" w14:textId="77777777" w:rsidR="00EC501B" w:rsidRDefault="00EC501B" w:rsidP="00A7333E">
      <w:pPr>
        <w:pStyle w:val="EnglishHangNoCoptic"/>
      </w:pPr>
      <w:r>
        <w:t>18 You abandoned the God who begot you,</w:t>
      </w:r>
    </w:p>
    <w:p w14:paraId="120986DB" w14:textId="77777777" w:rsidR="00EC501B" w:rsidRDefault="00EC501B" w:rsidP="00A7333E">
      <w:pPr>
        <w:pStyle w:val="EnglishHangEndNoCoptic"/>
        <w:ind w:firstLine="0"/>
      </w:pPr>
      <w:r>
        <w:t>And forgot the God who nourished you.</w:t>
      </w:r>
    </w:p>
    <w:p w14:paraId="128728C6" w14:textId="77777777" w:rsidR="00EC501B" w:rsidRDefault="00EC501B" w:rsidP="00A7333E">
      <w:pPr>
        <w:pStyle w:val="EnglishHangNoCoptic"/>
      </w:pPr>
      <w:r>
        <w:t>19 So the Lord saw it, and was jealous;</w:t>
      </w:r>
    </w:p>
    <w:p w14:paraId="6633E3A8" w14:textId="77777777" w:rsidR="00EC501B" w:rsidRDefault="00EC501B" w:rsidP="00A7333E">
      <w:pPr>
        <w:pStyle w:val="EnglishHangEndNoCoptic"/>
        <w:ind w:firstLine="0"/>
      </w:pPr>
      <w:r>
        <w:t>and He was provoked to anger by His sons and daughters.</w:t>
      </w:r>
    </w:p>
    <w:p w14:paraId="6FB198EB" w14:textId="77777777" w:rsidR="00EC501B" w:rsidRDefault="00EC501B" w:rsidP="00A7333E">
      <w:pPr>
        <w:pStyle w:val="EnglishHangNoCoptic"/>
      </w:pPr>
      <w:r>
        <w:t>20 Then He said, “I will turn My face from them,</w:t>
      </w:r>
    </w:p>
    <w:p w14:paraId="0B445700" w14:textId="77777777" w:rsidR="00EC501B" w:rsidRDefault="00EC501B" w:rsidP="00A7333E">
      <w:pPr>
        <w:pStyle w:val="EnglishHangNoCoptic"/>
        <w:ind w:firstLine="0"/>
      </w:pPr>
      <w:r>
        <w:t>and I will show them what their end will be;</w:t>
      </w:r>
    </w:p>
    <w:p w14:paraId="57CA5691" w14:textId="77777777" w:rsidR="00EC501B" w:rsidRDefault="00EC501B" w:rsidP="00A7333E">
      <w:pPr>
        <w:pStyle w:val="EnglishHangNoCoptic"/>
        <w:ind w:firstLine="0"/>
      </w:pPr>
      <w:r>
        <w:t>for they are a perverse generation,</w:t>
      </w:r>
    </w:p>
    <w:p w14:paraId="0867E207" w14:textId="77777777" w:rsidR="00EC501B" w:rsidRDefault="00EC501B" w:rsidP="00A7333E">
      <w:pPr>
        <w:pStyle w:val="EnglishHangEndNoCoptic"/>
        <w:ind w:firstLine="0"/>
      </w:pPr>
      <w:r>
        <w:t>sons in whom is no faith.</w:t>
      </w:r>
    </w:p>
    <w:p w14:paraId="1456E8DC" w14:textId="77777777" w:rsidR="00EC501B" w:rsidRDefault="00EC501B" w:rsidP="00A7333E">
      <w:pPr>
        <w:pStyle w:val="EnglishHangNoCoptic"/>
      </w:pPr>
      <w:r>
        <w:t>21 They made Me jealous with what is not God;</w:t>
      </w:r>
    </w:p>
    <w:p w14:paraId="652FE9E1" w14:textId="77777777" w:rsidR="00EC501B" w:rsidRDefault="00EC501B" w:rsidP="00A7333E">
      <w:pPr>
        <w:pStyle w:val="EnglishHangNoCoptic"/>
        <w:ind w:firstLine="0"/>
      </w:pPr>
      <w:r>
        <w:t>they provoked Me to anger by their idols;</w:t>
      </w:r>
    </w:p>
    <w:p w14:paraId="7A2C5226" w14:textId="77777777" w:rsidR="00EC501B" w:rsidRDefault="00EC501B" w:rsidP="00A7333E">
      <w:pPr>
        <w:pStyle w:val="EnglishHangNoCoptic"/>
        <w:ind w:firstLine="0"/>
      </w:pPr>
      <w:r>
        <w:t>so I will make them jealous by those who are not a nation;</w:t>
      </w:r>
    </w:p>
    <w:p w14:paraId="11586DD9" w14:textId="77777777" w:rsidR="00EC501B" w:rsidRDefault="00EC501B" w:rsidP="00A7333E">
      <w:pPr>
        <w:pStyle w:val="EnglishHangEndNoCoptic"/>
        <w:ind w:firstLine="0"/>
      </w:pPr>
      <w:r>
        <w:t>I will provoke them by a foolish nation.</w:t>
      </w:r>
    </w:p>
    <w:p w14:paraId="087AE2FF" w14:textId="77777777" w:rsidR="00EC501B" w:rsidRDefault="00EC501B" w:rsidP="00A7333E">
      <w:pPr>
        <w:pStyle w:val="EnglishHangNoCoptic"/>
      </w:pPr>
      <w:r>
        <w:t>22 For a fire is kindled in My anger,</w:t>
      </w:r>
    </w:p>
    <w:p w14:paraId="6D62F6D9" w14:textId="77777777" w:rsidR="00EC501B" w:rsidRDefault="00EC501B" w:rsidP="00A7333E">
      <w:pPr>
        <w:pStyle w:val="EnglishHangNoCoptic"/>
        <w:ind w:firstLine="0"/>
      </w:pPr>
      <w:r>
        <w:t>and will burn to the lowest Hades;</w:t>
      </w:r>
    </w:p>
    <w:p w14:paraId="08A4D51A" w14:textId="77777777" w:rsidR="00EC501B" w:rsidRDefault="00EC501B" w:rsidP="00A7333E">
      <w:pPr>
        <w:pStyle w:val="EnglishHangNoCoptic"/>
        <w:ind w:firstLine="0"/>
      </w:pPr>
      <w:r>
        <w:t>it will consume the land with its produce</w:t>
      </w:r>
    </w:p>
    <w:p w14:paraId="368FFA12" w14:textId="77777777" w:rsidR="00EC501B" w:rsidRDefault="00EC501B" w:rsidP="00A7333E">
      <w:pPr>
        <w:pStyle w:val="EnglishHangEndNoCoptic"/>
        <w:ind w:firstLine="0"/>
      </w:pPr>
      <w:r>
        <w:t>and set</w:t>
      </w:r>
      <w:r w:rsidRPr="008E14B2">
        <w:t xml:space="preserve"> </w:t>
      </w:r>
      <w:r>
        <w:t>the foundations of the mountains on fire.</w:t>
      </w:r>
    </w:p>
    <w:p w14:paraId="4C796426" w14:textId="77777777" w:rsidR="00EC501B" w:rsidRDefault="00EC501B" w:rsidP="00A7333E">
      <w:pPr>
        <w:pStyle w:val="EnglishHangNoCoptic"/>
      </w:pPr>
      <w:r>
        <w:t>23 I will gather evils against them;</w:t>
      </w:r>
    </w:p>
    <w:p w14:paraId="6803D6F3" w14:textId="77777777" w:rsidR="00EC501B" w:rsidRDefault="00EC501B" w:rsidP="00A7333E">
      <w:pPr>
        <w:pStyle w:val="EnglishHangEndNoCoptic"/>
        <w:ind w:firstLine="0"/>
      </w:pPr>
      <w:r>
        <w:t>I will spend My arrows on them:</w:t>
      </w:r>
    </w:p>
    <w:p w14:paraId="765A1D9D" w14:textId="77777777" w:rsidR="00EC501B" w:rsidRDefault="00EC501B" w:rsidP="00A7333E">
      <w:pPr>
        <w:pStyle w:val="EnglishHangNoCoptic"/>
      </w:pPr>
      <w:r>
        <w:t>24 they will be wasted with hunger,</w:t>
      </w:r>
    </w:p>
    <w:p w14:paraId="7A2EFB1B" w14:textId="77777777" w:rsidR="00EC501B" w:rsidRDefault="00EC501B" w:rsidP="00A7333E">
      <w:pPr>
        <w:pStyle w:val="EnglishHangNoCoptic"/>
        <w:ind w:firstLine="0"/>
      </w:pPr>
      <w:r>
        <w:t>devoured by birds and incurable disease;</w:t>
      </w:r>
    </w:p>
    <w:p w14:paraId="77642A60" w14:textId="77777777" w:rsidR="00EC501B" w:rsidRDefault="00EC501B" w:rsidP="00A7333E">
      <w:pPr>
        <w:pStyle w:val="EnglishHangNoCoptic"/>
        <w:ind w:firstLine="0"/>
      </w:pPr>
      <w:r>
        <w:t>I will also send</w:t>
      </w:r>
      <w:r w:rsidRPr="008E14B2">
        <w:t xml:space="preserve"> </w:t>
      </w:r>
      <w:r>
        <w:t>the teeth of wild animals against them,</w:t>
      </w:r>
    </w:p>
    <w:p w14:paraId="58BA908C" w14:textId="77777777" w:rsidR="00EC501B" w:rsidRDefault="00EC501B" w:rsidP="00A7333E">
      <w:pPr>
        <w:pStyle w:val="EnglishHangEndNoCoptic"/>
        <w:ind w:firstLine="0"/>
      </w:pPr>
      <w:r>
        <w:t>with the rage of things crawling on the ground.</w:t>
      </w:r>
    </w:p>
    <w:p w14:paraId="08482574" w14:textId="77777777" w:rsidR="00EC501B" w:rsidRDefault="00EC501B" w:rsidP="00A7333E">
      <w:pPr>
        <w:pStyle w:val="EnglishHangNoCoptic"/>
      </w:pPr>
      <w:r>
        <w:t>25 The sword will make them childless outside,</w:t>
      </w:r>
    </w:p>
    <w:p w14:paraId="52D17768" w14:textId="77777777" w:rsidR="00EC501B" w:rsidRDefault="00EC501B" w:rsidP="00A7333E">
      <w:pPr>
        <w:pStyle w:val="EnglishHangNoCoptic"/>
        <w:ind w:firstLine="0"/>
      </w:pPr>
      <w:r>
        <w:t>and fear from the inner chambers,</w:t>
      </w:r>
    </w:p>
    <w:p w14:paraId="48DEA753" w14:textId="77777777" w:rsidR="00EC501B" w:rsidRDefault="00EC501B" w:rsidP="00A7333E">
      <w:pPr>
        <w:pStyle w:val="EnglishHangNoCoptic"/>
        <w:ind w:firstLine="0"/>
      </w:pPr>
      <w:r>
        <w:t>for the young man and virgin,</w:t>
      </w:r>
    </w:p>
    <w:p w14:paraId="20C5ED20" w14:textId="77777777" w:rsidR="00EC501B" w:rsidRDefault="00EC501B" w:rsidP="00A7333E">
      <w:pPr>
        <w:pStyle w:val="EnglishHangEndNoCoptic"/>
        <w:ind w:firstLine="0"/>
      </w:pPr>
      <w:r>
        <w:t>the nursing child with the elder of gray hairs.</w:t>
      </w:r>
    </w:p>
    <w:p w14:paraId="6426B386" w14:textId="77777777" w:rsidR="00EC501B" w:rsidRDefault="00EC501B" w:rsidP="00A7333E">
      <w:pPr>
        <w:pStyle w:val="EnglishHangNoCoptic"/>
      </w:pPr>
      <w:r>
        <w:t>26 I said, “I will scatter them;</w:t>
      </w:r>
    </w:p>
    <w:p w14:paraId="3BC1FFC9" w14:textId="77777777" w:rsidR="00EC501B" w:rsidRDefault="00EC501B" w:rsidP="00A7333E">
      <w:pPr>
        <w:pStyle w:val="EnglishHangEndNoCoptic"/>
        <w:ind w:firstLine="0"/>
      </w:pPr>
      <w:r>
        <w:t>I will cause their memory to cease from among men,</w:t>
      </w:r>
    </w:p>
    <w:p w14:paraId="1C7E8F46" w14:textId="77777777" w:rsidR="00EC501B" w:rsidRDefault="00EC501B" w:rsidP="00A7333E">
      <w:pPr>
        <w:pStyle w:val="EnglishHangNoCoptic"/>
      </w:pPr>
      <w:r>
        <w:t>27 but for the wrath of the enemy, lest they live long,</w:t>
      </w:r>
    </w:p>
    <w:p w14:paraId="3E4B2E52" w14:textId="77777777" w:rsidR="00EC501B" w:rsidRDefault="00EC501B" w:rsidP="00A7333E">
      <w:pPr>
        <w:pStyle w:val="EnglishHangNoCoptic"/>
        <w:ind w:firstLine="0"/>
      </w:pPr>
      <w:r>
        <w:t>lest their adversaries make a joint attack,</w:t>
      </w:r>
    </w:p>
    <w:p w14:paraId="653CDAFA" w14:textId="77777777" w:rsidR="00EC501B" w:rsidRDefault="00EC501B" w:rsidP="00A7333E">
      <w:pPr>
        <w:pStyle w:val="EnglishHangNoCoptic"/>
        <w:ind w:firstLine="0"/>
      </w:pPr>
      <w:r>
        <w:t>lest they should say, ‘Our hand is high;</w:t>
      </w:r>
    </w:p>
    <w:p w14:paraId="6AA984D4" w14:textId="77777777" w:rsidR="00EC501B" w:rsidRDefault="00EC501B" w:rsidP="00A7333E">
      <w:pPr>
        <w:pStyle w:val="EnglishHangEndNoCoptic"/>
        <w:ind w:firstLine="0"/>
      </w:pPr>
      <w:r>
        <w:t>and it is not the Lord who did all this.’”</w:t>
      </w:r>
    </w:p>
    <w:p w14:paraId="0459BB52" w14:textId="77777777" w:rsidR="00EC501B" w:rsidRDefault="00EC501B" w:rsidP="00A7333E">
      <w:pPr>
        <w:pStyle w:val="EnglishHangNoCoptic"/>
      </w:pPr>
      <w:r>
        <w:lastRenderedPageBreak/>
        <w:t>28 For they are a nation void of counsel,</w:t>
      </w:r>
    </w:p>
    <w:p w14:paraId="0173E766" w14:textId="77777777" w:rsidR="00EC501B" w:rsidRDefault="00EC501B" w:rsidP="00A7333E">
      <w:pPr>
        <w:pStyle w:val="EnglishHangEndNoCoptic"/>
        <w:ind w:firstLine="0"/>
      </w:pPr>
      <w:r>
        <w:t>and is there is no understanding in them.</w:t>
      </w:r>
    </w:p>
    <w:p w14:paraId="5680E6C8" w14:textId="77777777" w:rsidR="00EC501B" w:rsidRDefault="00EC501B" w:rsidP="00A7333E">
      <w:pPr>
        <w:pStyle w:val="EnglishHangNoCoptic"/>
      </w:pPr>
      <w:r>
        <w:t>29 They were not wise to understand these things;</w:t>
      </w:r>
    </w:p>
    <w:p w14:paraId="2A225F60" w14:textId="77777777" w:rsidR="00EC501B" w:rsidRDefault="00EC501B" w:rsidP="00A7333E">
      <w:pPr>
        <w:pStyle w:val="EnglishHangEndNoCoptic"/>
        <w:ind w:firstLine="0"/>
      </w:pPr>
      <w:r>
        <w:t>let them be concerned for the coming time.</w:t>
      </w:r>
    </w:p>
    <w:p w14:paraId="03B1A737" w14:textId="77777777" w:rsidR="00EC501B" w:rsidRDefault="00EC501B" w:rsidP="00A7333E">
      <w:pPr>
        <w:pStyle w:val="EnglishHangNoCoptic"/>
      </w:pPr>
      <w:r>
        <w:t>30 How could one chase a thousand,</w:t>
      </w:r>
    </w:p>
    <w:p w14:paraId="5168AB71" w14:textId="77777777" w:rsidR="00EC501B" w:rsidRDefault="00EC501B" w:rsidP="00A7333E">
      <w:pPr>
        <w:pStyle w:val="EnglishHangNoCoptic"/>
        <w:ind w:firstLine="0"/>
      </w:pPr>
      <w:r>
        <w:t>and two put ten thousand to flight</w:t>
      </w:r>
    </w:p>
    <w:p w14:paraId="3785EC50" w14:textId="77777777" w:rsidR="00EC501B" w:rsidRDefault="00EC501B" w:rsidP="00A7333E">
      <w:pPr>
        <w:pStyle w:val="EnglishHangNoCoptic"/>
        <w:ind w:firstLine="0"/>
      </w:pPr>
      <w:r>
        <w:t>unless God had sold them,</w:t>
      </w:r>
    </w:p>
    <w:p w14:paraId="27C77FDF" w14:textId="77777777" w:rsidR="00EC501B" w:rsidRDefault="00EC501B" w:rsidP="00A7333E">
      <w:pPr>
        <w:pStyle w:val="EnglishHangEndNoCoptic"/>
        <w:ind w:firstLine="0"/>
      </w:pPr>
      <w:r>
        <w:t>and the Lord delivered them up?</w:t>
      </w:r>
    </w:p>
    <w:p w14:paraId="2B815A71" w14:textId="77777777" w:rsidR="00EC501B" w:rsidRDefault="00EC501B" w:rsidP="00A7333E">
      <w:pPr>
        <w:pStyle w:val="EnglishHangNoCoptic"/>
      </w:pPr>
      <w:r>
        <w:t>31 For our God is not like their gods,</w:t>
      </w:r>
    </w:p>
    <w:p w14:paraId="1C775F05" w14:textId="77777777" w:rsidR="00EC501B" w:rsidRDefault="00EC501B" w:rsidP="00A7333E">
      <w:pPr>
        <w:pStyle w:val="EnglishHangEndNoCoptic"/>
        <w:ind w:firstLine="0"/>
      </w:pPr>
      <w:r>
        <w:t>but our enemies are foolish.</w:t>
      </w:r>
    </w:p>
    <w:p w14:paraId="2A84FE9C" w14:textId="77777777" w:rsidR="00EC501B" w:rsidRDefault="00EC501B" w:rsidP="00A7333E">
      <w:pPr>
        <w:pStyle w:val="EnglishHangNoCoptic"/>
      </w:pPr>
      <w:r>
        <w:t>32 For their vineyard is of the vineyard of Sodom,</w:t>
      </w:r>
    </w:p>
    <w:p w14:paraId="4B287E90" w14:textId="77777777" w:rsidR="00EC501B" w:rsidRDefault="00EC501B" w:rsidP="00A7333E">
      <w:pPr>
        <w:pStyle w:val="EnglishHangNoCoptic"/>
        <w:ind w:firstLine="0"/>
      </w:pPr>
      <w:r>
        <w:t>and their vine is from Gomorrah;</w:t>
      </w:r>
    </w:p>
    <w:p w14:paraId="6B8C369F" w14:textId="77777777" w:rsidR="00EC501B" w:rsidRDefault="00EC501B" w:rsidP="00A7333E">
      <w:pPr>
        <w:pStyle w:val="EnglishHangNoCoptic"/>
        <w:ind w:firstLine="0"/>
      </w:pPr>
      <w:r>
        <w:t>their grapes are grapes of gall;</w:t>
      </w:r>
    </w:p>
    <w:p w14:paraId="7D186992" w14:textId="77777777" w:rsidR="00EC501B" w:rsidRDefault="00EC501B" w:rsidP="00A7333E">
      <w:pPr>
        <w:pStyle w:val="EnglishHangEndNoCoptic"/>
        <w:ind w:firstLine="0"/>
      </w:pPr>
      <w:r>
        <w:t>their clusters are bitter.</w:t>
      </w:r>
    </w:p>
    <w:p w14:paraId="2C96F0F7" w14:textId="77777777" w:rsidR="00EC501B" w:rsidRDefault="00EC501B" w:rsidP="00A7333E">
      <w:pPr>
        <w:pStyle w:val="EnglishHangNoCoptic"/>
      </w:pPr>
      <w:r>
        <w:t>33 Their wine is the wrath of serpents,</w:t>
      </w:r>
    </w:p>
    <w:p w14:paraId="35A6EF00" w14:textId="77777777" w:rsidR="00EC501B" w:rsidRDefault="00EC501B" w:rsidP="00A7333E">
      <w:pPr>
        <w:pStyle w:val="EnglishHangEndNoCoptic"/>
        <w:ind w:firstLine="0"/>
      </w:pPr>
      <w:r>
        <w:t>and the incurable wrath of asps.</w:t>
      </w:r>
    </w:p>
    <w:p w14:paraId="602BA079" w14:textId="77777777" w:rsidR="00EC501B" w:rsidRDefault="00EC501B" w:rsidP="00A7333E">
      <w:pPr>
        <w:pStyle w:val="EnglishHangNoCoptic"/>
      </w:pPr>
      <w:r>
        <w:t>34 Behold, has this not been gathered with me,</w:t>
      </w:r>
    </w:p>
    <w:p w14:paraId="04B83B1F" w14:textId="77777777" w:rsidR="00EC501B" w:rsidRDefault="00EC501B" w:rsidP="00A7333E">
      <w:pPr>
        <w:pStyle w:val="EnglishHangEndNoCoptic"/>
        <w:ind w:firstLine="0"/>
      </w:pPr>
      <w:r>
        <w:t>sealed up among My treasures?</w:t>
      </w:r>
    </w:p>
    <w:p w14:paraId="2AC0BCBA" w14:textId="77777777" w:rsidR="00EC501B" w:rsidRDefault="00EC501B" w:rsidP="00A7333E">
      <w:pPr>
        <w:pStyle w:val="EnglishHangNoCoptic"/>
      </w:pPr>
      <w:r>
        <w:t>35 I will repay on the day of vengeance;</w:t>
      </w:r>
    </w:p>
    <w:p w14:paraId="3F14E258" w14:textId="77777777" w:rsidR="00EC501B" w:rsidRDefault="00EC501B" w:rsidP="00A7333E">
      <w:pPr>
        <w:pStyle w:val="EnglishHangNoCoptic"/>
        <w:ind w:firstLine="0"/>
      </w:pPr>
      <w:r>
        <w:t>in time when their foot shall slip;</w:t>
      </w:r>
    </w:p>
    <w:p w14:paraId="1F3C1B58" w14:textId="77777777" w:rsidR="00EC501B" w:rsidRDefault="00EC501B" w:rsidP="00A7333E">
      <w:pPr>
        <w:pStyle w:val="EnglishHangNoCoptic"/>
        <w:ind w:firstLine="0"/>
      </w:pPr>
      <w:r>
        <w:t>for the day of their calamity is at hand,</w:t>
      </w:r>
    </w:p>
    <w:p w14:paraId="5FF1BC7C" w14:textId="77777777" w:rsidR="00EC501B" w:rsidRDefault="00EC501B" w:rsidP="00A7333E">
      <w:pPr>
        <w:pStyle w:val="EnglishHangEndNoCoptic"/>
        <w:ind w:firstLine="0"/>
      </w:pPr>
      <w:r>
        <w:t>and is waiting, ready for them.</w:t>
      </w:r>
    </w:p>
    <w:p w14:paraId="57D8BFC1" w14:textId="77777777" w:rsidR="00EC501B" w:rsidRDefault="00EC501B" w:rsidP="00A7333E">
      <w:pPr>
        <w:pStyle w:val="EnglishHangNoCoptic"/>
      </w:pPr>
      <w:r>
        <w:t>36 For the Lord will judge His people,</w:t>
      </w:r>
    </w:p>
    <w:p w14:paraId="31413FBB" w14:textId="77777777" w:rsidR="00EC501B" w:rsidRDefault="00EC501B" w:rsidP="00A7333E">
      <w:pPr>
        <w:pStyle w:val="EnglishHangNoCoptic"/>
        <w:ind w:left="0" w:firstLine="432"/>
      </w:pPr>
      <w:r>
        <w:t>and have compassion on His servants;</w:t>
      </w:r>
    </w:p>
    <w:p w14:paraId="2F36C300" w14:textId="77777777" w:rsidR="00EC501B" w:rsidRDefault="00EC501B" w:rsidP="00A7333E">
      <w:pPr>
        <w:pStyle w:val="EnglishHangNoCoptic"/>
        <w:ind w:firstLine="0"/>
      </w:pPr>
      <w:r>
        <w:t>for He sees them disabled,</w:t>
      </w:r>
    </w:p>
    <w:p w14:paraId="62E39736" w14:textId="77777777" w:rsidR="00EC501B" w:rsidRDefault="00EC501B" w:rsidP="00A7333E">
      <w:pPr>
        <w:pStyle w:val="EnglishHangEndNoCoptic"/>
        <w:ind w:firstLine="0"/>
      </w:pPr>
      <w:r>
        <w:t>and left in distress and weakened.</w:t>
      </w:r>
    </w:p>
    <w:p w14:paraId="502CE602" w14:textId="77777777" w:rsidR="00EC501B" w:rsidRDefault="00EC501B" w:rsidP="00A7333E">
      <w:pPr>
        <w:pStyle w:val="EnglishHangNoCoptic"/>
      </w:pPr>
      <w:r>
        <w:t>37 The Lord said,</w:t>
      </w:r>
    </w:p>
    <w:p w14:paraId="6580AA13" w14:textId="77777777" w:rsidR="00EC501B" w:rsidRDefault="00EC501B" w:rsidP="00A7333E">
      <w:pPr>
        <w:pStyle w:val="EnglishHangEndNoCoptic"/>
        <w:ind w:firstLine="0"/>
      </w:pPr>
      <w:r>
        <w:t>“Where are their gods in which they trusted?</w:t>
      </w:r>
    </w:p>
    <w:p w14:paraId="14098275" w14:textId="77777777" w:rsidR="00EC501B" w:rsidRDefault="00EC501B" w:rsidP="00A7333E">
      <w:pPr>
        <w:pStyle w:val="EnglishHangNoCoptic"/>
      </w:pPr>
      <w:r>
        <w:t>38 Who ate the fat of their sacrifices,</w:t>
      </w:r>
    </w:p>
    <w:p w14:paraId="4BDE7707" w14:textId="77777777" w:rsidR="00EC501B" w:rsidRDefault="00EC501B" w:rsidP="00A7333E">
      <w:pPr>
        <w:pStyle w:val="EnglishHangNoCoptic"/>
        <w:ind w:firstLine="0"/>
      </w:pPr>
      <w:r>
        <w:t>and drank the wine of their drink offerings?</w:t>
      </w:r>
    </w:p>
    <w:p w14:paraId="30892E0C" w14:textId="77777777" w:rsidR="00EC501B" w:rsidRDefault="00EC501B" w:rsidP="00A7333E">
      <w:pPr>
        <w:pStyle w:val="EnglishHangNoCoptic"/>
        <w:ind w:firstLine="0"/>
      </w:pPr>
      <w:r>
        <w:t>Let them rise and help you</w:t>
      </w:r>
    </w:p>
    <w:p w14:paraId="19B8486C" w14:textId="77777777" w:rsidR="00EC501B" w:rsidRDefault="00EC501B" w:rsidP="00A7333E">
      <w:pPr>
        <w:pStyle w:val="EnglishHangEndNoCoptic"/>
        <w:ind w:firstLine="0"/>
      </w:pPr>
      <w:r>
        <w:t>and be your defender.</w:t>
      </w:r>
    </w:p>
    <w:p w14:paraId="4DBF0457" w14:textId="77777777" w:rsidR="00EC501B" w:rsidRDefault="00EC501B" w:rsidP="00A7333E">
      <w:pPr>
        <w:pStyle w:val="EnglishHangNoCoptic"/>
      </w:pPr>
      <w:r>
        <w:lastRenderedPageBreak/>
        <w:t>39 Now see, I, even I, am He,</w:t>
      </w:r>
    </w:p>
    <w:p w14:paraId="341664C8" w14:textId="77777777" w:rsidR="00EC501B" w:rsidRDefault="00EC501B" w:rsidP="00A7333E">
      <w:pPr>
        <w:pStyle w:val="EnglishHangNoCoptic"/>
        <w:ind w:firstLine="0"/>
      </w:pPr>
      <w:r>
        <w:t>and there is no god besides Me;</w:t>
      </w:r>
    </w:p>
    <w:p w14:paraId="5A252B11" w14:textId="77777777" w:rsidR="00EC501B" w:rsidRDefault="00EC501B" w:rsidP="00A7333E">
      <w:pPr>
        <w:pStyle w:val="EnglishHangNoCoptic"/>
        <w:ind w:firstLine="0"/>
      </w:pPr>
      <w:r>
        <w:t>I kill and I make alive;</w:t>
      </w:r>
    </w:p>
    <w:p w14:paraId="5EF1FFEB" w14:textId="77777777" w:rsidR="00EC501B" w:rsidRDefault="00EC501B" w:rsidP="00A7333E">
      <w:pPr>
        <w:pStyle w:val="EnglishHangNoCoptic"/>
        <w:ind w:firstLine="0"/>
      </w:pPr>
      <w:r>
        <w:t>I wound and I heal;</w:t>
      </w:r>
    </w:p>
    <w:p w14:paraId="04F3C4EC" w14:textId="77777777" w:rsidR="00EC501B" w:rsidRDefault="00EC501B" w:rsidP="00A7333E">
      <w:pPr>
        <w:pStyle w:val="EnglishHangEndNoCoptic"/>
        <w:ind w:firstLine="0"/>
      </w:pPr>
      <w:r>
        <w:t>and there is no one who can deliver from My hands.</w:t>
      </w:r>
    </w:p>
    <w:p w14:paraId="16D65074" w14:textId="77777777" w:rsidR="00EC501B" w:rsidRDefault="00EC501B" w:rsidP="00A7333E">
      <w:pPr>
        <w:pStyle w:val="EnglishHangNoCoptic"/>
      </w:pPr>
      <w:r>
        <w:t>40 For I raise My hand to heaven,</w:t>
      </w:r>
    </w:p>
    <w:p w14:paraId="36D926E4" w14:textId="77777777" w:rsidR="00EC501B" w:rsidRDefault="00EC501B" w:rsidP="00A7333E">
      <w:pPr>
        <w:pStyle w:val="EnglishHangNoCoptic"/>
        <w:ind w:firstLine="0"/>
      </w:pPr>
      <w:r>
        <w:t>and I swear by My right hand, and say,</w:t>
      </w:r>
    </w:p>
    <w:p w14:paraId="43B5CDDF" w14:textId="77777777" w:rsidR="00EC501B" w:rsidRDefault="00EC501B" w:rsidP="00A7333E">
      <w:pPr>
        <w:pStyle w:val="EnglishHangEndNoCoptic"/>
        <w:ind w:firstLine="0"/>
      </w:pPr>
      <w:r>
        <w:t>‘As I live forever,</w:t>
      </w:r>
    </w:p>
    <w:p w14:paraId="30A7C412" w14:textId="77777777" w:rsidR="00EC501B" w:rsidRDefault="00EC501B" w:rsidP="00A7333E">
      <w:pPr>
        <w:pStyle w:val="EnglishHangNoCoptic"/>
      </w:pPr>
      <w:r>
        <w:t>41 for I sharpen My sword like lightning,</w:t>
      </w:r>
    </w:p>
    <w:p w14:paraId="2F19BB22" w14:textId="77777777" w:rsidR="00EC501B" w:rsidRDefault="00EC501B" w:rsidP="00A7333E">
      <w:pPr>
        <w:pStyle w:val="EnglishHangNoCoptic"/>
        <w:ind w:firstLine="0"/>
      </w:pPr>
      <w:r>
        <w:t>and My hand takes hold of judgment.,</w:t>
      </w:r>
    </w:p>
    <w:p w14:paraId="092CE3F7" w14:textId="77777777" w:rsidR="00EC501B" w:rsidRDefault="00EC501B" w:rsidP="00A7333E">
      <w:pPr>
        <w:pStyle w:val="EnglishHangNoCoptic"/>
        <w:ind w:firstLine="0"/>
      </w:pPr>
      <w:r>
        <w:t>I will render vengeance on My enemies,</w:t>
      </w:r>
    </w:p>
    <w:p w14:paraId="1A3241B1" w14:textId="77777777" w:rsidR="00EC501B" w:rsidRDefault="00EC501B" w:rsidP="00A7333E">
      <w:pPr>
        <w:pStyle w:val="EnglishHangEndNoCoptic"/>
        <w:ind w:firstLine="0"/>
      </w:pPr>
      <w:r>
        <w:t>And repay those who hate Me.</w:t>
      </w:r>
    </w:p>
    <w:p w14:paraId="150ED74E" w14:textId="77777777" w:rsidR="00EC501B" w:rsidRDefault="00EC501B" w:rsidP="00A7333E">
      <w:pPr>
        <w:pStyle w:val="EnglishHangNoCoptic"/>
      </w:pPr>
      <w:r>
        <w:t>42 I will make My arrows drunk from blood;</w:t>
      </w:r>
    </w:p>
    <w:p w14:paraId="7566810E" w14:textId="77777777" w:rsidR="00EC501B" w:rsidRDefault="00EC501B" w:rsidP="00A7333E">
      <w:pPr>
        <w:pStyle w:val="EnglishHangNoCoptic"/>
        <w:ind w:firstLine="0"/>
      </w:pPr>
      <w:r>
        <w:t>and My sword shall devour flesh</w:t>
      </w:r>
    </w:p>
    <w:p w14:paraId="7871FF5A" w14:textId="77777777" w:rsidR="00EC501B" w:rsidRDefault="00EC501B" w:rsidP="00A7333E">
      <w:pPr>
        <w:pStyle w:val="EnglishHangNoCoptic"/>
        <w:ind w:firstLine="0"/>
      </w:pPr>
      <w:r>
        <w:t>with the blood of the slain and the captives,</w:t>
      </w:r>
    </w:p>
    <w:p w14:paraId="485E16E8" w14:textId="77777777" w:rsidR="00EC501B" w:rsidRDefault="00EC501B" w:rsidP="00A7333E">
      <w:pPr>
        <w:pStyle w:val="EnglishHangEndNoCoptic"/>
        <w:ind w:firstLine="0"/>
      </w:pPr>
      <w:r>
        <w:t>from the heads of the leaders of the enemies.’”</w:t>
      </w:r>
    </w:p>
    <w:p w14:paraId="5CA19BD2" w14:textId="77777777" w:rsidR="00EC501B" w:rsidRDefault="00EC501B" w:rsidP="00A7333E">
      <w:pPr>
        <w:pStyle w:val="EnglishHangNoCoptic"/>
      </w:pPr>
      <w:r>
        <w:t>43 Rejoice, O Heavens, together with Him,</w:t>
      </w:r>
    </w:p>
    <w:p w14:paraId="3EE3A374" w14:textId="77777777" w:rsidR="00EC501B" w:rsidRDefault="00EC501B" w:rsidP="00A7333E">
      <w:pPr>
        <w:pStyle w:val="EnglishHangNoCoptic"/>
        <w:ind w:firstLine="0"/>
      </w:pPr>
      <w:r>
        <w:t>and worship Him, all the sons of God;</w:t>
      </w:r>
    </w:p>
    <w:p w14:paraId="3E025CA7" w14:textId="77777777" w:rsidR="00EC501B" w:rsidRDefault="00EC501B" w:rsidP="00A7333E">
      <w:pPr>
        <w:pStyle w:val="EnglishHangNoCoptic"/>
        <w:ind w:firstLine="0"/>
      </w:pPr>
      <w:r>
        <w:t>rejoice, O nations, with His people;</w:t>
      </w:r>
    </w:p>
    <w:p w14:paraId="7BA93F64" w14:textId="77777777" w:rsidR="00EC501B" w:rsidRDefault="00EC501B" w:rsidP="00A7333E">
      <w:pPr>
        <w:pStyle w:val="EnglishHangNoCoptic"/>
        <w:ind w:firstLine="0"/>
      </w:pPr>
      <w:r>
        <w:t>and let all the angels of God be strong with Him;</w:t>
      </w:r>
    </w:p>
    <w:p w14:paraId="26F1DF88" w14:textId="77777777" w:rsidR="00EC501B" w:rsidRDefault="00EC501B" w:rsidP="00A7333E">
      <w:pPr>
        <w:pStyle w:val="EnglishHangNoCoptic"/>
        <w:ind w:firstLine="0"/>
      </w:pPr>
      <w:r>
        <w:t>for He will avenge the blood of His sons</w:t>
      </w:r>
    </w:p>
    <w:p w14:paraId="28193628" w14:textId="77777777" w:rsidR="00EC501B" w:rsidRDefault="00EC501B" w:rsidP="00A7333E">
      <w:pPr>
        <w:pStyle w:val="EnglishHangNoCoptic"/>
        <w:ind w:firstLine="0"/>
      </w:pPr>
      <w:r>
        <w:t>and render vengeance to His adversaries;</w:t>
      </w:r>
    </w:p>
    <w:p w14:paraId="6A3F5686" w14:textId="77777777" w:rsidR="00EC501B" w:rsidRDefault="00EC501B" w:rsidP="00A7333E">
      <w:pPr>
        <w:pStyle w:val="EnglishHangEndNoCoptic"/>
        <w:ind w:firstLine="0"/>
      </w:pPr>
      <w:r>
        <w:t>and the Lord will purify the land of His people.</w:t>
      </w:r>
    </w:p>
    <w:p w14:paraId="1AE74326" w14:textId="77777777" w:rsidR="00EC501B" w:rsidRDefault="00EC501B" w:rsidP="00A7333E">
      <w:pPr>
        <w:pStyle w:val="Heading4"/>
      </w:pPr>
      <w:r>
        <w:t>The Prayer of Hannah, Samuel’s Mother</w:t>
      </w:r>
    </w:p>
    <w:p w14:paraId="3507D4EF" w14:textId="77777777" w:rsidR="00EC501B" w:rsidRDefault="00EC501B" w:rsidP="00A7333E">
      <w:pPr>
        <w:pStyle w:val="Rubric"/>
      </w:pPr>
      <w:r>
        <w:t>(1 Kings 2:1-10; Coptic rite: Joyous Saturday, Byzantine rite: Third Ode; The barren one strangely bares a son and praises God: You are holy, O Lord, and my spirit praises You.)</w:t>
      </w:r>
    </w:p>
    <w:p w14:paraId="08809D49" w14:textId="77777777" w:rsidR="00EC501B" w:rsidRPr="00634364" w:rsidRDefault="00EC501B" w:rsidP="00A7333E">
      <w:pPr>
        <w:pStyle w:val="Rubric"/>
      </w:pPr>
      <w:r>
        <w:t>A reading from the First book of Kings.</w:t>
      </w:r>
    </w:p>
    <w:p w14:paraId="491E9F6F" w14:textId="77777777" w:rsidR="00EC501B" w:rsidRDefault="00EC501B" w:rsidP="00A7333E">
      <w:pPr>
        <w:pStyle w:val="EnglishHangNoCoptic"/>
      </w:pPr>
      <w:r>
        <w:t>“My heart is strengthened in the Lord;</w:t>
      </w:r>
    </w:p>
    <w:p w14:paraId="36D73BB8" w14:textId="77777777" w:rsidR="00EC501B" w:rsidRDefault="00EC501B" w:rsidP="00A7333E">
      <w:pPr>
        <w:pStyle w:val="EnglishHangNoCoptic"/>
        <w:ind w:firstLine="0"/>
      </w:pPr>
      <w:r>
        <w:t>my strength is exalted in my God.</w:t>
      </w:r>
    </w:p>
    <w:p w14:paraId="7A1AC5E0" w14:textId="77777777" w:rsidR="00EC501B" w:rsidRDefault="00EC501B" w:rsidP="00A7333E">
      <w:pPr>
        <w:pStyle w:val="EnglishHangNoCoptic"/>
        <w:ind w:firstLine="0"/>
      </w:pPr>
      <w:r>
        <w:t>I smile at my enemies;</w:t>
      </w:r>
    </w:p>
    <w:p w14:paraId="70261FE1" w14:textId="77777777" w:rsidR="00EC501B" w:rsidRDefault="00EC501B" w:rsidP="00A7333E">
      <w:pPr>
        <w:pStyle w:val="EnglishHangEndNoCoptic"/>
        <w:ind w:firstLine="0"/>
      </w:pPr>
      <w:r>
        <w:t>I rejoice in Your salvation,</w:t>
      </w:r>
    </w:p>
    <w:p w14:paraId="01A1DE2C" w14:textId="77777777" w:rsidR="00EC501B" w:rsidRDefault="00EC501B" w:rsidP="00A7333E">
      <w:pPr>
        <w:pStyle w:val="EnglishHangNoCoptic"/>
      </w:pPr>
      <w:r>
        <w:t>2 because no one is holy like the Lord,</w:t>
      </w:r>
    </w:p>
    <w:p w14:paraId="39D4F2F6" w14:textId="77777777" w:rsidR="00EC501B" w:rsidRDefault="00EC501B" w:rsidP="00A7333E">
      <w:pPr>
        <w:pStyle w:val="EnglishHangNoCoptic"/>
        <w:ind w:firstLine="0"/>
      </w:pPr>
      <w:r>
        <w:t>no one is righteous like our God,</w:t>
      </w:r>
    </w:p>
    <w:p w14:paraId="39798AF4" w14:textId="77777777" w:rsidR="00EC501B" w:rsidRDefault="00EC501B" w:rsidP="00A7333E">
      <w:pPr>
        <w:pStyle w:val="EnglishHangEndNoCoptic"/>
        <w:ind w:firstLine="0"/>
      </w:pPr>
      <w:r>
        <w:t>no one is holy but You.</w:t>
      </w:r>
    </w:p>
    <w:p w14:paraId="06D491CE" w14:textId="77777777" w:rsidR="00EC501B" w:rsidRDefault="00EC501B" w:rsidP="00A7333E">
      <w:pPr>
        <w:pStyle w:val="EnglishHangNoCoptic"/>
      </w:pPr>
      <w:r>
        <w:t>3 Do not boast or speak of high things;</w:t>
      </w:r>
    </w:p>
    <w:p w14:paraId="23EA332D" w14:textId="77777777" w:rsidR="00EC501B" w:rsidRDefault="00EC501B" w:rsidP="00A7333E">
      <w:pPr>
        <w:pStyle w:val="EnglishHangNoCoptic"/>
        <w:ind w:firstLine="0"/>
      </w:pPr>
      <w:r>
        <w:t>do not let any arrogance come from your mouth,</w:t>
      </w:r>
    </w:p>
    <w:p w14:paraId="6ABA06AF" w14:textId="77777777" w:rsidR="00EC501B" w:rsidRDefault="00EC501B" w:rsidP="00A7333E">
      <w:pPr>
        <w:pStyle w:val="EnglishHangNoCoptic"/>
        <w:ind w:firstLine="0"/>
      </w:pPr>
      <w:r>
        <w:t>for the Lord is the God of knowledge;</w:t>
      </w:r>
    </w:p>
    <w:p w14:paraId="7D9F5065" w14:textId="77777777" w:rsidR="00EC501B" w:rsidRDefault="00EC501B" w:rsidP="00A7333E">
      <w:pPr>
        <w:pStyle w:val="EnglishHangEndNoCoptic"/>
        <w:ind w:firstLine="0"/>
      </w:pPr>
      <w:r>
        <w:t>and God is preparing His actions.</w:t>
      </w:r>
    </w:p>
    <w:p w14:paraId="63DC3750" w14:textId="77777777" w:rsidR="00EC501B" w:rsidRDefault="00EC501B" w:rsidP="00A7333E">
      <w:pPr>
        <w:pStyle w:val="EnglishHangNoCoptic"/>
      </w:pPr>
      <w:r>
        <w:lastRenderedPageBreak/>
        <w:t>4 He weakened the bow of mighty men,</w:t>
      </w:r>
    </w:p>
    <w:p w14:paraId="1242E563" w14:textId="77777777" w:rsidR="00EC501B" w:rsidRDefault="00EC501B" w:rsidP="00A7333E">
      <w:pPr>
        <w:pStyle w:val="EnglishHangEndNoCoptic"/>
        <w:ind w:firstLine="0"/>
      </w:pPr>
      <w:r>
        <w:t>and those who are weak are girded with strength.</w:t>
      </w:r>
    </w:p>
    <w:p w14:paraId="2B66BAF7" w14:textId="77777777" w:rsidR="00EC501B" w:rsidRDefault="00EC501B" w:rsidP="00A7333E">
      <w:pPr>
        <w:pStyle w:val="EnglishHangNoCoptic"/>
      </w:pPr>
      <w:r>
        <w:t>5 Those who were full of bread were made empty,</w:t>
      </w:r>
    </w:p>
    <w:p w14:paraId="1F1F71D2" w14:textId="77777777" w:rsidR="00EC501B" w:rsidRDefault="00EC501B" w:rsidP="00A7333E">
      <w:pPr>
        <w:pStyle w:val="EnglishHangNoCoptic"/>
        <w:ind w:firstLine="0"/>
      </w:pPr>
      <w:r>
        <w:t>and the hungry have forsaken the land.</w:t>
      </w:r>
    </w:p>
    <w:p w14:paraId="145E41D6" w14:textId="77777777" w:rsidR="00EC501B" w:rsidRDefault="00EC501B" w:rsidP="00A7333E">
      <w:pPr>
        <w:pStyle w:val="EnglishHangNoCoptic"/>
        <w:ind w:firstLine="0"/>
      </w:pPr>
      <w:r>
        <w:t>The barren woman has borne seven,</w:t>
      </w:r>
    </w:p>
    <w:p w14:paraId="7F105939" w14:textId="77777777" w:rsidR="00EC501B" w:rsidRDefault="00EC501B" w:rsidP="00A7333E">
      <w:pPr>
        <w:pStyle w:val="EnglishHangEndNoCoptic"/>
        <w:ind w:firstLine="0"/>
      </w:pPr>
      <w:r>
        <w:t>and she who has many children has become weak.</w:t>
      </w:r>
    </w:p>
    <w:p w14:paraId="313BDF89" w14:textId="77777777" w:rsidR="00EC501B" w:rsidRDefault="00EC501B" w:rsidP="00A7333E">
      <w:pPr>
        <w:pStyle w:val="EnglishHangNoCoptic"/>
      </w:pPr>
      <w:r>
        <w:t>6 The Lord kills and makes alive;</w:t>
      </w:r>
    </w:p>
    <w:p w14:paraId="60FB601C" w14:textId="77777777" w:rsidR="00EC501B" w:rsidRDefault="00EC501B" w:rsidP="00A7333E">
      <w:pPr>
        <w:pStyle w:val="EnglishHangEndNoCoptic"/>
        <w:ind w:firstLine="0"/>
      </w:pPr>
      <w:r>
        <w:t>He brings down to Hades and raises up.</w:t>
      </w:r>
    </w:p>
    <w:p w14:paraId="26A30E1B" w14:textId="77777777" w:rsidR="00EC501B" w:rsidRDefault="00EC501B" w:rsidP="00A7333E">
      <w:pPr>
        <w:pStyle w:val="EnglishHangNoCoptic"/>
      </w:pPr>
      <w:r>
        <w:t>7 The Lord makes poor and rich;</w:t>
      </w:r>
    </w:p>
    <w:p w14:paraId="5860E5EB" w14:textId="77777777" w:rsidR="00EC501B" w:rsidRDefault="00EC501B" w:rsidP="00A7333E">
      <w:pPr>
        <w:pStyle w:val="EnglishHangEndNoCoptic"/>
        <w:ind w:firstLine="0"/>
      </w:pPr>
      <w:r>
        <w:t>He brings low and raises on high.</w:t>
      </w:r>
    </w:p>
    <w:p w14:paraId="1861467C" w14:textId="77777777" w:rsidR="00EC501B" w:rsidRDefault="00EC501B" w:rsidP="00A7333E">
      <w:pPr>
        <w:pStyle w:val="EnglishHangNoCoptic"/>
      </w:pPr>
      <w:r>
        <w:t>8 He raises the poor from the ground</w:t>
      </w:r>
    </w:p>
    <w:p w14:paraId="66D9BBEA" w14:textId="77777777" w:rsidR="00EC501B" w:rsidRDefault="00EC501B" w:rsidP="00A7333E">
      <w:pPr>
        <w:pStyle w:val="EnglishHangNoCoptic"/>
        <w:ind w:firstLine="0"/>
      </w:pPr>
      <w:r>
        <w:t>and lifts the needy from the dunghill,</w:t>
      </w:r>
    </w:p>
    <w:p w14:paraId="4A0AFB0A" w14:textId="77777777" w:rsidR="00EC501B" w:rsidRDefault="00EC501B" w:rsidP="00A7333E">
      <w:pPr>
        <w:pStyle w:val="EnglishHangNoCoptic"/>
        <w:ind w:firstLine="0"/>
      </w:pPr>
      <w:r>
        <w:t>to set them among princely people</w:t>
      </w:r>
    </w:p>
    <w:p w14:paraId="224D9237" w14:textId="77777777" w:rsidR="00EC501B" w:rsidRDefault="00EC501B" w:rsidP="00A7333E">
      <w:pPr>
        <w:pStyle w:val="EnglishHangEndNoCoptic"/>
        <w:ind w:firstLine="0"/>
      </w:pPr>
      <w:r>
        <w:t>and make them inherit a throne of glory.</w:t>
      </w:r>
    </w:p>
    <w:p w14:paraId="14EF0AD2" w14:textId="77777777" w:rsidR="00EC501B" w:rsidRDefault="00EC501B" w:rsidP="00A7333E">
      <w:pPr>
        <w:pStyle w:val="EnglishHangNoCoptic"/>
      </w:pPr>
      <w:r>
        <w:t>9 Granting the prayer of the one praying,</w:t>
      </w:r>
    </w:p>
    <w:p w14:paraId="317ECEAA" w14:textId="77777777" w:rsidR="00EC501B" w:rsidRDefault="00EC501B" w:rsidP="00A7333E">
      <w:pPr>
        <w:pStyle w:val="EnglishHangNoCoptic"/>
        <w:ind w:firstLine="0"/>
      </w:pPr>
      <w:r>
        <w:t>He blesses with righteous years;</w:t>
      </w:r>
    </w:p>
    <w:p w14:paraId="68CB2852" w14:textId="77777777" w:rsidR="00EC501B" w:rsidRDefault="00EC501B" w:rsidP="00A7333E">
      <w:pPr>
        <w:pStyle w:val="EnglishHangEndNoCoptic"/>
        <w:ind w:firstLine="0"/>
      </w:pPr>
      <w:r>
        <w:t>for no man can prevail by strength.</w:t>
      </w:r>
    </w:p>
    <w:p w14:paraId="54D6C674" w14:textId="77777777" w:rsidR="00EC501B" w:rsidRDefault="00EC501B" w:rsidP="00A7333E">
      <w:pPr>
        <w:pStyle w:val="EnglishHangNoCoptic"/>
      </w:pPr>
      <w:r>
        <w:t>10 The Lord makes His adversaries weak;</w:t>
      </w:r>
    </w:p>
    <w:p w14:paraId="4E8822DC" w14:textId="77777777" w:rsidR="00EC501B" w:rsidRDefault="00EC501B" w:rsidP="00A7333E">
      <w:pPr>
        <w:pStyle w:val="EnglishHangNoCoptic"/>
        <w:ind w:firstLine="0"/>
      </w:pPr>
      <w:r>
        <w:t>the Lord is holy.</w:t>
      </w:r>
    </w:p>
    <w:p w14:paraId="57AE4024" w14:textId="77777777" w:rsidR="00EC501B" w:rsidRDefault="00EC501B" w:rsidP="00A7333E">
      <w:pPr>
        <w:pStyle w:val="EnglishHangNoCoptic"/>
        <w:ind w:firstLine="0"/>
      </w:pPr>
      <w:r>
        <w:t>Do not let the man of learning boast in his understanding,</w:t>
      </w:r>
    </w:p>
    <w:p w14:paraId="52DF8656" w14:textId="77777777" w:rsidR="00EC501B" w:rsidRDefault="00EC501B" w:rsidP="00A7333E">
      <w:pPr>
        <w:pStyle w:val="EnglishHangNoCoptic"/>
        <w:ind w:firstLine="0"/>
      </w:pPr>
      <w:r>
        <w:t>nor let the man of might boast in his might,</w:t>
      </w:r>
    </w:p>
    <w:p w14:paraId="6431623D" w14:textId="77777777" w:rsidR="00EC501B" w:rsidRDefault="00EC501B" w:rsidP="00A7333E">
      <w:pPr>
        <w:pStyle w:val="EnglishHangNoCoptic"/>
        <w:ind w:firstLine="0"/>
      </w:pPr>
      <w:r>
        <w:t>nor let the man of riches boast in his riches.</w:t>
      </w:r>
    </w:p>
    <w:p w14:paraId="5592A58F" w14:textId="77777777" w:rsidR="00EC501B" w:rsidRDefault="00EC501B" w:rsidP="00A7333E">
      <w:pPr>
        <w:pStyle w:val="EnglishHangNoCoptic"/>
        <w:ind w:firstLine="0"/>
      </w:pPr>
      <w:r>
        <w:t>Let the one who boasts boast in this:</w:t>
      </w:r>
    </w:p>
    <w:p w14:paraId="75E65243" w14:textId="77777777" w:rsidR="00EC501B" w:rsidRDefault="00EC501B" w:rsidP="00A7333E">
      <w:pPr>
        <w:pStyle w:val="EnglishHangNoCoptic"/>
        <w:ind w:firstLine="0"/>
      </w:pPr>
      <w:r>
        <w:t>to understand and to know the Lord</w:t>
      </w:r>
    </w:p>
    <w:p w14:paraId="1FEEC316" w14:textId="77777777" w:rsidR="00EC501B" w:rsidRDefault="00EC501B" w:rsidP="00A7333E">
      <w:pPr>
        <w:pStyle w:val="EnglishHangEndNoCoptic"/>
        <w:ind w:firstLine="0"/>
      </w:pPr>
      <w:r>
        <w:t>and to do justice and righteousness in the midst of the earth.</w:t>
      </w:r>
    </w:p>
    <w:p w14:paraId="25BEE874" w14:textId="77777777" w:rsidR="00EC501B" w:rsidRDefault="00EC501B" w:rsidP="00A7333E">
      <w:pPr>
        <w:pStyle w:val="EnglishHangNoCoptic"/>
      </w:pPr>
      <w:r>
        <w:t>The Lord ascended into the heavens and thundered.</w:t>
      </w:r>
    </w:p>
    <w:p w14:paraId="27E86C3B" w14:textId="77777777" w:rsidR="00EC501B" w:rsidRDefault="00EC501B" w:rsidP="00A7333E">
      <w:pPr>
        <w:pStyle w:val="EnglishHangNoCoptic"/>
        <w:ind w:firstLine="0"/>
      </w:pPr>
      <w:r>
        <w:t>The Lord judges the ends of the earth.</w:t>
      </w:r>
    </w:p>
    <w:p w14:paraId="1A8CCEDB" w14:textId="77777777" w:rsidR="00EC501B" w:rsidRDefault="00EC501B" w:rsidP="00A7333E">
      <w:pPr>
        <w:pStyle w:val="EnglishHangNoCoptic"/>
        <w:ind w:firstLine="0"/>
      </w:pPr>
      <w:r>
        <w:t>He gives strength to our kings,</w:t>
      </w:r>
    </w:p>
    <w:p w14:paraId="26E85C9C" w14:textId="77777777" w:rsidR="00EC501B" w:rsidRDefault="00EC501B" w:rsidP="00A7333E">
      <w:pPr>
        <w:pStyle w:val="EnglishHangNoCoptic"/>
        <w:ind w:firstLine="0"/>
      </w:pPr>
      <w:r>
        <w:t>and He will raise the power of His Christ.”</w:t>
      </w:r>
    </w:p>
    <w:p w14:paraId="3B35973A" w14:textId="77777777" w:rsidR="00EC501B" w:rsidRDefault="00EC501B" w:rsidP="00A7333E">
      <w:pPr>
        <w:pStyle w:val="Heading4"/>
      </w:pPr>
      <w:r>
        <w:t>The Prayer of Habakkuk the Prophet</w:t>
      </w:r>
    </w:p>
    <w:p w14:paraId="11F75BA6" w14:textId="77777777" w:rsidR="00EC501B" w:rsidRDefault="00EC501B" w:rsidP="00A7333E">
      <w:pPr>
        <w:pStyle w:val="Rubric"/>
      </w:pPr>
      <w:r>
        <w:t>(Habakkuk 3:2-19; Coptic rite: Joyous Saturday, Byzantine rite: Fourth Ode; The prayer of the prophet Habakkuk, with an ode.)</w:t>
      </w:r>
    </w:p>
    <w:p w14:paraId="59839F08" w14:textId="77777777" w:rsidR="00EC501B" w:rsidRPr="0069088C" w:rsidRDefault="00EC501B" w:rsidP="00A7333E">
      <w:pPr>
        <w:pStyle w:val="Rubric"/>
      </w:pPr>
      <w:r>
        <w:t>A reading from the Book of Habakkuk the Prophet. May his blessing be upon us all. Amen.</w:t>
      </w:r>
    </w:p>
    <w:p w14:paraId="2978EACC" w14:textId="77777777" w:rsidR="00EC501B" w:rsidRDefault="00EC501B" w:rsidP="00A7333E">
      <w:pPr>
        <w:pStyle w:val="EnglishHangNoCoptic"/>
      </w:pPr>
      <w:r>
        <w:lastRenderedPageBreak/>
        <w:t>O Lord, I have heard of Your renown and was afraid;</w:t>
      </w:r>
    </w:p>
    <w:p w14:paraId="1ED45560" w14:textId="77777777" w:rsidR="00EC501B" w:rsidRDefault="00EC501B" w:rsidP="00A7333E">
      <w:pPr>
        <w:pStyle w:val="EnglishHangNoCoptic"/>
        <w:ind w:firstLine="0"/>
      </w:pPr>
      <w:r>
        <w:t>I considered Your works and was greatly astonished.</w:t>
      </w:r>
    </w:p>
    <w:p w14:paraId="52DBFF5E" w14:textId="77777777" w:rsidR="00EC501B" w:rsidRDefault="00EC501B" w:rsidP="00A7333E">
      <w:pPr>
        <w:pStyle w:val="EnglishHangNoCoptic"/>
        <w:ind w:firstLine="0"/>
      </w:pPr>
      <w:r>
        <w:t>You will be known in the midst of two living creatures;</w:t>
      </w:r>
    </w:p>
    <w:p w14:paraId="5CE09B87" w14:textId="77777777" w:rsidR="00EC501B" w:rsidRDefault="00EC501B" w:rsidP="00A7333E">
      <w:pPr>
        <w:pStyle w:val="EnglishHangNoCoptic"/>
        <w:ind w:firstLine="0"/>
      </w:pPr>
      <w:r>
        <w:t>in the approaching years You shall be acknowledged;</w:t>
      </w:r>
    </w:p>
    <w:p w14:paraId="2FBB76D7" w14:textId="77777777" w:rsidR="00EC501B" w:rsidRDefault="00EC501B" w:rsidP="00A7333E">
      <w:pPr>
        <w:pStyle w:val="EnglishHangNoCoptic"/>
        <w:ind w:firstLine="0"/>
      </w:pPr>
      <w:r>
        <w:t>You will be revealed when the time comes.</w:t>
      </w:r>
    </w:p>
    <w:p w14:paraId="45CAE60E" w14:textId="77777777" w:rsidR="00EC501B" w:rsidRDefault="00EC501B" w:rsidP="00A7333E">
      <w:pPr>
        <w:pStyle w:val="EnglishHangNoCoptic"/>
        <w:ind w:firstLine="0"/>
      </w:pPr>
      <w:r>
        <w:t>When my soul is troubled in wrath,</w:t>
      </w:r>
    </w:p>
    <w:p w14:paraId="13E879A9" w14:textId="77777777" w:rsidR="00EC501B" w:rsidRDefault="00EC501B" w:rsidP="00A7333E">
      <w:pPr>
        <w:pStyle w:val="EnglishHangEndNoCoptic"/>
        <w:ind w:firstLine="0"/>
      </w:pPr>
      <w:r>
        <w:t>You will remember mercy.</w:t>
      </w:r>
    </w:p>
    <w:p w14:paraId="58900250" w14:textId="77777777" w:rsidR="00EC501B" w:rsidRDefault="00EC501B" w:rsidP="00A7333E">
      <w:pPr>
        <w:pStyle w:val="EnglishHangNoCoptic"/>
      </w:pPr>
      <w:r>
        <w:t>3 God will come from Teman,</w:t>
      </w:r>
    </w:p>
    <w:p w14:paraId="27B5A090" w14:textId="77777777" w:rsidR="00EC501B" w:rsidRDefault="00EC501B" w:rsidP="00A7333E">
      <w:pPr>
        <w:pStyle w:val="EnglishHangNoCoptic"/>
        <w:ind w:firstLine="0"/>
      </w:pPr>
      <w:r>
        <w:t xml:space="preserve">the Holy One from a shady, densly wooded mountain. </w:t>
      </w:r>
      <w:r w:rsidRPr="00C02B48">
        <w:rPr>
          <w:i/>
        </w:rPr>
        <w:t>(Pause.)</w:t>
      </w:r>
    </w:p>
    <w:p w14:paraId="7DDD848F" w14:textId="77777777" w:rsidR="00EC501B" w:rsidRDefault="00EC501B" w:rsidP="00A7333E">
      <w:pPr>
        <w:pStyle w:val="EnglishHangNoCoptic"/>
        <w:ind w:firstLine="0"/>
      </w:pPr>
      <w:r>
        <w:t>His excellence covered the heavens,</w:t>
      </w:r>
    </w:p>
    <w:p w14:paraId="36335065" w14:textId="77777777" w:rsidR="00EC501B" w:rsidRDefault="00EC501B" w:rsidP="00A7333E">
      <w:pPr>
        <w:pStyle w:val="EnglishHangEndNoCoptic"/>
        <w:ind w:firstLine="0"/>
      </w:pPr>
      <w:r>
        <w:t>and the earth was full of His praise.</w:t>
      </w:r>
    </w:p>
    <w:p w14:paraId="69A002A3" w14:textId="77777777" w:rsidR="00EC501B" w:rsidRDefault="00EC501B" w:rsidP="00A7333E">
      <w:pPr>
        <w:pStyle w:val="EnglishHangNoCoptic"/>
      </w:pPr>
      <w:r>
        <w:t>4 His brightness will be like the light;</w:t>
      </w:r>
    </w:p>
    <w:p w14:paraId="3A922026" w14:textId="77777777" w:rsidR="00EC501B" w:rsidRDefault="00EC501B" w:rsidP="00A7333E">
      <w:pPr>
        <w:pStyle w:val="EnglishHangNoCoptic"/>
        <w:ind w:firstLine="0"/>
      </w:pPr>
      <w:r>
        <w:t>horns will be in His hand,</w:t>
      </w:r>
    </w:p>
    <w:p w14:paraId="12E83217" w14:textId="77777777" w:rsidR="00EC501B" w:rsidRDefault="00EC501B" w:rsidP="00A7333E">
      <w:pPr>
        <w:pStyle w:val="EnglishHangEndNoCoptic"/>
        <w:ind w:firstLine="0"/>
      </w:pPr>
      <w:r>
        <w:t>and He established a mighty love of His strength.</w:t>
      </w:r>
    </w:p>
    <w:p w14:paraId="70D65F7D" w14:textId="77777777" w:rsidR="00EC501B" w:rsidRDefault="00EC501B" w:rsidP="00A7333E">
      <w:pPr>
        <w:pStyle w:val="EnglishHangNoCoptic"/>
      </w:pPr>
      <w:r>
        <w:t>5 A word will go forth from before His face;</w:t>
      </w:r>
    </w:p>
    <w:p w14:paraId="6B1A3505" w14:textId="77777777" w:rsidR="00EC501B" w:rsidRDefault="00EC501B" w:rsidP="00A7333E">
      <w:pPr>
        <w:pStyle w:val="EnglishHangEndNoCoptic"/>
        <w:ind w:firstLine="0"/>
      </w:pPr>
      <w:r>
        <w:t>He will go forth, with shoes on His feet.</w:t>
      </w:r>
    </w:p>
    <w:p w14:paraId="6770EF55" w14:textId="77777777" w:rsidR="00EC501B" w:rsidRDefault="00EC501B" w:rsidP="00A7333E">
      <w:pPr>
        <w:pStyle w:val="EnglishHangNoCoptic"/>
      </w:pPr>
      <w:r>
        <w:t>6 The earth stood and was shaken to and fro;</w:t>
      </w:r>
    </w:p>
    <w:p w14:paraId="729A8D15" w14:textId="77777777" w:rsidR="00EC501B" w:rsidRDefault="00EC501B" w:rsidP="00A7333E">
      <w:pPr>
        <w:pStyle w:val="EnglishHangNoCoptic"/>
        <w:ind w:firstLine="0"/>
      </w:pPr>
      <w:r>
        <w:t>He looked, and the nations melted away.</w:t>
      </w:r>
    </w:p>
    <w:p w14:paraId="2E234C7A" w14:textId="77777777" w:rsidR="00EC501B" w:rsidRDefault="00EC501B" w:rsidP="00A7333E">
      <w:pPr>
        <w:pStyle w:val="EnglishHangNoCoptic"/>
        <w:ind w:firstLine="0"/>
      </w:pPr>
      <w:r>
        <w:t>the mountains were shattered by force;</w:t>
      </w:r>
    </w:p>
    <w:p w14:paraId="1B39A2E3" w14:textId="77777777" w:rsidR="00EC501B" w:rsidRDefault="00EC501B" w:rsidP="00A7333E">
      <w:pPr>
        <w:pStyle w:val="EnglishHangEndNoCoptic"/>
        <w:ind w:firstLine="0"/>
      </w:pPr>
      <w:r>
        <w:t>the everlasting hills wasted away.</w:t>
      </w:r>
    </w:p>
    <w:p w14:paraId="0D2AABA5" w14:textId="77777777" w:rsidR="00EC501B" w:rsidRDefault="00EC501B" w:rsidP="00A7333E">
      <w:pPr>
        <w:pStyle w:val="EnglishHangNoCoptic"/>
      </w:pPr>
      <w:r>
        <w:t>7 In the place of distresses, I saw His eternal ways.</w:t>
      </w:r>
    </w:p>
    <w:p w14:paraId="39078FDD" w14:textId="77777777" w:rsidR="00EC501B" w:rsidRDefault="00EC501B" w:rsidP="00A7333E">
      <w:pPr>
        <w:pStyle w:val="EnglishHangNoCoptic"/>
        <w:ind w:firstLine="0"/>
      </w:pPr>
      <w:r>
        <w:t>The tents of the Ethiopians will be dismayed,</w:t>
      </w:r>
    </w:p>
    <w:p w14:paraId="7226F097" w14:textId="77777777" w:rsidR="00EC501B" w:rsidRDefault="00EC501B" w:rsidP="00A7333E">
      <w:pPr>
        <w:pStyle w:val="EnglishHangEndNoCoptic"/>
        <w:ind w:firstLine="0"/>
      </w:pPr>
      <w:r>
        <w:t>even the tents of the land of Midian.</w:t>
      </w:r>
    </w:p>
    <w:p w14:paraId="5AE8D2DB" w14:textId="77777777" w:rsidR="00EC501B" w:rsidRDefault="00EC501B" w:rsidP="00A7333E">
      <w:pPr>
        <w:pStyle w:val="EnglishHangNoCoptic"/>
      </w:pPr>
      <w:r>
        <w:t>8 Were you angry, O Lord, with the rivers?</w:t>
      </w:r>
    </w:p>
    <w:p w14:paraId="30EDFB18" w14:textId="77777777" w:rsidR="00EC501B" w:rsidRDefault="00EC501B" w:rsidP="00A7333E">
      <w:pPr>
        <w:pStyle w:val="EnglishHangNoCoptic"/>
        <w:ind w:firstLine="0"/>
      </w:pPr>
      <w:r>
        <w:t>Or was Your wrath against the rivers,</w:t>
      </w:r>
    </w:p>
    <w:p w14:paraId="34C691E6" w14:textId="77777777" w:rsidR="00EC501B" w:rsidRDefault="00EC501B" w:rsidP="00A7333E">
      <w:pPr>
        <w:pStyle w:val="EnglishHangNoCoptic"/>
        <w:ind w:firstLine="0"/>
      </w:pPr>
      <w:r>
        <w:t>or was Your fury against the sea,</w:t>
      </w:r>
    </w:p>
    <w:p w14:paraId="40D7F7A7" w14:textId="77777777" w:rsidR="00EC501B" w:rsidRDefault="00EC501B" w:rsidP="00A7333E">
      <w:pPr>
        <w:pStyle w:val="EnglishHangNoCoptic"/>
        <w:ind w:firstLine="0"/>
      </w:pPr>
      <w:r>
        <w:t>that You will mount Your horses,</w:t>
      </w:r>
    </w:p>
    <w:p w14:paraId="38448601" w14:textId="77777777" w:rsidR="00EC501B" w:rsidRDefault="00EC501B" w:rsidP="00A7333E">
      <w:pPr>
        <w:pStyle w:val="EnglishHangEndNoCoptic"/>
        <w:ind w:firstLine="0"/>
      </w:pPr>
      <w:r>
        <w:t>and Your chariot is salvation?</w:t>
      </w:r>
    </w:p>
    <w:p w14:paraId="37D5A104" w14:textId="77777777" w:rsidR="00EC501B" w:rsidRDefault="00EC501B" w:rsidP="00A7333E">
      <w:pPr>
        <w:pStyle w:val="EnglishHangNoCoptic"/>
      </w:pPr>
      <w:r>
        <w:t>9 “You will stretch your bow against scepters,” says the Lord.</w:t>
      </w:r>
      <w:r w:rsidRPr="006768D5">
        <w:rPr>
          <w:i/>
        </w:rPr>
        <w:t xml:space="preserve"> (Pause.)</w:t>
      </w:r>
    </w:p>
    <w:p w14:paraId="198EE954" w14:textId="77777777" w:rsidR="00EC501B" w:rsidRDefault="00EC501B" w:rsidP="00A7333E">
      <w:pPr>
        <w:pStyle w:val="EnglishHangEndNoCoptic"/>
        <w:ind w:firstLine="0"/>
      </w:pPr>
      <w:r>
        <w:t>The land of rivers will be torn asunder.</w:t>
      </w:r>
    </w:p>
    <w:p w14:paraId="1A99EAF3" w14:textId="77777777" w:rsidR="00EC501B" w:rsidRDefault="00EC501B" w:rsidP="00A7333E">
      <w:pPr>
        <w:pStyle w:val="EnglishHangNoCoptic"/>
      </w:pPr>
      <w:r>
        <w:t>10 Many peoples will see you and be in travail,</w:t>
      </w:r>
    </w:p>
    <w:p w14:paraId="1DD71EEE" w14:textId="77777777" w:rsidR="00EC501B" w:rsidRDefault="00EC501B" w:rsidP="00A7333E">
      <w:pPr>
        <w:pStyle w:val="EnglishHangNoCoptic"/>
        <w:ind w:firstLine="0"/>
      </w:pPr>
      <w:r>
        <w:t>as You scatter water from its course.</w:t>
      </w:r>
    </w:p>
    <w:p w14:paraId="60CA6235" w14:textId="77777777" w:rsidR="00EC501B" w:rsidRDefault="00EC501B" w:rsidP="00A7333E">
      <w:pPr>
        <w:pStyle w:val="EnglishHangNoCoptic"/>
        <w:ind w:firstLine="0"/>
      </w:pPr>
      <w:r>
        <w:t>The deep uttered its voice;</w:t>
      </w:r>
    </w:p>
    <w:p w14:paraId="4F266B9C" w14:textId="77777777" w:rsidR="00EC501B" w:rsidRDefault="00EC501B" w:rsidP="00A7333E">
      <w:pPr>
        <w:pStyle w:val="EnglishHangEndNoCoptic"/>
        <w:ind w:firstLine="0"/>
      </w:pPr>
      <w:r>
        <w:t>raising its form on high.</w:t>
      </w:r>
    </w:p>
    <w:p w14:paraId="0FFB3024" w14:textId="77777777" w:rsidR="00EC501B" w:rsidRDefault="00EC501B" w:rsidP="00A7333E">
      <w:pPr>
        <w:pStyle w:val="EnglishHangNoCoptic"/>
      </w:pPr>
      <w:r>
        <w:t>11 The sun arose, and the moon stood still in its course;</w:t>
      </w:r>
    </w:p>
    <w:p w14:paraId="3272A135" w14:textId="77777777" w:rsidR="00EC501B" w:rsidRDefault="00EC501B" w:rsidP="00A7333E">
      <w:pPr>
        <w:pStyle w:val="EnglishHangNoCoptic"/>
        <w:ind w:firstLine="0"/>
      </w:pPr>
      <w:r>
        <w:t>at the light of Your arrows they went forth,</w:t>
      </w:r>
    </w:p>
    <w:p w14:paraId="729F36B5" w14:textId="77777777" w:rsidR="00EC501B" w:rsidRDefault="00EC501B" w:rsidP="00A7333E">
      <w:pPr>
        <w:pStyle w:val="EnglishHangEndNoCoptic"/>
        <w:ind w:firstLine="0"/>
      </w:pPr>
      <w:r>
        <w:t>at the flashing of Your gleaming weapons.</w:t>
      </w:r>
    </w:p>
    <w:p w14:paraId="6102B064" w14:textId="77777777" w:rsidR="00EC501B" w:rsidRDefault="00EC501B" w:rsidP="00A7333E">
      <w:pPr>
        <w:pStyle w:val="EnglishHangNoCoptic"/>
      </w:pPr>
      <w:r>
        <w:t>12 You will bring low the land with a threat;</w:t>
      </w:r>
    </w:p>
    <w:p w14:paraId="3F35E93C" w14:textId="77777777" w:rsidR="00EC501B" w:rsidRDefault="00EC501B" w:rsidP="00A7333E">
      <w:pPr>
        <w:pStyle w:val="EnglishHangEndNoCoptic"/>
        <w:ind w:firstLine="0"/>
      </w:pPr>
      <w:r>
        <w:t>You will break the nations in wrath.</w:t>
      </w:r>
    </w:p>
    <w:p w14:paraId="124174C6" w14:textId="77777777" w:rsidR="00EC501B" w:rsidRDefault="00EC501B" w:rsidP="00A7333E">
      <w:pPr>
        <w:pStyle w:val="EnglishHangNoCoptic"/>
      </w:pPr>
      <w:r>
        <w:lastRenderedPageBreak/>
        <w:t>13 You went forth for the salvation of Your people,</w:t>
      </w:r>
    </w:p>
    <w:p w14:paraId="74297877" w14:textId="77777777" w:rsidR="00EC501B" w:rsidRDefault="00EC501B" w:rsidP="00A7333E">
      <w:pPr>
        <w:pStyle w:val="EnglishHangNoCoptic"/>
        <w:ind w:firstLine="0"/>
      </w:pPr>
      <w:r>
        <w:t>to save Your anointed ones.</w:t>
      </w:r>
    </w:p>
    <w:p w14:paraId="75FF5155" w14:textId="77777777" w:rsidR="00EC501B" w:rsidRDefault="00EC501B" w:rsidP="00A7333E">
      <w:pPr>
        <w:pStyle w:val="EnglishHangNoCoptic"/>
        <w:ind w:firstLine="0"/>
      </w:pPr>
      <w:r>
        <w:t>You brought death upon the heads of the lawless;</w:t>
      </w:r>
    </w:p>
    <w:p w14:paraId="5EE01D7E" w14:textId="77777777" w:rsidR="00EC501B" w:rsidRDefault="00EC501B" w:rsidP="00A7333E">
      <w:pPr>
        <w:pStyle w:val="EnglishHangEndNoCoptic"/>
        <w:ind w:firstLine="0"/>
      </w:pPr>
      <w:r>
        <w:t xml:space="preserve">You brought fetters upon their neck. </w:t>
      </w:r>
      <w:r w:rsidRPr="006768D5">
        <w:rPr>
          <w:i/>
        </w:rPr>
        <w:t>(Pause.)</w:t>
      </w:r>
    </w:p>
    <w:p w14:paraId="56D84F1A" w14:textId="77777777" w:rsidR="00EC501B" w:rsidRDefault="00EC501B" w:rsidP="00A7333E">
      <w:pPr>
        <w:pStyle w:val="EnglishHangNoCoptic"/>
      </w:pPr>
      <w:r>
        <w:t>14 You cut off the heads of rulers in a frenzy;</w:t>
      </w:r>
    </w:p>
    <w:p w14:paraId="435F7A9A" w14:textId="77777777" w:rsidR="00EC501B" w:rsidRDefault="00EC501B" w:rsidP="00A7333E">
      <w:pPr>
        <w:pStyle w:val="EnglishHangNoCoptic"/>
        <w:ind w:firstLine="0"/>
      </w:pPr>
      <w:r>
        <w:t>they will tremble in this.</w:t>
      </w:r>
    </w:p>
    <w:p w14:paraId="40EF3DD6" w14:textId="77777777" w:rsidR="00EC501B" w:rsidRDefault="00EC501B" w:rsidP="00A7333E">
      <w:pPr>
        <w:pStyle w:val="EnglishHangNoCoptic"/>
        <w:ind w:firstLine="0"/>
      </w:pPr>
      <w:r>
        <w:t>They will break their bridles</w:t>
      </w:r>
    </w:p>
    <w:p w14:paraId="3524170E" w14:textId="77777777" w:rsidR="00EC501B" w:rsidRDefault="00EC501B" w:rsidP="00A7333E">
      <w:pPr>
        <w:pStyle w:val="EnglishHangEndNoCoptic"/>
        <w:ind w:firstLine="0"/>
      </w:pPr>
      <w:r>
        <w:t>like a poor man eating in secret.</w:t>
      </w:r>
    </w:p>
    <w:p w14:paraId="44954588" w14:textId="77777777" w:rsidR="00EC501B" w:rsidRDefault="00EC501B" w:rsidP="00A7333E">
      <w:pPr>
        <w:pStyle w:val="EnglishHangNoCoptic"/>
      </w:pPr>
      <w:r>
        <w:t>15 You ran your horses into the sea,</w:t>
      </w:r>
    </w:p>
    <w:p w14:paraId="2D995D41" w14:textId="77777777" w:rsidR="00EC501B" w:rsidRDefault="00EC501B" w:rsidP="00A7333E">
      <w:pPr>
        <w:pStyle w:val="EnglishHangEndNoCoptic"/>
        <w:ind w:firstLine="0"/>
      </w:pPr>
      <w:r>
        <w:t>churning up the many waters.</w:t>
      </w:r>
    </w:p>
    <w:p w14:paraId="6F9B6133" w14:textId="77777777" w:rsidR="00EC501B" w:rsidRDefault="00EC501B" w:rsidP="00A7333E">
      <w:pPr>
        <w:pStyle w:val="EnglishHangNoCoptic"/>
      </w:pPr>
      <w:r>
        <w:t>16 I kept watch, and my belly trembled</w:t>
      </w:r>
    </w:p>
    <w:p w14:paraId="36ECD285" w14:textId="77777777" w:rsidR="00EC501B" w:rsidRDefault="00EC501B" w:rsidP="00A7333E">
      <w:pPr>
        <w:pStyle w:val="EnglishHangNoCoptic"/>
        <w:ind w:firstLine="0"/>
      </w:pPr>
      <w:r>
        <w:t>from the sound of the prayer of my lips;</w:t>
      </w:r>
    </w:p>
    <w:p w14:paraId="36550EDC" w14:textId="77777777" w:rsidR="00EC501B" w:rsidRDefault="00EC501B" w:rsidP="00A7333E">
      <w:pPr>
        <w:pStyle w:val="EnglishHangNoCoptic"/>
        <w:ind w:firstLine="0"/>
      </w:pPr>
      <w:r>
        <w:t>and trembling penetrated into my bones.</w:t>
      </w:r>
    </w:p>
    <w:p w14:paraId="7827DFE4" w14:textId="77777777" w:rsidR="00EC501B" w:rsidRDefault="00EC501B" w:rsidP="00A7333E">
      <w:pPr>
        <w:pStyle w:val="EnglishHangNoCoptic"/>
        <w:ind w:firstLine="0"/>
      </w:pPr>
      <w:r>
        <w:t>and my very frame of mind was troubled.</w:t>
      </w:r>
    </w:p>
    <w:p w14:paraId="2CC52318" w14:textId="77777777" w:rsidR="00EC501B" w:rsidRDefault="00EC501B" w:rsidP="00A7333E">
      <w:pPr>
        <w:pStyle w:val="EnglishHangNoCoptic"/>
        <w:ind w:firstLine="0"/>
      </w:pPr>
      <w:r>
        <w:t>I will rest in the day of affliction</w:t>
      </w:r>
    </w:p>
    <w:p w14:paraId="21E00D89" w14:textId="77777777" w:rsidR="00EC501B" w:rsidRDefault="00EC501B" w:rsidP="00A7333E">
      <w:pPr>
        <w:pStyle w:val="EnglishHangEndNoCoptic"/>
        <w:ind w:firstLine="0"/>
      </w:pPr>
      <w:r>
        <w:t>to go up to the people of my sojourn.</w:t>
      </w:r>
    </w:p>
    <w:p w14:paraId="2B7414FE" w14:textId="77777777" w:rsidR="00EC501B" w:rsidRDefault="00EC501B" w:rsidP="00A7333E">
      <w:pPr>
        <w:pStyle w:val="EnglishHangNoCoptic"/>
      </w:pPr>
      <w:r>
        <w:t>17 For though the fig tree will not bear fruit</w:t>
      </w:r>
    </w:p>
    <w:p w14:paraId="1F560E0C" w14:textId="77777777" w:rsidR="00EC501B" w:rsidRDefault="00EC501B" w:rsidP="00A7333E">
      <w:pPr>
        <w:pStyle w:val="EnglishHangNoCoptic"/>
        <w:ind w:firstLine="0"/>
      </w:pPr>
      <w:r>
        <w:t>and there are no grapes on the vines;</w:t>
      </w:r>
    </w:p>
    <w:p w14:paraId="4365978F" w14:textId="77777777" w:rsidR="00EC501B" w:rsidRDefault="00EC501B" w:rsidP="00A7333E">
      <w:pPr>
        <w:pStyle w:val="EnglishHangNoCoptic"/>
        <w:ind w:firstLine="0"/>
      </w:pPr>
      <w:r>
        <w:t>the labor of the olive tree fail</w:t>
      </w:r>
    </w:p>
    <w:p w14:paraId="2B742171" w14:textId="77777777" w:rsidR="00EC501B" w:rsidRDefault="00EC501B" w:rsidP="00A7333E">
      <w:pPr>
        <w:pStyle w:val="EnglishHangNoCoptic"/>
        <w:ind w:firstLine="0"/>
      </w:pPr>
      <w:r>
        <w:t>and the fields yield no food;</w:t>
      </w:r>
    </w:p>
    <w:p w14:paraId="2133B362" w14:textId="77777777" w:rsidR="00EC501B" w:rsidRDefault="00EC501B" w:rsidP="00A7333E">
      <w:pPr>
        <w:pStyle w:val="EnglishHangNoCoptic"/>
        <w:ind w:firstLine="0"/>
      </w:pPr>
      <w:r>
        <w:t>though the sheep have no pasture</w:t>
      </w:r>
    </w:p>
    <w:p w14:paraId="57758D71" w14:textId="77777777" w:rsidR="00EC501B" w:rsidRDefault="00EC501B" w:rsidP="00A7333E">
      <w:pPr>
        <w:pStyle w:val="EnglishHangEndNoCoptic"/>
        <w:ind w:firstLine="0"/>
      </w:pPr>
      <w:r>
        <w:t>and there are no oxen at the mangers;</w:t>
      </w:r>
    </w:p>
    <w:p w14:paraId="53C015E5" w14:textId="77777777" w:rsidR="00EC501B" w:rsidRDefault="00EC501B" w:rsidP="00A7333E">
      <w:pPr>
        <w:pStyle w:val="EnglishHangNoCoptic"/>
      </w:pPr>
      <w:r>
        <w:t>18 yet I will glory in the Lord;</w:t>
      </w:r>
    </w:p>
    <w:p w14:paraId="0B14D6F9" w14:textId="77777777" w:rsidR="00EC501B" w:rsidRDefault="00EC501B" w:rsidP="00A7333E">
      <w:pPr>
        <w:pStyle w:val="EnglishHangEndNoCoptic"/>
        <w:ind w:firstLine="0"/>
      </w:pPr>
      <w:r>
        <w:t>I will rejoice in God my Saviour.</w:t>
      </w:r>
    </w:p>
    <w:p w14:paraId="3987CDB2" w14:textId="77777777" w:rsidR="00EC501B" w:rsidRDefault="00EC501B" w:rsidP="00A7333E">
      <w:pPr>
        <w:pStyle w:val="EnglishHangNoCoptic"/>
      </w:pPr>
      <w:r>
        <w:t>19 The Lord God is my strength;</w:t>
      </w:r>
    </w:p>
    <w:p w14:paraId="29EB0B32" w14:textId="77777777" w:rsidR="00EC501B" w:rsidRDefault="00EC501B" w:rsidP="00A7333E">
      <w:pPr>
        <w:pStyle w:val="EnglishHangNoCoptic"/>
        <w:ind w:firstLine="0"/>
      </w:pPr>
      <w:r>
        <w:t>He will direct my feet to the end;</w:t>
      </w:r>
    </w:p>
    <w:p w14:paraId="3919355C" w14:textId="77777777" w:rsidR="00EC501B" w:rsidRDefault="00EC501B" w:rsidP="00A7333E">
      <w:pPr>
        <w:pStyle w:val="EnglishHangNoCoptic"/>
        <w:ind w:firstLine="0"/>
      </w:pPr>
      <w:r>
        <w:t>He will set me upon high places,</w:t>
      </w:r>
    </w:p>
    <w:p w14:paraId="1720ED1B" w14:textId="77777777" w:rsidR="00EC501B" w:rsidRDefault="00EC501B" w:rsidP="00A7333E">
      <w:pPr>
        <w:pStyle w:val="EnglishHangEndNoCoptic"/>
        <w:ind w:firstLine="0"/>
      </w:pPr>
      <w:r>
        <w:t>to conquer by His song.</w:t>
      </w:r>
    </w:p>
    <w:p w14:paraId="6534E0C0" w14:textId="77777777" w:rsidR="00EC501B" w:rsidRDefault="00EC501B" w:rsidP="00A7333E">
      <w:pPr>
        <w:pStyle w:val="Heading4"/>
      </w:pPr>
      <w:r>
        <w:t>The Prayer of Jonas the Prophet</w:t>
      </w:r>
    </w:p>
    <w:p w14:paraId="389F0B94" w14:textId="77777777" w:rsidR="00EC501B" w:rsidRDefault="00EC501B" w:rsidP="00A7333E">
      <w:pPr>
        <w:pStyle w:val="Rubric"/>
      </w:pPr>
      <w:r>
        <w:t>(Jonas 2:2-10. Coptic rite: Joyous Saturday, Byzantine rite: Sixth Ode; 2And from the belly of the sea creature, Jonah prayed to the Lord his God, 3and said,)</w:t>
      </w:r>
    </w:p>
    <w:p w14:paraId="488C00D6" w14:textId="77777777" w:rsidR="00EC501B" w:rsidRDefault="00EC501B" w:rsidP="00A7333E">
      <w:pPr>
        <w:pStyle w:val="Rubric"/>
      </w:pPr>
      <w:r>
        <w:t>A reading from the Book of Jonas the Prophet. His blessing be upon us all. Amen.</w:t>
      </w:r>
    </w:p>
    <w:p w14:paraId="3E08E3F0" w14:textId="77777777" w:rsidR="00EC501B" w:rsidRDefault="00EC501B" w:rsidP="00A7333E">
      <w:pPr>
        <w:pStyle w:val="EnglishHangNoCoptic"/>
      </w:pPr>
      <w:r>
        <w:t>“I cried out in my affliction to the Lord, my God,</w:t>
      </w:r>
    </w:p>
    <w:p w14:paraId="761D51FD" w14:textId="77777777" w:rsidR="00EC501B" w:rsidRDefault="00EC501B" w:rsidP="00A7333E">
      <w:pPr>
        <w:pStyle w:val="EnglishHangNoCoptic"/>
        <w:ind w:firstLine="0"/>
      </w:pPr>
      <w:r>
        <w:t>and He heard my voice;</w:t>
      </w:r>
    </w:p>
    <w:p w14:paraId="5DDF5503" w14:textId="77777777" w:rsidR="00EC501B" w:rsidRDefault="00EC501B" w:rsidP="00A7333E">
      <w:pPr>
        <w:pStyle w:val="EnglishHangEndNoCoptic"/>
        <w:ind w:firstLine="0"/>
      </w:pPr>
      <w:r>
        <w:t>out of the belly of Hades, You heard the cry of my voice.</w:t>
      </w:r>
    </w:p>
    <w:p w14:paraId="5BCD48E7" w14:textId="77777777" w:rsidR="00EC501B" w:rsidRDefault="00EC501B" w:rsidP="00A7333E">
      <w:pPr>
        <w:pStyle w:val="EnglishHangNoCoptic"/>
      </w:pPr>
      <w:r>
        <w:lastRenderedPageBreak/>
        <w:t>4 You cast me into the depths of the heart of the sea,</w:t>
      </w:r>
    </w:p>
    <w:p w14:paraId="6D72A693" w14:textId="77777777" w:rsidR="00EC501B" w:rsidRDefault="00EC501B" w:rsidP="00A7333E">
      <w:pPr>
        <w:pStyle w:val="EnglishHangNoCoptic"/>
        <w:ind w:firstLine="0"/>
      </w:pPr>
      <w:r>
        <w:t>and rivers encompassed me;</w:t>
      </w:r>
    </w:p>
    <w:p w14:paraId="626D3B61" w14:textId="77777777" w:rsidR="00EC501B" w:rsidRDefault="00EC501B" w:rsidP="00A7333E">
      <w:pPr>
        <w:pStyle w:val="EnglishHangEndNoCoptic"/>
        <w:ind w:firstLine="0"/>
      </w:pPr>
      <w:r>
        <w:t>all Your surging waters and Your waves passed over me.</w:t>
      </w:r>
    </w:p>
    <w:p w14:paraId="138BDA53" w14:textId="77777777" w:rsidR="00EC501B" w:rsidRDefault="00EC501B" w:rsidP="00A7333E">
      <w:pPr>
        <w:pStyle w:val="EnglishHangNoCoptic"/>
      </w:pPr>
      <w:r>
        <w:t>5 And I said, ‘I have been driven away from Your sight;</w:t>
      </w:r>
    </w:p>
    <w:p w14:paraId="77434CB5" w14:textId="77777777" w:rsidR="00EC501B" w:rsidRDefault="00EC501B" w:rsidP="00A7333E">
      <w:pPr>
        <w:pStyle w:val="EnglishHangEndNoCoptic"/>
        <w:ind w:firstLine="0"/>
      </w:pPr>
      <w:r>
        <w:t>Will I look again with favor toward Your holy temple?’</w:t>
      </w:r>
    </w:p>
    <w:p w14:paraId="6BE2C28C" w14:textId="77777777" w:rsidR="00EC501B" w:rsidRDefault="00EC501B" w:rsidP="00A7333E">
      <w:pPr>
        <w:pStyle w:val="EnglishHangNoCoptic"/>
      </w:pPr>
      <w:r>
        <w:t>6 Water is poured over me to my soul;</w:t>
      </w:r>
    </w:p>
    <w:p w14:paraId="754E6C5E" w14:textId="77777777" w:rsidR="00EC501B" w:rsidRDefault="00EC501B" w:rsidP="00A7333E">
      <w:pPr>
        <w:pStyle w:val="EnglishHangNoCoptic"/>
        <w:ind w:firstLine="0"/>
      </w:pPr>
      <w:r>
        <w:t>the lowest depth encircled me;</w:t>
      </w:r>
    </w:p>
    <w:p w14:paraId="5CA0478F" w14:textId="77777777" w:rsidR="00EC501B" w:rsidRDefault="00EC501B" w:rsidP="00A7333E">
      <w:pPr>
        <w:pStyle w:val="EnglishHangEndNoCoptic"/>
        <w:ind w:firstLine="0"/>
      </w:pPr>
      <w:r>
        <w:t>my head sank into the clefts of the mountains.</w:t>
      </w:r>
    </w:p>
    <w:p w14:paraId="0BE62B12" w14:textId="77777777" w:rsidR="00EC501B" w:rsidRDefault="00EC501B" w:rsidP="00A7333E">
      <w:pPr>
        <w:pStyle w:val="EnglishHangNoCoptic"/>
      </w:pPr>
      <w:r>
        <w:t>7 I descended into the earth,</w:t>
      </w:r>
    </w:p>
    <w:p w14:paraId="180EF728" w14:textId="77777777" w:rsidR="00EC501B" w:rsidRDefault="00EC501B" w:rsidP="00A7333E">
      <w:pPr>
        <w:pStyle w:val="EnglishHangNoCoptic"/>
        <w:ind w:firstLine="0"/>
      </w:pPr>
      <w:r>
        <w:t>whose bars are everlasting barriers;</w:t>
      </w:r>
    </w:p>
    <w:p w14:paraId="112C740E" w14:textId="77777777" w:rsidR="00EC501B" w:rsidRDefault="00EC501B" w:rsidP="00A7333E">
      <w:pPr>
        <w:pStyle w:val="EnglishHangNoCoptic"/>
        <w:ind w:firstLine="0"/>
      </w:pPr>
      <w:r>
        <w:t>yet let my life ascend from corruption,</w:t>
      </w:r>
    </w:p>
    <w:p w14:paraId="716CEB3D" w14:textId="77777777" w:rsidR="00EC501B" w:rsidRDefault="00EC501B" w:rsidP="00A7333E">
      <w:pPr>
        <w:pStyle w:val="EnglishHangEndNoCoptic"/>
        <w:ind w:firstLine="0"/>
      </w:pPr>
      <w:r>
        <w:t>O Lord, my God.</w:t>
      </w:r>
    </w:p>
    <w:p w14:paraId="7A897F2A" w14:textId="77777777" w:rsidR="00EC501B" w:rsidRDefault="00EC501B" w:rsidP="00A7333E">
      <w:pPr>
        <w:pStyle w:val="EnglishHangNoCoptic"/>
      </w:pPr>
      <w:r>
        <w:t>8 When my soul was failing from me,</w:t>
      </w:r>
    </w:p>
    <w:p w14:paraId="07E05FC7" w14:textId="77777777" w:rsidR="00EC501B" w:rsidRDefault="00EC501B" w:rsidP="00A7333E">
      <w:pPr>
        <w:pStyle w:val="EnglishHangNoCoptic"/>
        <w:ind w:firstLine="0"/>
      </w:pPr>
      <w:r>
        <w:t>I remembered the Lord.</w:t>
      </w:r>
    </w:p>
    <w:p w14:paraId="45C70FF6" w14:textId="77777777" w:rsidR="00EC501B" w:rsidRDefault="00EC501B" w:rsidP="00A7333E">
      <w:pPr>
        <w:pStyle w:val="EnglishHangEndNoCoptic"/>
        <w:ind w:firstLine="0"/>
      </w:pPr>
      <w:r>
        <w:t>May my prayer be brought to You,</w:t>
      </w:r>
    </w:p>
    <w:p w14:paraId="00BC32D4" w14:textId="77777777" w:rsidR="00EC501B" w:rsidRDefault="00EC501B" w:rsidP="00A7333E">
      <w:pPr>
        <w:pStyle w:val="EnglishHangEndNoCoptic"/>
        <w:ind w:firstLine="0"/>
      </w:pPr>
      <w:r>
        <w:t>into Your holy temple.</w:t>
      </w:r>
    </w:p>
    <w:p w14:paraId="4EF6960D" w14:textId="77777777" w:rsidR="00EC501B" w:rsidRDefault="00EC501B" w:rsidP="00A7333E">
      <w:pPr>
        <w:pStyle w:val="EnglishHangNoCoptic"/>
      </w:pPr>
      <w:r>
        <w:t>9 Those who follow vanity and lies</w:t>
      </w:r>
    </w:p>
    <w:p w14:paraId="64E762EA" w14:textId="77777777" w:rsidR="00EC501B" w:rsidRDefault="00EC501B" w:rsidP="00A7333E">
      <w:pPr>
        <w:pStyle w:val="EnglishHangEndNoCoptic"/>
        <w:ind w:firstLine="0"/>
      </w:pPr>
      <w:r>
        <w:t>forsake their own mercy.</w:t>
      </w:r>
    </w:p>
    <w:p w14:paraId="1BCA896C" w14:textId="77777777" w:rsidR="00EC501B" w:rsidRDefault="00EC501B" w:rsidP="00A7333E">
      <w:pPr>
        <w:pStyle w:val="EnglishHangNoCoptic"/>
      </w:pPr>
      <w:r>
        <w:t>10 But with a voice of confession and praise,</w:t>
      </w:r>
    </w:p>
    <w:p w14:paraId="4406A29D" w14:textId="77777777" w:rsidR="00EC501B" w:rsidRDefault="00EC501B" w:rsidP="00A7333E">
      <w:pPr>
        <w:pStyle w:val="EnglishHangNoCoptic"/>
        <w:ind w:firstLine="0"/>
      </w:pPr>
      <w:r>
        <w:t>I will sacrifice to You.</w:t>
      </w:r>
    </w:p>
    <w:p w14:paraId="4D994B95" w14:textId="77777777" w:rsidR="00EC501B" w:rsidRDefault="00EC501B" w:rsidP="00A7333E">
      <w:pPr>
        <w:pStyle w:val="EnglishHangNoCoptic"/>
        <w:ind w:firstLine="0"/>
      </w:pPr>
      <w:r>
        <w:t>I will offer up to You as much as I vowed,</w:t>
      </w:r>
    </w:p>
    <w:p w14:paraId="0CF57836" w14:textId="77777777" w:rsidR="00EC501B" w:rsidRDefault="00EC501B" w:rsidP="00A7333E">
      <w:pPr>
        <w:pStyle w:val="EnglishHangEndNoCoptic"/>
        <w:ind w:firstLine="0"/>
      </w:pPr>
      <w:r>
        <w:t>to You, the Lord of my Deliverance.”</w:t>
      </w:r>
    </w:p>
    <w:p w14:paraId="4011645E" w14:textId="77777777" w:rsidR="00EC501B" w:rsidRDefault="00EC501B" w:rsidP="00A7333E">
      <w:pPr>
        <w:pStyle w:val="Heading4"/>
      </w:pPr>
      <w:r>
        <w:t>The Prayer of Hezekiah the King</w:t>
      </w:r>
    </w:p>
    <w:p w14:paraId="76443F30" w14:textId="77777777" w:rsidR="00EC501B" w:rsidRDefault="00EC501B" w:rsidP="00A7333E">
      <w:pPr>
        <w:pStyle w:val="Rubric"/>
      </w:pPr>
      <w:r>
        <w:t>(Esaias 38:9-20. Coptic rite: Joyous Saturday; 9</w:t>
      </w:r>
      <w:r w:rsidRPr="00170FFC">
        <w:t>The prayer of Hezekiah king of Judah when he was sick and recovered from his sickness:</w:t>
      </w:r>
      <w:r>
        <w:t>)</w:t>
      </w:r>
    </w:p>
    <w:p w14:paraId="33391ADC" w14:textId="77777777" w:rsidR="00EC501B" w:rsidRDefault="00EC501B" w:rsidP="00A7333E">
      <w:pPr>
        <w:pStyle w:val="Rubric"/>
      </w:pPr>
      <w:r>
        <w:t>A reading from the book of Esias the Prophet. His blessing be upon us all. Amen.</w:t>
      </w:r>
    </w:p>
    <w:p w14:paraId="30C83EAB" w14:textId="77777777" w:rsidR="00EC501B" w:rsidRDefault="00EC501B" w:rsidP="00A7333E">
      <w:pPr>
        <w:pStyle w:val="EnglishHangNoCoptic"/>
      </w:pPr>
      <w:r w:rsidRPr="00170FFC">
        <w:t>“I said at the end of m</w:t>
      </w:r>
      <w:r>
        <w:t>y days, near the gates of Hades,</w:t>
      </w:r>
    </w:p>
    <w:p w14:paraId="0D18EA4F" w14:textId="77777777" w:rsidR="00EC501B" w:rsidRDefault="00EC501B" w:rsidP="00A7333E">
      <w:pPr>
        <w:pStyle w:val="EnglishHangEndNoCoptic"/>
        <w:ind w:firstLine="0"/>
      </w:pPr>
      <w:r w:rsidRPr="00170FFC">
        <w:t xml:space="preserve">‘I </w:t>
      </w:r>
      <w:r>
        <w:t>will</w:t>
      </w:r>
      <w:r w:rsidRPr="00170FFC">
        <w:t xml:space="preserve"> leave behind the remainder of my y</w:t>
      </w:r>
      <w:r>
        <w:t>ears.’</w:t>
      </w:r>
    </w:p>
    <w:p w14:paraId="0FE1976B" w14:textId="77777777" w:rsidR="00EC501B" w:rsidRDefault="00EC501B" w:rsidP="00A7333E">
      <w:pPr>
        <w:pStyle w:val="EnglishHangNoCoptic"/>
      </w:pPr>
      <w:r w:rsidRPr="00170FFC">
        <w:t>11</w:t>
      </w:r>
      <w:r>
        <w:t xml:space="preserve"> I said, ‘I will no longer see</w:t>
      </w:r>
    </w:p>
    <w:p w14:paraId="5C7A989F" w14:textId="77777777" w:rsidR="00EC501B" w:rsidRDefault="00EC501B" w:rsidP="00A7333E">
      <w:pPr>
        <w:pStyle w:val="EnglishHangNoCoptic"/>
        <w:ind w:firstLine="0"/>
      </w:pPr>
      <w:r w:rsidRPr="00170FFC">
        <w:t>the salv</w:t>
      </w:r>
      <w:r>
        <w:t>ation of my God upon the earth;</w:t>
      </w:r>
    </w:p>
    <w:p w14:paraId="663DE0CE" w14:textId="77777777" w:rsidR="00EC501B" w:rsidRDefault="00EC501B" w:rsidP="00A7333E">
      <w:pPr>
        <w:pStyle w:val="EnglishHangNoCoptic"/>
        <w:ind w:firstLine="0"/>
      </w:pPr>
      <w:r>
        <w:t>I will no longer see a man</w:t>
      </w:r>
    </w:p>
    <w:p w14:paraId="6EE61EE4" w14:textId="77777777" w:rsidR="00EC501B" w:rsidRDefault="00EC501B" w:rsidP="00A7333E">
      <w:pPr>
        <w:pStyle w:val="EnglishHangEndNoCoptic"/>
        <w:ind w:firstLine="0"/>
      </w:pPr>
      <w:r>
        <w:t>From among my kindred.’</w:t>
      </w:r>
    </w:p>
    <w:p w14:paraId="0D3C0BCA" w14:textId="77777777" w:rsidR="00EC501B" w:rsidRDefault="00EC501B" w:rsidP="00A7333E">
      <w:pPr>
        <w:pStyle w:val="EnglishHangNoCoptic"/>
      </w:pPr>
      <w:r w:rsidRPr="00170FFC">
        <w:lastRenderedPageBreak/>
        <w:t>12</w:t>
      </w:r>
      <w:r>
        <w:t xml:space="preserve"> </w:t>
      </w:r>
      <w:r w:rsidRPr="00170FFC">
        <w:t>I left b</w:t>
      </w:r>
      <w:r>
        <w:t>ehind what remained of my life.</w:t>
      </w:r>
    </w:p>
    <w:p w14:paraId="539CFAB4" w14:textId="77777777" w:rsidR="00EC501B" w:rsidRDefault="00EC501B" w:rsidP="00A7333E">
      <w:pPr>
        <w:pStyle w:val="EnglishHangNoCoptic"/>
        <w:ind w:firstLine="0"/>
      </w:pPr>
      <w:r w:rsidRPr="00170FFC">
        <w:t>It</w:t>
      </w:r>
      <w:r>
        <w:t xml:space="preserve"> went away and departed from me</w:t>
      </w:r>
    </w:p>
    <w:p w14:paraId="484ABFAE" w14:textId="77777777" w:rsidR="00EC501B" w:rsidRDefault="00EC501B" w:rsidP="00A7333E">
      <w:pPr>
        <w:pStyle w:val="EnglishHangNoCoptic"/>
        <w:ind w:firstLine="0"/>
      </w:pPr>
      <w:r>
        <w:t>like one who takes down a tent.</w:t>
      </w:r>
    </w:p>
    <w:p w14:paraId="76A84C73" w14:textId="77777777" w:rsidR="00EC501B" w:rsidRDefault="00EC501B" w:rsidP="00A7333E">
      <w:pPr>
        <w:pStyle w:val="EnglishHangNoCoptic"/>
        <w:ind w:firstLine="0"/>
      </w:pPr>
      <w:r w:rsidRPr="00170FFC">
        <w:t xml:space="preserve">My breath became </w:t>
      </w:r>
      <w:r>
        <w:t>like a web</w:t>
      </w:r>
      <w:r w:rsidRPr="00170FFC">
        <w:t xml:space="preserve"> </w:t>
      </w:r>
      <w:r>
        <w:t xml:space="preserve">of a weaver </w:t>
      </w:r>
    </w:p>
    <w:p w14:paraId="3189DA9A" w14:textId="77777777" w:rsidR="00EC501B" w:rsidRDefault="00EC501B" w:rsidP="00A7333E">
      <w:pPr>
        <w:pStyle w:val="EnglishHangEndNoCoptic"/>
        <w:ind w:firstLine="0"/>
      </w:pPr>
      <w:r>
        <w:t>within me, when she draws near to cut it.</w:t>
      </w:r>
    </w:p>
    <w:p w14:paraId="1094257B" w14:textId="77777777" w:rsidR="00EC501B" w:rsidRDefault="00EC501B" w:rsidP="00A7333E">
      <w:pPr>
        <w:pStyle w:val="EnglishHangNoCoptic"/>
      </w:pPr>
      <w:r w:rsidRPr="00170FFC">
        <w:t>13</w:t>
      </w:r>
      <w:r>
        <w:t xml:space="preserve"> On that day I was given</w:t>
      </w:r>
    </w:p>
    <w:p w14:paraId="1E6EA9DD" w14:textId="77777777" w:rsidR="00EC501B" w:rsidRDefault="00EC501B" w:rsidP="00A7333E">
      <w:pPr>
        <w:pStyle w:val="EnglishHangNoCoptic"/>
        <w:ind w:firstLine="0"/>
      </w:pPr>
      <w:r>
        <w:t>as to a lion until morning;</w:t>
      </w:r>
    </w:p>
    <w:p w14:paraId="16775662" w14:textId="77777777" w:rsidR="00EC501B" w:rsidRDefault="00EC501B" w:rsidP="00A7333E">
      <w:pPr>
        <w:pStyle w:val="EnglishHangNoCoptic"/>
        <w:ind w:firstLine="0"/>
      </w:pPr>
      <w:r>
        <w:t>so He broke my bones,</w:t>
      </w:r>
    </w:p>
    <w:p w14:paraId="7B39B1EF" w14:textId="77777777" w:rsidR="00EC501B" w:rsidRDefault="00EC501B" w:rsidP="00A7333E">
      <w:pPr>
        <w:pStyle w:val="EnglishHangEndNoCoptic"/>
        <w:ind w:firstLine="0"/>
      </w:pPr>
      <w:r w:rsidRPr="00170FFC">
        <w:t xml:space="preserve">for </w:t>
      </w:r>
      <w:r>
        <w:t>I was given to him</w:t>
      </w:r>
      <w:r w:rsidRPr="00170FFC">
        <w:t xml:space="preserve"> from da</w:t>
      </w:r>
      <w:r>
        <w:t>y until night.</w:t>
      </w:r>
    </w:p>
    <w:p w14:paraId="6F6C10D6" w14:textId="77777777" w:rsidR="00EC501B" w:rsidRDefault="00EC501B" w:rsidP="00A7333E">
      <w:pPr>
        <w:pStyle w:val="EnglishHangNoCoptic"/>
      </w:pPr>
      <w:r w:rsidRPr="00170FFC">
        <w:t>14</w:t>
      </w:r>
      <w:r>
        <w:t xml:space="preserve"> I will cry out like a swallow;</w:t>
      </w:r>
    </w:p>
    <w:p w14:paraId="1FCEDB0E" w14:textId="77777777" w:rsidR="00EC501B" w:rsidRDefault="00EC501B" w:rsidP="00A7333E">
      <w:pPr>
        <w:pStyle w:val="EnglishHangNoCoptic"/>
        <w:ind w:firstLine="0"/>
      </w:pPr>
      <w:r>
        <w:t>I will mourn like a dove.</w:t>
      </w:r>
    </w:p>
    <w:p w14:paraId="5DB65E8F" w14:textId="77777777" w:rsidR="00EC501B" w:rsidRDefault="00EC501B" w:rsidP="00A7333E">
      <w:pPr>
        <w:pStyle w:val="EnglishHangNoCoptic"/>
        <w:ind w:firstLine="0"/>
      </w:pPr>
      <w:r w:rsidRPr="00170FFC">
        <w:t xml:space="preserve">My eyes </w:t>
      </w:r>
      <w:r>
        <w:t xml:space="preserve">have </w:t>
      </w:r>
      <w:r w:rsidRPr="00170FFC">
        <w:t>fail from l</w:t>
      </w:r>
      <w:r>
        <w:t>ooking to the height of heaven,</w:t>
      </w:r>
    </w:p>
    <w:p w14:paraId="38566FD0" w14:textId="77777777" w:rsidR="00EC501B" w:rsidRDefault="00EC501B" w:rsidP="00A7333E">
      <w:pPr>
        <w:pStyle w:val="EnglishHangNoCoptic"/>
        <w:ind w:firstLine="0"/>
      </w:pPr>
      <w:r w:rsidRPr="00170FFC">
        <w:t>to</w:t>
      </w:r>
      <w:r>
        <w:t>ward the Lord, who delivered me</w:t>
      </w:r>
    </w:p>
    <w:p w14:paraId="670C4C90" w14:textId="77777777" w:rsidR="00EC501B" w:rsidRDefault="00EC501B" w:rsidP="00A7333E">
      <w:pPr>
        <w:pStyle w:val="EnglishHangEndNoCoptic"/>
        <w:ind w:firstLine="0"/>
      </w:pPr>
      <w:r w:rsidRPr="00170FFC">
        <w:t>15</w:t>
      </w:r>
      <w:r>
        <w:t xml:space="preserve"> </w:t>
      </w:r>
      <w:r w:rsidRPr="00170FFC">
        <w:t>a</w:t>
      </w:r>
      <w:r>
        <w:t>nd removed the pain of my soul.</w:t>
      </w:r>
    </w:p>
    <w:p w14:paraId="5DE20D86" w14:textId="77777777" w:rsidR="00EC501B" w:rsidRDefault="00EC501B" w:rsidP="00A7333E">
      <w:pPr>
        <w:pStyle w:val="EnglishHangNoCoptic"/>
      </w:pPr>
      <w:r w:rsidRPr="00170FFC">
        <w:t>16</w:t>
      </w:r>
      <w:r>
        <w:t xml:space="preserve"> </w:t>
      </w:r>
      <w:r w:rsidRPr="00170FFC">
        <w:t>O Lord,</w:t>
      </w:r>
      <w:r>
        <w:t xml:space="preserve"> it was told You concerning this,</w:t>
      </w:r>
    </w:p>
    <w:p w14:paraId="442DA605" w14:textId="77777777" w:rsidR="00EC501B" w:rsidRDefault="00EC501B" w:rsidP="00A7333E">
      <w:pPr>
        <w:pStyle w:val="EnglishHangNoCoptic"/>
        <w:ind w:firstLine="0"/>
      </w:pPr>
      <w:r>
        <w:t>and You revived my breath;</w:t>
      </w:r>
    </w:p>
    <w:p w14:paraId="2646ED94" w14:textId="77777777" w:rsidR="00EC501B" w:rsidRDefault="00EC501B" w:rsidP="00A7333E">
      <w:pPr>
        <w:pStyle w:val="EnglishHangEndNoCoptic"/>
        <w:ind w:firstLine="0"/>
      </w:pPr>
      <w:r>
        <w:t>and I was comforted, and lived!</w:t>
      </w:r>
    </w:p>
    <w:p w14:paraId="0A14FF7D" w14:textId="77777777" w:rsidR="00EC501B" w:rsidRDefault="00EC501B" w:rsidP="00A7333E">
      <w:pPr>
        <w:pStyle w:val="EnglishHangNoCoptic"/>
      </w:pPr>
      <w:r>
        <w:t>17 For You have chosen my soul,</w:t>
      </w:r>
    </w:p>
    <w:p w14:paraId="629A2524" w14:textId="77777777" w:rsidR="00EC501B" w:rsidRDefault="00EC501B" w:rsidP="00A7333E">
      <w:pPr>
        <w:pStyle w:val="EnglishHangNoCoptic"/>
        <w:ind w:firstLine="0"/>
      </w:pPr>
      <w:r>
        <w:t>that it should not perish,</w:t>
      </w:r>
    </w:p>
    <w:p w14:paraId="4E8FC1E6" w14:textId="77777777" w:rsidR="00EC501B" w:rsidRDefault="00EC501B" w:rsidP="00A7333E">
      <w:pPr>
        <w:pStyle w:val="EnglishHangNoCoptic"/>
        <w:ind w:firstLine="0"/>
      </w:pPr>
      <w:r w:rsidRPr="00170FFC">
        <w:t xml:space="preserve">and </w:t>
      </w:r>
      <w:r>
        <w:t>You cast all my sins</w:t>
      </w:r>
    </w:p>
    <w:p w14:paraId="7C0E7D00" w14:textId="77777777" w:rsidR="00EC501B" w:rsidRDefault="00EC501B" w:rsidP="00A7333E">
      <w:pPr>
        <w:pStyle w:val="EnglishHangEndNoCoptic"/>
        <w:ind w:firstLine="0"/>
      </w:pPr>
      <w:r>
        <w:t>behind me.</w:t>
      </w:r>
    </w:p>
    <w:p w14:paraId="52DE7125" w14:textId="77777777" w:rsidR="00EC501B" w:rsidRDefault="00EC501B" w:rsidP="00A7333E">
      <w:pPr>
        <w:pStyle w:val="EnglishHangNoCoptic"/>
      </w:pPr>
      <w:r w:rsidRPr="00170FFC">
        <w:t>18</w:t>
      </w:r>
      <w:r>
        <w:t xml:space="preserve"> </w:t>
      </w:r>
      <w:r w:rsidRPr="00170FFC">
        <w:t>For those</w:t>
      </w:r>
      <w:r>
        <w:t xml:space="preserve"> in Hades will not praise You,</w:t>
      </w:r>
    </w:p>
    <w:p w14:paraId="3AA773EE" w14:textId="77777777" w:rsidR="00EC501B" w:rsidRDefault="00EC501B" w:rsidP="00A7333E">
      <w:pPr>
        <w:pStyle w:val="EnglishHangNoCoptic"/>
        <w:ind w:firstLine="0"/>
      </w:pPr>
      <w:r w:rsidRPr="00170FFC">
        <w:t>n</w:t>
      </w:r>
      <w:r>
        <w:t>either will the dead bless You;</w:t>
      </w:r>
    </w:p>
    <w:p w14:paraId="451742FC" w14:textId="77777777" w:rsidR="00EC501B" w:rsidRDefault="00EC501B" w:rsidP="00A7333E">
      <w:pPr>
        <w:pStyle w:val="EnglishHangNoCoptic"/>
        <w:ind w:firstLine="0"/>
      </w:pPr>
      <w:r>
        <w:t>nor shall those in Hades hope</w:t>
      </w:r>
    </w:p>
    <w:p w14:paraId="28718900" w14:textId="77777777" w:rsidR="00EC501B" w:rsidRDefault="00EC501B" w:rsidP="00A7333E">
      <w:pPr>
        <w:pStyle w:val="EnglishHangEndNoCoptic"/>
        <w:ind w:firstLine="0"/>
      </w:pPr>
      <w:r>
        <w:t>for Your mercy.</w:t>
      </w:r>
    </w:p>
    <w:p w14:paraId="26A19B78" w14:textId="77777777" w:rsidR="00EC501B" w:rsidRDefault="00EC501B" w:rsidP="00A7333E">
      <w:pPr>
        <w:pStyle w:val="EnglishHangNoCoptic"/>
      </w:pPr>
      <w:r>
        <w:t>19 The living will praise You</w:t>
      </w:r>
    </w:p>
    <w:p w14:paraId="20D61599" w14:textId="77777777" w:rsidR="00EC501B" w:rsidRDefault="00EC501B" w:rsidP="00A7333E">
      <w:pPr>
        <w:pStyle w:val="EnglishHangNoCoptic"/>
        <w:ind w:firstLine="0"/>
      </w:pPr>
      <w:r w:rsidRPr="00170FFC">
        <w:t>as I</w:t>
      </w:r>
      <w:r>
        <w:t xml:space="preserve"> do,</w:t>
      </w:r>
    </w:p>
    <w:p w14:paraId="5007619A" w14:textId="77777777" w:rsidR="00EC501B" w:rsidRDefault="00EC501B" w:rsidP="00A7333E">
      <w:pPr>
        <w:pStyle w:val="EnglishHangNoCoptic"/>
        <w:ind w:firstLine="0"/>
      </w:pPr>
      <w:r>
        <w:t>for from this day forward, I will cause children</w:t>
      </w:r>
    </w:p>
    <w:p w14:paraId="463834AD" w14:textId="77777777" w:rsidR="00EC501B" w:rsidRDefault="00EC501B" w:rsidP="00A7333E">
      <w:pPr>
        <w:pStyle w:val="EnglishHangNoCoptic"/>
        <w:ind w:firstLine="0"/>
      </w:pPr>
      <w:r w:rsidRPr="00170FFC">
        <w:t>to declare Your righteo</w:t>
      </w:r>
      <w:r>
        <w:t>usness,</w:t>
      </w:r>
    </w:p>
    <w:p w14:paraId="7549A19E" w14:textId="77777777" w:rsidR="00EC501B" w:rsidRDefault="00EC501B" w:rsidP="00A7333E">
      <w:pPr>
        <w:pStyle w:val="EnglishHangEndNoCoptic"/>
        <w:ind w:firstLine="0"/>
      </w:pPr>
      <w:r>
        <w:t>O Lord of my salvation.</w:t>
      </w:r>
    </w:p>
    <w:p w14:paraId="24CA2342" w14:textId="77777777" w:rsidR="00EC501B" w:rsidRDefault="00EC501B" w:rsidP="00A7333E">
      <w:pPr>
        <w:pStyle w:val="EnglishHangNoCoptic"/>
      </w:pPr>
      <w:r w:rsidRPr="00170FFC">
        <w:t>20</w:t>
      </w:r>
      <w:r>
        <w:t xml:space="preserve"> A</w:t>
      </w:r>
      <w:r w:rsidRPr="00170FFC">
        <w:t xml:space="preserve">nd I </w:t>
      </w:r>
      <w:r>
        <w:t>will</w:t>
      </w:r>
      <w:r w:rsidRPr="00170FFC">
        <w:t xml:space="preserve"> not cease</w:t>
      </w:r>
      <w:r>
        <w:t xml:space="preserve"> praising You with the harp</w:t>
      </w:r>
    </w:p>
    <w:p w14:paraId="79B7745D" w14:textId="77777777" w:rsidR="00EC501B" w:rsidRDefault="00EC501B" w:rsidP="00A7333E">
      <w:pPr>
        <w:pStyle w:val="EnglishHangNoCoptic"/>
        <w:ind w:firstLine="0"/>
      </w:pPr>
      <w:r>
        <w:t>all the days of my life,</w:t>
      </w:r>
    </w:p>
    <w:p w14:paraId="0DF80861" w14:textId="77777777" w:rsidR="00EC501B" w:rsidRDefault="00EC501B" w:rsidP="00A7333E">
      <w:pPr>
        <w:pStyle w:val="EnglishHangEndNoCoptic"/>
        <w:ind w:firstLine="0"/>
      </w:pPr>
      <w:r w:rsidRPr="00170FFC">
        <w:t xml:space="preserve">before the house of </w:t>
      </w:r>
      <w:r>
        <w:t>the Lord</w:t>
      </w:r>
      <w:r w:rsidRPr="00170FFC">
        <w:t>.”</w:t>
      </w:r>
    </w:p>
    <w:p w14:paraId="7F6616A0" w14:textId="77777777" w:rsidR="00EC501B" w:rsidRDefault="00EC501B" w:rsidP="00A7333E">
      <w:pPr>
        <w:pStyle w:val="Heading4"/>
      </w:pPr>
      <w:r>
        <w:t>The Prayer of Manesses the King</w:t>
      </w:r>
    </w:p>
    <w:p w14:paraId="0A7EEA78" w14:textId="77777777" w:rsidR="00EC501B" w:rsidRDefault="00EC501B" w:rsidP="00A7333E">
      <w:pPr>
        <w:pStyle w:val="Rubric"/>
      </w:pPr>
      <w:r>
        <w:t>(Deuterocanonical. Sometimes called Psalm 152, or 2 Chronicles 37. Coptic rite: Joyous Saturday)</w:t>
      </w:r>
    </w:p>
    <w:p w14:paraId="41F5B843" w14:textId="77777777" w:rsidR="00EC501B" w:rsidRDefault="00EC501B" w:rsidP="00ED1D04">
      <w:pPr>
        <w:pStyle w:val="Rubric"/>
      </w:pPr>
      <w:r>
        <w:t>The Prayer of Manesses the King. His blessing be upon us all. Amen.</w:t>
      </w:r>
    </w:p>
    <w:p w14:paraId="0AAAC4CD" w14:textId="77777777" w:rsidR="00EC501B" w:rsidRDefault="00EC501B" w:rsidP="00A7333E">
      <w:pPr>
        <w:pStyle w:val="EnglishHangNoCoptic"/>
      </w:pPr>
      <w:r>
        <w:lastRenderedPageBreak/>
        <w:t>1 “O Lord Almighty,</w:t>
      </w:r>
    </w:p>
    <w:p w14:paraId="544C9382" w14:textId="77777777" w:rsidR="00EC501B" w:rsidRDefault="00EC501B" w:rsidP="00A7333E">
      <w:pPr>
        <w:pStyle w:val="EnglishHangNoCoptic"/>
        <w:ind w:firstLine="0"/>
      </w:pPr>
      <w:r>
        <w:t>the God of our fathers,</w:t>
      </w:r>
    </w:p>
    <w:p w14:paraId="18C3D46C" w14:textId="77777777" w:rsidR="00EC501B" w:rsidRDefault="00EC501B" w:rsidP="00A7333E">
      <w:pPr>
        <w:pStyle w:val="EnglishHangNoCoptic"/>
        <w:ind w:firstLine="0"/>
      </w:pPr>
      <w:r>
        <w:t>of Abraham, Isaac, and Jacob,</w:t>
      </w:r>
    </w:p>
    <w:p w14:paraId="2BB8DFD1" w14:textId="77777777" w:rsidR="00EC501B" w:rsidRDefault="00EC501B" w:rsidP="00A7333E">
      <w:pPr>
        <w:pStyle w:val="EnglishHangEndNoCoptic"/>
        <w:ind w:firstLine="0"/>
      </w:pPr>
      <w:r>
        <w:t>and their righteous seed;</w:t>
      </w:r>
    </w:p>
    <w:p w14:paraId="6E6F31AF" w14:textId="77777777" w:rsidR="00EC501B" w:rsidRDefault="00EC501B" w:rsidP="00A7333E">
      <w:pPr>
        <w:pStyle w:val="EnglishHangNoCoptic"/>
      </w:pPr>
      <w:r>
        <w:t>2 Who made heaven and earth</w:t>
      </w:r>
    </w:p>
    <w:p w14:paraId="3AD201D5" w14:textId="77777777" w:rsidR="00EC501B" w:rsidRDefault="00EC501B" w:rsidP="00A7333E">
      <w:pPr>
        <w:pStyle w:val="EnglishHangEndNoCoptic"/>
        <w:ind w:firstLine="0"/>
      </w:pPr>
      <w:r>
        <w:t>with all their order;</w:t>
      </w:r>
    </w:p>
    <w:p w14:paraId="259D1A94" w14:textId="77777777" w:rsidR="00EC501B" w:rsidRDefault="00EC501B" w:rsidP="00A7333E">
      <w:pPr>
        <w:pStyle w:val="EnglishHangNoCoptic"/>
      </w:pPr>
      <w:r>
        <w:t>3 Who set the bounds of the sea</w:t>
      </w:r>
    </w:p>
    <w:p w14:paraId="17115D36" w14:textId="77777777" w:rsidR="00EC501B" w:rsidRDefault="00EC501B" w:rsidP="00A7333E">
      <w:pPr>
        <w:pStyle w:val="EnglishHangNoCoptic"/>
        <w:ind w:firstLine="0"/>
      </w:pPr>
      <w:r>
        <w:t>by the word of Your statute;</w:t>
      </w:r>
    </w:p>
    <w:p w14:paraId="10319200" w14:textId="77777777" w:rsidR="00EC501B" w:rsidRDefault="00EC501B" w:rsidP="00A7333E">
      <w:pPr>
        <w:pStyle w:val="EnglishHangNoCoptic"/>
        <w:ind w:firstLine="0"/>
      </w:pPr>
      <w:r>
        <w:t>Who shut up the deep</w:t>
      </w:r>
    </w:p>
    <w:p w14:paraId="58BAB203" w14:textId="77777777" w:rsidR="00EC501B" w:rsidRDefault="00EC501B" w:rsidP="00A7333E">
      <w:pPr>
        <w:pStyle w:val="EnglishHangEndNoCoptic"/>
        <w:ind w:firstLine="0"/>
      </w:pPr>
      <w:r>
        <w:t>and sealed it by Your awesome and glorious Name;</w:t>
      </w:r>
    </w:p>
    <w:p w14:paraId="0D4BF6C8" w14:textId="77777777" w:rsidR="00EC501B" w:rsidRDefault="00EC501B" w:rsidP="00A7333E">
      <w:pPr>
        <w:pStyle w:val="EnglishHangNoCoptic"/>
      </w:pPr>
      <w:r>
        <w:t>4 before whom all things tremble</w:t>
      </w:r>
    </w:p>
    <w:p w14:paraId="36471A64" w14:textId="77777777" w:rsidR="00EC501B" w:rsidRDefault="00EC501B" w:rsidP="00A7333E">
      <w:pPr>
        <w:pStyle w:val="EnglishHangEndNoCoptic"/>
        <w:ind w:firstLine="0"/>
      </w:pPr>
      <w:r>
        <w:t>and fear because of Your power;</w:t>
      </w:r>
    </w:p>
    <w:p w14:paraId="60CC4FF5" w14:textId="77777777" w:rsidR="00EC501B" w:rsidRDefault="00EC501B" w:rsidP="00A7333E">
      <w:pPr>
        <w:pStyle w:val="EnglishHangNoCoptic"/>
      </w:pPr>
      <w:r>
        <w:t>5 for the majesty of Your glory is unbearable,</w:t>
      </w:r>
    </w:p>
    <w:p w14:paraId="19245DD9" w14:textId="77777777" w:rsidR="00EC501B" w:rsidRDefault="00EC501B" w:rsidP="00A7333E">
      <w:pPr>
        <w:pStyle w:val="EnglishHangEndNoCoptic"/>
        <w:ind w:firstLine="0"/>
      </w:pPr>
      <w:r>
        <w:t>and the wrath of Your threats toward sinners cannot be withstood;</w:t>
      </w:r>
    </w:p>
    <w:p w14:paraId="2330FA44" w14:textId="77777777" w:rsidR="00EC501B" w:rsidRDefault="00EC501B" w:rsidP="00A7333E">
      <w:pPr>
        <w:pStyle w:val="EnglishHangEndNoCoptic"/>
      </w:pPr>
      <w:r>
        <w:t>6 yet Your merciful promise is immeasurable and unsearchable.</w:t>
      </w:r>
    </w:p>
    <w:p w14:paraId="28FDD188" w14:textId="77777777" w:rsidR="00EC501B" w:rsidRDefault="00EC501B" w:rsidP="00A7333E">
      <w:pPr>
        <w:pStyle w:val="EnglishHangNoCoptic"/>
      </w:pPr>
      <w:r>
        <w:t>7 For You are the Lord Most High,</w:t>
      </w:r>
    </w:p>
    <w:p w14:paraId="2C5C052E" w14:textId="77777777" w:rsidR="00EC501B" w:rsidRDefault="00EC501B" w:rsidP="00A7333E">
      <w:pPr>
        <w:pStyle w:val="EnglishHangNoCoptic"/>
        <w:ind w:firstLine="0"/>
      </w:pPr>
      <w:r>
        <w:t>and are compassionate, slow to anger, and abounding in mercy,</w:t>
      </w:r>
    </w:p>
    <w:p w14:paraId="613F8715" w14:textId="77777777" w:rsidR="00EC501B" w:rsidRDefault="00EC501B" w:rsidP="00A7333E">
      <w:pPr>
        <w:pStyle w:val="EnglishHangEndNoCoptic"/>
        <w:ind w:firstLine="0"/>
      </w:pPr>
      <w:r>
        <w:t>and repenting at all the evils of man.</w:t>
      </w:r>
    </w:p>
    <w:p w14:paraId="5D2E1482" w14:textId="77777777" w:rsidR="00EC501B" w:rsidRDefault="00EC501B" w:rsidP="00A7333E">
      <w:pPr>
        <w:pStyle w:val="EnglishHangNoCoptic"/>
      </w:pPr>
      <w:r>
        <w:t>8 Therefore You, O Lord God of the righteous,</w:t>
      </w:r>
    </w:p>
    <w:p w14:paraId="4BD59DEF" w14:textId="77777777" w:rsidR="00EC501B" w:rsidRDefault="00EC501B" w:rsidP="00A7333E">
      <w:pPr>
        <w:pStyle w:val="EnglishHangNoCoptic"/>
        <w:ind w:firstLine="0"/>
      </w:pPr>
      <w:r>
        <w:t>have not appointed repentance for the righteous,</w:t>
      </w:r>
    </w:p>
    <w:p w14:paraId="5D18CA71" w14:textId="77777777" w:rsidR="00EC501B" w:rsidRDefault="00EC501B" w:rsidP="00A7333E">
      <w:pPr>
        <w:pStyle w:val="EnglishHangNoCoptic"/>
        <w:ind w:firstLine="0"/>
      </w:pPr>
      <w:r>
        <w:t>for Abraham, Isaac, and Jacob, who have not sinned against You;</w:t>
      </w:r>
    </w:p>
    <w:p w14:paraId="1B1B2B1E" w14:textId="77777777" w:rsidR="00EC501B" w:rsidRDefault="00EC501B" w:rsidP="00A7333E">
      <w:pPr>
        <w:pStyle w:val="EnglishHangEndNoCoptic"/>
        <w:ind w:firstLine="0"/>
      </w:pPr>
      <w:r>
        <w:t>but You have appointed repentance for me, the sinner,</w:t>
      </w:r>
    </w:p>
    <w:p w14:paraId="7C51DE1C" w14:textId="77777777" w:rsidR="00EC501B" w:rsidRDefault="00EC501B" w:rsidP="00A7333E">
      <w:pPr>
        <w:pStyle w:val="EnglishHangNoCoptic"/>
      </w:pPr>
      <w:r>
        <w:t>9 because I have sinned more than the number of the sands on the seashore.</w:t>
      </w:r>
    </w:p>
    <w:p w14:paraId="6BC2CB8F" w14:textId="77777777" w:rsidR="00EC501B" w:rsidRDefault="00EC501B" w:rsidP="00A7333E">
      <w:pPr>
        <w:pStyle w:val="EnglishHangNoCoptic"/>
        <w:ind w:firstLine="0"/>
      </w:pPr>
      <w:r>
        <w:t>My lawlessness, O Lord, is multiplied.</w:t>
      </w:r>
    </w:p>
    <w:p w14:paraId="2B0822AA" w14:textId="77777777" w:rsidR="00EC501B" w:rsidRDefault="00EC501B" w:rsidP="00A7333E">
      <w:pPr>
        <w:pStyle w:val="EnglishHangNoCoptic"/>
        <w:ind w:firstLine="0"/>
      </w:pPr>
      <w:r>
        <w:t>Yes, my lawlessness is multiplied,</w:t>
      </w:r>
    </w:p>
    <w:p w14:paraId="72269505" w14:textId="77777777" w:rsidR="00EC501B" w:rsidRDefault="00EC501B" w:rsidP="00A7333E">
      <w:pPr>
        <w:pStyle w:val="EnglishHangNoCoptic"/>
        <w:ind w:firstLine="0"/>
      </w:pPr>
      <w:r>
        <w:t>and I am not worthy to fix my eyes to behold the heights of heaven</w:t>
      </w:r>
    </w:p>
    <w:p w14:paraId="4D2FC2AC" w14:textId="77777777" w:rsidR="00EC501B" w:rsidRDefault="00EC501B" w:rsidP="00A7333E">
      <w:pPr>
        <w:pStyle w:val="EnglishHangEndNoCoptic"/>
        <w:ind w:firstLine="0"/>
      </w:pPr>
      <w:r>
        <w:t>because of the multitude of my wrongdoings.</w:t>
      </w:r>
    </w:p>
    <w:p w14:paraId="3C4C2304" w14:textId="77777777" w:rsidR="00EC501B" w:rsidRDefault="00EC501B" w:rsidP="00A7333E">
      <w:pPr>
        <w:pStyle w:val="EnglishHangNoCoptic"/>
      </w:pPr>
      <w:r>
        <w:t>10 I am bent down with many iron chains</w:t>
      </w:r>
    </w:p>
    <w:p w14:paraId="4FE824D2" w14:textId="77777777" w:rsidR="00EC501B" w:rsidRDefault="00EC501B" w:rsidP="00A7333E">
      <w:pPr>
        <w:pStyle w:val="EnglishHangNoCoptic"/>
        <w:ind w:firstLine="0"/>
      </w:pPr>
      <w:r>
        <w:t>that I shake my head over my sins,</w:t>
      </w:r>
    </w:p>
    <w:p w14:paraId="17D97A5D" w14:textId="77777777" w:rsidR="00EC501B" w:rsidRDefault="00EC501B" w:rsidP="00A7333E">
      <w:pPr>
        <w:pStyle w:val="EnglishHangNoCoptic"/>
        <w:ind w:firstLine="0"/>
      </w:pPr>
      <w:r>
        <w:t>and I find no relief.</w:t>
      </w:r>
    </w:p>
    <w:p w14:paraId="0D37EEBF" w14:textId="77777777" w:rsidR="00EC501B" w:rsidRDefault="00EC501B" w:rsidP="00A7333E">
      <w:pPr>
        <w:pStyle w:val="EnglishHangNoCoptic"/>
        <w:ind w:firstLine="0"/>
      </w:pPr>
      <w:r>
        <w:t>For I have provoked Your anger</w:t>
      </w:r>
    </w:p>
    <w:p w14:paraId="35CEC844" w14:textId="77777777" w:rsidR="00EC501B" w:rsidRDefault="00EC501B" w:rsidP="00A7333E">
      <w:pPr>
        <w:pStyle w:val="EnglishHangNoCoptic"/>
        <w:ind w:firstLine="0"/>
      </w:pPr>
      <w:r>
        <w:t>and done evil in your sight.</w:t>
      </w:r>
    </w:p>
    <w:p w14:paraId="58E598FE" w14:textId="77777777" w:rsidR="00EC501B" w:rsidRDefault="00EC501B" w:rsidP="00A7333E">
      <w:pPr>
        <w:pStyle w:val="EnglishHangNoCoptic"/>
        <w:ind w:firstLine="0"/>
      </w:pPr>
      <w:r>
        <w:t>I have set up abominations</w:t>
      </w:r>
    </w:p>
    <w:p w14:paraId="7B2B1C44" w14:textId="77777777" w:rsidR="00EC501B" w:rsidRDefault="00EC501B" w:rsidP="00A7333E">
      <w:pPr>
        <w:pStyle w:val="EnglishHangEndNoCoptic"/>
        <w:ind w:firstLine="0"/>
      </w:pPr>
      <w:r>
        <w:t>and multiplied idols.</w:t>
      </w:r>
    </w:p>
    <w:p w14:paraId="3FE84E4B" w14:textId="77777777" w:rsidR="00EC501B" w:rsidRDefault="00EC501B" w:rsidP="00A7333E">
      <w:pPr>
        <w:pStyle w:val="EnglishHangNoCoptic"/>
      </w:pPr>
      <w:r>
        <w:t>11 Now therefore, I bend the knee of my heart,</w:t>
      </w:r>
    </w:p>
    <w:p w14:paraId="4E107B2C" w14:textId="77777777" w:rsidR="00EC501B" w:rsidRDefault="00EC501B" w:rsidP="00A7333E">
      <w:pPr>
        <w:pStyle w:val="EnglishHangEndNoCoptic"/>
        <w:ind w:firstLine="0"/>
      </w:pPr>
      <w:r>
        <w:t>begging goodness from You.</w:t>
      </w:r>
    </w:p>
    <w:p w14:paraId="69521E59" w14:textId="77777777" w:rsidR="00EC501B" w:rsidRDefault="00EC501B" w:rsidP="00A7333E">
      <w:pPr>
        <w:pStyle w:val="EnglishHangNoCoptic"/>
      </w:pPr>
      <w:r>
        <w:t>12 I have sinned, O Lord, I have sinned,</w:t>
      </w:r>
    </w:p>
    <w:p w14:paraId="0E633498" w14:textId="77777777" w:rsidR="00EC501B" w:rsidRDefault="00EC501B" w:rsidP="00A7333E">
      <w:pPr>
        <w:pStyle w:val="EnglishHangEndNoCoptic"/>
        <w:ind w:firstLine="0"/>
      </w:pPr>
      <w:r>
        <w:t>and I know my iniquity.</w:t>
      </w:r>
    </w:p>
    <w:p w14:paraId="0EE57327" w14:textId="77777777" w:rsidR="00EC501B" w:rsidRDefault="00EC501B" w:rsidP="00A7333E">
      <w:pPr>
        <w:pStyle w:val="EnglishHangNoCoptic"/>
      </w:pPr>
      <w:r>
        <w:lastRenderedPageBreak/>
        <w:t>13 I ask and beg you:</w:t>
      </w:r>
    </w:p>
    <w:p w14:paraId="137F6108" w14:textId="77777777" w:rsidR="00EC501B" w:rsidRDefault="00EC501B" w:rsidP="00A7333E">
      <w:pPr>
        <w:pStyle w:val="EnglishHangNoCoptic"/>
        <w:ind w:firstLine="0"/>
      </w:pPr>
      <w:r>
        <w:t>forgive me, O Lord, forgive me!</w:t>
      </w:r>
    </w:p>
    <w:p w14:paraId="18BA3CC9" w14:textId="77777777" w:rsidR="00EC501B" w:rsidRDefault="00EC501B" w:rsidP="00A7333E">
      <w:pPr>
        <w:pStyle w:val="EnglishHangNoCoptic"/>
        <w:ind w:firstLine="0"/>
      </w:pPr>
      <w:r>
        <w:t>Do not destroy me because of my iniquity;</w:t>
      </w:r>
    </w:p>
    <w:p w14:paraId="3BBAAC6F" w14:textId="77777777" w:rsidR="00EC501B" w:rsidRDefault="00EC501B" w:rsidP="00A7333E">
      <w:pPr>
        <w:pStyle w:val="EnglishHangNoCoptic"/>
        <w:ind w:firstLine="0"/>
      </w:pPr>
      <w:r>
        <w:t>neither reserve evils for me, nor be wrathful forever;</w:t>
      </w:r>
    </w:p>
    <w:p w14:paraId="0375E7C2" w14:textId="77777777" w:rsidR="00EC501B" w:rsidRDefault="00EC501B" w:rsidP="00A7333E">
      <w:pPr>
        <w:pStyle w:val="EnglishHangNoCoptic"/>
        <w:ind w:firstLine="0"/>
      </w:pPr>
      <w:r>
        <w:t>nor condemn me to the lowest parts of the earth;</w:t>
      </w:r>
    </w:p>
    <w:p w14:paraId="5D48B140" w14:textId="77777777" w:rsidR="00EC501B" w:rsidRDefault="00EC501B" w:rsidP="00A7333E">
      <w:pPr>
        <w:pStyle w:val="EnglishHangEndNoCoptic"/>
        <w:ind w:firstLine="0"/>
      </w:pPr>
      <w:r>
        <w:t>for You are the Lord God of those who repent.</w:t>
      </w:r>
    </w:p>
    <w:p w14:paraId="48C4D1CC" w14:textId="77777777" w:rsidR="00EC501B" w:rsidRDefault="00EC501B" w:rsidP="00A7333E">
      <w:pPr>
        <w:pStyle w:val="EnglishHangNoCoptic"/>
      </w:pPr>
      <w:r>
        <w:t>14 And in me, though I am unworthy,</w:t>
      </w:r>
    </w:p>
    <w:p w14:paraId="41B14804" w14:textId="77777777" w:rsidR="00EC501B" w:rsidRDefault="00EC501B" w:rsidP="00A7333E">
      <w:pPr>
        <w:pStyle w:val="EnglishHangNoCoptic"/>
        <w:ind w:firstLine="0"/>
      </w:pPr>
      <w:r>
        <w:t>You will show Your goodness, and will save me</w:t>
      </w:r>
    </w:p>
    <w:p w14:paraId="4924912D" w14:textId="77777777" w:rsidR="00EC501B" w:rsidRDefault="00EC501B" w:rsidP="00A7333E">
      <w:pPr>
        <w:pStyle w:val="EnglishHangEndNoCoptic"/>
        <w:ind w:firstLine="0"/>
      </w:pPr>
      <w:r>
        <w:t>according to Your great mercy.</w:t>
      </w:r>
    </w:p>
    <w:p w14:paraId="1AE24F61" w14:textId="77777777" w:rsidR="00EC501B" w:rsidRDefault="00EC501B" w:rsidP="00A7333E">
      <w:pPr>
        <w:pStyle w:val="EnglishHangNoCoptic"/>
      </w:pPr>
      <w:r>
        <w:t>15 Therefore I shall praise You continually, all the days of my life,</w:t>
      </w:r>
    </w:p>
    <w:p w14:paraId="770C0285" w14:textId="77777777" w:rsidR="00EC501B" w:rsidRDefault="00EC501B" w:rsidP="00A7333E">
      <w:pPr>
        <w:pStyle w:val="EnglishHangNoCoptic"/>
        <w:ind w:firstLine="0"/>
      </w:pPr>
      <w:r>
        <w:t>for all the powers of the heavens praise You,</w:t>
      </w:r>
    </w:p>
    <w:p w14:paraId="22C990B2" w14:textId="77777777" w:rsidR="00EC501B" w:rsidRDefault="00EC501B" w:rsidP="00A7333E">
      <w:pPr>
        <w:pStyle w:val="EnglishHangEndNoCoptic"/>
        <w:ind w:firstLine="0"/>
      </w:pPr>
      <w:r>
        <w:t>and Yours is the glory unto the ages. Amen.”</w:t>
      </w:r>
    </w:p>
    <w:p w14:paraId="29C0B131" w14:textId="77777777" w:rsidR="00EC501B" w:rsidRDefault="00EC501B" w:rsidP="00A7333E">
      <w:pPr>
        <w:pStyle w:val="Heading4"/>
      </w:pPr>
      <w:r>
        <w:t>The First Prayer of Esaias the Prophet</w:t>
      </w:r>
    </w:p>
    <w:p w14:paraId="605A64F0" w14:textId="77777777" w:rsidR="00EC501B" w:rsidRDefault="00EC501B" w:rsidP="00A7333E">
      <w:pPr>
        <w:pStyle w:val="Rubric"/>
      </w:pPr>
      <w:r>
        <w:t>(Esaias 26:9-20. Coptic rite: Joyous Saturday, Byzantine rite Fifth Ode. Esias’ prophecy, which is also his prayer. O Lord our God, grant us peace.)</w:t>
      </w:r>
    </w:p>
    <w:p w14:paraId="06DF379D" w14:textId="77777777" w:rsidR="00EC501B" w:rsidRPr="0040319E" w:rsidRDefault="00EC501B" w:rsidP="00ED1D04">
      <w:pPr>
        <w:pStyle w:val="Rubric"/>
      </w:pPr>
      <w:r>
        <w:t>A reading from the Book of Esias the Prophet. His blessing be upon us all. Amen.</w:t>
      </w:r>
    </w:p>
    <w:p w14:paraId="3C652F24" w14:textId="77777777" w:rsidR="00EC501B" w:rsidRDefault="00EC501B" w:rsidP="00A7333E">
      <w:pPr>
        <w:pStyle w:val="EnglishHangNoCoptic"/>
      </w:pPr>
      <w:r>
        <w:t>[7 The way of the godly has become straight;</w:t>
      </w:r>
    </w:p>
    <w:p w14:paraId="10CE5F42" w14:textId="77777777" w:rsidR="00EC501B" w:rsidRDefault="00EC501B" w:rsidP="00A7333E">
      <w:pPr>
        <w:pStyle w:val="EnglishHangEndNoCoptic"/>
        <w:ind w:firstLine="0"/>
      </w:pPr>
      <w:r>
        <w:t>The way of the godly has been prepared,</w:t>
      </w:r>
    </w:p>
    <w:p w14:paraId="58291F06" w14:textId="77777777" w:rsidR="00EC501B" w:rsidRDefault="00EC501B" w:rsidP="00A7333E">
      <w:pPr>
        <w:pStyle w:val="EnglishHangNoCoptic"/>
      </w:pPr>
      <w:r>
        <w:t>8 for the way of the Lord is justice;</w:t>
      </w:r>
    </w:p>
    <w:p w14:paraId="3C97FDED" w14:textId="77777777" w:rsidR="00EC501B" w:rsidRDefault="00EC501B" w:rsidP="00A7333E">
      <w:pPr>
        <w:pStyle w:val="EnglishHangNoCoptic"/>
        <w:ind w:firstLine="0"/>
      </w:pPr>
      <w:r>
        <w:t>we have hoped in Your Name</w:t>
      </w:r>
    </w:p>
    <w:p w14:paraId="2DF53149" w14:textId="77777777" w:rsidR="00EC501B" w:rsidRDefault="00EC501B" w:rsidP="00A7333E">
      <w:pPr>
        <w:pStyle w:val="EnglishHangEndNoCoptic"/>
        <w:ind w:firstLine="0"/>
      </w:pPr>
      <w:r>
        <w:t>and in the remembrance]</w:t>
      </w:r>
    </w:p>
    <w:p w14:paraId="32707C3C" w14:textId="77777777" w:rsidR="00EC501B" w:rsidRDefault="00EC501B" w:rsidP="00A7333E">
      <w:pPr>
        <w:pStyle w:val="EnglishHangNoCoptic"/>
      </w:pPr>
      <w:r w:rsidRPr="0040319E">
        <w:t>9</w:t>
      </w:r>
      <w:r>
        <w:t xml:space="preserve"> that our soul desires]</w:t>
      </w:r>
    </w:p>
    <w:p w14:paraId="205AE4E9" w14:textId="77777777" w:rsidR="00EC501B" w:rsidRDefault="00EC501B" w:rsidP="00A7333E">
      <w:pPr>
        <w:pStyle w:val="EnglishHangNoCoptic"/>
        <w:ind w:firstLine="0"/>
      </w:pPr>
      <w:r>
        <w:t>At night m</w:t>
      </w:r>
      <w:r w:rsidRPr="0040319E">
        <w:t>y spirit rises earl</w:t>
      </w:r>
      <w:r>
        <w:t>y toward You, O God,</w:t>
      </w:r>
    </w:p>
    <w:p w14:paraId="5A0C93B0" w14:textId="77777777" w:rsidR="00EC501B" w:rsidRDefault="00EC501B" w:rsidP="00A7333E">
      <w:pPr>
        <w:pStyle w:val="EnglishHangNoCoptic"/>
        <w:ind w:firstLine="0"/>
      </w:pPr>
      <w:r w:rsidRPr="0040319E">
        <w:t>for Your comma</w:t>
      </w:r>
      <w:r>
        <w:t>nds are a light upon the earth.</w:t>
      </w:r>
    </w:p>
    <w:p w14:paraId="2F8AA6FF" w14:textId="77777777" w:rsidR="00EC501B" w:rsidRDefault="00EC501B" w:rsidP="00A7333E">
      <w:pPr>
        <w:pStyle w:val="EnglishHangEndNoCoptic"/>
        <w:ind w:firstLine="0"/>
      </w:pPr>
      <w:r w:rsidRPr="0040319E">
        <w:t>Learn righteousne</w:t>
      </w:r>
      <w:r>
        <w:t>ss, you who dwell on the earth.</w:t>
      </w:r>
    </w:p>
    <w:p w14:paraId="7535593A" w14:textId="77777777" w:rsidR="00EC501B" w:rsidRDefault="00EC501B" w:rsidP="00A7333E">
      <w:pPr>
        <w:pStyle w:val="EnglishHangNoCoptic"/>
      </w:pPr>
      <w:r w:rsidRPr="0040319E">
        <w:t>10</w:t>
      </w:r>
      <w:r>
        <w:t xml:space="preserve"> The ungodly man ceases;</w:t>
      </w:r>
    </w:p>
    <w:p w14:paraId="1AAD090C" w14:textId="77777777" w:rsidR="00EC501B" w:rsidRDefault="00EC501B" w:rsidP="00A7333E">
      <w:pPr>
        <w:pStyle w:val="EnglishHangNoCoptic"/>
        <w:ind w:firstLine="0"/>
      </w:pPr>
      <w:r w:rsidRPr="0040319E">
        <w:t>he will not le</w:t>
      </w:r>
      <w:r>
        <w:t>arn righteousness on the earth;</w:t>
      </w:r>
    </w:p>
    <w:p w14:paraId="7B40D850" w14:textId="77777777" w:rsidR="00EC501B" w:rsidRDefault="00EC501B" w:rsidP="00A7333E">
      <w:pPr>
        <w:pStyle w:val="EnglishHangNoCoptic"/>
        <w:ind w:firstLine="0"/>
      </w:pPr>
      <w:r>
        <w:t>he will not perform truth;</w:t>
      </w:r>
    </w:p>
    <w:p w14:paraId="01B775CB" w14:textId="77777777" w:rsidR="00EC501B" w:rsidRDefault="00EC501B" w:rsidP="00A7333E">
      <w:pPr>
        <w:pStyle w:val="EnglishHangNoCoptic"/>
        <w:ind w:firstLine="0"/>
      </w:pPr>
      <w:r w:rsidRPr="0040319E">
        <w:t>let</w:t>
      </w:r>
      <w:r>
        <w:t xml:space="preserve"> the ungodly man be taken away,</w:t>
      </w:r>
    </w:p>
    <w:p w14:paraId="762EA29E" w14:textId="77777777" w:rsidR="00EC501B" w:rsidRDefault="00EC501B" w:rsidP="00A7333E">
      <w:pPr>
        <w:pStyle w:val="EnglishHangEndNoCoptic"/>
        <w:ind w:firstLine="0"/>
      </w:pPr>
      <w:r w:rsidRPr="0040319E">
        <w:t>that he may</w:t>
      </w:r>
      <w:r>
        <w:t xml:space="preserve"> not see the glory of the Lord.</w:t>
      </w:r>
    </w:p>
    <w:p w14:paraId="7621783D" w14:textId="77777777" w:rsidR="00EC501B" w:rsidRDefault="00EC501B" w:rsidP="00A7333E">
      <w:pPr>
        <w:pStyle w:val="EnglishHangNoCoptic"/>
      </w:pPr>
      <w:r w:rsidRPr="0040319E">
        <w:t>11</w:t>
      </w:r>
      <w:r>
        <w:t xml:space="preserve"> O Lord, Your arm is exalted,</w:t>
      </w:r>
    </w:p>
    <w:p w14:paraId="7D0EC234" w14:textId="77777777" w:rsidR="00EC501B" w:rsidRDefault="00EC501B" w:rsidP="00A7333E">
      <w:pPr>
        <w:pStyle w:val="EnglishHangNoCoptic"/>
        <w:ind w:firstLine="0"/>
      </w:pPr>
      <w:r>
        <w:t>but they have not known it.</w:t>
      </w:r>
    </w:p>
    <w:p w14:paraId="3A3D4372" w14:textId="77777777" w:rsidR="00EC501B" w:rsidRDefault="00EC501B" w:rsidP="00A7333E">
      <w:pPr>
        <w:pStyle w:val="EnglishHangNoCoptic"/>
        <w:ind w:firstLine="0"/>
      </w:pPr>
      <w:r w:rsidRPr="0040319E">
        <w:t xml:space="preserve">But when they </w:t>
      </w:r>
      <w:r>
        <w:t>realize it, they shall be ashamed,</w:t>
      </w:r>
    </w:p>
    <w:p w14:paraId="5B513E4F" w14:textId="77777777" w:rsidR="00EC501B" w:rsidRDefault="00EC501B" w:rsidP="00A7333E">
      <w:pPr>
        <w:pStyle w:val="EnglishHangNoCoptic"/>
        <w:ind w:firstLine="0"/>
      </w:pPr>
      <w:r w:rsidRPr="0040319E">
        <w:t>for jealousy</w:t>
      </w:r>
      <w:r>
        <w:t xml:space="preserve"> will seize an untaught people;</w:t>
      </w:r>
    </w:p>
    <w:p w14:paraId="56D04AFE" w14:textId="77777777" w:rsidR="00EC501B" w:rsidRDefault="00EC501B" w:rsidP="00A7333E">
      <w:pPr>
        <w:pStyle w:val="EnglishHangEndNoCoptic"/>
        <w:ind w:firstLine="0"/>
      </w:pPr>
      <w:r w:rsidRPr="0040319E">
        <w:t>and now fi</w:t>
      </w:r>
      <w:r>
        <w:t>re will consume the adversaries.</w:t>
      </w:r>
    </w:p>
    <w:p w14:paraId="0FD9DA81" w14:textId="77777777" w:rsidR="00EC501B" w:rsidRDefault="00EC501B" w:rsidP="00A7333E">
      <w:pPr>
        <w:pStyle w:val="EnglishHangNoCoptic"/>
      </w:pPr>
      <w:r w:rsidRPr="0040319E">
        <w:lastRenderedPageBreak/>
        <w:t>12</w:t>
      </w:r>
      <w:r>
        <w:t xml:space="preserve"> O Lord our God, grant us peace,</w:t>
      </w:r>
    </w:p>
    <w:p w14:paraId="33A02D61" w14:textId="77777777" w:rsidR="00EC501B" w:rsidRDefault="00EC501B" w:rsidP="00A7333E">
      <w:pPr>
        <w:pStyle w:val="EnglishHangEndNoCoptic"/>
        <w:ind w:firstLine="0"/>
      </w:pPr>
      <w:r w:rsidRPr="0040319E">
        <w:t>f</w:t>
      </w:r>
      <w:r>
        <w:t>or You grant everything to us.</w:t>
      </w:r>
    </w:p>
    <w:p w14:paraId="22F9A3A7" w14:textId="77777777" w:rsidR="00EC501B" w:rsidRDefault="00EC501B" w:rsidP="00A7333E">
      <w:pPr>
        <w:pStyle w:val="EnglishHangNoCoptic"/>
      </w:pPr>
      <w:r>
        <w:t>13 O Lord our God, take possession of us;</w:t>
      </w:r>
    </w:p>
    <w:p w14:paraId="5E080719" w14:textId="77777777" w:rsidR="00EC501B" w:rsidRDefault="00EC501B" w:rsidP="00A7333E">
      <w:pPr>
        <w:pStyle w:val="EnglishHangNoCoptic"/>
        <w:ind w:firstLine="0"/>
      </w:pPr>
      <w:r w:rsidRPr="0040319E">
        <w:t>O Lord</w:t>
      </w:r>
      <w:r>
        <w:t>, we know no other besides You;</w:t>
      </w:r>
    </w:p>
    <w:p w14:paraId="75052438" w14:textId="77777777" w:rsidR="00EC501B" w:rsidRDefault="00EC501B" w:rsidP="00A7333E">
      <w:pPr>
        <w:pStyle w:val="EnglishHangEndNoCoptic"/>
        <w:ind w:firstLine="0"/>
      </w:pPr>
      <w:r>
        <w:t>we name Your Name.</w:t>
      </w:r>
    </w:p>
    <w:p w14:paraId="614B65E3" w14:textId="77777777" w:rsidR="00EC501B" w:rsidRDefault="00EC501B" w:rsidP="00A7333E">
      <w:pPr>
        <w:pStyle w:val="EnglishHangNoCoptic"/>
      </w:pPr>
      <w:r w:rsidRPr="0040319E">
        <w:t>14</w:t>
      </w:r>
      <w:r>
        <w:t xml:space="preserve"> </w:t>
      </w:r>
      <w:r w:rsidRPr="0040319E">
        <w:t xml:space="preserve">The dead will not </w:t>
      </w:r>
      <w:r>
        <w:t>see life;</w:t>
      </w:r>
    </w:p>
    <w:p w14:paraId="2490A4E3" w14:textId="77777777" w:rsidR="00EC501B" w:rsidRDefault="00EC501B" w:rsidP="00A7333E">
      <w:pPr>
        <w:pStyle w:val="EnglishHangNoCoptic"/>
        <w:ind w:firstLine="0"/>
      </w:pPr>
      <w:r w:rsidRPr="0040319E">
        <w:t>neit</w:t>
      </w:r>
      <w:r>
        <w:t>her will physicians raise them,</w:t>
      </w:r>
    </w:p>
    <w:p w14:paraId="5C124FC3" w14:textId="77777777" w:rsidR="00EC501B" w:rsidRDefault="00EC501B" w:rsidP="00A7333E">
      <w:pPr>
        <w:pStyle w:val="EnglishHangNoCoptic"/>
        <w:ind w:firstLine="0"/>
      </w:pPr>
      <w:r>
        <w:t>because</w:t>
      </w:r>
      <w:r w:rsidRPr="0040319E">
        <w:t xml:space="preserve"> You brought evil</w:t>
      </w:r>
      <w:r>
        <w:t>s upon them and destroyed them,</w:t>
      </w:r>
    </w:p>
    <w:p w14:paraId="458AC7A1" w14:textId="77777777" w:rsidR="00EC501B" w:rsidRDefault="00EC501B" w:rsidP="00A7333E">
      <w:pPr>
        <w:pStyle w:val="EnglishHangEndNoCoptic"/>
        <w:ind w:firstLine="0"/>
      </w:pPr>
      <w:r w:rsidRPr="0040319E">
        <w:t xml:space="preserve">and </w:t>
      </w:r>
      <w:r>
        <w:t>took away all their males.</w:t>
      </w:r>
    </w:p>
    <w:p w14:paraId="78193284" w14:textId="77777777" w:rsidR="00EC501B" w:rsidRDefault="00EC501B" w:rsidP="00A7333E">
      <w:pPr>
        <w:pStyle w:val="EnglishHangNoCoptic"/>
      </w:pPr>
      <w:r w:rsidRPr="0040319E">
        <w:t>15</w:t>
      </w:r>
      <w:r>
        <w:t xml:space="preserve"> </w:t>
      </w:r>
      <w:r w:rsidRPr="0040319E">
        <w:t>Br</w:t>
      </w:r>
      <w:r>
        <w:t>ing more evils on them, O Lord,</w:t>
      </w:r>
    </w:p>
    <w:p w14:paraId="79B3F9A5" w14:textId="77777777" w:rsidR="00EC501B" w:rsidRDefault="00EC501B" w:rsidP="00A7333E">
      <w:pPr>
        <w:pStyle w:val="EnglishHangEndNoCoptic"/>
        <w:ind w:firstLine="0"/>
      </w:pPr>
      <w:r>
        <w:t>on the glorious of the earth.</w:t>
      </w:r>
    </w:p>
    <w:p w14:paraId="087D2D59" w14:textId="77777777" w:rsidR="00EC501B" w:rsidRDefault="00EC501B" w:rsidP="00A7333E">
      <w:pPr>
        <w:pStyle w:val="EnglishHangNoCoptic"/>
      </w:pPr>
      <w:r w:rsidRPr="0040319E">
        <w:t>16</w:t>
      </w:r>
      <w:r>
        <w:t xml:space="preserve"> </w:t>
      </w:r>
      <w:r w:rsidRPr="0040319E">
        <w:t xml:space="preserve">O Lord, I remembered You in my </w:t>
      </w:r>
      <w:r>
        <w:t>affliction.</w:t>
      </w:r>
    </w:p>
    <w:p w14:paraId="4541734B" w14:textId="77777777" w:rsidR="00EC501B" w:rsidRDefault="00EC501B" w:rsidP="00A7333E">
      <w:pPr>
        <w:pStyle w:val="EnglishHangEndNoCoptic"/>
        <w:ind w:firstLine="0"/>
      </w:pPr>
      <w:r w:rsidRPr="0040319E">
        <w:t>Your chastenin</w:t>
      </w:r>
      <w:r>
        <w:t>g to us was a small affliction.</w:t>
      </w:r>
    </w:p>
    <w:p w14:paraId="7AF0D46B" w14:textId="77777777" w:rsidR="00EC501B" w:rsidRDefault="00EC501B" w:rsidP="00A7333E">
      <w:pPr>
        <w:pStyle w:val="EnglishHangNoCoptic"/>
      </w:pPr>
      <w:r w:rsidRPr="0040319E">
        <w:t>17</w:t>
      </w:r>
      <w:r>
        <w:t xml:space="preserve"> </w:t>
      </w:r>
      <w:r w:rsidRPr="0040319E">
        <w:t>As a woman with child is in p</w:t>
      </w:r>
      <w:r>
        <w:t>ain</w:t>
      </w:r>
    </w:p>
    <w:p w14:paraId="0411F45A" w14:textId="77777777" w:rsidR="00EC501B" w:rsidRDefault="00EC501B" w:rsidP="00A7333E">
      <w:pPr>
        <w:pStyle w:val="EnglishHangNoCoptic"/>
        <w:ind w:firstLine="0"/>
      </w:pPr>
      <w:r>
        <w:t>and cries out in her pangs</w:t>
      </w:r>
    </w:p>
    <w:p w14:paraId="3FD7CE54" w14:textId="77777777" w:rsidR="00EC501B" w:rsidRDefault="00EC501B" w:rsidP="00A7333E">
      <w:pPr>
        <w:pStyle w:val="EnglishHangNoCoptic"/>
        <w:ind w:firstLine="0"/>
      </w:pPr>
      <w:r w:rsidRPr="0040319E">
        <w:t xml:space="preserve">when she </w:t>
      </w:r>
      <w:r>
        <w:t>is about to give birth,</w:t>
      </w:r>
    </w:p>
    <w:p w14:paraId="551337BE" w14:textId="77777777" w:rsidR="00EC501B" w:rsidRDefault="00EC501B" w:rsidP="00A7333E">
      <w:pPr>
        <w:pStyle w:val="EnglishHangNoCoptic"/>
        <w:ind w:firstLine="0"/>
      </w:pPr>
      <w:r>
        <w:t>so we became to Your beloved</w:t>
      </w:r>
    </w:p>
    <w:p w14:paraId="5D4E5BF3" w14:textId="77777777" w:rsidR="00EC501B" w:rsidRDefault="00EC501B" w:rsidP="00A7333E">
      <w:pPr>
        <w:pStyle w:val="EnglishHangEndNoCoptic"/>
        <w:ind w:firstLine="0"/>
      </w:pPr>
      <w:r>
        <w:t>because of Your fear, O Lord.</w:t>
      </w:r>
    </w:p>
    <w:p w14:paraId="222A50A5" w14:textId="77777777" w:rsidR="00EC501B" w:rsidRDefault="00EC501B" w:rsidP="00A7333E">
      <w:pPr>
        <w:pStyle w:val="EnglishHangNoCoptic"/>
      </w:pPr>
      <w:r w:rsidRPr="0040319E">
        <w:t>18</w:t>
      </w:r>
      <w:r>
        <w:t xml:space="preserve"> We have conceived,</w:t>
      </w:r>
    </w:p>
    <w:p w14:paraId="4C649BD6" w14:textId="77777777" w:rsidR="00EC501B" w:rsidRDefault="00EC501B" w:rsidP="00A7333E">
      <w:pPr>
        <w:pStyle w:val="EnglishHangNoCoptic"/>
        <w:ind w:firstLine="0"/>
      </w:pPr>
      <w:r w:rsidRPr="0040319E">
        <w:t>we have been in</w:t>
      </w:r>
      <w:r>
        <w:t xml:space="preserve"> pain,</w:t>
      </w:r>
    </w:p>
    <w:p w14:paraId="4ABB4F09" w14:textId="77777777" w:rsidR="00EC501B" w:rsidRDefault="00EC501B" w:rsidP="00A7333E">
      <w:pPr>
        <w:pStyle w:val="EnglishHangNoCoptic"/>
        <w:ind w:firstLine="0"/>
      </w:pPr>
      <w:r>
        <w:t>and we have given birth.</w:t>
      </w:r>
    </w:p>
    <w:p w14:paraId="0ED3F480" w14:textId="77777777" w:rsidR="00EC501B" w:rsidRDefault="00EC501B" w:rsidP="00A7333E">
      <w:pPr>
        <w:pStyle w:val="EnglishHangNoCoptic"/>
        <w:ind w:firstLine="0"/>
      </w:pPr>
      <w:r w:rsidRPr="0040319E">
        <w:t xml:space="preserve">We brought forth the spirit </w:t>
      </w:r>
      <w:r>
        <w:t>of Your salvation on the earth.</w:t>
      </w:r>
    </w:p>
    <w:p w14:paraId="74577903" w14:textId="77777777" w:rsidR="00EC501B" w:rsidRDefault="00EC501B" w:rsidP="00A7333E">
      <w:pPr>
        <w:pStyle w:val="EnglishHangEndNoCoptic"/>
        <w:ind w:firstLine="0"/>
      </w:pPr>
      <w:r w:rsidRPr="0040319E">
        <w:t>But the inhab</w:t>
      </w:r>
      <w:r>
        <w:t>itants of the earth will fall.</w:t>
      </w:r>
    </w:p>
    <w:p w14:paraId="5ACA4FDD" w14:textId="77777777" w:rsidR="00EC501B" w:rsidRDefault="00EC501B"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1E66C128" w14:textId="77777777" w:rsidR="00EC501B" w:rsidRDefault="00EC501B" w:rsidP="00A7333E">
      <w:pPr>
        <w:pStyle w:val="EnglishHangNoCoptic"/>
        <w:ind w:firstLine="0"/>
      </w:pPr>
      <w:r w:rsidRPr="0040319E">
        <w:t>Th</w:t>
      </w:r>
      <w:r>
        <w:t>ose in the earth will rejoice,</w:t>
      </w:r>
    </w:p>
    <w:p w14:paraId="670CD646" w14:textId="77777777" w:rsidR="00EC501B" w:rsidRDefault="00EC501B" w:rsidP="00A7333E">
      <w:pPr>
        <w:pStyle w:val="EnglishHangNoCoptic"/>
        <w:ind w:firstLine="0"/>
      </w:pPr>
      <w:r>
        <w:t>for your dew is</w:t>
      </w:r>
      <w:r w:rsidRPr="0040319E">
        <w:t xml:space="preserve"> heali</w:t>
      </w:r>
      <w:r>
        <w:t>ng to them,</w:t>
      </w:r>
    </w:p>
    <w:p w14:paraId="728524DA" w14:textId="77777777" w:rsidR="00EC501B" w:rsidRDefault="00EC501B" w:rsidP="00A7333E">
      <w:pPr>
        <w:pStyle w:val="EnglishHangEndNoCoptic"/>
        <w:ind w:firstLine="0"/>
      </w:pPr>
      <w:r w:rsidRPr="0040319E">
        <w:t>but the land of the</w:t>
      </w:r>
      <w:r>
        <w:t xml:space="preserve"> ungodly shall come to an end.”</w:t>
      </w:r>
    </w:p>
    <w:p w14:paraId="78E3AED6" w14:textId="77777777" w:rsidR="00EC501B" w:rsidRDefault="00EC501B" w:rsidP="00A7333E">
      <w:pPr>
        <w:pStyle w:val="EnglishHangNoCoptic"/>
      </w:pPr>
      <w:r w:rsidRPr="0040319E">
        <w:t>20</w:t>
      </w:r>
      <w:r>
        <w:t xml:space="preserve"> </w:t>
      </w:r>
      <w:r w:rsidRPr="0040319E">
        <w:t>Come</w:t>
      </w:r>
      <w:r>
        <w:t>, my people, enter your closets</w:t>
      </w:r>
    </w:p>
    <w:p w14:paraId="51B73A75" w14:textId="77777777" w:rsidR="00EC501B" w:rsidRDefault="00EC501B" w:rsidP="00A7333E">
      <w:pPr>
        <w:pStyle w:val="EnglishHangNoCoptic"/>
        <w:ind w:firstLine="0"/>
      </w:pPr>
      <w:r>
        <w:t>and shut your door;</w:t>
      </w:r>
    </w:p>
    <w:p w14:paraId="7D4A77F0" w14:textId="77777777" w:rsidR="00EC501B" w:rsidRDefault="00EC501B" w:rsidP="00A7333E">
      <w:pPr>
        <w:pStyle w:val="EnglishHangNoCoptic"/>
        <w:ind w:firstLine="0"/>
      </w:pPr>
      <w:r w:rsidRPr="0040319E">
        <w:t>hide y</w:t>
      </w:r>
      <w:r>
        <w:t>ourself for a short while,</w:t>
      </w:r>
    </w:p>
    <w:p w14:paraId="2CE81F6F" w14:textId="77777777" w:rsidR="00EC501B" w:rsidRDefault="00EC501B" w:rsidP="00A7333E">
      <w:pPr>
        <w:pStyle w:val="EnglishHangEndNoCoptic"/>
        <w:ind w:firstLine="0"/>
      </w:pPr>
      <w:r w:rsidRPr="0040319E">
        <w:t>until</w:t>
      </w:r>
      <w:r>
        <w:t xml:space="preserve"> the wrath of the Lord is passed.</w:t>
      </w:r>
    </w:p>
    <w:p w14:paraId="600AB8DE" w14:textId="77777777" w:rsidR="00EC501B" w:rsidRDefault="00EC501B" w:rsidP="00A7333E">
      <w:pPr>
        <w:pStyle w:val="EnglishHangNoCoptic"/>
      </w:pPr>
      <w:r w:rsidRPr="0040319E">
        <w:t>21</w:t>
      </w:r>
      <w:r>
        <w:t xml:space="preserve"> </w:t>
      </w:r>
      <w:r w:rsidRPr="0040319E">
        <w:t>For behold, the Lord is bringing wrath from His holy plac</w:t>
      </w:r>
      <w:r>
        <w:t>e</w:t>
      </w:r>
    </w:p>
    <w:p w14:paraId="16630ACC" w14:textId="77777777" w:rsidR="00EC501B" w:rsidRDefault="00EC501B" w:rsidP="00A7333E">
      <w:pPr>
        <w:pStyle w:val="EnglishHangNoCoptic"/>
        <w:ind w:firstLine="0"/>
      </w:pPr>
      <w:r w:rsidRPr="0040319E">
        <w:t>upon</w:t>
      </w:r>
      <w:r>
        <w:t xml:space="preserve"> the inhabitants of the earth,</w:t>
      </w:r>
    </w:p>
    <w:p w14:paraId="70A1E808" w14:textId="77777777" w:rsidR="00EC501B" w:rsidRDefault="00EC501B" w:rsidP="00A7333E">
      <w:pPr>
        <w:pStyle w:val="EnglishHangNoCoptic"/>
        <w:ind w:firstLine="0"/>
      </w:pPr>
      <w:r>
        <w:t>a</w:t>
      </w:r>
      <w:r w:rsidRPr="0040319E">
        <w:t>nd t</w:t>
      </w:r>
      <w:r>
        <w:t>he earth will uncover its blood</w:t>
      </w:r>
    </w:p>
    <w:p w14:paraId="0E4F7664" w14:textId="77777777" w:rsidR="00EC501B" w:rsidRPr="00783F3E" w:rsidRDefault="00EC501B" w:rsidP="00A7333E">
      <w:pPr>
        <w:pStyle w:val="EnglishHangEndNoCoptic"/>
        <w:ind w:firstLine="0"/>
      </w:pPr>
      <w:r w:rsidRPr="0040319E">
        <w:t>and will not cover its slain.</w:t>
      </w:r>
    </w:p>
    <w:p w14:paraId="197D9AFE" w14:textId="77777777" w:rsidR="00EC501B" w:rsidRDefault="00EC501B" w:rsidP="00A7333E">
      <w:pPr>
        <w:pStyle w:val="Heading4"/>
      </w:pPr>
      <w:r>
        <w:t>The Second Prayer of Esaias the Prophet</w:t>
      </w:r>
    </w:p>
    <w:p w14:paraId="02AFD2C0" w14:textId="77777777" w:rsidR="00EC501B" w:rsidRDefault="00EC501B" w:rsidP="00A7333E">
      <w:pPr>
        <w:pStyle w:val="Rubric"/>
      </w:pPr>
      <w:r>
        <w:t>(Esaias 25:1-12. Coptic rite: Joyous Saturday.)</w:t>
      </w:r>
    </w:p>
    <w:p w14:paraId="2E34C660" w14:textId="77777777" w:rsidR="00EC501B" w:rsidRPr="0040319E" w:rsidRDefault="00EC501B" w:rsidP="00ED1D04">
      <w:pPr>
        <w:pStyle w:val="Rubric"/>
      </w:pPr>
      <w:r>
        <w:lastRenderedPageBreak/>
        <w:t>Again, a reading from the book of Esaias the Prophet. His blessing be upon us all. Amen.</w:t>
      </w:r>
    </w:p>
    <w:p w14:paraId="39AB1450" w14:textId="77777777" w:rsidR="00EC501B" w:rsidRDefault="00EC501B" w:rsidP="00A7333E">
      <w:pPr>
        <w:pStyle w:val="EnglishHangNoCoptic"/>
      </w:pPr>
      <w:r>
        <w:t>1 O Lord my God,</w:t>
      </w:r>
    </w:p>
    <w:p w14:paraId="73371DD2" w14:textId="77777777" w:rsidR="00EC501B" w:rsidRDefault="00EC501B" w:rsidP="00A7333E">
      <w:pPr>
        <w:pStyle w:val="EnglishHangNoCoptic"/>
        <w:ind w:firstLine="0"/>
      </w:pPr>
      <w:r>
        <w:t>I will glorify You;</w:t>
      </w:r>
    </w:p>
    <w:p w14:paraId="247FFC8C" w14:textId="77777777" w:rsidR="00EC501B" w:rsidRDefault="00EC501B" w:rsidP="00A7333E">
      <w:pPr>
        <w:pStyle w:val="EnglishHangNoCoptic"/>
        <w:ind w:firstLine="0"/>
      </w:pPr>
      <w:r w:rsidRPr="00224A73">
        <w:t>I</w:t>
      </w:r>
      <w:r>
        <w:t xml:space="preserve"> will sing a hymn to Your Name,</w:t>
      </w:r>
    </w:p>
    <w:p w14:paraId="5D08590E" w14:textId="77777777" w:rsidR="00EC501B" w:rsidRDefault="00EC501B" w:rsidP="00A7333E">
      <w:pPr>
        <w:pStyle w:val="EnglishHangNoCoptic"/>
        <w:ind w:firstLine="0"/>
      </w:pPr>
      <w:r w:rsidRPr="00224A73">
        <w:t xml:space="preserve">for </w:t>
      </w:r>
      <w:r>
        <w:t>You have done wonderful things—</w:t>
      </w:r>
    </w:p>
    <w:p w14:paraId="244D51E4"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454B6F92" w14:textId="77777777" w:rsidR="00EC501B" w:rsidRDefault="00EC501B" w:rsidP="00A7333E">
      <w:pPr>
        <w:pStyle w:val="EnglishHangNoCoptic"/>
      </w:pPr>
      <w:r w:rsidRPr="00224A73">
        <w:t>2</w:t>
      </w:r>
      <w:r>
        <w:t xml:space="preserve"> </w:t>
      </w:r>
      <w:r w:rsidRPr="00224A73">
        <w:t>Fo</w:t>
      </w:r>
      <w:r>
        <w:t>r You have made cities into a mound;</w:t>
      </w:r>
    </w:p>
    <w:p w14:paraId="7A040269"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06DD7633" w14:textId="77777777" w:rsidR="00EC501B" w:rsidRDefault="00EC501B" w:rsidP="00A7333E">
      <w:pPr>
        <w:pStyle w:val="EnglishHangEndNoCoptic"/>
        <w:ind w:firstLine="0"/>
      </w:pPr>
      <w:r w:rsidRPr="00224A73">
        <w:t>The city of the ungo</w:t>
      </w:r>
      <w:r>
        <w:t>dly shall not be built forever.</w:t>
      </w:r>
    </w:p>
    <w:p w14:paraId="790C465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66F339D7" w14:textId="77777777" w:rsidR="00EC501B" w:rsidRDefault="00EC501B" w:rsidP="00A7333E">
      <w:pPr>
        <w:pStyle w:val="EnglishHangEndNoCoptic"/>
        <w:ind w:firstLine="0"/>
      </w:pPr>
      <w:r w:rsidRPr="00224A73">
        <w:t xml:space="preserve">and the cities of </w:t>
      </w:r>
      <w:r>
        <w:t>wronged people will praise You.</w:t>
      </w:r>
    </w:p>
    <w:p w14:paraId="1BFEDCD3"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1B6A5DD3" w14:textId="77777777" w:rsidR="00EC501B" w:rsidRDefault="00EC501B" w:rsidP="00A7333E">
      <w:pPr>
        <w:pStyle w:val="EnglishHangNoCoptic"/>
        <w:ind w:firstLine="0"/>
      </w:pPr>
      <w:r w:rsidRPr="00224A73">
        <w:t>and a protection to those who were dis</w:t>
      </w:r>
      <w:r>
        <w:t>heartened because of poverty.</w:t>
      </w:r>
    </w:p>
    <w:p w14:paraId="5A9E32F4" w14:textId="77777777" w:rsidR="00EC501B" w:rsidRDefault="00EC501B" w:rsidP="00A7333E">
      <w:pPr>
        <w:pStyle w:val="EnglishHangNoCoptic"/>
        <w:ind w:firstLine="0"/>
      </w:pPr>
      <w:r w:rsidRPr="00224A73">
        <w:t>You w</w:t>
      </w:r>
      <w:r>
        <w:t>ill deliver them from evil men,</w:t>
      </w:r>
    </w:p>
    <w:p w14:paraId="0215A98A"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415C005" w14:textId="77777777" w:rsidR="00EC501B" w:rsidRDefault="00EC501B" w:rsidP="00A7333E">
      <w:pPr>
        <w:pStyle w:val="EnglishHangNoCoptic"/>
      </w:pPr>
      <w:r w:rsidRPr="00224A73">
        <w:t>5</w:t>
      </w:r>
      <w:r>
        <w:t xml:space="preserve"> </w:t>
      </w:r>
      <w:r w:rsidRPr="00224A73">
        <w:t>They will b</w:t>
      </w:r>
      <w:r>
        <w:t>less You as discouraged people,</w:t>
      </w:r>
    </w:p>
    <w:p w14:paraId="21742BBB" w14:textId="77777777" w:rsidR="00EC501B" w:rsidRDefault="00EC501B" w:rsidP="00A7333E">
      <w:pPr>
        <w:pStyle w:val="EnglishHangEndNoCoptic"/>
        <w:ind w:firstLine="0"/>
      </w:pPr>
      <w:r w:rsidRPr="00224A73">
        <w:t>thirsting in Zion because of ungodl</w:t>
      </w:r>
      <w:r>
        <w:t>y men, to whom You delivered us.</w:t>
      </w:r>
    </w:p>
    <w:p w14:paraId="00BE59FD"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218EE31A" w14:textId="77777777" w:rsidR="00EC501B" w:rsidRDefault="00EC501B" w:rsidP="00A7333E">
      <w:pPr>
        <w:pStyle w:val="EnglishHangNoCoptic"/>
        <w:ind w:firstLine="0"/>
      </w:pPr>
      <w:r>
        <w:t>They will drink joy;</w:t>
      </w:r>
    </w:p>
    <w:p w14:paraId="01AB2C06" w14:textId="77777777" w:rsidR="00EC501B" w:rsidRDefault="00EC501B" w:rsidP="00A7333E">
      <w:pPr>
        <w:pStyle w:val="EnglishHangNoCoptic"/>
        <w:ind w:firstLine="0"/>
      </w:pPr>
      <w:r>
        <w:t>they will drink wine;</w:t>
      </w:r>
    </w:p>
    <w:p w14:paraId="1EC49D6A" w14:textId="77777777" w:rsidR="00EC501B" w:rsidRDefault="00EC501B" w:rsidP="00A7333E">
      <w:pPr>
        <w:pStyle w:val="EnglishHangEndNoCoptic"/>
        <w:ind w:firstLine="0"/>
      </w:pPr>
      <w:r>
        <w:t>they will</w:t>
      </w:r>
      <w:r w:rsidRPr="00224A73">
        <w:t xml:space="preserve"> </w:t>
      </w:r>
      <w:r>
        <w:t>anoint themselves with ointment.</w:t>
      </w:r>
    </w:p>
    <w:p w14:paraId="77D7A251"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267AFC78" w14:textId="77777777" w:rsidR="00EC501B" w:rsidRDefault="00EC501B" w:rsidP="00A7333E">
      <w:pPr>
        <w:pStyle w:val="EnglishHangEndNoCoptic"/>
        <w:ind w:firstLine="0"/>
      </w:pPr>
      <w:r w:rsidRPr="00224A73">
        <w:t>for this is t</w:t>
      </w:r>
      <w:r>
        <w:t>he counsel for all the nations.</w:t>
      </w:r>
    </w:p>
    <w:p w14:paraId="57344D33" w14:textId="77777777" w:rsidR="00EC501B" w:rsidRDefault="00EC501B" w:rsidP="00A7333E">
      <w:pPr>
        <w:pStyle w:val="EnglishHangNoCoptic"/>
      </w:pPr>
      <w:r w:rsidRPr="00224A73">
        <w:t>8</w:t>
      </w:r>
      <w:r>
        <w:t xml:space="preserve"> </w:t>
      </w:r>
      <w:r w:rsidRPr="00224A73">
        <w:t>Deat</w:t>
      </w:r>
      <w:r>
        <w:t>h prevailed and swallowed them,</w:t>
      </w:r>
    </w:p>
    <w:p w14:paraId="0C8293EB" w14:textId="77777777" w:rsidR="00EC501B" w:rsidRDefault="00EC501B" w:rsidP="00A7333E">
      <w:pPr>
        <w:pStyle w:val="EnglishHangNoCoptic"/>
        <w:ind w:firstLine="0"/>
      </w:pPr>
      <w:r w:rsidRPr="00224A73">
        <w:t>but again God wiped a</w:t>
      </w:r>
      <w:r>
        <w:t>way every tear from every face;</w:t>
      </w:r>
    </w:p>
    <w:p w14:paraId="0871518D" w14:textId="77777777" w:rsidR="00EC501B" w:rsidRDefault="00EC501B" w:rsidP="00A7333E">
      <w:pPr>
        <w:pStyle w:val="EnglishHangNoCoptic"/>
        <w:ind w:firstLine="0"/>
      </w:pPr>
      <w:r w:rsidRPr="00224A73">
        <w:t>He took away the disgrace of</w:t>
      </w:r>
      <w:r>
        <w:t xml:space="preserve"> His people from all the earth;</w:t>
      </w:r>
    </w:p>
    <w:p w14:paraId="7E524405" w14:textId="77777777" w:rsidR="00EC501B" w:rsidRDefault="00EC501B" w:rsidP="00A7333E">
      <w:pPr>
        <w:pStyle w:val="EnglishHangEndNoCoptic"/>
        <w:ind w:firstLine="0"/>
      </w:pPr>
      <w:r w:rsidRPr="00224A73">
        <w:t>for the mouth of the Lord h</w:t>
      </w:r>
      <w:r>
        <w:t>as spoken.</w:t>
      </w:r>
    </w:p>
    <w:p w14:paraId="35085DB1" w14:textId="77777777" w:rsidR="00EC501B" w:rsidRDefault="00EC501B" w:rsidP="00A7333E">
      <w:pPr>
        <w:pStyle w:val="EnglishHangNoCoptic"/>
      </w:pPr>
      <w:r w:rsidRPr="00224A73">
        <w:t>9</w:t>
      </w:r>
      <w:r>
        <w:t xml:space="preserve"> </w:t>
      </w:r>
      <w:r w:rsidRPr="00224A73">
        <w:t>Th</w:t>
      </w:r>
      <w:r>
        <w:t>en it will be said in that day,</w:t>
      </w:r>
    </w:p>
    <w:p w14:paraId="1CFF1C1B" w14:textId="77777777" w:rsidR="00EC501B" w:rsidRDefault="00EC501B" w:rsidP="00A7333E">
      <w:pPr>
        <w:pStyle w:val="EnglishHangNoCoptic"/>
        <w:ind w:firstLine="0"/>
      </w:pPr>
      <w:r w:rsidRPr="00224A73">
        <w:t>“Behold, th</w:t>
      </w:r>
      <w:r>
        <w:t>is is our God, in whom we hoped</w:t>
      </w:r>
    </w:p>
    <w:p w14:paraId="01E5F242" w14:textId="77777777" w:rsidR="00EC501B" w:rsidRDefault="00EC501B" w:rsidP="00A7333E">
      <w:pPr>
        <w:pStyle w:val="EnglishHangEndNoCoptic"/>
        <w:ind w:firstLine="0"/>
      </w:pPr>
      <w:r w:rsidRPr="00224A73">
        <w:t xml:space="preserve">and we </w:t>
      </w:r>
      <w:r>
        <w:t>were glad in His salvation.”</w:t>
      </w:r>
    </w:p>
    <w:p w14:paraId="6D8B7529"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1A1AA607" w14:textId="77777777" w:rsidR="00EC501B" w:rsidRDefault="00EC501B" w:rsidP="00A7333E">
      <w:pPr>
        <w:pStyle w:val="EnglishHangNoCoptic"/>
        <w:ind w:firstLine="0"/>
      </w:pPr>
      <w:r w:rsidRPr="00224A73">
        <w:t xml:space="preserve">and the </w:t>
      </w:r>
      <w:r>
        <w:t>Moabite shall be trampled down,</w:t>
      </w:r>
    </w:p>
    <w:p w14:paraId="0B6015F7" w14:textId="77777777" w:rsidR="00EC501B" w:rsidRDefault="00EC501B" w:rsidP="00A7333E">
      <w:pPr>
        <w:pStyle w:val="EnglishHangEndNoCoptic"/>
        <w:ind w:firstLine="0"/>
      </w:pPr>
      <w:r>
        <w:t>as</w:t>
      </w:r>
      <w:r w:rsidRPr="00224A73">
        <w:t xml:space="preserve"> the thresh</w:t>
      </w:r>
      <w:r>
        <w:t>ing floor is tread with wagons.</w:t>
      </w:r>
    </w:p>
    <w:p w14:paraId="003759C9" w14:textId="77777777" w:rsidR="00EC501B" w:rsidRDefault="00EC501B" w:rsidP="00A7333E">
      <w:pPr>
        <w:pStyle w:val="EnglishHangNoCoptic"/>
      </w:pPr>
      <w:r w:rsidRPr="00224A73">
        <w:lastRenderedPageBreak/>
        <w:t>1</w:t>
      </w:r>
      <w:r>
        <w:t>1 He will spread forth His hands</w:t>
      </w:r>
    </w:p>
    <w:p w14:paraId="667C1835" w14:textId="77777777" w:rsidR="00EC501B" w:rsidRDefault="00EC501B" w:rsidP="00A7333E">
      <w:pPr>
        <w:pStyle w:val="EnglishHangNoCoptic"/>
        <w:ind w:firstLine="0"/>
      </w:pPr>
      <w:r w:rsidRPr="00224A73">
        <w:t>so as</w:t>
      </w:r>
      <w:r>
        <w:t xml:space="preserve"> to humble man, to destroy him;</w:t>
      </w:r>
    </w:p>
    <w:p w14:paraId="41B99F31" w14:textId="77777777" w:rsidR="00EC501B" w:rsidRDefault="00EC501B" w:rsidP="00A7333E">
      <w:pPr>
        <w:pStyle w:val="EnglishHangNoCoptic"/>
        <w:ind w:firstLine="0"/>
      </w:pPr>
      <w:r w:rsidRPr="00224A73">
        <w:t>and He will humble his arrogance—</w:t>
      </w:r>
    </w:p>
    <w:p w14:paraId="091CFF49" w14:textId="77777777" w:rsidR="00EC501B" w:rsidRDefault="00EC501B" w:rsidP="00A7333E">
      <w:pPr>
        <w:pStyle w:val="EnglishHangEndNoCoptic"/>
        <w:ind w:firstLine="0"/>
      </w:pPr>
      <w:r w:rsidRPr="00224A73">
        <w:t>arroga</w:t>
      </w:r>
      <w:r>
        <w:t>nce on which he laid his hands.</w:t>
      </w:r>
    </w:p>
    <w:p w14:paraId="387A36E3"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398721D" w14:textId="77777777" w:rsidR="00EC501B" w:rsidRDefault="00EC501B" w:rsidP="00A7333E">
      <w:pPr>
        <w:pStyle w:val="EnglishHangEndNoCoptic"/>
        <w:ind w:firstLine="0"/>
      </w:pPr>
      <w:r w:rsidRPr="00224A73">
        <w:t>and bring it down to the ground.</w:t>
      </w:r>
    </w:p>
    <w:p w14:paraId="4A5E9F99" w14:textId="77777777" w:rsidR="00EC501B" w:rsidRDefault="00EC501B" w:rsidP="00A7333E">
      <w:pPr>
        <w:pStyle w:val="Heading4"/>
      </w:pPr>
      <w:r>
        <w:t>The Third Prayer of Esaias the Prophet</w:t>
      </w:r>
    </w:p>
    <w:p w14:paraId="2B1D7AFD" w14:textId="77777777" w:rsidR="00EC501B" w:rsidRDefault="00EC501B" w:rsidP="00A7333E">
      <w:pPr>
        <w:pStyle w:val="Rubric"/>
      </w:pPr>
      <w:r>
        <w:t>(Esaias 26:1-9. Coptic rite: Joyous Saturday.)</w:t>
      </w:r>
    </w:p>
    <w:p w14:paraId="2503FD8D" w14:textId="77777777" w:rsidR="00EC501B" w:rsidRPr="0040319E" w:rsidRDefault="00EC501B" w:rsidP="00ED1D04">
      <w:pPr>
        <w:pStyle w:val="Rubric"/>
      </w:pPr>
      <w:r>
        <w:t>And again, a reading from the book of Esaias the Prophet. His blessing be upon us all. Amen.</w:t>
      </w:r>
    </w:p>
    <w:p w14:paraId="2522C232"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180C5F1" w14:textId="77777777" w:rsidR="00EC501B" w:rsidRDefault="00EC501B" w:rsidP="00A7333E">
      <w:pPr>
        <w:pStyle w:val="EnglishHangNoCoptic"/>
        <w:ind w:firstLine="0"/>
      </w:pPr>
      <w:r>
        <w:t>“Behold, we have a strong city;</w:t>
      </w:r>
    </w:p>
    <w:p w14:paraId="043676DC" w14:textId="77777777" w:rsidR="00EC501B" w:rsidRDefault="00EC501B" w:rsidP="00A7333E">
      <w:pPr>
        <w:pStyle w:val="EnglishHangEndNoCoptic"/>
        <w:ind w:firstLine="0"/>
      </w:pPr>
      <w:r>
        <w:t>He will make its outer wall our salvation.</w:t>
      </w:r>
    </w:p>
    <w:p w14:paraId="387A9443" w14:textId="77777777" w:rsidR="00EC501B" w:rsidRDefault="00EC501B" w:rsidP="00A7333E">
      <w:pPr>
        <w:pStyle w:val="EnglishHangNoCoptic"/>
      </w:pPr>
      <w:r>
        <w:t>2 Open the gates;</w:t>
      </w:r>
    </w:p>
    <w:p w14:paraId="5196ACF9" w14:textId="77777777" w:rsidR="00EC501B" w:rsidRDefault="00EC501B" w:rsidP="00A7333E">
      <w:pPr>
        <w:pStyle w:val="EnglishHangNoCoptic"/>
        <w:ind w:firstLine="0"/>
      </w:pPr>
      <w:r w:rsidRPr="00224A73">
        <w:t>let the peop</w:t>
      </w:r>
      <w:r>
        <w:t>le enter who keep righteousness</w:t>
      </w:r>
    </w:p>
    <w:p w14:paraId="1C76B61C" w14:textId="77777777" w:rsidR="00EC501B" w:rsidRDefault="00EC501B" w:rsidP="00A7333E">
      <w:pPr>
        <w:pStyle w:val="EnglishHangEndNoCoptic"/>
        <w:ind w:firstLine="0"/>
      </w:pPr>
      <w:r>
        <w:t>and guard the truth,</w:t>
      </w:r>
    </w:p>
    <w:p w14:paraId="113507FF" w14:textId="77777777" w:rsidR="00EC501B" w:rsidRDefault="00EC501B" w:rsidP="00A7333E">
      <w:pPr>
        <w:pStyle w:val="EnglishHangNoCoptic"/>
      </w:pPr>
      <w:r>
        <w:t>3 and who lay hold of the truth</w:t>
      </w:r>
    </w:p>
    <w:p w14:paraId="3A80817A" w14:textId="77777777" w:rsidR="00EC501B" w:rsidRDefault="00EC501B" w:rsidP="00A7333E">
      <w:pPr>
        <w:pStyle w:val="EnglishHangEndNoCoptic"/>
        <w:ind w:firstLine="0"/>
      </w:pPr>
      <w:r>
        <w:t>and keep peace,</w:t>
      </w:r>
    </w:p>
    <w:p w14:paraId="6EF3F5DE" w14:textId="77777777" w:rsidR="00EC501B" w:rsidRDefault="00EC501B" w:rsidP="00A7333E">
      <w:pPr>
        <w:pStyle w:val="EnglishHangNoCoptic"/>
      </w:pPr>
      <w:r w:rsidRPr="00224A73">
        <w:t>4</w:t>
      </w:r>
      <w:r>
        <w:t xml:space="preserve"> </w:t>
      </w:r>
      <w:r w:rsidRPr="00224A73">
        <w:t>because th</w:t>
      </w:r>
      <w:r>
        <w:t>ey hope forever in You, O Lord,</w:t>
      </w:r>
    </w:p>
    <w:p w14:paraId="202C299B" w14:textId="77777777" w:rsidR="00EC501B" w:rsidRDefault="00EC501B" w:rsidP="00A7333E">
      <w:pPr>
        <w:pStyle w:val="EnglishHangEndNoCoptic"/>
        <w:ind w:firstLine="0"/>
      </w:pPr>
      <w:r>
        <w:t>the great and eternal God,</w:t>
      </w:r>
    </w:p>
    <w:p w14:paraId="5944DEC6" w14:textId="77777777" w:rsidR="00EC501B" w:rsidRDefault="00EC501B" w:rsidP="00A7333E">
      <w:pPr>
        <w:pStyle w:val="EnglishHangNoCoptic"/>
      </w:pPr>
      <w:r>
        <w:t>5 Who humbles and brings down</w:t>
      </w:r>
    </w:p>
    <w:p w14:paraId="42232600" w14:textId="77777777" w:rsidR="00EC501B" w:rsidRDefault="00EC501B" w:rsidP="00A7333E">
      <w:pPr>
        <w:pStyle w:val="EnglishHangNoCoptic"/>
        <w:ind w:firstLine="0"/>
      </w:pPr>
      <w:r>
        <w:t>those who dwell in lofty places;</w:t>
      </w:r>
    </w:p>
    <w:p w14:paraId="5975A032"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108F81F9" w14:textId="77777777" w:rsidR="00EC501B" w:rsidRDefault="00EC501B" w:rsidP="00A7333E">
      <w:pPr>
        <w:pStyle w:val="EnglishHangEndNoCoptic"/>
        <w:ind w:firstLine="0"/>
      </w:pPr>
      <w:r w:rsidRPr="00224A73">
        <w:t>You will</w:t>
      </w:r>
      <w:r>
        <w:t xml:space="preserve"> bring them down to the ground.</w:t>
      </w:r>
    </w:p>
    <w:p w14:paraId="6C79DED5" w14:textId="77777777" w:rsidR="00EC501B" w:rsidRDefault="00EC501B" w:rsidP="00A7333E">
      <w:pPr>
        <w:pStyle w:val="EnglishHangNoCoptic"/>
      </w:pPr>
      <w:r w:rsidRPr="00224A73">
        <w:t>6</w:t>
      </w:r>
      <w:r>
        <w:t xml:space="preserve"> </w:t>
      </w:r>
      <w:r w:rsidRPr="00224A73">
        <w:t>The fe</w:t>
      </w:r>
      <w:r>
        <w:t>et of the gentle and the humble</w:t>
      </w:r>
    </w:p>
    <w:p w14:paraId="1A66861F" w14:textId="77777777" w:rsidR="00EC501B" w:rsidRDefault="00EC501B" w:rsidP="00A7333E">
      <w:pPr>
        <w:pStyle w:val="EnglishHangEndNoCoptic"/>
        <w:ind w:firstLine="0"/>
      </w:pPr>
      <w:r>
        <w:t>will trample them [underfoot].</w:t>
      </w:r>
    </w:p>
    <w:p w14:paraId="6A3406BC" w14:textId="77777777" w:rsidR="00EC501B" w:rsidRDefault="00EC501B" w:rsidP="00A7333E">
      <w:pPr>
        <w:pStyle w:val="EnglishHangNoCoptic"/>
      </w:pPr>
      <w:r w:rsidRPr="00224A73">
        <w:t>7</w:t>
      </w:r>
      <w:r>
        <w:t xml:space="preserve"> </w:t>
      </w:r>
      <w:r w:rsidRPr="00224A73">
        <w:t>Th</w:t>
      </w:r>
      <w:r>
        <w:t>e way of the godly has become straight;</w:t>
      </w:r>
    </w:p>
    <w:p w14:paraId="68F35254" w14:textId="77777777" w:rsidR="00EC501B" w:rsidRDefault="00EC501B" w:rsidP="00A7333E">
      <w:pPr>
        <w:pStyle w:val="EnglishHangEndNoCoptic"/>
        <w:ind w:firstLine="0"/>
      </w:pPr>
      <w:r w:rsidRPr="00224A73">
        <w:t>and th</w:t>
      </w:r>
      <w:r>
        <w:t>e way of the godly is prepared.</w:t>
      </w:r>
    </w:p>
    <w:p w14:paraId="59AA6044" w14:textId="77777777" w:rsidR="00EC501B" w:rsidRDefault="00EC501B" w:rsidP="00A7333E">
      <w:pPr>
        <w:pStyle w:val="EnglishHangNoCoptic"/>
      </w:pPr>
      <w:r w:rsidRPr="00224A73">
        <w:t>8</w:t>
      </w:r>
      <w:r>
        <w:t xml:space="preserve"> </w:t>
      </w:r>
      <w:r w:rsidRPr="00224A73">
        <w:t>For t</w:t>
      </w:r>
      <w:r>
        <w:t>he way of the Lord is justice.</w:t>
      </w:r>
    </w:p>
    <w:p w14:paraId="783C054A" w14:textId="77777777" w:rsidR="00EC501B" w:rsidRDefault="00EC501B" w:rsidP="00A7333E">
      <w:pPr>
        <w:pStyle w:val="EnglishHangNoCoptic"/>
        <w:ind w:firstLine="0"/>
      </w:pPr>
      <w:r>
        <w:t>We hope in Your Name</w:t>
      </w:r>
    </w:p>
    <w:p w14:paraId="31A3DA00" w14:textId="77777777" w:rsidR="00EC501B" w:rsidRDefault="00EC501B" w:rsidP="00A7333E">
      <w:pPr>
        <w:pStyle w:val="EnglishHangEndNoCoptic"/>
        <w:ind w:firstLine="0"/>
      </w:pPr>
      <w:r w:rsidRPr="00224A73">
        <w:t>and i</w:t>
      </w:r>
      <w:r>
        <w:t>n the remembrance of You.</w:t>
      </w:r>
    </w:p>
    <w:p w14:paraId="75EEFE0D" w14:textId="77777777" w:rsidR="00EC501B" w:rsidRDefault="00EC501B" w:rsidP="00A7333E">
      <w:pPr>
        <w:pStyle w:val="EnglishHangNoCoptic"/>
      </w:pPr>
      <w:r w:rsidRPr="0040319E">
        <w:t>9</w:t>
      </w:r>
      <w:r>
        <w:t xml:space="preserve"> that our soul desires]</w:t>
      </w:r>
    </w:p>
    <w:p w14:paraId="6C952092" w14:textId="77777777" w:rsidR="00EC501B" w:rsidRDefault="00EC501B" w:rsidP="00A7333E">
      <w:pPr>
        <w:pStyle w:val="EnglishHangNoCoptic"/>
        <w:ind w:firstLine="0"/>
      </w:pPr>
      <w:r>
        <w:t>At night m</w:t>
      </w:r>
      <w:r w:rsidRPr="0040319E">
        <w:t>y spirit rises earl</w:t>
      </w:r>
      <w:r>
        <w:t>y toward You, O God,</w:t>
      </w:r>
    </w:p>
    <w:p w14:paraId="300F77F4" w14:textId="77777777" w:rsidR="00EC501B" w:rsidRDefault="00EC501B" w:rsidP="00A7333E">
      <w:pPr>
        <w:pStyle w:val="EnglishHangNoCoptic"/>
        <w:ind w:firstLine="0"/>
      </w:pPr>
      <w:r w:rsidRPr="0040319E">
        <w:t>for Your comma</w:t>
      </w:r>
      <w:r>
        <w:t>nds are a light upon the earth.</w:t>
      </w:r>
    </w:p>
    <w:p w14:paraId="5C79894E" w14:textId="77777777" w:rsidR="00EC501B" w:rsidRDefault="00EC501B" w:rsidP="00A7333E">
      <w:pPr>
        <w:pStyle w:val="EnglishHangEndNoCoptic"/>
        <w:ind w:firstLine="0"/>
      </w:pPr>
      <w:r w:rsidRPr="0040319E">
        <w:t>Learn righteousne</w:t>
      </w:r>
      <w:r>
        <w:t>ss, you who dwell on the earth.</w:t>
      </w:r>
    </w:p>
    <w:p w14:paraId="3D9561FC" w14:textId="77777777" w:rsidR="00EC501B" w:rsidRDefault="00EC501B" w:rsidP="00A7333E">
      <w:pPr>
        <w:pStyle w:val="Heading4"/>
      </w:pPr>
      <w:r>
        <w:lastRenderedPageBreak/>
        <w:t>The Prayer of Jeremias the Prophet</w:t>
      </w:r>
    </w:p>
    <w:p w14:paraId="26DCC290" w14:textId="77777777" w:rsidR="00EC501B" w:rsidRDefault="00EC501B" w:rsidP="00A7333E">
      <w:pPr>
        <w:pStyle w:val="Rubric"/>
      </w:pPr>
      <w:r>
        <w:t>(Lamentations 5:16-22. Coptic rite: Joyous Saturday.)</w:t>
      </w:r>
    </w:p>
    <w:p w14:paraId="7E20C2C2" w14:textId="77777777" w:rsidR="00EC501B" w:rsidRPr="0040319E" w:rsidRDefault="00EC501B" w:rsidP="00A7333E">
      <w:pPr>
        <w:pStyle w:val="Rubric"/>
      </w:pPr>
      <w:r>
        <w:t xml:space="preserve">A reading from the Lamentation of Jeremias. His blessing be upon us all. Amen. </w:t>
      </w:r>
    </w:p>
    <w:p w14:paraId="49DC9260" w14:textId="77777777" w:rsidR="00EC501B" w:rsidRDefault="00EC501B" w:rsidP="00A7333E">
      <w:pPr>
        <w:pStyle w:val="EnglishHangNoCoptic"/>
      </w:pPr>
      <w:r>
        <w:t>16 The crown fell from our head;</w:t>
      </w:r>
    </w:p>
    <w:p w14:paraId="2DE83721" w14:textId="77777777" w:rsidR="00EC501B" w:rsidRDefault="00EC501B" w:rsidP="00A7333E">
      <w:pPr>
        <w:pStyle w:val="EnglishHangEndNoCoptic"/>
        <w:ind w:firstLine="0"/>
      </w:pPr>
      <w:r>
        <w:t>woe to us, for we have sinned!</w:t>
      </w:r>
    </w:p>
    <w:p w14:paraId="4097C70D" w14:textId="77777777" w:rsidR="00EC501B" w:rsidRDefault="00EC501B" w:rsidP="00A7333E">
      <w:pPr>
        <w:pStyle w:val="EnglishHangNoCoptic"/>
      </w:pPr>
      <w:r>
        <w:t>17 Because of this, our heart has become grief stricken;</w:t>
      </w:r>
    </w:p>
    <w:p w14:paraId="19BC244D" w14:textId="77777777" w:rsidR="00EC501B" w:rsidRDefault="00EC501B" w:rsidP="00A7333E">
      <w:pPr>
        <w:pStyle w:val="EnglishHangEndNoCoptic"/>
        <w:ind w:firstLine="0"/>
      </w:pPr>
      <w:r>
        <w:t>because of this, our eyes have grown dark,</w:t>
      </w:r>
    </w:p>
    <w:p w14:paraId="61C96AFF" w14:textId="77777777" w:rsidR="00EC501B" w:rsidRDefault="00EC501B" w:rsidP="00A7333E">
      <w:pPr>
        <w:pStyle w:val="EnglishHangNoCoptic"/>
      </w:pPr>
      <w:r>
        <w:t>18 for Mount Zion, because it is desolate;</w:t>
      </w:r>
    </w:p>
    <w:p w14:paraId="071AAE5A" w14:textId="77777777" w:rsidR="00EC501B" w:rsidRDefault="00EC501B" w:rsidP="00A7333E">
      <w:pPr>
        <w:pStyle w:val="EnglishHangEndNoCoptic"/>
        <w:ind w:firstLine="0"/>
      </w:pPr>
      <w:r>
        <w:t>foxes pass through it.</w:t>
      </w:r>
    </w:p>
    <w:p w14:paraId="259F73E3" w14:textId="77777777" w:rsidR="00EC501B" w:rsidRDefault="00EC501B" w:rsidP="00A7333E">
      <w:pPr>
        <w:pStyle w:val="EnglishHangNoCoptic"/>
      </w:pPr>
      <w:r>
        <w:t>19 But You, O Lord, will dwell forever;</w:t>
      </w:r>
    </w:p>
    <w:p w14:paraId="712D7FFD" w14:textId="77777777" w:rsidR="00EC501B" w:rsidRDefault="00EC501B" w:rsidP="00A7333E">
      <w:pPr>
        <w:pStyle w:val="EnglishHangEndNoCoptic"/>
        <w:ind w:firstLine="0"/>
      </w:pPr>
      <w:r>
        <w:t>Your throne from generation to generation.</w:t>
      </w:r>
    </w:p>
    <w:p w14:paraId="7993F369" w14:textId="77777777" w:rsidR="00EC501B" w:rsidRDefault="00EC501B" w:rsidP="00A7333E">
      <w:pPr>
        <w:pStyle w:val="EnglishHangNoCoptic"/>
      </w:pPr>
      <w:r>
        <w:t>20 Why will You utterly forget us?</w:t>
      </w:r>
    </w:p>
    <w:p w14:paraId="3BEDEF91" w14:textId="77777777" w:rsidR="00EC501B" w:rsidRDefault="00EC501B" w:rsidP="00A7333E">
      <w:pPr>
        <w:pStyle w:val="EnglishHangEndNoCoptic"/>
        <w:ind w:firstLine="0"/>
      </w:pPr>
      <w:r>
        <w:t>Will You forsake us for a long time?</w:t>
      </w:r>
    </w:p>
    <w:p w14:paraId="320C6139" w14:textId="77777777" w:rsidR="00EC501B" w:rsidRDefault="00EC501B" w:rsidP="00A7333E">
      <w:pPr>
        <w:pStyle w:val="EnglishHangNoCoptic"/>
      </w:pPr>
      <w:r>
        <w:t>21 Turn us back to You, O Lord,</w:t>
      </w:r>
    </w:p>
    <w:p w14:paraId="1FFA8F7E" w14:textId="77777777" w:rsidR="00EC501B" w:rsidRDefault="00EC501B" w:rsidP="00A7333E">
      <w:pPr>
        <w:pStyle w:val="EnglishHangNoCoptic"/>
        <w:ind w:firstLine="0"/>
      </w:pPr>
      <w:r>
        <w:t>and we will turn back;</w:t>
      </w:r>
    </w:p>
    <w:p w14:paraId="6A5F88B2" w14:textId="77777777" w:rsidR="00EC501B" w:rsidRDefault="00EC501B" w:rsidP="00A7333E">
      <w:pPr>
        <w:pStyle w:val="EnglishHangEndNoCoptic"/>
        <w:ind w:firstLine="0"/>
      </w:pPr>
      <w:r>
        <w:t>renew our days as before.</w:t>
      </w:r>
    </w:p>
    <w:p w14:paraId="6E0C1025" w14:textId="77777777" w:rsidR="00EC501B" w:rsidRDefault="00EC501B" w:rsidP="00A7333E">
      <w:pPr>
        <w:pStyle w:val="EnglishHangNoCoptic"/>
      </w:pPr>
      <w:r>
        <w:t>22 For You have indeed rejected us,</w:t>
      </w:r>
    </w:p>
    <w:p w14:paraId="5FD44277" w14:textId="77777777" w:rsidR="00EC501B" w:rsidRDefault="00EC501B" w:rsidP="00A7333E">
      <w:pPr>
        <w:pStyle w:val="EnglishHangEndNoCoptic"/>
        <w:ind w:firstLine="0"/>
      </w:pPr>
      <w:r>
        <w:t>and have become exceedingly angry with us.</w:t>
      </w:r>
    </w:p>
    <w:p w14:paraId="6D06C624" w14:textId="77777777" w:rsidR="00EC501B" w:rsidRDefault="00EC501B" w:rsidP="008A378B">
      <w:pPr>
        <w:pStyle w:val="Heading4"/>
      </w:pPr>
      <w:r>
        <w:t>The Prayer of Baruch the Prophet</w:t>
      </w:r>
    </w:p>
    <w:p w14:paraId="37EC3709" w14:textId="77777777" w:rsidR="00EC501B" w:rsidRPr="0040319E" w:rsidRDefault="00EC501B" w:rsidP="008A378B">
      <w:pPr>
        <w:pStyle w:val="Rubric"/>
      </w:pPr>
      <w:r>
        <w:t>(Baruch 2:11-15. Coptic rite: Joyous Saturday. A Plea for Mercy and Deliverance)</w:t>
      </w:r>
    </w:p>
    <w:p w14:paraId="7C0813BB" w14:textId="77777777" w:rsidR="00EC501B" w:rsidRDefault="00EC501B" w:rsidP="008A378B">
      <w:pPr>
        <w:pStyle w:val="EnglishHangNoCoptic"/>
      </w:pPr>
      <w:r w:rsidRPr="00224A73">
        <w:t>11</w:t>
      </w:r>
      <w:r>
        <w:t xml:space="preserve"> And now, O Lord God of Israel,</w:t>
      </w:r>
    </w:p>
    <w:p w14:paraId="5CE9E75D" w14:textId="77777777" w:rsidR="00EC501B" w:rsidRDefault="00EC501B" w:rsidP="008A378B">
      <w:pPr>
        <w:pStyle w:val="EnglishHangNoCoptic"/>
        <w:ind w:firstLine="0"/>
      </w:pPr>
      <w:r>
        <w:t>Who brought</w:t>
      </w:r>
      <w:r w:rsidRPr="00224A73">
        <w:t xml:space="preserve"> Your people </w:t>
      </w:r>
      <w:r>
        <w:t>out of the land of Egypt</w:t>
      </w:r>
    </w:p>
    <w:p w14:paraId="145DD37F" w14:textId="77777777" w:rsidR="00EC501B" w:rsidRDefault="00EC501B" w:rsidP="008A378B">
      <w:pPr>
        <w:pStyle w:val="EnglishHangNoCoptic"/>
        <w:ind w:firstLine="0"/>
      </w:pPr>
      <w:r>
        <w:t>with a mighty hand,</w:t>
      </w:r>
    </w:p>
    <w:p w14:paraId="6E877A83" w14:textId="77777777" w:rsidR="00EC501B" w:rsidRDefault="00EC501B" w:rsidP="008A378B">
      <w:pPr>
        <w:pStyle w:val="EnglishHangNoCoptic"/>
        <w:ind w:firstLine="0"/>
      </w:pPr>
      <w:r>
        <w:t>with signs and wonders,</w:t>
      </w:r>
    </w:p>
    <w:p w14:paraId="5E73E973" w14:textId="77777777" w:rsidR="00EC501B" w:rsidRDefault="00EC501B" w:rsidP="008A378B">
      <w:pPr>
        <w:pStyle w:val="EnglishHangNoCoptic"/>
        <w:ind w:firstLine="0"/>
      </w:pPr>
      <w:r w:rsidRPr="00224A73">
        <w:t>with great p</w:t>
      </w:r>
      <w:r>
        <w:t>ower and with outstretched arm,</w:t>
      </w:r>
    </w:p>
    <w:p w14:paraId="1FCFD658" w14:textId="77777777" w:rsidR="00EC501B" w:rsidRDefault="00EC501B" w:rsidP="008A378B">
      <w:pPr>
        <w:pStyle w:val="EnglishHangNoCoptic"/>
        <w:ind w:firstLine="0"/>
      </w:pPr>
      <w:r w:rsidRPr="00224A73">
        <w:t>and</w:t>
      </w:r>
      <w:r>
        <w:t xml:space="preserve"> made a name for Yourself,</w:t>
      </w:r>
    </w:p>
    <w:p w14:paraId="035EA139" w14:textId="77777777" w:rsidR="00EC501B" w:rsidRDefault="00EC501B" w:rsidP="008A378B">
      <w:pPr>
        <w:pStyle w:val="EnglishHangEndNoCoptic"/>
        <w:ind w:firstLine="0"/>
      </w:pPr>
      <w:r>
        <w:t>which continues to this day,</w:t>
      </w:r>
    </w:p>
    <w:p w14:paraId="605BC479" w14:textId="77777777" w:rsidR="00EC501B" w:rsidRDefault="00EC501B" w:rsidP="008A378B">
      <w:pPr>
        <w:pStyle w:val="EnglishHangNoCoptic"/>
      </w:pPr>
      <w:r w:rsidRPr="00224A73">
        <w:t>12</w:t>
      </w:r>
      <w:r>
        <w:t xml:space="preserve"> </w:t>
      </w:r>
      <w:r w:rsidRPr="00224A73">
        <w:t>we</w:t>
      </w:r>
      <w:r>
        <w:t xml:space="preserve"> have sinned and been ungodly,</w:t>
      </w:r>
    </w:p>
    <w:p w14:paraId="3B8D3BB6" w14:textId="77777777" w:rsidR="00EC501B" w:rsidRDefault="00EC501B" w:rsidP="008A378B">
      <w:pPr>
        <w:pStyle w:val="EnglishHangNoCoptic"/>
        <w:ind w:firstLine="0"/>
      </w:pPr>
      <w:r>
        <w:t>we have done wrong, O Lord our God,</w:t>
      </w:r>
    </w:p>
    <w:p w14:paraId="34388238" w14:textId="77777777" w:rsidR="00EC501B" w:rsidRDefault="00EC501B" w:rsidP="008A378B">
      <w:pPr>
        <w:pStyle w:val="EnglishHangEndNoCoptic"/>
        <w:ind w:firstLine="0"/>
      </w:pPr>
      <w:r w:rsidRPr="00224A73">
        <w:t>against all Your c</w:t>
      </w:r>
      <w:r>
        <w:t>ommandments.</w:t>
      </w:r>
    </w:p>
    <w:p w14:paraId="76E874A8" w14:textId="77777777" w:rsidR="00EC501B" w:rsidRDefault="00EC501B" w:rsidP="008A378B">
      <w:pPr>
        <w:pStyle w:val="EnglishHangNoCoptic"/>
      </w:pPr>
      <w:r w:rsidRPr="00224A73">
        <w:lastRenderedPageBreak/>
        <w:t>13L</w:t>
      </w:r>
      <w:r>
        <w:t xml:space="preserve"> </w:t>
      </w:r>
      <w:r w:rsidRPr="00224A73">
        <w:t>e</w:t>
      </w:r>
      <w:r>
        <w:t>t Your wrath turn away from us,</w:t>
      </w:r>
    </w:p>
    <w:p w14:paraId="4ED05AD3" w14:textId="77777777" w:rsidR="00EC501B" w:rsidRDefault="00EC501B" w:rsidP="008A378B">
      <w:pPr>
        <w:pStyle w:val="EnglishHangNoCoptic"/>
        <w:ind w:firstLine="0"/>
      </w:pPr>
      <w:r>
        <w:t>for only a few of us remain</w:t>
      </w:r>
    </w:p>
    <w:p w14:paraId="2A392BFE" w14:textId="77777777" w:rsidR="00EC501B" w:rsidRDefault="00EC501B" w:rsidP="008A378B">
      <w:pPr>
        <w:pStyle w:val="EnglishHangEndNoCoptic"/>
        <w:ind w:firstLine="0"/>
      </w:pPr>
      <w:r w:rsidRPr="00224A73">
        <w:t xml:space="preserve">within the </w:t>
      </w:r>
      <w:r>
        <w:t>nations where You scattered us.</w:t>
      </w:r>
    </w:p>
    <w:p w14:paraId="6E5972DB" w14:textId="77777777" w:rsidR="00EC501B" w:rsidRDefault="00EC501B" w:rsidP="008A378B">
      <w:pPr>
        <w:pStyle w:val="EnglishHangNoCoptic"/>
      </w:pPr>
      <w:r w:rsidRPr="00224A73">
        <w:t>14</w:t>
      </w:r>
      <w:r>
        <w:t xml:space="preserve"> </w:t>
      </w:r>
      <w:r w:rsidRPr="00224A73">
        <w:t>O Lord, he</w:t>
      </w:r>
      <w:r>
        <w:t>ar our prayer and our supplication,</w:t>
      </w:r>
    </w:p>
    <w:p w14:paraId="7898359D" w14:textId="77777777" w:rsidR="00EC501B" w:rsidRDefault="00EC501B" w:rsidP="008A378B">
      <w:pPr>
        <w:pStyle w:val="EnglishHangNoCoptic"/>
        <w:ind w:firstLine="0"/>
      </w:pPr>
      <w:r w:rsidRPr="00224A73">
        <w:t>an</w:t>
      </w:r>
      <w:r>
        <w:t>d</w:t>
      </w:r>
      <w:r w:rsidRPr="00497E1E">
        <w:t xml:space="preserve"> </w:t>
      </w:r>
      <w:r>
        <w:t>deliver us for Your own sake,</w:t>
      </w:r>
    </w:p>
    <w:p w14:paraId="024DC432" w14:textId="77777777" w:rsidR="00EC501B" w:rsidRDefault="00EC501B" w:rsidP="008A378B">
      <w:pPr>
        <w:pStyle w:val="EnglishHangEndNoCoptic"/>
        <w:ind w:firstLine="0"/>
      </w:pPr>
      <w:r w:rsidRPr="00224A73">
        <w:t>and grant us mercy before those who have carried us into e</w:t>
      </w:r>
      <w:r>
        <w:t>xile,</w:t>
      </w:r>
    </w:p>
    <w:p w14:paraId="7C6C64E3" w14:textId="77777777" w:rsidR="00EC501B" w:rsidRDefault="00EC501B" w:rsidP="008A378B">
      <w:pPr>
        <w:pStyle w:val="EnglishHangNoCoptic"/>
      </w:pPr>
      <w:r w:rsidRPr="00224A73">
        <w:t>15</w:t>
      </w:r>
      <w:r>
        <w:t xml:space="preserve"> </w:t>
      </w:r>
      <w:r w:rsidRPr="00224A73">
        <w:t>in order that t</w:t>
      </w:r>
      <w:r>
        <w:t>he whole earth may come to know</w:t>
      </w:r>
    </w:p>
    <w:p w14:paraId="6567578B" w14:textId="77777777" w:rsidR="00EC501B" w:rsidRDefault="00EC501B" w:rsidP="008A378B">
      <w:pPr>
        <w:pStyle w:val="EnglishHangNoCoptic"/>
        <w:ind w:firstLine="0"/>
      </w:pPr>
      <w:r>
        <w:t>that You are the Lord our God,</w:t>
      </w:r>
    </w:p>
    <w:p w14:paraId="489662CF"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C598DF1" w14:textId="77777777" w:rsidR="00EC501B" w:rsidRDefault="00EC501B" w:rsidP="008A378B">
      <w:pPr>
        <w:pStyle w:val="Heading4"/>
      </w:pPr>
      <w:r>
        <w:t>The Prayer of Elias the Prophet</w:t>
      </w:r>
    </w:p>
    <w:p w14:paraId="22A7423A" w14:textId="77777777" w:rsidR="00EC501B" w:rsidRPr="0040319E" w:rsidRDefault="00EC501B" w:rsidP="008A378B">
      <w:pPr>
        <w:pStyle w:val="Rubric"/>
      </w:pPr>
      <w:r>
        <w:t>(3 Kings 18:36-39. Coptic rite: Joyous Saturday. The Victory over Ba’al)</w:t>
      </w:r>
    </w:p>
    <w:p w14:paraId="05A45F39" w14:textId="77777777" w:rsidR="00EC501B" w:rsidRDefault="00EC501B" w:rsidP="008A378B">
      <w:pPr>
        <w:pStyle w:val="EnglishHangNoCoptic"/>
      </w:pPr>
      <w:r>
        <w:t>36 After this, Elias cried out to heaven and said,</w:t>
      </w:r>
    </w:p>
    <w:p w14:paraId="0DE5D15F" w14:textId="77777777" w:rsidR="00EC501B" w:rsidRDefault="00EC501B" w:rsidP="008A378B">
      <w:pPr>
        <w:pStyle w:val="EnglishHangNoCoptic"/>
        <w:ind w:firstLine="0"/>
      </w:pPr>
      <w:r>
        <w:t>“O Lord God of Abraham, Isaac, and Israel,</w:t>
      </w:r>
    </w:p>
    <w:p w14:paraId="449DDDD0" w14:textId="77777777" w:rsidR="00EC501B" w:rsidRDefault="00EC501B" w:rsidP="008A378B">
      <w:pPr>
        <w:pStyle w:val="EnglishHangNoCoptic"/>
        <w:ind w:firstLine="0"/>
      </w:pPr>
      <w:r>
        <w:t>answer me, O Lord, answer me this day with fire,</w:t>
      </w:r>
    </w:p>
    <w:p w14:paraId="77534628" w14:textId="77777777" w:rsidR="00EC501B" w:rsidRDefault="00EC501B" w:rsidP="008A378B">
      <w:pPr>
        <w:pStyle w:val="EnglishHangNoCoptic"/>
        <w:ind w:firstLine="0"/>
      </w:pPr>
      <w:r>
        <w:t>and let this people know You are Lord, God of Israel,</w:t>
      </w:r>
    </w:p>
    <w:p w14:paraId="50B76551" w14:textId="77777777" w:rsidR="00EC501B" w:rsidRDefault="00EC501B" w:rsidP="008A378B">
      <w:pPr>
        <w:pStyle w:val="EnglishHangEndNoCoptic"/>
        <w:ind w:firstLine="0"/>
      </w:pPr>
      <w:r>
        <w:t>and I am Your servant; and I have done all these things on Your account.</w:t>
      </w:r>
    </w:p>
    <w:p w14:paraId="26B6A6C6" w14:textId="77777777" w:rsidR="00EC501B" w:rsidRDefault="00EC501B" w:rsidP="008A378B">
      <w:pPr>
        <w:pStyle w:val="EnglishHangNoCoptic"/>
      </w:pPr>
      <w:r>
        <w:t>37 Answer me, O Lord, answer me with fire,</w:t>
      </w:r>
    </w:p>
    <w:p w14:paraId="4828C54F" w14:textId="77777777" w:rsidR="00EC501B" w:rsidRDefault="00EC501B" w:rsidP="008A378B">
      <w:pPr>
        <w:pStyle w:val="EnglishHangNoCoptic"/>
        <w:ind w:firstLine="0"/>
      </w:pPr>
      <w:r>
        <w:t>and let these people know You are the Lord God,</w:t>
      </w:r>
    </w:p>
    <w:p w14:paraId="5F263732" w14:textId="77777777" w:rsidR="00EC501B" w:rsidRDefault="00EC501B" w:rsidP="008A378B">
      <w:pPr>
        <w:pStyle w:val="EnglishHangEndNoCoptic"/>
        <w:ind w:firstLine="0"/>
      </w:pPr>
      <w:r>
        <w:t>so as to turn the heart of this people back.”</w:t>
      </w:r>
    </w:p>
    <w:p w14:paraId="58206EA7"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6F41CF50" w14:textId="77777777" w:rsidR="00EC501B" w:rsidRDefault="00EC501B" w:rsidP="008A378B">
      <w:pPr>
        <w:pStyle w:val="Heading4"/>
      </w:pPr>
      <w:r>
        <w:t>The Prayer of David the Prophet</w:t>
      </w:r>
    </w:p>
    <w:p w14:paraId="4ABB1750"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067A3D98" w14:textId="77777777" w:rsidR="00EC501B" w:rsidRDefault="00EC501B" w:rsidP="008A378B">
      <w:pPr>
        <w:pStyle w:val="EnglishHangNoCoptic"/>
      </w:pPr>
      <w:r w:rsidRPr="00EA4CF1">
        <w:t>“Blessed</w:t>
      </w:r>
      <w:r>
        <w:t xml:space="preserve"> are You, O Lord God of Israel,</w:t>
      </w:r>
    </w:p>
    <w:p w14:paraId="1A99A86B" w14:textId="77777777" w:rsidR="00EC501B" w:rsidRDefault="00EC501B" w:rsidP="008A378B">
      <w:pPr>
        <w:pStyle w:val="EnglishHangEndNoCoptic"/>
        <w:ind w:firstLine="0"/>
      </w:pPr>
      <w:r w:rsidRPr="00EA4CF1">
        <w:t>our</w:t>
      </w:r>
      <w:r>
        <w:t xml:space="preserve"> Father, unto the ages of ages.</w:t>
      </w:r>
    </w:p>
    <w:p w14:paraId="13DECD31" w14:textId="77777777" w:rsidR="00EC501B" w:rsidRDefault="00EC501B" w:rsidP="008A378B">
      <w:pPr>
        <w:pStyle w:val="EnglishHangNoCoptic"/>
      </w:pPr>
      <w:r w:rsidRPr="00EA4CF1">
        <w:t>11</w:t>
      </w:r>
      <w:r>
        <w:t xml:space="preserve"> Yours, O Lord, is the greatness</w:t>
      </w:r>
    </w:p>
    <w:p w14:paraId="65728CBE" w14:textId="77777777" w:rsidR="00EC501B" w:rsidRDefault="00EC501B" w:rsidP="008A378B">
      <w:pPr>
        <w:pStyle w:val="EnglishHangNoCoptic"/>
        <w:ind w:firstLine="0"/>
      </w:pPr>
      <w:r>
        <w:t>and the power and the glory</w:t>
      </w:r>
    </w:p>
    <w:p w14:paraId="768E3AD9" w14:textId="77777777" w:rsidR="00EC501B" w:rsidRDefault="00EC501B" w:rsidP="008A378B">
      <w:pPr>
        <w:pStyle w:val="EnglishHangNoCoptic"/>
        <w:ind w:firstLine="0"/>
      </w:pPr>
      <w:r>
        <w:t>and the victory and the might.</w:t>
      </w:r>
    </w:p>
    <w:p w14:paraId="49749144" w14:textId="77777777" w:rsidR="00EC501B" w:rsidRDefault="00EC501B" w:rsidP="008A378B">
      <w:pPr>
        <w:pStyle w:val="EnglishHangNoCoptic"/>
        <w:ind w:firstLine="0"/>
      </w:pPr>
      <w:r>
        <w:t>You have dominion over all that is</w:t>
      </w:r>
    </w:p>
    <w:p w14:paraId="17F5B00D" w14:textId="77777777" w:rsidR="00EC501B" w:rsidRDefault="00EC501B" w:rsidP="008A378B">
      <w:pPr>
        <w:pStyle w:val="EnglishHangNoCoptic"/>
        <w:ind w:firstLine="0"/>
      </w:pPr>
      <w:r>
        <w:t>in heaven and on the earth.</w:t>
      </w:r>
    </w:p>
    <w:p w14:paraId="476FAE1A" w14:textId="77777777" w:rsidR="00EC501B" w:rsidRDefault="00EC501B" w:rsidP="008A378B">
      <w:pPr>
        <w:pStyle w:val="EnglishHangNoCoptic"/>
        <w:ind w:firstLine="0"/>
      </w:pPr>
      <w:r w:rsidRPr="00EA4CF1">
        <w:t xml:space="preserve">Every king and </w:t>
      </w:r>
      <w:r>
        <w:t>nation</w:t>
      </w:r>
    </w:p>
    <w:p w14:paraId="2276EAF2" w14:textId="77777777" w:rsidR="00EC501B" w:rsidRDefault="00EC501B" w:rsidP="008A378B">
      <w:pPr>
        <w:pStyle w:val="EnglishHangEndNoCoptic"/>
        <w:ind w:firstLine="0"/>
      </w:pPr>
      <w:r w:rsidRPr="00EA4CF1">
        <w:t>is th</w:t>
      </w:r>
      <w:r>
        <w:t>rown into confusion before You.</w:t>
      </w:r>
    </w:p>
    <w:p w14:paraId="4720150A" w14:textId="77777777" w:rsidR="00EC501B" w:rsidRDefault="00EC501B" w:rsidP="008A378B">
      <w:pPr>
        <w:pStyle w:val="EnglishHangNoCoptic"/>
      </w:pPr>
      <w:r w:rsidRPr="00EA4CF1">
        <w:lastRenderedPageBreak/>
        <w:t>12</w:t>
      </w:r>
      <w:r>
        <w:t xml:space="preserve"> </w:t>
      </w:r>
      <w:r w:rsidRPr="00EA4CF1">
        <w:t>Fro</w:t>
      </w:r>
      <w:r>
        <w:t xml:space="preserve">m You are the wealth </w:t>
      </w:r>
      <w:r w:rsidRPr="00EA4CF1">
        <w:t>and</w:t>
      </w:r>
      <w:r>
        <w:t xml:space="preserve"> glory.</w:t>
      </w:r>
    </w:p>
    <w:p w14:paraId="34D3F348" w14:textId="77777777" w:rsidR="00EC501B" w:rsidRDefault="00EC501B" w:rsidP="008A378B">
      <w:pPr>
        <w:pStyle w:val="EnglishHangNoCoptic"/>
        <w:ind w:firstLine="0"/>
      </w:pPr>
      <w:r>
        <w:t>You reigns over all, Lord, and ruler of all rule.</w:t>
      </w:r>
    </w:p>
    <w:p w14:paraId="4228D20B" w14:textId="77777777" w:rsidR="00EC501B" w:rsidRDefault="00EC501B" w:rsidP="008A378B">
      <w:pPr>
        <w:pStyle w:val="EnglishHangNoCoptic"/>
        <w:ind w:firstLine="0"/>
      </w:pPr>
      <w:r w:rsidRPr="00EA4CF1">
        <w:t>In Yo</w:t>
      </w:r>
      <w:r>
        <w:t>ur hand is power and authority,</w:t>
      </w:r>
    </w:p>
    <w:p w14:paraId="330ED560" w14:textId="77777777" w:rsidR="00EC501B" w:rsidRDefault="00EC501B" w:rsidP="008A378B">
      <w:pPr>
        <w:pStyle w:val="EnglishHangNoCoptic"/>
        <w:ind w:firstLine="0"/>
      </w:pPr>
      <w:r w:rsidRPr="00EA4CF1">
        <w:t xml:space="preserve">and </w:t>
      </w:r>
      <w:r>
        <w:t>it is in Your hand, almighty one,</w:t>
      </w:r>
    </w:p>
    <w:p w14:paraId="5B1C947F" w14:textId="77777777" w:rsidR="00EC501B" w:rsidRDefault="00EC501B" w:rsidP="008A378B">
      <w:pPr>
        <w:pStyle w:val="EnglishHangEndNoCoptic"/>
        <w:ind w:firstLine="0"/>
      </w:pPr>
      <w:r w:rsidRPr="00EA4CF1">
        <w:t>to inc</w:t>
      </w:r>
      <w:r>
        <w:t>rease and establish all things.</w:t>
      </w:r>
    </w:p>
    <w:p w14:paraId="7279B70E" w14:textId="77777777" w:rsidR="00EC501B" w:rsidRDefault="00EC501B" w:rsidP="008A378B">
      <w:pPr>
        <w:pStyle w:val="EnglishHangNoCoptic"/>
      </w:pPr>
      <w:r w:rsidRPr="00EA4CF1">
        <w:t>13</w:t>
      </w:r>
      <w:r>
        <w:t xml:space="preserve"> </w:t>
      </w:r>
      <w:r w:rsidRPr="00EA4CF1">
        <w:t>And no</w:t>
      </w:r>
      <w:r>
        <w:t>w, Lord, we confess You,</w:t>
      </w:r>
    </w:p>
    <w:p w14:paraId="42709C02" w14:textId="77777777" w:rsidR="00EC501B" w:rsidRDefault="00EC501B" w:rsidP="008A378B">
      <w:pPr>
        <w:pStyle w:val="EnglishHangEndNoCoptic"/>
        <w:ind w:firstLine="0"/>
      </w:pPr>
      <w:r>
        <w:t>and we praise Your glorious N</w:t>
      </w:r>
      <w:r w:rsidRPr="00EA4CF1">
        <w:t>ame.</w:t>
      </w:r>
    </w:p>
    <w:p w14:paraId="751DBF62" w14:textId="77777777" w:rsidR="00EC501B" w:rsidRDefault="00EC501B" w:rsidP="00A7333E">
      <w:pPr>
        <w:pStyle w:val="Heading3"/>
      </w:pPr>
      <w:r>
        <w:t>Additional Canticles for the Vigil of Joyous Saturday from the New Testament</w:t>
      </w:r>
    </w:p>
    <w:p w14:paraId="1143F775" w14:textId="77777777" w:rsidR="00EC501B" w:rsidRDefault="00EC501B" w:rsidP="00A7333E">
      <w:pPr>
        <w:pStyle w:val="Heading4"/>
      </w:pPr>
      <w:r>
        <w:t>The Prayer of the Theotokos Mary</w:t>
      </w:r>
    </w:p>
    <w:p w14:paraId="777909DC" w14:textId="77777777" w:rsidR="00EC501B" w:rsidRDefault="00EC501B" w:rsidP="006841DC">
      <w:pPr>
        <w:pStyle w:val="Rubric"/>
      </w:pPr>
      <w:r>
        <w:t>(Byzantine Ninth Ode. Luke 1:46-55: Mary said,)</w:t>
      </w:r>
    </w:p>
    <w:p w14:paraId="797C2C43" w14:textId="77777777" w:rsidR="00EC501B" w:rsidRPr="006841DC" w:rsidRDefault="00EC501B" w:rsidP="006841DC">
      <w:pPr>
        <w:pStyle w:val="Rubric"/>
      </w:pPr>
      <w:r>
        <w:t>The Prayer of the Theotokos Mary from the Holy Gospel According to St. Luke. May her blessing be upon us all. Amen.</w:t>
      </w:r>
    </w:p>
    <w:p w14:paraId="2BBB038C" w14:textId="77777777" w:rsidR="00EC501B" w:rsidRDefault="00EC501B" w:rsidP="006841DC">
      <w:pPr>
        <w:pStyle w:val="EnglishHangEndNoCoptic"/>
      </w:pPr>
      <w:r>
        <w:t>My soul magnifies the Lord</w:t>
      </w:r>
    </w:p>
    <w:p w14:paraId="4083D96B" w14:textId="77777777" w:rsidR="00EC501B" w:rsidRDefault="00EC501B" w:rsidP="00A7333E">
      <w:pPr>
        <w:pStyle w:val="EnglishHangEndNoCoptic"/>
      </w:pPr>
      <w:r>
        <w:t>47 and my spirit has rejoiced in God my Saviour,</w:t>
      </w:r>
    </w:p>
    <w:p w14:paraId="1D38A342" w14:textId="77777777" w:rsidR="00EC501B" w:rsidRDefault="00EC501B" w:rsidP="00A7333E">
      <w:pPr>
        <w:pStyle w:val="EnglishHangNoCoptic"/>
      </w:pPr>
      <w:r>
        <w:t>48 for he has looked at the humble state of his handmaid.</w:t>
      </w:r>
    </w:p>
    <w:p w14:paraId="20DBD619" w14:textId="77777777" w:rsidR="00EC501B" w:rsidRDefault="00EC501B" w:rsidP="00A7333E">
      <w:pPr>
        <w:pStyle w:val="EnglishHangNoCoptic"/>
        <w:ind w:firstLine="0"/>
      </w:pPr>
      <w:r>
        <w:t>For behold, from now on, all</w:t>
      </w:r>
    </w:p>
    <w:p w14:paraId="2CB13C9F" w14:textId="77777777" w:rsidR="00EC501B" w:rsidRDefault="00EC501B" w:rsidP="00A7333E">
      <w:pPr>
        <w:pStyle w:val="EnglishHangEndNoCoptic"/>
        <w:ind w:firstLine="0"/>
      </w:pPr>
      <w:r>
        <w:t>generations will call me blessed!</w:t>
      </w:r>
    </w:p>
    <w:p w14:paraId="266F7ACD" w14:textId="77777777" w:rsidR="00EC501B" w:rsidRDefault="00EC501B" w:rsidP="00A7333E">
      <w:pPr>
        <w:pStyle w:val="EnglishHangNoCoptic"/>
      </w:pPr>
      <w:r>
        <w:t>49 Indeed, he who is might has done great things for me,</w:t>
      </w:r>
    </w:p>
    <w:p w14:paraId="1DC6D88D" w14:textId="77777777" w:rsidR="00EC501B" w:rsidRDefault="00EC501B" w:rsidP="00A7333E">
      <w:pPr>
        <w:pStyle w:val="EnglishHangEndNoCoptic"/>
        <w:ind w:firstLine="0"/>
      </w:pPr>
      <w:r>
        <w:t>and His Name is Holy!</w:t>
      </w:r>
    </w:p>
    <w:p w14:paraId="706E5709" w14:textId="77777777" w:rsidR="00EC501B" w:rsidRDefault="00EC501B" w:rsidP="00A7333E">
      <w:pPr>
        <w:pStyle w:val="EnglishHangNoCoptic"/>
      </w:pPr>
      <w:r>
        <w:t xml:space="preserve">50 His mercy is on those who fear Him </w:t>
      </w:r>
    </w:p>
    <w:p w14:paraId="540DEEDA" w14:textId="77777777" w:rsidR="00EC501B" w:rsidRDefault="00EC501B" w:rsidP="00A7333E">
      <w:pPr>
        <w:pStyle w:val="EnglishHangEndNoCoptic"/>
        <w:ind w:firstLine="0"/>
      </w:pPr>
      <w:r>
        <w:t>for generations of generations.</w:t>
      </w:r>
    </w:p>
    <w:p w14:paraId="35910154" w14:textId="77777777" w:rsidR="00EC501B" w:rsidRDefault="00EC501B" w:rsidP="00A7333E">
      <w:pPr>
        <w:pStyle w:val="EnglishHangNoCoptic"/>
      </w:pPr>
      <w:r>
        <w:t>51 He has shown strength with his arm,</w:t>
      </w:r>
    </w:p>
    <w:p w14:paraId="16ECCF15" w14:textId="77777777" w:rsidR="00EC501B" w:rsidRDefault="00EC501B" w:rsidP="00A7333E">
      <w:pPr>
        <w:pStyle w:val="EnglishHangEndNoCoptic"/>
        <w:ind w:firstLine="0"/>
      </w:pPr>
      <w:r>
        <w:t>He has scattered the proud in the imagination of their hearts,</w:t>
      </w:r>
    </w:p>
    <w:p w14:paraId="15D10AC2" w14:textId="77777777" w:rsidR="00EC501B" w:rsidRDefault="00EC501B" w:rsidP="00A7333E">
      <w:pPr>
        <w:pStyle w:val="EnglishHangNoCoptic"/>
      </w:pPr>
      <w:r>
        <w:t>52 He has put down princes form their throns,</w:t>
      </w:r>
    </w:p>
    <w:p w14:paraId="0F967BD0" w14:textId="77777777" w:rsidR="00EC501B" w:rsidRDefault="00EC501B" w:rsidP="00A7333E">
      <w:pPr>
        <w:pStyle w:val="EnglishHangEndNoCoptic"/>
        <w:ind w:firstLine="0"/>
      </w:pPr>
      <w:r>
        <w:t>and has exalted the lowly.</w:t>
      </w:r>
    </w:p>
    <w:p w14:paraId="1B188B0B" w14:textId="77777777" w:rsidR="00EC501B" w:rsidRDefault="00EC501B" w:rsidP="00A7333E">
      <w:pPr>
        <w:pStyle w:val="EnglishHangNoCoptic"/>
      </w:pPr>
      <w:r>
        <w:t>53 He has filled the hungry with good things,</w:t>
      </w:r>
    </w:p>
    <w:p w14:paraId="179AEC7B" w14:textId="77777777" w:rsidR="00EC501B" w:rsidRDefault="00EC501B" w:rsidP="00A7333E">
      <w:pPr>
        <w:pStyle w:val="EnglishHangEndNoCoptic"/>
        <w:ind w:firstLine="0"/>
      </w:pPr>
      <w:r>
        <w:t>He has sent the rich away empty.</w:t>
      </w:r>
    </w:p>
    <w:p w14:paraId="2D6EE91A" w14:textId="77777777" w:rsidR="00EC501B" w:rsidRDefault="00EC501B" w:rsidP="00A7333E">
      <w:pPr>
        <w:pStyle w:val="EnglishHangNoCoptic"/>
      </w:pPr>
      <w:r>
        <w:t>54 He has given help to Israel, his servant,</w:t>
      </w:r>
    </w:p>
    <w:p w14:paraId="12F149B0" w14:textId="77777777" w:rsidR="00EC501B" w:rsidRDefault="00EC501B" w:rsidP="00A7333E">
      <w:pPr>
        <w:pStyle w:val="EnglishHangEndNoCoptic"/>
        <w:ind w:firstLine="0"/>
      </w:pPr>
      <w:r>
        <w:t>so that he might remember mercy,</w:t>
      </w:r>
    </w:p>
    <w:p w14:paraId="4DA4A41A" w14:textId="77777777" w:rsidR="00EC501B" w:rsidRDefault="00EC501B" w:rsidP="00A7333E">
      <w:pPr>
        <w:pStyle w:val="EnglishHangNoCoptic"/>
      </w:pPr>
      <w:r>
        <w:lastRenderedPageBreak/>
        <w:t>55 As He spoke to our fathers,</w:t>
      </w:r>
    </w:p>
    <w:p w14:paraId="40385801" w14:textId="77777777" w:rsidR="00EC501B" w:rsidRDefault="00EC501B" w:rsidP="00A7333E">
      <w:pPr>
        <w:pStyle w:val="EnglishHangEndNoCoptic"/>
        <w:ind w:firstLine="0"/>
      </w:pPr>
      <w:r>
        <w:t>to Abraham and his desendants forever.</w:t>
      </w:r>
    </w:p>
    <w:p w14:paraId="4C95010B" w14:textId="77777777" w:rsidR="00EC501B" w:rsidRDefault="00EC501B" w:rsidP="00A7333E">
      <w:pPr>
        <w:pStyle w:val="Heading4"/>
      </w:pPr>
      <w:r>
        <w:t>The Prayer of Zechariah the Priest</w:t>
      </w:r>
    </w:p>
    <w:p w14:paraId="0B55E54E" w14:textId="77777777" w:rsidR="00EC501B" w:rsidRDefault="00EC501B" w:rsidP="00CD0F97">
      <w:pPr>
        <w:pStyle w:val="Rubric"/>
      </w:pPr>
      <w:r>
        <w:t>(Luke 1:68-79)</w:t>
      </w:r>
    </w:p>
    <w:p w14:paraId="794AA0CC" w14:textId="77777777" w:rsidR="00EC501B" w:rsidRDefault="00EC501B" w:rsidP="00CD0F97">
      <w:pPr>
        <w:pStyle w:val="Rubric"/>
      </w:pPr>
      <w:r>
        <w:t>The prayer of Zecharias the Priest from the Holy Gospel According to St. Luke. May his blessing be upon us all. Amen.</w:t>
      </w:r>
    </w:p>
    <w:p w14:paraId="3F07AC8B" w14:textId="77777777" w:rsidR="00EC501B" w:rsidRDefault="00EC501B" w:rsidP="00A7333E">
      <w:pPr>
        <w:pStyle w:val="EnglishHangNoCoptic"/>
      </w:pPr>
      <w:r>
        <w:t>68 Blessed be the Lord, God of Israel,</w:t>
      </w:r>
    </w:p>
    <w:p w14:paraId="247322D8" w14:textId="77777777" w:rsidR="00EC501B" w:rsidRDefault="00EC501B" w:rsidP="00A7333E">
      <w:pPr>
        <w:pStyle w:val="EnglishHangNoCoptic"/>
        <w:ind w:firstLine="0"/>
      </w:pPr>
      <w:r>
        <w:t>for He has visited and worked</w:t>
      </w:r>
    </w:p>
    <w:p w14:paraId="700C83D8" w14:textId="77777777" w:rsidR="00EC501B" w:rsidRDefault="00EC501B" w:rsidP="00A7333E">
      <w:pPr>
        <w:pStyle w:val="EnglishHangEndNoCoptic"/>
        <w:ind w:firstLine="0"/>
      </w:pPr>
      <w:r>
        <w:t>redemption for His people;</w:t>
      </w:r>
    </w:p>
    <w:p w14:paraId="2B2AEB55" w14:textId="77777777" w:rsidR="00EC501B" w:rsidRDefault="00EC501B" w:rsidP="00A7333E">
      <w:pPr>
        <w:pStyle w:val="EnglishHangNoCoptic"/>
      </w:pPr>
      <w:r>
        <w:t>69 and has raised up a horn of salvation for us</w:t>
      </w:r>
    </w:p>
    <w:p w14:paraId="2892EB14" w14:textId="77777777" w:rsidR="00EC501B" w:rsidRDefault="00EC501B" w:rsidP="00A7333E">
      <w:pPr>
        <w:pStyle w:val="EnglishHangEndNoCoptic"/>
        <w:ind w:firstLine="0"/>
      </w:pPr>
      <w:r>
        <w:t>in the house of his servant David</w:t>
      </w:r>
    </w:p>
    <w:p w14:paraId="275137E2" w14:textId="77777777" w:rsidR="00EC501B" w:rsidRDefault="00EC501B" w:rsidP="00A7333E">
      <w:pPr>
        <w:pStyle w:val="EnglishHangNoCoptic"/>
      </w:pPr>
      <w:r>
        <w:t>70 (as he spoke by the mouth of his holy</w:t>
      </w:r>
    </w:p>
    <w:p w14:paraId="71D995DE" w14:textId="77777777" w:rsidR="00EC501B" w:rsidRDefault="00EC501B" w:rsidP="00A7333E">
      <w:pPr>
        <w:pStyle w:val="EnglishHangNoCoptic"/>
        <w:ind w:firstLine="0"/>
      </w:pPr>
      <w:r>
        <w:t>prophets who have been from old),</w:t>
      </w:r>
    </w:p>
    <w:p w14:paraId="43574B67" w14:textId="77777777" w:rsidR="00EC501B" w:rsidRDefault="00EC501B" w:rsidP="00A7333E">
      <w:pPr>
        <w:pStyle w:val="EnglishHangNoCoptic"/>
        <w:ind w:firstLine="0"/>
      </w:pPr>
      <w:r>
        <w:t>salvation from our enemies</w:t>
      </w:r>
    </w:p>
    <w:p w14:paraId="06F47BAC" w14:textId="77777777" w:rsidR="00EC501B" w:rsidRDefault="00EC501B" w:rsidP="00A7333E">
      <w:pPr>
        <w:pStyle w:val="EnglishHangEndNoCoptic"/>
        <w:ind w:firstLine="0"/>
      </w:pPr>
      <w:r>
        <w:t>and from the hand of all who hate us;</w:t>
      </w:r>
    </w:p>
    <w:p w14:paraId="6C39335F" w14:textId="77777777" w:rsidR="00EC501B" w:rsidRDefault="00EC501B" w:rsidP="00A7333E">
      <w:pPr>
        <w:pStyle w:val="EnglishHangNoCoptic"/>
      </w:pPr>
      <w:r>
        <w:t>72 to show mercy towards our fathers,</w:t>
      </w:r>
    </w:p>
    <w:p w14:paraId="6974C50F" w14:textId="77777777" w:rsidR="00EC501B" w:rsidRDefault="00EC501B" w:rsidP="00A7333E">
      <w:pPr>
        <w:pStyle w:val="EnglishHangEndNoCoptic"/>
        <w:ind w:firstLine="0"/>
      </w:pPr>
      <w:r>
        <w:t>to remember his holy covenant,</w:t>
      </w:r>
    </w:p>
    <w:p w14:paraId="3FB8D2E6" w14:textId="77777777" w:rsidR="00EC501B" w:rsidRDefault="00EC501B" w:rsidP="00A7333E">
      <w:pPr>
        <w:pStyle w:val="EnglishHangNoCoptic"/>
      </w:pPr>
      <w:r>
        <w:t>73 the oath which he swore to Abraham, our father,</w:t>
      </w:r>
    </w:p>
    <w:p w14:paraId="307FA476" w14:textId="77777777" w:rsidR="00EC501B" w:rsidRDefault="00EC501B" w:rsidP="00A7333E">
      <w:pPr>
        <w:pStyle w:val="EnglishHangNoCoptic"/>
        <w:ind w:firstLine="0"/>
      </w:pPr>
      <w:r>
        <w:t>to grant us  74 that being delivered out of the hands of our enemies,</w:t>
      </w:r>
    </w:p>
    <w:p w14:paraId="2BD513B7" w14:textId="77777777" w:rsidR="00EC501B" w:rsidRDefault="00EC501B" w:rsidP="00A7333E">
      <w:pPr>
        <w:pStyle w:val="EnglishHangEndNoCoptic"/>
        <w:ind w:firstLine="0"/>
      </w:pPr>
      <w:r>
        <w:t>we should worship Him without fear,</w:t>
      </w:r>
    </w:p>
    <w:p w14:paraId="28622CF2" w14:textId="77777777" w:rsidR="00EC501B" w:rsidRDefault="00EC501B" w:rsidP="00A7333E">
      <w:pPr>
        <w:pStyle w:val="EnglishHangNoCoptic"/>
      </w:pPr>
      <w:r>
        <w:t>75 in holiness and righteousness before Him,</w:t>
      </w:r>
    </w:p>
    <w:p w14:paraId="5963151B" w14:textId="77777777" w:rsidR="00EC501B" w:rsidRDefault="00EC501B" w:rsidP="00A7333E">
      <w:pPr>
        <w:pStyle w:val="EnglishHangEndNoCoptic"/>
        <w:ind w:firstLine="0"/>
      </w:pPr>
      <w:r>
        <w:t>all the days of our life.</w:t>
      </w:r>
    </w:p>
    <w:p w14:paraId="492D9ACE" w14:textId="77777777" w:rsidR="00EC501B" w:rsidRDefault="00EC501B" w:rsidP="00A7333E">
      <w:pPr>
        <w:pStyle w:val="EnglishHangNoCoptic"/>
      </w:pPr>
      <w:r>
        <w:t>76 And you, child, will be called a prophet of the Most High,</w:t>
      </w:r>
    </w:p>
    <w:p w14:paraId="75989D2F" w14:textId="77777777" w:rsidR="00EC501B" w:rsidRDefault="00EC501B" w:rsidP="00A7333E">
      <w:pPr>
        <w:pStyle w:val="EnglishHangEndNoCoptic"/>
        <w:ind w:firstLine="0"/>
      </w:pPr>
      <w:r>
        <w:t>for you will go before the face of the Lord to prepare his ways,</w:t>
      </w:r>
    </w:p>
    <w:p w14:paraId="7AD317CB" w14:textId="77777777" w:rsidR="00EC501B" w:rsidRDefault="00EC501B" w:rsidP="00A7333E">
      <w:pPr>
        <w:pStyle w:val="EnglishHangNoCoptic"/>
      </w:pPr>
      <w:r>
        <w:t>77 to give knowledge of salvation to his</w:t>
      </w:r>
    </w:p>
    <w:p w14:paraId="0F44D38A" w14:textId="77777777" w:rsidR="00EC501B" w:rsidRDefault="00EC501B" w:rsidP="00A7333E">
      <w:pPr>
        <w:pStyle w:val="EnglishHangEndNoCoptic"/>
        <w:ind w:firstLine="0"/>
      </w:pPr>
      <w:r>
        <w:t>people by the remissions of their sins,</w:t>
      </w:r>
    </w:p>
    <w:p w14:paraId="5E74144C" w14:textId="77777777" w:rsidR="00EC501B" w:rsidRDefault="00EC501B" w:rsidP="00A7333E">
      <w:pPr>
        <w:pStyle w:val="EnglishHangNoCoptic"/>
      </w:pPr>
      <w:r>
        <w:t>78 because of the tender mercy of our God,</w:t>
      </w:r>
    </w:p>
    <w:p w14:paraId="263B862C" w14:textId="77777777" w:rsidR="00EC501B" w:rsidRDefault="00EC501B" w:rsidP="00A7333E">
      <w:pPr>
        <w:pStyle w:val="EnglishHangEndNoCoptic"/>
        <w:ind w:firstLine="0"/>
      </w:pPr>
      <w:r>
        <w:t>by which the dawn from on high has visted us,</w:t>
      </w:r>
    </w:p>
    <w:p w14:paraId="5497024D" w14:textId="77777777" w:rsidR="00EC501B" w:rsidRDefault="00EC501B" w:rsidP="00A7333E">
      <w:pPr>
        <w:pStyle w:val="EnglishHangNoCoptic"/>
      </w:pPr>
      <w:r>
        <w:t>79 to shine on those who sit in darkness</w:t>
      </w:r>
    </w:p>
    <w:p w14:paraId="40402647" w14:textId="77777777" w:rsidR="00EC501B" w:rsidRDefault="00EC501B" w:rsidP="00A7333E">
      <w:pPr>
        <w:pStyle w:val="EnglishHangNoCoptic"/>
        <w:ind w:firstLine="0"/>
      </w:pPr>
      <w:r>
        <w:t>and the shadow of death;</w:t>
      </w:r>
    </w:p>
    <w:p w14:paraId="7809579E" w14:textId="77777777" w:rsidR="00EC501B" w:rsidRDefault="00EC501B" w:rsidP="00A7333E">
      <w:pPr>
        <w:pStyle w:val="EnglishHangEndNoCoptic"/>
        <w:ind w:firstLine="0"/>
      </w:pPr>
      <w:r>
        <w:t>to guide our feet into the way of peace.</w:t>
      </w:r>
    </w:p>
    <w:p w14:paraId="197342D5" w14:textId="77777777" w:rsidR="00EC501B" w:rsidRDefault="00EC501B" w:rsidP="00A7333E">
      <w:pPr>
        <w:pStyle w:val="Heading4"/>
      </w:pPr>
      <w:r>
        <w:t>The Prayer of Simeon the Priest</w:t>
      </w:r>
    </w:p>
    <w:p w14:paraId="75D7B7B9" w14:textId="77777777" w:rsidR="00EC501B" w:rsidRDefault="00EC501B" w:rsidP="00CD0F97">
      <w:pPr>
        <w:pStyle w:val="Rubric"/>
      </w:pPr>
      <w:r>
        <w:t>(Luke 2:29-32)</w:t>
      </w:r>
    </w:p>
    <w:p w14:paraId="6FB025F2" w14:textId="77777777" w:rsidR="00EC501B" w:rsidRDefault="00EC501B" w:rsidP="00CD0F97">
      <w:pPr>
        <w:pStyle w:val="Rubric"/>
      </w:pPr>
      <w:r>
        <w:lastRenderedPageBreak/>
        <w:t>The Prayer of Simeon the Priest from the Gospel According to Saint Luke. May his blessing be upon us all. Amen.</w:t>
      </w:r>
    </w:p>
    <w:p w14:paraId="53ACAAED" w14:textId="77777777" w:rsidR="00EC501B" w:rsidRDefault="00EC501B" w:rsidP="00A7333E">
      <w:pPr>
        <w:pStyle w:val="EnglishHangNoCoptic"/>
      </w:pPr>
      <w:r>
        <w:t>29 Now You are letting your servant depart in</w:t>
      </w:r>
    </w:p>
    <w:p w14:paraId="2226233C" w14:textId="77777777" w:rsidR="00EC501B" w:rsidRDefault="00EC501B" w:rsidP="00A7333E">
      <w:pPr>
        <w:pStyle w:val="EnglishHangNoCoptic"/>
        <w:ind w:firstLine="0"/>
      </w:pPr>
      <w:r>
        <w:t>peace, Master,</w:t>
      </w:r>
    </w:p>
    <w:p w14:paraId="2C22862C" w14:textId="77777777" w:rsidR="00EC501B" w:rsidRDefault="00EC501B" w:rsidP="00A7333E">
      <w:pPr>
        <w:pStyle w:val="EnglishHangEndNoCoptic"/>
        <w:ind w:firstLine="0"/>
      </w:pPr>
      <w:r>
        <w:t>according to your word,</w:t>
      </w:r>
    </w:p>
    <w:p w14:paraId="43820380" w14:textId="77777777" w:rsidR="00EC501B" w:rsidRDefault="00EC501B" w:rsidP="00A7333E">
      <w:pPr>
        <w:pStyle w:val="EnglishHangEndNoCoptic"/>
      </w:pPr>
      <w:r>
        <w:t>30 for my eyes have seen Your salvation,</w:t>
      </w:r>
    </w:p>
    <w:p w14:paraId="6DCD2435" w14:textId="77777777" w:rsidR="00EC501B" w:rsidRDefault="00EC501B" w:rsidP="00A7333E">
      <w:pPr>
        <w:pStyle w:val="EnglishHangEndNoCoptic"/>
      </w:pPr>
      <w:r>
        <w:t>31 which You have prepared before the face of all peoples;</w:t>
      </w:r>
    </w:p>
    <w:p w14:paraId="71F2F5DE" w14:textId="77777777" w:rsidR="00EC501B" w:rsidRDefault="00EC501B" w:rsidP="00A7333E">
      <w:pPr>
        <w:pStyle w:val="EnglishHangNoCoptic"/>
      </w:pPr>
      <w:r>
        <w:t>32 a light to enlighten the nations,</w:t>
      </w:r>
    </w:p>
    <w:p w14:paraId="10CF4627" w14:textId="77777777" w:rsidR="00EC501B" w:rsidRPr="00F4219E" w:rsidRDefault="00EC501B" w:rsidP="00A7333E">
      <w:pPr>
        <w:pStyle w:val="EnglishHangEndNoCoptic"/>
        <w:ind w:firstLine="0"/>
      </w:pPr>
      <w:r>
        <w:t>and the glory of Your people Israel.</w:t>
      </w:r>
    </w:p>
    <w:p w14:paraId="55312801" w14:textId="74BC7917" w:rsidR="00B102EF" w:rsidRDefault="00EC501B"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363</w:t>
      </w:r>
      <w:r w:rsidR="00B102EF">
        <w:fldChar w:fldCharType="end"/>
      </w:r>
    </w:p>
    <w:p w14:paraId="46EDCFEC" w14:textId="1F60FB1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EC501B">
        <w:t>The Communion of the Saints</w:t>
      </w:r>
      <w:r>
        <w:fldChar w:fldCharType="end"/>
      </w:r>
      <w:r>
        <w:tab/>
      </w:r>
      <w:r>
        <w:fldChar w:fldCharType="begin"/>
      </w:r>
      <w:r>
        <w:instrText xml:space="preserve"> PAGEREF _Ref448228224 \h </w:instrText>
      </w:r>
      <w:r>
        <w:fldChar w:fldCharType="separate"/>
      </w:r>
      <w:r w:rsidR="00EC501B">
        <w:rPr>
          <w:noProof/>
        </w:rPr>
        <w:t>399</w:t>
      </w:r>
      <w:r>
        <w:fldChar w:fldCharType="end"/>
      </w:r>
    </w:p>
    <w:p w14:paraId="103CDB1E" w14:textId="5E92220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EC501B">
        <w:t>The Doxologies</w:t>
      </w:r>
      <w:r>
        <w:fldChar w:fldCharType="end"/>
      </w:r>
      <w:r>
        <w:tab/>
      </w:r>
      <w:r>
        <w:fldChar w:fldCharType="begin"/>
      </w:r>
      <w:r>
        <w:instrText xml:space="preserve"> PAGEREF _Ref448228235 \h </w:instrText>
      </w:r>
      <w:r>
        <w:fldChar w:fldCharType="separate"/>
      </w:r>
      <w:r w:rsidR="00EC501B">
        <w:rPr>
          <w:noProof/>
        </w:rPr>
        <w:t>418</w:t>
      </w:r>
      <w:r>
        <w:fldChar w:fldCharType="end"/>
      </w:r>
    </w:p>
    <w:p w14:paraId="661E2504" w14:textId="4F8A8B89" w:rsidR="00E97A49" w:rsidRDefault="00E97A49" w:rsidP="00E97A49">
      <w:pPr>
        <w:pStyle w:val="EngHang"/>
        <w:tabs>
          <w:tab w:val="right" w:leader="dot" w:pos="8460"/>
        </w:tabs>
      </w:pPr>
      <w:r>
        <w:fldChar w:fldCharType="begin"/>
      </w:r>
      <w:r>
        <w:instrText xml:space="preserve"> REF _Ref448471060 \h </w:instrText>
      </w:r>
      <w:r>
        <w:fldChar w:fldCharType="separate"/>
      </w:r>
      <w:r w:rsidR="00EC501B">
        <w:t>The Conclusion of the Midnight Praise</w:t>
      </w:r>
      <w:r>
        <w:fldChar w:fldCharType="end"/>
      </w:r>
      <w:r>
        <w:tab/>
      </w:r>
      <w:r>
        <w:fldChar w:fldCharType="begin"/>
      </w:r>
      <w:r>
        <w:instrText xml:space="preserve"> PAGEREF _Ref448471060 \h </w:instrText>
      </w:r>
      <w:r>
        <w:fldChar w:fldCharType="separate"/>
      </w:r>
      <w:r w:rsidR="00EC501B">
        <w:rPr>
          <w:noProof/>
        </w:rPr>
        <w:t>5</w:t>
      </w:r>
      <w:r>
        <w:fldChar w:fldCharType="end"/>
      </w:r>
    </w:p>
    <w:p w14:paraId="4AF2B63F" w14:textId="77B0E62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EC501B">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EC501B">
        <w:rPr>
          <w:noProof/>
        </w:rPr>
        <w:t>65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134DB2">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134DB2">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bookmarkEnd w:id="424"/>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40"/>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5" w:name="_Toc297322057"/>
      <w:bookmarkStart w:id="426" w:name="_Toc297407702"/>
      <w:bookmarkStart w:id="427" w:name="_Toc298445754"/>
      <w:bookmarkStart w:id="428" w:name="_Toc298681237"/>
      <w:bookmarkStart w:id="429" w:name="_Toc298447479"/>
      <w:bookmarkStart w:id="430" w:name="_Toc308441896"/>
      <w:bookmarkEnd w:id="423"/>
    </w:p>
    <w:bookmarkEnd w:id="425"/>
    <w:bookmarkEnd w:id="426"/>
    <w:bookmarkEnd w:id="427"/>
    <w:bookmarkEnd w:id="428"/>
    <w:bookmarkEnd w:id="429"/>
    <w:bookmarkEnd w:id="43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1"/>
            <w:r w:rsidRPr="00BE273A">
              <w:t xml:space="preserve">Blessed </w:t>
            </w:r>
            <w:commentRangeEnd w:id="431"/>
            <w:r w:rsidRPr="00BE273A">
              <w:rPr>
                <w:rStyle w:val="CommentReference"/>
                <w:rFonts w:eastAsiaTheme="minorHAnsi"/>
                <w:sz w:val="24"/>
              </w:rPr>
              <w:commentReference w:id="43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2"/>
            <w:r w:rsidRPr="00BE273A">
              <w:t>heaven</w:t>
            </w:r>
            <w:commentRangeEnd w:id="432"/>
            <w:r w:rsidRPr="00BE273A">
              <w:rPr>
                <w:rStyle w:val="CommentReference"/>
                <w:rFonts w:eastAsiaTheme="minorHAnsi"/>
                <w:sz w:val="24"/>
              </w:rPr>
              <w:commentReference w:id="43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3"/>
            <w:r w:rsidRPr="00BE273A">
              <w:t xml:space="preserve">clouds </w:t>
            </w:r>
            <w:commentRangeEnd w:id="433"/>
            <w:r w:rsidRPr="00BE273A">
              <w:rPr>
                <w:rStyle w:val="CommentReference"/>
                <w:rFonts w:eastAsiaTheme="minorHAnsi"/>
                <w:sz w:val="24"/>
              </w:rPr>
              <w:commentReference w:id="433"/>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4"/>
            <w:r w:rsidRPr="00BE273A">
              <w:t xml:space="preserve">Bless </w:t>
            </w:r>
            <w:commentRangeEnd w:id="434"/>
            <w:r w:rsidRPr="00BE273A">
              <w:rPr>
                <w:rStyle w:val="CommentReference"/>
                <w:rFonts w:eastAsiaTheme="minorHAnsi"/>
                <w:sz w:val="24"/>
              </w:rPr>
              <w:commentReference w:id="43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5"/>
            <w:r w:rsidRPr="00BE273A">
              <w:t>falling snow</w:t>
            </w:r>
            <w:commentRangeEnd w:id="435"/>
            <w:r w:rsidRPr="00BE273A">
              <w:rPr>
                <w:rStyle w:val="CommentReference"/>
                <w:rFonts w:eastAsiaTheme="minorHAnsi"/>
                <w:sz w:val="24"/>
              </w:rPr>
              <w:commentReference w:id="43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8"/>
            <w:r w:rsidRPr="00BE273A">
              <w:t xml:space="preserve">ye </w:t>
            </w:r>
            <w:commentRangeEnd w:id="438"/>
            <w:r>
              <w:rPr>
                <w:rStyle w:val="CommentReference"/>
                <w:rFonts w:eastAsiaTheme="minorHAnsi" w:cstheme="minorBidi"/>
                <w:color w:val="auto"/>
                <w:lang w:val="en-CA"/>
              </w:rPr>
              <w:commentReference w:id="438"/>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9"/>
            <w:r w:rsidRPr="00BE273A">
              <w:t>whales</w:t>
            </w:r>
            <w:r w:rsidR="007757C9">
              <w:rPr>
                <w:rStyle w:val="FootnoteReference"/>
              </w:rPr>
              <w:footnoteReference w:id="845"/>
            </w:r>
            <w:r w:rsidRPr="00BE273A">
              <w:t xml:space="preserve"> </w:t>
            </w:r>
            <w:commentRangeEnd w:id="439"/>
            <w:r w:rsidRPr="00BE273A">
              <w:rPr>
                <w:rStyle w:val="CommentReference"/>
                <w:rFonts w:eastAsiaTheme="minorHAnsi"/>
                <w:sz w:val="24"/>
              </w:rPr>
              <w:commentReference w:id="439"/>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0"/>
            <w:r w:rsidRPr="00BE273A">
              <w:t xml:space="preserve"> </w:t>
            </w:r>
            <w:commentRangeEnd w:id="440"/>
            <w:r w:rsidRPr="00BE273A">
              <w:rPr>
                <w:rStyle w:val="CommentReference"/>
                <w:rFonts w:eastAsiaTheme="minorHAnsi"/>
                <w:sz w:val="24"/>
              </w:rPr>
              <w:commentReference w:id="440"/>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1"/>
            <w:r w:rsidRPr="00BE273A">
              <w:t xml:space="preserve"> </w:t>
            </w:r>
            <w:commentRangeEnd w:id="441"/>
            <w:r w:rsidRPr="00BE273A">
              <w:rPr>
                <w:rStyle w:val="CommentReference"/>
                <w:rFonts w:eastAsiaTheme="minorHAnsi"/>
                <w:sz w:val="24"/>
              </w:rPr>
              <w:commentReference w:id="441"/>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2"/>
            <w:r w:rsidR="00D31F38" w:rsidRPr="00BE273A">
              <w:t xml:space="preserve">of </w:t>
            </w:r>
            <w:commentRangeEnd w:id="442"/>
            <w:r w:rsidR="00D31F38" w:rsidRPr="00BE273A">
              <w:rPr>
                <w:rStyle w:val="CommentReference"/>
                <w:rFonts w:eastAsiaTheme="minorHAnsi"/>
                <w:sz w:val="24"/>
              </w:rPr>
              <w:commentReference w:id="442"/>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4" w:name="_Toc297322058"/>
      <w:bookmarkStart w:id="445" w:name="_Toc297407703"/>
      <w:bookmarkStart w:id="446" w:name="_Toc298445755"/>
      <w:bookmarkStart w:id="447" w:name="_Toc298681238"/>
      <w:bookmarkStart w:id="448"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9"/>
            <w:r w:rsidRPr="00BE273A">
              <w:t xml:space="preserve">Blessed </w:t>
            </w:r>
            <w:commentRangeEnd w:id="449"/>
            <w:r w:rsidRPr="00BE273A">
              <w:rPr>
                <w:rStyle w:val="CommentReference"/>
                <w:rFonts w:eastAsiaTheme="minorHAnsi"/>
                <w:sz w:val="24"/>
              </w:rPr>
              <w:commentReference w:id="449"/>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0"/>
            <w:r w:rsidRPr="00BE273A">
              <w:t>heaven</w:t>
            </w:r>
            <w:commentRangeEnd w:id="450"/>
            <w:r w:rsidRPr="00BE273A">
              <w:rPr>
                <w:rStyle w:val="CommentReference"/>
                <w:rFonts w:eastAsiaTheme="minorHAnsi"/>
                <w:sz w:val="24"/>
              </w:rPr>
              <w:commentReference w:id="450"/>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1"/>
            <w:r w:rsidRPr="00BE273A">
              <w:t>falling snow</w:t>
            </w:r>
            <w:commentRangeEnd w:id="451"/>
            <w:r w:rsidRPr="00BE273A">
              <w:rPr>
                <w:rStyle w:val="CommentReference"/>
                <w:rFonts w:eastAsiaTheme="minorHAnsi"/>
                <w:sz w:val="24"/>
              </w:rPr>
              <w:commentReference w:id="451"/>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2"/>
            <w:r w:rsidRPr="00BE273A">
              <w:t xml:space="preserve">Bless </w:t>
            </w:r>
            <w:commentRangeEnd w:id="452"/>
            <w:r w:rsidRPr="00BE273A">
              <w:rPr>
                <w:rStyle w:val="CommentReference"/>
                <w:rFonts w:eastAsiaTheme="minorHAnsi"/>
                <w:sz w:val="24"/>
              </w:rPr>
              <w:commentReference w:id="452"/>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5"/>
            <w:r w:rsidR="003758F4" w:rsidRPr="00BE273A">
              <w:t xml:space="preserve">of </w:t>
            </w:r>
            <w:commentRangeEnd w:id="455"/>
            <w:r w:rsidR="003758F4" w:rsidRPr="00BE273A">
              <w:rPr>
                <w:rStyle w:val="CommentReference"/>
                <w:rFonts w:eastAsiaTheme="minorHAnsi"/>
                <w:sz w:val="24"/>
              </w:rPr>
              <w:commentReference w:id="455"/>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4"/>
      <w:bookmarkEnd w:id="445"/>
      <w:bookmarkEnd w:id="446"/>
      <w:bookmarkEnd w:id="447"/>
      <w:bookmarkEnd w:id="448"/>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7"/>
            <w:r>
              <w:t>Giver</w:t>
            </w:r>
            <w:r w:rsidRPr="00C05A5B">
              <w:t xml:space="preserve"> </w:t>
            </w:r>
            <w:commentRangeEnd w:id="457"/>
            <w:r>
              <w:rPr>
                <w:rStyle w:val="CommentReference"/>
                <w:rFonts w:eastAsiaTheme="minorHAnsi" w:cstheme="minorBidi"/>
                <w:color w:val="auto"/>
                <w:lang w:val="en-CA"/>
              </w:rPr>
              <w:commentReference w:id="45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8"/>
            <w:r w:rsidRPr="00C05A5B">
              <w:t>nanias</w:t>
            </w:r>
            <w:commentRangeEnd w:id="458"/>
            <w:r>
              <w:rPr>
                <w:rStyle w:val="CommentReference"/>
                <w:rFonts w:eastAsiaTheme="minorHAnsi" w:cstheme="minorBidi"/>
                <w:color w:val="auto"/>
                <w:lang w:val="en-CA"/>
              </w:rPr>
              <w:commentReference w:id="45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9"/>
            <w:r w:rsidRPr="00C05A5B">
              <w:t>Morning</w:t>
            </w:r>
            <w:commentRangeEnd w:id="459"/>
            <w:r>
              <w:rPr>
                <w:rStyle w:val="CommentReference"/>
                <w:rFonts w:eastAsiaTheme="minorHAnsi" w:cstheme="minorBidi"/>
                <w:color w:val="auto"/>
                <w:lang w:val="en-CA"/>
              </w:rPr>
              <w:commentReference w:id="45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0"/>
            <w:r w:rsidRPr="00C05A5B">
              <w:t>Emmanuel</w:t>
            </w:r>
            <w:commentRangeEnd w:id="460"/>
            <w:r>
              <w:rPr>
                <w:rStyle w:val="CommentReference"/>
                <w:rFonts w:eastAsiaTheme="minorHAnsi" w:cstheme="minorBidi"/>
                <w:color w:val="auto"/>
                <w:lang w:val="en-CA"/>
              </w:rPr>
              <w:commentReference w:id="46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1"/>
            <w:r w:rsidRPr="00C05A5B">
              <w:t xml:space="preserve">Proclaim </w:t>
            </w:r>
            <w:commentRangeEnd w:id="461"/>
            <w:r>
              <w:rPr>
                <w:rStyle w:val="CommentReference"/>
                <w:rFonts w:eastAsiaTheme="minorHAnsi" w:cstheme="minorBidi"/>
                <w:color w:val="auto"/>
                <w:lang w:val="en-CA"/>
              </w:rPr>
              <w:commentReference w:id="46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2"/>
            <w:r>
              <w:t>persevere</w:t>
            </w:r>
            <w:commentRangeEnd w:id="462"/>
            <w:r>
              <w:rPr>
                <w:rStyle w:val="CommentReference"/>
                <w:rFonts w:eastAsiaTheme="minorHAnsi" w:cstheme="minorBidi"/>
                <w:color w:val="auto"/>
                <w:lang w:val="en-CA"/>
              </w:rPr>
              <w:commentReference w:id="46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3"/>
            <w:r>
              <w:t>presbyters</w:t>
            </w:r>
            <w:commentRangeEnd w:id="463"/>
            <w:r>
              <w:rPr>
                <w:rStyle w:val="CommentReference"/>
                <w:rFonts w:eastAsiaTheme="minorHAnsi" w:cstheme="minorBidi"/>
                <w:color w:val="auto"/>
                <w:lang w:val="en-CA"/>
              </w:rPr>
              <w:commentReference w:id="463"/>
            </w:r>
            <w:r w:rsidRPr="00C05A5B">
              <w:t>:</w:t>
            </w:r>
          </w:p>
          <w:p w14:paraId="0639E799" w14:textId="42F5BA8C" w:rsidR="00D31F38" w:rsidRDefault="00985EC5" w:rsidP="00E35F1F">
            <w:pPr>
              <w:pStyle w:val="EngHang"/>
            </w:pPr>
            <w:r>
              <w:t>“</w:t>
            </w:r>
            <w:commentRangeStart w:id="464"/>
            <w:r w:rsidR="00D31F38">
              <w:t>Bless</w:t>
            </w:r>
            <w:commentRangeEnd w:id="464"/>
            <w:r w:rsidR="00D31F38">
              <w:rPr>
                <w:rStyle w:val="CommentReference"/>
                <w:rFonts w:eastAsiaTheme="minorHAnsi" w:cstheme="minorBidi"/>
                <w:color w:val="auto"/>
                <w:lang w:val="en-CA"/>
              </w:rPr>
              <w:commentReference w:id="46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5"/>
            <w:r>
              <w:t>day</w:t>
            </w:r>
            <w:commentRangeEnd w:id="465"/>
            <w:r>
              <w:rPr>
                <w:rStyle w:val="CommentReference"/>
                <w:rFonts w:eastAsiaTheme="minorHAnsi" w:cstheme="minorBidi"/>
                <w:color w:val="auto"/>
                <w:lang w:val="en-CA"/>
              </w:rPr>
              <w:commentReference w:id="46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6"/>
            <w:r w:rsidRPr="00C05A5B">
              <w:t xml:space="preserve">souls </w:t>
            </w:r>
            <w:commentRangeEnd w:id="466"/>
            <w:r>
              <w:rPr>
                <w:rStyle w:val="CommentReference"/>
                <w:rFonts w:eastAsiaTheme="minorHAnsi" w:cstheme="minorBidi"/>
                <w:color w:val="auto"/>
                <w:lang w:val="en-CA"/>
              </w:rPr>
              <w:commentReference w:id="46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7"/>
            <w:r w:rsidRPr="00C05A5B">
              <w:t>sea</w:t>
            </w:r>
            <w:commentRangeEnd w:id="467"/>
            <w:r>
              <w:rPr>
                <w:rStyle w:val="CommentReference"/>
                <w:rFonts w:eastAsiaTheme="minorHAnsi" w:cstheme="minorBidi"/>
                <w:color w:val="auto"/>
                <w:lang w:val="en-CA"/>
              </w:rPr>
              <w:commentReference w:id="46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8"/>
            <w:r w:rsidR="00D31F38" w:rsidRPr="00C05A5B">
              <w:t xml:space="preserve">all </w:t>
            </w:r>
            <w:commentRangeEnd w:id="468"/>
            <w:r w:rsidR="00D31F38">
              <w:rPr>
                <w:rStyle w:val="CommentReference"/>
                <w:rFonts w:eastAsiaTheme="minorHAnsi" w:cstheme="minorBidi"/>
                <w:color w:val="auto"/>
                <w:lang w:val="en-CA"/>
              </w:rPr>
              <w:commentReference w:id="46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9"/>
            <w:r w:rsidRPr="00C05A5B">
              <w:t>heretics</w:t>
            </w:r>
            <w:commentRangeEnd w:id="469"/>
            <w:r>
              <w:rPr>
                <w:rStyle w:val="CommentReference"/>
                <w:rFonts w:eastAsiaTheme="minorHAnsi" w:cstheme="minorBidi"/>
                <w:color w:val="auto"/>
                <w:lang w:val="en-CA"/>
              </w:rPr>
              <w:commentReference w:id="46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0"/>
            <w:r w:rsidRPr="00C05A5B">
              <w:t xml:space="preserve">spirits </w:t>
            </w:r>
            <w:commentRangeEnd w:id="470"/>
            <w:r>
              <w:rPr>
                <w:rStyle w:val="CommentReference"/>
                <w:rFonts w:eastAsiaTheme="minorHAnsi" w:cstheme="minorBidi"/>
                <w:color w:val="auto"/>
                <w:lang w:val="en-CA"/>
              </w:rPr>
              <w:commentReference w:id="47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1"/>
            <w:r>
              <w:t>contrite</w:t>
            </w:r>
            <w:r w:rsidRPr="00C05A5B">
              <w:t xml:space="preserve"> </w:t>
            </w:r>
            <w:commentRangeEnd w:id="471"/>
            <w:r>
              <w:rPr>
                <w:rStyle w:val="CommentReference"/>
                <w:rFonts w:eastAsiaTheme="minorHAnsi" w:cstheme="minorBidi"/>
                <w:color w:val="auto"/>
                <w:lang w:val="en-CA"/>
              </w:rPr>
              <w:commentReference w:id="471"/>
            </w:r>
            <w:commentRangeStart w:id="472"/>
            <w:r w:rsidRPr="00C05A5B">
              <w:t>hearts</w:t>
            </w:r>
            <w:commentRangeEnd w:id="472"/>
            <w:r>
              <w:rPr>
                <w:rStyle w:val="CommentReference"/>
                <w:rFonts w:eastAsiaTheme="minorHAnsi" w:cstheme="minorBidi"/>
                <w:color w:val="auto"/>
                <w:lang w:val="en-CA"/>
              </w:rPr>
              <w:commentReference w:id="47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3"/>
            <w:r w:rsidRPr="00C05A5B">
              <w:t>Make haste and be very attentive</w:t>
            </w:r>
            <w:commentRangeEnd w:id="473"/>
            <w:r>
              <w:rPr>
                <w:rStyle w:val="CommentReference"/>
                <w:rFonts w:eastAsiaTheme="minorHAnsi" w:cstheme="minorBidi"/>
                <w:color w:val="auto"/>
                <w:lang w:val="en-CA"/>
              </w:rPr>
              <w:commentReference w:id="47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4"/>
            <w:r w:rsidRPr="00C05A5B">
              <w:t xml:space="preserve">righteous </w:t>
            </w:r>
            <w:commentRangeEnd w:id="474"/>
            <w:r>
              <w:rPr>
                <w:rStyle w:val="CommentReference"/>
                <w:rFonts w:eastAsiaTheme="minorHAnsi" w:cstheme="minorBidi"/>
                <w:color w:val="auto"/>
                <w:lang w:val="en-CA"/>
              </w:rPr>
              <w:commentReference w:id="47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5"/>
            <w:r w:rsidR="00D31F38">
              <w:t>condemned</w:t>
            </w:r>
            <w:commentRangeEnd w:id="475"/>
            <w:r w:rsidR="00D31F38">
              <w:rPr>
                <w:rStyle w:val="CommentReference"/>
                <w:rFonts w:eastAsiaTheme="minorHAnsi" w:cstheme="minorBidi"/>
                <w:color w:val="auto"/>
                <w:lang w:val="en-CA"/>
              </w:rPr>
              <w:commentReference w:id="475"/>
            </w:r>
            <w:r w:rsidR="00D31F38" w:rsidRPr="00C05A5B">
              <w:t xml:space="preserve">, </w:t>
            </w:r>
          </w:p>
          <w:p w14:paraId="25CD9610" w14:textId="77777777" w:rsidR="00D31F38" w:rsidRDefault="00D31F38" w:rsidP="00E35F1F">
            <w:pPr>
              <w:pStyle w:val="EngHang"/>
            </w:pPr>
            <w:r w:rsidRPr="00C05A5B">
              <w:t xml:space="preserve">That he may </w:t>
            </w:r>
            <w:commentRangeStart w:id="476"/>
            <w:r w:rsidRPr="00C05A5B">
              <w:t xml:space="preserve">join </w:t>
            </w:r>
            <w:commentRangeEnd w:id="476"/>
            <w:r>
              <w:rPr>
                <w:rStyle w:val="CommentReference"/>
                <w:rFonts w:eastAsiaTheme="minorHAnsi" w:cstheme="minorBidi"/>
                <w:color w:val="auto"/>
                <w:lang w:val="en-CA"/>
              </w:rPr>
              <w:commentReference w:id="47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7" w:name="_Toc297322059"/>
      <w:bookmarkStart w:id="478" w:name="_Toc297407704"/>
      <w:bookmarkStart w:id="479" w:name="_Toc298445756"/>
      <w:bookmarkStart w:id="480" w:name="_Toc298681239"/>
      <w:bookmarkStart w:id="481" w:name="_Toc298447481"/>
      <w:r>
        <w:lastRenderedPageBreak/>
        <w:t>We Follow You</w:t>
      </w:r>
      <w:bookmarkEnd w:id="477"/>
      <w:bookmarkEnd w:id="478"/>
      <w:bookmarkEnd w:id="479"/>
      <w:bookmarkEnd w:id="480"/>
      <w:bookmarkEnd w:id="48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2" w:name="_Toc297322060"/>
      <w:bookmarkStart w:id="483" w:name="_Toc297407705"/>
      <w:bookmarkStart w:id="484" w:name="_Toc298445757"/>
      <w:bookmarkStart w:id="485" w:name="_Toc298681240"/>
      <w:bookmarkStart w:id="486" w:name="_Toc298447482"/>
      <w:bookmarkStart w:id="487" w:name="_Toc308441897"/>
      <w:bookmarkStart w:id="488" w:name="_Ref448228216"/>
      <w:bookmarkStart w:id="489" w:name="_Ref448228224"/>
      <w:r>
        <w:lastRenderedPageBreak/>
        <w:t>The Communion of the Saints</w:t>
      </w:r>
      <w:bookmarkEnd w:id="482"/>
      <w:bookmarkEnd w:id="483"/>
      <w:bookmarkEnd w:id="484"/>
      <w:bookmarkEnd w:id="485"/>
      <w:bookmarkEnd w:id="486"/>
      <w:bookmarkEnd w:id="487"/>
      <w:bookmarkEnd w:id="488"/>
      <w:bookmarkEnd w:id="489"/>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0"/>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0"/>
            <w:r>
              <w:rPr>
                <w:rStyle w:val="CommentReference"/>
                <w:rFonts w:ascii="Garamond" w:hAnsi="Garamond" w:cstheme="minorBidi"/>
                <w:noProof w:val="0"/>
                <w:lang w:val="en-CA"/>
              </w:rPr>
              <w:commentReference w:id="490"/>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1"/>
            <w:r w:rsidRPr="00006239">
              <w:t>My</w:t>
            </w:r>
            <w:commentRangeEnd w:id="491"/>
            <w:r>
              <w:rPr>
                <w:rStyle w:val="CommentReference"/>
                <w:rFonts w:eastAsiaTheme="minorHAnsi" w:cstheme="minorBidi"/>
                <w:color w:val="auto"/>
                <w:lang w:val="en-CA"/>
              </w:rPr>
              <w:commentReference w:id="491"/>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2"/>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3"/>
            <w:r w:rsidRPr="00FC3604">
              <w:t>ⲡⲓϣⲟⲙⲧ ϣⲉ ⲙⲏⲧ ϣ̀ⲙⲏⲛ</w:t>
            </w:r>
            <w:commentRangeEnd w:id="493"/>
            <w:r>
              <w:rPr>
                <w:rStyle w:val="CommentReference"/>
                <w:rFonts w:ascii="Garamond" w:hAnsi="Garamond" w:cstheme="minorBidi"/>
                <w:noProof w:val="0"/>
                <w:lang w:val="en-CA"/>
              </w:rPr>
              <w:commentReference w:id="493"/>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4"/>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4"/>
            <w:r>
              <w:rPr>
                <w:rStyle w:val="CommentReference"/>
                <w:rFonts w:eastAsiaTheme="minorHAnsi" w:cstheme="minorBidi"/>
                <w:color w:val="auto"/>
                <w:lang w:val="en-CA"/>
              </w:rPr>
              <w:commentReference w:id="494"/>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5"/>
            <w:r w:rsidRPr="00645C3A">
              <w:t xml:space="preserve">Pray </w:t>
            </w:r>
            <w:commentRangeEnd w:id="495"/>
            <w:r>
              <w:rPr>
                <w:rStyle w:val="CommentReference"/>
                <w:rFonts w:eastAsiaTheme="minorHAnsi" w:cstheme="minorBidi"/>
                <w:color w:val="auto"/>
                <w:lang w:val="en-CA"/>
              </w:rPr>
              <w:commentReference w:id="495"/>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6"/>
            </w:r>
          </w:p>
        </w:tc>
      </w:tr>
    </w:tbl>
    <w:p w14:paraId="38417DCC" w14:textId="77777777" w:rsidR="00D31F38" w:rsidRDefault="00D31F38" w:rsidP="00D31F38">
      <w:pPr>
        <w:pStyle w:val="Heading4"/>
      </w:pPr>
      <w:bookmarkStart w:id="497" w:name="_Toc298681241"/>
      <w:bookmarkStart w:id="498" w:name="_Toc308441898"/>
      <w:r>
        <w:t xml:space="preserve">A </w:t>
      </w:r>
      <w:commentRangeStart w:id="499"/>
      <w:r>
        <w:t xml:space="preserve">Short </w:t>
      </w:r>
      <w:commentRangeEnd w:id="499"/>
      <w:r>
        <w:rPr>
          <w:rStyle w:val="CommentReference"/>
          <w:rFonts w:eastAsiaTheme="minorHAnsi" w:cstheme="minorBidi"/>
          <w:b w:val="0"/>
          <w:bCs w:val="0"/>
        </w:rPr>
        <w:commentReference w:id="499"/>
      </w:r>
      <w:commentRangeStart w:id="500"/>
      <w:r>
        <w:t xml:space="preserve">Communion </w:t>
      </w:r>
      <w:commentRangeEnd w:id="500"/>
      <w:r>
        <w:rPr>
          <w:rStyle w:val="CommentReference"/>
          <w:rFonts w:eastAsiaTheme="minorHAnsi" w:cstheme="minorBidi"/>
          <w:b w:val="0"/>
          <w:bCs w:val="0"/>
        </w:rPr>
        <w:commentReference w:id="500"/>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1"/>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1"/>
            <w:r>
              <w:rPr>
                <w:rStyle w:val="CommentReference"/>
                <w:rFonts w:ascii="Garamond" w:hAnsi="Garamond" w:cstheme="minorBidi"/>
                <w:noProof w:val="0"/>
                <w:lang w:val="en-CA"/>
              </w:rPr>
              <w:commentReference w:id="501"/>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2"/>
            <w:r w:rsidRPr="00006239">
              <w:t>My</w:t>
            </w:r>
            <w:commentRangeEnd w:id="502"/>
            <w:r>
              <w:rPr>
                <w:rStyle w:val="CommentReference"/>
                <w:rFonts w:eastAsiaTheme="minorHAnsi" w:cstheme="minorBidi"/>
                <w:color w:val="auto"/>
                <w:lang w:val="en-CA"/>
              </w:rPr>
              <w:commentReference w:id="502"/>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3"/>
            <w:r w:rsidRPr="00FC3604">
              <w:t>ⲡⲓϣⲟⲙⲧ ϣⲉ ⲙⲏⲧ ϣ̀ⲙⲏⲛ</w:t>
            </w:r>
            <w:commentRangeEnd w:id="503"/>
            <w:r>
              <w:rPr>
                <w:rStyle w:val="CommentReference"/>
                <w:rFonts w:ascii="Garamond" w:hAnsi="Garamond" w:cstheme="minorBidi"/>
                <w:noProof w:val="0"/>
                <w:lang w:val="en-CA"/>
              </w:rPr>
              <w:commentReference w:id="503"/>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4"/>
            <w:r w:rsidRPr="000100FF">
              <w:t xml:space="preserve">Pray </w:t>
            </w:r>
            <w:commentRangeEnd w:id="504"/>
            <w:r>
              <w:rPr>
                <w:rStyle w:val="CommentReference"/>
                <w:rFonts w:eastAsiaTheme="minorHAnsi" w:cstheme="minorBidi"/>
                <w:color w:val="auto"/>
                <w:lang w:val="en-CA"/>
              </w:rPr>
              <w:commentReference w:id="504"/>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5"/>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5"/>
            <w:r>
              <w:rPr>
                <w:rStyle w:val="CommentReference"/>
                <w:rFonts w:eastAsiaTheme="minorHAnsi" w:cstheme="minorBidi"/>
                <w:color w:val="auto"/>
                <w:lang w:val="en-CA"/>
              </w:rPr>
              <w:commentReference w:id="505"/>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6" w:name="_Ref448228235"/>
      <w:r>
        <w:rPr>
          <w:lang w:val="en-US"/>
        </w:rPr>
        <w:t>The Doxologies</w:t>
      </w:r>
      <w:bookmarkEnd w:id="497"/>
      <w:bookmarkEnd w:id="498"/>
      <w:bookmarkEnd w:id="506"/>
    </w:p>
    <w:p w14:paraId="04E32178" w14:textId="64A7ECAC" w:rsidR="00D31F38" w:rsidRDefault="00D31F38" w:rsidP="00D31F38">
      <w:pPr>
        <w:pStyle w:val="Rubric"/>
        <w:rPr>
          <w:lang w:val="en-US"/>
        </w:rPr>
      </w:pPr>
      <w:bookmarkStart w:id="507"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8" w:name="_Toc308441900"/>
      <w:bookmarkStart w:id="509" w:name="_Ref434487886"/>
      <w:bookmarkStart w:id="510" w:name="_Ref434487891"/>
      <w:r>
        <w:rPr>
          <w:lang w:val="en-US"/>
        </w:rPr>
        <w:lastRenderedPageBreak/>
        <w:t>The Doxology of the Virgin for Midnight Praise</w:t>
      </w:r>
      <w:bookmarkEnd w:id="508"/>
      <w:bookmarkEnd w:id="509"/>
      <w:bookmarkEnd w:id="510"/>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1"/>
            <w:r>
              <w:t>Godhead</w:t>
            </w:r>
            <w:commentRangeEnd w:id="511"/>
            <w:r>
              <w:rPr>
                <w:rStyle w:val="CommentReference"/>
                <w:rFonts w:eastAsiaTheme="minorHAnsi" w:cstheme="minorBidi"/>
                <w:color w:val="auto"/>
                <w:lang w:val="en-CA"/>
              </w:rPr>
              <w:commentReference w:id="511"/>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2"/>
            <w:r>
              <w:t xml:space="preserve">to </w:t>
            </w:r>
            <w:commentRangeEnd w:id="512"/>
            <w:r>
              <w:rPr>
                <w:rStyle w:val="CommentReference"/>
                <w:rFonts w:eastAsiaTheme="minorHAnsi" w:cstheme="minorBidi"/>
                <w:color w:val="auto"/>
                <w:lang w:val="en-CA"/>
              </w:rPr>
              <w:commentReference w:id="512"/>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3"/>
            <w:r>
              <w:t xml:space="preserve">faithful </w:t>
            </w:r>
            <w:commentRangeEnd w:id="513"/>
            <w:r>
              <w:rPr>
                <w:rStyle w:val="CommentReference"/>
                <w:rFonts w:eastAsiaTheme="minorHAnsi" w:cstheme="minorBidi"/>
                <w:color w:val="auto"/>
                <w:lang w:val="en-CA"/>
              </w:rPr>
              <w:commentReference w:id="513"/>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4" w:name="_Toc308441901"/>
      <w:r>
        <w:rPr>
          <w:lang w:val="en-US"/>
        </w:rPr>
        <w:t>The Conclusion of the Doxologies</w:t>
      </w:r>
      <w:bookmarkEnd w:id="507"/>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5" w:name="_Ref448228501"/>
      <w:bookmarkStart w:id="516" w:name="_Ref448228505"/>
      <w:r>
        <w:lastRenderedPageBreak/>
        <w:t>The Fourth Canticle</w:t>
      </w:r>
      <w:bookmarkEnd w:id="515"/>
      <w:bookmarkEnd w:id="516"/>
    </w:p>
    <w:p w14:paraId="575FD42E" w14:textId="77777777" w:rsidR="00D31F38" w:rsidRDefault="00D31F38" w:rsidP="00D31F38">
      <w:pPr>
        <w:pStyle w:val="Heading4"/>
      </w:pPr>
      <w:bookmarkStart w:id="517" w:name="_Toc410196423"/>
      <w:bookmarkStart w:id="518" w:name="_Toc410196925"/>
      <w:bookmarkStart w:id="519" w:name="_Ref434580708"/>
      <w:bookmarkStart w:id="520" w:name="_Ref434580714"/>
      <w:r>
        <w:t>The Fourth Canticle</w:t>
      </w:r>
      <w:bookmarkEnd w:id="517"/>
      <w:bookmarkEnd w:id="518"/>
      <w:bookmarkEnd w:id="519"/>
      <w:bookmarkEnd w:id="520"/>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1" w:name="_Toc297322062"/>
      <w:bookmarkStart w:id="522" w:name="_Toc297407707"/>
      <w:bookmarkStart w:id="523" w:name="_Toc298445759"/>
      <w:bookmarkStart w:id="524" w:name="_Toc298681245"/>
      <w:bookmarkStart w:id="525" w:name="_Toc298447484"/>
      <w:r>
        <w:rPr>
          <w:lang w:val="en-US"/>
        </w:rPr>
        <w:t>Psalm 148</w:t>
      </w:r>
      <w:bookmarkEnd w:id="521"/>
      <w:bookmarkEnd w:id="522"/>
      <w:bookmarkEnd w:id="523"/>
      <w:bookmarkEnd w:id="524"/>
      <w:bookmarkEnd w:id="525"/>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6"/>
            <w:commentRangeStart w:id="527"/>
            <w:r w:rsidRPr="00FC3604">
              <w:t>For</w:t>
            </w:r>
            <w:commentRangeEnd w:id="526"/>
            <w:r w:rsidRPr="00FC3604">
              <w:rPr>
                <w:rStyle w:val="CommentReference"/>
                <w:rFonts w:cstheme="minorBidi"/>
                <w:color w:val="auto"/>
                <w:lang w:val="en-CA"/>
              </w:rPr>
              <w:commentReference w:id="526"/>
            </w:r>
            <w:r w:rsidRPr="00FC3604">
              <w:t xml:space="preserve"> He spoke and </w:t>
            </w:r>
            <w:r w:rsidRPr="00FC3604">
              <w:rPr>
                <w:color w:val="auto"/>
              </w:rPr>
              <w:t>they</w:t>
            </w:r>
            <w:r w:rsidRPr="00FC3604">
              <w:t xml:space="preserve"> came to be!</w:t>
            </w:r>
            <w:commentRangeEnd w:id="527"/>
            <w:r>
              <w:rPr>
                <w:rStyle w:val="CommentReference"/>
                <w:rFonts w:cstheme="minorBidi"/>
                <w:color w:val="auto"/>
                <w:lang w:val="en-CA"/>
              </w:rPr>
              <w:commentReference w:id="527"/>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8"/>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8"/>
            <w:r w:rsidR="00D31F38">
              <w:rPr>
                <w:rStyle w:val="CommentReference"/>
                <w:rFonts w:eastAsiaTheme="minorHAnsi" w:cstheme="minorBidi"/>
                <w:color w:val="auto"/>
                <w:lang w:val="en-CA"/>
              </w:rPr>
              <w:commentReference w:id="528"/>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9"/>
            <w:r w:rsidRPr="00FC3604">
              <w:t>Praise the Lord from the earth!</w:t>
            </w:r>
            <w:commentRangeEnd w:id="529"/>
            <w:r>
              <w:rPr>
                <w:rStyle w:val="CommentReference"/>
                <w:rFonts w:cstheme="minorBidi"/>
                <w:color w:val="auto"/>
                <w:lang w:val="en-CA"/>
              </w:rPr>
              <w:commentReference w:id="529"/>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0"/>
            <w:r w:rsidRPr="007425E1">
              <w:rPr>
                <w:rFonts w:eastAsiaTheme="minorHAnsi"/>
              </w:rPr>
              <w:t xml:space="preserve">His </w:t>
            </w:r>
            <w:commentRangeEnd w:id="530"/>
            <w:r>
              <w:rPr>
                <w:rStyle w:val="CommentReference"/>
                <w:rFonts w:eastAsiaTheme="minorHAnsi" w:cstheme="minorBidi"/>
                <w:color w:val="auto"/>
                <w:lang w:val="en-CA"/>
              </w:rPr>
              <w:commentReference w:id="530"/>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1" w:name="_Toc297322063"/>
      <w:bookmarkStart w:id="532" w:name="_Toc297407708"/>
      <w:bookmarkStart w:id="533" w:name="_Toc298445760"/>
      <w:bookmarkStart w:id="534" w:name="_Toc298681246"/>
      <w:bookmarkStart w:id="535" w:name="_Toc298447485"/>
      <w:r>
        <w:rPr>
          <w:lang w:val="en-US"/>
        </w:rPr>
        <w:t>Psalm 149</w:t>
      </w:r>
      <w:bookmarkEnd w:id="531"/>
      <w:bookmarkEnd w:id="532"/>
      <w:bookmarkEnd w:id="533"/>
      <w:bookmarkEnd w:id="534"/>
      <w:bookmarkEnd w:id="535"/>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6"/>
            <w:r w:rsidRPr="007425E1">
              <w:rPr>
                <w:rFonts w:eastAsiaTheme="minorHAnsi"/>
              </w:rPr>
              <w:t>chorus</w:t>
            </w:r>
            <w:commentRangeEnd w:id="536"/>
            <w:r>
              <w:rPr>
                <w:rStyle w:val="CommentReference"/>
                <w:rFonts w:eastAsiaTheme="minorHAnsi" w:cstheme="minorBidi"/>
                <w:color w:val="auto"/>
                <w:lang w:val="en-CA"/>
              </w:rPr>
              <w:commentReference w:id="536"/>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7"/>
            <w:r w:rsidRPr="007425E1">
              <w:rPr>
                <w:rFonts w:eastAsiaTheme="minorHAnsi"/>
              </w:rPr>
              <w:t xml:space="preserve"> </w:t>
            </w:r>
            <w:commentRangeEnd w:id="537"/>
            <w:r>
              <w:rPr>
                <w:rStyle w:val="CommentReference"/>
                <w:rFonts w:eastAsiaTheme="minorHAnsi" w:cstheme="minorBidi"/>
                <w:color w:val="auto"/>
                <w:lang w:val="en-CA"/>
              </w:rPr>
              <w:commentReference w:id="537"/>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8"/>
            <w:r w:rsidR="00D31F38">
              <w:t>rejoice</w:t>
            </w:r>
            <w:r w:rsidR="00D31F38" w:rsidRPr="007425E1">
              <w:t xml:space="preserve"> </w:t>
            </w:r>
            <w:commentRangeEnd w:id="538"/>
            <w:r w:rsidR="00D31F38">
              <w:rPr>
                <w:rStyle w:val="CommentReference"/>
                <w:rFonts w:cstheme="minorBidi"/>
                <w:color w:val="auto"/>
                <w:lang w:val="en-CA"/>
              </w:rPr>
              <w:commentReference w:id="538"/>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9"/>
            <w:r w:rsidRPr="007425E1">
              <w:rPr>
                <w:rFonts w:eastAsiaTheme="minorHAnsi"/>
              </w:rPr>
              <w:t>mouth</w:t>
            </w:r>
            <w:commentRangeEnd w:id="539"/>
            <w:r w:rsidR="002275C0">
              <w:rPr>
                <w:rFonts w:eastAsiaTheme="minorHAnsi"/>
              </w:rPr>
              <w:t>s</w:t>
            </w:r>
            <w:r>
              <w:rPr>
                <w:rStyle w:val="CommentReference"/>
                <w:rFonts w:eastAsiaTheme="minorHAnsi" w:cstheme="minorBidi"/>
                <w:color w:val="auto"/>
                <w:lang w:val="en-CA"/>
              </w:rPr>
              <w:commentReference w:id="539"/>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0"/>
            <w:r>
              <w:t>rebukes</w:t>
            </w:r>
            <w:r w:rsidRPr="007425E1">
              <w:t xml:space="preserve"> </w:t>
            </w:r>
            <w:commentRangeEnd w:id="540"/>
            <w:r>
              <w:rPr>
                <w:rStyle w:val="CommentReference"/>
                <w:rFonts w:cstheme="minorBidi"/>
                <w:color w:val="auto"/>
                <w:lang w:val="en-CA"/>
              </w:rPr>
              <w:commentReference w:id="540"/>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1" w:name="_Toc297322064"/>
      <w:bookmarkStart w:id="542" w:name="_Toc297407709"/>
      <w:bookmarkStart w:id="543" w:name="_Toc298445761"/>
      <w:bookmarkStart w:id="544" w:name="_Toc298681247"/>
      <w:bookmarkStart w:id="545" w:name="_Toc298447486"/>
      <w:r>
        <w:rPr>
          <w:lang w:val="en-US"/>
        </w:rPr>
        <w:t>Psalm 150</w:t>
      </w:r>
      <w:bookmarkEnd w:id="541"/>
      <w:bookmarkEnd w:id="542"/>
      <w:bookmarkEnd w:id="543"/>
      <w:bookmarkEnd w:id="544"/>
      <w:bookmarkEnd w:id="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6"/>
            <w:r w:rsidRPr="007425E1">
              <w:t xml:space="preserve">psaltery </w:t>
            </w:r>
            <w:commentRangeEnd w:id="546"/>
            <w:r>
              <w:rPr>
                <w:rStyle w:val="CommentReference"/>
                <w:rFonts w:cstheme="minorBidi"/>
                <w:color w:val="auto"/>
                <w:lang w:val="en-CA"/>
              </w:rPr>
              <w:commentReference w:id="546"/>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7"/>
            <w:r w:rsidRPr="007425E1">
              <w:t>chorus</w:t>
            </w:r>
            <w:commentRangeEnd w:id="547"/>
            <w:r>
              <w:rPr>
                <w:rStyle w:val="CommentReference"/>
                <w:rFonts w:cstheme="minorBidi"/>
                <w:color w:val="auto"/>
                <w:lang w:val="en-CA"/>
              </w:rPr>
              <w:commentReference w:id="547"/>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8" w:name="_Ref448228521"/>
      <w:bookmarkStart w:id="549" w:name="_Ref448228524"/>
      <w:bookmarkStart w:id="550" w:name="_Ref448471720"/>
      <w:bookmarkStart w:id="551" w:name="_Toc448696629"/>
      <w:r>
        <w:lastRenderedPageBreak/>
        <w:t>The Annual Psalis and Theotokia</w:t>
      </w:r>
      <w:bookmarkEnd w:id="548"/>
      <w:bookmarkEnd w:id="549"/>
      <w:bookmarkEnd w:id="550"/>
      <w:bookmarkEnd w:id="551"/>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2" w:name="_Toc448696630"/>
      <w:r>
        <w:lastRenderedPageBreak/>
        <w:t>Sunday</w:t>
      </w:r>
      <w:bookmarkEnd w:id="552"/>
    </w:p>
    <w:p w14:paraId="45726092" w14:textId="77777777" w:rsidR="00E35F1F" w:rsidRDefault="00E35F1F" w:rsidP="00E35F1F">
      <w:pPr>
        <w:pStyle w:val="Heading3"/>
        <w:rPr>
          <w:lang w:val="en-US"/>
        </w:rPr>
      </w:pPr>
      <w:bookmarkStart w:id="553" w:name="_Toc297322066"/>
      <w:bookmarkStart w:id="554" w:name="_Toc297407711"/>
      <w:bookmarkStart w:id="555" w:name="_Toc298445763"/>
      <w:bookmarkStart w:id="556" w:name="_Toc298447488"/>
      <w:bookmarkStart w:id="557" w:name="_Toc308441905"/>
      <w:r>
        <w:rPr>
          <w:lang w:val="en-US"/>
        </w:rPr>
        <w:t>The Sunday Psali for the Lord</w:t>
      </w:r>
      <w:bookmarkEnd w:id="553"/>
      <w:bookmarkEnd w:id="554"/>
      <w:bookmarkEnd w:id="555"/>
      <w:bookmarkEnd w:id="556"/>
      <w:bookmarkEnd w:id="557"/>
    </w:p>
    <w:p w14:paraId="136558CF" w14:textId="2DAE99D4" w:rsidR="006F0694" w:rsidRPr="00CE3852" w:rsidRDefault="00E35F1F" w:rsidP="006F0694">
      <w:pPr>
        <w:pStyle w:val="Heading5non-TOC"/>
        <w:rPr>
          <w:lang w:val="en-US"/>
        </w:rPr>
      </w:pPr>
      <w:commentRangeStart w:id="55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8"/>
      <w:r>
        <w:rPr>
          <w:rStyle w:val="CommentReference"/>
          <w:rFonts w:ascii="Garamond" w:eastAsiaTheme="minorHAnsi" w:hAnsi="Garamond" w:cstheme="minorBidi"/>
        </w:rPr>
        <w:commentReference w:id="55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9"/>
            <w:r w:rsidRPr="00FC3604">
              <w:t>ⲛⲏⲓ</w:t>
            </w:r>
            <w:commentRangeEnd w:id="559"/>
            <w:r>
              <w:rPr>
                <w:rStyle w:val="CommentReference"/>
                <w:rFonts w:ascii="Garamond" w:hAnsi="Garamond" w:cstheme="minorBidi"/>
                <w:noProof w:val="0"/>
                <w:lang w:val="en-CA"/>
              </w:rPr>
              <w:commentReference w:id="55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0"/>
            <w:r w:rsidRPr="005832A1">
              <w:t xml:space="preserve">praise </w:t>
            </w:r>
            <w:commentRangeEnd w:id="560"/>
            <w:r w:rsidRPr="005832A1">
              <w:rPr>
                <w:rStyle w:val="CommentReference"/>
                <w:rFonts w:eastAsiaTheme="minorHAnsi"/>
                <w:sz w:val="24"/>
              </w:rPr>
              <w:commentReference w:id="56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1"/>
            <w:r w:rsidRPr="005832A1">
              <w:t>Earth</w:t>
            </w:r>
            <w:commentRangeEnd w:id="561"/>
            <w:r w:rsidRPr="005832A1">
              <w:rPr>
                <w:rStyle w:val="CommentReference"/>
                <w:rFonts w:eastAsiaTheme="minorHAnsi"/>
                <w:sz w:val="24"/>
              </w:rPr>
              <w:commentReference w:id="56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2"/>
            <w:r>
              <w:rPr>
                <w:rStyle w:val="CommentReference"/>
                <w:rFonts w:ascii="Garamond" w:hAnsi="Garamond" w:cstheme="minorBidi"/>
                <w:noProof w:val="0"/>
                <w:lang w:val="en-CA"/>
              </w:rPr>
              <w:commentReference w:id="56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3"/>
            <w:r w:rsidRPr="005832A1">
              <w:t xml:space="preserve">Make haste </w:t>
            </w:r>
            <w:commentRangeEnd w:id="563"/>
            <w:r w:rsidRPr="005832A1">
              <w:rPr>
                <w:rStyle w:val="CommentReference"/>
                <w:rFonts w:eastAsiaTheme="minorHAnsi"/>
                <w:sz w:val="24"/>
              </w:rPr>
              <w:commentReference w:id="56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4"/>
            <w:r w:rsidRPr="005832A1">
              <w:rPr>
                <w:rFonts w:eastAsiaTheme="minorHAnsi"/>
              </w:rPr>
              <w:t xml:space="preserve">different </w:t>
            </w:r>
            <w:commentRangeEnd w:id="564"/>
            <w:r w:rsidRPr="005832A1">
              <w:rPr>
                <w:rStyle w:val="CommentReference"/>
                <w:rFonts w:eastAsiaTheme="minorHAnsi"/>
                <w:sz w:val="24"/>
              </w:rPr>
              <w:commentReference w:id="56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5"/>
            <w:r w:rsidRPr="005832A1">
              <w:t>truth</w:t>
            </w:r>
            <w:commentRangeEnd w:id="565"/>
            <w:r w:rsidRPr="005832A1">
              <w:rPr>
                <w:rStyle w:val="CommentReference"/>
                <w:rFonts w:eastAsiaTheme="minorHAnsi"/>
                <w:sz w:val="24"/>
              </w:rPr>
              <w:commentReference w:id="56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6"/>
            <w:r w:rsidRPr="005832A1">
              <w:t xml:space="preserve">longsuffering </w:t>
            </w:r>
            <w:commentRangeEnd w:id="566"/>
            <w:r w:rsidRPr="005832A1">
              <w:rPr>
                <w:rStyle w:val="CommentReference"/>
                <w:rFonts w:eastAsiaTheme="minorHAnsi"/>
                <w:sz w:val="24"/>
              </w:rPr>
              <w:commentReference w:id="56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7"/>
            <w:r w:rsidRPr="005832A1">
              <w:t xml:space="preserve">I rise </w:t>
            </w:r>
            <w:commentRangeEnd w:id="567"/>
            <w:r w:rsidRPr="005832A1">
              <w:rPr>
                <w:rStyle w:val="CommentReference"/>
                <w:rFonts w:eastAsiaTheme="minorHAnsi"/>
                <w:sz w:val="24"/>
              </w:rPr>
              <w:commentReference w:id="56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8"/>
            <w:r w:rsidRPr="005832A1">
              <w:t>sweet</w:t>
            </w:r>
            <w:commentRangeEnd w:id="568"/>
            <w:r w:rsidRPr="005832A1">
              <w:rPr>
                <w:rStyle w:val="CommentReference"/>
                <w:rFonts w:eastAsiaTheme="minorHAnsi"/>
                <w:sz w:val="24"/>
              </w:rPr>
              <w:commentReference w:id="56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9"/>
            <w:r w:rsidRPr="005832A1">
              <w:rPr>
                <w:rFonts w:eastAsiaTheme="minorHAnsi"/>
              </w:rPr>
              <w:t>Oh, how I love</w:t>
            </w:r>
            <w:commentRangeEnd w:id="569"/>
            <w:r w:rsidRPr="005832A1">
              <w:rPr>
                <w:rStyle w:val="CommentReference"/>
                <w:rFonts w:eastAsiaTheme="minorHAnsi"/>
                <w:sz w:val="24"/>
              </w:rPr>
              <w:commentReference w:id="56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0"/>
            <w:r w:rsidRPr="005832A1">
              <w:rPr>
                <w:rFonts w:eastAsiaTheme="minorHAnsi"/>
              </w:rPr>
              <w:t xml:space="preserve">of </w:t>
            </w:r>
            <w:commentRangeEnd w:id="570"/>
            <w:r w:rsidRPr="005832A1">
              <w:rPr>
                <w:rStyle w:val="CommentReference"/>
                <w:rFonts w:eastAsiaTheme="minorHAnsi"/>
                <w:sz w:val="24"/>
              </w:rPr>
              <w:commentReference w:id="57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1"/>
            <w:r w:rsidRPr="005832A1">
              <w:t>truth</w:t>
            </w:r>
            <w:commentRangeEnd w:id="571"/>
            <w:r w:rsidRPr="005832A1">
              <w:rPr>
                <w:rStyle w:val="CommentReference"/>
                <w:rFonts w:eastAsiaTheme="minorHAnsi"/>
                <w:sz w:val="24"/>
              </w:rPr>
              <w:commentReference w:id="571"/>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2"/>
            <w:r w:rsidRPr="005832A1">
              <w:t xml:space="preserve">true </w:t>
            </w:r>
            <w:commentRangeEnd w:id="572"/>
            <w:r w:rsidRPr="005832A1">
              <w:rPr>
                <w:rStyle w:val="CommentReference"/>
                <w:rFonts w:eastAsiaTheme="minorHAnsi"/>
                <w:sz w:val="24"/>
              </w:rPr>
              <w:commentReference w:id="57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3"/>
            <w:r>
              <w:t xml:space="preserve">Whenever </w:t>
            </w:r>
            <w:commentRangeEnd w:id="573"/>
            <w:r>
              <w:rPr>
                <w:rStyle w:val="CommentReference"/>
                <w:rFonts w:eastAsiaTheme="minorHAnsi" w:cstheme="minorBidi"/>
                <w:color w:val="auto"/>
                <w:lang w:val="en-CA"/>
              </w:rPr>
              <w:commentReference w:id="573"/>
            </w:r>
            <w:r>
              <w:t>we</w:t>
            </w:r>
          </w:p>
          <w:p w14:paraId="1820B153" w14:textId="77777777" w:rsidR="00E35F1F" w:rsidRDefault="00E35F1F" w:rsidP="00E35F1F">
            <w:pPr>
              <w:pStyle w:val="EngHang"/>
            </w:pPr>
            <w:commentRangeStart w:id="574"/>
            <w:r>
              <w:t xml:space="preserve">Gather </w:t>
            </w:r>
            <w:commentRangeEnd w:id="574"/>
            <w:r>
              <w:rPr>
                <w:rStyle w:val="CommentReference"/>
                <w:rFonts w:eastAsiaTheme="minorHAnsi" w:cstheme="minorBidi"/>
                <w:color w:val="auto"/>
                <w:lang w:val="en-CA"/>
              </w:rPr>
              <w:commentReference w:id="57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5"/>
            <w:r>
              <w:t xml:space="preserve">will </w:t>
            </w:r>
            <w:commentRangeEnd w:id="575"/>
            <w:r>
              <w:rPr>
                <w:rStyle w:val="CommentReference"/>
                <w:rFonts w:eastAsiaTheme="minorHAnsi" w:cstheme="minorBidi"/>
                <w:color w:val="auto"/>
                <w:lang w:val="en-CA"/>
              </w:rPr>
              <w:commentReference w:id="57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6"/>
            <w:r>
              <w:t xml:space="preserve">Deliver </w:t>
            </w:r>
            <w:commentRangeEnd w:id="576"/>
            <w:r>
              <w:rPr>
                <w:rStyle w:val="CommentReference"/>
                <w:rFonts w:eastAsiaTheme="minorHAnsi" w:cstheme="minorBidi"/>
                <w:color w:val="auto"/>
                <w:lang w:val="en-CA"/>
              </w:rPr>
              <w:commentReference w:id="57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7"/>
            <w:r w:rsidRPr="00A16DFE">
              <w:rPr>
                <w:rFonts w:eastAsiaTheme="minorHAnsi"/>
              </w:rPr>
              <w:t xml:space="preserve">come </w:t>
            </w:r>
            <w:commentRangeEnd w:id="577"/>
            <w:r>
              <w:rPr>
                <w:rStyle w:val="CommentReference"/>
                <w:rFonts w:eastAsiaTheme="minorHAnsi" w:cstheme="minorBidi"/>
                <w:color w:val="auto"/>
                <w:lang w:val="en-CA"/>
              </w:rPr>
              <w:commentReference w:id="57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8"/>
            <w:r>
              <w:rPr>
                <w:rFonts w:eastAsiaTheme="minorHAnsi"/>
              </w:rPr>
              <w:t>be</w:t>
            </w:r>
            <w:r w:rsidRPr="00A16DFE">
              <w:rPr>
                <w:rFonts w:eastAsiaTheme="minorHAnsi"/>
              </w:rPr>
              <w:t xml:space="preserve"> </w:t>
            </w:r>
            <w:commentRangeEnd w:id="578"/>
            <w:r>
              <w:rPr>
                <w:rStyle w:val="CommentReference"/>
                <w:rFonts w:eastAsiaTheme="minorHAnsi" w:cstheme="minorBidi"/>
                <w:color w:val="auto"/>
                <w:lang w:val="en-CA"/>
              </w:rPr>
              <w:commentReference w:id="57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9" w:name="_Toc297322067"/>
      <w:bookmarkStart w:id="580" w:name="_Toc297407712"/>
      <w:bookmarkStart w:id="581" w:name="_Toc298445764"/>
      <w:bookmarkStart w:id="582" w:name="_Toc298681249"/>
      <w:bookmarkStart w:id="583" w:name="_Toc298447489"/>
      <w:bookmarkStart w:id="584" w:name="_Toc308441906"/>
      <w:r>
        <w:rPr>
          <w:lang w:val="en-US"/>
        </w:rPr>
        <w:lastRenderedPageBreak/>
        <w:t>The Sunday Theotokia</w:t>
      </w:r>
      <w:bookmarkEnd w:id="579"/>
      <w:bookmarkEnd w:id="580"/>
      <w:bookmarkEnd w:id="581"/>
      <w:bookmarkEnd w:id="582"/>
      <w:bookmarkEnd w:id="583"/>
      <w:bookmarkEnd w:id="584"/>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5" w:name="_Toc298445765"/>
      <w:bookmarkStart w:id="586" w:name="_Toc298681250"/>
      <w:bookmarkStart w:id="587" w:name="_Toc298447490"/>
      <w:r>
        <w:rPr>
          <w:lang w:val="en-US"/>
        </w:rPr>
        <w:t>Part One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8"/>
            <w:r w:rsidRPr="007425E1">
              <w:rPr>
                <w:rFonts w:eastAsiaTheme="minorHAnsi"/>
              </w:rPr>
              <w:t>Of the Covenant</w:t>
            </w:r>
            <w:commentRangeEnd w:id="588"/>
            <w:r>
              <w:rPr>
                <w:rStyle w:val="CommentReference"/>
                <w:rFonts w:eastAsiaTheme="minorHAnsi" w:cstheme="minorBidi"/>
                <w:color w:val="auto"/>
                <w:lang w:val="en-CA"/>
              </w:rPr>
              <w:commentReference w:id="588"/>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9"/>
            <w:r>
              <w:rPr>
                <w:rFonts w:eastAsiaTheme="minorHAnsi"/>
              </w:rPr>
              <w:t>sprinkling</w:t>
            </w:r>
            <w:commentRangeEnd w:id="589"/>
            <w:r>
              <w:rPr>
                <w:rStyle w:val="CommentReference"/>
                <w:rFonts w:eastAsiaTheme="minorHAnsi" w:cstheme="minorBidi"/>
                <w:color w:val="auto"/>
                <w:lang w:val="en-CA"/>
              </w:rPr>
              <w:commentReference w:id="589"/>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0"/>
            <w:r>
              <w:rPr>
                <w:rFonts w:eastAsiaTheme="minorHAnsi"/>
              </w:rPr>
              <w:t>dwelt</w:t>
            </w:r>
            <w:commentRangeEnd w:id="590"/>
            <w:r>
              <w:rPr>
                <w:rStyle w:val="CommentReference"/>
                <w:rFonts w:eastAsiaTheme="minorHAnsi" w:cstheme="minorBidi"/>
                <w:color w:val="auto"/>
                <w:lang w:val="en-CA"/>
              </w:rPr>
              <w:commentReference w:id="590"/>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1"/>
            <w:r>
              <w:t xml:space="preserve">Magnify </w:t>
            </w:r>
            <w:commentRangeEnd w:id="591"/>
            <w:r>
              <w:rPr>
                <w:rStyle w:val="CommentReference"/>
                <w:rFonts w:eastAsiaTheme="minorHAnsi" w:cstheme="minorBidi"/>
                <w:color w:val="auto"/>
                <w:lang w:val="en-CA"/>
              </w:rPr>
              <w:commentReference w:id="591"/>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2"/>
            <w:r>
              <w:t xml:space="preserve">obtain </w:t>
            </w:r>
            <w:commentRangeEnd w:id="592"/>
            <w:r>
              <w:rPr>
                <w:rStyle w:val="CommentReference"/>
                <w:rFonts w:eastAsiaTheme="minorHAnsi" w:cstheme="minorBidi"/>
                <w:color w:val="auto"/>
                <w:lang w:val="en-CA"/>
              </w:rPr>
              <w:commentReference w:id="592"/>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3" w:name="_Toc298445766"/>
      <w:bookmarkStart w:id="594" w:name="_Toc298681251"/>
      <w:bookmarkStart w:id="595"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3"/>
      <w:bookmarkEnd w:id="594"/>
      <w:bookmarkEnd w:id="595"/>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6"/>
            <w:r>
              <w:rPr>
                <w:rFonts w:eastAsiaTheme="minorHAnsi"/>
              </w:rPr>
              <w:t xml:space="preserve">type </w:t>
            </w:r>
            <w:commentRangeEnd w:id="596"/>
            <w:r>
              <w:rPr>
                <w:rStyle w:val="CommentReference"/>
                <w:rFonts w:eastAsiaTheme="minorHAnsi" w:cstheme="minorBidi"/>
                <w:color w:val="auto"/>
                <w:lang w:val="en-CA"/>
              </w:rPr>
              <w:commentReference w:id="596"/>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7"/>
            <w:r>
              <w:t xml:space="preserve">one </w:t>
            </w:r>
            <w:commentRangeEnd w:id="597"/>
            <w:r>
              <w:rPr>
                <w:rStyle w:val="CommentReference"/>
                <w:rFonts w:eastAsiaTheme="minorHAnsi" w:cstheme="minorBidi"/>
                <w:color w:val="auto"/>
                <w:lang w:val="en-CA"/>
              </w:rPr>
              <w:commentReference w:id="597"/>
            </w:r>
            <w:r>
              <w:t>from two,</w:t>
            </w:r>
          </w:p>
          <w:p w14:paraId="12509199" w14:textId="77777777" w:rsidR="00E35F1F" w:rsidRDefault="00E35F1F" w:rsidP="00E35F1F">
            <w:pPr>
              <w:pStyle w:val="EngHang"/>
            </w:pPr>
            <w:r>
              <w:t xml:space="preserve">A </w:t>
            </w:r>
            <w:commentRangeStart w:id="598"/>
            <w:r>
              <w:t xml:space="preserve">Holy </w:t>
            </w:r>
            <w:commentRangeEnd w:id="598"/>
            <w:r>
              <w:rPr>
                <w:rStyle w:val="CommentReference"/>
                <w:rFonts w:eastAsiaTheme="minorHAnsi" w:cstheme="minorBidi"/>
                <w:color w:val="auto"/>
                <w:lang w:val="en-CA"/>
              </w:rPr>
              <w:commentReference w:id="598"/>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9"/>
            <w:r>
              <w:rPr>
                <w:rFonts w:eastAsiaTheme="minorHAnsi"/>
              </w:rPr>
              <w:t xml:space="preserve">Begotten </w:t>
            </w:r>
            <w:commentRangeEnd w:id="599"/>
            <w:r>
              <w:rPr>
                <w:rStyle w:val="CommentReference"/>
                <w:rFonts w:eastAsiaTheme="minorHAnsi" w:cstheme="minorBidi"/>
                <w:color w:val="auto"/>
                <w:lang w:val="en-CA"/>
              </w:rPr>
              <w:commentReference w:id="599"/>
            </w:r>
            <w:r>
              <w:rPr>
                <w:rFonts w:eastAsiaTheme="minorHAnsi"/>
              </w:rPr>
              <w:t>without seed,</w:t>
            </w:r>
          </w:p>
          <w:p w14:paraId="47914132" w14:textId="77777777" w:rsidR="00E35F1F" w:rsidRDefault="00E35F1F" w:rsidP="00E35F1F">
            <w:pPr>
              <w:pStyle w:val="EngHang"/>
              <w:rPr>
                <w:rFonts w:eastAsiaTheme="minorHAnsi"/>
              </w:rPr>
            </w:pPr>
            <w:commentRangeStart w:id="600"/>
            <w:r>
              <w:rPr>
                <w:rFonts w:eastAsiaTheme="minorHAnsi"/>
              </w:rPr>
              <w:t xml:space="preserve">Consubstantial </w:t>
            </w:r>
            <w:commentRangeEnd w:id="600"/>
            <w:r>
              <w:rPr>
                <w:rStyle w:val="CommentReference"/>
                <w:rFonts w:eastAsiaTheme="minorHAnsi" w:cstheme="minorBidi"/>
                <w:color w:val="auto"/>
                <w:lang w:val="en-CA"/>
              </w:rPr>
              <w:commentReference w:id="600"/>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1"/>
            <w:r>
              <w:rPr>
                <w:rFonts w:eastAsiaTheme="minorHAnsi"/>
              </w:rPr>
              <w:t xml:space="preserve">made one </w:t>
            </w:r>
            <w:commentRangeEnd w:id="601"/>
            <w:r>
              <w:rPr>
                <w:rStyle w:val="CommentReference"/>
                <w:rFonts w:eastAsiaTheme="minorHAnsi" w:cstheme="minorBidi"/>
                <w:color w:val="auto"/>
                <w:lang w:val="en-CA"/>
              </w:rPr>
              <w:commentReference w:id="601"/>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2"/>
            <w:r>
              <w:t xml:space="preserve">The </w:t>
            </w:r>
            <w:commentRangeEnd w:id="602"/>
            <w:r>
              <w:rPr>
                <w:rStyle w:val="CommentReference"/>
                <w:rFonts w:eastAsiaTheme="minorHAnsi" w:cstheme="minorBidi"/>
                <w:color w:val="auto"/>
                <w:lang w:val="en-CA"/>
              </w:rPr>
              <w:commentReference w:id="602"/>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3"/>
            <w:r>
              <w:rPr>
                <w:rFonts w:eastAsiaTheme="minorHAnsi"/>
              </w:rPr>
              <w:t xml:space="preserve">Purple </w:t>
            </w:r>
            <w:commentRangeEnd w:id="603"/>
            <w:r>
              <w:rPr>
                <w:rStyle w:val="CommentReference"/>
                <w:rFonts w:eastAsiaTheme="minorHAnsi" w:cstheme="minorBidi"/>
                <w:color w:val="auto"/>
                <w:lang w:val="en-CA"/>
              </w:rPr>
              <w:commentReference w:id="603"/>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4"/>
            <w:r>
              <w:rPr>
                <w:rFonts w:eastAsiaTheme="minorHAnsi"/>
              </w:rPr>
              <w:t xml:space="preserve">fine </w:t>
            </w:r>
            <w:commentRangeEnd w:id="604"/>
            <w:r>
              <w:rPr>
                <w:rStyle w:val="CommentReference"/>
                <w:rFonts w:eastAsiaTheme="minorHAnsi" w:cstheme="minorBidi"/>
                <w:color w:val="auto"/>
                <w:lang w:val="en-CA"/>
              </w:rPr>
              <w:commentReference w:id="604"/>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5"/>
            <w:r>
              <w:rPr>
                <w:rFonts w:eastAsiaTheme="minorHAnsi"/>
              </w:rPr>
              <w:t xml:space="preserve">wood </w:t>
            </w:r>
            <w:commentRangeEnd w:id="605"/>
            <w:r>
              <w:rPr>
                <w:rStyle w:val="CommentReference"/>
                <w:rFonts w:eastAsiaTheme="minorHAnsi" w:cstheme="minorBidi"/>
                <w:color w:val="auto"/>
                <w:lang w:val="en-CA"/>
              </w:rPr>
              <w:commentReference w:id="605"/>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8" w:name="_Toc298445767"/>
      <w:bookmarkStart w:id="609" w:name="_Toc298681252"/>
      <w:bookmarkStart w:id="610"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8"/>
      <w:bookmarkEnd w:id="609"/>
      <w:bookmarkEnd w:id="610"/>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1"/>
            <w:r>
              <w:rPr>
                <w:rFonts w:eastAsiaTheme="minorHAnsi"/>
              </w:rPr>
              <w:t>Cherubs</w:t>
            </w:r>
            <w:commentRangeEnd w:id="611"/>
            <w:r>
              <w:rPr>
                <w:rStyle w:val="CommentReference"/>
                <w:rFonts w:eastAsiaTheme="minorHAnsi" w:cstheme="minorBidi"/>
                <w:color w:val="auto"/>
                <w:lang w:val="en-CA"/>
              </w:rPr>
              <w:commentReference w:id="611"/>
            </w:r>
          </w:p>
          <w:p w14:paraId="338C43D3" w14:textId="65EF4612" w:rsidR="00E35F1F" w:rsidRPr="001A0083" w:rsidRDefault="00E35F1F" w:rsidP="00E35F1F">
            <w:pPr>
              <w:pStyle w:val="EngHangEnd"/>
            </w:pPr>
            <w:commentRangeStart w:id="612"/>
            <w:r>
              <w:rPr>
                <w:rFonts w:eastAsiaTheme="minorHAnsi"/>
              </w:rPr>
              <w:t xml:space="preserve">Forged </w:t>
            </w:r>
            <w:commentRangeEnd w:id="612"/>
            <w:r>
              <w:rPr>
                <w:rStyle w:val="CommentReference"/>
                <w:rFonts w:eastAsiaTheme="minorHAnsi" w:cstheme="minorBidi"/>
                <w:color w:val="auto"/>
                <w:lang w:val="en-CA"/>
              </w:rPr>
              <w:commentReference w:id="612"/>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3"/>
            <w:r>
              <w:t xml:space="preserve">Always </w:t>
            </w:r>
            <w:commentRangeEnd w:id="613"/>
            <w:r>
              <w:rPr>
                <w:rStyle w:val="CommentReference"/>
                <w:rFonts w:eastAsiaTheme="minorHAnsi" w:cstheme="minorBidi"/>
                <w:color w:val="auto"/>
                <w:lang w:val="en-CA"/>
              </w:rPr>
              <w:commentReference w:id="613"/>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4"/>
            <w:r>
              <w:rPr>
                <w:rFonts w:eastAsiaTheme="minorHAnsi"/>
              </w:rPr>
              <w:t xml:space="preserve">Overshadowed </w:t>
            </w:r>
            <w:commentRangeEnd w:id="614"/>
            <w:r>
              <w:rPr>
                <w:rStyle w:val="CommentReference"/>
                <w:rFonts w:eastAsiaTheme="minorHAnsi" w:cstheme="minorBidi"/>
                <w:color w:val="auto"/>
                <w:lang w:val="en-CA"/>
              </w:rPr>
              <w:commentReference w:id="614"/>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5"/>
            <w:r>
              <w:rPr>
                <w:rFonts w:eastAsiaTheme="minorHAnsi"/>
              </w:rPr>
              <w:t xml:space="preserve">sin </w:t>
            </w:r>
            <w:commentRangeEnd w:id="615"/>
            <w:r>
              <w:rPr>
                <w:rStyle w:val="CommentReference"/>
                <w:rFonts w:eastAsiaTheme="minorHAnsi" w:cstheme="minorBidi"/>
                <w:color w:val="auto"/>
                <w:lang w:val="en-CA"/>
              </w:rPr>
              <w:commentReference w:id="615"/>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8" w:name="_Toc298445768"/>
      <w:bookmarkStart w:id="619" w:name="_Toc298681253"/>
      <w:bookmarkStart w:id="620"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8"/>
      <w:bookmarkEnd w:id="619"/>
      <w:bookmarkEnd w:id="620"/>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1"/>
            <w:r>
              <w:t xml:space="preserve">you </w:t>
            </w:r>
            <w:commentRangeEnd w:id="621"/>
            <w:r>
              <w:rPr>
                <w:rStyle w:val="CommentReference"/>
                <w:rFonts w:eastAsiaTheme="minorHAnsi" w:cstheme="minorBidi"/>
                <w:color w:val="auto"/>
                <w:lang w:val="en-CA"/>
              </w:rPr>
              <w:commentReference w:id="621"/>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2"/>
            <w:r>
              <w:rPr>
                <w:rFonts w:eastAsiaTheme="minorHAnsi"/>
              </w:rPr>
              <w:t xml:space="preserve">for </w:t>
            </w:r>
            <w:commentRangeEnd w:id="622"/>
            <w:r>
              <w:rPr>
                <w:rStyle w:val="CommentReference"/>
                <w:rFonts w:eastAsiaTheme="minorHAnsi" w:cstheme="minorBidi"/>
                <w:color w:val="auto"/>
                <w:lang w:val="en-CA"/>
              </w:rPr>
              <w:commentReference w:id="622"/>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3"/>
            <w:r>
              <w:t xml:space="preserve">Magnify </w:t>
            </w:r>
            <w:commentRangeEnd w:id="623"/>
            <w:r>
              <w:rPr>
                <w:rStyle w:val="CommentReference"/>
                <w:rFonts w:eastAsiaTheme="minorHAnsi" w:cstheme="minorBidi"/>
                <w:color w:val="auto"/>
                <w:lang w:val="en-CA"/>
              </w:rPr>
              <w:commentReference w:id="623"/>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4"/>
            <w:r>
              <w:t xml:space="preserve">obtain </w:t>
            </w:r>
            <w:commentRangeEnd w:id="624"/>
            <w:r>
              <w:rPr>
                <w:rStyle w:val="CommentReference"/>
                <w:rFonts w:eastAsiaTheme="minorHAnsi" w:cstheme="minorBidi"/>
                <w:color w:val="auto"/>
                <w:lang w:val="en-CA"/>
              </w:rPr>
              <w:commentReference w:id="624"/>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5" w:name="_Toc298445769"/>
      <w:bookmarkStart w:id="626" w:name="_Toc298681254"/>
      <w:bookmarkStart w:id="627"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5"/>
      <w:bookmarkEnd w:id="626"/>
      <w:bookmarkEnd w:id="627"/>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8"/>
            <w:r w:rsidR="00E35F1F">
              <w:rPr>
                <w:rFonts w:eastAsiaTheme="minorHAnsi"/>
              </w:rPr>
              <w:t xml:space="preserve">burning </w:t>
            </w:r>
            <w:commentRangeEnd w:id="628"/>
            <w:r w:rsidR="00E35F1F">
              <w:rPr>
                <w:rStyle w:val="CommentReference"/>
                <w:rFonts w:eastAsiaTheme="minorHAnsi" w:cstheme="minorBidi"/>
                <w:color w:val="auto"/>
                <w:lang w:val="en-CA"/>
              </w:rPr>
              <w:commentReference w:id="628"/>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9"/>
            <w:r>
              <w:rPr>
                <w:rFonts w:eastAsiaTheme="minorHAnsi"/>
              </w:rPr>
              <w:t>manifestation</w:t>
            </w:r>
            <w:commentRangeEnd w:id="629"/>
            <w:r>
              <w:rPr>
                <w:rStyle w:val="CommentReference"/>
                <w:rFonts w:eastAsiaTheme="minorHAnsi" w:cstheme="minorBidi"/>
                <w:color w:val="auto"/>
                <w:lang w:val="en-CA"/>
              </w:rPr>
              <w:commentReference w:id="629"/>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0"/>
            <w:r>
              <w:rPr>
                <w:rFonts w:eastAsiaTheme="minorHAnsi"/>
              </w:rPr>
              <w:t xml:space="preserve">carried </w:t>
            </w:r>
            <w:commentRangeEnd w:id="630"/>
            <w:r>
              <w:rPr>
                <w:rStyle w:val="CommentReference"/>
                <w:rFonts w:eastAsiaTheme="minorHAnsi" w:cstheme="minorBidi"/>
                <w:color w:val="auto"/>
                <w:lang w:val="en-CA"/>
              </w:rPr>
              <w:commentReference w:id="630"/>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1"/>
            <w:r>
              <w:rPr>
                <w:rFonts w:eastAsiaTheme="minorHAnsi"/>
              </w:rPr>
              <w:t xml:space="preserve">Gives light to </w:t>
            </w:r>
            <w:commentRangeEnd w:id="631"/>
            <w:r>
              <w:rPr>
                <w:rStyle w:val="CommentReference"/>
                <w:rFonts w:eastAsiaTheme="minorHAnsi" w:cstheme="minorBidi"/>
                <w:color w:val="auto"/>
                <w:lang w:val="en-CA"/>
              </w:rPr>
              <w:commentReference w:id="631"/>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4" w:name="_Toc298445770"/>
      <w:bookmarkStart w:id="635" w:name="_Toc298681255"/>
      <w:bookmarkStart w:id="636"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4"/>
      <w:bookmarkEnd w:id="635"/>
      <w:bookmarkEnd w:id="636"/>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7"/>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7"/>
            <w:r>
              <w:rPr>
                <w:rStyle w:val="CommentReference"/>
                <w:rFonts w:eastAsiaTheme="minorHAnsi" w:cstheme="minorBidi"/>
                <w:color w:val="auto"/>
                <w:lang w:val="en-CA"/>
              </w:rPr>
              <w:commentReference w:id="637"/>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8"/>
            <w:r>
              <w:rPr>
                <w:rFonts w:eastAsiaTheme="minorHAnsi"/>
              </w:rPr>
              <w:t xml:space="preserve">Upon </w:t>
            </w:r>
            <w:commentRangeEnd w:id="638"/>
            <w:r>
              <w:rPr>
                <w:rStyle w:val="CommentReference"/>
                <w:rFonts w:eastAsiaTheme="minorHAnsi" w:cstheme="minorBidi"/>
                <w:color w:val="auto"/>
                <w:lang w:val="en-CA"/>
              </w:rPr>
              <w:commentReference w:id="638"/>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9"/>
            <w:r>
              <w:t xml:space="preserve">Magnify </w:t>
            </w:r>
            <w:commentRangeEnd w:id="639"/>
            <w:r>
              <w:rPr>
                <w:rStyle w:val="CommentReference"/>
                <w:rFonts w:eastAsiaTheme="minorHAnsi" w:cstheme="minorBidi"/>
                <w:color w:val="auto"/>
                <w:lang w:val="en-CA"/>
              </w:rPr>
              <w:commentReference w:id="639"/>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0"/>
            <w:r>
              <w:t xml:space="preserve">obtain </w:t>
            </w:r>
            <w:commentRangeEnd w:id="640"/>
            <w:r>
              <w:rPr>
                <w:rStyle w:val="CommentReference"/>
                <w:rFonts w:eastAsiaTheme="minorHAnsi" w:cstheme="minorBidi"/>
                <w:color w:val="auto"/>
                <w:lang w:val="en-CA"/>
              </w:rPr>
              <w:commentReference w:id="640"/>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1" w:name="_Toc298445771"/>
      <w:bookmarkStart w:id="642" w:name="_Toc298681256"/>
      <w:bookmarkStart w:id="643" w:name="_Toc298447496"/>
      <w:bookmarkStart w:id="644" w:name="_Ref299211949"/>
      <w:r>
        <w:t>The Gospel According the St. Luke</w:t>
      </w:r>
      <w:bookmarkEnd w:id="641"/>
      <w:bookmarkEnd w:id="642"/>
      <w:bookmarkEnd w:id="643"/>
      <w:bookmarkEnd w:id="644"/>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5" w:name="_Toc298445772"/>
      <w:bookmarkStart w:id="646" w:name="_Toc298681257"/>
      <w:bookmarkStart w:id="647" w:name="_Toc298447497"/>
      <w:r>
        <w:t xml:space="preserve">Part </w:t>
      </w:r>
      <w:bookmarkEnd w:id="645"/>
      <w:bookmarkEnd w:id="646"/>
      <w:bookmarkEnd w:id="647"/>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8"/>
            <w:r>
              <w:rPr>
                <w:rFonts w:eastAsiaTheme="minorHAnsi"/>
              </w:rPr>
              <w:t>truth</w:t>
            </w:r>
            <w:commentRangeEnd w:id="648"/>
            <w:r>
              <w:rPr>
                <w:rStyle w:val="CommentReference"/>
                <w:rFonts w:eastAsiaTheme="minorHAnsi" w:cstheme="minorBidi"/>
                <w:color w:val="auto"/>
                <w:lang w:val="en-CA"/>
              </w:rPr>
              <w:commentReference w:id="648"/>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9"/>
            <w:r>
              <w:rPr>
                <w:rFonts w:eastAsiaTheme="minorHAnsi"/>
              </w:rPr>
              <w:t xml:space="preserve">a </w:t>
            </w:r>
            <w:commentRangeEnd w:id="649"/>
            <w:r>
              <w:rPr>
                <w:rStyle w:val="CommentReference"/>
                <w:rFonts w:eastAsiaTheme="minorHAnsi" w:cstheme="minorBidi"/>
                <w:color w:val="auto"/>
                <w:lang w:val="en-CA"/>
              </w:rPr>
              <w:commentReference w:id="649"/>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0"/>
            <w:r>
              <w:rPr>
                <w:rFonts w:eastAsiaTheme="minorHAnsi"/>
              </w:rPr>
              <w:t xml:space="preserve">holy </w:t>
            </w:r>
            <w:commentRangeEnd w:id="650"/>
            <w:r>
              <w:rPr>
                <w:rStyle w:val="CommentReference"/>
                <w:rFonts w:eastAsiaTheme="minorHAnsi" w:cstheme="minorBidi"/>
                <w:color w:val="auto"/>
                <w:lang w:val="en-CA"/>
              </w:rPr>
              <w:commentReference w:id="650"/>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1"/>
            <w:r>
              <w:rPr>
                <w:rFonts w:eastAsiaTheme="minorHAnsi"/>
              </w:rPr>
              <w:t xml:space="preserve">abode </w:t>
            </w:r>
            <w:commentRangeEnd w:id="651"/>
            <w:r>
              <w:rPr>
                <w:rStyle w:val="CommentReference"/>
                <w:rFonts w:eastAsiaTheme="minorHAnsi" w:cstheme="minorBidi"/>
                <w:color w:val="auto"/>
                <w:lang w:val="en-CA"/>
              </w:rPr>
              <w:commentReference w:id="651"/>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4" w:name="_Toc298445773"/>
      <w:bookmarkStart w:id="655" w:name="_Toc298681258"/>
      <w:bookmarkStart w:id="656" w:name="_Toc298447498"/>
      <w:r>
        <w:lastRenderedPageBreak/>
        <w:t>Part Seven (Modern Part Eight)</w:t>
      </w:r>
      <w:bookmarkEnd w:id="654"/>
      <w:bookmarkEnd w:id="655"/>
      <w:bookmarkEnd w:id="656"/>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7"/>
            <w:r>
              <w:rPr>
                <w:rFonts w:eastAsiaTheme="minorHAnsi"/>
              </w:rPr>
              <w:t>O Lord of all.</w:t>
            </w:r>
            <w:commentRangeEnd w:id="657"/>
            <w:r>
              <w:rPr>
                <w:rStyle w:val="CommentReference"/>
                <w:rFonts w:eastAsiaTheme="minorHAnsi" w:cstheme="minorBidi"/>
                <w:color w:val="auto"/>
                <w:lang w:val="en-CA"/>
              </w:rPr>
              <w:commentReference w:id="657"/>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8"/>
            <w:r>
              <w:rPr>
                <w:rFonts w:eastAsiaTheme="minorHAnsi"/>
              </w:rPr>
              <w:t>The True One who came</w:t>
            </w:r>
            <w:commentRangeEnd w:id="658"/>
            <w:r>
              <w:rPr>
                <w:rStyle w:val="CommentReference"/>
                <w:rFonts w:eastAsiaTheme="minorHAnsi" w:cstheme="minorBidi"/>
                <w:color w:val="auto"/>
                <w:lang w:val="en-CA"/>
              </w:rPr>
              <w:commentReference w:id="658"/>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9"/>
            <w:r>
              <w:rPr>
                <w:rFonts w:eastAsiaTheme="minorHAnsi"/>
              </w:rPr>
              <w:t>And perfect rejoicing.</w:t>
            </w:r>
            <w:commentRangeEnd w:id="659"/>
            <w:r>
              <w:rPr>
                <w:rStyle w:val="CommentReference"/>
                <w:rFonts w:eastAsiaTheme="minorHAnsi" w:cstheme="minorBidi"/>
                <w:color w:val="auto"/>
                <w:lang w:val="en-CA"/>
              </w:rPr>
              <w:commentReference w:id="659"/>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0"/>
            <w:r>
              <w:rPr>
                <w:rFonts w:eastAsiaTheme="minorHAnsi"/>
              </w:rPr>
              <w:t>about</w:t>
            </w:r>
            <w:commentRangeEnd w:id="660"/>
            <w:r>
              <w:rPr>
                <w:rStyle w:val="CommentReference"/>
                <w:rFonts w:eastAsiaTheme="minorHAnsi" w:cstheme="minorBidi"/>
                <w:color w:val="auto"/>
                <w:lang w:val="en-CA"/>
              </w:rPr>
              <w:commentReference w:id="660"/>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1"/>
            <w:r>
              <w:rPr>
                <w:rFonts w:eastAsiaTheme="minorHAnsi"/>
              </w:rPr>
              <w:t>proclaim</w:t>
            </w:r>
            <w:commentRangeEnd w:id="661"/>
            <w:r>
              <w:rPr>
                <w:rStyle w:val="CommentReference"/>
                <w:rFonts w:eastAsiaTheme="minorHAnsi" w:cstheme="minorBidi"/>
                <w:color w:val="auto"/>
                <w:lang w:val="en-CA"/>
              </w:rPr>
              <w:commentReference w:id="661"/>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2"/>
            <w:r w:rsidR="00E35F1F">
              <w:t>generations</w:t>
            </w:r>
            <w:commentRangeEnd w:id="662"/>
            <w:r w:rsidR="00E35F1F">
              <w:rPr>
                <w:rStyle w:val="CommentReference"/>
                <w:rFonts w:eastAsiaTheme="minorHAnsi" w:cstheme="minorBidi"/>
                <w:color w:val="auto"/>
                <w:lang w:val="en-CA"/>
              </w:rPr>
              <w:commentReference w:id="662"/>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3"/>
            <w:r w:rsidR="00E35F1F">
              <w:t xml:space="preserve">just </w:t>
            </w:r>
            <w:commentRangeEnd w:id="663"/>
            <w:r w:rsidR="00E35F1F">
              <w:rPr>
                <w:rStyle w:val="CommentReference"/>
                <w:rFonts w:eastAsiaTheme="minorHAnsi" w:cstheme="minorBidi"/>
                <w:color w:val="auto"/>
                <w:lang w:val="en-CA"/>
              </w:rPr>
              <w:commentReference w:id="663"/>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4"/>
            <w:r w:rsidR="00E35F1F">
              <w:t xml:space="preserve">chaste </w:t>
            </w:r>
            <w:commentRangeEnd w:id="664"/>
            <w:r w:rsidR="00E35F1F">
              <w:rPr>
                <w:rStyle w:val="CommentReference"/>
                <w:rFonts w:eastAsiaTheme="minorHAnsi" w:cstheme="minorBidi"/>
                <w:color w:val="auto"/>
                <w:lang w:val="en-CA"/>
              </w:rPr>
              <w:commentReference w:id="664"/>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5"/>
            <w:r w:rsidR="00E35F1F">
              <w:t>Isaac</w:t>
            </w:r>
            <w:commentRangeEnd w:id="665"/>
            <w:r w:rsidR="00E35F1F">
              <w:rPr>
                <w:rStyle w:val="CommentReference"/>
                <w:rFonts w:eastAsiaTheme="minorHAnsi" w:cstheme="minorBidi"/>
                <w:color w:val="auto"/>
                <w:lang w:val="en-CA"/>
              </w:rPr>
              <w:commentReference w:id="665"/>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6"/>
            <w:r w:rsidR="00E35F1F">
              <w:t>myriads of myriads.</w:t>
            </w:r>
            <w:commentRangeEnd w:id="666"/>
            <w:r w:rsidR="00E35F1F">
              <w:rPr>
                <w:rStyle w:val="CommentReference"/>
                <w:rFonts w:eastAsiaTheme="minorHAnsi" w:cstheme="minorBidi"/>
                <w:color w:val="auto"/>
                <w:lang w:val="en-CA"/>
              </w:rPr>
              <w:commentReference w:id="666"/>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7"/>
            <w:r w:rsidR="00E35F1F">
              <w:t>Master</w:t>
            </w:r>
            <w:commentRangeEnd w:id="667"/>
            <w:r w:rsidR="00E35F1F">
              <w:rPr>
                <w:rStyle w:val="CommentReference"/>
                <w:rFonts w:eastAsiaTheme="minorHAnsi" w:cstheme="minorBidi"/>
                <w:color w:val="auto"/>
                <w:lang w:val="en-CA"/>
              </w:rPr>
              <w:commentReference w:id="667"/>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8"/>
            <w:r w:rsidR="00E35F1F">
              <w:t xml:space="preserve">honour </w:t>
            </w:r>
            <w:commentRangeEnd w:id="668"/>
            <w:r w:rsidR="00E35F1F">
              <w:rPr>
                <w:rStyle w:val="CommentReference"/>
                <w:rFonts w:eastAsiaTheme="minorHAnsi" w:cstheme="minorBidi"/>
                <w:color w:val="auto"/>
                <w:lang w:val="en-CA"/>
              </w:rPr>
              <w:commentReference w:id="668"/>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spouse </w:t>
            </w:r>
            <w:commentRangeEnd w:id="669"/>
            <w:r w:rsidR="00E35F1F">
              <w:rPr>
                <w:rStyle w:val="CommentReference"/>
                <w:rFonts w:eastAsiaTheme="minorHAnsi" w:cstheme="minorBidi"/>
                <w:color w:val="auto"/>
                <w:lang w:val="en-CA"/>
              </w:rPr>
              <w:commentReference w:id="669"/>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health </w:t>
            </w:r>
            <w:commentRangeEnd w:id="670"/>
            <w:r w:rsidR="00E35F1F">
              <w:rPr>
                <w:rStyle w:val="CommentReference"/>
                <w:rFonts w:eastAsiaTheme="minorHAnsi" w:cstheme="minorBidi"/>
                <w:color w:val="auto"/>
                <w:lang w:val="en-CA"/>
              </w:rPr>
              <w:commentReference w:id="670"/>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1"/>
            <w:r>
              <w:t>indescribable</w:t>
            </w:r>
            <w:commentRangeEnd w:id="671"/>
            <w:r>
              <w:rPr>
                <w:rStyle w:val="CommentReference"/>
                <w:rFonts w:eastAsiaTheme="minorHAnsi" w:cstheme="minorBidi"/>
                <w:color w:val="auto"/>
                <w:lang w:val="en-CA"/>
              </w:rPr>
              <w:commentReference w:id="671"/>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2"/>
            <w:r>
              <w:t>Without mingling of substance</w:t>
            </w:r>
            <w:commentRangeEnd w:id="672"/>
            <w:r>
              <w:rPr>
                <w:rStyle w:val="CommentReference"/>
                <w:rFonts w:eastAsiaTheme="minorHAnsi" w:cstheme="minorBidi"/>
                <w:color w:val="auto"/>
                <w:lang w:val="en-CA"/>
              </w:rPr>
              <w:commentReference w:id="672"/>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3"/>
            <w:r>
              <w:t xml:space="preserve">intercede </w:t>
            </w:r>
            <w:commentRangeEnd w:id="673"/>
            <w:r>
              <w:rPr>
                <w:rStyle w:val="CommentReference"/>
                <w:rFonts w:eastAsiaTheme="minorHAnsi" w:cstheme="minorBidi"/>
                <w:color w:val="auto"/>
                <w:lang w:val="en-CA"/>
              </w:rPr>
              <w:commentReference w:id="673"/>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4" w:name="_Toc298445774"/>
      <w:bookmarkStart w:id="675" w:name="_Toc298681259"/>
      <w:bookmarkStart w:id="676" w:name="_Toc298447499"/>
      <w:r>
        <w:t>Part Nine</w:t>
      </w:r>
      <w:bookmarkEnd w:id="674"/>
      <w:bookmarkEnd w:id="675"/>
      <w:bookmarkEnd w:id="676"/>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7" w:name="_Toc298445775"/>
      <w:bookmarkStart w:id="678" w:name="_Toc298681260"/>
      <w:bookmarkStart w:id="679" w:name="_Toc298447500"/>
      <w:r>
        <w:t>Part Ten</w:t>
      </w:r>
      <w:bookmarkEnd w:id="677"/>
      <w:bookmarkEnd w:id="678"/>
      <w:bookmarkEnd w:id="679"/>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0"/>
            <w:r>
              <w:t>honoured</w:t>
            </w:r>
            <w:r w:rsidRPr="007425E1">
              <w:t xml:space="preserve"> </w:t>
            </w:r>
            <w:commentRangeEnd w:id="680"/>
            <w:r>
              <w:rPr>
                <w:rStyle w:val="CommentReference"/>
                <w:rFonts w:eastAsiaTheme="minorHAnsi" w:cstheme="minorBidi"/>
                <w:color w:val="auto"/>
                <w:lang w:val="en-CA"/>
              </w:rPr>
              <w:commentReference w:id="680"/>
            </w:r>
            <w:commentRangeStart w:id="681"/>
            <w:r w:rsidRPr="007425E1">
              <w:t xml:space="preserve">more </w:t>
            </w:r>
            <w:commentRangeEnd w:id="681"/>
            <w:r>
              <w:rPr>
                <w:rStyle w:val="CommentReference"/>
                <w:rFonts w:eastAsiaTheme="minorHAnsi" w:cstheme="minorBidi"/>
                <w:color w:val="auto"/>
                <w:lang w:val="en-CA"/>
              </w:rPr>
              <w:commentReference w:id="681"/>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2"/>
            <w:r w:rsidRPr="007425E1">
              <w:t>means</w:t>
            </w:r>
            <w:commentRangeEnd w:id="682"/>
            <w:r>
              <w:rPr>
                <w:rStyle w:val="CommentReference"/>
                <w:rFonts w:eastAsiaTheme="minorHAnsi" w:cstheme="minorBidi"/>
                <w:color w:val="auto"/>
                <w:lang w:val="en-CA"/>
              </w:rPr>
              <w:commentReference w:id="682"/>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3" w:name="_Toc298445776"/>
      <w:bookmarkStart w:id="684" w:name="_Toc298681261"/>
      <w:bookmarkStart w:id="685" w:name="_Toc298447501"/>
      <w:r w:rsidRPr="00D24FE1">
        <w:t>Part</w:t>
      </w:r>
      <w:r>
        <w:t xml:space="preserve"> Eleven</w:t>
      </w:r>
      <w:bookmarkEnd w:id="683"/>
      <w:bookmarkEnd w:id="684"/>
      <w:bookmarkEnd w:id="685"/>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6" w:name="_Toc298445777"/>
      <w:bookmarkStart w:id="687" w:name="_Toc298681262"/>
      <w:bookmarkStart w:id="688" w:name="_Toc298447502"/>
      <w:r>
        <w:lastRenderedPageBreak/>
        <w:t>Part Twelve</w:t>
      </w:r>
      <w:bookmarkEnd w:id="686"/>
      <w:bookmarkEnd w:id="687"/>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9"/>
            <w:r w:rsidRPr="007425E1">
              <w:t>heaven</w:t>
            </w:r>
            <w:commentRangeEnd w:id="689"/>
            <w:r>
              <w:rPr>
                <w:rStyle w:val="CommentReference"/>
                <w:rFonts w:eastAsiaTheme="minorHAnsi" w:cstheme="minorBidi"/>
                <w:color w:val="auto"/>
                <w:lang w:val="en-CA"/>
              </w:rPr>
              <w:commentReference w:id="689"/>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0"/>
            <w:r w:rsidRPr="007425E1">
              <w:t xml:space="preserve">true </w:t>
            </w:r>
            <w:commentRangeEnd w:id="690"/>
            <w:r>
              <w:rPr>
                <w:rStyle w:val="CommentReference"/>
                <w:rFonts w:eastAsiaTheme="minorHAnsi" w:cstheme="minorBidi"/>
                <w:color w:val="auto"/>
                <w:lang w:val="en-CA"/>
              </w:rPr>
              <w:commentReference w:id="690"/>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1" w:name="_Toc298445778"/>
      <w:bookmarkStart w:id="692" w:name="_Toc298681263"/>
      <w:bookmarkStart w:id="693" w:name="_Toc298447503"/>
      <w:r>
        <w:t>Part Thirteen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4"/>
            <w:r>
              <w:rPr>
                <w:rFonts w:eastAsiaTheme="minorHAnsi"/>
              </w:rPr>
              <w:t xml:space="preserve">Virgin Mary </w:t>
            </w:r>
            <w:commentRangeEnd w:id="694"/>
            <w:r>
              <w:rPr>
                <w:rStyle w:val="CommentReference"/>
                <w:rFonts w:eastAsiaTheme="minorHAnsi" w:cstheme="minorBidi"/>
                <w:color w:val="auto"/>
                <w:lang w:val="en-CA"/>
              </w:rPr>
              <w:commentReference w:id="694"/>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5"/>
            <w:r w:rsidRPr="007425E1">
              <w:t>And the Cherubic,</w:t>
            </w:r>
          </w:p>
          <w:p w14:paraId="317A08CE" w14:textId="77777777" w:rsidR="00E35F1F" w:rsidRPr="001A0083" w:rsidRDefault="00E35F1F" w:rsidP="00E35F1F">
            <w:pPr>
              <w:pStyle w:val="EngHangEnd"/>
            </w:pPr>
            <w:r>
              <w:t>Mercy Seat</w:t>
            </w:r>
            <w:commentRangeEnd w:id="695"/>
            <w:r>
              <w:t>.</w:t>
            </w:r>
            <w:r>
              <w:rPr>
                <w:rStyle w:val="CommentReference"/>
                <w:rFonts w:eastAsiaTheme="minorHAnsi" w:cstheme="minorBidi"/>
                <w:color w:val="auto"/>
                <w:lang w:val="en-CA"/>
              </w:rPr>
              <w:commentReference w:id="695"/>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6"/>
            <w:r w:rsidRPr="007425E1">
              <w:t>pot</w:t>
            </w:r>
            <w:commentRangeEnd w:id="696"/>
            <w:r>
              <w:rPr>
                <w:rStyle w:val="CommentReference"/>
                <w:rFonts w:eastAsiaTheme="minorHAnsi" w:cstheme="minorBidi"/>
                <w:color w:val="auto"/>
                <w:lang w:val="en-CA"/>
              </w:rPr>
              <w:commentReference w:id="696"/>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7"/>
            <w:r w:rsidRPr="007425E1">
              <w:t>l</w:t>
            </w:r>
            <w:r>
              <w:t>ampstand</w:t>
            </w:r>
            <w:commentRangeEnd w:id="697"/>
            <w:r>
              <w:rPr>
                <w:rStyle w:val="CommentReference"/>
                <w:rFonts w:eastAsiaTheme="minorHAnsi" w:cstheme="minorBidi"/>
                <w:color w:val="auto"/>
                <w:lang w:val="en-CA"/>
              </w:rPr>
              <w:commentReference w:id="697"/>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8" w:name="_Toc298445779"/>
      <w:bookmarkStart w:id="699" w:name="_Toc298681264"/>
      <w:bookmarkStart w:id="700" w:name="_Toc298447504"/>
      <w:r>
        <w:lastRenderedPageBreak/>
        <w:t>Part Fourteen</w:t>
      </w:r>
      <w:bookmarkEnd w:id="698"/>
      <w:bookmarkEnd w:id="699"/>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1"/>
            <w:r w:rsidRPr="007425E1">
              <w:t>t</w:t>
            </w:r>
            <w:commentRangeEnd w:id="701"/>
            <w:r>
              <w:rPr>
                <w:rStyle w:val="CommentReference"/>
                <w:rFonts w:eastAsiaTheme="minorHAnsi" w:cstheme="minorBidi"/>
                <w:color w:val="auto"/>
                <w:lang w:val="en-CA"/>
              </w:rPr>
              <w:commentReference w:id="701"/>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2"/>
            <w:r>
              <w:t xml:space="preserve">The </w:t>
            </w:r>
            <w:commentRangeEnd w:id="702"/>
            <w:r>
              <w:rPr>
                <w:rStyle w:val="CommentReference"/>
                <w:rFonts w:eastAsiaTheme="minorHAnsi" w:cstheme="minorBidi"/>
                <w:color w:val="auto"/>
                <w:lang w:val="en-CA"/>
              </w:rPr>
              <w:commentReference w:id="702"/>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3"/>
            <w:r w:rsidRPr="007425E1">
              <w:t xml:space="preserve">And </w:t>
            </w:r>
            <w:commentRangeEnd w:id="703"/>
            <w:r>
              <w:rPr>
                <w:rStyle w:val="CommentReference"/>
                <w:rFonts w:eastAsiaTheme="minorHAnsi" w:cstheme="minorBidi"/>
                <w:color w:val="auto"/>
                <w:lang w:val="en-CA"/>
              </w:rPr>
              <w:commentReference w:id="703"/>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4" w:name="_Toc298445780"/>
      <w:bookmarkStart w:id="705" w:name="_Toc298681265"/>
      <w:bookmarkStart w:id="706" w:name="_Toc298447505"/>
      <w:r>
        <w:t>Part Fifteen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7"/>
            <w:r>
              <w:t>Which</w:t>
            </w:r>
            <w:r w:rsidRPr="007425E1">
              <w:t xml:space="preserve"> </w:t>
            </w:r>
            <w:commentRangeEnd w:id="707"/>
            <w:r>
              <w:rPr>
                <w:rStyle w:val="CommentReference"/>
                <w:rFonts w:eastAsiaTheme="minorHAnsi" w:cstheme="minorBidi"/>
                <w:color w:val="auto"/>
                <w:lang w:val="en-CA"/>
              </w:rPr>
              <w:commentReference w:id="707"/>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8"/>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8"/>
            <w:r>
              <w:rPr>
                <w:rStyle w:val="CommentReference"/>
                <w:rFonts w:ascii="Garamond" w:hAnsi="Garamond" w:cstheme="minorBidi"/>
                <w:noProof w:val="0"/>
                <w:lang w:val="en-CA"/>
              </w:rPr>
              <w:commentReference w:id="708"/>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9"/>
            <w:r w:rsidRPr="007425E1">
              <w:t>savour</w:t>
            </w:r>
            <w:commentRangeEnd w:id="709"/>
            <w:r>
              <w:rPr>
                <w:rStyle w:val="CommentReference"/>
                <w:rFonts w:eastAsiaTheme="minorHAnsi" w:cstheme="minorBidi"/>
                <w:color w:val="auto"/>
                <w:lang w:val="en-CA"/>
              </w:rPr>
              <w:commentReference w:id="709"/>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0"/>
            <w:r w:rsidRPr="007425E1">
              <w:t>estate</w:t>
            </w:r>
            <w:commentRangeEnd w:id="710"/>
            <w:r>
              <w:rPr>
                <w:rStyle w:val="CommentReference"/>
                <w:rFonts w:eastAsiaTheme="minorHAnsi" w:cstheme="minorBidi"/>
                <w:color w:val="auto"/>
                <w:lang w:val="en-CA"/>
              </w:rPr>
              <w:commentReference w:id="710"/>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1" w:name="_Toc298445781"/>
      <w:bookmarkStart w:id="712" w:name="_Toc298681266"/>
      <w:bookmarkStart w:id="713" w:name="_Toc298447506"/>
      <w:r>
        <w:rPr>
          <w:lang w:val="en-GB"/>
        </w:rPr>
        <w:lastRenderedPageBreak/>
        <w:t>Part Sixteen</w:t>
      </w:r>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4" w:name="_Toc298445782"/>
      <w:bookmarkStart w:id="715" w:name="_Toc298681267"/>
      <w:bookmarkStart w:id="716" w:name="_Toc298447507"/>
      <w:r w:rsidRPr="00D24FE1">
        <w:t>Part</w:t>
      </w:r>
      <w:r>
        <w:t xml:space="preserve"> Seventeen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7" w:name="_Toc298445783"/>
      <w:bookmarkStart w:id="718" w:name="_Toc298681268"/>
      <w:bookmarkStart w:id="719" w:name="_Toc298447508"/>
      <w:r>
        <w:t>Part Eighteen</w:t>
      </w:r>
      <w:bookmarkEnd w:id="717"/>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0"/>
            <w:r>
              <w:t>care</w:t>
            </w:r>
            <w:commentRangeEnd w:id="720"/>
            <w:r>
              <w:rPr>
                <w:rStyle w:val="CommentReference"/>
                <w:rFonts w:eastAsiaTheme="minorHAnsi" w:cstheme="minorBidi"/>
                <w:color w:val="auto"/>
                <w:lang w:val="en-CA"/>
              </w:rPr>
              <w:commentReference w:id="720"/>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1"/>
            <w:r w:rsidRPr="007425E1">
              <w:t xml:space="preserve">Sabbath </w:t>
            </w:r>
            <w:commentRangeEnd w:id="721"/>
            <w:r>
              <w:rPr>
                <w:rStyle w:val="CommentReference"/>
                <w:rFonts w:eastAsiaTheme="minorHAnsi" w:cstheme="minorBidi"/>
                <w:color w:val="auto"/>
                <w:lang w:val="en-CA"/>
              </w:rPr>
              <w:commentReference w:id="721"/>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2" w:name="_Toc298445784"/>
      <w:bookmarkStart w:id="723" w:name="_Toc298681269"/>
      <w:bookmarkStart w:id="724" w:name="_Toc298447509"/>
      <w:bookmarkStart w:id="725" w:name="_Ref299212037"/>
      <w:bookmarkStart w:id="726" w:name="_Ref299212071"/>
      <w:bookmarkStart w:id="727" w:name="_Toc308441907"/>
      <w:r>
        <w:t>The Antiphonarium is read.</w:t>
      </w:r>
    </w:p>
    <w:p w14:paraId="220BAA57" w14:textId="77777777" w:rsidR="00E35F1F" w:rsidRDefault="00E35F1F" w:rsidP="00E35F1F">
      <w:pPr>
        <w:pStyle w:val="Heading2"/>
      </w:pPr>
      <w:bookmarkStart w:id="728" w:name="_Ref434564976"/>
      <w:bookmarkStart w:id="729" w:name="_Toc448696631"/>
      <w:r>
        <w:lastRenderedPageBreak/>
        <w:t>The Conclusion of the Adam Theotokias</w:t>
      </w:r>
      <w:bookmarkEnd w:id="722"/>
      <w:bookmarkEnd w:id="723"/>
      <w:bookmarkEnd w:id="724"/>
      <w:bookmarkEnd w:id="725"/>
      <w:bookmarkEnd w:id="726"/>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0"/>
            <w:r w:rsidRPr="007425E1">
              <w:rPr>
                <w:rFonts w:eastAsiaTheme="minorHAnsi"/>
              </w:rPr>
              <w:t xml:space="preserve">too </w:t>
            </w:r>
            <w:commentRangeEnd w:id="730"/>
            <w:r>
              <w:rPr>
                <w:rStyle w:val="CommentReference"/>
                <w:rFonts w:eastAsiaTheme="minorHAnsi" w:cstheme="minorBidi"/>
                <w:color w:val="auto"/>
                <w:lang w:val="en-CA"/>
              </w:rPr>
              <w:commentReference w:id="730"/>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1"/>
            <w:r w:rsidRPr="007425E1">
              <w:rPr>
                <w:rFonts w:eastAsiaTheme="minorHAnsi"/>
              </w:rPr>
              <w:t xml:space="preserve">count </w:t>
            </w:r>
            <w:commentRangeEnd w:id="731"/>
            <w:r>
              <w:rPr>
                <w:rStyle w:val="CommentReference"/>
                <w:rFonts w:eastAsiaTheme="minorHAnsi" w:cstheme="minorBidi"/>
                <w:color w:val="auto"/>
                <w:lang w:val="en-CA"/>
              </w:rPr>
              <w:commentReference w:id="731"/>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Pr>
                <w:rFonts w:eastAsiaTheme="minorHAnsi"/>
              </w:rPr>
              <w:t>I</w:t>
            </w:r>
            <w:r w:rsidRPr="007425E1">
              <w:rPr>
                <w:rFonts w:eastAsiaTheme="minorHAnsi"/>
              </w:rPr>
              <w:t xml:space="preserve"> </w:t>
            </w:r>
            <w:commentRangeEnd w:id="732"/>
            <w:r>
              <w:rPr>
                <w:rStyle w:val="CommentReference"/>
                <w:rFonts w:eastAsiaTheme="minorHAnsi" w:cstheme="minorBidi"/>
                <w:color w:val="auto"/>
                <w:lang w:val="en-CA"/>
              </w:rPr>
              <w:commentReference w:id="732"/>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3"/>
            <w:r w:rsidRPr="007425E1">
              <w:rPr>
                <w:rFonts w:eastAsiaTheme="minorHAnsi"/>
              </w:rPr>
              <w:t>To offer repentance</w:t>
            </w:r>
            <w:commentRangeEnd w:id="733"/>
            <w:r>
              <w:rPr>
                <w:rStyle w:val="CommentReference"/>
                <w:rFonts w:eastAsiaTheme="minorHAnsi" w:cstheme="minorBidi"/>
                <w:color w:val="auto"/>
                <w:lang w:val="en-CA"/>
              </w:rPr>
              <w:commentReference w:id="733"/>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4"/>
            <w:r w:rsidRPr="007425E1">
              <w:rPr>
                <w:rFonts w:eastAsiaTheme="minorHAnsi"/>
              </w:rPr>
              <w:t>The death of a sinner</w:t>
            </w:r>
            <w:commentRangeEnd w:id="734"/>
            <w:r>
              <w:rPr>
                <w:rStyle w:val="CommentReference"/>
                <w:rFonts w:eastAsiaTheme="minorHAnsi" w:cstheme="minorBidi"/>
                <w:color w:val="auto"/>
                <w:lang w:val="en-CA"/>
              </w:rPr>
              <w:commentReference w:id="734"/>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5"/>
            <w:r>
              <w:t>kind-hearted</w:t>
            </w:r>
            <w:commentRangeEnd w:id="735"/>
            <w:r>
              <w:rPr>
                <w:rStyle w:val="CommentReference"/>
                <w:rFonts w:eastAsiaTheme="minorHAnsi" w:cstheme="minorBidi"/>
                <w:color w:val="auto"/>
                <w:lang w:val="en-CA"/>
              </w:rPr>
              <w:commentReference w:id="735"/>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6"/>
            <w:r>
              <w:t>compassions</w:t>
            </w:r>
            <w:commentRangeEnd w:id="736"/>
            <w:r>
              <w:rPr>
                <w:rStyle w:val="CommentReference"/>
                <w:rFonts w:eastAsiaTheme="minorHAnsi" w:cstheme="minorBidi"/>
                <w:color w:val="auto"/>
                <w:lang w:val="en-CA"/>
              </w:rPr>
              <w:commentReference w:id="736"/>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7"/>
            <w:r w:rsidRPr="007425E1">
              <w:t xml:space="preserve">May </w:t>
            </w:r>
            <w:commentRangeEnd w:id="737"/>
            <w:r>
              <w:rPr>
                <w:rStyle w:val="CommentReference"/>
                <w:rFonts w:eastAsiaTheme="minorHAnsi" w:cstheme="minorBidi"/>
                <w:color w:val="auto"/>
                <w:lang w:val="en-CA"/>
              </w:rPr>
              <w:commentReference w:id="737"/>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8" w:name="_Toc298445791"/>
      <w:bookmarkStart w:id="739" w:name="_Toc298681276"/>
      <w:bookmarkStart w:id="740" w:name="_Toc298447516"/>
      <w:bookmarkStart w:id="741" w:name="_Toc308441914"/>
      <w:bookmarkStart w:id="742" w:name="_Toc448696632"/>
      <w:r>
        <w:lastRenderedPageBreak/>
        <w:t>Monday</w:t>
      </w:r>
      <w:bookmarkEnd w:id="738"/>
      <w:bookmarkEnd w:id="739"/>
      <w:bookmarkEnd w:id="740"/>
      <w:bookmarkEnd w:id="741"/>
      <w:bookmarkEnd w:id="742"/>
    </w:p>
    <w:p w14:paraId="47BF983A" w14:textId="77777777" w:rsidR="00E35F1F" w:rsidRDefault="00E35F1F" w:rsidP="00E35F1F">
      <w:pPr>
        <w:pStyle w:val="Heading3"/>
      </w:pPr>
      <w:bookmarkStart w:id="743" w:name="_Toc298445792"/>
      <w:bookmarkStart w:id="744" w:name="_Toc298681277"/>
      <w:bookmarkStart w:id="745" w:name="_Toc298447517"/>
      <w:bookmarkStart w:id="746" w:name="_Toc308441915"/>
      <w:r>
        <w:t>The Monday Psali Adam</w:t>
      </w:r>
      <w:bookmarkEnd w:id="743"/>
      <w:bookmarkEnd w:id="744"/>
      <w:bookmarkEnd w:id="745"/>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7"/>
            <w:r>
              <w:t>G</w:t>
            </w:r>
            <w:r w:rsidRPr="007425E1">
              <w:t xml:space="preserve">reatly </w:t>
            </w:r>
            <w:commentRangeEnd w:id="747"/>
            <w:r>
              <w:rPr>
                <w:rStyle w:val="CommentReference"/>
                <w:rFonts w:ascii="Times New Roman" w:eastAsiaTheme="minorHAnsi" w:hAnsi="Times New Roman" w:cstheme="minorBidi"/>
                <w:color w:val="auto"/>
              </w:rPr>
              <w:commentReference w:id="747"/>
            </w:r>
            <w:r w:rsidRPr="007425E1">
              <w:t>exalted</w:t>
            </w:r>
            <w:r>
              <w:t>,</w:t>
            </w:r>
          </w:p>
          <w:p w14:paraId="5F0EBDF2" w14:textId="77777777" w:rsidR="00E35F1F" w:rsidRDefault="00E35F1F" w:rsidP="00E35F1F">
            <w:pPr>
              <w:pStyle w:val="EngHang"/>
              <w:spacing w:before="2"/>
            </w:pPr>
            <w:commentRangeStart w:id="748"/>
            <w:r>
              <w:t>B</w:t>
            </w:r>
            <w:r w:rsidRPr="007425E1">
              <w:t xml:space="preserve">eyond </w:t>
            </w:r>
            <w:commentRangeEnd w:id="748"/>
            <w:r>
              <w:rPr>
                <w:rStyle w:val="CommentReference"/>
                <w:rFonts w:ascii="Times New Roman" w:eastAsiaTheme="minorHAnsi" w:hAnsi="Times New Roman" w:cstheme="minorBidi"/>
                <w:color w:val="auto"/>
              </w:rPr>
              <w:commentReference w:id="74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9"/>
            <w:r>
              <w:t>righteous</w:t>
            </w:r>
            <w:commentRangeEnd w:id="749"/>
            <w:r>
              <w:rPr>
                <w:rStyle w:val="CommentReference"/>
                <w:rFonts w:ascii="Times New Roman" w:eastAsiaTheme="minorHAnsi" w:hAnsi="Times New Roman" w:cstheme="minorBidi"/>
                <w:color w:val="auto"/>
              </w:rPr>
              <w:commentReference w:id="74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0"/>
            <w:r>
              <w:t>M</w:t>
            </w:r>
            <w:r w:rsidRPr="007425E1">
              <w:t xml:space="preserve">editate </w:t>
            </w:r>
            <w:commentRangeEnd w:id="750"/>
            <w:r>
              <w:rPr>
                <w:rStyle w:val="CommentReference"/>
                <w:rFonts w:ascii="Times New Roman" w:eastAsiaTheme="minorHAnsi" w:hAnsi="Times New Roman" w:cstheme="minorBidi"/>
                <w:color w:val="auto"/>
              </w:rPr>
              <w:commentReference w:id="75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1"/>
            <w:r>
              <w:t>lips</w:t>
            </w:r>
            <w:commentRangeEnd w:id="751"/>
            <w:r>
              <w:rPr>
                <w:rStyle w:val="CommentReference"/>
              </w:rPr>
              <w:commentReference w:id="75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2"/>
            <w:r>
              <w:t>O</w:t>
            </w:r>
            <w:r w:rsidRPr="007425E1">
              <w:t>f</w:t>
            </w:r>
            <w:commentRangeEnd w:id="752"/>
            <w:r>
              <w:rPr>
                <w:rStyle w:val="CommentReference"/>
              </w:rPr>
              <w:commentReference w:id="752"/>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3"/>
            <w:r w:rsidRPr="007425E1">
              <w:t>praise</w:t>
            </w:r>
            <w:r>
              <w:t xml:space="preserve"> </w:t>
            </w:r>
            <w:commentRangeEnd w:id="753"/>
            <w:r>
              <w:rPr>
                <w:rStyle w:val="CommentReference"/>
                <w:rFonts w:ascii="Times New Roman" w:eastAsiaTheme="minorHAnsi" w:hAnsi="Times New Roman" w:cstheme="minorBidi"/>
                <w:color w:val="auto"/>
              </w:rPr>
              <w:commentReference w:id="75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4"/>
            <w:r>
              <w:t>set</w:t>
            </w:r>
            <w:r w:rsidRPr="007425E1">
              <w:t xml:space="preserve"> </w:t>
            </w:r>
            <w:commentRangeEnd w:id="754"/>
            <w:r>
              <w:rPr>
                <w:rStyle w:val="CommentReference"/>
                <w:rFonts w:ascii="Times New Roman" w:eastAsiaTheme="minorHAnsi" w:hAnsi="Times New Roman" w:cstheme="minorBidi"/>
                <w:color w:val="auto"/>
              </w:rPr>
              <w:commentReference w:id="75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5"/>
            <w:r w:rsidRPr="007425E1">
              <w:t xml:space="preserve"> </w:t>
            </w:r>
            <w:commentRangeEnd w:id="755"/>
            <w:r>
              <w:rPr>
                <w:rStyle w:val="CommentReference"/>
                <w:rFonts w:ascii="Times New Roman" w:eastAsiaTheme="minorHAnsi" w:hAnsi="Times New Roman" w:cstheme="minorBidi"/>
                <w:color w:val="auto"/>
              </w:rPr>
              <w:commentReference w:id="75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6"/>
            <w:r>
              <w:t xml:space="preserve">similitudes </w:t>
            </w:r>
            <w:commentRangeEnd w:id="756"/>
            <w:r>
              <w:rPr>
                <w:rStyle w:val="CommentReference"/>
                <w:rFonts w:ascii="Times New Roman" w:eastAsiaTheme="minorHAnsi" w:hAnsi="Times New Roman" w:cstheme="minorBidi"/>
                <w:color w:val="auto"/>
              </w:rPr>
              <w:commentReference w:id="75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7" w:name="_Toc298445793"/>
      <w:bookmarkStart w:id="758" w:name="_Toc298681278"/>
      <w:bookmarkStart w:id="759" w:name="_Toc298447518"/>
      <w:bookmarkStart w:id="760" w:name="_Toc308441916"/>
      <w:r w:rsidRPr="00FD2E69">
        <w:t>The Conclusion of the Adam Psali</w:t>
      </w:r>
      <w:bookmarkEnd w:id="757"/>
      <w:bookmarkEnd w:id="758"/>
      <w:bookmarkEnd w:id="759"/>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1" w:name="_Toc298445794"/>
      <w:bookmarkStart w:id="762" w:name="_Toc298681279"/>
      <w:bookmarkStart w:id="763" w:name="_Toc298447519"/>
      <w:r>
        <w:t>Part One</w:t>
      </w:r>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4"/>
            <w:r>
              <w:t xml:space="preserve">his </w:t>
            </w:r>
            <w:commentRangeEnd w:id="764"/>
            <w:r>
              <w:rPr>
                <w:rStyle w:val="CommentReference"/>
              </w:rPr>
              <w:commentReference w:id="764"/>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5"/>
            <w:r w:rsidRPr="007425E1">
              <w:t xml:space="preserve">risen </w:t>
            </w:r>
            <w:commentRangeEnd w:id="765"/>
            <w:r>
              <w:rPr>
                <w:rStyle w:val="CommentReference"/>
                <w:rFonts w:ascii="Times New Roman" w:eastAsiaTheme="minorHAnsi" w:hAnsi="Times New Roman" w:cstheme="minorBidi"/>
                <w:color w:val="auto"/>
              </w:rPr>
              <w:commentReference w:id="765"/>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6" w:name="_Toc298445795"/>
      <w:bookmarkStart w:id="767" w:name="_Toc298681280"/>
      <w:bookmarkStart w:id="768" w:name="_Toc298447520"/>
      <w:r>
        <w:t>Part Two</w:t>
      </w:r>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9" w:name="_Toc298445796"/>
      <w:bookmarkStart w:id="770" w:name="_Toc298681281"/>
      <w:bookmarkStart w:id="771" w:name="_Toc298447521"/>
      <w:r>
        <w:t>Part Three</w:t>
      </w:r>
      <w:bookmarkEnd w:id="769"/>
      <w:bookmarkEnd w:id="770"/>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2"/>
            <w:r w:rsidRPr="007425E1">
              <w:t xml:space="preserve">only </w:t>
            </w:r>
            <w:commentRangeEnd w:id="772"/>
            <w:r>
              <w:rPr>
                <w:rStyle w:val="CommentReference"/>
                <w:rFonts w:ascii="Times New Roman" w:eastAsiaTheme="minorHAnsi" w:hAnsi="Times New Roman" w:cstheme="minorBidi"/>
                <w:color w:val="auto"/>
              </w:rPr>
              <w:commentReference w:id="772"/>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3"/>
            <w:r w:rsidRPr="007425E1">
              <w:t xml:space="preserve">save </w:t>
            </w:r>
            <w:commentRangeEnd w:id="773"/>
            <w:r>
              <w:rPr>
                <w:rStyle w:val="CommentReference"/>
              </w:rPr>
              <w:commentReference w:id="773"/>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4" w:name="_Toc298445797"/>
      <w:bookmarkStart w:id="775" w:name="_Toc298681282"/>
      <w:bookmarkStart w:id="776" w:name="_Toc298447522"/>
      <w:r>
        <w:lastRenderedPageBreak/>
        <w:t>Part Four</w:t>
      </w:r>
      <w:bookmarkEnd w:id="774"/>
      <w:bookmarkEnd w:id="775"/>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7"/>
            <w:r w:rsidRPr="007425E1">
              <w:t>Esaias</w:t>
            </w:r>
            <w:commentRangeEnd w:id="777"/>
            <w:r>
              <w:rPr>
                <w:rStyle w:val="CommentReference"/>
                <w:rFonts w:ascii="Times New Roman" w:eastAsiaTheme="minorHAnsi" w:hAnsi="Times New Roman" w:cstheme="minorBidi"/>
                <w:color w:val="auto"/>
              </w:rPr>
              <w:commentReference w:id="777"/>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8"/>
            <w:r w:rsidRPr="007425E1">
              <w:t>counsel</w:t>
            </w:r>
            <w:commentRangeEnd w:id="778"/>
            <w:r>
              <w:rPr>
                <w:rStyle w:val="CommentReference"/>
              </w:rPr>
              <w:commentReference w:id="778"/>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9" w:name="_Toc298445798"/>
      <w:bookmarkStart w:id="780" w:name="_Toc298681283"/>
      <w:bookmarkStart w:id="781" w:name="_Toc298447523"/>
      <w:r>
        <w:t>Part Five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2"/>
            <w:r w:rsidRPr="007425E1">
              <w:t>overcome</w:t>
            </w:r>
            <w:commentRangeEnd w:id="782"/>
            <w:r>
              <w:rPr>
                <w:rStyle w:val="CommentReference"/>
                <w:rFonts w:ascii="Times New Roman" w:eastAsiaTheme="minorHAnsi" w:hAnsi="Times New Roman" w:cstheme="minorBidi"/>
                <w:color w:val="auto"/>
              </w:rPr>
              <w:commentReference w:id="78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3" w:name="_Toc298445799"/>
      <w:bookmarkStart w:id="784" w:name="_Toc298681284"/>
      <w:bookmarkStart w:id="785" w:name="_Toc298447524"/>
      <w:r>
        <w:t>Part Six</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6"/>
            <w:r>
              <w:t>A</w:t>
            </w:r>
            <w:r w:rsidRPr="007425E1">
              <w:t xml:space="preserve">nd became </w:t>
            </w:r>
            <w:r w:rsidR="00524D23">
              <w:t xml:space="preserve">a perfect </w:t>
            </w:r>
            <w:r w:rsidRPr="007425E1">
              <w:t>man</w:t>
            </w:r>
            <w:commentRangeEnd w:id="786"/>
            <w:r>
              <w:rPr>
                <w:rStyle w:val="CommentReference"/>
              </w:rPr>
              <w:commentReference w:id="786"/>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7"/>
            <w:r w:rsidRPr="007425E1">
              <w:t xml:space="preserve">Without </w:t>
            </w:r>
            <w:commentRangeEnd w:id="787"/>
            <w:r>
              <w:rPr>
                <w:rStyle w:val="CommentReference"/>
                <w:rFonts w:ascii="Times New Roman" w:eastAsiaTheme="minorHAnsi" w:hAnsi="Times New Roman" w:cstheme="minorBidi"/>
                <w:color w:val="auto"/>
              </w:rPr>
              <w:commentReference w:id="787"/>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8" w:name="_Toc298445800"/>
      <w:bookmarkStart w:id="789" w:name="_Toc298681285"/>
      <w:bookmarkStart w:id="790" w:name="_Toc298447525"/>
      <w:r>
        <w:t>Part Seven</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1" w:name="_Toc298445801"/>
      <w:bookmarkStart w:id="792" w:name="_Toc298681286"/>
      <w:bookmarkStart w:id="793" w:name="_Toc298447526"/>
      <w:r>
        <w:t>Part Eight</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4"/>
            <w:r>
              <w:t>And good</w:t>
            </w:r>
            <w:r w:rsidRPr="007425E1">
              <w:t>will toward men</w:t>
            </w:r>
            <w:commentRangeEnd w:id="794"/>
            <w:r>
              <w:rPr>
                <w:rStyle w:val="CommentReference"/>
              </w:rPr>
              <w:commentReference w:id="794"/>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6" w:name="_Toc298445802"/>
      <w:bookmarkStart w:id="797" w:name="_Toc298681287"/>
      <w:bookmarkStart w:id="798" w:name="_Toc298447527"/>
      <w:r>
        <w:t>Part Nine</w:t>
      </w:r>
      <w:bookmarkEnd w:id="796"/>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9"/>
            <w:r>
              <w:t>A</w:t>
            </w:r>
            <w:r w:rsidRPr="007425E1">
              <w:t>ngels</w:t>
            </w:r>
            <w:commentRangeEnd w:id="799"/>
            <w:r>
              <w:rPr>
                <w:rStyle w:val="CommentReference"/>
                <w:rFonts w:ascii="Times New Roman" w:eastAsiaTheme="minorHAnsi" w:hAnsi="Times New Roman" w:cstheme="minorBidi"/>
                <w:color w:val="auto"/>
              </w:rPr>
              <w:commentReference w:id="799"/>
            </w:r>
            <w:r w:rsidRPr="007425E1">
              <w:t xml:space="preserve"> of light </w:t>
            </w:r>
          </w:p>
          <w:p w14:paraId="63D00661" w14:textId="77777777" w:rsidR="00E35F1F" w:rsidRDefault="00E35F1F" w:rsidP="00E35F1F">
            <w:pPr>
              <w:pStyle w:val="EngHangEnd"/>
            </w:pPr>
            <w:commentRangeStart w:id="800"/>
            <w:r>
              <w:t>P</w:t>
            </w:r>
            <w:r w:rsidRPr="007425E1">
              <w:t xml:space="preserve">raise </w:t>
            </w:r>
            <w:commentRangeEnd w:id="800"/>
            <w:r>
              <w:rPr>
                <w:rStyle w:val="CommentReference"/>
              </w:rPr>
              <w:commentReference w:id="800"/>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1"/>
            <w:r>
              <w:t>shone</w:t>
            </w:r>
            <w:commentRangeEnd w:id="801"/>
            <w:r>
              <w:rPr>
                <w:rStyle w:val="CommentReference"/>
                <w:rFonts w:ascii="Times New Roman" w:eastAsiaTheme="minorHAnsi" w:hAnsi="Times New Roman" w:cstheme="minorBidi"/>
                <w:color w:val="auto"/>
              </w:rPr>
              <w:commentReference w:id="801"/>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2"/>
            <w:r w:rsidRPr="007425E1">
              <w:t xml:space="preserve">In </w:t>
            </w:r>
            <w:commentRangeEnd w:id="802"/>
            <w:r>
              <w:rPr>
                <w:rStyle w:val="CommentReference"/>
                <w:rFonts w:ascii="Times New Roman" w:eastAsiaTheme="minorHAnsi" w:hAnsi="Times New Roman" w:cstheme="minorBidi"/>
                <w:color w:val="auto"/>
              </w:rPr>
              <w:commentReference w:id="802"/>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3"/>
            <w:r>
              <w:t>W</w:t>
            </w:r>
            <w:r w:rsidRPr="007425E1">
              <w:t xml:space="preserve">ho </w:t>
            </w:r>
            <w:commentRangeEnd w:id="803"/>
            <w:r>
              <w:rPr>
                <w:rStyle w:val="CommentReference"/>
                <w:rFonts w:ascii="Times New Roman" w:eastAsiaTheme="minorHAnsi" w:hAnsi="Times New Roman" w:cstheme="minorBidi"/>
                <w:color w:val="auto"/>
              </w:rPr>
              <w:commentReference w:id="803"/>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4"/>
            <w:r w:rsidRPr="007425E1">
              <w:t xml:space="preserve">we bless </w:t>
            </w:r>
            <w:r>
              <w:t>You</w:t>
            </w:r>
            <w:r w:rsidRPr="007425E1">
              <w:t xml:space="preserve"> </w:t>
            </w:r>
            <w:commentRangeEnd w:id="804"/>
            <w:r>
              <w:rPr>
                <w:rStyle w:val="CommentReference"/>
                <w:rFonts w:ascii="Times New Roman" w:eastAsiaTheme="minorHAnsi" w:hAnsi="Times New Roman" w:cstheme="minorBidi"/>
                <w:color w:val="auto"/>
              </w:rPr>
              <w:commentReference w:id="804"/>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5" w:name="_Toc298445803"/>
      <w:bookmarkStart w:id="806" w:name="_Toc298681288"/>
      <w:bookmarkStart w:id="807" w:name="_Toc298447528"/>
      <w:bookmarkStart w:id="808" w:name="_Toc308441917"/>
      <w:r>
        <w:lastRenderedPageBreak/>
        <w:t>The Crown Adam</w:t>
      </w:r>
      <w:bookmarkEnd w:id="805"/>
      <w:bookmarkEnd w:id="806"/>
      <w:bookmarkEnd w:id="807"/>
      <w:bookmarkEnd w:id="808"/>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9"/>
            <w:r w:rsidRPr="007425E1">
              <w:t>estate</w:t>
            </w:r>
            <w:commentRangeEnd w:id="809"/>
            <w:r>
              <w:rPr>
                <w:rStyle w:val="CommentReference"/>
              </w:rPr>
              <w:commentReference w:id="809"/>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0"/>
            <w:r w:rsidRPr="007425E1">
              <w:t xml:space="preserve">holy </w:t>
            </w:r>
            <w:commentRangeEnd w:id="810"/>
            <w:r>
              <w:rPr>
                <w:rStyle w:val="CommentReference"/>
              </w:rPr>
              <w:commentReference w:id="810"/>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1"/>
            <w:r>
              <w:t xml:space="preserve">Womanhood </w:t>
            </w:r>
            <w:commentRangeEnd w:id="811"/>
            <w:r>
              <w:rPr>
                <w:rStyle w:val="CommentReference"/>
                <w:rFonts w:ascii="Times New Roman" w:eastAsiaTheme="minorHAnsi" w:hAnsi="Times New Roman" w:cstheme="minorBidi"/>
                <w:color w:val="auto"/>
              </w:rPr>
              <w:commentReference w:id="811"/>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2" w:name="_Toc298445804"/>
      <w:bookmarkStart w:id="813" w:name="_Toc298681289"/>
      <w:bookmarkStart w:id="814" w:name="_Toc298447529"/>
      <w:bookmarkStart w:id="815" w:name="_Toc308441918"/>
      <w:bookmarkStart w:id="816" w:name="_Toc448696633"/>
      <w:r>
        <w:lastRenderedPageBreak/>
        <w:t>Tuesday</w:t>
      </w:r>
      <w:bookmarkEnd w:id="812"/>
      <w:bookmarkEnd w:id="813"/>
      <w:bookmarkEnd w:id="814"/>
      <w:bookmarkEnd w:id="815"/>
      <w:bookmarkEnd w:id="816"/>
    </w:p>
    <w:p w14:paraId="5EF92007" w14:textId="77777777" w:rsidR="00E35F1F" w:rsidRDefault="00E35F1F" w:rsidP="00E35F1F">
      <w:pPr>
        <w:pStyle w:val="Heading3"/>
      </w:pPr>
      <w:bookmarkStart w:id="817" w:name="_Toc298445805"/>
      <w:bookmarkStart w:id="818" w:name="_Toc298681290"/>
      <w:bookmarkStart w:id="819" w:name="_Toc298447530"/>
      <w:bookmarkStart w:id="820" w:name="_Toc308441919"/>
      <w:r>
        <w:t>The Tuesday Psali Adam</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1"/>
            <w:r w:rsidRPr="007425E1">
              <w:t>wandered</w:t>
            </w:r>
            <w:commentRangeEnd w:id="821"/>
            <w:r>
              <w:rPr>
                <w:rStyle w:val="CommentReference"/>
                <w:rFonts w:ascii="Times New Roman" w:eastAsiaTheme="minorHAnsi" w:hAnsi="Times New Roman" w:cstheme="minorBidi"/>
                <w:color w:val="auto"/>
              </w:rPr>
              <w:commentReference w:id="821"/>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2"/>
            <w:r w:rsidRPr="007425E1">
              <w:t>cold and frost</w:t>
            </w:r>
            <w:commentRangeEnd w:id="822"/>
            <w:r>
              <w:rPr>
                <w:rStyle w:val="CommentReference"/>
              </w:rPr>
              <w:commentReference w:id="822"/>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3"/>
            <w:r>
              <w:t>From</w:t>
            </w:r>
            <w:r w:rsidRPr="007425E1">
              <w:t xml:space="preserve"> </w:t>
            </w:r>
            <w:commentRangeEnd w:id="823"/>
            <w:r>
              <w:rPr>
                <w:rStyle w:val="CommentReference"/>
              </w:rPr>
              <w:commentReference w:id="823"/>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4" w:name="_Toc298445806"/>
      <w:bookmarkStart w:id="825" w:name="_Toc298681291"/>
      <w:bookmarkStart w:id="826" w:name="_Toc298447531"/>
      <w:bookmarkStart w:id="827" w:name="_Toc308441920"/>
      <w:r w:rsidRPr="00FD2E69">
        <w:lastRenderedPageBreak/>
        <w:t>The Conclusion of the Adam Psali</w:t>
      </w:r>
      <w:bookmarkEnd w:id="824"/>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8" w:name="_Toc298445807"/>
      <w:bookmarkStart w:id="829" w:name="_Toc298681292"/>
      <w:bookmarkStart w:id="830" w:name="_Toc298447532"/>
      <w:bookmarkStart w:id="831" w:name="_Toc308441921"/>
      <w:r>
        <w:t>The Tuesday Theotokia</w:t>
      </w:r>
      <w:bookmarkEnd w:id="828"/>
      <w:bookmarkEnd w:id="829"/>
      <w:bookmarkEnd w:id="830"/>
      <w:bookmarkEnd w:id="831"/>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2" w:name="_Toc298445808"/>
      <w:bookmarkStart w:id="833" w:name="_Toc298681293"/>
      <w:bookmarkStart w:id="834" w:name="_Toc298447533"/>
      <w:r>
        <w:t>Part One</w:t>
      </w:r>
      <w:bookmarkEnd w:id="832"/>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5" w:name="_Toc298445809"/>
      <w:bookmarkStart w:id="836" w:name="_Toc298681294"/>
      <w:bookmarkStart w:id="837" w:name="_Toc298447534"/>
      <w:r>
        <w:t>Part Tw</w:t>
      </w:r>
      <w:bookmarkEnd w:id="835"/>
      <w:r>
        <w:t>o</w:t>
      </w:r>
      <w:bookmarkEnd w:id="836"/>
      <w:bookmarkEnd w:id="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8"/>
            <w:r>
              <w:t>received</w:t>
            </w:r>
            <w:commentRangeEnd w:id="838"/>
            <w:r>
              <w:rPr>
                <w:rStyle w:val="CommentReference"/>
                <w:rFonts w:ascii="Times New Roman" w:eastAsiaTheme="minorHAnsi" w:hAnsi="Times New Roman" w:cstheme="minorBidi"/>
                <w:color w:val="auto"/>
              </w:rPr>
              <w:commentReference w:id="838"/>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9" w:name="_Toc298681295"/>
      <w:bookmarkStart w:id="840" w:name="_Toc298447535"/>
      <w:r>
        <w:lastRenderedPageBreak/>
        <w:t>Part Three</w:t>
      </w:r>
      <w:bookmarkEnd w:id="839"/>
      <w:bookmarkEnd w:id="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1" w:name="_Toc298681296"/>
      <w:bookmarkStart w:id="842" w:name="_Toc298447536"/>
      <w:r>
        <w:lastRenderedPageBreak/>
        <w:t>Part Four</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3"/>
            <w:r w:rsidRPr="007425E1">
              <w:t xml:space="preserve">perfect </w:t>
            </w:r>
            <w:commentRangeEnd w:id="843"/>
            <w:r>
              <w:rPr>
                <w:rStyle w:val="CommentReference"/>
              </w:rPr>
              <w:commentReference w:id="843"/>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4" w:name="_Toc298681297"/>
      <w:bookmarkStart w:id="845" w:name="_Toc298447537"/>
      <w:r>
        <w:t>Part Five</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6"/>
            <w:r>
              <w:t>unlimited</w:t>
            </w:r>
            <w:commentRangeEnd w:id="846"/>
            <w:r>
              <w:rPr>
                <w:rStyle w:val="CommentReference"/>
                <w:rFonts w:ascii="Times New Roman" w:eastAsiaTheme="minorHAnsi" w:hAnsi="Times New Roman" w:cstheme="minorBidi"/>
                <w:color w:val="auto"/>
              </w:rPr>
              <w:commentReference w:id="84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7" w:name="_Toc298681298"/>
      <w:bookmarkStart w:id="848" w:name="_Toc298447538"/>
      <w:r>
        <w:t>Part Six</w:t>
      </w:r>
      <w:bookmarkEnd w:id="847"/>
      <w:bookmarkEnd w:id="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9"/>
            <w:r>
              <w:t xml:space="preserve"> </w:t>
            </w:r>
            <w:commentRangeEnd w:id="849"/>
            <w:r>
              <w:rPr>
                <w:rStyle w:val="CommentReference"/>
              </w:rPr>
              <w:commentReference w:id="849"/>
            </w:r>
            <w:r>
              <w:t>f</w:t>
            </w:r>
            <w:commentRangeStart w:id="850"/>
            <w:r>
              <w:t>aith</w:t>
            </w:r>
            <w:commentRangeEnd w:id="850"/>
            <w:r>
              <w:rPr>
                <w:rStyle w:val="CommentReference"/>
              </w:rPr>
              <w:commentReference w:id="85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1" w:name="_Toc298681299"/>
      <w:bookmarkStart w:id="852" w:name="_Toc298447539"/>
      <w:r>
        <w:lastRenderedPageBreak/>
        <w:t>Part Seven</w:t>
      </w:r>
      <w:bookmarkEnd w:id="851"/>
      <w:bookmarkEnd w:id="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3"/>
            <w:r>
              <w:t xml:space="preserve">a </w:t>
            </w:r>
            <w:commentRangeEnd w:id="853"/>
            <w:r>
              <w:rPr>
                <w:rStyle w:val="CommentReference"/>
                <w:rFonts w:ascii="Times New Roman" w:eastAsiaTheme="minorHAnsi" w:hAnsi="Times New Roman" w:cstheme="minorBidi"/>
                <w:color w:val="auto"/>
              </w:rPr>
              <w:commentReference w:id="85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4" w:name="_Toc298681300"/>
      <w:bookmarkStart w:id="855" w:name="_Toc298447540"/>
      <w:bookmarkStart w:id="856" w:name="_Toc308441922"/>
      <w:r>
        <w:t>The Crown Adam</w:t>
      </w:r>
      <w:bookmarkEnd w:id="854"/>
      <w:bookmarkEnd w:id="855"/>
      <w:bookmarkEnd w:id="85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7"/>
            <w:r>
              <w:t>He</w:t>
            </w:r>
            <w:r w:rsidRPr="007425E1">
              <w:t xml:space="preserve"> </w:t>
            </w:r>
            <w:commentRangeEnd w:id="857"/>
            <w:r>
              <w:rPr>
                <w:rStyle w:val="CommentReference"/>
                <w:rFonts w:ascii="Times New Roman" w:eastAsiaTheme="minorHAnsi" w:hAnsi="Times New Roman" w:cstheme="minorBidi"/>
                <w:color w:val="auto"/>
              </w:rPr>
              <w:commentReference w:id="857"/>
            </w:r>
            <w:r w:rsidRPr="007425E1">
              <w:t xml:space="preserve">who is carried </w:t>
            </w:r>
          </w:p>
          <w:p w14:paraId="05DA09F2" w14:textId="04037ECB" w:rsidR="00E35F1F" w:rsidRDefault="00557D05" w:rsidP="00E35F1F">
            <w:pPr>
              <w:pStyle w:val="EngHangEnd"/>
            </w:pPr>
            <w:r>
              <w:t>Upon</w:t>
            </w:r>
            <w:commentRangeStart w:id="858"/>
            <w:r w:rsidR="00E35F1F" w:rsidRPr="007425E1">
              <w:t xml:space="preserve"> </w:t>
            </w:r>
            <w:commentRangeEnd w:id="858"/>
            <w:r w:rsidR="00E35F1F">
              <w:rPr>
                <w:rStyle w:val="CommentReference"/>
              </w:rPr>
              <w:commentReference w:id="85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9"/>
            <w:r>
              <w:rPr>
                <w:rStyle w:val="CommentReference"/>
                <w:rFonts w:ascii="Garamond" w:hAnsi="Garamond" w:cstheme="minorBidi"/>
                <w:noProof w:val="0"/>
                <w:lang w:val="en-CA"/>
              </w:rPr>
              <w:commentReference w:id="85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0" w:name="_Toc298681301"/>
      <w:bookmarkStart w:id="861" w:name="_Toc308441923"/>
      <w:bookmarkStart w:id="862" w:name="_Toc448696634"/>
      <w:r>
        <w:lastRenderedPageBreak/>
        <w:t>Wednesday</w:t>
      </w:r>
      <w:bookmarkEnd w:id="860"/>
      <w:bookmarkEnd w:id="861"/>
      <w:bookmarkEnd w:id="862"/>
    </w:p>
    <w:p w14:paraId="5D01081B" w14:textId="77777777" w:rsidR="00E35F1F" w:rsidRDefault="00E35F1F" w:rsidP="00E35F1F">
      <w:pPr>
        <w:pStyle w:val="Heading3"/>
      </w:pPr>
      <w:bookmarkStart w:id="863" w:name="_Toc298681302"/>
      <w:bookmarkStart w:id="864" w:name="_Toc308441924"/>
      <w:r>
        <w:t>The Wednesday Psali Batos</w:t>
      </w:r>
      <w:bookmarkEnd w:id="863"/>
      <w:bookmarkEnd w:id="86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5"/>
            <w:r>
              <w:t xml:space="preserve">breaths </w:t>
            </w:r>
            <w:commentRangeEnd w:id="865"/>
            <w:r>
              <w:rPr>
                <w:rStyle w:val="CommentReference"/>
                <w:rFonts w:ascii="Times New Roman" w:eastAsiaTheme="minorHAnsi" w:hAnsi="Times New Roman" w:cstheme="minorBidi"/>
                <w:color w:val="auto"/>
              </w:rPr>
              <w:commentReference w:id="86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6"/>
            <w:r>
              <w:t xml:space="preserve">When </w:t>
            </w:r>
            <w:commentRangeEnd w:id="866"/>
            <w:r>
              <w:rPr>
                <w:rStyle w:val="CommentReference"/>
                <w:rFonts w:ascii="Times New Roman" w:eastAsiaTheme="minorHAnsi" w:hAnsi="Times New Roman" w:cstheme="minorBidi"/>
                <w:color w:val="auto"/>
              </w:rPr>
              <w:commentReference w:id="86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7"/>
            <w:r>
              <w:t>tribulations</w:t>
            </w:r>
            <w:commentRangeEnd w:id="867"/>
            <w:r>
              <w:rPr>
                <w:rStyle w:val="CommentReference"/>
                <w:rFonts w:ascii="Times New Roman" w:eastAsiaTheme="minorHAnsi" w:hAnsi="Times New Roman" w:cstheme="minorBidi"/>
                <w:color w:val="auto"/>
              </w:rPr>
              <w:commentReference w:id="86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8" w:name="_Toc298681303"/>
      <w:bookmarkStart w:id="869" w:name="_Toc308441925"/>
      <w:r w:rsidRPr="00FD2E69">
        <w:t xml:space="preserve">The Conclusion of the </w:t>
      </w:r>
      <w:r>
        <w:t>Batos</w:t>
      </w:r>
      <w:r w:rsidRPr="00FD2E69">
        <w:t xml:space="preserve"> Psali</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0" w:name="_Toc298681304"/>
      <w:bookmarkStart w:id="871" w:name="_Toc308441926"/>
      <w:r>
        <w:t>The Wednesday Theotokia</w:t>
      </w:r>
      <w:bookmarkEnd w:id="870"/>
      <w:bookmarkEnd w:id="871"/>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2" w:name="_Toc298681305"/>
      <w:r>
        <w:t>Part One</w:t>
      </w:r>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3" w:name="_Toc298681306"/>
      <w:r>
        <w:t>Part Two</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4"/>
            <w:r w:rsidRPr="00FA5B8C">
              <w:t>ⲥⲉⲙⲟϣⲓ ϧⲉⲛ ⲛ̀ⲧⲉ ⲡ̀ⲕⲁϩⲓ ⲥⲉⲙⲟϣⲓ ϧⲉⲛ ⲡⲉⲟⲩⲱⲓⲛⲓ</w:t>
            </w:r>
            <w:r w:rsidRPr="00F6464C">
              <w:t xml:space="preserve"> </w:t>
            </w:r>
            <w:commentRangeEnd w:id="874"/>
            <w:r>
              <w:rPr>
                <w:rStyle w:val="CommentReference"/>
                <w:rFonts w:ascii="Garamond" w:hAnsi="Garamond" w:cstheme="minorBidi"/>
                <w:noProof w:val="0"/>
                <w:lang w:val="en-CA"/>
              </w:rPr>
              <w:commentReference w:id="874"/>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5" w:name="_Toc298681307"/>
      <w:r>
        <w:lastRenderedPageBreak/>
        <w:t>Part Three</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6"/>
            <w:r w:rsidRPr="007425E1">
              <w:t>For you brought forth</w:t>
            </w:r>
            <w:commentRangeEnd w:id="876"/>
            <w:r>
              <w:rPr>
                <w:rStyle w:val="CommentReference"/>
                <w:rFonts w:ascii="Times New Roman" w:eastAsiaTheme="minorHAnsi" w:hAnsi="Times New Roman" w:cstheme="minorBidi"/>
                <w:color w:val="auto"/>
              </w:rPr>
              <w:commentReference w:id="876"/>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7" w:name="_Toc298681308"/>
      <w:r>
        <w:t>Part Four</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8" w:name="_Toc298681309"/>
      <w:r>
        <w:t>Part Five</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9"/>
            <w:r>
              <w:t>He</w:t>
            </w:r>
            <w:r w:rsidRPr="007425E1">
              <w:t xml:space="preserve"> </w:t>
            </w:r>
            <w:commentRangeEnd w:id="879"/>
            <w:r>
              <w:rPr>
                <w:rStyle w:val="CommentReference"/>
              </w:rPr>
              <w:commentReference w:id="879"/>
            </w:r>
            <w:r w:rsidRPr="007425E1">
              <w:t xml:space="preserve">Who </w:t>
            </w:r>
            <w:commentRangeStart w:id="880"/>
            <w:r w:rsidRPr="007425E1">
              <w:t xml:space="preserve">is </w:t>
            </w:r>
            <w:commentRangeEnd w:id="880"/>
            <w:r>
              <w:rPr>
                <w:rStyle w:val="CommentReference"/>
              </w:rPr>
              <w:commentReference w:id="880"/>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1"/>
            <w:r w:rsidRPr="007425E1">
              <w:t>He to Whom is due the glory forever</w:t>
            </w:r>
            <w:commentRangeEnd w:id="881"/>
            <w:r>
              <w:rPr>
                <w:rStyle w:val="CommentReference"/>
                <w:rFonts w:ascii="Times New Roman" w:eastAsiaTheme="minorHAnsi" w:hAnsi="Times New Roman" w:cstheme="minorBidi"/>
                <w:color w:val="auto"/>
              </w:rPr>
              <w:commentReference w:id="881"/>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2" w:name="_Toc298681310"/>
      <w:r>
        <w:t>Part Six</w:t>
      </w:r>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3"/>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3"/>
            <w:r>
              <w:rPr>
                <w:rStyle w:val="CommentReference"/>
              </w:rPr>
              <w:commentReference w:id="883"/>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4"/>
            <w:r w:rsidRPr="00FA5B8C">
              <w:t>ⲙⲁⲣⲓⲁ</w:t>
            </w:r>
            <w:r w:rsidRPr="002147AA">
              <w:t xml:space="preserve"> </w:t>
            </w:r>
            <w:commentRangeEnd w:id="884"/>
            <w:r>
              <w:rPr>
                <w:rStyle w:val="CommentReference"/>
                <w:rFonts w:ascii="Garamond" w:hAnsi="Garamond" w:cstheme="minorBidi"/>
                <w:noProof w:val="0"/>
                <w:lang w:val="en-CA"/>
              </w:rPr>
              <w:commentReference w:id="884"/>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5"/>
            <w:r w:rsidRPr="00FA5B8C">
              <w:t>ⲥⲧⲁⲓⲏⲟⲩⲧ ̀</w:t>
            </w:r>
            <w:commentRangeEnd w:id="885"/>
            <w:r>
              <w:rPr>
                <w:rStyle w:val="CommentReference"/>
                <w:rFonts w:ascii="Garamond" w:hAnsi="Garamond" w:cstheme="minorBidi"/>
                <w:noProof w:val="0"/>
                <w:lang w:val="en-CA"/>
              </w:rPr>
              <w:commentReference w:id="885"/>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6"/>
            <w:r w:rsidRPr="00FA5B8C">
              <w:t>ⲙⲡⲓⲟⲩⲁⲓ ̀</w:t>
            </w:r>
            <w:commentRangeEnd w:id="886"/>
            <w:r>
              <w:rPr>
                <w:rStyle w:val="CommentReference"/>
                <w:rFonts w:ascii="Garamond" w:hAnsi="Garamond" w:cstheme="minorBidi"/>
                <w:noProof w:val="0"/>
                <w:lang w:val="en-CA"/>
              </w:rPr>
              <w:commentReference w:id="886"/>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7"/>
            <w:r w:rsidRPr="00FA5B8C">
              <w:t>ⲉⲣⲉ ̀</w:t>
            </w:r>
            <w:commentRangeEnd w:id="887"/>
            <w:r>
              <w:rPr>
                <w:rStyle w:val="CommentReference"/>
                <w:rFonts w:ascii="Garamond" w:hAnsi="Garamond" w:cstheme="minorBidi"/>
                <w:noProof w:val="0"/>
                <w:lang w:val="en-CA"/>
              </w:rPr>
              <w:commentReference w:id="887"/>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8" w:name="_Toc298681311"/>
      <w:r>
        <w:t>Part Seven</w:t>
      </w:r>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9"/>
            <w:r>
              <w:t xml:space="preserve">sits </w:t>
            </w:r>
            <w:commentRangeEnd w:id="889"/>
            <w:r>
              <w:rPr>
                <w:rStyle w:val="CommentReference"/>
                <w:rFonts w:ascii="Times New Roman" w:eastAsiaTheme="minorHAnsi" w:hAnsi="Times New Roman" w:cstheme="minorBidi"/>
                <w:color w:val="auto"/>
              </w:rPr>
              <w:commentReference w:id="889"/>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0"/>
            <w:r w:rsidRPr="00FA5B8C">
              <w:t>ⲉⲧⲁϥⲟⲩⲱⲛϩ</w:t>
            </w:r>
            <w:r w:rsidRPr="002147AA">
              <w:t xml:space="preserve"> </w:t>
            </w:r>
            <w:commentRangeEnd w:id="890"/>
            <w:r>
              <w:rPr>
                <w:rStyle w:val="CommentReference"/>
                <w:rFonts w:ascii="Garamond" w:hAnsi="Garamond" w:cstheme="minorBidi"/>
                <w:noProof w:val="0"/>
                <w:lang w:val="en-CA"/>
              </w:rPr>
              <w:commentReference w:id="890"/>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1"/>
            <w:r w:rsidRPr="00FA5B8C">
              <w:t>Ϫⲉ ⲡⲓⲁⲧⲥⲁⲣⲝ</w:t>
            </w:r>
            <w:commentRangeEnd w:id="891"/>
            <w:r>
              <w:rPr>
                <w:rStyle w:val="CommentReference"/>
                <w:rFonts w:ascii="Garamond" w:hAnsi="Garamond" w:cstheme="minorBidi"/>
                <w:noProof w:val="0"/>
                <w:lang w:val="en-CA"/>
              </w:rPr>
              <w:commentReference w:id="891"/>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2" w:name="_Toc298681312"/>
      <w:bookmarkStart w:id="893" w:name="_Toc308441927"/>
      <w:r>
        <w:t>The Crown Batos</w:t>
      </w:r>
      <w:bookmarkEnd w:id="892"/>
      <w:bookmarkEnd w:id="893"/>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4"/>
            <w:r w:rsidRPr="007425E1">
              <w:t>has entered and come forth</w:t>
            </w:r>
            <w:commentRangeEnd w:id="894"/>
            <w:r>
              <w:rPr>
                <w:rStyle w:val="CommentReference"/>
                <w:rFonts w:ascii="Times New Roman" w:eastAsiaTheme="minorHAnsi" w:hAnsi="Times New Roman" w:cstheme="minorBidi"/>
                <w:color w:val="auto"/>
              </w:rPr>
              <w:commentReference w:id="894"/>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5"/>
            <w:r w:rsidRPr="007425E1">
              <w:t>manifestation</w:t>
            </w:r>
            <w:commentRangeEnd w:id="895"/>
            <w:r>
              <w:rPr>
                <w:rStyle w:val="CommentReference"/>
              </w:rPr>
              <w:commentReference w:id="895"/>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6"/>
            <w:r>
              <w:t>and</w:t>
            </w:r>
            <w:r w:rsidRPr="007425E1">
              <w:t xml:space="preserve"> </w:t>
            </w:r>
            <w:commentRangeEnd w:id="896"/>
            <w:r>
              <w:rPr>
                <w:rStyle w:val="CommentReference"/>
              </w:rPr>
              <w:commentReference w:id="896"/>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7" w:name="_Toc298681313"/>
      <w:bookmarkStart w:id="898" w:name="_Toc308441928"/>
      <w:bookmarkStart w:id="899" w:name="_Toc448696635"/>
      <w:r>
        <w:lastRenderedPageBreak/>
        <w:t>Thursday</w:t>
      </w:r>
      <w:bookmarkEnd w:id="897"/>
      <w:bookmarkEnd w:id="898"/>
      <w:bookmarkEnd w:id="899"/>
    </w:p>
    <w:p w14:paraId="562349E9" w14:textId="453ED52C" w:rsidR="00E35F1F" w:rsidRDefault="00E35F1F" w:rsidP="00E35F1F">
      <w:pPr>
        <w:pStyle w:val="Heading3"/>
      </w:pPr>
      <w:bookmarkStart w:id="900" w:name="_Toc298681314"/>
      <w:bookmarkStart w:id="901" w:name="_Toc308441929"/>
      <w:r>
        <w:t xml:space="preserve">The Psali Batos for </w:t>
      </w:r>
      <w:bookmarkEnd w:id="900"/>
      <w:bookmarkEnd w:id="901"/>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2"/>
            <w:r w:rsidRPr="007425E1">
              <w:t xml:space="preserve">on </w:t>
            </w:r>
            <w:commentRangeEnd w:id="902"/>
            <w:r>
              <w:rPr>
                <w:rStyle w:val="CommentReference"/>
              </w:rPr>
              <w:commentReference w:id="902"/>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3"/>
            <w:r w:rsidRPr="007425E1">
              <w:t xml:space="preserve">Forty </w:t>
            </w:r>
            <w:commentRangeEnd w:id="903"/>
            <w:r>
              <w:rPr>
                <w:rStyle w:val="CommentReference"/>
                <w:rFonts w:ascii="Times New Roman" w:eastAsiaTheme="minorHAnsi" w:hAnsi="Times New Roman" w:cstheme="minorBidi"/>
                <w:color w:val="auto"/>
              </w:rPr>
              <w:commentReference w:id="903"/>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4"/>
            <w:r w:rsidRPr="007425E1">
              <w:t xml:space="preserve">Crush </w:t>
            </w:r>
            <w:r w:rsidR="00CF15BA" w:rsidRPr="00CF15BA">
              <w:t xml:space="preserve">beneath </w:t>
            </w:r>
            <w:r w:rsidRPr="007425E1">
              <w:t>us</w:t>
            </w:r>
            <w:commentRangeEnd w:id="904"/>
            <w:r>
              <w:rPr>
                <w:rStyle w:val="CommentReference"/>
                <w:rFonts w:ascii="Times New Roman" w:eastAsiaTheme="minorHAnsi" w:hAnsi="Times New Roman" w:cstheme="minorBidi"/>
                <w:color w:val="auto"/>
              </w:rPr>
              <w:commentReference w:id="904"/>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5" w:name="_Toc298681315"/>
      <w:bookmarkStart w:id="906" w:name="_Toc308441930"/>
      <w:r w:rsidRPr="00FD2E69">
        <w:lastRenderedPageBreak/>
        <w:t xml:space="preserve">The Conclusion of the </w:t>
      </w:r>
      <w:r>
        <w:t>Batos</w:t>
      </w:r>
      <w:r w:rsidRPr="00FD2E69">
        <w:t xml:space="preserve"> Psali</w:t>
      </w:r>
      <w:bookmarkEnd w:id="905"/>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7" w:name="_Toc298681316"/>
      <w:bookmarkStart w:id="908" w:name="_Toc308441931"/>
      <w:r>
        <w:t>The Thursday Theotokia</w:t>
      </w:r>
      <w:bookmarkEnd w:id="907"/>
      <w:bookmarkEnd w:id="908"/>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9" w:name="_Toc298681317"/>
      <w:r>
        <w:t>Part One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0"/>
            <w:r w:rsidRPr="007425E1">
              <w:t>virgin</w:t>
            </w:r>
            <w:commentRangeEnd w:id="910"/>
            <w:r>
              <w:rPr>
                <w:rStyle w:val="CommentReference"/>
                <w:rFonts w:ascii="Times New Roman" w:eastAsiaTheme="minorHAnsi" w:hAnsi="Times New Roman" w:cstheme="minorBidi"/>
                <w:color w:val="auto"/>
              </w:rPr>
              <w:commentReference w:id="910"/>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1" w:name="_Toc298681318"/>
      <w:r>
        <w:t>Part Two</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2"/>
            <w:r>
              <w:t>abolished</w:t>
            </w:r>
            <w:commentRangeEnd w:id="912"/>
            <w:r>
              <w:rPr>
                <w:rStyle w:val="CommentReference"/>
                <w:rFonts w:ascii="Times New Roman" w:eastAsiaTheme="minorHAnsi" w:hAnsi="Times New Roman" w:cstheme="minorBidi"/>
                <w:color w:val="auto"/>
              </w:rPr>
              <w:commentReference w:id="912"/>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3" w:name="_Toc298681319"/>
      <w:r>
        <w:t>Part Three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4" w:name="_Toc298681320"/>
      <w:r>
        <w:t>Part Four</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5"/>
            <w:r>
              <w:t>.</w:t>
            </w:r>
            <w:commentRangeEnd w:id="915"/>
            <w:r>
              <w:rPr>
                <w:rStyle w:val="CommentReference"/>
              </w:rPr>
              <w:commentReference w:id="915"/>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6"/>
            <w:r>
              <w:t xml:space="preserve">appeared </w:t>
            </w:r>
            <w:commentRangeEnd w:id="916"/>
            <w:r>
              <w:rPr>
                <w:rStyle w:val="CommentReference"/>
                <w:rFonts w:ascii="Times New Roman" w:eastAsiaTheme="minorHAnsi" w:hAnsi="Times New Roman" w:cstheme="minorBidi"/>
                <w:color w:val="auto"/>
              </w:rPr>
              <w:commentReference w:id="916"/>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7"/>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8"/>
            <w:r w:rsidRPr="007425E1">
              <w:t>strength</w:t>
            </w:r>
            <w:commentRangeEnd w:id="918"/>
            <w:r>
              <w:rPr>
                <w:rStyle w:val="CommentReference"/>
                <w:rFonts w:ascii="Times New Roman" w:eastAsiaTheme="minorHAnsi" w:hAnsi="Times New Roman" w:cstheme="minorBidi"/>
                <w:color w:val="auto"/>
              </w:rPr>
              <w:commentReference w:id="918"/>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9"/>
            <w:r>
              <w:t>N</w:t>
            </w:r>
            <w:r w:rsidRPr="007425E1">
              <w:t xml:space="preserve">ow </w:t>
            </w:r>
            <w:commentRangeEnd w:id="919"/>
            <w:r>
              <w:rPr>
                <w:rStyle w:val="CommentReference"/>
                <w:rFonts w:ascii="Times New Roman" w:eastAsiaTheme="minorHAnsi" w:hAnsi="Times New Roman" w:cstheme="minorBidi"/>
                <w:color w:val="auto"/>
              </w:rPr>
              <w:commentReference w:id="919"/>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0" w:name="_Toc298681321"/>
      <w:r>
        <w:t>Part Five</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1"/>
            <w:r>
              <w:t>Theotokos</w:t>
            </w:r>
            <w:commentRangeEnd w:id="921"/>
            <w:r>
              <w:rPr>
                <w:rStyle w:val="CommentReference"/>
                <w:rFonts w:ascii="Times New Roman" w:eastAsiaTheme="minorHAnsi" w:hAnsi="Times New Roman" w:cstheme="minorBidi"/>
                <w:color w:val="auto"/>
              </w:rPr>
              <w:commentReference w:id="921"/>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2"/>
            <w:r>
              <w:t xml:space="preserve">of </w:t>
            </w:r>
            <w:commentRangeEnd w:id="922"/>
            <w:r>
              <w:rPr>
                <w:rStyle w:val="CommentReference"/>
                <w:rFonts w:ascii="Times New Roman" w:eastAsiaTheme="minorHAnsi" w:hAnsi="Times New Roman" w:cstheme="minorBidi"/>
                <w:color w:val="auto"/>
              </w:rPr>
              <w:commentReference w:id="922"/>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3" w:name="_Toc298681322"/>
      <w:r>
        <w:t>Part Six</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4"/>
            <w:r>
              <w:t xml:space="preserve">The </w:t>
            </w:r>
            <w:commentRangeEnd w:id="924"/>
            <w:r>
              <w:rPr>
                <w:rStyle w:val="CommentReference"/>
                <w:rFonts w:ascii="Times New Roman" w:eastAsiaTheme="minorHAnsi" w:hAnsi="Times New Roman" w:cstheme="minorBidi"/>
                <w:color w:val="auto"/>
              </w:rPr>
              <w:commentReference w:id="924"/>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5"/>
            <w:r>
              <w:t>would</w:t>
            </w:r>
            <w:r w:rsidRPr="007425E1">
              <w:t xml:space="preserve"> </w:t>
            </w:r>
            <w:commentRangeEnd w:id="925"/>
            <w:r>
              <w:rPr>
                <w:rStyle w:val="CommentReference"/>
              </w:rPr>
              <w:commentReference w:id="925"/>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6" w:name="_Toc298681323"/>
      <w:r>
        <w:t>Part Seven</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7"/>
            <w:r>
              <w:t>David</w:t>
            </w:r>
            <w:commentRangeEnd w:id="927"/>
            <w:r>
              <w:rPr>
                <w:rStyle w:val="CommentReference"/>
                <w:rFonts w:ascii="Times New Roman" w:eastAsiaTheme="minorHAnsi" w:hAnsi="Times New Roman" w:cstheme="minorBidi"/>
                <w:color w:val="auto"/>
              </w:rPr>
              <w:commentReference w:id="927"/>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8"/>
            <w:r w:rsidRPr="00E03CD4">
              <w:t xml:space="preserve">deemed </w:t>
            </w:r>
            <w:commentRangeEnd w:id="928"/>
            <w:r>
              <w:rPr>
                <w:rStyle w:val="CommentReference"/>
                <w:rFonts w:ascii="Times New Roman" w:eastAsiaTheme="minorHAnsi" w:hAnsi="Times New Roman" w:cstheme="minorBidi"/>
                <w:color w:val="auto"/>
              </w:rPr>
              <w:commentReference w:id="928"/>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9" w:name="_Toc298681324"/>
      <w:r>
        <w:t>Part Eight</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0"/>
            <w:r>
              <w:t>heaven</w:t>
            </w:r>
            <w:r w:rsidRPr="007425E1">
              <w:t xml:space="preserve"> </w:t>
            </w:r>
            <w:commentRangeEnd w:id="930"/>
            <w:r>
              <w:rPr>
                <w:rStyle w:val="CommentReference"/>
                <w:rFonts w:ascii="Times New Roman" w:eastAsiaTheme="minorHAnsi" w:hAnsi="Times New Roman" w:cstheme="minorBidi"/>
                <w:color w:val="auto"/>
              </w:rPr>
              <w:commentReference w:id="930"/>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1" w:name="_Toc298681325"/>
      <w:r>
        <w:lastRenderedPageBreak/>
        <w:t>Part Nine</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2"/>
            <w:r w:rsidRPr="007425E1">
              <w:t>Rises</w:t>
            </w:r>
            <w:commentRangeEnd w:id="932"/>
            <w:r>
              <w:rPr>
                <w:rStyle w:val="CommentReference"/>
              </w:rPr>
              <w:commentReference w:id="932"/>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3" w:name="_Toc298681326"/>
      <w:bookmarkStart w:id="934" w:name="_Toc308441932"/>
      <w:r>
        <w:lastRenderedPageBreak/>
        <w:t xml:space="preserve">The </w:t>
      </w:r>
      <w:r w:rsidRPr="007C4181">
        <w:t>Crown</w:t>
      </w:r>
      <w:bookmarkEnd w:id="933"/>
      <w:bookmarkEnd w:id="934"/>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5"/>
            <w:r w:rsidRPr="007425E1">
              <w:t>destroyed</w:t>
            </w:r>
            <w:commentRangeEnd w:id="935"/>
            <w:r>
              <w:rPr>
                <w:rStyle w:val="CommentReference"/>
                <w:rFonts w:ascii="Times New Roman" w:eastAsiaTheme="minorHAnsi" w:hAnsi="Times New Roman" w:cstheme="minorBidi"/>
                <w:color w:val="auto"/>
              </w:rPr>
              <w:commentReference w:id="935"/>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6" w:name="_Toc298681327"/>
      <w:bookmarkStart w:id="937" w:name="_Toc308441933"/>
      <w:bookmarkStart w:id="938" w:name="_Toc448696636"/>
      <w:r>
        <w:lastRenderedPageBreak/>
        <w:t>Friday</w:t>
      </w:r>
      <w:bookmarkEnd w:id="936"/>
      <w:bookmarkEnd w:id="937"/>
      <w:bookmarkEnd w:id="938"/>
    </w:p>
    <w:p w14:paraId="05EA9798" w14:textId="77777777" w:rsidR="00E35F1F" w:rsidRDefault="00E35F1F" w:rsidP="00E35F1F">
      <w:pPr>
        <w:pStyle w:val="Heading3"/>
      </w:pPr>
      <w:bookmarkStart w:id="939" w:name="_Toc298681328"/>
      <w:bookmarkStart w:id="940" w:name="_Toc308441934"/>
      <w:r>
        <w:t>The Psali Batos for Friday</w:t>
      </w:r>
      <w:bookmarkEnd w:id="939"/>
      <w:bookmarkEnd w:id="94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1"/>
            <w:r w:rsidRPr="007425E1">
              <w:t>servants</w:t>
            </w:r>
            <w:commentRangeEnd w:id="941"/>
            <w:r>
              <w:rPr>
                <w:rStyle w:val="CommentReference"/>
                <w:rFonts w:ascii="Times New Roman" w:eastAsiaTheme="minorHAnsi" w:hAnsi="Times New Roman" w:cstheme="minorBidi"/>
                <w:color w:val="auto"/>
              </w:rPr>
              <w:commentReference w:id="94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2"/>
            <w:r w:rsidRPr="007425E1">
              <w:t>To escape the face of the bows.</w:t>
            </w:r>
            <w:commentRangeEnd w:id="942"/>
            <w:r>
              <w:rPr>
                <w:rStyle w:val="CommentReference"/>
              </w:rPr>
              <w:commentReference w:id="94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3"/>
            <w:r w:rsidRPr="00FA5B8C">
              <w:t>ⲉⲑⲣⲟⲩⲱ̀ϣⲉⲙ ⲛ̀ⲧ̀ϫⲟⲙ ⲛ̀ⲧⲉ ⲡⲓⲭ̀ⲣⲱⲙ</w:t>
            </w:r>
            <w:commentRangeEnd w:id="943"/>
            <w:r>
              <w:rPr>
                <w:rStyle w:val="CommentReference"/>
                <w:rFonts w:ascii="Garamond" w:hAnsi="Garamond" w:cstheme="minorBidi"/>
                <w:noProof w:val="0"/>
                <w:lang w:val="en-CA"/>
              </w:rPr>
              <w:commentReference w:id="943"/>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4" w:name="_Toc298681329"/>
      <w:bookmarkStart w:id="945" w:name="_Toc308441935"/>
      <w:r w:rsidRPr="00FD2E69">
        <w:lastRenderedPageBreak/>
        <w:t xml:space="preserve">The Conclusion of the </w:t>
      </w:r>
      <w:r>
        <w:t>Batos</w:t>
      </w:r>
      <w:r w:rsidRPr="00FD2E69">
        <w:t xml:space="preserve"> Psali</w:t>
      </w:r>
      <w:bookmarkEnd w:id="944"/>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6" w:name="_Toc298681330"/>
      <w:bookmarkStart w:id="947" w:name="_Toc308441936"/>
      <w:r>
        <w:t>The Friday Theotokia</w:t>
      </w:r>
      <w:bookmarkEnd w:id="946"/>
      <w:bookmarkEnd w:id="94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8" w:name="_Toc298681331"/>
      <w:r>
        <w:t>Part One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9"/>
            <w:r>
              <w:t>the fruit of your womb</w:t>
            </w:r>
            <w:commentRangeEnd w:id="949"/>
            <w:r>
              <w:rPr>
                <w:rStyle w:val="CommentReference"/>
                <w:rFonts w:ascii="Times New Roman" w:eastAsiaTheme="minorHAnsi" w:hAnsi="Times New Roman" w:cstheme="minorBidi"/>
                <w:color w:val="auto"/>
              </w:rPr>
              <w:commentReference w:id="94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0" w:name="_Toc298681332"/>
      <w:r>
        <w:lastRenderedPageBreak/>
        <w:t>Part Two</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1"/>
            <w:r>
              <w:t xml:space="preserve">incarnate </w:t>
            </w:r>
            <w:commentRangeEnd w:id="951"/>
            <w:r>
              <w:rPr>
                <w:rStyle w:val="CommentReference"/>
                <w:rFonts w:ascii="Times New Roman" w:eastAsiaTheme="minorHAnsi" w:hAnsi="Times New Roman" w:cstheme="minorBidi"/>
                <w:color w:val="auto"/>
              </w:rPr>
              <w:commentReference w:id="95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2" w:name="_Toc298681333"/>
      <w:r>
        <w:t>Part Three</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3"/>
            <w:r>
              <w:t>O</w:t>
            </w:r>
            <w:commentRangeEnd w:id="953"/>
            <w:r>
              <w:rPr>
                <w:rStyle w:val="CommentReference"/>
                <w:rFonts w:ascii="Times New Roman" w:eastAsiaTheme="minorHAnsi" w:hAnsi="Times New Roman" w:cstheme="minorBidi"/>
                <w:color w:val="auto"/>
              </w:rPr>
              <w:commentReference w:id="95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4" w:name="_Toc298681334"/>
      <w:r>
        <w:t>Part Four</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5" w:name="_Toc298681335"/>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6" w:name="_Toc298681336"/>
      <w:r>
        <w:lastRenderedPageBreak/>
        <w:t>Part Six</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7" w:name="_Toc298681337"/>
      <w:r>
        <w:t>Part Seven</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8"/>
            <w:r>
              <w:t>temple</w:t>
            </w:r>
            <w:commentRangeEnd w:id="958"/>
            <w:r>
              <w:rPr>
                <w:rStyle w:val="CommentReference"/>
                <w:rFonts w:ascii="Times New Roman" w:eastAsiaTheme="minorHAnsi" w:hAnsi="Times New Roman" w:cstheme="minorBidi"/>
                <w:color w:val="auto"/>
              </w:rPr>
              <w:commentReference w:id="95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9" w:name="_Toc298681338"/>
      <w:bookmarkStart w:id="960" w:name="_Toc308441937"/>
      <w:r>
        <w:lastRenderedPageBreak/>
        <w:t>The Crown</w:t>
      </w:r>
      <w:bookmarkEnd w:id="959"/>
      <w:bookmarkEnd w:id="96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1"/>
            <w:r w:rsidRPr="00F0646D">
              <w:t xml:space="preserve">Infinite </w:t>
            </w:r>
            <w:commentRangeEnd w:id="961"/>
            <w:r>
              <w:rPr>
                <w:rStyle w:val="CommentReference"/>
                <w:rFonts w:ascii="Times New Roman" w:eastAsiaTheme="minorHAnsi" w:hAnsi="Times New Roman" w:cstheme="minorBidi"/>
                <w:color w:val="auto"/>
              </w:rPr>
              <w:commentReference w:id="96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2"/>
            <w:r w:rsidRPr="007425E1">
              <w:t>hook</w:t>
            </w:r>
            <w:commentRangeEnd w:id="962"/>
            <w:r>
              <w:rPr>
                <w:rStyle w:val="CommentReference"/>
                <w:rFonts w:ascii="Times New Roman" w:eastAsiaTheme="minorHAnsi" w:hAnsi="Times New Roman" w:cstheme="minorBidi"/>
                <w:color w:val="auto"/>
              </w:rPr>
              <w:commentReference w:id="96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3"/>
            <w:r w:rsidRPr="007425E1">
              <w:t xml:space="preserve">Teaching </w:t>
            </w:r>
            <w:commentRangeEnd w:id="963"/>
            <w:r>
              <w:rPr>
                <w:rStyle w:val="CommentReference"/>
                <w:rFonts w:ascii="Times New Roman" w:eastAsiaTheme="minorHAnsi" w:hAnsi="Times New Roman" w:cstheme="minorBidi"/>
                <w:color w:val="auto"/>
              </w:rPr>
              <w:commentReference w:id="96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4"/>
            <w:r w:rsidRPr="007425E1">
              <w:t>a cause</w:t>
            </w:r>
            <w:r>
              <w:t xml:space="preserve"> for us</w:t>
            </w:r>
            <w:r w:rsidRPr="007425E1">
              <w:t>,</w:t>
            </w:r>
            <w:commentRangeEnd w:id="964"/>
            <w:r>
              <w:rPr>
                <w:rStyle w:val="CommentReference"/>
                <w:rFonts w:ascii="Times New Roman" w:eastAsiaTheme="minorHAnsi" w:hAnsi="Times New Roman" w:cstheme="minorBidi"/>
                <w:color w:val="auto"/>
              </w:rPr>
              <w:commentReference w:id="964"/>
            </w:r>
          </w:p>
          <w:p w14:paraId="18A8A756" w14:textId="77777777" w:rsidR="00E35F1F" w:rsidRDefault="00E35F1F" w:rsidP="00E35F1F">
            <w:pPr>
              <w:pStyle w:val="EngHangEnd"/>
            </w:pPr>
            <w:r w:rsidRPr="007425E1">
              <w:t xml:space="preserve">To ascend the </w:t>
            </w:r>
            <w:commentRangeStart w:id="965"/>
            <w:r w:rsidRPr="007425E1">
              <w:t xml:space="preserve">path </w:t>
            </w:r>
            <w:commentRangeEnd w:id="965"/>
            <w:r>
              <w:rPr>
                <w:rStyle w:val="CommentReference"/>
                <w:rFonts w:ascii="Times New Roman" w:eastAsiaTheme="minorHAnsi" w:hAnsi="Times New Roman" w:cstheme="minorBidi"/>
                <w:color w:val="auto"/>
              </w:rPr>
              <w:commentReference w:id="96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6"/>
            </w:r>
            <w:r>
              <w:t>,</w:t>
            </w:r>
          </w:p>
          <w:p w14:paraId="51E3C73A" w14:textId="77777777" w:rsidR="00E35F1F" w:rsidRDefault="00E35F1F" w:rsidP="00E35F1F">
            <w:pPr>
              <w:pStyle w:val="EngHangEnd"/>
            </w:pPr>
            <w:r>
              <w:t>With</w:t>
            </w:r>
            <w:r w:rsidRPr="007425E1">
              <w:t xml:space="preserve"> joy and </w:t>
            </w:r>
            <w:commentRangeStart w:id="967"/>
            <w:r w:rsidRPr="007425E1">
              <w:t>rejoicing</w:t>
            </w:r>
            <w:commentRangeEnd w:id="967"/>
            <w:r>
              <w:rPr>
                <w:rStyle w:val="CommentReference"/>
                <w:rFonts w:ascii="Times New Roman" w:eastAsiaTheme="minorHAnsi" w:hAnsi="Times New Roman" w:cstheme="minorBidi"/>
                <w:color w:val="auto"/>
              </w:rPr>
              <w:commentReference w:id="96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8" w:name="_Toc298681339"/>
      <w:bookmarkStart w:id="969" w:name="_Toc308441938"/>
      <w:bookmarkStart w:id="970" w:name="_Toc448696637"/>
      <w:r>
        <w:lastRenderedPageBreak/>
        <w:t>Saturday</w:t>
      </w:r>
      <w:bookmarkEnd w:id="968"/>
      <w:bookmarkEnd w:id="969"/>
      <w:bookmarkEnd w:id="970"/>
    </w:p>
    <w:p w14:paraId="425920E6" w14:textId="77777777" w:rsidR="00E35F1F" w:rsidRDefault="00E35F1F" w:rsidP="00E35F1F">
      <w:pPr>
        <w:pStyle w:val="Heading3"/>
      </w:pPr>
      <w:bookmarkStart w:id="971" w:name="_Toc298681340"/>
      <w:bookmarkStart w:id="972" w:name="_Toc308441939"/>
      <w:r>
        <w:t>The Saturday Psali Batos</w:t>
      </w:r>
      <w:bookmarkEnd w:id="971"/>
      <w:bookmarkEnd w:id="972"/>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3"/>
            <w:r w:rsidRPr="007425E1">
              <w:rPr>
                <w:rFonts w:eastAsiaTheme="minorHAnsi"/>
              </w:rPr>
              <w:t xml:space="preserve">All </w:t>
            </w:r>
            <w:commentRangeEnd w:id="973"/>
            <w:r>
              <w:rPr>
                <w:rStyle w:val="CommentReference"/>
                <w:rFonts w:ascii="Times New Roman" w:eastAsiaTheme="minorHAnsi" w:hAnsi="Times New Roman" w:cstheme="minorBidi"/>
                <w:color w:val="auto"/>
              </w:rPr>
              <w:commentReference w:id="973"/>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4"/>
            <w:r w:rsidRPr="007425E1">
              <w:rPr>
                <w:rFonts w:eastAsiaTheme="minorHAnsi"/>
              </w:rPr>
              <w:t>every</w:t>
            </w:r>
            <w:r>
              <w:rPr>
                <w:rFonts w:eastAsiaTheme="minorHAnsi"/>
              </w:rPr>
              <w:t xml:space="preserve"> </w:t>
            </w:r>
            <w:r w:rsidRPr="007425E1">
              <w:rPr>
                <w:rFonts w:eastAsiaTheme="minorHAnsi"/>
              </w:rPr>
              <w:t>day</w:t>
            </w:r>
            <w:commentRangeEnd w:id="974"/>
            <w:r>
              <w:rPr>
                <w:rStyle w:val="CommentReference"/>
                <w:rFonts w:ascii="Times New Roman" w:eastAsiaTheme="minorHAnsi" w:hAnsi="Times New Roman" w:cstheme="minorBidi"/>
                <w:color w:val="auto"/>
              </w:rPr>
              <w:commentReference w:id="974"/>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5"/>
            <w:r>
              <w:rPr>
                <w:rFonts w:eastAsiaTheme="minorHAnsi"/>
              </w:rPr>
              <w:t>ecstasy</w:t>
            </w:r>
            <w:commentRangeEnd w:id="975"/>
            <w:r>
              <w:rPr>
                <w:rStyle w:val="CommentReference"/>
                <w:rFonts w:ascii="Times New Roman" w:eastAsiaTheme="minorHAnsi" w:hAnsi="Times New Roman" w:cstheme="minorBidi"/>
                <w:color w:val="auto"/>
              </w:rPr>
              <w:commentReference w:id="975"/>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6"/>
            <w:r w:rsidRPr="007425E1">
              <w:rPr>
                <w:color w:val="000000"/>
              </w:rPr>
              <w:t xml:space="preserve">glory </w:t>
            </w:r>
            <w:commentRangeEnd w:id="976"/>
            <w:r>
              <w:rPr>
                <w:rStyle w:val="CommentReference"/>
              </w:rPr>
              <w:commentReference w:id="976"/>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7"/>
            <w:r>
              <w:rPr>
                <w:rFonts w:eastAsiaTheme="minorHAnsi"/>
              </w:rPr>
              <w:t xml:space="preserve">From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8"/>
            <w:r>
              <w:rPr>
                <w:rFonts w:eastAsiaTheme="minorHAnsi"/>
              </w:rPr>
              <w:t>prophet</w:t>
            </w:r>
            <w:commentRangeEnd w:id="978"/>
            <w:r>
              <w:rPr>
                <w:rStyle w:val="CommentReference"/>
                <w:rFonts w:ascii="Times New Roman" w:eastAsiaTheme="minorHAnsi" w:hAnsi="Times New Roman" w:cstheme="minorBidi"/>
                <w:color w:val="auto"/>
              </w:rPr>
              <w:commentReference w:id="978"/>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9"/>
            <w:r w:rsidRPr="007425E1">
              <w:rPr>
                <w:rFonts w:eastAsiaTheme="minorHAnsi"/>
              </w:rPr>
              <w:t>everyone</w:t>
            </w:r>
            <w:commentRangeEnd w:id="979"/>
            <w:r>
              <w:rPr>
                <w:rStyle w:val="CommentReference"/>
                <w:rFonts w:ascii="Times New Roman" w:eastAsiaTheme="minorHAnsi" w:hAnsi="Times New Roman" w:cstheme="minorBidi"/>
                <w:color w:val="auto"/>
              </w:rPr>
              <w:commentReference w:id="979"/>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0"/>
            <w:r>
              <w:rPr>
                <w:rFonts w:eastAsiaTheme="minorHAnsi"/>
              </w:rPr>
              <w:t xml:space="preserve">never </w:t>
            </w:r>
            <w:commentRangeEnd w:id="980"/>
            <w:r>
              <w:rPr>
                <w:rStyle w:val="CommentReference"/>
                <w:rFonts w:ascii="Times New Roman" w:eastAsiaTheme="minorHAnsi" w:hAnsi="Times New Roman" w:cstheme="minorBidi"/>
                <w:color w:val="auto"/>
              </w:rPr>
              <w:commentReference w:id="980"/>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1"/>
            <w:r w:rsidRPr="007425E1">
              <w:rPr>
                <w:rFonts w:eastAsiaTheme="minorHAnsi"/>
              </w:rPr>
              <w:t xml:space="preserve">and </w:t>
            </w:r>
            <w:commentRangeEnd w:id="981"/>
            <w:r>
              <w:rPr>
                <w:rStyle w:val="CommentReference"/>
                <w:rFonts w:ascii="Times New Roman" w:eastAsiaTheme="minorHAnsi" w:hAnsi="Times New Roman" w:cstheme="minorBidi"/>
                <w:color w:val="auto"/>
              </w:rPr>
              <w:commentReference w:id="981"/>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2"/>
            <w:r w:rsidRPr="007425E1">
              <w:rPr>
                <w:rFonts w:eastAsiaTheme="minorHAnsi"/>
              </w:rPr>
              <w:t xml:space="preserve">praises </w:t>
            </w:r>
            <w:commentRangeEnd w:id="982"/>
            <w:r>
              <w:rPr>
                <w:rStyle w:val="CommentReference"/>
                <w:rFonts w:ascii="Times New Roman" w:eastAsiaTheme="minorHAnsi" w:hAnsi="Times New Roman" w:cstheme="minorBidi"/>
                <w:color w:val="auto"/>
              </w:rPr>
              <w:commentReference w:id="982"/>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3"/>
            <w:r w:rsidRPr="007425E1">
              <w:rPr>
                <w:rFonts w:eastAsiaTheme="minorHAnsi"/>
              </w:rPr>
              <w:t>blessing</w:t>
            </w:r>
            <w:commentRangeEnd w:id="983"/>
            <w:r>
              <w:rPr>
                <w:rStyle w:val="CommentReference"/>
                <w:rFonts w:ascii="Times New Roman" w:eastAsiaTheme="minorHAnsi" w:hAnsi="Times New Roman" w:cstheme="minorBidi"/>
                <w:color w:val="auto"/>
              </w:rPr>
              <w:commentReference w:id="983"/>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4"/>
            <w:r w:rsidRPr="007425E1">
              <w:rPr>
                <w:rFonts w:eastAsiaTheme="minorHAnsi"/>
              </w:rPr>
              <w:t xml:space="preserve">we'll </w:t>
            </w:r>
            <w:commentRangeEnd w:id="984"/>
            <w:r>
              <w:rPr>
                <w:rStyle w:val="CommentReference"/>
                <w:rFonts w:ascii="Times New Roman" w:eastAsiaTheme="minorHAnsi" w:hAnsi="Times New Roman" w:cstheme="minorBidi"/>
                <w:color w:val="auto"/>
              </w:rPr>
              <w:commentReference w:id="984"/>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5"/>
            <w:r w:rsidRPr="007425E1">
              <w:rPr>
                <w:rFonts w:eastAsiaTheme="minorHAnsi"/>
              </w:rPr>
              <w:t xml:space="preserve">perfect </w:t>
            </w:r>
            <w:commentRangeEnd w:id="985"/>
            <w:r>
              <w:rPr>
                <w:rStyle w:val="CommentReference"/>
                <w:rFonts w:ascii="Times New Roman" w:eastAsiaTheme="minorHAnsi" w:hAnsi="Times New Roman" w:cstheme="minorBidi"/>
                <w:color w:val="auto"/>
              </w:rPr>
              <w:commentReference w:id="985"/>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6" w:name="_Toc298681341"/>
      <w:bookmarkStart w:id="987" w:name="_Toc308441940"/>
      <w:r w:rsidRPr="00FD2E69">
        <w:t xml:space="preserve">The Conclusion of the </w:t>
      </w:r>
      <w:r>
        <w:t>Batos</w:t>
      </w:r>
      <w:r w:rsidRPr="00FD2E69">
        <w:t xml:space="preserve"> Psali</w:t>
      </w:r>
      <w:bookmarkEnd w:id="986"/>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8"/>
            <w:r>
              <w:rPr>
                <w:rStyle w:val="CommentReference"/>
                <w:rFonts w:ascii="Garamond" w:hAnsi="Garamond" w:cstheme="minorBidi"/>
                <w:noProof w:val="0"/>
                <w:lang w:val="en-CA"/>
              </w:rPr>
              <w:commentReference w:id="988"/>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9" w:name="_Toc298681342"/>
      <w:bookmarkStart w:id="990" w:name="_Toc308441941"/>
      <w:r>
        <w:t>The Saturday Theotokia</w:t>
      </w:r>
      <w:bookmarkEnd w:id="989"/>
      <w:bookmarkEnd w:id="990"/>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1" w:name="_Toc298681343"/>
      <w:r>
        <w:t>Part One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2" w:name="_Toc298681344"/>
      <w:r w:rsidRPr="00D24FE1">
        <w:t>Part</w:t>
      </w:r>
      <w:r>
        <w:t xml:space="preserve"> Two</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3"/>
            <w:r w:rsidRPr="007425E1">
              <w:rPr>
                <w:rFonts w:eastAsiaTheme="minorHAnsi"/>
              </w:rPr>
              <w:t xml:space="preserve">honour </w:t>
            </w:r>
            <w:commentRangeEnd w:id="993"/>
            <w:r>
              <w:rPr>
                <w:rStyle w:val="CommentReference"/>
                <w:rFonts w:ascii="Times New Roman" w:eastAsiaTheme="minorHAnsi" w:hAnsi="Times New Roman" w:cstheme="minorBidi"/>
                <w:color w:val="auto"/>
              </w:rPr>
              <w:commentReference w:id="993"/>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4"/>
            <w:r w:rsidRPr="007425E1">
              <w:rPr>
                <w:rFonts w:eastAsiaTheme="minorHAnsi"/>
              </w:rPr>
              <w:t xml:space="preserve">prudent </w:t>
            </w:r>
            <w:commentRangeEnd w:id="994"/>
            <w:r>
              <w:rPr>
                <w:rStyle w:val="CommentReference"/>
                <w:rFonts w:ascii="Times New Roman" w:eastAsiaTheme="minorHAnsi" w:hAnsi="Times New Roman" w:cstheme="minorBidi"/>
                <w:color w:val="auto"/>
              </w:rPr>
              <w:commentReference w:id="994"/>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5" w:name="_Toc298681345"/>
      <w:r>
        <w:t>Part Three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6"/>
            <w:r w:rsidRPr="007425E1">
              <w:rPr>
                <w:rFonts w:eastAsiaTheme="minorHAnsi"/>
              </w:rPr>
              <w:t>bride</w:t>
            </w:r>
            <w:commentRangeEnd w:id="996"/>
            <w:r>
              <w:rPr>
                <w:rStyle w:val="CommentReference"/>
                <w:rFonts w:ascii="Times New Roman" w:eastAsiaTheme="minorHAnsi" w:hAnsi="Times New Roman" w:cstheme="minorBidi"/>
                <w:color w:val="auto"/>
              </w:rPr>
              <w:commentReference w:id="996"/>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7"/>
            <w:r w:rsidRPr="007425E1">
              <w:rPr>
                <w:rFonts w:eastAsiaTheme="minorHAnsi"/>
              </w:rPr>
              <w:t xml:space="preserve">rue </w:t>
            </w:r>
            <w:commentRangeEnd w:id="997"/>
            <w:r>
              <w:rPr>
                <w:rStyle w:val="CommentReference"/>
                <w:rFonts w:ascii="Times New Roman" w:eastAsiaTheme="minorHAnsi" w:hAnsi="Times New Roman" w:cstheme="minorBidi"/>
                <w:color w:val="auto"/>
              </w:rPr>
              <w:commentReference w:id="997"/>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8"/>
            <w:r w:rsidRPr="007425E1">
              <w:rPr>
                <w:rFonts w:eastAsiaTheme="minorHAnsi"/>
              </w:rPr>
              <w:t xml:space="preserve">ed </w:t>
            </w:r>
            <w:commentRangeEnd w:id="998"/>
            <w:r>
              <w:rPr>
                <w:rStyle w:val="CommentReference"/>
                <w:rFonts w:ascii="Times New Roman" w:eastAsiaTheme="minorHAnsi" w:hAnsi="Times New Roman" w:cstheme="minorBidi"/>
                <w:color w:val="auto"/>
              </w:rPr>
              <w:commentReference w:id="998"/>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9" w:name="_Toc298681346"/>
      <w:r w:rsidRPr="00D24FE1">
        <w:t>Part</w:t>
      </w:r>
      <w:r>
        <w:t xml:space="preserve"> Four</w:t>
      </w:r>
      <w:bookmarkEnd w:id="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0"/>
            <w:r>
              <w:rPr>
                <w:rFonts w:eastAsiaTheme="minorHAnsi"/>
              </w:rPr>
              <w:t xml:space="preserve">unto </w:t>
            </w:r>
            <w:commentRangeEnd w:id="1000"/>
            <w:r>
              <w:rPr>
                <w:rStyle w:val="CommentReference"/>
                <w:rFonts w:ascii="Times New Roman" w:eastAsiaTheme="minorHAnsi" w:hAnsi="Times New Roman" w:cstheme="minorBidi"/>
                <w:color w:val="auto"/>
              </w:rPr>
              <w:commentReference w:id="1000"/>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1" w:name="_Toc298681347"/>
      <w:r w:rsidRPr="00D24FE1">
        <w:t>Part</w:t>
      </w:r>
      <w:r>
        <w:t xml:space="preserve"> Five</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2" w:name="_Toc298681348"/>
      <w:r>
        <w:t>Part Six</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3"/>
            <w:r w:rsidRPr="007425E1">
              <w:t>rejoice</w:t>
            </w:r>
            <w:r>
              <w:t>d</w:t>
            </w:r>
            <w:commentRangeEnd w:id="1003"/>
            <w:r>
              <w:rPr>
                <w:rStyle w:val="CommentReference"/>
                <w:rFonts w:ascii="Times New Roman" w:eastAsiaTheme="minorHAnsi" w:hAnsi="Times New Roman" w:cstheme="minorBidi"/>
                <w:color w:val="auto"/>
              </w:rPr>
              <w:commentReference w:id="1003"/>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4"/>
            <w:r>
              <w:t>save</w:t>
            </w:r>
            <w:r w:rsidRPr="007425E1">
              <w:t xml:space="preserve"> </w:t>
            </w:r>
            <w:commentRangeEnd w:id="1004"/>
            <w:r>
              <w:rPr>
                <w:rStyle w:val="CommentReference"/>
              </w:rPr>
              <w:commentReference w:id="1004"/>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5" w:name="_Toc298681349"/>
      <w:r>
        <w:t>Part Seven</w:t>
      </w:r>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6"/>
            <w:r>
              <w:t>Paradoxically</w:t>
            </w:r>
            <w:commentRangeEnd w:id="1006"/>
            <w:r>
              <w:rPr>
                <w:rStyle w:val="CommentReference"/>
                <w:rFonts w:ascii="Times New Roman" w:eastAsiaTheme="minorHAnsi" w:hAnsi="Times New Roman" w:cstheme="minorBidi"/>
                <w:color w:val="auto"/>
              </w:rPr>
              <w:commentReference w:id="1006"/>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7"/>
            <w:r>
              <w:t xml:space="preserve">is </w:t>
            </w:r>
            <w:commentRangeEnd w:id="1007"/>
            <w:r>
              <w:rPr>
                <w:rStyle w:val="CommentReference"/>
                <w:rFonts w:ascii="Times New Roman" w:eastAsiaTheme="minorHAnsi" w:hAnsi="Times New Roman" w:cstheme="minorBidi"/>
                <w:color w:val="auto"/>
              </w:rPr>
              <w:commentReference w:id="1007"/>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8" w:name="_Toc298681350"/>
      <w:r>
        <w:t>Part Eight</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9"/>
            <w:r w:rsidRPr="007425E1">
              <w:t>from all sides</w:t>
            </w:r>
            <w:commentRangeEnd w:id="1009"/>
            <w:r>
              <w:rPr>
                <w:rStyle w:val="CommentReference"/>
                <w:rFonts w:ascii="Times New Roman" w:eastAsiaTheme="minorHAnsi" w:hAnsi="Times New Roman" w:cstheme="minorBidi"/>
                <w:color w:val="auto"/>
              </w:rPr>
              <w:commentReference w:id="1009"/>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0"/>
            <w:r>
              <w:t>Saviour</w:t>
            </w:r>
            <w:commentRangeEnd w:id="1010"/>
            <w:r>
              <w:rPr>
                <w:rStyle w:val="CommentReference"/>
                <w:rFonts w:ascii="Times New Roman" w:eastAsiaTheme="minorHAnsi" w:hAnsi="Times New Roman" w:cstheme="minorBidi"/>
                <w:color w:val="auto"/>
              </w:rPr>
              <w:commentReference w:id="1010"/>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1" w:name="_Toc298681351"/>
      <w:r>
        <w:t>Part Nine</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2"/>
            <w:r>
              <w:t>compassion</w:t>
            </w:r>
            <w:commentRangeEnd w:id="1012"/>
            <w:r>
              <w:rPr>
                <w:rStyle w:val="CommentReference"/>
                <w:rFonts w:ascii="Times New Roman" w:eastAsiaTheme="minorHAnsi" w:hAnsi="Times New Roman" w:cstheme="minorBidi"/>
                <w:color w:val="auto"/>
              </w:rPr>
              <w:commentReference w:id="1012"/>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3" w:name="_Toc298681352"/>
      <w:bookmarkStart w:id="1014" w:name="_Toc308441942"/>
      <w:r>
        <w:lastRenderedPageBreak/>
        <w:t>The Crown Batos</w:t>
      </w:r>
      <w:bookmarkEnd w:id="1013"/>
      <w:bookmarkEnd w:id="1014"/>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5"/>
            <w:r>
              <w:t>Sanctuary</w:t>
            </w:r>
            <w:commentRangeEnd w:id="1015"/>
            <w:r>
              <w:rPr>
                <w:rStyle w:val="CommentReference"/>
                <w:rFonts w:ascii="Times New Roman" w:eastAsiaTheme="minorHAnsi" w:hAnsi="Times New Roman" w:cstheme="minorBidi"/>
                <w:color w:val="auto"/>
              </w:rPr>
              <w:commentReference w:id="1015"/>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6"/>
            <w:r>
              <w:t>lampstand</w:t>
            </w:r>
            <w:commentRangeEnd w:id="1016"/>
            <w:r>
              <w:rPr>
                <w:rStyle w:val="CommentReference"/>
                <w:rFonts w:ascii="Times New Roman" w:eastAsiaTheme="minorHAnsi" w:hAnsi="Times New Roman" w:cstheme="minorBidi"/>
                <w:color w:val="auto"/>
              </w:rPr>
              <w:commentReference w:id="1016"/>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7"/>
            <w:r>
              <w:t>Greeted</w:t>
            </w:r>
            <w:commentRangeEnd w:id="1017"/>
            <w:r>
              <w:rPr>
                <w:rStyle w:val="CommentReference"/>
                <w:rFonts w:ascii="Times New Roman" w:eastAsiaTheme="minorHAnsi" w:hAnsi="Times New Roman" w:cstheme="minorBidi"/>
                <w:color w:val="auto"/>
              </w:rPr>
              <w:commentReference w:id="1017"/>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8"/>
            <w:r w:rsidRPr="007425E1">
              <w:t xml:space="preserve">For </w:t>
            </w:r>
            <w:commentRangeEnd w:id="1018"/>
            <w:r>
              <w:rPr>
                <w:rStyle w:val="CommentReference"/>
                <w:rFonts w:ascii="Times New Roman" w:eastAsiaTheme="minorHAnsi" w:hAnsi="Times New Roman" w:cstheme="minorBidi"/>
                <w:color w:val="auto"/>
              </w:rPr>
              <w:commentReference w:id="1018"/>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9"/>
            <w:r>
              <w:t>coming</w:t>
            </w:r>
            <w:r w:rsidRPr="007425E1">
              <w:t xml:space="preserve"> </w:t>
            </w:r>
            <w:commentRangeEnd w:id="1019"/>
            <w:r>
              <w:rPr>
                <w:rStyle w:val="CommentReference"/>
                <w:rFonts w:ascii="Times New Roman" w:eastAsiaTheme="minorHAnsi" w:hAnsi="Times New Roman" w:cstheme="minorBidi"/>
                <w:color w:val="auto"/>
              </w:rPr>
              <w:commentReference w:id="1019"/>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0"/>
            <w:r w:rsidRPr="00582AD7">
              <w:t>ⲧⲉⲥⲱⲙⲁ</w:t>
            </w:r>
            <w:commentRangeEnd w:id="1020"/>
            <w:r>
              <w:rPr>
                <w:rStyle w:val="CommentReference"/>
                <w:rFonts w:ascii="Garamond" w:hAnsi="Garamond" w:cstheme="minorBidi"/>
                <w:noProof w:val="0"/>
                <w:lang w:val="en-CA"/>
              </w:rPr>
              <w:commentReference w:id="1020"/>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1"/>
            <w:r w:rsidRPr="007425E1">
              <w:t>you</w:t>
            </w:r>
            <w:commentRangeEnd w:id="1021"/>
            <w:r>
              <w:rPr>
                <w:rStyle w:val="CommentReference"/>
                <w:rFonts w:ascii="Times New Roman" w:eastAsiaTheme="minorHAnsi" w:hAnsi="Times New Roman" w:cstheme="minorBidi"/>
                <w:color w:val="auto"/>
              </w:rPr>
              <w:commentReference w:id="1021"/>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2" w:name="_Toc298681353"/>
      <w:bookmarkStart w:id="1023" w:name="_Toc308441943"/>
      <w:r>
        <w:lastRenderedPageBreak/>
        <w:t>The Second Crown Batos</w:t>
      </w:r>
      <w:bookmarkEnd w:id="1022"/>
      <w:bookmarkEnd w:id="1023"/>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4"/>
            <w:r>
              <w:t>evangelized</w:t>
            </w:r>
            <w:r w:rsidRPr="007425E1">
              <w:t xml:space="preserve"> </w:t>
            </w:r>
            <w:commentRangeEnd w:id="1024"/>
            <w:r>
              <w:rPr>
                <w:rStyle w:val="CommentReference"/>
                <w:rFonts w:ascii="Times New Roman" w:eastAsiaTheme="minorHAnsi" w:hAnsi="Times New Roman" w:cstheme="minorBidi"/>
                <w:color w:val="auto"/>
              </w:rPr>
              <w:commentReference w:id="1024"/>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5"/>
            <w:r w:rsidRPr="007425E1">
              <w:t>thereof</w:t>
            </w:r>
            <w:commentRangeEnd w:id="1025"/>
            <w:r>
              <w:rPr>
                <w:rStyle w:val="CommentReference"/>
                <w:rFonts w:ascii="Times New Roman" w:eastAsiaTheme="minorHAnsi" w:hAnsi="Times New Roman" w:cstheme="minorBidi"/>
                <w:color w:val="auto"/>
              </w:rPr>
              <w:commentReference w:id="1025"/>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6"/>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6"/>
            <w:r>
              <w:rPr>
                <w:rStyle w:val="CommentReference"/>
                <w:rFonts w:ascii="Garamond" w:hAnsi="Garamond" w:cstheme="minorBidi"/>
                <w:noProof w:val="0"/>
                <w:lang w:val="en-CA"/>
              </w:rPr>
              <w:commentReference w:id="1026"/>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7" w:name="_Toc298681354"/>
      <w:bookmarkStart w:id="1028" w:name="_Ref299212102"/>
      <w:bookmarkStart w:id="1029" w:name="_Ref299212144"/>
      <w:bookmarkStart w:id="1030" w:name="_Ref299212161"/>
      <w:bookmarkStart w:id="1031" w:name="_Toc308441944"/>
      <w:bookmarkStart w:id="1032" w:name="_Toc448696638"/>
      <w:r>
        <w:lastRenderedPageBreak/>
        <w:t>The Ending of the Batos Theotokias</w:t>
      </w:r>
      <w:bookmarkEnd w:id="1027"/>
      <w:bookmarkEnd w:id="1028"/>
      <w:bookmarkEnd w:id="1029"/>
      <w:bookmarkEnd w:id="1030"/>
      <w:bookmarkEnd w:id="1031"/>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3"/>
            <w:r w:rsidRPr="007425E1">
              <w:rPr>
                <w:rFonts w:eastAsiaTheme="minorHAnsi"/>
              </w:rPr>
              <w:t>Awesome and full of glory</w:t>
            </w:r>
            <w:commentRangeEnd w:id="1033"/>
            <w:r>
              <w:rPr>
                <w:rStyle w:val="CommentReference"/>
                <w:rFonts w:ascii="Times New Roman" w:eastAsiaTheme="minorHAnsi" w:hAnsi="Times New Roman" w:cstheme="minorBidi"/>
                <w:color w:val="auto"/>
              </w:rPr>
              <w:commentReference w:id="1033"/>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4"/>
            <w:r w:rsidRPr="007425E1">
              <w:rPr>
                <w:rFonts w:eastAsiaTheme="minorHAnsi"/>
              </w:rPr>
              <w:t>works</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5"/>
            <w:r w:rsidRPr="00582AD7">
              <w:t>ϥ̀ⲛⲁϯ ⲙ̀ⲡⲓⲟⲩⲁⲓ</w:t>
            </w:r>
            <w:commentRangeEnd w:id="1035"/>
            <w:r>
              <w:rPr>
                <w:rStyle w:val="CommentReference"/>
                <w:rFonts w:ascii="Garamond" w:hAnsi="Garamond" w:cstheme="minorBidi"/>
                <w:noProof w:val="0"/>
                <w:lang w:val="en-CA"/>
              </w:rPr>
              <w:commentReference w:id="1035"/>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6"/>
            <w:r w:rsidRPr="007425E1">
              <w:rPr>
                <w:rFonts w:eastAsiaTheme="minorHAnsi"/>
              </w:rPr>
              <w:t xml:space="preserve">with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7"/>
            <w:r w:rsidRPr="00582AD7">
              <w:t>ⲡⲁⲓ ⲉ̀ϩⲟⲟⲩ</w:t>
            </w:r>
            <w:commentRangeEnd w:id="1037"/>
            <w:r>
              <w:rPr>
                <w:rStyle w:val="CommentReference"/>
                <w:rFonts w:ascii="Garamond" w:hAnsi="Garamond" w:cstheme="minorBidi"/>
                <w:noProof w:val="0"/>
                <w:lang w:val="en-CA"/>
              </w:rPr>
              <w:commentReference w:id="1037"/>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8"/>
            <w:r w:rsidRPr="007425E1">
              <w:rPr>
                <w:rFonts w:eastAsiaTheme="minorHAnsi"/>
              </w:rPr>
              <w:t xml:space="preserve">bless </w:t>
            </w:r>
            <w:commentRangeEnd w:id="1038"/>
            <w:r>
              <w:rPr>
                <w:rStyle w:val="CommentReference"/>
                <w:rFonts w:ascii="Times New Roman" w:eastAsiaTheme="minorHAnsi" w:hAnsi="Times New Roman" w:cstheme="minorBidi"/>
                <w:color w:val="auto"/>
              </w:rPr>
              <w:commentReference w:id="1038"/>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39" w:name="_Ref448227875"/>
      <w:bookmarkStart w:id="1040" w:name="_Ref448227880"/>
      <w:bookmarkStart w:id="1041" w:name="_Toc448696639"/>
      <w:r>
        <w:lastRenderedPageBreak/>
        <w:t>The Raising of Incense</w:t>
      </w:r>
      <w:bookmarkEnd w:id="1039"/>
      <w:bookmarkEnd w:id="1040"/>
      <w:bookmarkEnd w:id="1041"/>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2" w:name="_Toc448227457"/>
      <w:r>
        <w:lastRenderedPageBreak/>
        <w:t xml:space="preserve">The Raising of Evening (or </w:t>
      </w:r>
      <w:commentRangeStart w:id="1043"/>
      <w:r>
        <w:t>Morning</w:t>
      </w:r>
      <w:commentRangeEnd w:id="1043"/>
      <w:r>
        <w:rPr>
          <w:rStyle w:val="CommentReference"/>
          <w:rFonts w:eastAsiaTheme="minorHAnsi" w:cstheme="minorBidi"/>
          <w:b w:val="0"/>
          <w:bCs w:val="0"/>
        </w:rPr>
        <w:commentReference w:id="1043"/>
      </w:r>
      <w:r>
        <w:t>) Incense</w:t>
      </w:r>
      <w:bookmarkEnd w:id="1042"/>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4" w:name="ThanksgivingIncense"/>
      <w:r>
        <w:lastRenderedPageBreak/>
        <w:t>The Prayer of Thanksgiving</w:t>
      </w:r>
    </w:p>
    <w:bookmarkEnd w:id="1044"/>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5" w:name="_Ref435789344"/>
      <w:bookmarkStart w:id="1046" w:name="VersesCymbals"/>
      <w:r>
        <w:t>The Verses of the Cymbals</w:t>
      </w:r>
      <w:bookmarkEnd w:id="1045"/>
    </w:p>
    <w:bookmarkEnd w:id="1046"/>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7"/>
            <w:r w:rsidRPr="007425E1">
              <w:t xml:space="preserve">May </w:t>
            </w:r>
            <w:commentRangeEnd w:id="1047"/>
            <w:r>
              <w:rPr>
                <w:rStyle w:val="CommentReference"/>
                <w:rFonts w:eastAsiaTheme="minorHAnsi" w:cstheme="minorBidi"/>
                <w:color w:val="auto"/>
                <w:lang w:val="en-CA"/>
              </w:rPr>
              <w:commentReference w:id="1047"/>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8" w:name="PrayerDeparted"/>
      <w:r>
        <w:t>The Prayer for the Departed</w:t>
      </w:r>
    </w:p>
    <w:bookmarkEnd w:id="1048"/>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49"/>
      <w:r>
        <w:t xml:space="preserve"> </w:t>
      </w:r>
      <w:commentRangeEnd w:id="1049"/>
      <w:r>
        <w:rPr>
          <w:rStyle w:val="CommentReference"/>
          <w:lang w:val="en-CA"/>
        </w:rPr>
        <w:commentReference w:id="1049"/>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0"/>
      <w:r>
        <w:t xml:space="preserve"> </w:t>
      </w:r>
      <w:commentRangeEnd w:id="1050"/>
      <w:r>
        <w:rPr>
          <w:rStyle w:val="CommentReference"/>
          <w:lang w:val="en-CA"/>
        </w:rPr>
        <w:commentReference w:id="1050"/>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1"/>
      <w:r>
        <w:t>You</w:t>
      </w:r>
      <w:commentRangeEnd w:id="1051"/>
      <w:r>
        <w:rPr>
          <w:rStyle w:val="CommentReference"/>
          <w:lang w:val="en-CA"/>
        </w:rPr>
        <w:commentReference w:id="1051"/>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2" w:name="_Ref435789903"/>
      <w:r>
        <w:rPr>
          <w:lang w:val="en-GB"/>
        </w:rPr>
        <w:t>Graciously Accord</w:t>
      </w:r>
      <w:bookmarkEnd w:id="1052"/>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3" w:name="_Ref435789927"/>
      <w:bookmarkStart w:id="1054"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5"/>
      <w:r>
        <w:rPr>
          <w:lang w:val="en-GB"/>
        </w:rPr>
        <w:t xml:space="preserve">to </w:t>
      </w:r>
      <w:commentRangeEnd w:id="1055"/>
      <w:r>
        <w:rPr>
          <w:rStyle w:val="CommentReference"/>
          <w:lang w:val="en-CA"/>
        </w:rPr>
        <w:commentReference w:id="1055"/>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6" w:name="_Ref442856274"/>
      <w:r>
        <w:t>The Gloria</w:t>
      </w:r>
      <w:bookmarkEnd w:id="1053"/>
      <w:bookmarkEnd w:id="1056"/>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7" w:name="_Ref435789969"/>
      <w:bookmarkEnd w:id="1054"/>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8" w:name="_Ref442856358"/>
      <w:r>
        <w:t>The Trisagion</w:t>
      </w:r>
      <w:bookmarkEnd w:id="1057"/>
      <w:bookmarkEnd w:id="1058"/>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9" w:name="_Ref442856453"/>
      <w:r>
        <w:t>Hail to You</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0" w:name="_Ref434477171"/>
      <w:r>
        <w:t>The Introduction to the Doxologies</w:t>
      </w:r>
      <w:bookmarkEnd w:id="1060"/>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1" w:name="_Ref435799700"/>
      <w:r>
        <w:t>The Doxologies</w:t>
      </w:r>
      <w:bookmarkEnd w:id="1061"/>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2" w:name="_Ref434487836"/>
      <w:r>
        <w:t>The Evening Doxology of the Virgin</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3" w:name="_Ref434487846"/>
      <w:r>
        <w:t>The Morning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4"/>
            <w:r>
              <w:t xml:space="preserve">declared </w:t>
            </w:r>
            <w:commentRangeEnd w:id="1064"/>
            <w:r>
              <w:rPr>
                <w:rStyle w:val="CommentReference"/>
                <w:rFonts w:ascii="Times New Roman" w:eastAsiaTheme="minorHAnsi" w:hAnsi="Times New Roman" w:cstheme="minorBidi"/>
                <w:color w:val="auto"/>
              </w:rPr>
              <w:commentReference w:id="1064"/>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5"/>
            <w:r>
              <w:t xml:space="preserve">Good New </w:t>
            </w:r>
            <w:commentRangeEnd w:id="1065"/>
            <w:r>
              <w:rPr>
                <w:rStyle w:val="CommentReference"/>
                <w:rFonts w:ascii="Times New Roman" w:eastAsiaTheme="minorHAnsi" w:hAnsi="Times New Roman" w:cstheme="minorBidi"/>
                <w:color w:val="auto"/>
              </w:rPr>
              <w:commentReference w:id="1065"/>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6"/>
            <w:r>
              <w:t>Be our advocate</w:t>
            </w:r>
            <w:commentRangeEnd w:id="1066"/>
            <w:r>
              <w:rPr>
                <w:rStyle w:val="CommentReference"/>
                <w:rFonts w:ascii="Times New Roman" w:eastAsiaTheme="minorHAnsi" w:hAnsi="Times New Roman" w:cstheme="minorBidi"/>
                <w:color w:val="auto"/>
              </w:rPr>
              <w:commentReference w:id="1066"/>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7"/>
            <w:r>
              <w:t>Mary</w:t>
            </w:r>
            <w:commentRangeEnd w:id="1067"/>
            <w:r>
              <w:rPr>
                <w:rStyle w:val="CommentReference"/>
                <w:rFonts w:ascii="Times New Roman" w:eastAsiaTheme="minorHAnsi" w:hAnsi="Times New Roman" w:cstheme="minorBidi"/>
                <w:color w:val="auto"/>
              </w:rPr>
              <w:commentReference w:id="1067"/>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8" w:name="_Ref435799710"/>
      <w:r>
        <w:t>The Orthodox Creed</w:t>
      </w:r>
      <w:bookmarkEnd w:id="1068"/>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9" w:name="_Ref442856751"/>
      <w:r>
        <w:t>God Have mercy upon us</w:t>
      </w:r>
      <w:bookmarkEnd w:id="1069"/>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0"/>
      <w:r>
        <w:t>God</w:t>
      </w:r>
      <w:commentRangeEnd w:id="1070"/>
      <w:r>
        <w:rPr>
          <w:rStyle w:val="CommentReference"/>
          <w:lang w:val="en-CA"/>
        </w:rPr>
        <w:commentReference w:id="1070"/>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1" w:name="_Ref442856856"/>
      <w:r>
        <w:t>The Prayer for the Gospel</w:t>
      </w:r>
      <w:bookmarkEnd w:id="1071"/>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2" w:name="_Ref442870575"/>
      <w:r>
        <w:t>The Gospel Response</w:t>
      </w:r>
      <w:bookmarkEnd w:id="1072"/>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3" w:name="_Ref442870289"/>
      <w:r>
        <w:lastRenderedPageBreak/>
        <w:t>The Absolutions</w:t>
      </w:r>
      <w:bookmarkEnd w:id="1073"/>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4" w:name="_Toc448696640"/>
      <w:r>
        <w:lastRenderedPageBreak/>
        <w:t>Non-Traditional</w:t>
      </w:r>
      <w:bookmarkEnd w:id="1074"/>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5" w:name="_Toc448696641"/>
      <w:r>
        <w:rPr>
          <w:lang w:val="en-GB"/>
        </w:rPr>
        <w:lastRenderedPageBreak/>
        <w:t>Reader’s Service</w:t>
      </w:r>
      <w:bookmarkEnd w:id="1075"/>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134DB2"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134DB2"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6" w:name="_Toc448696642"/>
      <w:r>
        <w:lastRenderedPageBreak/>
        <w:t>Prayers for Needs</w:t>
      </w:r>
      <w:bookmarkEnd w:id="1076"/>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7"/>
            <w:r w:rsidRPr="007425E1">
              <w:t xml:space="preserve">May </w:t>
            </w:r>
            <w:commentRangeEnd w:id="1077"/>
            <w:r>
              <w:rPr>
                <w:rStyle w:val="CommentReference"/>
                <w:rFonts w:eastAsiaTheme="minorHAnsi" w:cstheme="minorBidi"/>
                <w:color w:val="auto"/>
                <w:lang w:val="en-CA"/>
              </w:rPr>
              <w:commentReference w:id="1077"/>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8" w:name="_Ref448228543"/>
      <w:bookmarkStart w:id="1079" w:name="_Ref448228546"/>
      <w:bookmarkStart w:id="1080" w:name="_Ref448471804"/>
      <w:bookmarkStart w:id="1081" w:name="_Toc448696643"/>
      <w:r>
        <w:lastRenderedPageBreak/>
        <w:t>The Book of Psalis and Doxologies</w:t>
      </w:r>
      <w:bookmarkEnd w:id="326"/>
      <w:bookmarkEnd w:id="327"/>
      <w:bookmarkEnd w:id="328"/>
      <w:bookmarkEnd w:id="1078"/>
      <w:bookmarkEnd w:id="1079"/>
      <w:bookmarkEnd w:id="1080"/>
      <w:bookmarkEnd w:id="1081"/>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2" w:name="_Toc448696644"/>
      <w:bookmarkStart w:id="1083" w:name="_Toc410196197"/>
      <w:bookmarkStart w:id="1084" w:name="_Toc410196439"/>
      <w:bookmarkStart w:id="1085" w:name="_Toc410196941"/>
      <w:r>
        <w:lastRenderedPageBreak/>
        <w:t>General and Common Doxologies</w:t>
      </w:r>
      <w:bookmarkEnd w:id="1082"/>
    </w:p>
    <w:p w14:paraId="1B082926" w14:textId="77777777" w:rsidR="009C13E9" w:rsidRDefault="009C13E9" w:rsidP="009C13E9">
      <w:pPr>
        <w:pStyle w:val="Heading3"/>
      </w:pPr>
      <w:bookmarkStart w:id="1086" w:name="_Ref434488390"/>
      <w:r>
        <w:t>The Doxology of the Heavenly</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7"/>
            <w:r>
              <w:t>The great and holy luminaries,</w:t>
            </w:r>
            <w:commentRangeEnd w:id="1087"/>
            <w:r>
              <w:rPr>
                <w:rStyle w:val="CommentReference"/>
                <w:rFonts w:ascii="Times New Roman" w:hAnsi="Times New Roman"/>
              </w:rPr>
              <w:commentReference w:id="1087"/>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8"/>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8"/>
            <w:r>
              <w:rPr>
                <w:rStyle w:val="CommentReference"/>
                <w:rFonts w:ascii="Times New Roman" w:hAnsi="Times New Roman"/>
              </w:rPr>
              <w:commentReference w:id="1088"/>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9"/>
            <w:r w:rsidRPr="00602B0F">
              <w:t xml:space="preserve">O Lord, </w:t>
            </w:r>
            <w:commentRangeEnd w:id="1089"/>
            <w:r>
              <w:rPr>
                <w:rStyle w:val="CommentReference"/>
                <w:rFonts w:ascii="Times New Roman" w:hAnsi="Times New Roman"/>
              </w:rPr>
              <w:commentReference w:id="1089"/>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0" w:name="_Ref434488524"/>
      <w:r>
        <w:t>The Doxology of St. John the Baptist</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1" w:name="_Ref434488546"/>
      <w:r>
        <w:t>Another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2" w:name="_Ref434488644"/>
      <w:r>
        <w:lastRenderedPageBreak/>
        <w:t>A Doxology for the Apostles</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3"/>
            <w:r>
              <w:t xml:space="preserve">called </w:t>
            </w:r>
            <w:commentRangeEnd w:id="1093"/>
            <w:r>
              <w:rPr>
                <w:rStyle w:val="CommentReference"/>
                <w:rFonts w:ascii="Times New Roman" w:eastAsiaTheme="minorHAnsi" w:hAnsi="Times New Roman" w:cstheme="minorBidi"/>
                <w:color w:val="auto"/>
              </w:rPr>
              <w:commentReference w:id="1093"/>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4"/>
            <w:r>
              <w:t>Who loved him greatly.</w:t>
            </w:r>
            <w:commentRangeEnd w:id="1094"/>
            <w:r>
              <w:rPr>
                <w:rStyle w:val="CommentReference"/>
                <w:rFonts w:ascii="Times New Roman" w:eastAsiaTheme="minorHAnsi" w:hAnsi="Times New Roman" w:cstheme="minorBidi"/>
                <w:color w:val="auto"/>
              </w:rPr>
              <w:commentReference w:id="1094"/>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5" w:name="_Ref434488657"/>
      <w:r>
        <w:t>Another Doxology for the Apostles</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6"/>
            <w:r>
              <w:t xml:space="preserve">Our </w:t>
            </w:r>
            <w:commentRangeEnd w:id="1096"/>
            <w:r>
              <w:rPr>
                <w:rStyle w:val="CommentReference"/>
                <w:rFonts w:ascii="Times New Roman" w:eastAsiaTheme="minorHAnsi" w:hAnsi="Times New Roman" w:cstheme="minorBidi"/>
                <w:color w:val="auto"/>
              </w:rPr>
              <w:commentReference w:id="1096"/>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7"/>
            <w:r>
              <w:t xml:space="preserve">And </w:t>
            </w:r>
            <w:commentRangeEnd w:id="1097"/>
            <w:r>
              <w:rPr>
                <w:rStyle w:val="CommentReference"/>
                <w:rFonts w:ascii="Times New Roman" w:eastAsiaTheme="minorHAnsi" w:hAnsi="Times New Roman" w:cstheme="minorBidi"/>
                <w:color w:val="auto"/>
              </w:rPr>
              <w:commentReference w:id="1097"/>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8"/>
            <w:r>
              <w:t>And was numbered with</w:t>
            </w:r>
          </w:p>
          <w:p w14:paraId="5527B3A6" w14:textId="77777777" w:rsidR="004C7F73" w:rsidRDefault="004C7F73" w:rsidP="004C7F73">
            <w:pPr>
              <w:pStyle w:val="EngHangEnd"/>
            </w:pPr>
            <w:r>
              <w:t>The rest of the Apostles.</w:t>
            </w:r>
            <w:commentRangeEnd w:id="1098"/>
            <w:r>
              <w:rPr>
                <w:rStyle w:val="CommentReference"/>
                <w:rFonts w:ascii="Times New Roman" w:eastAsiaTheme="minorHAnsi" w:hAnsi="Times New Roman" w:cstheme="minorBidi"/>
                <w:color w:val="auto"/>
              </w:rPr>
              <w:commentReference w:id="1098"/>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9"/>
            <w:r>
              <w:t xml:space="preserve">sound </w:t>
            </w:r>
            <w:commentRangeEnd w:id="1099"/>
            <w:r>
              <w:rPr>
                <w:rStyle w:val="CommentReference"/>
                <w:rFonts w:ascii="Times New Roman" w:eastAsiaTheme="minorHAnsi" w:hAnsi="Times New Roman" w:cstheme="minorBidi"/>
                <w:color w:val="auto"/>
              </w:rPr>
              <w:commentReference w:id="1099"/>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0" w:name="_Ref434488814"/>
      <w:r>
        <w:t>The Doxology of St. Mark</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1"/>
            <w:r>
              <w:t>Beholder of God</w:t>
            </w:r>
            <w:commentRangeEnd w:id="1101"/>
            <w:r>
              <w:rPr>
                <w:rStyle w:val="CommentReference"/>
                <w:rFonts w:ascii="Times New Roman" w:eastAsiaTheme="minorHAnsi" w:hAnsi="Times New Roman" w:cstheme="minorBidi"/>
                <w:color w:val="auto"/>
              </w:rPr>
              <w:commentReference w:id="1101"/>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2" w:name="_Ref434488992"/>
      <w:r>
        <w:t>The Doxology of Any Apostle</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3"/>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3"/>
            <w:r>
              <w:rPr>
                <w:rStyle w:val="CommentReference"/>
                <w:rFonts w:ascii="Times New Roman" w:eastAsiaTheme="minorHAnsi" w:hAnsi="Times New Roman" w:cstheme="minorBidi"/>
                <w:color w:val="auto"/>
              </w:rPr>
              <w:commentReference w:id="1103"/>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4"/>
            <w:r>
              <w:t>compatriots</w:t>
            </w:r>
            <w:commentRangeEnd w:id="1104"/>
            <w:r>
              <w:rPr>
                <w:rStyle w:val="CommentReference"/>
                <w:rFonts w:ascii="Times New Roman" w:eastAsiaTheme="minorHAnsi" w:hAnsi="Times New Roman" w:cstheme="minorBidi"/>
                <w:color w:val="auto"/>
              </w:rPr>
              <w:commentReference w:id="1104"/>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5" w:name="_Ref434489014"/>
      <w:r>
        <w:t>The Doxology of St. Stephen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6" w:name="_Ref434489170"/>
      <w:r>
        <w:t>The Doxology of St. George</w:t>
      </w:r>
      <w:bookmarkEnd w:id="1106"/>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7" w:name="_Ref434490082"/>
      <w:r>
        <w:t>The Doxology of St. Demiana</w:t>
      </w:r>
      <w:bookmarkEnd w:id="1107"/>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8" w:name="_Ref434489950"/>
      <w:r>
        <w:t>The Doxology of the Martyrs</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9"/>
            <w:r>
              <w:t>Akrash</w:t>
            </w:r>
            <w:commentRangeEnd w:id="1109"/>
            <w:r>
              <w:rPr>
                <w:rStyle w:val="CommentReference"/>
              </w:rPr>
              <w:commentReference w:id="1109"/>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0" w:name="_Ref434490311"/>
      <w:r>
        <w:t>The Doxology of St. Anthony and St. Paul</w:t>
      </w:r>
      <w:bookmarkEnd w:id="1110"/>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1"/>
            <w:r w:rsidRPr="004764BD">
              <w:t>give light to</w:t>
            </w:r>
            <w:commentRangeEnd w:id="1111"/>
            <w:r>
              <w:rPr>
                <w:rStyle w:val="CommentReference"/>
                <w:rFonts w:ascii="Times New Roman" w:eastAsiaTheme="minorHAnsi" w:hAnsi="Times New Roman" w:cstheme="minorBidi"/>
                <w:color w:val="auto"/>
              </w:rPr>
              <w:commentReference w:id="1111"/>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2" w:name="_Ref434490826"/>
      <w:r>
        <w:lastRenderedPageBreak/>
        <w:t>The Doxology of St. Pishoy and St. Paul of Tammah</w:t>
      </w:r>
      <w:bookmarkEnd w:id="1112"/>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3" w:name="_Ref434492161"/>
      <w:r>
        <w:lastRenderedPageBreak/>
        <w:t>The Doxology of St. Athanasius the Apostolic</w:t>
      </w:r>
      <w:bookmarkEnd w:id="1113"/>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4" w:name="_Ref434492536"/>
      <w:r>
        <w:t xml:space="preserve">The Doxology of </w:t>
      </w:r>
      <w:r w:rsidR="00231798">
        <w:t>the</w:t>
      </w:r>
      <w:r>
        <w:t xml:space="preserve"> Cross Bearers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5" w:name="_Ref434492645"/>
      <w:r>
        <w:t>The Doxology for a Hierarch Who is Present</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5"/>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5"/>
            <w:r>
              <w:rPr>
                <w:rStyle w:val="CommentReference"/>
                <w:rFonts w:ascii="Times New Roman" w:eastAsiaTheme="minorHAnsi" w:hAnsi="Times New Roman" w:cstheme="minorBidi"/>
                <w:color w:val="auto"/>
              </w:rPr>
              <w:commentReference w:id="1125"/>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9" w:name="_Toc448696645"/>
      <w:bookmarkStart w:id="1130" w:name="September"/>
      <w:r>
        <w:lastRenderedPageBreak/>
        <w:t>September</w:t>
      </w:r>
      <w:bookmarkEnd w:id="1083"/>
      <w:bookmarkEnd w:id="1084"/>
      <w:bookmarkEnd w:id="108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9"/>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134DB2">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134DB2">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134DB2">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134DB2">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134DB2">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134DB2">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134DB2">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134DB2">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134DB2">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134DB2">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134DB2">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134DB2">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134DB2">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134DB2">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134DB2">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134DB2">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1" w:name="_Toc410196198"/>
      <w:bookmarkStart w:id="1132" w:name="_Toc410196440"/>
      <w:bookmarkStart w:id="1133" w:name="_Toc410196942"/>
      <w:r>
        <w:br w:type="page"/>
      </w:r>
    </w:p>
    <w:p w14:paraId="3B77A2B2" w14:textId="6F99453D" w:rsidR="00495F1A" w:rsidRDefault="0092592B" w:rsidP="00495F1A">
      <w:pPr>
        <w:pStyle w:val="Heading3"/>
      </w:pPr>
      <w:bookmarkStart w:id="1134" w:name="_Toc448227468"/>
      <w:r>
        <w:lastRenderedPageBreak/>
        <w:t xml:space="preserve">August 29 (30) / Tho-out 1: </w:t>
      </w:r>
      <w:r w:rsidR="00495F1A">
        <w:t>Ecclesiastical New Year: Nairouz</w:t>
      </w:r>
      <w:bookmarkEnd w:id="1131"/>
      <w:bookmarkEnd w:id="1132"/>
      <w:bookmarkEnd w:id="1133"/>
      <w:bookmarkEnd w:id="1134"/>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5" w:name="_Ref434477358"/>
      <w:r>
        <w:t>The Doxolog</w:t>
      </w:r>
      <w:r w:rsidR="00E21EA3">
        <w:t>y for Ecclesiastical New Year</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6"/>
            <w:r>
              <w:t xml:space="preserve">wiles </w:t>
            </w:r>
            <w:commentRangeEnd w:id="1136"/>
            <w:r>
              <w:rPr>
                <w:rStyle w:val="CommentReference"/>
                <w:rFonts w:ascii="Times New Roman" w:eastAsiaTheme="minorHAnsi" w:hAnsi="Times New Roman" w:cstheme="minorBidi"/>
                <w:color w:val="auto"/>
              </w:rPr>
              <w:commentReference w:id="1136"/>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7" w:name="_Ref434473482"/>
      <w:r>
        <w:t>The Psali Adam</w:t>
      </w:r>
      <w:r w:rsidR="00B411C9">
        <w:t xml:space="preserve"> for the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8"/>
            <w:r>
              <w:t xml:space="preserve">Ϯⲛⲁⲟⲩⲱϣⲧ </w:t>
            </w:r>
            <w:commentRangeEnd w:id="1138"/>
            <w:r>
              <w:rPr>
                <w:rStyle w:val="CommentReference"/>
                <w:rFonts w:ascii="Times New Roman" w:hAnsi="Times New Roman"/>
              </w:rPr>
              <w:commentReference w:id="1138"/>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9"/>
            <w:r>
              <w:t>reign</w:t>
            </w:r>
            <w:commentRangeEnd w:id="1139"/>
            <w:r>
              <w:rPr>
                <w:rStyle w:val="CommentReference"/>
              </w:rPr>
              <w:commentReference w:id="1139"/>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0" w:name="_Ref434473530"/>
      <w:r>
        <w:t xml:space="preserve">The Psali </w:t>
      </w:r>
      <w:r w:rsidR="004E71A7">
        <w:t>Batos for the Ecclesiastical New Year</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1"/>
            <w:r>
              <w:t xml:space="preserve">be </w:t>
            </w:r>
            <w:commentRangeEnd w:id="1141"/>
            <w:r>
              <w:rPr>
                <w:rStyle w:val="CommentReference"/>
              </w:rPr>
              <w:commentReference w:id="1141"/>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2"/>
            <w:r>
              <w:t xml:space="preserve">Ⲁⲙⲱⲛⲓ </w:t>
            </w:r>
            <w:commentRangeEnd w:id="1142"/>
            <w:r>
              <w:rPr>
                <w:rStyle w:val="CommentReference"/>
                <w:rFonts w:ascii="Times New Roman" w:hAnsi="Times New Roman"/>
              </w:rPr>
              <w:commentReference w:id="1142"/>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3"/>
            <w:r>
              <w:t xml:space="preserve">the </w:t>
            </w:r>
            <w:commentRangeEnd w:id="1143"/>
            <w:r>
              <w:rPr>
                <w:rStyle w:val="CommentReference"/>
              </w:rPr>
              <w:commentReference w:id="1143"/>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4"/>
            <w:r>
              <w:t xml:space="preserve">entreat </w:t>
            </w:r>
            <w:commentRangeEnd w:id="1144"/>
            <w:r>
              <w:rPr>
                <w:rStyle w:val="CommentReference"/>
              </w:rPr>
              <w:commentReference w:id="1144"/>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5" w:name="_Toc448227469"/>
      <w:r>
        <w:t xml:space="preserve">August 29 (30) / Tho-out 1: </w:t>
      </w:r>
      <w:r w:rsidRPr="00646349">
        <w:t xml:space="preserve">Also </w:t>
      </w:r>
      <w:r>
        <w:t>the Martyrdom of St. Bartholomew the Apostle</w:t>
      </w:r>
      <w:bookmarkEnd w:id="1145"/>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6" w:name="_Toc448227470"/>
      <w:r>
        <w:t xml:space="preserve">August 30 (31) / Tho-out 2: </w:t>
      </w:r>
      <w:r w:rsidR="005242D1">
        <w:t xml:space="preserve">Martyrdom of </w:t>
      </w:r>
      <w:r>
        <w:t>St. John the Baptist</w:t>
      </w:r>
      <w:bookmarkEnd w:id="1146"/>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7" w:name="_Toc448227471"/>
      <w:r>
        <w:t>September 1 (2) / Tho-out 4: St. Verena</w:t>
      </w:r>
      <w:bookmarkEnd w:id="1147"/>
    </w:p>
    <w:p w14:paraId="07AAD00E" w14:textId="77777777" w:rsidR="00C46B09" w:rsidRDefault="00C46B09" w:rsidP="00C46B09">
      <w:pPr>
        <w:pStyle w:val="Heading4"/>
      </w:pPr>
      <w:bookmarkStart w:id="1148" w:name="_Ref434490285"/>
      <w:r>
        <w:t>The Doxology</w:t>
      </w:r>
      <w:r w:rsidR="00B46E6E">
        <w:t xml:space="preserve"> for St. Verena</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9" w:name="_Toc448227472"/>
      <w:r>
        <w:lastRenderedPageBreak/>
        <w:t>September 3 (4) / Tho-out 6: St. Phoebe the Protodeaconess</w:t>
      </w:r>
      <w:r w:rsidR="008C4D26">
        <w:rPr>
          <w:rStyle w:val="FootnoteReference"/>
        </w:rPr>
        <w:footnoteReference w:id="882"/>
      </w:r>
      <w:bookmarkEnd w:id="1149"/>
    </w:p>
    <w:p w14:paraId="47E3028B" w14:textId="77777777" w:rsidR="0039635A" w:rsidRDefault="0039635A" w:rsidP="0039635A">
      <w:pPr>
        <w:pStyle w:val="Heading3"/>
      </w:pPr>
      <w:bookmarkStart w:id="1150" w:name="_Toc448227473"/>
      <w:r>
        <w:t>September 4 (5) / Tho-out 7: St. Dioscorus</w:t>
      </w:r>
      <w:bookmarkEnd w:id="1150"/>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1" w:name="_Toc448227474"/>
      <w:r>
        <w:t>September 4 (5) / Tho-out 7: Also St. Rebecca and her Children</w:t>
      </w:r>
      <w:bookmarkEnd w:id="1151"/>
    </w:p>
    <w:p w14:paraId="14929AD8" w14:textId="77777777" w:rsidR="0046481B" w:rsidRDefault="0046481B" w:rsidP="0046481B">
      <w:pPr>
        <w:pStyle w:val="Heading4"/>
      </w:pPr>
      <w:bookmarkStart w:id="1152" w:name="_Ref434490258"/>
      <w:r>
        <w:t>The Doxology</w:t>
      </w:r>
      <w:r w:rsidR="00B46E6E">
        <w:t xml:space="preserve"> for St. Rebecca and her Children</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3" w:name="_Toc448227475"/>
      <w:r>
        <w:t>September 9 (10) / Tho-out 12: Commemoration of Archangel Michael</w:t>
      </w:r>
      <w:bookmarkEnd w:id="1153"/>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4" w:name="_Toc448227476"/>
      <w:r>
        <w:t xml:space="preserve">September 12 (13) / Tho-out 15: </w:t>
      </w:r>
      <w:r w:rsidR="00191A26">
        <w:t xml:space="preserve">Translocation of the Relics of </w:t>
      </w:r>
      <w:r>
        <w:t>St. Stephen</w:t>
      </w:r>
      <w:bookmarkEnd w:id="1154"/>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5" w:name="_Toc410196199"/>
      <w:bookmarkStart w:id="1156" w:name="_Toc410196441"/>
      <w:bookmarkStart w:id="1157" w:name="_Toc410196943"/>
      <w:bookmarkStart w:id="1158" w:name="_Ref434563524"/>
      <w:bookmarkStart w:id="1159" w:name="_Ref434563530"/>
      <w:bookmarkStart w:id="1160" w:name="_Toc448227477"/>
      <w:r>
        <w:t xml:space="preserve">September 14 (15) / Tho-out 17: </w:t>
      </w:r>
      <w:r w:rsidR="00495F1A">
        <w:t>The Dedication of the Church of the Holy Cross</w:t>
      </w:r>
      <w:bookmarkEnd w:id="1155"/>
      <w:bookmarkEnd w:id="1156"/>
      <w:bookmarkEnd w:id="1157"/>
      <w:bookmarkEnd w:id="1158"/>
      <w:bookmarkEnd w:id="1159"/>
      <w:bookmarkEnd w:id="116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1" w:name="_Ref434477443"/>
      <w:r>
        <w:lastRenderedPageBreak/>
        <w:t>The Doxology</w:t>
      </w:r>
      <w:r w:rsidR="00E21EA3">
        <w:t xml:space="preserve"> for the Feast of the Cross</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2" w:name="_Ref434474964"/>
      <w:r>
        <w:lastRenderedPageBreak/>
        <w:t>The Psali Ada</w:t>
      </w:r>
      <w:r w:rsidR="006C1B94">
        <w:t>m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3"/>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3"/>
            <w:r>
              <w:rPr>
                <w:rStyle w:val="CommentReference"/>
              </w:rPr>
              <w:commentReference w:id="1163"/>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4" w:name="_Ref434474992"/>
      <w:r>
        <w:t>The Psali Bato</w:t>
      </w:r>
      <w:r w:rsidR="006C1B94">
        <w:t>s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5" w:name="_Toc448227478"/>
      <w:r>
        <w:t>September 18 (19) / Tho-out 21: Commemoration of the Theotokos</w:t>
      </w:r>
      <w:bookmarkEnd w:id="1165"/>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6" w:name="_Toc448227479"/>
      <w:r>
        <w:t>September 21 (22) / Tho-out 24: Martyrdom of St. Quandratus, One of the Seventy Two</w:t>
      </w:r>
      <w:bookmarkEnd w:id="1166"/>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7" w:name="_Toc448227480"/>
      <w:r>
        <w:t xml:space="preserve">September 22 (23) / </w:t>
      </w:r>
      <w:commentRangeStart w:id="1168"/>
      <w:r>
        <w:t>Tho-out 24</w:t>
      </w:r>
      <w:commentRangeEnd w:id="1168"/>
      <w:r w:rsidR="00C46B09">
        <w:rPr>
          <w:rStyle w:val="CommentReference"/>
          <w:rFonts w:eastAsiaTheme="minorHAnsi" w:cstheme="minorBidi"/>
          <w:b w:val="0"/>
          <w:bCs w:val="0"/>
        </w:rPr>
        <w:commentReference w:id="1168"/>
      </w:r>
      <w:r>
        <w:t>: St. Maurice and the Theban Legion</w:t>
      </w:r>
      <w:bookmarkEnd w:id="1167"/>
    </w:p>
    <w:p w14:paraId="74C264D0" w14:textId="77777777" w:rsidR="00D54A29" w:rsidRDefault="00B46E6E" w:rsidP="00D54A29">
      <w:pPr>
        <w:pStyle w:val="Heading4"/>
      </w:pPr>
      <w:bookmarkStart w:id="1169" w:name="_Ref434489859"/>
      <w:r>
        <w:t>The Doxology for</w:t>
      </w:r>
      <w:r w:rsidR="00D54A29">
        <w:t xml:space="preserve"> St. Maurice and the Theban Legion</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0" w:name="_Ref434489873"/>
      <w:r>
        <w:lastRenderedPageBreak/>
        <w:t>Another Doxology of St. Maurice</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1" w:name="_Toc448227481"/>
      <w:r>
        <w:t>September 23 (24) / Tho-out 26: Annunciation of St. John the Baptist to Zacharias</w:t>
      </w:r>
      <w:bookmarkEnd w:id="1171"/>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2" w:name="_Ref435003974"/>
      <w:bookmarkStart w:id="1173" w:name="_Toc448227482"/>
      <w:r>
        <w:t>September 26 (27) / Tho-out 29: Commemoration of the Annunciation, Nativity, and Resurrection on the 29</w:t>
      </w:r>
      <w:r w:rsidRPr="00C0205C">
        <w:rPr>
          <w:vertAlign w:val="superscript"/>
        </w:rPr>
        <w:t>th</w:t>
      </w:r>
      <w:r>
        <w:t xml:space="preserve"> of Every Month</w:t>
      </w:r>
      <w:bookmarkEnd w:id="1172"/>
      <w:bookmarkEnd w:id="1173"/>
    </w:p>
    <w:p w14:paraId="0A0A7EC3" w14:textId="77777777" w:rsidR="00C0205C" w:rsidRDefault="00C0205C" w:rsidP="00C0205C">
      <w:pPr>
        <w:pStyle w:val="Heading4"/>
      </w:pPr>
      <w:bookmarkStart w:id="1174" w:name="_Ref435003845"/>
      <w:r>
        <w:t>The Psali Adam for the 29</w:t>
      </w:r>
      <w:r w:rsidRPr="00C0205C">
        <w:rPr>
          <w:vertAlign w:val="superscript"/>
        </w:rPr>
        <w:t>th</w:t>
      </w:r>
      <w:r>
        <w:t xml:space="preserve"> of Every Month</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5"/>
            <w:r>
              <w:t>At the end of times.</w:t>
            </w:r>
            <w:commentRangeEnd w:id="1175"/>
            <w:r>
              <w:rPr>
                <w:rStyle w:val="CommentReference"/>
                <w:rFonts w:ascii="Times New Roman" w:eastAsiaTheme="minorHAnsi" w:hAnsi="Times New Roman" w:cstheme="minorBidi"/>
                <w:color w:val="auto"/>
              </w:rPr>
              <w:commentReference w:id="1175"/>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6" w:name="_Ref435003860"/>
      <w:r>
        <w:t>The Psali Batos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7"/>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7"/>
            <w:r>
              <w:rPr>
                <w:rStyle w:val="CommentReference"/>
                <w:rFonts w:ascii="Times New Roman" w:eastAsiaTheme="minorHAnsi" w:hAnsi="Times New Roman" w:cstheme="minorBidi"/>
                <w:color w:val="auto"/>
              </w:rPr>
              <w:commentReference w:id="1177"/>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8"/>
            <w:r>
              <w:t xml:space="preserve"> Lord God</w:t>
            </w:r>
            <w:commentRangeEnd w:id="1178"/>
            <w:r>
              <w:rPr>
                <w:rStyle w:val="CommentReference"/>
                <w:rFonts w:ascii="Times New Roman" w:eastAsiaTheme="minorHAnsi" w:hAnsi="Times New Roman" w:cstheme="minorBidi"/>
                <w:color w:val="auto"/>
              </w:rPr>
              <w:commentReference w:id="1178"/>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9" w:name="_Toc448227483"/>
      <w:r>
        <w:t>September 27 (28) / Tho-out 30: Miracle performed by St. Athanasius the Apostolic</w:t>
      </w:r>
      <w:bookmarkEnd w:id="1179"/>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0" w:name="_Ref434561058"/>
      <w:bookmarkStart w:id="1181" w:name="_Toc448227484"/>
      <w:r>
        <w:t xml:space="preserve">September 29 (30) / Paopi 2: </w:t>
      </w:r>
      <w:r w:rsidR="000274A5">
        <w:t xml:space="preserve">The Coming of </w:t>
      </w:r>
      <w:r>
        <w:t>St. Severus</w:t>
      </w:r>
      <w:r w:rsidR="000274A5">
        <w:t xml:space="preserve"> to Egypt</w:t>
      </w:r>
      <w:bookmarkEnd w:id="1180"/>
      <w:bookmarkEnd w:id="1181"/>
    </w:p>
    <w:p w14:paraId="1B16436A" w14:textId="77777777" w:rsidR="0039635A" w:rsidRDefault="0039635A" w:rsidP="0039635A">
      <w:pPr>
        <w:pStyle w:val="Heading4"/>
      </w:pPr>
      <w:bookmarkStart w:id="1182" w:name="_Ref434492249"/>
      <w:r>
        <w:t>The Doxology</w:t>
      </w:r>
      <w:r w:rsidR="00B82753">
        <w:t xml:space="preserve"> for St. Severus</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3"/>
            <w:r w:rsidRPr="004764BD">
              <w:t xml:space="preserve">confirmed </w:t>
            </w:r>
            <w:commentRangeEnd w:id="1183"/>
            <w:r>
              <w:rPr>
                <w:rStyle w:val="CommentReference"/>
                <w:rFonts w:ascii="Times New Roman" w:eastAsiaTheme="minorHAnsi" w:hAnsi="Times New Roman" w:cstheme="minorBidi"/>
                <w:color w:val="auto"/>
              </w:rPr>
              <w:commentReference w:id="1183"/>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4" w:name="_Toc410196200"/>
      <w:bookmarkStart w:id="1185" w:name="_Toc410196442"/>
      <w:bookmarkStart w:id="1186" w:name="_Toc410196944"/>
      <w:bookmarkStart w:id="1187" w:name="_Toc448696646"/>
      <w:bookmarkStart w:id="1188" w:name="October"/>
      <w:bookmarkEnd w:id="1130"/>
      <w:r>
        <w:lastRenderedPageBreak/>
        <w:t>October</w:t>
      </w:r>
      <w:bookmarkEnd w:id="1184"/>
      <w:bookmarkEnd w:id="1185"/>
      <w:bookmarkEnd w:id="1186"/>
      <w:r w:rsidR="006E370D">
        <w:t xml:space="preserve"> or </w:t>
      </w:r>
      <w:r w:rsidR="006E370D">
        <w:rPr>
          <w:rFonts w:ascii="FreeSerifAvvaShenouda" w:hAnsi="FreeSerifAvvaShenouda" w:cs="FreeSerifAvvaShenouda"/>
        </w:rPr>
        <w:t>Ⲡⲁⲱⲡⲉ</w:t>
      </w:r>
      <w:bookmarkEnd w:id="1187"/>
    </w:p>
    <w:bookmarkStart w:id="1189"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134DB2">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134DB2">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134DB2">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134DB2">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134DB2">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134DB2">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134DB2">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134DB2">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134DB2">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134DB2">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134DB2">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134DB2">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0" w:name="_Ref436250096"/>
      <w:bookmarkStart w:id="1191" w:name="_Ref436250168"/>
      <w:bookmarkStart w:id="1192" w:name="_Toc448227485"/>
      <w:r>
        <w:lastRenderedPageBreak/>
        <w:t>October 1 (2) / Paopi 4: St. Bacchus</w:t>
      </w:r>
      <w:bookmarkEnd w:id="1189"/>
      <w:bookmarkEnd w:id="1190"/>
      <w:bookmarkEnd w:id="1191"/>
      <w:bookmarkEnd w:id="1192"/>
    </w:p>
    <w:p w14:paraId="7EAFB97D" w14:textId="77777777" w:rsidR="0081710C" w:rsidRDefault="0081710C" w:rsidP="0081710C">
      <w:pPr>
        <w:pStyle w:val="Heading4"/>
      </w:pPr>
      <w:bookmarkStart w:id="1193" w:name="_Ref434489638"/>
      <w:r>
        <w:t>The Doxology</w:t>
      </w:r>
      <w:r w:rsidR="00B46E6E">
        <w:t xml:space="preserve"> for Sts. Sergius and Bacchus</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4"/>
            <w:r>
              <w:t>heroes</w:t>
            </w:r>
            <w:commentRangeEnd w:id="1194"/>
            <w:r>
              <w:rPr>
                <w:rStyle w:val="CommentReference"/>
                <w:rFonts w:ascii="Times New Roman" w:eastAsiaTheme="minorHAnsi" w:hAnsi="Times New Roman" w:cstheme="minorBidi"/>
                <w:color w:val="auto"/>
              </w:rPr>
              <w:commentReference w:id="1194"/>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5" w:name="_Toc448227486"/>
      <w:r>
        <w:t>October 4 (5) / Paopi 7: St. Paul of Tammoh</w:t>
      </w:r>
      <w:bookmarkEnd w:id="1195"/>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6" w:name="_Toc448227487"/>
      <w:r>
        <w:t>October 7 (8) / Paopi 10: St. Sergius</w:t>
      </w:r>
      <w:bookmarkEnd w:id="1196"/>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7" w:name="_Toc448227488"/>
      <w:r>
        <w:t>October 9 (10) / Paopi 12: Commemoration of Archangel Michael</w:t>
      </w:r>
      <w:bookmarkEnd w:id="1197"/>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8" w:name="_Ref434564830"/>
      <w:bookmarkStart w:id="1199" w:name="_Toc448227489"/>
      <w:r>
        <w:t>October 17 (18) Paopi 20: St. John the Short</w:t>
      </w:r>
      <w:bookmarkEnd w:id="1198"/>
      <w:bookmarkEnd w:id="1199"/>
    </w:p>
    <w:p w14:paraId="23E24F8C" w14:textId="77777777" w:rsidR="0039635A" w:rsidRDefault="0039635A" w:rsidP="0039635A">
      <w:pPr>
        <w:pStyle w:val="Heading4"/>
      </w:pPr>
      <w:bookmarkStart w:id="1200" w:name="_Ref434490715"/>
      <w:r>
        <w:t>The Doxology</w:t>
      </w:r>
      <w:r w:rsidR="00B46E6E">
        <w:t xml:space="preserve"> for St. John the Short</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1" w:name="_Toc448227490"/>
      <w:r>
        <w:t>October 18 (19) / Paopi</w:t>
      </w:r>
      <w:r w:rsidR="00FE0AE4">
        <w:t xml:space="preserve"> </w:t>
      </w:r>
      <w:r>
        <w:t>21: Commemoration of the Theotokos</w:t>
      </w:r>
      <w:bookmarkEnd w:id="1201"/>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2" w:name="_Toc448227491"/>
      <w:r>
        <w:lastRenderedPageBreak/>
        <w:t>October 18 (19) / Paopi</w:t>
      </w:r>
      <w:r w:rsidR="00FE0AE4">
        <w:t xml:space="preserve"> </w:t>
      </w:r>
      <w:r>
        <w:t>21: Also St. Teji (Reweiss)</w:t>
      </w:r>
      <w:bookmarkEnd w:id="1202"/>
    </w:p>
    <w:p w14:paraId="3D0544CD" w14:textId="77777777" w:rsidR="00BF2674" w:rsidRPr="00137929" w:rsidRDefault="00BF2674" w:rsidP="00BF2674">
      <w:pPr>
        <w:pStyle w:val="Heading4"/>
      </w:pPr>
      <w:bookmarkStart w:id="1203" w:name="_Ref434491337"/>
      <w:r>
        <w:t>The Doxology</w:t>
      </w:r>
      <w:r w:rsidR="00810F04">
        <w:t xml:space="preserve"> for St. Teji (Reweiss)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4" w:name="_Ref434563347"/>
      <w:bookmarkStart w:id="1205" w:name="_Toc448227492"/>
      <w:r>
        <w:t>October 23 (24) / Paopi</w:t>
      </w:r>
      <w:r w:rsidR="00FE0AE4">
        <w:t xml:space="preserve"> </w:t>
      </w:r>
      <w:r>
        <w:t>26: St. Apip the Friend of St. Apollo</w:t>
      </w:r>
      <w:bookmarkEnd w:id="1204"/>
      <w:bookmarkEnd w:id="1205"/>
    </w:p>
    <w:p w14:paraId="69CDA95A" w14:textId="77777777" w:rsidR="00E30E2D" w:rsidRPr="00137929" w:rsidRDefault="00E30E2D" w:rsidP="00E30E2D">
      <w:pPr>
        <w:pStyle w:val="Heading4"/>
      </w:pPr>
      <w:bookmarkStart w:id="1206" w:name="_Ref434492837"/>
      <w:r>
        <w:t>The Doxology</w:t>
      </w:r>
      <w:r w:rsidR="00B82753">
        <w:t xml:space="preserve"> for Sts. Apollo and Apip</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7" w:name="_Toc448227493"/>
      <w:r>
        <w:t>October 23 (24) / Paopi</w:t>
      </w:r>
      <w:r w:rsidR="00FE0AE4">
        <w:t xml:space="preserve"> </w:t>
      </w:r>
      <w:r>
        <w:t>26: The Martyrdom of St. Timothy the Apostle</w:t>
      </w:r>
      <w:bookmarkEnd w:id="1207"/>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8" w:name="_Toc448227494"/>
      <w:r>
        <w:t>October 24 (25) / Paopi</w:t>
      </w:r>
      <w:r w:rsidR="00FE0AE4">
        <w:t xml:space="preserve"> </w:t>
      </w:r>
      <w:r>
        <w:t>27: St. Macarius the Bishop of Edkow</w:t>
      </w:r>
      <w:bookmarkEnd w:id="1208"/>
    </w:p>
    <w:p w14:paraId="1E91FBC2" w14:textId="77777777" w:rsidR="00137929" w:rsidRPr="00137929" w:rsidRDefault="00137929" w:rsidP="00137929">
      <w:pPr>
        <w:pStyle w:val="Heading4"/>
      </w:pPr>
      <w:bookmarkStart w:id="1209" w:name="_Ref434490474"/>
      <w:r>
        <w:t>The Doxology</w:t>
      </w:r>
      <w:r w:rsidR="00B46E6E">
        <w:t xml:space="preserve"> for St. Macarius the Bishop of Edkow</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0" w:name="_Toc448227495"/>
      <w:r>
        <w:t>October 26 (27) / Paopi 29: Commemoration of the Annunciation, Nativity, and Resurrection on the 29</w:t>
      </w:r>
      <w:r w:rsidRPr="00C0205C">
        <w:rPr>
          <w:vertAlign w:val="superscript"/>
        </w:rPr>
        <w:t>th</w:t>
      </w:r>
      <w:r>
        <w:t xml:space="preserve"> of Every Month</w:t>
      </w:r>
      <w:bookmarkEnd w:id="1210"/>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1" w:name="_Toc448227496"/>
      <w:r>
        <w:t>October 27 (28) / Paopi 30: St. Mark</w:t>
      </w:r>
      <w:r w:rsidR="00F20BBD">
        <w:t xml:space="preserve"> (Consecration and Appearance of Head)</w:t>
      </w:r>
      <w:bookmarkEnd w:id="1211"/>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2" w:name="_Toc448227497"/>
      <w:r>
        <w:t>October 28 (29) / Athor 1: St. Cleopas and His Companion, Two of the Seventy Two Apostles</w:t>
      </w:r>
      <w:bookmarkEnd w:id="1212"/>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3" w:name="_Toc410196201"/>
      <w:bookmarkStart w:id="1214" w:name="_Toc410196443"/>
      <w:bookmarkStart w:id="1215" w:name="_Toc410196945"/>
      <w:bookmarkStart w:id="1216" w:name="_Toc448696647"/>
      <w:bookmarkStart w:id="1217" w:name="November"/>
      <w:bookmarkEnd w:id="1188"/>
      <w:r>
        <w:lastRenderedPageBreak/>
        <w:t>November</w:t>
      </w:r>
      <w:r w:rsidR="00495F1A">
        <w:t xml:space="preserve"> or </w:t>
      </w:r>
      <w:bookmarkEnd w:id="1213"/>
      <w:bookmarkEnd w:id="1214"/>
      <w:bookmarkEnd w:id="1215"/>
      <w:r w:rsidRPr="00FB5E62">
        <w:rPr>
          <w:rFonts w:ascii="FreeSerifAvvaShenouda" w:eastAsia="Arial Unicode MS" w:hAnsi="FreeSerifAvvaShenouda" w:cs="FreeSerifAvvaShenouda"/>
        </w:rPr>
        <w:t>Ⲁⲑⲟⲣ</w:t>
      </w:r>
      <w:bookmarkEnd w:id="1216"/>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134DB2">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134DB2">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134DB2">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134DB2">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134DB2">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134DB2">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134DB2">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134DB2">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134DB2">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134DB2">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134DB2">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134DB2">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134DB2">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134DB2">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134DB2">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134DB2">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134DB2">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134DB2">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8" w:name="_Toc448227498"/>
      <w:r>
        <w:lastRenderedPageBreak/>
        <w:t>November 3 (4) / Athor 7</w:t>
      </w:r>
      <w:r w:rsidR="00205EA4">
        <w:t>: St. George</w:t>
      </w:r>
      <w:bookmarkEnd w:id="1218"/>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9" w:name="_Toc448227499"/>
      <w:r>
        <w:t>November 4 (5) / Athor 8</w:t>
      </w:r>
      <w:r w:rsidR="00205EA4">
        <w:t>: The Four Incorporeal Beasts</w:t>
      </w:r>
      <w:bookmarkEnd w:id="1219"/>
    </w:p>
    <w:p w14:paraId="0FEBB939" w14:textId="77777777" w:rsidR="00205EA4" w:rsidRDefault="00205EA4" w:rsidP="00205EA4">
      <w:pPr>
        <w:pStyle w:val="Heading4"/>
      </w:pPr>
      <w:bookmarkStart w:id="1220" w:name="_Ref434488301"/>
      <w:r>
        <w:t>The Doxology</w:t>
      </w:r>
      <w:r w:rsidR="00B46E6E">
        <w:t xml:space="preserve"> for the Four Incorporeal Beasts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1"/>
            <w:r>
              <w:t>Bea</w:t>
            </w:r>
            <w:r w:rsidR="001D2DF6">
              <w:t>s</w:t>
            </w:r>
            <w:r>
              <w:t>ts</w:t>
            </w:r>
            <w:commentRangeEnd w:id="1221"/>
            <w:r>
              <w:rPr>
                <w:rStyle w:val="CommentReference"/>
                <w:rFonts w:ascii="Times New Roman" w:eastAsiaTheme="minorHAnsi" w:hAnsi="Times New Roman" w:cstheme="minorBidi"/>
                <w:color w:val="auto"/>
              </w:rPr>
              <w:commentReference w:id="122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2"/>
            <w:r>
              <w:t xml:space="preserve">incessant </w:t>
            </w:r>
            <w:commentRangeEnd w:id="1222"/>
            <w:r>
              <w:rPr>
                <w:rStyle w:val="CommentReference"/>
                <w:rFonts w:ascii="Times New Roman" w:eastAsiaTheme="minorHAnsi" w:hAnsi="Times New Roman" w:cstheme="minorBidi"/>
                <w:color w:val="auto"/>
              </w:rPr>
              <w:commentReference w:id="122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3"/>
            <w:r>
              <w:t>The ministering flames of fire,</w:t>
            </w:r>
            <w:commentRangeEnd w:id="1223"/>
            <w:r>
              <w:rPr>
                <w:rStyle w:val="CommentReference"/>
                <w:rFonts w:ascii="Times New Roman" w:eastAsiaTheme="minorHAnsi" w:hAnsi="Times New Roman" w:cstheme="minorBidi"/>
                <w:color w:val="auto"/>
              </w:rPr>
              <w:commentReference w:id="122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4" w:name="_Ref434561114"/>
      <w:bookmarkStart w:id="1225" w:name="_Toc448227500"/>
      <w:r>
        <w:t>November 8 (9) / Athor 12: Archangel Michael</w:t>
      </w:r>
      <w:bookmarkEnd w:id="1224"/>
      <w:bookmarkEnd w:id="1225"/>
    </w:p>
    <w:p w14:paraId="7E078728" w14:textId="77777777" w:rsidR="004750F8" w:rsidRDefault="004750F8" w:rsidP="004750F8">
      <w:pPr>
        <w:pStyle w:val="Heading4"/>
      </w:pPr>
      <w:bookmarkStart w:id="1226" w:name="_Ref434487967"/>
      <w:r>
        <w:t>The Doxology</w:t>
      </w:r>
      <w:r w:rsidR="009D0B24">
        <w:t xml:space="preserve"> for Archangel Michael</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7"/>
            <w:r w:rsidRPr="004764BD">
              <w:t xml:space="preserve">before </w:t>
            </w:r>
            <w:commentRangeEnd w:id="1227"/>
            <w:r>
              <w:rPr>
                <w:rStyle w:val="CommentReference"/>
                <w:rFonts w:ascii="Times New Roman" w:eastAsiaTheme="minorHAnsi" w:hAnsi="Times New Roman" w:cstheme="minorBidi"/>
                <w:color w:val="auto"/>
              </w:rPr>
              <w:commentReference w:id="1227"/>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6" w:name="_Ref434487984"/>
      <w:r>
        <w:t>The Doxology for Michael and Gabriel</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7" w:name="_Toc448227501"/>
      <w:r>
        <w:t>November 10 (11) / Athor 14: St. Martin of Tours</w:t>
      </w:r>
      <w:bookmarkEnd w:id="1237"/>
    </w:p>
    <w:p w14:paraId="098FEB00" w14:textId="77777777" w:rsidR="00056020" w:rsidRDefault="00056020" w:rsidP="00056020">
      <w:pPr>
        <w:pStyle w:val="Heading4"/>
      </w:pPr>
      <w:bookmarkStart w:id="1238" w:name="_Ref439518461"/>
      <w:r>
        <w:t>The Doxology for St. Martin of Tours</w:t>
      </w:r>
      <w:r>
        <w:rPr>
          <w:rStyle w:val="FootnoteReference"/>
        </w:rPr>
        <w:footnoteReference w:id="893"/>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9" w:name="_Toc448227502"/>
      <w:r>
        <w:t>November 11 (12) / Athor 15: St</w:t>
      </w:r>
      <w:r w:rsidR="004750F8">
        <w:t>. Me</w:t>
      </w:r>
      <w:r>
        <w:t>na the Martyr</w:t>
      </w:r>
      <w:bookmarkEnd w:id="1239"/>
    </w:p>
    <w:p w14:paraId="5E17B349" w14:textId="77777777" w:rsidR="00205EA4" w:rsidRDefault="00205EA4" w:rsidP="00205EA4">
      <w:pPr>
        <w:pStyle w:val="Heading4"/>
      </w:pPr>
      <w:bookmarkStart w:id="1240" w:name="_Ref434489493"/>
      <w:r>
        <w:t>The Doxology</w:t>
      </w:r>
      <w:r w:rsidR="00B46E6E">
        <w:t xml:space="preserve"> for St. Mena</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1"/>
            <w:r w:rsidRPr="004764BD">
              <w:t>Voice Divine</w:t>
            </w:r>
            <w:commentRangeEnd w:id="1241"/>
            <w:r>
              <w:rPr>
                <w:rStyle w:val="CommentReference"/>
                <w:rFonts w:ascii="Times New Roman" w:eastAsiaTheme="minorHAnsi" w:hAnsi="Times New Roman" w:cstheme="minorBidi"/>
                <w:color w:val="auto"/>
              </w:rPr>
              <w:commentReference w:id="124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2"/>
            <w:r w:rsidRPr="004764BD">
              <w:t xml:space="preserve">received </w:t>
            </w:r>
            <w:commentRangeEnd w:id="1242"/>
            <w:r>
              <w:rPr>
                <w:rStyle w:val="CommentReference"/>
                <w:rFonts w:ascii="Times New Roman" w:eastAsiaTheme="minorHAnsi" w:hAnsi="Times New Roman" w:cstheme="minorBidi"/>
                <w:color w:val="auto"/>
              </w:rPr>
              <w:commentReference w:id="124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3" w:name="_Toc448227503"/>
      <w:r>
        <w:t>November 14 (15) / Athor 18: St. Philip the Apostle</w:t>
      </w:r>
      <w:bookmarkEnd w:id="1243"/>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4" w:name="_Toc448227504"/>
      <w:r>
        <w:t>November 15 (16) / Athor 19: The Preaching of St. Bartholomew</w:t>
      </w:r>
      <w:bookmarkEnd w:id="1244"/>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5" w:name="_Toc448227505"/>
      <w:r>
        <w:t>November 15 (16) / Athor 19: Also the Consecration of the Church of Sts. Sergius and Bacchus.</w:t>
      </w:r>
      <w:bookmarkEnd w:id="1245"/>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6" w:name="_Toc448227506"/>
      <w:r>
        <w:t>November 16 (17) / Athor 20: Consecration of Sts. Theodore and Theodore</w:t>
      </w:r>
      <w:bookmarkEnd w:id="1246"/>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7"/>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7"/>
      <w:r w:rsidR="00191A26">
        <w:rPr>
          <w:rStyle w:val="CommentReference"/>
          <w:i w:val="0"/>
        </w:rPr>
        <w:commentReference w:id="1247"/>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8" w:name="_Toc448227507"/>
      <w:r>
        <w:t>November 17 (18) / Athor 21: Commemoration of the Theotokos</w:t>
      </w:r>
      <w:bookmarkEnd w:id="1248"/>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49" w:name="_Ref434562715"/>
      <w:bookmarkStart w:id="1250" w:name="_Toc448227508"/>
      <w:r>
        <w:lastRenderedPageBreak/>
        <w:t>November 18 (19) / Athor 22: Martyrdom of Sts. Cosmas, Damian, and their Brothers</w:t>
      </w:r>
      <w:bookmarkEnd w:id="1249"/>
      <w:bookmarkEnd w:id="1250"/>
    </w:p>
    <w:p w14:paraId="63F7F3A5" w14:textId="77777777" w:rsidR="0059166B" w:rsidRDefault="0059166B" w:rsidP="0059166B">
      <w:pPr>
        <w:pStyle w:val="Heading4"/>
      </w:pPr>
      <w:bookmarkStart w:id="1251" w:name="_Ref434489688"/>
      <w:r>
        <w:t>The Doxology</w:t>
      </w:r>
      <w:r w:rsidR="00B46E6E">
        <w:t xml:space="preserve"> for Sts. Cosmas, Damian, their Brothers and their Mother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2"/>
            <w:r>
              <w:t>Prabioc</w:t>
            </w:r>
            <w:commentRangeEnd w:id="1252"/>
            <w:r>
              <w:rPr>
                <w:rStyle w:val="CommentReference"/>
                <w:rFonts w:ascii="Times New Roman" w:eastAsiaTheme="minorHAnsi" w:hAnsi="Times New Roman" w:cstheme="minorBidi"/>
                <w:color w:val="auto"/>
              </w:rPr>
              <w:commentReference w:id="125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3"/>
            <w:r>
              <w:t xml:space="preserve">confirming </w:t>
            </w:r>
            <w:commentRangeEnd w:id="1253"/>
            <w:r>
              <w:rPr>
                <w:rStyle w:val="CommentReference"/>
                <w:rFonts w:ascii="Times New Roman" w:eastAsiaTheme="minorHAnsi" w:hAnsi="Times New Roman" w:cstheme="minorBidi"/>
                <w:color w:val="auto"/>
              </w:rPr>
              <w:commentReference w:id="125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4" w:name="_Toc448227509"/>
      <w:r>
        <w:t>November 19 (20) / Athor 23: Consecration of the Church of St. Marina</w:t>
      </w:r>
      <w:bookmarkEnd w:id="1254"/>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5" w:name="_Toc448227510"/>
      <w:r>
        <w:t>November 20 (21) / Athor 24: The Twenty Four Presbyters</w:t>
      </w:r>
      <w:bookmarkEnd w:id="1255"/>
    </w:p>
    <w:p w14:paraId="4A042C64" w14:textId="77777777" w:rsidR="00205EA4" w:rsidRDefault="00205EA4" w:rsidP="00205EA4">
      <w:pPr>
        <w:pStyle w:val="Heading4"/>
      </w:pPr>
      <w:bookmarkStart w:id="1256" w:name="_Ref434488339"/>
      <w:r>
        <w:t>The Doxology</w:t>
      </w:r>
      <w:r w:rsidR="00B46E6E">
        <w:t xml:space="preserve"> for the Twenty Four Presbyters</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7" w:name="_Toc448227511"/>
      <w:r>
        <w:t>November 21 (22) / Athor 25: St. Philopater Mercurius</w:t>
      </w:r>
      <w:bookmarkEnd w:id="1257"/>
    </w:p>
    <w:p w14:paraId="1868DD24" w14:textId="77777777" w:rsidR="00205EA4" w:rsidRDefault="00205EA4" w:rsidP="00205EA4">
      <w:pPr>
        <w:pStyle w:val="Heading4"/>
      </w:pPr>
      <w:bookmarkStart w:id="1258" w:name="_Ref434489457"/>
      <w:r>
        <w:t>The Doxology</w:t>
      </w:r>
      <w:r w:rsidR="00B46E6E">
        <w:t xml:space="preserve"> for St. Philopater Mercurius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3"/>
            <w:r>
              <w:t>Placed</w:t>
            </w:r>
            <w:commentRangeEnd w:id="1263"/>
            <w:r>
              <w:rPr>
                <w:rStyle w:val="CommentReference"/>
                <w:rFonts w:ascii="Times New Roman" w:eastAsiaTheme="minorHAnsi" w:hAnsi="Times New Roman" w:cstheme="minorBidi"/>
                <w:color w:val="auto"/>
              </w:rPr>
              <w:commentReference w:id="126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4"/>
            <w:r>
              <w:t>emperate</w:t>
            </w:r>
            <w:r w:rsidRPr="004764BD">
              <w:t xml:space="preserve"> </w:t>
            </w:r>
            <w:r>
              <w:t>with</w:t>
            </w:r>
            <w:commentRangeEnd w:id="1264"/>
            <w:r>
              <w:rPr>
                <w:rStyle w:val="CommentReference"/>
                <w:rFonts w:ascii="Times New Roman" w:eastAsiaTheme="minorHAnsi" w:hAnsi="Times New Roman" w:cstheme="minorBidi"/>
                <w:color w:val="auto"/>
              </w:rPr>
              <w:commentReference w:id="126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8" w:name="_Toc448227512"/>
      <w:r>
        <w:t>November 24 (25) / Athor 28: Martyrdom of St. Serapamon, the bishop of Nikiou</w:t>
      </w:r>
      <w:bookmarkEnd w:id="1268"/>
    </w:p>
    <w:p w14:paraId="764EF4A2" w14:textId="77777777" w:rsidR="00DF43CA" w:rsidRDefault="00DF43CA" w:rsidP="00DF43CA">
      <w:pPr>
        <w:pStyle w:val="Heading4"/>
      </w:pPr>
      <w:bookmarkStart w:id="1269" w:name="_Ref434489794"/>
      <w:r>
        <w:t>The Doxology</w:t>
      </w:r>
      <w:r w:rsidR="00B46E6E">
        <w:t xml:space="preserve"> for St. Serapamon</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0"/>
            <w:r>
              <w:t>sprang forth</w:t>
            </w:r>
            <w:commentRangeEnd w:id="1270"/>
            <w:r>
              <w:rPr>
                <w:rStyle w:val="CommentReference"/>
                <w:rFonts w:ascii="Times New Roman" w:eastAsiaTheme="minorHAnsi" w:hAnsi="Times New Roman" w:cstheme="minorBidi"/>
                <w:color w:val="auto"/>
              </w:rPr>
              <w:commentReference w:id="127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1" w:name="_Toc448227513"/>
      <w:r>
        <w:t>November 25 (26) / Athor 29: Commemoration of the Annunciation, Nativity, and Resurrection on the 29</w:t>
      </w:r>
      <w:r w:rsidRPr="00C0205C">
        <w:rPr>
          <w:vertAlign w:val="superscript"/>
        </w:rPr>
        <w:t>th</w:t>
      </w:r>
      <w:r>
        <w:t xml:space="preserve"> of Every Month</w:t>
      </w:r>
      <w:bookmarkEnd w:id="1271"/>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2" w:name="_Toc448227514"/>
      <w:r>
        <w:t>November 26 (27) / Athor 30: Consecration of a Church of St. Cosmas and Damian, Their Brothers and Their Mother</w:t>
      </w:r>
      <w:bookmarkEnd w:id="1272"/>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3" w:name="_Toc448227515"/>
      <w:r>
        <w:t>November 27 (28) / Koiak 1: Consecration of the Church of St. Shenoute</w:t>
      </w:r>
      <w:bookmarkEnd w:id="1273"/>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4" w:name="_Toc448227516"/>
      <w:r>
        <w:lastRenderedPageBreak/>
        <w:t>November 30 (December 1) / Koiak 4: Martyrdom of St. Andrew the Apostle</w:t>
      </w:r>
      <w:bookmarkEnd w:id="1274"/>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7"/>
      <w:r>
        <w:t>.</w:t>
      </w:r>
    </w:p>
    <w:p w14:paraId="2DF67188" w14:textId="77777777" w:rsidR="00495F1A" w:rsidRDefault="00495F1A" w:rsidP="00495F1A">
      <w:pPr>
        <w:pStyle w:val="Heading2"/>
        <w:rPr>
          <w:rFonts w:ascii="FreeSerifAvvaShenouda" w:hAnsi="FreeSerifAvvaShenouda" w:cs="FreeSerifAvvaShenouda"/>
        </w:rPr>
      </w:pPr>
      <w:bookmarkStart w:id="1275" w:name="_Toc410196202"/>
      <w:bookmarkStart w:id="1276" w:name="_Toc410196444"/>
      <w:bookmarkStart w:id="1277" w:name="_Toc410196946"/>
      <w:bookmarkStart w:id="1278" w:name="_Toc448227517"/>
      <w:bookmarkStart w:id="1279" w:name="_Toc448696648"/>
      <w:bookmarkStart w:id="1280" w:name="December"/>
      <w:r>
        <w:lastRenderedPageBreak/>
        <w:t>December</w:t>
      </w:r>
      <w:bookmarkEnd w:id="1275"/>
      <w:bookmarkEnd w:id="1276"/>
      <w:bookmarkEnd w:id="1277"/>
      <w:r w:rsidR="00205EA4">
        <w:t xml:space="preserve"> or </w:t>
      </w:r>
      <w:r w:rsidR="00205EA4">
        <w:rPr>
          <w:rFonts w:ascii="FreeSerifAvvaShenouda" w:hAnsi="FreeSerifAvvaShenouda" w:cs="FreeSerifAvvaShenouda"/>
        </w:rPr>
        <w:t>Ⲕⲟⲓⲁϩⲕ</w:t>
      </w:r>
      <w:bookmarkEnd w:id="1278"/>
      <w:bookmarkEnd w:id="1279"/>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134DB2">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134DB2">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134DB2">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134DB2">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134DB2">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134DB2">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134DB2">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134DB2">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134DB2">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134DB2">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134DB2">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134DB2">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134DB2">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134DB2">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134DB2">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134DB2">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134DB2">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134DB2">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2"/>
            <w:r>
              <w:rPr>
                <w:rStyle w:val="CommentReference"/>
                <w:rFonts w:ascii="Times New Roman" w:eastAsiaTheme="minorHAnsi" w:hAnsi="Times New Roman" w:cstheme="minorBidi"/>
                <w:color w:val="auto"/>
              </w:rPr>
              <w:commentReference w:id="128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3"/>
            <w:r>
              <w:t xml:space="preserve">Announced </w:t>
            </w:r>
            <w:commentRangeEnd w:id="1283"/>
            <w:r>
              <w:rPr>
                <w:rStyle w:val="CommentReference"/>
                <w:rFonts w:ascii="Times New Roman" w:eastAsiaTheme="minorHAnsi" w:hAnsi="Times New Roman" w:cstheme="minorBidi"/>
                <w:color w:val="auto"/>
              </w:rPr>
              <w:commentReference w:id="128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5" w:name="_Ref434478867"/>
      <w:r>
        <w:t xml:space="preserve">The Third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6" w:name="_Ref434478878"/>
      <w:r>
        <w:t xml:space="preserve">The Fourth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7"/>
            <w:r>
              <w:t>He raised us with a new invitation.</w:t>
            </w:r>
            <w:commentRangeEnd w:id="1287"/>
            <w:r>
              <w:rPr>
                <w:rStyle w:val="CommentReference"/>
                <w:rFonts w:ascii="Times New Roman" w:eastAsiaTheme="minorHAnsi" w:hAnsi="Times New Roman" w:cstheme="minorBidi"/>
                <w:color w:val="auto"/>
              </w:rPr>
              <w:commentReference w:id="128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8"/>
            <w:r>
              <w:t>Bride</w:t>
            </w:r>
            <w:commentRangeEnd w:id="1288"/>
            <w:r>
              <w:rPr>
                <w:rStyle w:val="CommentReference"/>
                <w:rFonts w:ascii="Times New Roman" w:eastAsiaTheme="minorHAnsi" w:hAnsi="Times New Roman" w:cstheme="minorBidi"/>
                <w:color w:val="auto"/>
              </w:rPr>
              <w:commentReference w:id="128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9" w:name="_Ref434478888"/>
      <w:r>
        <w:t xml:space="preserve">The Fifth Doxology of December or </w:t>
      </w:r>
      <w:r w:rsidRPr="006C0F49">
        <w:rPr>
          <w:rFonts w:ascii="FreeSerifAvvaShenouda" w:hAnsi="FreeSerifAvvaShenouda" w:cs="FreeSerifAvvaShenouda"/>
        </w:rPr>
        <w:t>Ⲕⲟⲓⲁϩⲕ</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0" w:name="_Ref434478907"/>
      <w:r>
        <w:t xml:space="preserve">The Sixth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1"/>
            <w:r>
              <w:t xml:space="preserve">return </w:t>
            </w:r>
            <w:commentRangeEnd w:id="1291"/>
            <w:r>
              <w:rPr>
                <w:rStyle w:val="CommentReference"/>
              </w:rPr>
              <w:commentReference w:id="129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2"/>
            <w:r>
              <w:t xml:space="preserve">confirmation </w:t>
            </w:r>
            <w:commentRangeEnd w:id="1292"/>
            <w:r>
              <w:rPr>
                <w:rStyle w:val="CommentReference"/>
              </w:rPr>
              <w:commentReference w:id="129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4"/>
            <w:r>
              <w:t>Angel-evangel of Good News</w:t>
            </w:r>
            <w:commentRangeEnd w:id="1294"/>
            <w:r>
              <w:rPr>
                <w:rStyle w:val="CommentReference"/>
                <w:rFonts w:ascii="Times New Roman" w:eastAsiaTheme="minorHAnsi" w:hAnsi="Times New Roman" w:cstheme="minorBidi"/>
                <w:color w:val="auto"/>
              </w:rPr>
              <w:commentReference w:id="129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5"/>
            <w:r>
              <w:t>Hail, O full of grace</w:t>
            </w:r>
            <w:commentRangeEnd w:id="1295"/>
            <w:r>
              <w:rPr>
                <w:rStyle w:val="CommentReference"/>
                <w:rFonts w:ascii="Times New Roman" w:eastAsiaTheme="minorHAnsi" w:hAnsi="Times New Roman" w:cstheme="minorBidi"/>
                <w:color w:val="auto"/>
              </w:rPr>
              <w:commentReference w:id="129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6"/>
            <w:r>
              <w:t>Angel-Evangel</w:t>
            </w:r>
            <w:commentRangeEnd w:id="1296"/>
            <w:r>
              <w:rPr>
                <w:rStyle w:val="CommentReference"/>
                <w:rFonts w:ascii="Times New Roman" w:eastAsiaTheme="minorHAnsi" w:hAnsi="Times New Roman" w:cstheme="minorBidi"/>
                <w:color w:val="auto"/>
              </w:rPr>
              <w:commentReference w:id="129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7" w:name="_Ref434564112"/>
      <w:bookmarkStart w:id="1298" w:name="_Toc448227518"/>
      <w:bookmarkStart w:id="1299" w:name="_Toc410196203"/>
      <w:bookmarkStart w:id="1300" w:name="_Toc410196445"/>
      <w:bookmarkStart w:id="1301" w:name="_Toc410196947"/>
      <w:r>
        <w:lastRenderedPageBreak/>
        <w:t>December 1 (2) / Koiak 5: Martyrdom of St. Victor</w:t>
      </w:r>
      <w:bookmarkEnd w:id="1297"/>
      <w:bookmarkEnd w:id="1298"/>
    </w:p>
    <w:p w14:paraId="5851AA48" w14:textId="77777777" w:rsidR="00253C5F" w:rsidRDefault="00253C5F" w:rsidP="00253C5F">
      <w:pPr>
        <w:pStyle w:val="Heading4"/>
      </w:pPr>
      <w:bookmarkStart w:id="1302" w:name="_Ref434489590"/>
      <w:r>
        <w:t>The Doxology</w:t>
      </w:r>
      <w:r w:rsidR="00B46E6E">
        <w:t xml:space="preserve"> for St. Victor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3"/>
            <w:r>
              <w:t>saint</w:t>
            </w:r>
            <w:commentRangeEnd w:id="1303"/>
            <w:r>
              <w:rPr>
                <w:rStyle w:val="CommentReference"/>
                <w:rFonts w:ascii="Times New Roman" w:eastAsiaTheme="minorHAnsi" w:hAnsi="Times New Roman" w:cstheme="minorBidi"/>
                <w:color w:val="auto"/>
              </w:rPr>
              <w:commentReference w:id="130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4" w:name="_Toc448227519"/>
      <w:r>
        <w:lastRenderedPageBreak/>
        <w:t>December 2 (3) / Koiak 6: Pope Abraam the Syrian</w:t>
      </w:r>
      <w:bookmarkEnd w:id="1304"/>
    </w:p>
    <w:p w14:paraId="705AECE8" w14:textId="77777777" w:rsidR="00F416C6" w:rsidRDefault="00F416C6" w:rsidP="00F416C6">
      <w:pPr>
        <w:pStyle w:val="Heading4"/>
      </w:pPr>
      <w:bookmarkStart w:id="1305" w:name="_Ref434492343"/>
      <w:r>
        <w:t>The Doxology of St. Simon the Tanner</w:t>
      </w:r>
      <w:r>
        <w:rPr>
          <w:rStyle w:val="FootnoteReference"/>
        </w:rPr>
        <w:footnoteReference w:id="901"/>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6" w:name="_Toc448227520"/>
      <w:r>
        <w:t xml:space="preserve">December 4 (5) / Koiak 8: </w:t>
      </w:r>
      <w:r w:rsidR="00743CE8">
        <w:t xml:space="preserve">The Martyrdom of </w:t>
      </w:r>
      <w:r>
        <w:t>Sts. Barbara and Juliana</w:t>
      </w:r>
      <w:bookmarkEnd w:id="1306"/>
    </w:p>
    <w:p w14:paraId="1D4A5115" w14:textId="77777777" w:rsidR="00FF5FF3" w:rsidRDefault="00FF5FF3" w:rsidP="00FF5FF3">
      <w:pPr>
        <w:pStyle w:val="Heading4"/>
      </w:pPr>
      <w:bookmarkStart w:id="1307" w:name="_Ref434490169"/>
      <w:r>
        <w:t>The Doxology</w:t>
      </w:r>
      <w:r w:rsidR="00B46E6E">
        <w:t xml:space="preserve"> for Sts. Barbara and Juliana</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8" w:name="_Toc448227521"/>
      <w:r>
        <w:t>December 4 (5) / Koiak 8: Also St. Samuel the Confessor</w:t>
      </w:r>
      <w:bookmarkEnd w:id="1308"/>
    </w:p>
    <w:p w14:paraId="2EE78AB4" w14:textId="77777777" w:rsidR="00224925" w:rsidRDefault="00224925" w:rsidP="00224925">
      <w:pPr>
        <w:pStyle w:val="Heading4"/>
      </w:pPr>
      <w:bookmarkStart w:id="1309" w:name="_Ref434491260"/>
      <w:r>
        <w:t>The Doxology</w:t>
      </w:r>
      <w:r w:rsidR="00810F04">
        <w:t xml:space="preserve"> for St. Samuel the Confessor</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0" w:name="_Toc448227522"/>
      <w:r>
        <w:t>December 6 (7) / Koiak 10: Relocation of St. Severus’ Relics</w:t>
      </w:r>
      <w:bookmarkEnd w:id="1320"/>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1" w:name="_Toc448227523"/>
      <w:r>
        <w:t>December 8 (9) / Koiak 12: Commemoration of Archangel Michael</w:t>
      </w:r>
      <w:bookmarkEnd w:id="1321"/>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2" w:name="_Toc448227524"/>
      <w:r>
        <w:t>December 12 (13) / Koiak 16: Saint Spyridon</w:t>
      </w:r>
      <w:r>
        <w:rPr>
          <w:rStyle w:val="FootnoteReference"/>
        </w:rPr>
        <w:footnoteReference w:id="905"/>
      </w:r>
      <w:bookmarkEnd w:id="1322"/>
    </w:p>
    <w:p w14:paraId="598A6BCC" w14:textId="77777777" w:rsidR="005329C1" w:rsidRDefault="005329C1" w:rsidP="005329C1">
      <w:pPr>
        <w:pStyle w:val="Heading3"/>
      </w:pPr>
      <w:bookmarkStart w:id="1323" w:name="_Toc448227525"/>
      <w:r>
        <w:t>December 17 (18) / Koiak 21: Commemoration of the Theotokos</w:t>
      </w:r>
      <w:bookmarkEnd w:id="1323"/>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4" w:name="_Toc448227526"/>
      <w:r>
        <w:lastRenderedPageBreak/>
        <w:t>December 17 (18) / Koiak 21: Also the Martyrdom of St. Barnabas, on</w:t>
      </w:r>
      <w:r w:rsidR="00743CE8">
        <w:t>e</w:t>
      </w:r>
      <w:r>
        <w:t xml:space="preserve"> of the Seventy Two</w:t>
      </w:r>
      <w:bookmarkEnd w:id="1324"/>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5" w:name="_Toc448227527"/>
      <w:r>
        <w:t>December 18 (19) / Koiak 22: Archangel Gabriel</w:t>
      </w:r>
      <w:r w:rsidR="00481AE5">
        <w:t xml:space="preserve"> (Consecration)</w:t>
      </w:r>
      <w:bookmarkEnd w:id="1325"/>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6" w:name="_Toc448227528"/>
      <w:r>
        <w:t>December 20 (21) / Koiak 24: The Birth of St. Takle Haymanot</w:t>
      </w:r>
      <w:bookmarkEnd w:id="1326"/>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7" w:name="_Toc448227529"/>
      <w:r>
        <w:t>December 21 (22) / Koiak 25: St. John Kami</w:t>
      </w:r>
      <w:bookmarkEnd w:id="1327"/>
    </w:p>
    <w:p w14:paraId="3F9EF92D" w14:textId="77777777" w:rsidR="00810F04" w:rsidRPr="00810F04" w:rsidRDefault="00810F04" w:rsidP="00810F04">
      <w:pPr>
        <w:pStyle w:val="Heading4"/>
      </w:pPr>
      <w:bookmarkStart w:id="1328" w:name="_Ref434491108"/>
      <w:r>
        <w:t>The Doxology for St. John Kami</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9" w:name="_Toc448227530"/>
      <w:r>
        <w:t>December 24 (25) / Koiak 28: Nativity Preparation Day</w:t>
      </w:r>
      <w:bookmarkEnd w:id="132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0" w:name="_Ref434477504"/>
      <w:r>
        <w:t>The Doxology</w:t>
      </w:r>
      <w:r w:rsidR="00E21EA3">
        <w:t xml:space="preserve"> for the Preparation Day of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1" w:name="_Toc448227531"/>
      <w:r>
        <w:t>December 25 (26) / Koiak 29: The Feast of the Nativity</w:t>
      </w:r>
      <w:bookmarkEnd w:id="133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2" w:name="_Ref434477532"/>
      <w:r>
        <w:t xml:space="preserve">The </w:t>
      </w:r>
      <w:r w:rsidR="00C33BEB">
        <w:t xml:space="preserve">First </w:t>
      </w:r>
      <w:r>
        <w:t>Doxology</w:t>
      </w:r>
      <w:r w:rsidR="00C33BEB">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3" w:name="_Ref434477542"/>
      <w:r>
        <w:t>The Second Doxology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4"/>
            <w:r>
              <w:t xml:space="preserve">rescued </w:t>
            </w:r>
            <w:commentRangeEnd w:id="1334"/>
            <w:r>
              <w:rPr>
                <w:rStyle w:val="CommentReference"/>
                <w:rFonts w:ascii="Times New Roman" w:eastAsiaTheme="minorHAnsi" w:hAnsi="Times New Roman" w:cstheme="minorBidi"/>
                <w:color w:val="auto"/>
              </w:rPr>
              <w:commentReference w:id="1334"/>
            </w:r>
            <w:r>
              <w:t>and saved us,</w:t>
            </w:r>
          </w:p>
          <w:p w14:paraId="372D1056" w14:textId="77777777" w:rsidR="00C33BEB" w:rsidRDefault="00C33BEB" w:rsidP="00C33BEB">
            <w:pPr>
              <w:pStyle w:val="EngHangEnd"/>
            </w:pPr>
            <w:commentRangeStart w:id="1335"/>
            <w:r>
              <w:t xml:space="preserve">We </w:t>
            </w:r>
            <w:commentRangeEnd w:id="1335"/>
            <w:r>
              <w:rPr>
                <w:rStyle w:val="CommentReference"/>
                <w:rFonts w:ascii="Times New Roman" w:eastAsiaTheme="minorHAnsi" w:hAnsi="Times New Roman" w:cstheme="minorBidi"/>
                <w:color w:val="auto"/>
              </w:rPr>
              <w:commentReference w:id="133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6" w:name="_Ref434477554"/>
      <w:r>
        <w:lastRenderedPageBreak/>
        <w:t>The Third Doxology for Nativity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7" w:name="_Ref434475057"/>
      <w:r>
        <w:t>The Sunday Psali Adam</w:t>
      </w:r>
      <w:r w:rsidR="006C1B94">
        <w:t xml:space="preserve">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8" w:name="_Ref434475083"/>
      <w:r>
        <w:lastRenderedPageBreak/>
        <w:t>The Monday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9" w:name="_Ref434475102"/>
      <w:r>
        <w:lastRenderedPageBreak/>
        <w:t>The Tuesday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0"/>
            <w:r>
              <w:t xml:space="preserve">Shone </w:t>
            </w:r>
            <w:commentRangeEnd w:id="1340"/>
            <w:r>
              <w:rPr>
                <w:rStyle w:val="CommentReference"/>
              </w:rPr>
              <w:commentReference w:id="134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1"/>
            <w:r>
              <w:t>All</w:t>
            </w:r>
            <w:commentRangeEnd w:id="1341"/>
            <w:r>
              <w:rPr>
                <w:rStyle w:val="CommentReference"/>
              </w:rPr>
              <w:commentReference w:id="134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2"/>
            <w:r>
              <w:t>seals</w:t>
            </w:r>
            <w:commentRangeEnd w:id="1342"/>
            <w:r>
              <w:rPr>
                <w:rStyle w:val="CommentReference"/>
              </w:rPr>
              <w:commentReference w:id="134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3"/>
            <w:r>
              <w:t>Tetra</w:t>
            </w:r>
            <w:commentRangeEnd w:id="1343"/>
            <w:r>
              <w:rPr>
                <w:rStyle w:val="CommentReference"/>
              </w:rPr>
              <w:commentReference w:id="134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4"/>
            <w:r>
              <w:t xml:space="preserve">flaming </w:t>
            </w:r>
            <w:commentRangeEnd w:id="1344"/>
            <w:r>
              <w:rPr>
                <w:rStyle w:val="CommentReference"/>
              </w:rPr>
              <w:commentReference w:id="134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5"/>
            <w:r>
              <w:t>disease</w:t>
            </w:r>
            <w:commentRangeEnd w:id="1345"/>
            <w:r>
              <w:rPr>
                <w:rStyle w:val="CommentReference"/>
              </w:rPr>
              <w:commentReference w:id="134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6" w:name="_Ref434475128"/>
      <w:r>
        <w:lastRenderedPageBreak/>
        <w:t>The Wednesday Psali Batos</w:t>
      </w:r>
      <w:r w:rsidR="006C1B94">
        <w:t xml:space="preserve"> for Nativity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7" w:name="_Ref434475150"/>
      <w:r>
        <w:t>The Thursday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8"/>
            <w:r>
              <w:t xml:space="preserve">Isaiah </w:t>
            </w:r>
            <w:commentRangeEnd w:id="1348"/>
            <w:r>
              <w:rPr>
                <w:rStyle w:val="CommentReference"/>
              </w:rPr>
              <w:commentReference w:id="134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9" w:name="_Ref434475177"/>
      <w:r>
        <w:t>The Friday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0" w:name="_Ref434475196"/>
      <w:r>
        <w:t>The Saturday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1"/>
            <w:r>
              <w:t>For I cannot speak.</w:t>
            </w:r>
            <w:commentRangeEnd w:id="1351"/>
            <w:r>
              <w:rPr>
                <w:rStyle w:val="CommentReference"/>
              </w:rPr>
              <w:commentReference w:id="135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2" w:name="_Toc448227532"/>
      <w:r>
        <w:t>December 26 (27) / Koiak 30: The Second Day of the Feast of the Nativity</w:t>
      </w:r>
      <w:bookmarkEnd w:id="135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3" w:name="_Ref434561401"/>
      <w:bookmarkStart w:id="1354" w:name="_Toc448227533"/>
      <w:r>
        <w:t>December 27 (28) / Tobi 1: St. Stephen Day</w:t>
      </w:r>
      <w:bookmarkEnd w:id="1353"/>
      <w:bookmarkEnd w:id="135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5" w:name="_Toc448227534"/>
      <w:r>
        <w:t>December 29 (30) / Tobi 3: The One Hundred and Forty Four Thousand</w:t>
      </w:r>
      <w:bookmarkEnd w:id="1355"/>
    </w:p>
    <w:p w14:paraId="2FE981A9" w14:textId="77777777" w:rsidR="00073003" w:rsidRDefault="00073003" w:rsidP="00073003">
      <w:pPr>
        <w:pStyle w:val="Heading4"/>
      </w:pPr>
      <w:bookmarkStart w:id="1356" w:name="_Ref434488616"/>
      <w:r>
        <w:t>The Doxology</w:t>
      </w:r>
      <w:r w:rsidR="00B46E6E">
        <w:t xml:space="preserve"> for the One Hundred and Forty Four Thousand</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7" w:name="_Ref434564016"/>
      <w:bookmarkStart w:id="1358" w:name="_Toc448227535"/>
      <w:r>
        <w:t>December 30 (31) / Tobi 4: St. John the Evangelist</w:t>
      </w:r>
      <w:bookmarkEnd w:id="1357"/>
      <w:bookmarkEnd w:id="1358"/>
    </w:p>
    <w:p w14:paraId="3C0BCC81" w14:textId="77777777" w:rsidR="00FF5FF3" w:rsidRDefault="00FF5FF3" w:rsidP="00FF5FF3">
      <w:pPr>
        <w:pStyle w:val="Heading4"/>
      </w:pPr>
      <w:bookmarkStart w:id="1359" w:name="_Ref434488768"/>
      <w:r>
        <w:t>The Doxology</w:t>
      </w:r>
      <w:r w:rsidR="00B46E6E">
        <w:t xml:space="preserve"> for</w:t>
      </w:r>
      <w:r w:rsidR="00BC160E">
        <w:t xml:space="preserve"> St. John the Evangelist</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0"/>
            <w:r>
              <w:t>Zebulun</w:t>
            </w:r>
            <w:commentRangeEnd w:id="1360"/>
            <w:r>
              <w:rPr>
                <w:rStyle w:val="FootnoteReference"/>
              </w:rPr>
              <w:footnoteReference w:id="909"/>
            </w:r>
            <w:r>
              <w:rPr>
                <w:rStyle w:val="CommentReference"/>
                <w:rFonts w:ascii="Times New Roman" w:eastAsiaTheme="minorHAnsi" w:hAnsi="Times New Roman" w:cstheme="minorBidi"/>
                <w:color w:val="auto"/>
              </w:rPr>
              <w:commentReference w:id="136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1" w:name="_Toc410196204"/>
      <w:bookmarkStart w:id="1362" w:name="_Toc410196446"/>
      <w:bookmarkStart w:id="1363" w:name="_Toc410196948"/>
      <w:bookmarkStart w:id="1364" w:name="_Toc448696649"/>
      <w:bookmarkStart w:id="1365" w:name="January"/>
      <w:bookmarkEnd w:id="1280"/>
      <w:bookmarkEnd w:id="1299"/>
      <w:bookmarkEnd w:id="1300"/>
      <w:bookmarkEnd w:id="1301"/>
      <w:r>
        <w:lastRenderedPageBreak/>
        <w:t>January</w:t>
      </w:r>
      <w:bookmarkEnd w:id="1361"/>
      <w:bookmarkEnd w:id="1362"/>
      <w:bookmarkEnd w:id="1363"/>
      <w:r w:rsidR="00FF5FF3">
        <w:t xml:space="preserve"> or </w:t>
      </w:r>
      <w:r w:rsidR="00FF5FF3">
        <w:rPr>
          <w:rFonts w:ascii="FreeSerifAvvaShenouda" w:hAnsi="FreeSerifAvvaShenouda" w:cs="FreeSerifAvvaShenouda"/>
        </w:rPr>
        <w:t>Ⲧⲱⲃⲓ</w:t>
      </w:r>
      <w:bookmarkEnd w:id="1364"/>
    </w:p>
    <w:bookmarkStart w:id="1366" w:name="_Toc410196205" w:displacedByCustomXml="next"/>
    <w:bookmarkStart w:id="1367" w:name="_Toc410196447" w:displacedByCustomXml="next"/>
    <w:bookmarkStart w:id="1368"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134DB2">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134DB2">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134DB2">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134DB2">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134DB2">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134DB2">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134DB2">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134DB2">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134DB2">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134DB2">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134DB2">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134DB2">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134DB2">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134DB2">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134DB2">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134DB2">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134DB2">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134DB2">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134DB2">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9" w:name="_Toc448227536"/>
      <w:r>
        <w:rPr>
          <w:lang w:val="en-US"/>
        </w:rPr>
        <w:lastRenderedPageBreak/>
        <w:t>January 1 (2) / Tobi 6</w:t>
      </w:r>
      <w:r w:rsidR="00FF5FF3">
        <w:rPr>
          <w:lang w:val="en-US"/>
        </w:rPr>
        <w:t xml:space="preserve">: The Feast of the </w:t>
      </w:r>
      <w:r w:rsidR="00495F1A">
        <w:t>Circumcision</w:t>
      </w:r>
      <w:bookmarkEnd w:id="1368"/>
      <w:bookmarkEnd w:id="1367"/>
      <w:bookmarkEnd w:id="1366"/>
      <w:bookmarkEnd w:id="1369"/>
    </w:p>
    <w:p w14:paraId="1387E376" w14:textId="77777777" w:rsidR="00FF5FF3" w:rsidRDefault="00FF5FF3" w:rsidP="00FF5FF3">
      <w:pPr>
        <w:pStyle w:val="Heading4"/>
      </w:pPr>
      <w:bookmarkStart w:id="1370" w:name="_Ref434477590"/>
      <w:r>
        <w:t>The Doxology</w:t>
      </w:r>
      <w:r w:rsidR="00E21EA3">
        <w:t xml:space="preserve"> for the Circumcision</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1"/>
            <w:r>
              <w:t xml:space="preserve">Christian </w:t>
            </w:r>
            <w:commentRangeEnd w:id="1371"/>
            <w:r>
              <w:rPr>
                <w:rStyle w:val="CommentReference"/>
                <w:rFonts w:ascii="Times New Roman" w:eastAsiaTheme="minorHAnsi" w:hAnsi="Times New Roman" w:cstheme="minorBidi"/>
                <w:color w:val="auto"/>
              </w:rPr>
              <w:commentReference w:id="137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2" w:name="_Ref434475229"/>
      <w:r>
        <w:t>The Psali Adam</w:t>
      </w:r>
      <w:r w:rsidR="006C1B94">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3"/>
            <w:r>
              <w:t xml:space="preserve">Victorious </w:t>
            </w:r>
            <w:commentRangeEnd w:id="1373"/>
            <w:r>
              <w:rPr>
                <w:rStyle w:val="CommentReference"/>
              </w:rPr>
              <w:commentReference w:id="137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4" w:name="_Ref434475252"/>
      <w:r>
        <w:t>The Psali Batos</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5"/>
            <w:r>
              <w:t>divinity</w:t>
            </w:r>
            <w:commentRangeEnd w:id="1375"/>
            <w:r>
              <w:rPr>
                <w:rStyle w:val="CommentReference"/>
              </w:rPr>
              <w:commentReference w:id="137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6" w:name="_Toc410196206"/>
      <w:bookmarkStart w:id="1377" w:name="_Toc410196448"/>
      <w:bookmarkStart w:id="1378" w:name="_Toc410196950"/>
      <w:bookmarkStart w:id="1379" w:name="_Toc448227537"/>
      <w:r>
        <w:t xml:space="preserve">January 6 (7) / Tobi 11: The Feast of </w:t>
      </w:r>
      <w:r w:rsidR="00495F1A">
        <w:t>Theophany</w:t>
      </w:r>
      <w:bookmarkEnd w:id="1376"/>
      <w:bookmarkEnd w:id="1377"/>
      <w:bookmarkEnd w:id="1378"/>
      <w:bookmarkEnd w:id="1379"/>
    </w:p>
    <w:p w14:paraId="322B4F7B" w14:textId="77777777" w:rsidR="00FF5FF3" w:rsidRDefault="00430630" w:rsidP="00FF5FF3">
      <w:pPr>
        <w:pStyle w:val="Heading4"/>
      </w:pPr>
      <w:bookmarkStart w:id="1380" w:name="_Ref434477630"/>
      <w:r>
        <w:t>An</w:t>
      </w:r>
      <w:r w:rsidR="00FF5FF3">
        <w:t xml:space="preserve"> </w:t>
      </w:r>
      <w:r>
        <w:t xml:space="preserve">Abridged </w:t>
      </w:r>
      <w:r w:rsidR="00FF5FF3">
        <w:t>Doxology</w:t>
      </w:r>
      <w:r w:rsidR="00E21EA3">
        <w:t xml:space="preserve"> for Theophany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1" w:name="_Ref434477641"/>
      <w:r>
        <w:lastRenderedPageBreak/>
        <w:t>The First Doxology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2" w:name="_Ref434477660"/>
      <w:r>
        <w:lastRenderedPageBreak/>
        <w:t>The Second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3" w:name="_Ref434475280"/>
      <w:r>
        <w:t>The Sunday Psali Adam</w:t>
      </w:r>
      <w:r w:rsidR="006C1B94">
        <w:t xml:space="preserve">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4"/>
            <w:r>
              <w:t xml:space="preserve">confirm </w:t>
            </w:r>
            <w:commentRangeEnd w:id="1384"/>
            <w:r>
              <w:rPr>
                <w:rStyle w:val="CommentReference"/>
              </w:rPr>
              <w:commentReference w:id="138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5"/>
            <w:r>
              <w:t>ⲛ̀ϫⲉ</w:t>
            </w:r>
            <w:commentRangeEnd w:id="1385"/>
            <w:r>
              <w:rPr>
                <w:rStyle w:val="CommentReference"/>
                <w:rFonts w:ascii="Times New Roman" w:hAnsi="Times New Roman"/>
              </w:rPr>
              <w:commentReference w:id="138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6"/>
            <w:r>
              <w:t>moved</w:t>
            </w:r>
            <w:commentRangeEnd w:id="1386"/>
            <w:r>
              <w:rPr>
                <w:rStyle w:val="CommentReference"/>
              </w:rPr>
              <w:commentReference w:id="138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7"/>
            <w:r>
              <w:t>thrice holy,</w:t>
            </w:r>
            <w:commentRangeEnd w:id="1387"/>
            <w:r>
              <w:rPr>
                <w:rStyle w:val="CommentReference"/>
              </w:rPr>
              <w:commentReference w:id="138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8" w:name="_Ref434475309"/>
      <w:r>
        <w:lastRenderedPageBreak/>
        <w:t>The Monday Psali Adam</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9"/>
            <w:r>
              <w:t xml:space="preserve">Ⲓⲱⲁⲛⲛⲟⲩ </w:t>
            </w:r>
            <w:commentRangeEnd w:id="1389"/>
            <w:r>
              <w:rPr>
                <w:rStyle w:val="CommentReference"/>
                <w:rFonts w:ascii="Times New Roman" w:hAnsi="Times New Roman"/>
              </w:rPr>
              <w:commentReference w:id="138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0"/>
            <w:r>
              <w:rPr>
                <w:rFonts w:eastAsia="Arial Unicode MS" w:cs="FreeSerifAvvaShenouda"/>
              </w:rPr>
              <w:t>ⲛⲓϯϩⲟ</w:t>
            </w:r>
            <w:commentRangeEnd w:id="1390"/>
            <w:r>
              <w:rPr>
                <w:rStyle w:val="CommentReference"/>
                <w:rFonts w:ascii="Times New Roman" w:hAnsi="Times New Roman"/>
              </w:rPr>
              <w:commentReference w:id="139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1" w:name="_Ref434475331"/>
      <w:r>
        <w:t>The Tuesday Psali Adam</w:t>
      </w:r>
      <w:r w:rsidR="006C1B94">
        <w:t xml:space="preserve"> for Theophany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2"/>
            <w:r>
              <w:t>ⲫⲏ</w:t>
            </w:r>
            <w:commentRangeEnd w:id="1392"/>
            <w:r>
              <w:rPr>
                <w:rStyle w:val="CommentReference"/>
                <w:rFonts w:ascii="Times New Roman" w:hAnsi="Times New Roman"/>
              </w:rPr>
              <w:commentReference w:id="139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3"/>
            <w:r>
              <w:t>ϯⲥⲩⲛⲧⲉⲗⲓⲁ</w:t>
            </w:r>
            <w:commentRangeEnd w:id="1393"/>
            <w:r>
              <w:rPr>
                <w:rStyle w:val="CommentReference"/>
                <w:rFonts w:ascii="Times New Roman" w:hAnsi="Times New Roman"/>
              </w:rPr>
              <w:commentReference w:id="139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4" w:name="_Ref434475362"/>
      <w:r>
        <w:t>The Wednesday Psali Batos</w:t>
      </w:r>
      <w:r w:rsidR="006C1B94">
        <w:t xml:space="preserve"> for Theophany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5" w:name="_Ref434475388"/>
      <w:r>
        <w:t>The Thursday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6" w:name="_Ref434475411"/>
      <w:r>
        <w:t>The Friday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7" w:name="_Ref434475434"/>
      <w:r>
        <w:t>The Saturday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8"/>
            <w:r>
              <w:t>liberty</w:t>
            </w:r>
            <w:commentRangeEnd w:id="1398"/>
            <w:r>
              <w:rPr>
                <w:rStyle w:val="CommentReference"/>
              </w:rPr>
              <w:commentReference w:id="139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9"/>
            <w:r>
              <w:t xml:space="preserve">confirm </w:t>
            </w:r>
            <w:commentRangeEnd w:id="1399"/>
            <w:r>
              <w:rPr>
                <w:rStyle w:val="CommentReference"/>
              </w:rPr>
              <w:commentReference w:id="139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0" w:name="_Toc448227538"/>
      <w:r>
        <w:t>January 7 (8) / Tobi 12</w:t>
      </w:r>
      <w:r w:rsidR="001225FA">
        <w:t xml:space="preserve">: </w:t>
      </w:r>
      <w:r>
        <w:t>The Second Day of the Feast of Theophany</w:t>
      </w:r>
      <w:bookmarkEnd w:id="140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1" w:name="_Toc448227539"/>
      <w:r>
        <w:lastRenderedPageBreak/>
        <w:t>January 7 (8) / Tobi 12</w:t>
      </w:r>
      <w:r w:rsidR="001225FA">
        <w:t xml:space="preserve">: </w:t>
      </w:r>
      <w:r>
        <w:t>Also the Commemoration of Archangel Michael</w:t>
      </w:r>
      <w:bookmarkEnd w:id="1401"/>
    </w:p>
    <w:p w14:paraId="322A578A" w14:textId="4D9FD667" w:rsidR="00191A26" w:rsidRPr="00B637D8" w:rsidRDefault="00191A26" w:rsidP="00191A26">
      <w:pPr>
        <w:pStyle w:val="Rubric"/>
      </w:pPr>
      <w:bookmarkStart w:id="1402" w:name="_Toc410196207"/>
      <w:bookmarkStart w:id="1403" w:name="_Toc410196449"/>
      <w:bookmarkStart w:id="1404"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5" w:name="_Ref434562461"/>
      <w:bookmarkStart w:id="1406" w:name="_Toc448227540"/>
      <w:r>
        <w:t>January 7 (8) / Tobi 12</w:t>
      </w:r>
      <w:r w:rsidR="001225FA">
        <w:t xml:space="preserve">: </w:t>
      </w:r>
      <w:commentRangeStart w:id="1407"/>
      <w:r>
        <w:t>Also St. Theodore Anatoly</w:t>
      </w:r>
      <w:commentRangeEnd w:id="1407"/>
      <w:r>
        <w:rPr>
          <w:rStyle w:val="CommentReference"/>
          <w:rFonts w:eastAsiaTheme="minorHAnsi" w:cstheme="minorBidi"/>
          <w:b w:val="0"/>
          <w:bCs w:val="0"/>
        </w:rPr>
        <w:commentReference w:id="1407"/>
      </w:r>
      <w:bookmarkEnd w:id="1405"/>
      <w:bookmarkEnd w:id="1406"/>
    </w:p>
    <w:p w14:paraId="7DD26869" w14:textId="77777777" w:rsidR="006B44CE" w:rsidRDefault="006B44CE" w:rsidP="006B44CE">
      <w:pPr>
        <w:pStyle w:val="Heading4"/>
      </w:pPr>
      <w:bookmarkStart w:id="1408" w:name="_Ref434477694"/>
      <w:bookmarkStart w:id="1409" w:name="_Ref434489376"/>
      <w:r>
        <w:t>The Doxology</w:t>
      </w:r>
      <w:bookmarkEnd w:id="1408"/>
      <w:r w:rsidR="00B46E6E">
        <w:t xml:space="preserve"> for St. Theodore Anatoly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0" w:name="_Toc448227541"/>
      <w:r>
        <w:t>January 8 (9) / Tobi 13: The Feast of T</w:t>
      </w:r>
      <w:r w:rsidR="00495F1A">
        <w:t>he Wedding of Cana of Galilee</w:t>
      </w:r>
      <w:bookmarkEnd w:id="1402"/>
      <w:bookmarkEnd w:id="1403"/>
      <w:bookmarkEnd w:id="1404"/>
      <w:bookmarkEnd w:id="1410"/>
    </w:p>
    <w:p w14:paraId="46F7A60E" w14:textId="77777777" w:rsidR="00A37BB6" w:rsidRDefault="00A37BB6" w:rsidP="00A37BB6">
      <w:pPr>
        <w:pStyle w:val="Heading4"/>
      </w:pPr>
      <w:bookmarkStart w:id="1411" w:name="_Ref434477774"/>
      <w:r>
        <w:t>The Doxology</w:t>
      </w:r>
      <w:r w:rsidR="00E21EA3">
        <w:t xml:space="preserve"> for the Wedding of Cana</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2" w:name="_Ref434475472"/>
      <w:r>
        <w:t>The Psali Adam</w:t>
      </w:r>
      <w:r w:rsidR="006C1B94">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3" w:name="_Ref434475500"/>
      <w:r>
        <w:lastRenderedPageBreak/>
        <w:t>The Psali Batos</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4" w:name="_Ref434560112"/>
      <w:bookmarkStart w:id="1415" w:name="_Toc448227542"/>
      <w:r>
        <w:t>January 8 (9) / Tobi 13: Also the Martyrdom of St. Demiana</w:t>
      </w:r>
      <w:bookmarkEnd w:id="1414"/>
      <w:bookmarkEnd w:id="141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6" w:name="_Ref434490124"/>
      <w:r>
        <w:lastRenderedPageBreak/>
        <w:t>Another Doxology of St. Demiana</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7" w:name="_Ref434563224"/>
      <w:bookmarkStart w:id="1418" w:name="_Toc448227543"/>
      <w:r>
        <w:t>January 9 (10) / Tobi 14: St. Maximus</w:t>
      </w:r>
      <w:bookmarkEnd w:id="1417"/>
      <w:bookmarkEnd w:id="1418"/>
    </w:p>
    <w:p w14:paraId="1847ABB1" w14:textId="77777777" w:rsidR="00662600" w:rsidRDefault="00810F04" w:rsidP="00810F04">
      <w:pPr>
        <w:pStyle w:val="Heading4"/>
      </w:pPr>
      <w:bookmarkStart w:id="1419" w:name="_Ref434490957"/>
      <w:r>
        <w:t>The Doxology for</w:t>
      </w:r>
      <w:r w:rsidR="00662600">
        <w:t xml:space="preserve"> Sts. Maximus and Dometius</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3" w:name="_Toc448227544"/>
      <w:r>
        <w:t>Jan</w:t>
      </w:r>
      <w:r w:rsidR="00662600">
        <w:t>uary 12 (13) / Tobi 17: St. Dome</w:t>
      </w:r>
      <w:r>
        <w:t>tius</w:t>
      </w:r>
      <w:bookmarkEnd w:id="142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4" w:name="_Toc448227545"/>
      <w:r>
        <w:t>January 13 (14) / Tobi 18: St. Hilary of Poitiers</w:t>
      </w:r>
      <w:bookmarkEnd w:id="1424"/>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5" w:name="_Toc448227546"/>
      <w:bookmarkStart w:id="1426" w:name="_Toc410196208"/>
      <w:bookmarkStart w:id="1427" w:name="_Toc410196450"/>
      <w:bookmarkStart w:id="1428" w:name="_Toc410196952"/>
      <w:r>
        <w:t>January 15 (16) / Tobi 20: Departure of St. Prochorus the Disciple</w:t>
      </w:r>
      <w:bookmarkEnd w:id="142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29" w:name="_Toc448227547"/>
      <w:r>
        <w:t xml:space="preserve">January 16 (17) / Tobi 21: </w:t>
      </w:r>
      <w:r w:rsidR="00495F1A">
        <w:t>The Dormition of the Virgin</w:t>
      </w:r>
      <w:bookmarkEnd w:id="1426"/>
      <w:bookmarkEnd w:id="1427"/>
      <w:bookmarkEnd w:id="1428"/>
      <w:bookmarkEnd w:id="142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0" w:name="_Ref434560171"/>
      <w:bookmarkStart w:id="1431" w:name="_Toc448227548"/>
      <w:r>
        <w:t>January 17 (18) / Tobi 22: St. Anthony the Great</w:t>
      </w:r>
      <w:bookmarkEnd w:id="1430"/>
      <w:bookmarkEnd w:id="1431"/>
    </w:p>
    <w:p w14:paraId="38BCD1D7" w14:textId="77777777" w:rsidR="00FF5FF3" w:rsidRDefault="00FF5FF3" w:rsidP="00FF5FF3">
      <w:pPr>
        <w:pStyle w:val="Heading4"/>
      </w:pPr>
      <w:bookmarkStart w:id="1432" w:name="_Ref434490340"/>
      <w:r>
        <w:t>The Doxology</w:t>
      </w:r>
      <w:r w:rsidR="00B46E6E">
        <w:t xml:space="preserve"> for St. Anthony the Great</w:t>
      </w:r>
      <w:bookmarkEnd w:id="143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3" w:name="_Toc448227549"/>
      <w:r>
        <w:t>January 18 (19) / Tobi 23: St. Timothy the Apostle</w:t>
      </w:r>
      <w:bookmarkEnd w:id="143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4" w:name="_Toc448227550"/>
      <w:r>
        <w:lastRenderedPageBreak/>
        <w:t>January 22 (23) / Tobi 27: Archangel Suriel</w:t>
      </w:r>
      <w:bookmarkEnd w:id="1434"/>
    </w:p>
    <w:p w14:paraId="79FCFE0C" w14:textId="77777777" w:rsidR="00596AC8" w:rsidRDefault="00596AC8" w:rsidP="00596AC8">
      <w:pPr>
        <w:pStyle w:val="Heading4"/>
      </w:pPr>
      <w:bookmarkStart w:id="1435" w:name="_Ref434488250"/>
      <w:r>
        <w:t>The Doxology</w:t>
      </w:r>
      <w:r w:rsidR="00B46E6E">
        <w:t xml:space="preserve"> for Archangel Suriel</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6" w:name="_Toc448227551"/>
      <w:r>
        <w:t>January 22 (23) / Tobi 27: Also Relocation of St. Timothy the Apostle’s Relics</w:t>
      </w:r>
      <w:bookmarkEnd w:id="1436"/>
    </w:p>
    <w:p w14:paraId="3FBC7E0C" w14:textId="4C84A772" w:rsidR="00191A26" w:rsidRDefault="00191A26" w:rsidP="00191A26">
      <w:pPr>
        <w:pStyle w:val="Rubric"/>
      </w:pPr>
      <w:bookmarkStart w:id="1437"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8" w:name="_Toc448227552"/>
      <w:r>
        <w:t>January 24 (25) / Tobi 29: Commemoration of the Annunciation, Nativity, and Resurrection on the 29</w:t>
      </w:r>
      <w:r w:rsidRPr="00C0205C">
        <w:rPr>
          <w:vertAlign w:val="superscript"/>
        </w:rPr>
        <w:t>th</w:t>
      </w:r>
      <w:r>
        <w:t xml:space="preserve"> of Every Month</w:t>
      </w:r>
      <w:bookmarkEnd w:id="143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39" w:name="_Toc448227553"/>
      <w:r>
        <w:lastRenderedPageBreak/>
        <w:t>January 27 (28) / Meshir 2: St. Paul the Anchorite</w:t>
      </w:r>
      <w:bookmarkEnd w:id="1437"/>
      <w:bookmarkEnd w:id="1439"/>
    </w:p>
    <w:p w14:paraId="680E4267" w14:textId="77777777" w:rsidR="00C30529" w:rsidRDefault="00C30529" w:rsidP="00C30529">
      <w:pPr>
        <w:pStyle w:val="Heading4"/>
      </w:pPr>
      <w:bookmarkStart w:id="1440" w:name="_Ref434490368"/>
      <w:r>
        <w:t>The Doxology</w:t>
      </w:r>
      <w:r w:rsidR="00B46E6E">
        <w:t xml:space="preserve"> for St. Paul the Anchorite</w:t>
      </w:r>
      <w:bookmarkEnd w:id="144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1" w:name="_Toc448227554"/>
      <w:r>
        <w:t>January 29 (30) / Meshir 4: Martyrdom of St. Agabus the Disciple</w:t>
      </w:r>
      <w:bookmarkEnd w:id="1441"/>
    </w:p>
    <w:p w14:paraId="6DDD9040" w14:textId="5FCE5A21" w:rsidR="00191A26" w:rsidRDefault="00191A26" w:rsidP="00191A26">
      <w:pPr>
        <w:pStyle w:val="Rubric"/>
      </w:pPr>
      <w:bookmarkStart w:id="1442" w:name="_Toc410196209"/>
      <w:bookmarkStart w:id="1443" w:name="_Toc410196451"/>
      <w:bookmarkStart w:id="1444"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5" w:name="_Toc448227555"/>
      <w:r>
        <w:t>January 21 (31) / Meshir 5: St. Apollo the Friend of St. Apip</w:t>
      </w:r>
      <w:bookmarkEnd w:id="144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6" w:name="_Toc448696650"/>
      <w:bookmarkStart w:id="1447" w:name="February"/>
      <w:bookmarkEnd w:id="1365"/>
      <w:r>
        <w:lastRenderedPageBreak/>
        <w:t>February</w:t>
      </w:r>
      <w:bookmarkEnd w:id="1442"/>
      <w:bookmarkEnd w:id="1443"/>
      <w:bookmarkEnd w:id="1444"/>
      <w:r w:rsidR="00C30529">
        <w:t xml:space="preserve"> or </w:t>
      </w:r>
      <w:r w:rsidR="00C30529">
        <w:rPr>
          <w:rFonts w:ascii="FreeSerifAvvaShenouda" w:hAnsi="FreeSerifAvvaShenouda" w:cs="FreeSerifAvvaShenouda"/>
        </w:rPr>
        <w:t>Ⲙϣⲓⲣ</w:t>
      </w:r>
      <w:bookmarkEnd w:id="1446"/>
    </w:p>
    <w:bookmarkStart w:id="1448" w:name="_Toc410196210" w:displacedByCustomXml="next"/>
    <w:bookmarkStart w:id="1449" w:name="_Toc410196452" w:displacedByCustomXml="next"/>
    <w:bookmarkStart w:id="1450"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134DB2">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134DB2">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134DB2">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134DB2">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134DB2">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134DB2">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134DB2">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134DB2">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134DB2">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1" w:name="_Toc448227556"/>
      <w:r>
        <w:lastRenderedPageBreak/>
        <w:t xml:space="preserve">February 2 (3): Meshir 8: </w:t>
      </w:r>
      <w:r w:rsidR="00495F1A">
        <w:t>The Entrance into the Temple</w:t>
      </w:r>
      <w:bookmarkEnd w:id="1450"/>
      <w:bookmarkEnd w:id="1449"/>
      <w:bookmarkEnd w:id="1448"/>
      <w:bookmarkEnd w:id="1451"/>
    </w:p>
    <w:p w14:paraId="6E92944D" w14:textId="77777777" w:rsidR="00C30529" w:rsidRDefault="00C30529" w:rsidP="00124ADD">
      <w:pPr>
        <w:pStyle w:val="Heading4"/>
      </w:pPr>
      <w:bookmarkStart w:id="1452" w:name="_Ref434477815"/>
      <w:r>
        <w:t>The Doxology</w:t>
      </w:r>
      <w:r w:rsidR="00E21EA3">
        <w:t xml:space="preserve"> for the Entrance into the Temple</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3" w:name="_Toc448227557"/>
      <w:r>
        <w:t>February 4 (5) / Meshir 10: Martyrdom of St. James the Son of Alphaeus</w:t>
      </w:r>
      <w:bookmarkEnd w:id="145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4" w:name="_Toc448227558"/>
      <w:r>
        <w:t>February 6 (7) / Meshir 12: Commemoration of Archangel Michael</w:t>
      </w:r>
      <w:bookmarkEnd w:id="145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5" w:name="_Toc448227559"/>
      <w:r>
        <w:t>February 8 (9) / Meshir 14: The Departure of St. Severus</w:t>
      </w:r>
      <w:bookmarkEnd w:id="145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6" w:name="_Toc448227560"/>
      <w:r>
        <w:t>February 10 (11) / Meshir 16: Isaac the Syrian</w:t>
      </w:r>
      <w:bookmarkEnd w:id="1456"/>
    </w:p>
    <w:p w14:paraId="2F7479F8" w14:textId="77777777" w:rsidR="005329C1" w:rsidRDefault="005242D1" w:rsidP="005329C1">
      <w:pPr>
        <w:pStyle w:val="Heading3"/>
      </w:pPr>
      <w:bookmarkStart w:id="1457" w:name="_Toc448227561"/>
      <w:r>
        <w:t>February</w:t>
      </w:r>
      <w:r w:rsidR="005329C1">
        <w:t xml:space="preserve"> 15 (16) / Meshir 21: Commemoration of the Theotokos</w:t>
      </w:r>
      <w:bookmarkEnd w:id="145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8" w:name="_Toc448227562"/>
      <w:r>
        <w:t>February 15 (16) / Meshir 21: Also Martyrdom of St. Onesimus, the Disciple of St. Paul</w:t>
      </w:r>
      <w:bookmarkEnd w:id="1458"/>
    </w:p>
    <w:p w14:paraId="197E567A" w14:textId="77777777" w:rsidR="00B52D77" w:rsidRDefault="00B52D77" w:rsidP="00B52D77">
      <w:pPr>
        <w:pStyle w:val="Heading3"/>
      </w:pPr>
      <w:bookmarkStart w:id="1459" w:name="_Toc448227563"/>
      <w:r>
        <w:t>February 23 (24) / Meshir 29: Commemoration of the Annunciation, Nativity, and Resurrection on the 29</w:t>
      </w:r>
      <w:r w:rsidRPr="00C0205C">
        <w:rPr>
          <w:vertAlign w:val="superscript"/>
        </w:rPr>
        <w:t>th</w:t>
      </w:r>
      <w:r>
        <w:t xml:space="preserve"> of Every Month</w:t>
      </w:r>
      <w:bookmarkEnd w:id="145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0" w:name="_Toc448227564"/>
      <w:r>
        <w:lastRenderedPageBreak/>
        <w:t>February 24 (25) / Meshir 30: Appearance of the Head of St. John the Baptist</w:t>
      </w:r>
      <w:bookmarkEnd w:id="1460"/>
    </w:p>
    <w:p w14:paraId="49513F8D" w14:textId="7F292ACA" w:rsidR="00191A26" w:rsidRDefault="00191A26" w:rsidP="00191A26">
      <w:pPr>
        <w:pStyle w:val="Rubric"/>
      </w:pPr>
      <w:bookmarkStart w:id="1461" w:name="_Toc410196211"/>
      <w:bookmarkStart w:id="1462" w:name="_Toc410196453"/>
      <w:bookmarkStart w:id="1463"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4" w:name="_Toc448227565"/>
      <w:r>
        <w:t>February 24 (25) / Meshir 30: Also St. Cyril VI</w:t>
      </w:r>
      <w:bookmarkEnd w:id="1464"/>
    </w:p>
    <w:p w14:paraId="0CDD55AC" w14:textId="77777777" w:rsidR="001779C0" w:rsidRDefault="001779C0" w:rsidP="001779C0">
      <w:pPr>
        <w:pStyle w:val="Heading4"/>
      </w:pPr>
      <w:bookmarkStart w:id="1465" w:name="_Ref434492506"/>
      <w:r>
        <w:t>The Doxology</w:t>
      </w:r>
      <w:r w:rsidR="00B82753">
        <w:t xml:space="preserve"> for St. Cyril VI</w:t>
      </w:r>
      <w:r>
        <w:rPr>
          <w:rStyle w:val="FootnoteReference"/>
        </w:rPr>
        <w:footnoteReference w:id="918"/>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6" w:name="_Toc448696651"/>
      <w:bookmarkStart w:id="1467" w:name="March"/>
      <w:bookmarkEnd w:id="1447"/>
      <w:r>
        <w:lastRenderedPageBreak/>
        <w:t>March</w:t>
      </w:r>
      <w:bookmarkEnd w:id="1461"/>
      <w:bookmarkEnd w:id="1462"/>
      <w:bookmarkEnd w:id="1463"/>
      <w:r w:rsidR="00C30529">
        <w:t xml:space="preserve"> or </w:t>
      </w:r>
      <w:r w:rsidR="00C30529">
        <w:rPr>
          <w:rFonts w:ascii="FreeSerifAvvaShenouda" w:hAnsi="FreeSerifAvvaShenouda" w:cs="FreeSerifAvvaShenouda"/>
        </w:rPr>
        <w:t>Ⲡⲁⲣⲙϩⲟⲧⲡ</w:t>
      </w:r>
      <w:bookmarkEnd w:id="1466"/>
    </w:p>
    <w:bookmarkStart w:id="1468" w:name="_Toc410196212" w:displacedByCustomXml="next"/>
    <w:bookmarkStart w:id="1469" w:name="_Toc410196454" w:displacedByCustomXml="next"/>
    <w:bookmarkStart w:id="1470"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134DB2">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134DB2">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134DB2">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134DB2">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134DB2">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134DB2">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134DB2">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134DB2">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134DB2">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134DB2">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1" w:name="_Toc448227566"/>
      <w:r>
        <w:lastRenderedPageBreak/>
        <w:t>March 2: Departure of St. Chad of Mercia</w:t>
      </w:r>
      <w:r w:rsidR="00377E51">
        <w:rPr>
          <w:rStyle w:val="FootnoteReference"/>
        </w:rPr>
        <w:footnoteReference w:id="919"/>
      </w:r>
      <w:bookmarkEnd w:id="1471"/>
    </w:p>
    <w:p w14:paraId="668738F1" w14:textId="77777777" w:rsidR="006A140A" w:rsidRDefault="006A140A" w:rsidP="006A140A">
      <w:pPr>
        <w:pStyle w:val="Heading4"/>
      </w:pPr>
      <w:bookmarkStart w:id="1472" w:name="_Ref434492702"/>
      <w:r>
        <w:t>The Doxology</w:t>
      </w:r>
      <w:r w:rsidR="00B82753">
        <w:t xml:space="preserve"> for St. Chad of Mercia</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3" w:name="_Toc448227567"/>
      <w:r>
        <w:t>March 4 / Phamenoth 8: Martyrdom of St. Matthias the Apostle</w:t>
      </w:r>
      <w:bookmarkEnd w:id="147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4" w:name="_Toc448227568"/>
      <w:r>
        <w:t xml:space="preserve">March 6 / Phamenoth 10: </w:t>
      </w:r>
      <w:r w:rsidR="00495F1A">
        <w:t>The Finding of the Holy Cross</w:t>
      </w:r>
      <w:bookmarkEnd w:id="1470"/>
      <w:bookmarkEnd w:id="1469"/>
      <w:bookmarkEnd w:id="1468"/>
      <w:bookmarkEnd w:id="147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5" w:name="_Toc448227569"/>
      <w:r>
        <w:t>March 8 / Phamenoth</w:t>
      </w:r>
      <w:r w:rsidR="005329C1">
        <w:t xml:space="preserve"> 12</w:t>
      </w:r>
      <w:r>
        <w:t>: Commemoration of Archangel Michael</w:t>
      </w:r>
      <w:bookmarkEnd w:id="147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6" w:name="_Toc448227570"/>
      <w:r>
        <w:t>March 9 / Phamenoth 13: Return of St. Macarius the Great and St. Macarius of Alexandria from Exile</w:t>
      </w:r>
      <w:bookmarkEnd w:id="147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7" w:name="_Toc448227571"/>
      <w:r>
        <w:t>March 15 / Phamenoth 19: Martyrdom of St. Aristobulus the Apostle</w:t>
      </w:r>
      <w:bookmarkEnd w:id="1477"/>
    </w:p>
    <w:p w14:paraId="57821F33" w14:textId="4F980D77" w:rsidR="00191A26" w:rsidRDefault="00191A26" w:rsidP="00191A26">
      <w:pPr>
        <w:pStyle w:val="Rubric"/>
      </w:pPr>
      <w:bookmarkStart w:id="1478" w:name="_Toc410196213"/>
      <w:bookmarkStart w:id="1479" w:name="_Toc410196455"/>
      <w:bookmarkStart w:id="1480"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1" w:name="_Toc448227572"/>
      <w:r>
        <w:lastRenderedPageBreak/>
        <w:t>March 17 / Phamenoth 21: Commemoration of the Theotokos</w:t>
      </w:r>
      <w:bookmarkEnd w:id="148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2" w:name="_Ref434563557"/>
      <w:bookmarkStart w:id="1483" w:name="_Toc448227573"/>
      <w:r>
        <w:t>March 23 / Phamenoth 27: St. Macarius the Great</w:t>
      </w:r>
      <w:bookmarkEnd w:id="1482"/>
      <w:bookmarkEnd w:id="1483"/>
    </w:p>
    <w:p w14:paraId="19445963" w14:textId="77777777" w:rsidR="003E7329" w:rsidRDefault="003E7329" w:rsidP="003E7329">
      <w:pPr>
        <w:pStyle w:val="Heading4"/>
      </w:pPr>
      <w:bookmarkStart w:id="1484" w:name="_Ref434490507"/>
      <w:r>
        <w:t>The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1" w:name="_Ref434490525"/>
      <w:r>
        <w:t>Another Doxology of St. Macarius the Great</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2" w:name="_Ref434490542"/>
      <w:r>
        <w:t>Another</w:t>
      </w:r>
      <w:r w:rsidR="00C30529">
        <w:t xml:space="preserve"> Doxology</w:t>
      </w:r>
      <w:r>
        <w:t xml:space="preserve"> of St. Macarius the Great</w:t>
      </w:r>
      <w:r>
        <w:rPr>
          <w:rStyle w:val="FootnoteReference"/>
        </w:rPr>
        <w:footnoteReference w:id="922"/>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3" w:name="_Toc448227574"/>
      <w:r>
        <w:lastRenderedPageBreak/>
        <w:t xml:space="preserve">March 25 / Phamenoth 29: </w:t>
      </w:r>
      <w:r w:rsidR="00495F1A">
        <w:t>Annunciation</w:t>
      </w:r>
      <w:bookmarkEnd w:id="1478"/>
      <w:bookmarkEnd w:id="1479"/>
      <w:bookmarkEnd w:id="1480"/>
      <w:bookmarkEnd w:id="1493"/>
    </w:p>
    <w:p w14:paraId="6F91E2E0" w14:textId="77777777" w:rsidR="00C30529" w:rsidRDefault="00C30529" w:rsidP="00C30529">
      <w:pPr>
        <w:pStyle w:val="Heading4"/>
      </w:pPr>
      <w:bookmarkStart w:id="1494" w:name="_Ref434477856"/>
      <w:r>
        <w:t>The Doxology</w:t>
      </w:r>
      <w:r w:rsidR="00E21EA3">
        <w:t xml:space="preserve"> for the Annunciation</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5" w:name="_Ref434475566"/>
      <w:bookmarkStart w:id="1496" w:name="_Toc410196214"/>
      <w:bookmarkStart w:id="1497" w:name="_Toc410196456"/>
      <w:bookmarkStart w:id="1498" w:name="_Toc410196958"/>
      <w:r>
        <w:t>The Psali Adam</w:t>
      </w:r>
      <w:r w:rsidR="006C1B94">
        <w:t xml:space="preserve"> for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9"/>
            <w:r>
              <w:t>Head</w:t>
            </w:r>
            <w:commentRangeEnd w:id="1499"/>
            <w:r>
              <w:rPr>
                <w:rStyle w:val="CommentReference"/>
              </w:rPr>
              <w:commentReference w:id="149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0" w:name="_Ref434475591"/>
      <w:r>
        <w:t>The Psali Batos</w:t>
      </w:r>
      <w:r w:rsidR="006C1B94">
        <w:t xml:space="preserve"> for Annunciation</w:t>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1"/>
            <w:r>
              <w:t>ruler</w:t>
            </w:r>
            <w:commentRangeEnd w:id="1501"/>
            <w:r>
              <w:rPr>
                <w:rStyle w:val="CommentReference"/>
              </w:rPr>
              <w:commentReference w:id="150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2"/>
            <w:r>
              <w:t xml:space="preserve">peoples </w:t>
            </w:r>
            <w:commentRangeEnd w:id="1502"/>
            <w:r>
              <w:rPr>
                <w:rStyle w:val="CommentReference"/>
              </w:rPr>
              <w:commentReference w:id="150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3"/>
            <w:r>
              <w:t>burned</w:t>
            </w:r>
            <w:commentRangeEnd w:id="1503"/>
            <w:r>
              <w:rPr>
                <w:rStyle w:val="CommentReference"/>
              </w:rPr>
              <w:commentReference w:id="150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4"/>
            <w:r>
              <w:t>Servant</w:t>
            </w:r>
            <w:commentRangeEnd w:id="1504"/>
            <w:r>
              <w:rPr>
                <w:rStyle w:val="CommentReference"/>
              </w:rPr>
              <w:commentReference w:id="150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5"/>
            <w:r>
              <w:t xml:space="preserve">Ⲫⲱⲕ </w:t>
            </w:r>
            <w:commentRangeEnd w:id="1505"/>
            <w:r>
              <w:rPr>
                <w:rStyle w:val="CommentReference"/>
                <w:rFonts w:ascii="Times New Roman" w:hAnsi="Times New Roman"/>
              </w:rPr>
              <w:commentReference w:id="150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6" w:name="_Ref434562998"/>
      <w:bookmarkStart w:id="1507" w:name="_Toc448227575"/>
      <w:r>
        <w:t xml:space="preserve">March 26 / Phamenoth 30: </w:t>
      </w:r>
      <w:r w:rsidR="00D31016">
        <w:t>Arch</w:t>
      </w:r>
      <w:r>
        <w:t>angel Gabriel</w:t>
      </w:r>
      <w:bookmarkEnd w:id="1506"/>
      <w:bookmarkEnd w:id="150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8" w:name="_Toc448227576"/>
      <w:r>
        <w:t xml:space="preserve">March 28 / Pharamuthi 2: Martyrdom of St. James </w:t>
      </w:r>
      <w:r w:rsidR="008762FF">
        <w:t xml:space="preserve">the son of </w:t>
      </w:r>
      <w:r w:rsidR="002E495E">
        <w:t>Zebedee</w:t>
      </w:r>
      <w:r>
        <w:t>, the Apostles</w:t>
      </w:r>
      <w:bookmarkEnd w:id="150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9" w:name="_Toc448696652"/>
      <w:bookmarkStart w:id="1510" w:name="April"/>
      <w:bookmarkEnd w:id="1467"/>
      <w:r>
        <w:lastRenderedPageBreak/>
        <w:t>April</w:t>
      </w:r>
      <w:bookmarkEnd w:id="1496"/>
      <w:bookmarkEnd w:id="1497"/>
      <w:bookmarkEnd w:id="149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134DB2">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134DB2">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134DB2">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134DB2">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134DB2">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134DB2">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134DB2">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134DB2">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134DB2">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134DB2">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134DB2">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1" w:name="_Toc448227577"/>
      <w:r>
        <w:lastRenderedPageBreak/>
        <w:t>April 1 / Pharamuthi 6</w:t>
      </w:r>
      <w:r w:rsidR="006E4762">
        <w:t xml:space="preserve">: </w:t>
      </w:r>
      <w:r>
        <w:t>Saint Mary of Egypt</w:t>
      </w:r>
      <w:bookmarkEnd w:id="1511"/>
    </w:p>
    <w:p w14:paraId="70D0F650" w14:textId="77777777" w:rsidR="00254945" w:rsidRDefault="00254945" w:rsidP="00254945">
      <w:pPr>
        <w:pStyle w:val="Heading4"/>
      </w:pPr>
      <w:bookmarkStart w:id="1512" w:name="_Ref434491512"/>
      <w:r>
        <w:t>The Doxology</w:t>
      </w:r>
      <w:r w:rsidR="00810F04">
        <w:t xml:space="preserve"> for St. Mary of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3" w:name="_Toc448227578"/>
      <w:r>
        <w:lastRenderedPageBreak/>
        <w:t>April 7 / Pharamuthi 12: Commemoration of Archangel Michael</w:t>
      </w:r>
      <w:bookmarkEnd w:id="151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4" w:name="_Toc448227579"/>
      <w:r>
        <w:t>April 10 / Pharamuthi 15: Consecrating of the Church of St. Agabus the Apostle</w:t>
      </w:r>
      <w:bookmarkEnd w:id="151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5" w:name="_Toc448227580"/>
      <w:r>
        <w:t xml:space="preserve">April 12 / Pharamuthi 17: Martyrdom of St. </w:t>
      </w:r>
      <w:commentRangeStart w:id="1516"/>
      <w:r>
        <w:t xml:space="preserve">James </w:t>
      </w:r>
      <w:commentRangeEnd w:id="1516"/>
      <w:r>
        <w:rPr>
          <w:rStyle w:val="CommentReference"/>
          <w:rFonts w:eastAsiaTheme="minorHAnsi" w:cstheme="minorBidi"/>
          <w:b w:val="0"/>
          <w:bCs w:val="0"/>
        </w:rPr>
        <w:commentReference w:id="1516"/>
      </w:r>
      <w:r>
        <w:t xml:space="preserve">the brother of </w:t>
      </w:r>
      <w:r w:rsidR="002E495E">
        <w:t>the Lord the bishop of Jerusalem</w:t>
      </w:r>
      <w:bookmarkEnd w:id="151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7" w:name="_Toc448227581"/>
      <w:r>
        <w:t>April 16 / Pharamuthi 21: Commemoration of the Theotokos</w:t>
      </w:r>
      <w:bookmarkEnd w:id="151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8" w:name="_Ref434560035"/>
      <w:bookmarkStart w:id="1519" w:name="_Toc448227582"/>
      <w:r>
        <w:t>April 18 / Pharamuthi 23: Martyrdom of St. George the Prince of the Martyrs</w:t>
      </w:r>
      <w:bookmarkEnd w:id="1518"/>
      <w:bookmarkEnd w:id="1519"/>
    </w:p>
    <w:p w14:paraId="480B7CF0" w14:textId="77777777" w:rsidR="00AF6D10" w:rsidRDefault="00AF6D10" w:rsidP="00AF6D10">
      <w:pPr>
        <w:pStyle w:val="Heading4"/>
      </w:pPr>
      <w:bookmarkStart w:id="1520" w:name="_Ref434489211"/>
      <w:r>
        <w:t>Another Doxology of St. George</w:t>
      </w:r>
      <w:bookmarkEnd w:id="152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1" w:name="_Toc448227583"/>
      <w:r>
        <w:lastRenderedPageBreak/>
        <w:t>April 24 / Pharamuthi 29: Commemoration of the Annunciation, Nativity, and Resurrection on the 29</w:t>
      </w:r>
      <w:r w:rsidRPr="00C0205C">
        <w:rPr>
          <w:vertAlign w:val="superscript"/>
        </w:rPr>
        <w:t>th</w:t>
      </w:r>
      <w:r>
        <w:t xml:space="preserve"> of Every Month</w:t>
      </w:r>
      <w:bookmarkEnd w:id="152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2" w:name="_Toc448227584"/>
      <w:r>
        <w:t xml:space="preserve">April 24 / Pharamuthi 29: </w:t>
      </w:r>
      <w:r w:rsidR="00B52D77">
        <w:t xml:space="preserve">Also the </w:t>
      </w:r>
      <w:r>
        <w:t>Departure of St. Erastus the Apostle</w:t>
      </w:r>
      <w:bookmarkEnd w:id="152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3" w:name="_Ref434562195"/>
      <w:bookmarkStart w:id="1524" w:name="_Toc448227585"/>
      <w:r>
        <w:t>April 25 / Pharamuthi 30: Martyrdom of St. Mark the Evangelist</w:t>
      </w:r>
      <w:bookmarkEnd w:id="1523"/>
      <w:bookmarkEnd w:id="1524"/>
    </w:p>
    <w:p w14:paraId="1A50F251" w14:textId="77777777" w:rsidR="00072324" w:rsidRDefault="00B46E6E" w:rsidP="00072324">
      <w:pPr>
        <w:pStyle w:val="Heading4"/>
      </w:pPr>
      <w:bookmarkStart w:id="1525" w:name="_Ref434488936"/>
      <w:r>
        <w:t>Another</w:t>
      </w:r>
      <w:r w:rsidR="00072324">
        <w:t xml:space="preserve"> Doxology</w:t>
      </w:r>
      <w:r>
        <w:t xml:space="preserve"> of St. Mark</w:t>
      </w:r>
      <w:bookmarkEnd w:id="152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6" w:name="_Toc448227586"/>
      <w:r>
        <w:t>April 26 / Pashons 1: Nativity of the Theotokos</w:t>
      </w:r>
      <w:bookmarkEnd w:id="152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7" w:name="_Toc448227587"/>
      <w:r>
        <w:t>April 28 /</w:t>
      </w:r>
      <w:r w:rsidR="00F66BB3">
        <w:t xml:space="preserve"> Pashons 3: Departure of St. Jas</w:t>
      </w:r>
      <w:r>
        <w:t>on the Disciple</w:t>
      </w:r>
      <w:bookmarkEnd w:id="1527"/>
    </w:p>
    <w:p w14:paraId="588AE276" w14:textId="42552118" w:rsidR="00191A26" w:rsidRDefault="00191A26" w:rsidP="00191A26">
      <w:pPr>
        <w:pStyle w:val="Rubric"/>
      </w:pPr>
      <w:bookmarkStart w:id="1528" w:name="_Toc410196215"/>
      <w:bookmarkStart w:id="1529" w:name="_Toc410196457"/>
      <w:bookmarkStart w:id="1530"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1" w:name="_Toc448227588"/>
      <w:r>
        <w:t>April 28 / Pashons 3: Also St. Theodore</w:t>
      </w:r>
      <w:r w:rsidR="00AF6F9B">
        <w:t xml:space="preserve"> the Disciple of St. Pachom</w:t>
      </w:r>
      <w:bookmarkEnd w:id="153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2" w:name="_Toc448696653"/>
      <w:bookmarkStart w:id="1533" w:name="May"/>
      <w:bookmarkEnd w:id="1510"/>
      <w:r>
        <w:lastRenderedPageBreak/>
        <w:t>May</w:t>
      </w:r>
      <w:r w:rsidR="00495F1A">
        <w:t xml:space="preserve"> or </w:t>
      </w:r>
      <w:bookmarkEnd w:id="1528"/>
      <w:bookmarkEnd w:id="1529"/>
      <w:bookmarkEnd w:id="1530"/>
      <w:r w:rsidRPr="00FB5E62">
        <w:rPr>
          <w:rFonts w:ascii="FreeSerifAvvaShenouda" w:eastAsia="Arial Unicode MS" w:hAnsi="FreeSerifAvvaShenouda" w:cs="FreeSerifAvvaShenouda"/>
          <w:lang w:val="en-US"/>
        </w:rPr>
        <w:t>Ⲡⲁϣⲁⲛⲥ</w:t>
      </w:r>
      <w:bookmarkEnd w:id="1532"/>
    </w:p>
    <w:bookmarkStart w:id="1534" w:name="_Ref434563583" w:displacedByCustomXml="next"/>
    <w:bookmarkStart w:id="1535" w:name="_Toc410196216" w:displacedByCustomXml="next"/>
    <w:bookmarkStart w:id="1536" w:name="_Toc410196458" w:displacedByCustomXml="next"/>
    <w:bookmarkStart w:id="1537"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134DB2">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134DB2">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134DB2">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134DB2">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134DB2">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134DB2">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134DB2">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134DB2">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134DB2">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134DB2">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134DB2">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134DB2">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134DB2">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134DB2">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134DB2">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134DB2">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134DB2">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134DB2">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134DB2">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134DB2">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8" w:name="_Ref436250616"/>
      <w:bookmarkStart w:id="1539" w:name="_Toc448227589"/>
      <w:r>
        <w:lastRenderedPageBreak/>
        <w:t>May 1 / Pashons 6: St. Macarius of Alexandria, the Presbyter</w:t>
      </w:r>
      <w:bookmarkEnd w:id="1534"/>
      <w:bookmarkEnd w:id="1538"/>
      <w:bookmarkEnd w:id="1539"/>
    </w:p>
    <w:p w14:paraId="65054283" w14:textId="77777777" w:rsidR="00137929" w:rsidRDefault="00137929" w:rsidP="00137929">
      <w:pPr>
        <w:pStyle w:val="Heading4"/>
      </w:pPr>
      <w:bookmarkStart w:id="1540" w:name="_Ref434490596"/>
      <w:r>
        <w:t>The Doxology</w:t>
      </w:r>
      <w:r w:rsidR="00B46E6E">
        <w:t xml:space="preserve"> for St. Macarius of Alexandria, the Presbyter</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1" w:name="_Ref434560539"/>
      <w:bookmarkStart w:id="1542" w:name="_Toc448227590"/>
      <w:r>
        <w:t>May 2 / Pashons 7: St. Athanasius the Apostolic</w:t>
      </w:r>
      <w:bookmarkEnd w:id="1541"/>
      <w:bookmarkEnd w:id="1542"/>
    </w:p>
    <w:p w14:paraId="5C918841" w14:textId="77777777" w:rsidR="00EE657B" w:rsidRDefault="00EE657B" w:rsidP="00EE657B">
      <w:pPr>
        <w:pStyle w:val="Heading4"/>
      </w:pPr>
      <w:bookmarkStart w:id="1543" w:name="_Ref434492183"/>
      <w:r>
        <w:t>The Doxology</w:t>
      </w:r>
      <w:r w:rsidR="00B82753">
        <w:t xml:space="preserve"> for St. Athanasius the Apostolic</w:t>
      </w:r>
      <w:bookmarkEnd w:id="154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4" w:name="_Ref434492196"/>
      <w:r>
        <w:lastRenderedPageBreak/>
        <w:t>Another</w:t>
      </w:r>
      <w:r w:rsidR="0047441D">
        <w:t xml:space="preserve"> Doxology</w:t>
      </w:r>
      <w:r>
        <w:t xml:space="preserve"> for St. Athanasius the Apostolic</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5" w:name="_Toc448227591"/>
      <w:r>
        <w:t>May 7 / Pashons 12: Commemoration of Archangel Michael</w:t>
      </w:r>
      <w:bookmarkEnd w:id="154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6" w:name="_Toc448227592"/>
      <w:r>
        <w:t>May 7 / Pashons 12: Also the Consecration of the Church of St. Demiana</w:t>
      </w:r>
      <w:bookmarkEnd w:id="154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7" w:name="_Toc448227593"/>
      <w:r>
        <w:t>May 8 / Pashons 13 St. Junia of the Seventy Two Disciples</w:t>
      </w:r>
      <w:bookmarkEnd w:id="154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8" w:name="_Toc448227594"/>
      <w:r>
        <w:t xml:space="preserve">May 8 / Pashons 13 Also St. </w:t>
      </w:r>
      <w:commentRangeStart w:id="1549"/>
      <w:r>
        <w:t>Arsenius</w:t>
      </w:r>
      <w:commentRangeEnd w:id="1549"/>
      <w:r>
        <w:rPr>
          <w:rStyle w:val="CommentReference"/>
          <w:rFonts w:eastAsiaTheme="minorHAnsi" w:cstheme="minorBidi"/>
          <w:b w:val="0"/>
          <w:bCs w:val="0"/>
        </w:rPr>
        <w:commentReference w:id="1549"/>
      </w:r>
      <w:bookmarkEnd w:id="1548"/>
    </w:p>
    <w:p w14:paraId="2EEE01C8" w14:textId="77777777" w:rsidR="00220DFD" w:rsidRDefault="00220DFD" w:rsidP="00220DFD">
      <w:pPr>
        <w:pStyle w:val="Heading4"/>
      </w:pPr>
      <w:bookmarkStart w:id="1550" w:name="_Ref434490892"/>
      <w:r>
        <w:t>The Doxology</w:t>
      </w:r>
      <w:r w:rsidR="00810F04">
        <w:t xml:space="preserve"> for St. Arsenius</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1" w:name="_Toc448227595"/>
      <w:r>
        <w:t>May 9 / Pashons 14: St. Pachomius</w:t>
      </w:r>
      <w:bookmarkEnd w:id="1551"/>
    </w:p>
    <w:p w14:paraId="1731E46B" w14:textId="77777777" w:rsidR="00C30529" w:rsidRDefault="00C30529" w:rsidP="00C30529">
      <w:pPr>
        <w:pStyle w:val="Heading4"/>
      </w:pPr>
      <w:bookmarkStart w:id="1552" w:name="_Ref434491150"/>
      <w:r>
        <w:t>The Doxology</w:t>
      </w:r>
      <w:r w:rsidR="00810F04">
        <w:t xml:space="preserve"> for St. Pachomius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3" w:name="_Toc448227596"/>
      <w:r>
        <w:lastRenderedPageBreak/>
        <w:t>May 11 / Pashons 16: Commemoration of St. John the Evangelist</w:t>
      </w:r>
      <w:bookmarkEnd w:id="155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4" w:name="_Toc448227597"/>
      <w:r>
        <w:t>May 16 / Pashons 21: Commemoration of the Theotokos</w:t>
      </w:r>
      <w:bookmarkEnd w:id="155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5" w:name="_Toc448227598"/>
      <w:r>
        <w:t xml:space="preserve">May 17 / Pashons 22: Departure of St. Andronicus the </w:t>
      </w:r>
      <w:r w:rsidR="00191A26">
        <w:t>Disciple</w:t>
      </w:r>
      <w:bookmarkEnd w:id="155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6" w:name="_Toc448227599"/>
      <w:r>
        <w:t xml:space="preserve">May 19 / Pashons 24: </w:t>
      </w:r>
      <w:r w:rsidR="00495F1A">
        <w:t>The Entrance into Egypt</w:t>
      </w:r>
      <w:bookmarkEnd w:id="1537"/>
      <w:bookmarkEnd w:id="1536"/>
      <w:bookmarkEnd w:id="1535"/>
      <w:bookmarkEnd w:id="1556"/>
    </w:p>
    <w:p w14:paraId="608201BF" w14:textId="77777777" w:rsidR="00C30529" w:rsidRDefault="00C30529" w:rsidP="00C30529">
      <w:pPr>
        <w:pStyle w:val="Heading4"/>
      </w:pPr>
      <w:bookmarkStart w:id="1557" w:name="_Ref434477906"/>
      <w:r>
        <w:t>The Doxology</w:t>
      </w:r>
      <w:r w:rsidR="00E21EA3">
        <w:t xml:space="preserve"> for the Entrance into Egypt</w:t>
      </w:r>
      <w:bookmarkEnd w:id="1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8" w:name="_Ref434476089"/>
      <w:r>
        <w:t>The Psali Adam</w:t>
      </w:r>
      <w:r w:rsidR="006C1B94">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9" w:name="_Ref434476112"/>
      <w:r>
        <w:t>The Psali Batos</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0"/>
            <w:r>
              <w:t>approached</w:t>
            </w:r>
            <w:commentRangeEnd w:id="1560"/>
            <w:r>
              <w:rPr>
                <w:rStyle w:val="CommentReference"/>
              </w:rPr>
              <w:commentReference w:id="156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1"/>
            <w:r>
              <w:t xml:space="preserve">Ⲫⲱⲕ </w:t>
            </w:r>
            <w:commentRangeEnd w:id="1561"/>
            <w:r>
              <w:rPr>
                <w:rStyle w:val="CommentReference"/>
                <w:rFonts w:ascii="Times New Roman" w:hAnsi="Times New Roman"/>
              </w:rPr>
              <w:commentReference w:id="156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2" w:name="_Toc448227600"/>
      <w:r>
        <w:lastRenderedPageBreak/>
        <w:t>May 19 / Pashons 24: Also, St. Pashnouni, the Monk and Martyr</w:t>
      </w:r>
      <w:bookmarkEnd w:id="1562"/>
    </w:p>
    <w:p w14:paraId="408F0E44" w14:textId="77777777" w:rsidR="00A055D8" w:rsidRDefault="00A055D8" w:rsidP="00A055D8">
      <w:pPr>
        <w:pStyle w:val="Heading4"/>
      </w:pPr>
      <w:bookmarkStart w:id="1563" w:name="_Ref434491429"/>
      <w:r>
        <w:t>The Doxology</w:t>
      </w:r>
      <w:r w:rsidR="00810F04">
        <w:t xml:space="preserve"> for St. Pashnouni</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4" w:name="_Toc448227601"/>
      <w:r>
        <w:t xml:space="preserve">May 21 / Pashons 26: </w:t>
      </w:r>
      <w:r w:rsidR="00072324">
        <w:t>Martyrdom of St. Thomas the Apostle</w:t>
      </w:r>
      <w:bookmarkEnd w:id="156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5" w:name="_Toc448227602"/>
      <w:r>
        <w:t>May 22 / Pashons 27: St. Thomas the Anchorite</w:t>
      </w:r>
      <w:bookmarkEnd w:id="1565"/>
    </w:p>
    <w:p w14:paraId="638D349A" w14:textId="77777777" w:rsidR="007A6E4F" w:rsidRDefault="007A6E4F" w:rsidP="007A6E4F">
      <w:pPr>
        <w:pStyle w:val="Heading4"/>
      </w:pPr>
      <w:bookmarkStart w:id="1566" w:name="_Ref434490403"/>
      <w:r>
        <w:t>The Doxology</w:t>
      </w:r>
      <w:r w:rsidR="00B46E6E">
        <w:t xml:space="preserve"> for St. Thomas the Anchorite</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7"/>
            <w:r>
              <w:t>Like amber</w:t>
            </w:r>
          </w:p>
          <w:p w14:paraId="2CE5E879" w14:textId="77777777" w:rsidR="007A6E4F" w:rsidRDefault="007A6E4F" w:rsidP="007A6E4F">
            <w:pPr>
              <w:pStyle w:val="EngHangEnd"/>
            </w:pPr>
            <w:r>
              <w:t>Spreading in paradise.</w:t>
            </w:r>
            <w:commentRangeEnd w:id="1567"/>
            <w:r>
              <w:rPr>
                <w:rStyle w:val="CommentReference"/>
                <w:rFonts w:ascii="Times New Roman" w:eastAsiaTheme="minorHAnsi" w:hAnsi="Times New Roman" w:cstheme="minorBidi"/>
                <w:color w:val="auto"/>
              </w:rPr>
              <w:commentReference w:id="156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8" w:name="_Toc448227603"/>
      <w:r>
        <w:t>May 24 (25) / Pashons 29: Commemoration of the Annunciation, Nativity, and Resurrection on the 29</w:t>
      </w:r>
      <w:r w:rsidRPr="00C0205C">
        <w:rPr>
          <w:vertAlign w:val="superscript"/>
        </w:rPr>
        <w:t>th</w:t>
      </w:r>
      <w:r>
        <w:t xml:space="preserve"> of Every Month</w:t>
      </w:r>
      <w:bookmarkEnd w:id="156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69" w:name="_Toc448227604"/>
      <w:r>
        <w:lastRenderedPageBreak/>
        <w:t xml:space="preserve">May 24 (25) / Pashons 29: Also St. </w:t>
      </w:r>
      <w:r w:rsidR="00F525F0">
        <w:t>Simeon</w:t>
      </w:r>
      <w:r>
        <w:t xml:space="preserve"> the Stylite</w:t>
      </w:r>
      <w:bookmarkEnd w:id="1569"/>
    </w:p>
    <w:p w14:paraId="6BC6625E" w14:textId="07CBC558" w:rsidR="00F525F0" w:rsidRPr="00F525F0" w:rsidRDefault="00F525F0" w:rsidP="00F525F0">
      <w:pPr>
        <w:pStyle w:val="Heading4"/>
      </w:pPr>
      <w:bookmarkStart w:id="1570" w:name="_Ref439328220"/>
      <w:r>
        <w:t>The Doxology for St. Simeon the Stylite</w:t>
      </w:r>
      <w:r w:rsidR="00BD2B3F">
        <w:rPr>
          <w:rStyle w:val="FootnoteReference"/>
        </w:rPr>
        <w:footnoteReference w:id="926"/>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1" w:name="_Toc448227605"/>
      <w:r>
        <w:t>May 25 / Pashons 30: Departure of St. Fournous the Disciple</w:t>
      </w:r>
      <w:bookmarkEnd w:id="157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2" w:name="_Toc448227606"/>
      <w:r>
        <w:t>May 27 / Paoni 2: St. Commemoration of the Appearance of the Bodies of St. John the Baptist and Elisha the Prophet</w:t>
      </w:r>
      <w:bookmarkEnd w:id="157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3" w:name="_Toc448227607"/>
      <w:r>
        <w:t>May 28 / Paoni 3: Consecration of St. George’s Church</w:t>
      </w:r>
      <w:bookmarkEnd w:id="157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4" w:name="_Toc448227608"/>
      <w:r>
        <w:t xml:space="preserve">May 28 / Paoni 3: </w:t>
      </w:r>
      <w:r w:rsidR="00601ED3">
        <w:t xml:space="preserve">Also </w:t>
      </w:r>
      <w:r>
        <w:t>St. Abraam of Fayyoum</w:t>
      </w:r>
      <w:bookmarkEnd w:id="1574"/>
    </w:p>
    <w:p w14:paraId="26D71FAF" w14:textId="77777777" w:rsidR="00C30529" w:rsidRDefault="00C30529" w:rsidP="00C30529">
      <w:pPr>
        <w:pStyle w:val="Heading4"/>
      </w:pPr>
      <w:bookmarkStart w:id="1575" w:name="_Ref434492469"/>
      <w:r>
        <w:t>The Doxology</w:t>
      </w:r>
      <w:r w:rsidR="00B82753">
        <w:t xml:space="preserve"> for St. Abraam of Fayyoum</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9" w:name="_Toc448227609"/>
      <w:r>
        <w:t>May 30 / Paoni 5: Consecration of the Church of St. Victor</w:t>
      </w:r>
      <w:bookmarkEnd w:id="157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0" w:name="_Toc410196217"/>
      <w:bookmarkStart w:id="1581" w:name="_Toc410196459"/>
      <w:bookmarkStart w:id="1582" w:name="_Toc410196961"/>
      <w:bookmarkStart w:id="1583" w:name="_Toc448696654"/>
      <w:bookmarkStart w:id="1584" w:name="June"/>
      <w:bookmarkEnd w:id="1533"/>
      <w:r>
        <w:lastRenderedPageBreak/>
        <w:t>June</w:t>
      </w:r>
      <w:bookmarkEnd w:id="1580"/>
      <w:bookmarkEnd w:id="1581"/>
      <w:bookmarkEnd w:id="1582"/>
      <w:r w:rsidR="00C30529">
        <w:t xml:space="preserve"> or </w:t>
      </w:r>
      <w:r w:rsidR="00C30529">
        <w:rPr>
          <w:rFonts w:ascii="FreeSerifAvvaShenouda" w:hAnsi="FreeSerifAvvaShenouda" w:cs="FreeSerifAvvaShenouda"/>
        </w:rPr>
        <w:t>Ⲡⲁⲱⲛⲉ</w:t>
      </w:r>
      <w:bookmarkEnd w:id="158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134DB2">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134DB2">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134DB2">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134DB2">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134DB2">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134DB2">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134DB2">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134DB2">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134DB2">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134DB2">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134DB2">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134DB2">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134DB2">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134DB2">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134DB2">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134DB2">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134DB2">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134DB2">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134DB2">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5" w:name="_Toc448227610"/>
      <w:r>
        <w:lastRenderedPageBreak/>
        <w:t>The Apostles' Fast</w:t>
      </w:r>
      <w:bookmarkEnd w:id="1585"/>
    </w:p>
    <w:p w14:paraId="06362FF7" w14:textId="77777777" w:rsidR="00654C55" w:rsidRDefault="00654C55" w:rsidP="00654C55">
      <w:pPr>
        <w:pStyle w:val="Heading4"/>
      </w:pPr>
      <w:bookmarkStart w:id="1586" w:name="_Ref434476183"/>
      <w:r>
        <w:t>The Psali Adam</w:t>
      </w:r>
      <w:r w:rsidR="006C1B94">
        <w:t xml:space="preserve"> for the Apostles’ Fast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7" w:name="_Ref434476204"/>
      <w:r>
        <w:t>The Psali Batos</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8"/>
            <w:r>
              <w:t xml:space="preserve">the </w:t>
            </w:r>
            <w:commentRangeEnd w:id="1588"/>
            <w:r>
              <w:rPr>
                <w:rStyle w:val="CommentReference"/>
              </w:rPr>
              <w:commentReference w:id="158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9" w:name="_Toc448227611"/>
      <w:r>
        <w:t>June 6 / Paoni 12: Commemoration of Archangel Michael</w:t>
      </w:r>
      <w:bookmarkEnd w:id="158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0" w:name="_Toc448227612"/>
      <w:r>
        <w:t>June 7 / Paoni 13: Archangel Gabriel</w:t>
      </w:r>
      <w:r w:rsidR="00D31016">
        <w:t>, the Evangelist of Daniel</w:t>
      </w:r>
      <w:bookmarkEnd w:id="1590"/>
    </w:p>
    <w:p w14:paraId="00F4ACC1" w14:textId="77777777" w:rsidR="00595AF3" w:rsidRPr="00980D99" w:rsidRDefault="00595AF3" w:rsidP="00595AF3">
      <w:pPr>
        <w:pStyle w:val="Heading4"/>
      </w:pPr>
      <w:bookmarkStart w:id="1591" w:name="_Ref434488149"/>
      <w:r>
        <w:t>The Doxology</w:t>
      </w:r>
      <w:r w:rsidR="00B46E6E">
        <w:t xml:space="preserve"> for Archangel Gabriel, the Evangelist of Daniel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2" w:name="_Ref434564551"/>
      <w:bookmarkStart w:id="1593" w:name="_Toc448227613"/>
      <w:r>
        <w:t>June 8 / Paoni 14: Sts. Apakir and John</w:t>
      </w:r>
      <w:bookmarkEnd w:id="1592"/>
      <w:bookmarkEnd w:id="1593"/>
    </w:p>
    <w:p w14:paraId="25CBD4EF" w14:textId="77777777" w:rsidR="006A0D7C" w:rsidRPr="00980D99" w:rsidRDefault="006A0D7C" w:rsidP="006A0D7C">
      <w:pPr>
        <w:pStyle w:val="Heading4"/>
      </w:pPr>
      <w:bookmarkStart w:id="1594" w:name="_Ref434489722"/>
      <w:r>
        <w:t>The Doxology</w:t>
      </w:r>
      <w:r w:rsidR="00B46E6E">
        <w:t xml:space="preserve"> for Sts. Apakir and John</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5" w:name="_Toc448227614"/>
      <w:r>
        <w:rPr>
          <w:lang w:val="en-US"/>
        </w:rPr>
        <w:t>June 9 / Paoni 15: Handing over of St. Mark's Relics</w:t>
      </w:r>
      <w:bookmarkEnd w:id="1595"/>
    </w:p>
    <w:p w14:paraId="12A16B61" w14:textId="77777777" w:rsidR="00980D99" w:rsidRDefault="00980D99" w:rsidP="00980D99">
      <w:pPr>
        <w:pStyle w:val="Heading3"/>
        <w:rPr>
          <w:lang w:val="en-US"/>
        </w:rPr>
      </w:pPr>
      <w:bookmarkStart w:id="1596" w:name="_Toc448227615"/>
      <w:r>
        <w:rPr>
          <w:lang w:val="en-US"/>
        </w:rPr>
        <w:t>June 11 / Paoni 17: Return of St. Mark's Relics</w:t>
      </w:r>
      <w:bookmarkEnd w:id="159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7" w:name="_Toc448227616"/>
      <w:r>
        <w:rPr>
          <w:lang w:val="en-US"/>
        </w:rPr>
        <w:lastRenderedPageBreak/>
        <w:t>June 13 / Paoni 19: Martyrdom of St. George of Zahim</w:t>
      </w:r>
      <w:bookmarkEnd w:id="1597"/>
    </w:p>
    <w:p w14:paraId="4EBBC2F1" w14:textId="77777777" w:rsidR="006D27E4" w:rsidRPr="00980D99" w:rsidRDefault="006D27E4" w:rsidP="006D27E4">
      <w:pPr>
        <w:pStyle w:val="Heading4"/>
      </w:pPr>
      <w:bookmarkStart w:id="1598" w:name="_Ref434489925"/>
      <w:r>
        <w:t>The Doxology</w:t>
      </w:r>
      <w:r w:rsidR="00B46E6E">
        <w:t xml:space="preserve"> for St. George of Zahim</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9" w:name="_Toc448227617"/>
      <w:r>
        <w:lastRenderedPageBreak/>
        <w:t>June 15 / Paoni 21: Commemoration of the Theotokos</w:t>
      </w:r>
      <w:bookmarkEnd w:id="159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0" w:name="_Toc448227618"/>
      <w:r>
        <w:t>June 16 / Paoni 22: Consecration of a Church of St. Cosmas and Damian, Their Brothers and Their Mother</w:t>
      </w:r>
      <w:bookmarkEnd w:id="160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1" w:name="_Toc448227619"/>
      <w:r>
        <w:rPr>
          <w:lang w:val="en-US"/>
        </w:rPr>
        <w:t xml:space="preserve">June 18 / Paoni 24: </w:t>
      </w:r>
      <w:r w:rsidR="001B4E41">
        <w:rPr>
          <w:lang w:val="en-US"/>
        </w:rPr>
        <w:t xml:space="preserve">The Strong </w:t>
      </w:r>
      <w:r>
        <w:rPr>
          <w:lang w:val="en-US"/>
        </w:rPr>
        <w:t>St. Moses</w:t>
      </w:r>
      <w:bookmarkEnd w:id="1601"/>
    </w:p>
    <w:p w14:paraId="5BCAE9A6" w14:textId="77777777" w:rsidR="00980D99" w:rsidRDefault="00980D99" w:rsidP="00980D99">
      <w:pPr>
        <w:pStyle w:val="Heading4"/>
        <w:rPr>
          <w:lang w:val="en-US"/>
        </w:rPr>
      </w:pPr>
      <w:bookmarkStart w:id="1602" w:name="_Ref434491006"/>
      <w:r>
        <w:rPr>
          <w:lang w:val="en-US"/>
        </w:rPr>
        <w:t>The Doxology</w:t>
      </w:r>
      <w:r w:rsidR="00810F04">
        <w:rPr>
          <w:lang w:val="en-US"/>
        </w:rPr>
        <w:t xml:space="preserve"> for the Strong St. Moses</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3" w:name="_Toc448227620"/>
      <w:r>
        <w:rPr>
          <w:lang w:val="en-US"/>
        </w:rPr>
        <w:t>June 19 / Paoni 25: Martyrdom of St</w:t>
      </w:r>
      <w:r w:rsidR="00191A26">
        <w:rPr>
          <w:lang w:val="en-US"/>
        </w:rPr>
        <w:t>. Jude the Disciple and Epistle-</w:t>
      </w:r>
      <w:r>
        <w:rPr>
          <w:lang w:val="en-US"/>
        </w:rPr>
        <w:t>Writer</w:t>
      </w:r>
      <w:bookmarkEnd w:id="161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4" w:name="_Toc448227621"/>
      <w:r>
        <w:t xml:space="preserve">June 20 / Paoni 26: </w:t>
      </w:r>
      <w:r w:rsidR="00237D47">
        <w:t xml:space="preserve">Consecration of the Church of </w:t>
      </w:r>
      <w:r>
        <w:t>Archangel Gabriel</w:t>
      </w:r>
      <w:bookmarkEnd w:id="161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5" w:name="_Toc448227622"/>
      <w:r>
        <w:rPr>
          <w:lang w:val="en-US"/>
        </w:rPr>
        <w:lastRenderedPageBreak/>
        <w:t>June 21 / Paoni 27: Martyrdom of St. Ananias the Apostle</w:t>
      </w:r>
      <w:bookmarkEnd w:id="161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6" w:name="_Toc448227623"/>
      <w:r>
        <w:t>June 23 / Paoni 29: Commemoration of the Annunciation, Nativity, and Resurrection on the 29</w:t>
      </w:r>
      <w:r w:rsidRPr="00C0205C">
        <w:rPr>
          <w:vertAlign w:val="superscript"/>
        </w:rPr>
        <w:t>th</w:t>
      </w:r>
      <w:r>
        <w:t xml:space="preserve"> of Every Month</w:t>
      </w:r>
      <w:bookmarkEnd w:id="161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7" w:name="_Toc448227624"/>
      <w:r>
        <w:rPr>
          <w:lang w:val="en-US"/>
        </w:rPr>
        <w:t>June 24 / Paoni 30: The Nativity of St. John the Baptist</w:t>
      </w:r>
      <w:bookmarkEnd w:id="161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8" w:name="_Toc448227625"/>
      <w:r>
        <w:t>June 26 / Epip 2: Departure of St. Thaddaeus the Apostle</w:t>
      </w:r>
      <w:bookmarkEnd w:id="161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19" w:name="_Toc448227626"/>
      <w:r>
        <w:t>June 27 / Epip 3: St. Cyril of Alexandria</w:t>
      </w:r>
      <w:bookmarkEnd w:id="161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0" w:name="_Toc448227627"/>
      <w:r>
        <w:t>June 28 / Epip 4: Sts. Apakir and John</w:t>
      </w:r>
      <w:bookmarkEnd w:id="162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1"/>
    </w:p>
    <w:p w14:paraId="6FD478B9" w14:textId="77777777" w:rsidR="004C7F73" w:rsidRDefault="004C7F73" w:rsidP="004C7F73">
      <w:pPr>
        <w:pStyle w:val="Heading4"/>
      </w:pPr>
      <w:bookmarkStart w:id="1622" w:name="_Ref434477973"/>
      <w:r>
        <w:t>The Doxology of Sts. Peter and Paul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3"/>
            <w:r>
              <w:t>Are the working husbandmen</w:t>
            </w:r>
            <w:commentRangeEnd w:id="1623"/>
            <w:r>
              <w:rPr>
                <w:rStyle w:val="CommentReference"/>
                <w:rFonts w:ascii="Times New Roman" w:eastAsiaTheme="minorHAnsi" w:hAnsi="Times New Roman" w:cstheme="minorBidi"/>
                <w:color w:val="auto"/>
              </w:rPr>
              <w:commentReference w:id="162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4"/>
            <w:r>
              <w:t xml:space="preserve">With </w:t>
            </w:r>
            <w:commentRangeEnd w:id="1624"/>
            <w:r>
              <w:rPr>
                <w:rStyle w:val="CommentReference"/>
                <w:rFonts w:ascii="Times New Roman" w:eastAsiaTheme="minorHAnsi" w:hAnsi="Times New Roman" w:cstheme="minorBidi"/>
                <w:color w:val="auto"/>
              </w:rPr>
              <w:commentReference w:id="162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5"/>
            <w:commentRangeStart w:id="1626"/>
            <w:r>
              <w:t xml:space="preserve">sound </w:t>
            </w:r>
            <w:commentRangeEnd w:id="1625"/>
            <w:r>
              <w:rPr>
                <w:rStyle w:val="CommentReference"/>
                <w:rFonts w:ascii="Times New Roman" w:eastAsiaTheme="minorHAnsi" w:hAnsi="Times New Roman" w:cstheme="minorBidi"/>
                <w:color w:val="auto"/>
              </w:rPr>
              <w:commentReference w:id="1625"/>
            </w:r>
            <w:commentRangeEnd w:id="1626"/>
            <w:r>
              <w:rPr>
                <w:rStyle w:val="CommentReference"/>
                <w:rFonts w:ascii="Times New Roman" w:eastAsiaTheme="minorHAnsi" w:hAnsi="Times New Roman" w:cstheme="minorBidi"/>
                <w:color w:val="auto"/>
              </w:rPr>
              <w:commentReference w:id="162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7" w:name="_Ref434488724"/>
      <w:r>
        <w:t>The Doxology of St. Paul</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9"/>
            <w:r>
              <w:t xml:space="preserve">To </w:t>
            </w:r>
            <w:commentRangeEnd w:id="1629"/>
            <w:r>
              <w:rPr>
                <w:rStyle w:val="CommentReference"/>
                <w:rFonts w:ascii="Times New Roman" w:eastAsiaTheme="minorHAnsi" w:hAnsi="Times New Roman" w:cstheme="minorBidi"/>
                <w:color w:val="auto"/>
              </w:rPr>
              <w:commentReference w:id="1629"/>
            </w:r>
            <w:r>
              <w:t xml:space="preserve">all the </w:t>
            </w:r>
            <w:commentRangeStart w:id="1630"/>
            <w:r>
              <w:t>Gentiles</w:t>
            </w:r>
            <w:commentRangeEnd w:id="1630"/>
            <w:r>
              <w:rPr>
                <w:rStyle w:val="CommentReference"/>
                <w:rFonts w:ascii="Times New Roman" w:eastAsiaTheme="minorHAnsi" w:hAnsi="Times New Roman" w:cstheme="minorBidi"/>
                <w:color w:val="auto"/>
              </w:rPr>
              <w:commentReference w:id="163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1"/>
            <w:r>
              <w:t>To be completely filled</w:t>
            </w:r>
          </w:p>
          <w:p w14:paraId="68A85021" w14:textId="77777777" w:rsidR="00306181" w:rsidRDefault="00306181" w:rsidP="00306181">
            <w:pPr>
              <w:pStyle w:val="EngHangEnd"/>
            </w:pPr>
            <w:r>
              <w:t>With God in love.</w:t>
            </w:r>
            <w:commentRangeEnd w:id="1631"/>
            <w:r>
              <w:rPr>
                <w:rStyle w:val="CommentReference"/>
                <w:rFonts w:ascii="Times New Roman" w:eastAsiaTheme="minorHAnsi" w:hAnsi="Times New Roman" w:cstheme="minorBidi"/>
                <w:color w:val="auto"/>
              </w:rPr>
              <w:commentReference w:id="163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2" w:name="_Ref434476236"/>
      <w:r>
        <w:t>The Psali Adam</w:t>
      </w:r>
      <w:r w:rsidR="006C1B94">
        <w:t xml:space="preserve"> for the Apostles’ Feast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3" w:name="_Ref434476261"/>
      <w:r>
        <w:t>The Psali Batos</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4" w:name="_Toc448227629"/>
      <w:r>
        <w:rPr>
          <w:lang w:val="en-US"/>
        </w:rPr>
        <w:t>June 30 / Epip 6: Martyrdom of St. Aoulimpas the Apostle</w:t>
      </w:r>
      <w:bookmarkEnd w:id="163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5" w:name="_Toc410196218"/>
      <w:bookmarkStart w:id="1636" w:name="_Toc410196460"/>
      <w:bookmarkStart w:id="1637" w:name="_Toc410196962"/>
      <w:bookmarkStart w:id="1638" w:name="_Toc448696655"/>
      <w:bookmarkStart w:id="1639" w:name="July"/>
      <w:bookmarkEnd w:id="1584"/>
      <w:r>
        <w:lastRenderedPageBreak/>
        <w:t>July</w:t>
      </w:r>
      <w:bookmarkEnd w:id="1635"/>
      <w:bookmarkEnd w:id="1636"/>
      <w:bookmarkEnd w:id="1637"/>
      <w:r w:rsidR="00980D99">
        <w:t xml:space="preserve"> or </w:t>
      </w:r>
      <w:r w:rsidR="00980D99">
        <w:rPr>
          <w:rFonts w:ascii="FreeSerifAvvaShenouda" w:hAnsi="FreeSerifAvvaShenouda" w:cs="FreeSerifAvvaShenouda"/>
        </w:rPr>
        <w:t>Ⲉⲡⲏⲡ</w:t>
      </w:r>
      <w:bookmarkEnd w:id="1638"/>
    </w:p>
    <w:bookmarkStart w:id="1640" w:name="_Ref434562742" w:displacedByCustomXml="next"/>
    <w:bookmarkStart w:id="1641" w:name="_Toc410196221" w:displacedByCustomXml="next"/>
    <w:bookmarkStart w:id="1642" w:name="_Toc410196463" w:displacedByCustomXml="next"/>
    <w:bookmarkStart w:id="1643"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134DB2">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134DB2">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134DB2">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134DB2">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134DB2">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134DB2">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134DB2">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134DB2">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134DB2">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134DB2">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134DB2">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134DB2">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134DB2">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134DB2">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134DB2">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134DB2">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4" w:name="_Ref436250323"/>
      <w:bookmarkStart w:id="1645" w:name="_Toc448227630"/>
      <w:r>
        <w:rPr>
          <w:rFonts w:ascii="Times New Roman" w:hAnsi="Times New Roman" w:cs="Times New Roman"/>
        </w:rPr>
        <w:lastRenderedPageBreak/>
        <w:t>July 1 / Epip 7: St. Shenoute</w:t>
      </w:r>
      <w:bookmarkEnd w:id="1640"/>
      <w:bookmarkEnd w:id="1644"/>
      <w:bookmarkEnd w:id="1645"/>
    </w:p>
    <w:p w14:paraId="5B5A5AD3" w14:textId="77777777" w:rsidR="00980D99" w:rsidRDefault="00980D99" w:rsidP="00980D99">
      <w:pPr>
        <w:pStyle w:val="Heading4"/>
        <w:rPr>
          <w:lang w:val="en-US"/>
        </w:rPr>
      </w:pPr>
      <w:bookmarkStart w:id="1646" w:name="_Ref434491186"/>
      <w:r>
        <w:rPr>
          <w:lang w:val="en-US"/>
        </w:rPr>
        <w:t>The Doxology</w:t>
      </w:r>
      <w:r w:rsidR="00810F04">
        <w:rPr>
          <w:lang w:val="en-US"/>
        </w:rPr>
        <w:t xml:space="preserve"> for St. Shenoute</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0" w:name="_Ref434491207"/>
      <w:r>
        <w:rPr>
          <w:lang w:val="en-US"/>
        </w:rPr>
        <w:t>A Doxology for St. Besa</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1" w:name="_Toc448227631"/>
      <w:r>
        <w:rPr>
          <w:rFonts w:ascii="Times New Roman" w:hAnsi="Times New Roman" w:cs="Times New Roman"/>
        </w:rPr>
        <w:t>July 1 / Epip 7: Also St. Ignatius</w:t>
      </w:r>
      <w:bookmarkEnd w:id="1651"/>
    </w:p>
    <w:p w14:paraId="08CD1881" w14:textId="77777777" w:rsidR="00980D99" w:rsidRDefault="00980D99" w:rsidP="00980D99">
      <w:pPr>
        <w:pStyle w:val="Heading3"/>
        <w:rPr>
          <w:lang w:val="en-US"/>
        </w:rPr>
      </w:pPr>
      <w:bookmarkStart w:id="1652" w:name="_Ref434560325"/>
      <w:bookmarkStart w:id="1653" w:name="_Toc448227632"/>
      <w:r>
        <w:rPr>
          <w:lang w:val="en-US"/>
        </w:rPr>
        <w:t>July 2 / Epip 8: St. Pishoy</w:t>
      </w:r>
      <w:bookmarkEnd w:id="1652"/>
      <w:bookmarkEnd w:id="1653"/>
    </w:p>
    <w:p w14:paraId="3F31CCDA" w14:textId="77777777" w:rsidR="00980D99" w:rsidRDefault="00980D99" w:rsidP="00980D99">
      <w:pPr>
        <w:pStyle w:val="Heading4"/>
        <w:rPr>
          <w:lang w:val="en-US"/>
        </w:rPr>
      </w:pPr>
      <w:bookmarkStart w:id="1654" w:name="_Ref434490783"/>
      <w:r>
        <w:rPr>
          <w:lang w:val="en-US"/>
        </w:rPr>
        <w:t>The Doxology</w:t>
      </w:r>
      <w:r w:rsidR="00810F04">
        <w:rPr>
          <w:lang w:val="en-US"/>
        </w:rPr>
        <w:t xml:space="preserve"> for St. Pishoy</w:t>
      </w:r>
      <w:bookmarkEnd w:id="165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4" w:name="_Toc448227633"/>
      <w:r>
        <w:t>The Virgin’s Fast</w:t>
      </w:r>
      <w:bookmarkEnd w:id="1643"/>
      <w:bookmarkEnd w:id="1642"/>
      <w:bookmarkEnd w:id="1641"/>
      <w:bookmarkEnd w:id="1664"/>
    </w:p>
    <w:p w14:paraId="67B94F6A" w14:textId="77777777" w:rsidR="005B716A" w:rsidRDefault="005B716A" w:rsidP="005B716A">
      <w:pPr>
        <w:pStyle w:val="Heading3"/>
        <w:rPr>
          <w:lang w:val="en-US"/>
        </w:rPr>
      </w:pPr>
      <w:bookmarkStart w:id="1665" w:name="_Toc448227634"/>
      <w:r>
        <w:rPr>
          <w:lang w:val="en-US"/>
        </w:rPr>
        <w:t>July 3 / Epip 9: Martyrdom of</w:t>
      </w:r>
      <w:r w:rsidR="00FE0AE4">
        <w:rPr>
          <w:lang w:val="en-US"/>
        </w:rPr>
        <w:t xml:space="preserve"> </w:t>
      </w:r>
      <w:r>
        <w:rPr>
          <w:lang w:val="en-US"/>
        </w:rPr>
        <w:t>St. Simon Cleophas the Apostle</w:t>
      </w:r>
      <w:bookmarkEnd w:id="166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6" w:name="_Toc448227635"/>
      <w:r>
        <w:t>July 6 / Epip 12: Commemoration of Archangel Michael</w:t>
      </w:r>
      <w:bookmarkEnd w:id="166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7" w:name="_Toc448227636"/>
      <w:r>
        <w:t>July 12 / Epip 18: Martyrdom of St. James the Apostle, the Bishop of Jerusalem</w:t>
      </w:r>
      <w:bookmarkEnd w:id="166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8" w:name="_Ref434562330"/>
      <w:bookmarkStart w:id="1669" w:name="_Toc448227637"/>
      <w:r>
        <w:t>July 14 / Epip 20: Martyrdom of St. Theodore of Shotep, the General</w:t>
      </w:r>
      <w:bookmarkEnd w:id="1668"/>
      <w:bookmarkEnd w:id="1669"/>
    </w:p>
    <w:p w14:paraId="7B584133" w14:textId="77777777" w:rsidR="009C1989" w:rsidRDefault="009C1989" w:rsidP="009C1989">
      <w:pPr>
        <w:pStyle w:val="Heading4"/>
      </w:pPr>
      <w:bookmarkStart w:id="1670" w:name="_Ref434489277"/>
      <w:r>
        <w:t>The Doxology of St. Theodore of Shotep, the General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1" w:name="_Ref434489296"/>
      <w:r>
        <w:t>Another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2"/>
            <w:r>
              <w:t>struggler</w:t>
            </w:r>
            <w:commentRangeEnd w:id="1672"/>
            <w:r>
              <w:rPr>
                <w:rStyle w:val="CommentReference"/>
                <w:rFonts w:ascii="Times New Roman" w:eastAsiaTheme="minorHAnsi" w:hAnsi="Times New Roman" w:cstheme="minorBidi"/>
                <w:color w:val="auto"/>
              </w:rPr>
              <w:commentReference w:id="167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3" w:name="_Toc448227638"/>
      <w:r>
        <w:t>July 15 / Epip 21: Commemoration of the Theotokos</w:t>
      </w:r>
      <w:bookmarkEnd w:id="167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4" w:name="_Ref434562663"/>
      <w:bookmarkStart w:id="1675" w:name="_Toc448227639"/>
      <w:r>
        <w:t>July 17 / Epip 23: The Martyrdom of St. Marina</w:t>
      </w:r>
      <w:bookmarkEnd w:id="1674"/>
      <w:bookmarkEnd w:id="1675"/>
    </w:p>
    <w:p w14:paraId="71210AE6" w14:textId="77777777" w:rsidR="0078548F" w:rsidRDefault="0078548F" w:rsidP="0078548F">
      <w:pPr>
        <w:pStyle w:val="Heading4"/>
      </w:pPr>
      <w:bookmarkStart w:id="1676" w:name="_Ref434490204"/>
      <w:r>
        <w:t>The Doxology</w:t>
      </w:r>
      <w:r w:rsidR="00B46E6E">
        <w:t xml:space="preserve"> for St. Marina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7" w:name="_Toc448227640"/>
      <w:r>
        <w:t>July 18 / Epip 24: The Martyrdom of Abba Noub</w:t>
      </w:r>
      <w:bookmarkEnd w:id="1677"/>
    </w:p>
    <w:p w14:paraId="45A4C76D" w14:textId="77777777" w:rsidR="00951605" w:rsidRDefault="00951605" w:rsidP="00951605">
      <w:pPr>
        <w:pStyle w:val="Heading4"/>
      </w:pPr>
      <w:bookmarkStart w:id="1678" w:name="_Ref434489534"/>
      <w:r>
        <w:t>The Doxology</w:t>
      </w:r>
      <w:r w:rsidR="00B46E6E">
        <w:t xml:space="preserve"> for Abba Noub</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9"/>
            <w:r>
              <w:t>Abba Noub</w:t>
            </w:r>
            <w:commentRangeEnd w:id="1679"/>
            <w:r>
              <w:rPr>
                <w:rStyle w:val="CommentReference"/>
                <w:rFonts w:ascii="Times New Roman" w:eastAsiaTheme="minorHAnsi" w:hAnsi="Times New Roman" w:cstheme="minorBidi"/>
                <w:color w:val="auto"/>
              </w:rPr>
              <w:commentReference w:id="167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0"/>
            <w:r>
              <w:t xml:space="preserve">upright </w:t>
            </w:r>
            <w:commentRangeEnd w:id="1680"/>
            <w:r>
              <w:rPr>
                <w:rStyle w:val="CommentReference"/>
                <w:rFonts w:ascii="Times New Roman" w:eastAsiaTheme="minorHAnsi" w:hAnsi="Times New Roman" w:cstheme="minorBidi"/>
                <w:color w:val="auto"/>
              </w:rPr>
              <w:commentReference w:id="168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1" w:name="_Toc448227641"/>
      <w:r>
        <w:t>July 20 / Epip 26: Joseph the Carpenter</w:t>
      </w:r>
      <w:bookmarkEnd w:id="1681"/>
    </w:p>
    <w:p w14:paraId="5DE3B33E" w14:textId="77777777" w:rsidR="00BF240D" w:rsidRDefault="00BF240D" w:rsidP="00BF240D">
      <w:pPr>
        <w:pStyle w:val="Heading4"/>
      </w:pPr>
      <w:bookmarkStart w:id="1682" w:name="_Ref434488476"/>
      <w:r>
        <w:t>The Doxology</w:t>
      </w:r>
      <w:r w:rsidR="00B46E6E">
        <w:t xml:space="preserve"> for St. Joseph the Carpenter</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3" w:name="_Toc448227642"/>
      <w:bookmarkStart w:id="1684" w:name="_Toc410196222"/>
      <w:bookmarkStart w:id="1685" w:name="_Toc410196464"/>
      <w:bookmarkStart w:id="1686" w:name="_Toc410196966"/>
      <w:r>
        <w:t>July 20 / Epip 26: Also St. Frumentius (Abune Selama), the First Bishop of Ethiopia</w:t>
      </w:r>
      <w:bookmarkEnd w:id="168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7" w:name="_Toc448227643"/>
      <w:r>
        <w:t>July 22 / Epip 28: Departure of St. Mary Magdalene</w:t>
      </w:r>
      <w:bookmarkEnd w:id="1687"/>
    </w:p>
    <w:p w14:paraId="41ADBBFF" w14:textId="77777777" w:rsidR="00C325FC" w:rsidRDefault="00C325FC" w:rsidP="00C325FC">
      <w:pPr>
        <w:pStyle w:val="Heading4"/>
      </w:pPr>
      <w:bookmarkStart w:id="1688" w:name="_Ref434489077"/>
      <w:r>
        <w:t>The Doxology</w:t>
      </w:r>
      <w:r w:rsidR="00B46E6E">
        <w:t xml:space="preserve"> for St. Mary Magdalene</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9"/>
            <w:r>
              <w:t xml:space="preserve">ϯⲁⲅⲓⲁ </w:t>
            </w:r>
            <w:commentRangeEnd w:id="1689"/>
            <w:r>
              <w:rPr>
                <w:rStyle w:val="CommentReference"/>
                <w:rFonts w:ascii="Times New Roman" w:hAnsi="Times New Roman" w:cstheme="minorBidi"/>
                <w:noProof w:val="0"/>
              </w:rPr>
              <w:commentReference w:id="168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1" w:name="_Toc448227645"/>
      <w:r>
        <w:t xml:space="preserve">July 23 / Epip 29: </w:t>
      </w:r>
      <w:r w:rsidR="00B52D77">
        <w:t xml:space="preserve">Also the </w:t>
      </w:r>
      <w:r>
        <w:t>Translocation of the Relics of St. Andrew, the Apostle</w:t>
      </w:r>
      <w:bookmarkEnd w:id="169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2" w:name="_Toc448227646"/>
      <w:r>
        <w:t>July 28 / Mesori 4: Consecration of the Church of St. Anthony</w:t>
      </w:r>
      <w:bookmarkEnd w:id="169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39"/>
      <w:r>
        <w:t>.</w:t>
      </w:r>
    </w:p>
    <w:p w14:paraId="62D72F65" w14:textId="77777777" w:rsidR="00495F1A" w:rsidRPr="00980D99" w:rsidRDefault="00495F1A" w:rsidP="00495F1A">
      <w:pPr>
        <w:pStyle w:val="Heading2"/>
        <w:rPr>
          <w:lang w:val="en-US"/>
        </w:rPr>
      </w:pPr>
      <w:bookmarkStart w:id="1693" w:name="_Toc448696656"/>
      <w:bookmarkStart w:id="1694" w:name="August"/>
      <w:r>
        <w:lastRenderedPageBreak/>
        <w:t>August</w:t>
      </w:r>
      <w:bookmarkEnd w:id="1684"/>
      <w:bookmarkEnd w:id="1685"/>
      <w:bookmarkEnd w:id="168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3"/>
    </w:p>
    <w:bookmarkStart w:id="1695" w:name="_Toc410196223" w:displacedByCustomXml="next"/>
    <w:bookmarkStart w:id="1696" w:name="_Toc410196465" w:displacedByCustomXml="next"/>
    <w:bookmarkStart w:id="1697"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134DB2">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134DB2">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134DB2">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134DB2">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134DB2">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134DB2">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134DB2">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134DB2">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134DB2">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134DB2">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134DB2">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134DB2">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8" w:name="_Toc448227647"/>
      <w:r>
        <w:lastRenderedPageBreak/>
        <w:t>August 1 / Mesori 8: The Confession of St. Peter</w:t>
      </w:r>
      <w:bookmarkEnd w:id="169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699" w:name="_Toc448227648"/>
      <w:r>
        <w:t>August 5 / Mesori 12: Commemoration of Archangel Michael</w:t>
      </w:r>
      <w:bookmarkEnd w:id="169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0" w:name="_Toc448227649"/>
      <w:r>
        <w:t xml:space="preserve">August 6 / Mesori 13: </w:t>
      </w:r>
      <w:r w:rsidR="00495F1A">
        <w:t>The Transfiguration</w:t>
      </w:r>
      <w:bookmarkEnd w:id="1697"/>
      <w:bookmarkEnd w:id="1696"/>
      <w:bookmarkEnd w:id="1695"/>
      <w:bookmarkEnd w:id="1700"/>
    </w:p>
    <w:p w14:paraId="1EF4D652" w14:textId="77777777" w:rsidR="00980D99" w:rsidRDefault="00980D99" w:rsidP="00980D99">
      <w:pPr>
        <w:pStyle w:val="Heading4"/>
      </w:pPr>
      <w:bookmarkStart w:id="1701" w:name="_Ref434478012"/>
      <w:r>
        <w:t>The Doxology</w:t>
      </w:r>
      <w:r w:rsidR="00E21EA3">
        <w:t xml:space="preserve"> of the Transfiguration</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2" w:name="_Ref434476299"/>
      <w:r>
        <w:t>The Psali Adam</w:t>
      </w:r>
      <w:r w:rsidR="006C1B94">
        <w:t xml:space="preserve"> for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3" w:name="_Ref434476316"/>
      <w:r>
        <w:t>The Psali Batos</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4" w:name="_Toc410196224"/>
      <w:bookmarkStart w:id="1705" w:name="_Toc410196466"/>
      <w:bookmarkStart w:id="1706" w:name="_Toc410196968"/>
      <w:bookmarkStart w:id="1707" w:name="_Ref435642801"/>
      <w:bookmarkStart w:id="1708" w:name="_Ref435642808"/>
      <w:bookmarkStart w:id="1709" w:name="_Toc448227650"/>
      <w:r>
        <w:t xml:space="preserve">August 9 / Mesori 16: </w:t>
      </w:r>
      <w:r w:rsidR="00495F1A">
        <w:t>The Assumption of the Virgin</w:t>
      </w:r>
      <w:bookmarkEnd w:id="1704"/>
      <w:bookmarkEnd w:id="1705"/>
      <w:bookmarkEnd w:id="1706"/>
      <w:bookmarkEnd w:id="1707"/>
      <w:bookmarkEnd w:id="1708"/>
      <w:bookmarkEnd w:id="170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0" w:name="_Ref435642763"/>
      <w:r>
        <w:t xml:space="preserve">The Psali </w:t>
      </w:r>
      <w:commentRangeStart w:id="1711"/>
      <w:r>
        <w:t xml:space="preserve">Adam </w:t>
      </w:r>
      <w:commentRangeEnd w:id="1711"/>
      <w:r>
        <w:rPr>
          <w:rStyle w:val="CommentReference"/>
          <w:rFonts w:eastAsiaTheme="minorHAnsi" w:cstheme="minorBidi"/>
          <w:b w:val="0"/>
          <w:bCs w:val="0"/>
          <w:iCs w:val="0"/>
          <w:color w:val="auto"/>
        </w:rPr>
        <w:commentReference w:id="1711"/>
      </w:r>
      <w:r>
        <w:t>for the Virgin</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2"/>
            <w:r>
              <w:t>With divine hands.”</w:t>
            </w:r>
            <w:commentRangeEnd w:id="1712"/>
            <w:r>
              <w:rPr>
                <w:rStyle w:val="CommentReference"/>
                <w:rFonts w:ascii="Times New Roman" w:eastAsiaTheme="minorHAnsi" w:hAnsi="Times New Roman" w:cstheme="minorBidi"/>
                <w:color w:val="auto"/>
              </w:rPr>
              <w:commentReference w:id="171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3" w:name="_Ref435734818"/>
      <w:r>
        <w:t>The Psali Batos for the Virgin</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4"/>
            <w:r>
              <w:t>forever</w:t>
            </w:r>
            <w:commentRangeEnd w:id="1714"/>
            <w:r>
              <w:rPr>
                <w:rStyle w:val="CommentReference"/>
                <w:rFonts w:ascii="Times New Roman" w:eastAsiaTheme="minorHAnsi" w:hAnsi="Times New Roman" w:cstheme="minorBidi"/>
                <w:color w:val="auto"/>
              </w:rPr>
              <w:commentReference w:id="171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5"/>
            <w:r>
              <w:t>In the unshakable places.</w:t>
            </w:r>
            <w:commentRangeEnd w:id="1715"/>
            <w:r>
              <w:rPr>
                <w:rStyle w:val="CommentReference"/>
                <w:rFonts w:ascii="Times New Roman" w:eastAsiaTheme="minorHAnsi" w:hAnsi="Times New Roman" w:cstheme="minorBidi"/>
                <w:color w:val="auto"/>
              </w:rPr>
              <w:commentReference w:id="171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6"/>
            <w:r>
              <w:t>Your name adorns our works.</w:t>
            </w:r>
            <w:commentRangeEnd w:id="1716"/>
            <w:r>
              <w:rPr>
                <w:rStyle w:val="CommentReference"/>
                <w:rFonts w:ascii="Times New Roman" w:eastAsiaTheme="minorHAnsi" w:hAnsi="Times New Roman" w:cstheme="minorBidi"/>
                <w:color w:val="auto"/>
              </w:rPr>
              <w:commentReference w:id="171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7"/>
            <w:r>
              <w:t xml:space="preserve">Interceding </w:t>
            </w:r>
            <w:commentRangeEnd w:id="1717"/>
            <w:r>
              <w:rPr>
                <w:rStyle w:val="CommentReference"/>
                <w:rFonts w:ascii="Times New Roman" w:eastAsiaTheme="minorHAnsi" w:hAnsi="Times New Roman" w:cstheme="minorBidi"/>
                <w:color w:val="auto"/>
              </w:rPr>
              <w:commentReference w:id="171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8" w:name="_Toc448227651"/>
      <w:r>
        <w:t>August 12 / Mesori 19: Translocation of the Relics of St. Macarius the Great</w:t>
      </w:r>
      <w:bookmarkEnd w:id="171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19" w:name="_Toc448227652"/>
      <w:r>
        <w:t>August 14 / Mesori 21: Commemoration of the Theotokos</w:t>
      </w:r>
      <w:bookmarkEnd w:id="171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0" w:name="_Ref434563030"/>
      <w:bookmarkStart w:id="1721" w:name="_Toc448227653"/>
      <w:r>
        <w:t>August 17 / Mesori 24: Departure of St. Takle Haymanot</w:t>
      </w:r>
      <w:bookmarkEnd w:id="1720"/>
      <w:bookmarkEnd w:id="1721"/>
    </w:p>
    <w:p w14:paraId="34845613" w14:textId="77777777" w:rsidR="009F60F1" w:rsidRDefault="009F60F1" w:rsidP="009F60F1">
      <w:pPr>
        <w:pStyle w:val="Heading4"/>
      </w:pPr>
      <w:bookmarkStart w:id="1722" w:name="_Ref434492302"/>
      <w:r>
        <w:t>The Doxology</w:t>
      </w:r>
      <w:r w:rsidR="00B82753">
        <w:t xml:space="preserve"> for St. Takle Haymanot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3" w:name="_Toc448227654"/>
      <w:r>
        <w:lastRenderedPageBreak/>
        <w:t>August 21 / Mesori 28: The Patriarchs: Abraham, Isaac, and Jacob</w:t>
      </w:r>
      <w:bookmarkEnd w:id="1723"/>
    </w:p>
    <w:p w14:paraId="1D063B19" w14:textId="77777777" w:rsidR="00431ABD" w:rsidRDefault="00431ABD" w:rsidP="00431ABD">
      <w:pPr>
        <w:pStyle w:val="Heading4"/>
      </w:pPr>
      <w:bookmarkStart w:id="1724" w:name="_Ref434492413"/>
      <w:r>
        <w:t>The Doxology</w:t>
      </w:r>
      <w:r w:rsidR="00B82753">
        <w:t xml:space="preserve"> for the Patriarchs: Abraham, Isaac, and Jacob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5" w:name="_Toc448227655"/>
      <w:r>
        <w:lastRenderedPageBreak/>
        <w:t>August 22 / Mesori 29: Commemoration of the Annunciation, Nativity, and Resurrection on the 29</w:t>
      </w:r>
      <w:r w:rsidRPr="00C0205C">
        <w:rPr>
          <w:vertAlign w:val="superscript"/>
        </w:rPr>
        <w:t>th</w:t>
      </w:r>
      <w:r>
        <w:t xml:space="preserve"> of Every Month</w:t>
      </w:r>
      <w:bookmarkEnd w:id="172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6" w:name="_Toc448227656"/>
      <w:r>
        <w:t xml:space="preserve">August 22 / Mesori 29: </w:t>
      </w:r>
      <w:r w:rsidR="007D439A">
        <w:t xml:space="preserve">Also the </w:t>
      </w:r>
      <w:r>
        <w:t>Translocation of the Relics of St. John the Short to Scetis</w:t>
      </w:r>
      <w:bookmarkEnd w:id="172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7" w:name="_Toc448227657"/>
      <w:r>
        <w:t>August 25 / Little Month 2: Departure of St. Titus the Apostle</w:t>
      </w:r>
      <w:bookmarkEnd w:id="172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8" w:name="_Toc448227658"/>
      <w:r>
        <w:t>August 26 / Little Month 3: Archangel Raphael</w:t>
      </w:r>
      <w:bookmarkEnd w:id="1728"/>
    </w:p>
    <w:p w14:paraId="0292BCC5" w14:textId="77777777" w:rsidR="00C30039" w:rsidRDefault="00C30039" w:rsidP="00C30039">
      <w:pPr>
        <w:pStyle w:val="Heading4"/>
      </w:pPr>
      <w:bookmarkStart w:id="1729" w:name="_Ref434488208"/>
      <w:r>
        <w:t>The Doxology</w:t>
      </w:r>
      <w:r w:rsidR="00B46E6E">
        <w:t xml:space="preserve"> for Archangel Raphael</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0" w:name="_Toc448227659"/>
      <w:r>
        <w:t>August 28 / Little Month 5</w:t>
      </w:r>
      <w:r w:rsidR="00980D99">
        <w:t>: St. Parsouma</w:t>
      </w:r>
      <w:bookmarkEnd w:id="1730"/>
    </w:p>
    <w:p w14:paraId="32F5CFB7" w14:textId="77777777" w:rsidR="00980D99" w:rsidRDefault="00980D99" w:rsidP="00980D99">
      <w:pPr>
        <w:pStyle w:val="Heading4"/>
      </w:pPr>
      <w:bookmarkStart w:id="1731" w:name="_Ref434491294"/>
      <w:r>
        <w:t>The Doxology</w:t>
      </w:r>
      <w:r w:rsidR="00810F04">
        <w:t xml:space="preserve"> for St. Parsouma</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5"/>
            <w:r>
              <w:t xml:space="preserve">ⲙ̀Ⲡⲭ̄ⲥ̄ </w:t>
            </w:r>
            <w:commentRangeEnd w:id="1735"/>
            <w:r>
              <w:rPr>
                <w:rStyle w:val="CommentReference"/>
                <w:rFonts w:ascii="Times New Roman" w:hAnsi="Times New Roman" w:cstheme="minorBidi"/>
                <w:noProof w:val="0"/>
              </w:rPr>
              <w:commentReference w:id="173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6"/>
            <w:r>
              <w:t xml:space="preserve">ⲡⲉⲛⲥⲱⲧⲏⲣ </w:t>
            </w:r>
            <w:commentRangeEnd w:id="1736"/>
            <w:r>
              <w:rPr>
                <w:rStyle w:val="CommentReference"/>
                <w:rFonts w:ascii="Times New Roman" w:hAnsi="Times New Roman" w:cstheme="minorBidi"/>
                <w:noProof w:val="0"/>
              </w:rPr>
              <w:commentReference w:id="173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7" w:name="_Toc410196226"/>
      <w:bookmarkStart w:id="1738" w:name="_Toc410196468"/>
      <w:bookmarkStart w:id="1739" w:name="_Toc410196970"/>
      <w:bookmarkStart w:id="1740" w:name="_Toc448696657"/>
      <w:bookmarkStart w:id="1741" w:name="Pascal"/>
      <w:bookmarkEnd w:id="1694"/>
      <w:r>
        <w:lastRenderedPageBreak/>
        <w:t>The Pascal Cycle</w:t>
      </w:r>
      <w:bookmarkEnd w:id="1737"/>
      <w:bookmarkEnd w:id="1738"/>
      <w:bookmarkEnd w:id="1739"/>
      <w:bookmarkEnd w:id="1740"/>
    </w:p>
    <w:bookmarkStart w:id="1742" w:name="_Toc410196227" w:displacedByCustomXml="next"/>
    <w:bookmarkStart w:id="1743" w:name="_Toc410196469" w:displacedByCustomXml="next"/>
    <w:bookmarkStart w:id="1744"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134DB2">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134DB2">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134DB2">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134DB2">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134DB2">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134DB2">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134DB2">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134DB2">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134DB2">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5" w:name="_Toc448227660"/>
      <w:r>
        <w:lastRenderedPageBreak/>
        <w:t>Jonah’s Fast</w:t>
      </w:r>
      <w:bookmarkEnd w:id="1744"/>
      <w:bookmarkEnd w:id="1743"/>
      <w:bookmarkEnd w:id="1742"/>
      <w:bookmarkEnd w:id="1745"/>
    </w:p>
    <w:p w14:paraId="7A658690" w14:textId="77777777" w:rsidR="001E5E16" w:rsidRPr="001E5E16" w:rsidRDefault="001E5E16" w:rsidP="001E5E16">
      <w:pPr>
        <w:pStyle w:val="Heading4"/>
      </w:pPr>
      <w:bookmarkStart w:id="1746" w:name="_Ref434478053"/>
      <w:r>
        <w:t>The Doxology</w:t>
      </w:r>
      <w:r w:rsidR="00E21EA3">
        <w:t xml:space="preserve"> of Jonah’s Fast</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7" w:name="_Toc410196228"/>
      <w:bookmarkStart w:id="1748" w:name="_Toc410196470"/>
      <w:bookmarkStart w:id="1749" w:name="_Toc410196972"/>
      <w:bookmarkStart w:id="1750" w:name="_Toc448227661"/>
      <w:r>
        <w:t>Jonah’s Feast</w:t>
      </w:r>
      <w:bookmarkEnd w:id="1747"/>
      <w:bookmarkEnd w:id="1748"/>
      <w:bookmarkEnd w:id="1749"/>
      <w:bookmarkEnd w:id="1750"/>
    </w:p>
    <w:p w14:paraId="6EE6C439" w14:textId="77777777" w:rsidR="00495F1A" w:rsidRDefault="00495F1A" w:rsidP="00495F1A">
      <w:pPr>
        <w:pStyle w:val="Heading3"/>
      </w:pPr>
      <w:bookmarkStart w:id="1751" w:name="_Toc410196229"/>
      <w:bookmarkStart w:id="1752" w:name="_Toc410196471"/>
      <w:bookmarkStart w:id="1753" w:name="_Toc410196973"/>
      <w:bookmarkStart w:id="1754" w:name="_Toc448227662"/>
      <w:r>
        <w:t>Great Lent</w:t>
      </w:r>
      <w:bookmarkEnd w:id="1751"/>
      <w:bookmarkEnd w:id="1752"/>
      <w:bookmarkEnd w:id="1753"/>
      <w:bookmarkEnd w:id="1754"/>
    </w:p>
    <w:p w14:paraId="2602B6E5" w14:textId="77777777" w:rsidR="00EC2AEB" w:rsidRPr="001E5E16" w:rsidRDefault="00EC2AEB" w:rsidP="00EC2AEB">
      <w:pPr>
        <w:pStyle w:val="Heading4"/>
      </w:pPr>
      <w:bookmarkStart w:id="1755" w:name="_Ref434478080"/>
      <w:r>
        <w:t>The Doxology</w:t>
      </w:r>
      <w:r w:rsidR="00420CFA">
        <w:t xml:space="preserve"> for Saturday and Sunday</w:t>
      </w:r>
      <w:r w:rsidR="00E21EA3">
        <w:t xml:space="preserve"> in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6" w:name="_Ref434478104"/>
      <w:r>
        <w:t>The Doxology</w:t>
      </w:r>
      <w:r w:rsidR="00E21EA3">
        <w:t xml:space="preserve"> for Weekdays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7"/>
            <w:r>
              <w:t>ⲛⲓⲉ̀ⲛⲉϩ</w:t>
            </w:r>
            <w:commentRangeEnd w:id="1757"/>
            <w:r>
              <w:rPr>
                <w:rStyle w:val="CommentReference"/>
                <w:rFonts w:ascii="Times New Roman" w:hAnsi="Times New Roman" w:cstheme="minorBidi"/>
                <w:noProof w:val="0"/>
              </w:rPr>
              <w:commentReference w:id="1757"/>
            </w:r>
            <w:r>
              <w:t>.</w:t>
            </w:r>
          </w:p>
        </w:tc>
      </w:tr>
    </w:tbl>
    <w:p w14:paraId="1A70F51E" w14:textId="77777777" w:rsidR="00420CFA" w:rsidRPr="001E5E16" w:rsidRDefault="00420CFA" w:rsidP="00420CFA">
      <w:pPr>
        <w:pStyle w:val="Heading4"/>
      </w:pPr>
      <w:bookmarkStart w:id="1758" w:name="_Ref434478128"/>
      <w:r>
        <w:t>A Second Doxology for Weekdays</w:t>
      </w:r>
      <w:r w:rsidR="00E21EA3">
        <w:t xml:space="preserve">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9"/>
            <w:r>
              <w:t xml:space="preserve">He </w:t>
            </w:r>
            <w:r w:rsidR="00253DD3">
              <w:t>humiliated</w:t>
            </w:r>
          </w:p>
          <w:p w14:paraId="774AFAE4" w14:textId="77777777" w:rsidR="00420CFA" w:rsidRDefault="00420CFA" w:rsidP="00420CFA">
            <w:pPr>
              <w:pStyle w:val="EngHangEnd"/>
            </w:pPr>
            <w:r>
              <w:t>The Tempter</w:t>
            </w:r>
            <w:commentRangeEnd w:id="1759"/>
            <w:r>
              <w:rPr>
                <w:rStyle w:val="CommentReference"/>
              </w:rPr>
              <w:commentReference w:id="175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0"/>
            <w:r>
              <w:t>“Fast in watchfulness</w:t>
            </w:r>
          </w:p>
          <w:p w14:paraId="6B2FDE71" w14:textId="77777777" w:rsidR="00420CFA" w:rsidRDefault="00420CFA" w:rsidP="00420CFA">
            <w:pPr>
              <w:pStyle w:val="EngHangEnd"/>
            </w:pPr>
            <w:r>
              <w:t>By day and by night.”</w:t>
            </w:r>
            <w:commentRangeEnd w:id="1760"/>
            <w:r>
              <w:rPr>
                <w:rStyle w:val="CommentReference"/>
              </w:rPr>
              <w:commentReference w:id="176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1" w:name="_Ref434478147"/>
      <w:r>
        <w:lastRenderedPageBreak/>
        <w:t>A Third</w:t>
      </w:r>
      <w:r w:rsidR="00420CFA">
        <w:t xml:space="preserve"> Doxology</w:t>
      </w:r>
      <w:r>
        <w:t xml:space="preserve"> for Weekdays</w:t>
      </w:r>
      <w:r w:rsidR="00E21EA3">
        <w:t xml:space="preserve"> in Great Lent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2" w:name="_Ref434478172"/>
      <w:r>
        <w:t xml:space="preserve">The </w:t>
      </w:r>
      <w:r w:rsidR="007A72D2">
        <w:t xml:space="preserve">Fourth </w:t>
      </w:r>
      <w:r>
        <w:t>Doxology</w:t>
      </w:r>
      <w:r w:rsidR="007A72D2">
        <w:t xml:space="preserve"> </w:t>
      </w:r>
      <w:r w:rsidR="00E21EA3">
        <w:t>for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3"/>
            <w:r>
              <w:t xml:space="preserve">Ϯⲛⲏⲥⲧⲓⲁ̀ </w:t>
            </w:r>
            <w:commentRangeEnd w:id="1763"/>
            <w:r>
              <w:rPr>
                <w:rStyle w:val="CommentReference"/>
                <w:rFonts w:ascii="Times New Roman" w:hAnsi="Times New Roman" w:cstheme="minorBidi"/>
                <w:noProof w:val="0"/>
              </w:rPr>
              <w:commentReference w:id="176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4"/>
            <w:r>
              <w:t>pretense</w:t>
            </w:r>
            <w:commentRangeEnd w:id="1764"/>
            <w:r>
              <w:rPr>
                <w:rStyle w:val="CommentReference"/>
              </w:rPr>
              <w:commentReference w:id="176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5"/>
            <w:r>
              <w:t>strugglers</w:t>
            </w:r>
            <w:commentRangeEnd w:id="1765"/>
            <w:r>
              <w:rPr>
                <w:rStyle w:val="CommentReference"/>
              </w:rPr>
              <w:commentReference w:id="176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6"/>
            <w:r>
              <w:t>martyrdom</w:t>
            </w:r>
            <w:commentRangeEnd w:id="1766"/>
            <w:r>
              <w:rPr>
                <w:rStyle w:val="CommentReference"/>
              </w:rPr>
              <w:commentReference w:id="176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7"/>
            <w:r>
              <w:t xml:space="preserve">carries </w:t>
            </w:r>
            <w:commentRangeEnd w:id="1767"/>
            <w:r>
              <w:rPr>
                <w:rStyle w:val="CommentReference"/>
              </w:rPr>
              <w:commentReference w:id="176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8"/>
            <w:r>
              <w:t>assembly</w:t>
            </w:r>
            <w:commentRangeEnd w:id="1768"/>
            <w:r>
              <w:rPr>
                <w:rStyle w:val="CommentReference"/>
              </w:rPr>
              <w:commentReference w:id="1768"/>
            </w:r>
            <w:r>
              <w:t>,</w:t>
            </w:r>
          </w:p>
          <w:p w14:paraId="33941A18" w14:textId="77777777" w:rsidR="006A78B4" w:rsidRDefault="006A78B4" w:rsidP="006A78B4">
            <w:pPr>
              <w:pStyle w:val="EngHangEnd"/>
            </w:pPr>
            <w:r>
              <w:t xml:space="preserve">From now until the </w:t>
            </w:r>
            <w:commentRangeStart w:id="1769"/>
            <w:r>
              <w:t>ages of ages</w:t>
            </w:r>
            <w:commentRangeEnd w:id="1769"/>
            <w:r>
              <w:rPr>
                <w:rStyle w:val="CommentReference"/>
              </w:rPr>
              <w:commentReference w:id="176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0" w:name="_Ref434476347"/>
      <w:r>
        <w:lastRenderedPageBreak/>
        <w:t>The Psali Adam</w:t>
      </w:r>
      <w:r w:rsidR="006C1B94">
        <w:t xml:space="preserve"> for Great Lent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1" w:name="_Ref434476369"/>
      <w:r>
        <w:t>The Psali Batos</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2" w:name="_Toc410196230"/>
      <w:bookmarkStart w:id="1773" w:name="_Toc410196472"/>
      <w:bookmarkStart w:id="1774" w:name="_Toc410196974"/>
      <w:bookmarkStart w:id="1775" w:name="_Toc448227663"/>
      <w:r>
        <w:t>Lazarus Saturday</w:t>
      </w:r>
      <w:bookmarkEnd w:id="1772"/>
      <w:bookmarkEnd w:id="1773"/>
      <w:bookmarkEnd w:id="1774"/>
      <w:bookmarkEnd w:id="1775"/>
    </w:p>
    <w:p w14:paraId="536840DE" w14:textId="77777777" w:rsidR="00EC2AEB" w:rsidRPr="001E5E16" w:rsidRDefault="00EC2AEB" w:rsidP="00EC2AEB">
      <w:pPr>
        <w:pStyle w:val="Heading4"/>
      </w:pPr>
      <w:bookmarkStart w:id="1776" w:name="_Ref434478195"/>
      <w:r>
        <w:t>The Doxology</w:t>
      </w:r>
      <w:r w:rsidR="00E21EA3">
        <w:t xml:space="preserve"> for Lazarus Saturday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7" w:name="_Ref434476394"/>
      <w:r>
        <w:t>The Psali Batos</w:t>
      </w:r>
      <w:r w:rsidR="006C1B94">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8"/>
            <w:r>
              <w:t>With glory befitting You</w:t>
            </w:r>
            <w:commentRangeEnd w:id="1778"/>
            <w:r>
              <w:rPr>
                <w:rStyle w:val="CommentReference"/>
              </w:rPr>
              <w:commentReference w:id="177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9" w:name="_Toc410196231"/>
      <w:bookmarkStart w:id="1780" w:name="_Toc410196473"/>
      <w:bookmarkStart w:id="1781" w:name="_Toc410196975"/>
      <w:bookmarkStart w:id="1782" w:name="_Toc448227664"/>
      <w:r>
        <w:t>Palm Sunday</w:t>
      </w:r>
      <w:bookmarkEnd w:id="1779"/>
      <w:bookmarkEnd w:id="1780"/>
      <w:bookmarkEnd w:id="1781"/>
      <w:bookmarkEnd w:id="1782"/>
    </w:p>
    <w:p w14:paraId="5FD5B809" w14:textId="77777777" w:rsidR="00EC2AEB" w:rsidRPr="001E5E16" w:rsidRDefault="00EC2AEB" w:rsidP="00EC2AEB">
      <w:pPr>
        <w:pStyle w:val="Heading4"/>
      </w:pPr>
      <w:bookmarkStart w:id="1783" w:name="_Ref434478217"/>
      <w:r>
        <w:t xml:space="preserve">The </w:t>
      </w:r>
      <w:r w:rsidR="00FA139D">
        <w:t xml:space="preserve">First </w:t>
      </w:r>
      <w:r>
        <w:t>Doxology</w:t>
      </w:r>
      <w:r w:rsidR="00E21EA3">
        <w:t xml:space="preserve"> for Palm Sunday</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4"/>
            <w:r>
              <w:t>To the ages.</w:t>
            </w:r>
            <w:commentRangeEnd w:id="1784"/>
            <w:r>
              <w:rPr>
                <w:rStyle w:val="CommentReference"/>
              </w:rPr>
              <w:commentReference w:id="178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5" w:name="_Ref434478234"/>
      <w:r>
        <w:t>The Second 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6" w:name="_Ref434478255"/>
      <w:r>
        <w:t>The Third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7"/>
            <w:r>
              <w:t xml:space="preserve">is </w:t>
            </w:r>
            <w:commentRangeEnd w:id="1787"/>
            <w:r>
              <w:rPr>
                <w:rStyle w:val="CommentReference"/>
              </w:rPr>
              <w:commentReference w:id="178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8" w:name="_Ref434476417"/>
      <w:r>
        <w:t>The Psali Adam</w:t>
      </w:r>
      <w:r w:rsidR="006C1B94">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9"/>
            <w:r>
              <w:t xml:space="preserve">Offer </w:t>
            </w:r>
            <w:commentRangeEnd w:id="1789"/>
            <w:r>
              <w:rPr>
                <w:rStyle w:val="CommentReference"/>
              </w:rPr>
              <w:commentReference w:id="178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0"/>
            <w:r>
              <w:t>Kranion</w:t>
            </w:r>
            <w:commentRangeEnd w:id="1790"/>
            <w:r>
              <w:rPr>
                <w:rStyle w:val="CommentReference"/>
              </w:rPr>
              <w:commentReference w:id="179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1" w:name="_Toc448227665"/>
      <w:bookmarkStart w:id="1792" w:name="_Toc410196232"/>
      <w:bookmarkStart w:id="1793" w:name="_Toc410196474"/>
      <w:bookmarkStart w:id="1794" w:name="_Toc410196976"/>
      <w:r>
        <w:lastRenderedPageBreak/>
        <w:t>Joyous Saturday</w:t>
      </w:r>
      <w:bookmarkEnd w:id="1791"/>
    </w:p>
    <w:p w14:paraId="65F4337A" w14:textId="2CA465AF" w:rsidR="003E106D" w:rsidRDefault="003E106D" w:rsidP="003E106D">
      <w:pPr>
        <w:pStyle w:val="Heading4"/>
      </w:pPr>
      <w:bookmarkStart w:id="1795" w:name="_Ref435562018"/>
      <w:r>
        <w:t>The Psali Batos for the Joyous Saturday</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6"/>
            <w:r>
              <w:t xml:space="preserve">abolished </w:t>
            </w:r>
            <w:commentRangeEnd w:id="1796"/>
            <w:r>
              <w:rPr>
                <w:rStyle w:val="CommentReference"/>
              </w:rPr>
              <w:commentReference w:id="179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7"/>
            <w:r>
              <w:t>power</w:t>
            </w:r>
            <w:commentRangeEnd w:id="1797"/>
            <w:r>
              <w:rPr>
                <w:rStyle w:val="CommentReference"/>
              </w:rPr>
              <w:commentReference w:id="179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8" w:name="_Toc448227666"/>
      <w:r>
        <w:t>Resurrection</w:t>
      </w:r>
      <w:bookmarkEnd w:id="1792"/>
      <w:bookmarkEnd w:id="1793"/>
      <w:bookmarkEnd w:id="1794"/>
      <w:r w:rsidR="003E106D">
        <w:t xml:space="preserve"> Sunday</w:t>
      </w:r>
      <w:bookmarkEnd w:id="1798"/>
    </w:p>
    <w:p w14:paraId="48D283B9" w14:textId="77777777" w:rsidR="00EC2AEB" w:rsidRPr="001E5E16" w:rsidRDefault="00EC2AEB" w:rsidP="00EC2AEB">
      <w:pPr>
        <w:pStyle w:val="Heading4"/>
      </w:pPr>
      <w:bookmarkStart w:id="1799" w:name="_Ref434478294"/>
      <w:r>
        <w:t>The Doxology</w:t>
      </w:r>
      <w:r w:rsidR="00E21EA3">
        <w:t xml:space="preserve"> for the Resurrection</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0"/>
            <w:r>
              <w:t>Name</w:t>
            </w:r>
            <w:commentRangeEnd w:id="1800"/>
            <w:r>
              <w:rPr>
                <w:rStyle w:val="CommentReference"/>
              </w:rPr>
              <w:commentReference w:id="180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1" w:name="_Ref434478317"/>
      <w:r>
        <w:t>A</w:t>
      </w:r>
      <w:r w:rsidR="00E21EA3">
        <w:t>nother</w:t>
      </w:r>
      <w:r>
        <w:t xml:space="preserv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2" w:name="_Ref434478347"/>
      <w:r>
        <w:t>A Doxology for Archangel Michael</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3" w:name="_Ref434476440"/>
      <w:r>
        <w:t>The Psali Adam</w:t>
      </w:r>
      <w:r w:rsidR="006C1B94">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4" w:name="_Ref434476459"/>
      <w:r>
        <w:lastRenderedPageBreak/>
        <w:t>The Psali Batos</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5" w:name="_Toc410196233"/>
      <w:bookmarkStart w:id="1806" w:name="_Toc410196475"/>
      <w:bookmarkStart w:id="1807" w:name="_Toc410196977"/>
      <w:bookmarkStart w:id="1808" w:name="_Toc448227667"/>
      <w:r>
        <w:t>Thomas Sunday</w:t>
      </w:r>
      <w:bookmarkEnd w:id="1805"/>
      <w:bookmarkEnd w:id="1806"/>
      <w:bookmarkEnd w:id="1807"/>
      <w:bookmarkEnd w:id="1808"/>
    </w:p>
    <w:p w14:paraId="1CFE554E" w14:textId="77777777" w:rsidR="00EC2AEB" w:rsidRDefault="00EC2AEB" w:rsidP="00EC2AEB">
      <w:pPr>
        <w:pStyle w:val="Heading4"/>
      </w:pPr>
      <w:bookmarkStart w:id="1809" w:name="_Ref434478375"/>
      <w:r>
        <w:t>The Doxology</w:t>
      </w:r>
      <w:r w:rsidR="00E21EA3">
        <w:t xml:space="preserve"> for Thomas Sunday</w:t>
      </w:r>
      <w:bookmarkEnd w:id="180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0"/>
            <w:r>
              <w:t xml:space="preserve">Jesus </w:t>
            </w:r>
            <w:commentRangeEnd w:id="1810"/>
            <w:r>
              <w:rPr>
                <w:rStyle w:val="CommentReference"/>
                <w:rFonts w:ascii="Times New Roman" w:hAnsi="Times New Roman"/>
              </w:rPr>
              <w:commentReference w:id="181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1" w:name="_Toc410196235"/>
      <w:bookmarkStart w:id="1812" w:name="_Toc410196477"/>
      <w:bookmarkStart w:id="1813" w:name="_Toc410196979"/>
      <w:bookmarkStart w:id="1814" w:name="_Toc448227668"/>
      <w:r>
        <w:t>Ascension</w:t>
      </w:r>
      <w:bookmarkEnd w:id="1811"/>
      <w:bookmarkEnd w:id="1812"/>
      <w:bookmarkEnd w:id="1813"/>
      <w:bookmarkEnd w:id="1814"/>
    </w:p>
    <w:p w14:paraId="41C1E8F1" w14:textId="77777777" w:rsidR="00EC2AEB" w:rsidRPr="001E5E16" w:rsidRDefault="00EC2AEB" w:rsidP="00EC2AEB">
      <w:pPr>
        <w:pStyle w:val="Heading4"/>
      </w:pPr>
      <w:bookmarkStart w:id="1815" w:name="_Ref434478556"/>
      <w:r>
        <w:t>The Doxology</w:t>
      </w:r>
      <w:r w:rsidR="00CC1CA8">
        <w:t xml:space="preserve"> for the Ascension</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6"/>
            <w:r>
              <w:t>Name</w:t>
            </w:r>
            <w:commentRangeEnd w:id="1816"/>
            <w:r>
              <w:rPr>
                <w:rStyle w:val="CommentReference"/>
              </w:rPr>
              <w:commentReference w:id="181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7"/>
            <w:r>
              <w:t>to Him</w:t>
            </w:r>
            <w:commentRangeEnd w:id="1817"/>
            <w:r>
              <w:rPr>
                <w:rStyle w:val="CommentReference"/>
              </w:rPr>
              <w:commentReference w:id="181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8"/>
            <w:r>
              <w:t>might</w:t>
            </w:r>
            <w:commentRangeEnd w:id="1818"/>
            <w:r>
              <w:rPr>
                <w:rStyle w:val="CommentReference"/>
              </w:rPr>
              <w:commentReference w:id="181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9"/>
            <w:r>
              <w:t xml:space="preserve">Jesus </w:t>
            </w:r>
            <w:commentRangeEnd w:id="1819"/>
            <w:r>
              <w:rPr>
                <w:rStyle w:val="CommentReference"/>
                <w:rFonts w:ascii="Times New Roman" w:hAnsi="Times New Roman"/>
              </w:rPr>
              <w:commentReference w:id="181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0" w:name="_Ref434476482"/>
      <w:r>
        <w:t>The Psali Adam</w:t>
      </w:r>
      <w:r w:rsidR="006C1B94">
        <w:t xml:space="preserve"> for the Ascension</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1" w:name="_Ref434476541"/>
      <w:r>
        <w:t>The Psali Batos</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2"/>
            <w:r>
              <w:t>miracles</w:t>
            </w:r>
            <w:commentRangeEnd w:id="1822"/>
            <w:r>
              <w:rPr>
                <w:rStyle w:val="CommentReference"/>
              </w:rPr>
              <w:commentReference w:id="182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3" w:name="_Toc410196236"/>
      <w:bookmarkStart w:id="1824" w:name="_Toc410196478"/>
      <w:bookmarkStart w:id="1825" w:name="_Toc410196980"/>
      <w:bookmarkStart w:id="1826" w:name="_Toc448227669"/>
      <w:r>
        <w:t>Pentecost</w:t>
      </w:r>
      <w:bookmarkEnd w:id="1823"/>
      <w:bookmarkEnd w:id="1824"/>
      <w:bookmarkEnd w:id="1825"/>
      <w:bookmarkEnd w:id="1826"/>
    </w:p>
    <w:p w14:paraId="79712352" w14:textId="77777777" w:rsidR="00EC2AEB" w:rsidRPr="001E5E16" w:rsidRDefault="00EC2AEB" w:rsidP="00EC2AEB">
      <w:pPr>
        <w:pStyle w:val="Heading4"/>
      </w:pPr>
      <w:bookmarkStart w:id="1827" w:name="_Ref434478581"/>
      <w:r>
        <w:t>The Doxology</w:t>
      </w:r>
      <w:r w:rsidR="00CC1CA8">
        <w:t xml:space="preserve"> for Pentecost</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8"/>
            <w:r>
              <w:t>Name</w:t>
            </w:r>
            <w:commentRangeEnd w:id="1828"/>
            <w:r>
              <w:rPr>
                <w:rStyle w:val="CommentReference"/>
              </w:rPr>
              <w:commentReference w:id="182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9"/>
            <w:r>
              <w:t>to Him</w:t>
            </w:r>
            <w:commentRangeEnd w:id="1829"/>
            <w:r>
              <w:rPr>
                <w:rStyle w:val="CommentReference"/>
              </w:rPr>
              <w:commentReference w:id="182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0"/>
            <w:r>
              <w:t>might</w:t>
            </w:r>
            <w:commentRangeEnd w:id="1830"/>
            <w:r>
              <w:rPr>
                <w:rStyle w:val="CommentReference"/>
              </w:rPr>
              <w:commentReference w:id="183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1" w:name="_Ref434476566"/>
      <w:r>
        <w:lastRenderedPageBreak/>
        <w:t>The Psali Adam</w:t>
      </w:r>
      <w:r w:rsidR="006C1B94">
        <w:t xml:space="preserve"> for Pentecost</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2" w:name="_Toc410196981"/>
      <w:bookmarkStart w:id="1833" w:name="_Toc448696658"/>
      <w:bookmarkEnd w:id="1741"/>
      <w:r>
        <w:lastRenderedPageBreak/>
        <w:t>Hymns for Koiak</w:t>
      </w:r>
      <w:bookmarkEnd w:id="173"/>
      <w:bookmarkEnd w:id="174"/>
      <w:bookmarkEnd w:id="175"/>
      <w:bookmarkEnd w:id="1832"/>
      <w:r w:rsidR="00860765">
        <w:rPr>
          <w:rStyle w:val="FootnoteReference"/>
        </w:rPr>
        <w:footnoteReference w:id="952"/>
      </w:r>
      <w:bookmarkEnd w:id="1833"/>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(Ps 102:20ab)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77777777" w:rsidR="00066C2D" w:rsidRPr="00AB1781" w:rsidRDefault="00066C2D" w:rsidP="00066C2D">
      <w:pPr>
        <w:pStyle w:val="EnglishHangEndNoCoptic"/>
      </w:pPr>
    </w:p>
    <w:p w14:paraId="60D6022A" w14:textId="52A7DC33" w:rsidR="00233CE3" w:rsidRDefault="00233CE3" w:rsidP="00E27B27">
      <w:pPr>
        <w:pStyle w:val="EngInd"/>
      </w:pPr>
      <w:bookmarkStart w:id="1834" w:name="_GoBack"/>
      <w:bookmarkEnd w:id="1834"/>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lastRenderedPageBreak/>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lastRenderedPageBreak/>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lastRenderedPageBreak/>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5" w:name="_Ref435645438"/>
      <w:r>
        <w:rPr>
          <w:sz w:val="24"/>
        </w:rPr>
        <w:t>PSALI ADAM</w:t>
      </w:r>
      <w:r>
        <w:t xml:space="preserve"> AFTER THE FIRST CANTICLE</w:t>
      </w:r>
      <w:bookmarkEnd w:id="1835"/>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lastRenderedPageBreak/>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lastRenderedPageBreak/>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6" w:name="_Ref435645453"/>
      <w:r>
        <w:t>PSALI ADAM (BEFORE THE SECOND CANTICLE)</w:t>
      </w:r>
      <w:bookmarkEnd w:id="1836"/>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lastRenderedPageBreak/>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lastRenderedPageBreak/>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7" w:name="_Ref435645565"/>
      <w:r>
        <w:rPr>
          <w:sz w:val="24"/>
        </w:rPr>
        <w:t>PSALI ADAM</w:t>
      </w:r>
      <w:r>
        <w:t xml:space="preserve"> AFTER THE SECOND CANTICLE</w:t>
      </w:r>
      <w:bookmarkEnd w:id="1837"/>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lastRenderedPageBreak/>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lastRenderedPageBreak/>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8" w:name="_Ref435645467"/>
      <w:r>
        <w:t>THE FIERY BUSH</w:t>
      </w:r>
      <w:bookmarkEnd w:id="1838"/>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lastRenderedPageBreak/>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9" w:name="_Ref435645593"/>
      <w:r>
        <w:lastRenderedPageBreak/>
        <w:t>PSALI BATO</w:t>
      </w:r>
      <w:r>
        <w:rPr>
          <w:lang w:val="en-US"/>
        </w:rPr>
        <w:t>S AFTER THE THIRD CANTICLE</w:t>
      </w:r>
      <w:bookmarkEnd w:id="1839"/>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lastRenderedPageBreak/>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lastRenderedPageBreak/>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lastRenderedPageBreak/>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lastRenderedPageBreak/>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486BA4" w:rsidRDefault="00486BA4"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486BA4" w:rsidRDefault="00486BA4">
      <w:pPr>
        <w:pStyle w:val="CommentText"/>
      </w:pPr>
      <w:r>
        <w:rPr>
          <w:rStyle w:val="CommentReference"/>
        </w:rPr>
        <w:annotationRef/>
      </w:r>
      <w:r>
        <w:t>Compare to various translations</w:t>
      </w:r>
    </w:p>
  </w:comment>
  <w:comment w:id="93" w:author="Windows User" w:date="2015-10-30T12:37:00Z" w:initials="WU">
    <w:p w14:paraId="00B9961B" w14:textId="77777777" w:rsidR="00486BA4" w:rsidRDefault="00486BA4">
      <w:pPr>
        <w:pStyle w:val="CommentText"/>
      </w:pPr>
      <w:r>
        <w:rPr>
          <w:rStyle w:val="CommentReference"/>
        </w:rPr>
        <w:annotationRef/>
      </w:r>
      <w:r>
        <w:t>Is this supposed to be doubled?</w:t>
      </w:r>
    </w:p>
  </w:comment>
  <w:comment w:id="94" w:author="Windows User" w:date="2015-11-27T20:09:00Z" w:initials="WU">
    <w:p w14:paraId="218998C8" w14:textId="77777777" w:rsidR="00486BA4" w:rsidRDefault="00486BA4"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486BA4" w:rsidRDefault="00486BA4">
      <w:pPr>
        <w:pStyle w:val="CommentText"/>
      </w:pPr>
      <w:r>
        <w:rPr>
          <w:rStyle w:val="CommentReference"/>
        </w:rPr>
        <w:annotationRef/>
      </w:r>
      <w:r>
        <w:t>Does this go before Creed?</w:t>
      </w:r>
    </w:p>
  </w:comment>
  <w:comment w:id="98" w:author="Windows User" w:date="2015-11-06T13:03:00Z" w:initials="WU">
    <w:p w14:paraId="6B9D0F75" w14:textId="77777777" w:rsidR="00486BA4" w:rsidRDefault="00486BA4">
      <w:pPr>
        <w:pStyle w:val="CommentText"/>
      </w:pPr>
      <w:r>
        <w:rPr>
          <w:rStyle w:val="CommentReference"/>
        </w:rPr>
        <w:annotationRef/>
      </w:r>
      <w:r>
        <w:t>Coptic reader has Ps 3 here!</w:t>
      </w:r>
    </w:p>
  </w:comment>
  <w:comment w:id="115" w:author="Windows User" w:date="2015-11-02T08:54:00Z" w:initials="WU">
    <w:p w14:paraId="0366F544" w14:textId="77777777" w:rsidR="00486BA4" w:rsidRDefault="00486BA4">
      <w:pPr>
        <w:pStyle w:val="CommentText"/>
      </w:pPr>
      <w:r>
        <w:rPr>
          <w:rStyle w:val="CommentReference"/>
        </w:rPr>
        <w:annotationRef/>
      </w:r>
      <w:r>
        <w:t>Is there a phrase missing here?</w:t>
      </w:r>
    </w:p>
  </w:comment>
  <w:comment w:id="121" w:author="Windows User" w:date="2015-10-30T08:56:00Z" w:initials="WU">
    <w:p w14:paraId="1FDBEBA0" w14:textId="77777777" w:rsidR="00486BA4" w:rsidRDefault="00486BA4">
      <w:pPr>
        <w:pStyle w:val="CommentText"/>
      </w:pPr>
      <w:r>
        <w:rPr>
          <w:rStyle w:val="CommentReference"/>
        </w:rPr>
        <w:annotationRef/>
      </w:r>
      <w:r>
        <w:t>Should Glory be be here?</w:t>
      </w:r>
    </w:p>
  </w:comment>
  <w:comment w:id="126" w:author="Brett Slote" w:date="2016-05-02T12:37:00Z" w:initials="BS">
    <w:p w14:paraId="6A57FE90" w14:textId="269377C2" w:rsidR="00486BA4" w:rsidRDefault="00486BA4">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486BA4" w:rsidRDefault="00486BA4"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486BA4" w:rsidRDefault="00486BA4" w:rsidP="000C38C3">
      <w:pPr>
        <w:pStyle w:val="CommentText"/>
      </w:pPr>
      <w:r>
        <w:rPr>
          <w:rStyle w:val="CommentReference"/>
        </w:rPr>
        <w:annotationRef/>
      </w:r>
      <w:r>
        <w:t>works or deeds?</w:t>
      </w:r>
    </w:p>
  </w:comment>
  <w:comment w:id="129" w:author="Windows User" w:date="2015-11-21T13:24:00Z" w:initials="WU">
    <w:p w14:paraId="00EA2A44" w14:textId="77777777" w:rsidR="00486BA4" w:rsidRDefault="00486BA4" w:rsidP="000C38C3">
      <w:pPr>
        <w:pStyle w:val="CommentText"/>
      </w:pPr>
      <w:r>
        <w:rPr>
          <w:rStyle w:val="CommentReference"/>
        </w:rPr>
        <w:annotationRef/>
      </w:r>
      <w:r>
        <w:t>review</w:t>
      </w:r>
    </w:p>
  </w:comment>
  <w:comment w:id="130" w:author="Windows User" w:date="2015-10-30T08:56:00Z" w:initials="BS">
    <w:p w14:paraId="326418FE" w14:textId="77777777" w:rsidR="00486BA4" w:rsidRDefault="00486BA4" w:rsidP="000C38C3">
      <w:pPr>
        <w:pStyle w:val="CommentText"/>
      </w:pPr>
      <w:r>
        <w:rPr>
          <w:rStyle w:val="CommentReference"/>
        </w:rPr>
        <w:annotationRef/>
      </w:r>
      <w:r>
        <w:t>does Coptic have 'high'?</w:t>
      </w:r>
    </w:p>
  </w:comment>
  <w:comment w:id="131" w:author="Windows User" w:date="2015-11-21T13:24:00Z" w:initials="WU">
    <w:p w14:paraId="451F9B25" w14:textId="77777777" w:rsidR="00486BA4" w:rsidRDefault="00486BA4" w:rsidP="000C38C3">
      <w:pPr>
        <w:pStyle w:val="CommentText"/>
      </w:pPr>
      <w:r>
        <w:rPr>
          <w:rStyle w:val="CommentReference"/>
        </w:rPr>
        <w:annotationRef/>
      </w:r>
      <w:r>
        <w:t>review, add variant</w:t>
      </w:r>
    </w:p>
  </w:comment>
  <w:comment w:id="132" w:author="Windows User" w:date="2015-10-30T08:56:00Z" w:initials="BS">
    <w:p w14:paraId="688FBBBC" w14:textId="77777777" w:rsidR="00486BA4" w:rsidRDefault="00486BA4"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486BA4" w:rsidRDefault="00486BA4">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486BA4" w:rsidRDefault="00486BA4" w:rsidP="000278EC">
      <w:pPr>
        <w:pStyle w:val="CommentText"/>
      </w:pPr>
      <w:r>
        <w:rPr>
          <w:rStyle w:val="CommentReference"/>
        </w:rPr>
        <w:annotationRef/>
      </w:r>
      <w:r>
        <w:t>Gives light? Enlightens?</w:t>
      </w:r>
    </w:p>
  </w:comment>
  <w:comment w:id="168" w:author="Windows User" w:date="2015-10-30T08:56:00Z" w:initials="WU">
    <w:p w14:paraId="274DD96D" w14:textId="77777777" w:rsidR="00486BA4" w:rsidRDefault="00486BA4">
      <w:pPr>
        <w:pStyle w:val="CommentText"/>
      </w:pPr>
      <w:r>
        <w:rPr>
          <w:rStyle w:val="CommentReference"/>
        </w:rPr>
        <w:annotationRef/>
      </w:r>
      <w:r>
        <w:t>split after this vs?</w:t>
      </w:r>
    </w:p>
  </w:comment>
  <w:comment w:id="203" w:author="Windows User" w:date="2015-11-04T08:53:00Z" w:initials="WU">
    <w:p w14:paraId="057654D4" w14:textId="77777777" w:rsidR="00486BA4" w:rsidRDefault="00486BA4">
      <w:pPr>
        <w:pStyle w:val="CommentText"/>
      </w:pPr>
      <w:r>
        <w:rPr>
          <w:rStyle w:val="CommentReference"/>
        </w:rPr>
        <w:annotationRef/>
      </w:r>
      <w:r>
        <w:t>Life giver or giver of life?</w:t>
      </w:r>
    </w:p>
  </w:comment>
  <w:comment w:id="204" w:author="Windows User" w:date="2015-11-04T08:54:00Z" w:initials="WU">
    <w:p w14:paraId="27A10A48" w14:textId="77777777" w:rsidR="00486BA4" w:rsidRDefault="00486BA4">
      <w:pPr>
        <w:pStyle w:val="CommentText"/>
      </w:pPr>
      <w:r>
        <w:rPr>
          <w:rStyle w:val="CommentReference"/>
        </w:rPr>
        <w:annotationRef/>
      </w:r>
      <w:r>
        <w:t>Fix. Middle of this got deleted.</w:t>
      </w:r>
    </w:p>
  </w:comment>
  <w:comment w:id="215" w:author="Windows User" w:date="2015-10-30T08:56:00Z" w:initials="BS">
    <w:p w14:paraId="681427A6" w14:textId="77777777" w:rsidR="00486BA4" w:rsidRDefault="00486BA4">
      <w:pPr>
        <w:pStyle w:val="CommentText"/>
      </w:pPr>
      <w:r>
        <w:rPr>
          <w:rStyle w:val="CommentReference"/>
        </w:rPr>
        <w:annotationRef/>
      </w:r>
      <w:r>
        <w:t>coptic has confess</w:t>
      </w:r>
    </w:p>
  </w:comment>
  <w:comment w:id="239" w:author="Microsoft Office User" w:date="2015-12-11T19:51:00Z" w:initials="Office">
    <w:p w14:paraId="37A50849" w14:textId="7A27E5BD" w:rsidR="00486BA4" w:rsidRDefault="00486BA4">
      <w:pPr>
        <w:pStyle w:val="CommentText"/>
      </w:pPr>
      <w:r>
        <w:rPr>
          <w:rStyle w:val="CommentReference"/>
        </w:rPr>
        <w:annotationRef/>
      </w:r>
      <w:r>
        <w:t>this one needs rewording</w:t>
      </w:r>
    </w:p>
  </w:comment>
  <w:comment w:id="331" w:author="Windows User" w:date="2015-11-02T12:45:00Z" w:initials="WU">
    <w:p w14:paraId="7D99A743" w14:textId="77777777" w:rsidR="00486BA4" w:rsidRDefault="00486BA4"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486BA4" w:rsidRDefault="00486BA4" w:rsidP="00D31F38">
      <w:pPr>
        <w:pStyle w:val="CommentText"/>
      </w:pPr>
      <w:r>
        <w:rPr>
          <w:rStyle w:val="CommentReference"/>
        </w:rPr>
        <w:annotationRef/>
      </w:r>
      <w:r>
        <w:t>flesh or body?</w:t>
      </w:r>
    </w:p>
  </w:comment>
  <w:comment w:id="333" w:author="Windows User" w:date="2015-10-30T08:56:00Z" w:initials="WU">
    <w:p w14:paraId="0375B80F" w14:textId="77777777" w:rsidR="00486BA4" w:rsidRDefault="00486BA4" w:rsidP="00D31F38">
      <w:pPr>
        <w:pStyle w:val="CommentText"/>
      </w:pPr>
      <w:r>
        <w:rPr>
          <w:rStyle w:val="CommentReference"/>
        </w:rPr>
        <w:annotationRef/>
      </w:r>
      <w:r>
        <w:t>Send up, or ascribe?</w:t>
      </w:r>
    </w:p>
  </w:comment>
  <w:comment w:id="334" w:author="Windows User" w:date="2015-10-30T08:56:00Z" w:initials="WU">
    <w:p w14:paraId="5622D018" w14:textId="77777777" w:rsidR="00486BA4" w:rsidRDefault="00486BA4" w:rsidP="00D31F38">
      <w:pPr>
        <w:pStyle w:val="CommentText"/>
      </w:pPr>
      <w:r>
        <w:rPr>
          <w:rStyle w:val="CommentReference"/>
        </w:rPr>
        <w:annotationRef/>
      </w:r>
      <w:r>
        <w:t>doxology or glorification?</w:t>
      </w:r>
    </w:p>
  </w:comment>
  <w:comment w:id="335" w:author="Windows User" w:date="2015-10-30T08:56:00Z" w:initials="WU">
    <w:p w14:paraId="10960ED9" w14:textId="77777777" w:rsidR="00486BA4" w:rsidRDefault="00486BA4"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486BA4" w:rsidRDefault="00486BA4" w:rsidP="00D31F38">
      <w:pPr>
        <w:pStyle w:val="CommentText"/>
      </w:pPr>
      <w:r>
        <w:rPr>
          <w:rStyle w:val="CommentReference"/>
        </w:rPr>
        <w:annotationRef/>
      </w:r>
      <w:r>
        <w:t>You?</w:t>
      </w:r>
    </w:p>
  </w:comment>
  <w:comment w:id="337" w:author="Windows User" w:date="2015-10-30T08:56:00Z" w:initials="WU">
    <w:p w14:paraId="744CF838" w14:textId="77777777" w:rsidR="00486BA4" w:rsidRDefault="00486BA4"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486BA4" w:rsidRDefault="00486BA4"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486BA4" w:rsidRDefault="00486BA4" w:rsidP="00D31F38">
      <w:pPr>
        <w:pStyle w:val="CommentText"/>
      </w:pPr>
      <w:r>
        <w:rPr>
          <w:rStyle w:val="CommentReference"/>
        </w:rPr>
        <w:annotationRef/>
      </w:r>
      <w:r>
        <w:t>supplication or cry?</w:t>
      </w:r>
    </w:p>
  </w:comment>
  <w:comment w:id="340" w:author="Windows User" w:date="2015-10-30T08:56:00Z" w:initials="WU">
    <w:p w14:paraId="4FD2340C" w14:textId="77777777" w:rsidR="00486BA4" w:rsidRDefault="00486BA4"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486BA4" w:rsidRDefault="00486BA4" w:rsidP="00D31F38">
      <w:pPr>
        <w:pStyle w:val="CommentText"/>
      </w:pPr>
      <w:r>
        <w:rPr>
          <w:rStyle w:val="CommentReference"/>
        </w:rPr>
        <w:annotationRef/>
      </w:r>
      <w:r>
        <w:t>revive or deliver?</w:t>
      </w:r>
    </w:p>
  </w:comment>
  <w:comment w:id="342" w:author="Windows User" w:date="2015-10-30T08:56:00Z" w:initials="WU">
    <w:p w14:paraId="45934B86" w14:textId="77777777" w:rsidR="00486BA4" w:rsidRDefault="00486BA4"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486BA4" w:rsidRDefault="00486BA4" w:rsidP="00D31F38">
      <w:pPr>
        <w:pStyle w:val="CommentText"/>
      </w:pPr>
      <w:r>
        <w:rPr>
          <w:rStyle w:val="CommentReference"/>
        </w:rPr>
        <w:annotationRef/>
      </w:r>
      <w:r>
        <w:t>blessing or praise?</w:t>
      </w:r>
    </w:p>
  </w:comment>
  <w:comment w:id="344" w:author="Windows User" w:date="2015-10-30T08:56:00Z" w:initials="WU">
    <w:p w14:paraId="30167A78" w14:textId="77777777" w:rsidR="00486BA4" w:rsidRDefault="00486BA4"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486BA4" w:rsidRDefault="00486BA4" w:rsidP="00D31F38">
      <w:pPr>
        <w:pStyle w:val="CommentText"/>
      </w:pPr>
      <w:r>
        <w:rPr>
          <w:rStyle w:val="CommentReference"/>
        </w:rPr>
        <w:annotationRef/>
      </w:r>
      <w:r>
        <w:t>rightous, true, or truth?</w:t>
      </w:r>
    </w:p>
  </w:comment>
  <w:comment w:id="346" w:author="Windows User" w:date="2015-10-30T08:56:00Z" w:initials="WU">
    <w:p w14:paraId="668FF70C" w14:textId="77777777" w:rsidR="00486BA4" w:rsidRDefault="00486BA4" w:rsidP="00D31F38">
      <w:pPr>
        <w:pStyle w:val="CommentText"/>
      </w:pPr>
      <w:r>
        <w:rPr>
          <w:rStyle w:val="CommentReference"/>
        </w:rPr>
        <w:annotationRef/>
      </w:r>
      <w:r>
        <w:t>meditation, or delight?</w:t>
      </w:r>
    </w:p>
  </w:comment>
  <w:comment w:id="347" w:author="Windows User" w:date="2015-10-30T08:56:00Z" w:initials="WU">
    <w:p w14:paraId="3C05865D" w14:textId="77777777" w:rsidR="00486BA4" w:rsidRDefault="00486BA4" w:rsidP="00D31F38">
      <w:pPr>
        <w:pStyle w:val="CommentText"/>
      </w:pPr>
      <w:r>
        <w:rPr>
          <w:rStyle w:val="CommentReference"/>
        </w:rPr>
        <w:annotationRef/>
      </w:r>
      <w:r>
        <w:t>forever or always?</w:t>
      </w:r>
    </w:p>
  </w:comment>
  <w:comment w:id="348" w:author="Windows User" w:date="2015-10-30T08:56:00Z" w:initials="WU">
    <w:p w14:paraId="3B00730E" w14:textId="77777777" w:rsidR="00486BA4" w:rsidRDefault="00486BA4" w:rsidP="00D31F38">
      <w:pPr>
        <w:pStyle w:val="CommentText"/>
      </w:pPr>
      <w:r>
        <w:rPr>
          <w:rStyle w:val="CommentReference"/>
        </w:rPr>
        <w:annotationRef/>
      </w:r>
      <w:r>
        <w:t>and forever?</w:t>
      </w:r>
    </w:p>
  </w:comment>
  <w:comment w:id="349" w:author="Windows User" w:date="2015-10-30T08:56:00Z" w:initials="WU">
    <w:p w14:paraId="1B4AAEB0" w14:textId="77777777" w:rsidR="00486BA4" w:rsidRDefault="00486BA4" w:rsidP="00D31F38">
      <w:pPr>
        <w:pStyle w:val="CommentText"/>
      </w:pPr>
      <w:r>
        <w:rPr>
          <w:rStyle w:val="CommentReference"/>
        </w:rPr>
        <w:annotationRef/>
      </w:r>
      <w:r>
        <w:t>be?</w:t>
      </w:r>
    </w:p>
  </w:comment>
  <w:comment w:id="350" w:author="Windows User" w:date="2015-10-30T08:56:00Z" w:initials="WU">
    <w:p w14:paraId="1B1C5E2C" w14:textId="77777777" w:rsidR="00486BA4" w:rsidRDefault="00486BA4" w:rsidP="00D31F38">
      <w:pPr>
        <w:pStyle w:val="CommentText"/>
      </w:pPr>
      <w:r>
        <w:rPr>
          <w:rStyle w:val="CommentReference"/>
        </w:rPr>
        <w:annotationRef/>
      </w:r>
      <w:r>
        <w:t>be?</w:t>
      </w:r>
    </w:p>
  </w:comment>
  <w:comment w:id="351" w:author="Windows User" w:date="2015-10-30T08:56:00Z" w:initials="WU">
    <w:p w14:paraId="2A55755C" w14:textId="77777777" w:rsidR="00486BA4" w:rsidRDefault="00486BA4"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486BA4" w:rsidRDefault="00486BA4" w:rsidP="00D31F38">
      <w:pPr>
        <w:pStyle w:val="CommentText"/>
      </w:pPr>
      <w:r>
        <w:rPr>
          <w:rStyle w:val="CommentReference"/>
        </w:rPr>
        <w:annotationRef/>
      </w:r>
      <w:r>
        <w:t>utter or declare?</w:t>
      </w:r>
    </w:p>
  </w:comment>
  <w:comment w:id="359" w:author="Windows User" w:date="2015-10-30T08:56:00Z" w:initials="BS">
    <w:p w14:paraId="5E20C97F" w14:textId="77777777" w:rsidR="00486BA4" w:rsidRDefault="00486BA4" w:rsidP="00D31F38">
      <w:pPr>
        <w:pStyle w:val="CommentText"/>
      </w:pPr>
      <w:r>
        <w:rPr>
          <w:rStyle w:val="CommentReference"/>
        </w:rPr>
        <w:annotationRef/>
      </w:r>
      <w:r>
        <w:t>look at? look upon? regard?</w:t>
      </w:r>
    </w:p>
  </w:comment>
  <w:comment w:id="360" w:author="Windows User" w:date="2015-10-30T08:56:00Z" w:initials="BS">
    <w:p w14:paraId="2ADF0207" w14:textId="77777777" w:rsidR="00486BA4" w:rsidRDefault="00486BA4" w:rsidP="00D31F38">
      <w:pPr>
        <w:pStyle w:val="CommentText"/>
      </w:pPr>
      <w:r>
        <w:rPr>
          <w:rStyle w:val="CommentReference"/>
        </w:rPr>
        <w:annotationRef/>
      </w:r>
      <w:r>
        <w:t>no one?</w:t>
      </w:r>
    </w:p>
  </w:comment>
  <w:comment w:id="361" w:author="Windows User" w:date="2015-10-30T08:56:00Z" w:initials="BS">
    <w:p w14:paraId="485D87CE" w14:textId="77777777" w:rsidR="00486BA4" w:rsidRDefault="00486BA4" w:rsidP="00D31F38">
      <w:pPr>
        <w:pStyle w:val="CommentText"/>
      </w:pPr>
      <w:r>
        <w:rPr>
          <w:rStyle w:val="CommentReference"/>
        </w:rPr>
        <w:annotationRef/>
      </w:r>
      <w:r>
        <w:t>in?</w:t>
      </w:r>
    </w:p>
    <w:p w14:paraId="472FCBB1" w14:textId="77777777" w:rsidR="00486BA4" w:rsidRDefault="00486BA4" w:rsidP="00D31F38">
      <w:pPr>
        <w:pStyle w:val="CommentText"/>
      </w:pPr>
    </w:p>
  </w:comment>
  <w:comment w:id="362" w:author="Windows User" w:date="2015-10-30T08:56:00Z" w:initials="BS">
    <w:p w14:paraId="0FA627AF" w14:textId="77777777" w:rsidR="00486BA4" w:rsidRDefault="00486BA4" w:rsidP="00D31F38">
      <w:pPr>
        <w:pStyle w:val="CommentText"/>
      </w:pPr>
      <w:r>
        <w:rPr>
          <w:rStyle w:val="CommentReference"/>
        </w:rPr>
        <w:annotationRef/>
      </w:r>
      <w:r>
        <w:t>before?</w:t>
      </w:r>
    </w:p>
  </w:comment>
  <w:comment w:id="363" w:author="Windows User" w:date="2015-10-30T08:56:00Z" w:initials="BS">
    <w:p w14:paraId="744D2B01" w14:textId="77777777" w:rsidR="00486BA4" w:rsidRDefault="00486BA4"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486BA4" w:rsidRDefault="00486BA4"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486BA4" w:rsidRDefault="00486BA4"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486BA4" w:rsidRDefault="00486BA4"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486BA4" w:rsidRDefault="00486BA4" w:rsidP="00D31F38">
      <w:pPr>
        <w:pStyle w:val="CommentText"/>
      </w:pPr>
      <w:r>
        <w:rPr>
          <w:rStyle w:val="CommentReference"/>
        </w:rPr>
        <w:annotationRef/>
      </w:r>
      <w:r>
        <w:t>spices or ointment</w:t>
      </w:r>
    </w:p>
  </w:comment>
  <w:comment w:id="368" w:author="Windows User" w:date="2015-10-30T08:56:00Z" w:initials="BS">
    <w:p w14:paraId="5C973492" w14:textId="77777777" w:rsidR="00486BA4" w:rsidRDefault="00486BA4" w:rsidP="00D31F38">
      <w:pPr>
        <w:pStyle w:val="CommentText"/>
      </w:pPr>
      <w:r>
        <w:rPr>
          <w:rStyle w:val="CommentReference"/>
        </w:rPr>
        <w:annotationRef/>
      </w:r>
      <w:r>
        <w:t>Is risen or has risen?</w:t>
      </w:r>
    </w:p>
  </w:comment>
  <w:comment w:id="369" w:author="Windows User" w:date="2015-10-30T08:56:00Z" w:initials="BS">
    <w:p w14:paraId="2FC8AFF7" w14:textId="77777777" w:rsidR="00486BA4" w:rsidRDefault="00486BA4"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486BA4" w:rsidRDefault="00486BA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486BA4" w:rsidRDefault="00486BA4" w:rsidP="00D31F38">
      <w:pPr>
        <w:pStyle w:val="CommentText"/>
      </w:pPr>
      <w:r>
        <w:rPr>
          <w:rStyle w:val="CommentReference"/>
        </w:rPr>
        <w:annotationRef/>
      </w:r>
      <w:r>
        <w:t xml:space="preserve">decay? </w:t>
      </w:r>
    </w:p>
  </w:comment>
  <w:comment w:id="372" w:author="Windows User" w:date="2015-10-30T08:56:00Z" w:initials="WU">
    <w:p w14:paraId="70A28C39" w14:textId="77777777" w:rsidR="00486BA4" w:rsidRDefault="00486BA4"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486BA4" w:rsidRDefault="00486BA4"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486BA4" w:rsidRDefault="00486BA4"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486BA4" w:rsidRDefault="00486BA4"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486BA4" w:rsidRDefault="00486BA4"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486BA4" w:rsidRDefault="00486BA4" w:rsidP="00D31F38">
      <w:pPr>
        <w:pStyle w:val="CommentText"/>
      </w:pPr>
      <w:r>
        <w:rPr>
          <w:rStyle w:val="CommentReference"/>
        </w:rPr>
        <w:annotationRef/>
      </w:r>
      <w:r>
        <w:t>crushed or destroyed?</w:t>
      </w:r>
    </w:p>
  </w:comment>
  <w:comment w:id="378" w:author="Windows User" w:date="2015-10-30T08:56:00Z" w:initials="WU">
    <w:p w14:paraId="2D37744E" w14:textId="77777777" w:rsidR="00486BA4" w:rsidRDefault="00486BA4"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486BA4" w:rsidRDefault="00486BA4" w:rsidP="00D31F38">
      <w:pPr>
        <w:pStyle w:val="CommentText"/>
      </w:pPr>
      <w:r>
        <w:rPr>
          <w:rStyle w:val="CommentReference"/>
        </w:rPr>
        <w:annotationRef/>
      </w:r>
      <w:r>
        <w:t>sent or sent forth?</w:t>
      </w:r>
    </w:p>
  </w:comment>
  <w:comment w:id="380" w:author="Windows User" w:date="2015-10-30T08:56:00Z" w:initials="WU">
    <w:p w14:paraId="6E78BA80" w14:textId="77777777" w:rsidR="00486BA4" w:rsidRDefault="00486BA4" w:rsidP="00D31F38">
      <w:pPr>
        <w:pStyle w:val="CommentText"/>
      </w:pPr>
      <w:r>
        <w:rPr>
          <w:rStyle w:val="CommentReference"/>
        </w:rPr>
        <w:annotationRef/>
      </w:r>
      <w:r>
        <w:t>or saints? ft note?</w:t>
      </w:r>
    </w:p>
  </w:comment>
  <w:comment w:id="381" w:author="Windows User" w:date="2015-10-30T08:56:00Z" w:initials="WU">
    <w:p w14:paraId="2897BA2F" w14:textId="77777777" w:rsidR="00486BA4" w:rsidRDefault="00486BA4"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486BA4" w:rsidRDefault="00486BA4" w:rsidP="00D31F38">
      <w:pPr>
        <w:pStyle w:val="CommentText"/>
      </w:pPr>
      <w:r>
        <w:rPr>
          <w:rStyle w:val="CommentReference"/>
        </w:rPr>
        <w:annotationRef/>
      </w:r>
      <w:r>
        <w:t>redeemed? or chose?</w:t>
      </w:r>
    </w:p>
  </w:comment>
  <w:comment w:id="383" w:author="Windows User" w:date="2015-10-30T08:56:00Z" w:initials="WU">
    <w:p w14:paraId="0E9DC1B8" w14:textId="77777777" w:rsidR="00486BA4" w:rsidRDefault="00486BA4"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486BA4" w:rsidRDefault="00486BA4" w:rsidP="00D31F38">
      <w:pPr>
        <w:pStyle w:val="CommentText"/>
      </w:pPr>
      <w:r>
        <w:rPr>
          <w:rStyle w:val="CommentReference"/>
        </w:rPr>
        <w:annotationRef/>
      </w:r>
      <w:r>
        <w:t>Nets has pangs.</w:t>
      </w:r>
    </w:p>
  </w:comment>
  <w:comment w:id="385" w:author="Windows User" w:date="2015-10-30T08:56:00Z" w:initials="WU">
    <w:p w14:paraId="6297DC8C" w14:textId="77777777" w:rsidR="00486BA4" w:rsidRDefault="00486BA4"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486BA4" w:rsidRDefault="00486BA4"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486BA4" w:rsidRDefault="00486BA4"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486BA4" w:rsidRDefault="00486BA4" w:rsidP="00D31F38">
      <w:pPr>
        <w:pStyle w:val="CommentText"/>
      </w:pPr>
      <w:r>
        <w:rPr>
          <w:rStyle w:val="CommentReference"/>
        </w:rPr>
        <w:annotationRef/>
      </w:r>
      <w:r>
        <w:t>For? or Since?</w:t>
      </w:r>
    </w:p>
  </w:comment>
  <w:comment w:id="389" w:author="Windows User" w:date="2015-10-30T08:56:00Z" w:initials="WU">
    <w:p w14:paraId="031A7CF6" w14:textId="77777777" w:rsidR="00486BA4" w:rsidRDefault="00486BA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486BA4" w:rsidRDefault="00486BA4">
      <w:pPr>
        <w:pStyle w:val="CommentText"/>
      </w:pPr>
      <w:r>
        <w:rPr>
          <w:rStyle w:val="CommentReference"/>
        </w:rPr>
        <w:annotationRef/>
      </w:r>
      <w:r>
        <w:t>Or “he has greatly glorified Himself, as NETS?</w:t>
      </w:r>
    </w:p>
  </w:comment>
  <w:comment w:id="391" w:author="Windows User" w:date="2015-10-30T08:56:00Z" w:initials="WU">
    <w:p w14:paraId="2A38A2FD" w14:textId="77777777" w:rsidR="00486BA4" w:rsidRDefault="00486BA4"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486BA4" w:rsidRDefault="00486BA4"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486BA4" w:rsidRDefault="00486BA4" w:rsidP="00D31F38">
      <w:pPr>
        <w:pStyle w:val="CommentText"/>
      </w:pPr>
      <w:r>
        <w:rPr>
          <w:rStyle w:val="CommentReference"/>
        </w:rPr>
        <w:annotationRef/>
      </w:r>
      <w:r>
        <w:t>path or walkway?</w:t>
      </w:r>
    </w:p>
  </w:comment>
  <w:comment w:id="399" w:author="Brett Slote" w:date="2015-10-30T08:56:00Z" w:initials="BS">
    <w:p w14:paraId="049D3BBD" w14:textId="77777777" w:rsidR="00486BA4" w:rsidRDefault="00486BA4"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486BA4" w:rsidRDefault="00486BA4"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486BA4" w:rsidRDefault="00486BA4"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486BA4" w:rsidRDefault="00486BA4" w:rsidP="00D31F38">
      <w:pPr>
        <w:pStyle w:val="CommentText"/>
      </w:pPr>
      <w:r>
        <w:rPr>
          <w:rStyle w:val="CommentReference"/>
        </w:rPr>
        <w:annotationRef/>
      </w:r>
      <w:r>
        <w:t>praising or singing?</w:t>
      </w:r>
    </w:p>
  </w:comment>
  <w:comment w:id="403" w:author="Windows User" w:date="2015-10-30T08:56:00Z" w:initials="WU">
    <w:p w14:paraId="56B7B31B" w14:textId="77777777" w:rsidR="00486BA4" w:rsidRDefault="00486BA4"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486BA4" w:rsidRDefault="00486BA4" w:rsidP="00344A59">
      <w:pPr>
        <w:pStyle w:val="CommentText"/>
      </w:pPr>
      <w:r>
        <w:rPr>
          <w:rStyle w:val="CommentReference"/>
        </w:rPr>
        <w:annotationRef/>
      </w:r>
      <w:r>
        <w:t>check</w:t>
      </w:r>
    </w:p>
  </w:comment>
  <w:comment w:id="421" w:author="Windows User" w:date="2015-10-30T08:56:00Z" w:initials="BS">
    <w:p w14:paraId="396316C8" w14:textId="77777777" w:rsidR="00486BA4" w:rsidRDefault="00486BA4" w:rsidP="00344A59">
      <w:pPr>
        <w:pStyle w:val="CommentText"/>
      </w:pPr>
      <w:r>
        <w:rPr>
          <w:rStyle w:val="CommentReference"/>
        </w:rPr>
        <w:annotationRef/>
      </w:r>
      <w:r>
        <w:t>clearly the missing vs above belongs</w:t>
      </w:r>
    </w:p>
  </w:comment>
  <w:comment w:id="431" w:author="Windows User" w:date="2015-10-30T08:56:00Z" w:initials="BS">
    <w:p w14:paraId="19C504AB" w14:textId="77777777" w:rsidR="00486BA4" w:rsidRDefault="00486BA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2" w:author="Windows User" w:date="2015-10-30T08:56:00Z" w:initials="BS">
    <w:p w14:paraId="3650E160" w14:textId="77777777" w:rsidR="00486BA4" w:rsidRDefault="00486BA4" w:rsidP="00D31F38">
      <w:pPr>
        <w:pStyle w:val="CommentText"/>
      </w:pPr>
      <w:r>
        <w:rPr>
          <w:rStyle w:val="CommentReference"/>
        </w:rPr>
        <w:annotationRef/>
      </w:r>
      <w:r>
        <w:t>heavens?</w:t>
      </w:r>
    </w:p>
  </w:comment>
  <w:comment w:id="433" w:author="Windows User" w:date="2015-10-30T08:56:00Z" w:initials="BS">
    <w:p w14:paraId="57E2DDC4" w14:textId="77777777" w:rsidR="00486BA4" w:rsidRDefault="00486BA4" w:rsidP="00D31F38">
      <w:pPr>
        <w:pStyle w:val="CommentText"/>
      </w:pPr>
      <w:r>
        <w:rPr>
          <w:rStyle w:val="CommentReference"/>
        </w:rPr>
        <w:annotationRef/>
      </w:r>
      <w:r>
        <w:t>NETS omits clouds</w:t>
      </w:r>
    </w:p>
  </w:comment>
  <w:comment w:id="434" w:author="Windows User" w:date="2015-10-30T08:56:00Z" w:initials="BS">
    <w:p w14:paraId="35628364" w14:textId="77777777" w:rsidR="00486BA4" w:rsidRDefault="00486BA4" w:rsidP="00D31F38">
      <w:pPr>
        <w:pStyle w:val="CommentText"/>
      </w:pPr>
      <w:r>
        <w:rPr>
          <w:rStyle w:val="CommentReference"/>
        </w:rPr>
        <w:annotationRef/>
      </w:r>
      <w:r>
        <w:t>NETS omits this vs</w:t>
      </w:r>
    </w:p>
  </w:comment>
  <w:comment w:id="435" w:author="Windows User" w:date="2015-10-30T08:56:00Z" w:initials="BS">
    <w:p w14:paraId="1F576F58" w14:textId="77777777" w:rsidR="00486BA4" w:rsidRDefault="00486BA4" w:rsidP="00D31F38">
      <w:pPr>
        <w:pStyle w:val="CommentText"/>
      </w:pPr>
      <w:r>
        <w:rPr>
          <w:rStyle w:val="CommentReference"/>
        </w:rPr>
        <w:annotationRef/>
      </w:r>
      <w:r>
        <w:t>NETS has falling snow which matches AI hoar frosts.</w:t>
      </w:r>
    </w:p>
  </w:comment>
  <w:comment w:id="436" w:author="Windows User" w:date="2015-10-30T08:56:00Z" w:initials="BS">
    <w:p w14:paraId="7857388A" w14:textId="77777777" w:rsidR="00486BA4" w:rsidRDefault="00486BA4" w:rsidP="00D31F38">
      <w:pPr>
        <w:pStyle w:val="CommentText"/>
      </w:pPr>
      <w:r>
        <w:rPr>
          <w:rStyle w:val="CommentReference"/>
        </w:rPr>
        <w:annotationRef/>
      </w:r>
      <w:r>
        <w:t>reversed ice and hoarfrosts of this vs and last to match NETS. Coptic?</w:t>
      </w:r>
    </w:p>
  </w:comment>
  <w:comment w:id="437" w:author="Windows User" w:date="2015-10-30T08:56:00Z" w:initials="BS">
    <w:p w14:paraId="45210177" w14:textId="77777777" w:rsidR="00486BA4" w:rsidRDefault="00486BA4" w:rsidP="00D31F38">
      <w:pPr>
        <w:pStyle w:val="CommentText"/>
      </w:pPr>
      <w:r>
        <w:rPr>
          <w:rStyle w:val="CommentReference"/>
        </w:rPr>
        <w:annotationRef/>
      </w:r>
      <w:r>
        <w:t>NETS switches this vs with next</w:t>
      </w:r>
    </w:p>
  </w:comment>
  <w:comment w:id="438" w:author="Windows User" w:date="2015-11-04T08:55:00Z" w:initials="WU">
    <w:p w14:paraId="1E420B79" w14:textId="77777777" w:rsidR="00486BA4" w:rsidRDefault="00486BA4" w:rsidP="00D31F38">
      <w:pPr>
        <w:pStyle w:val="CommentText"/>
      </w:pPr>
      <w:r>
        <w:rPr>
          <w:rStyle w:val="CommentReference"/>
        </w:rPr>
        <w:annotationRef/>
      </w:r>
      <w:r>
        <w:t>Get rid of ye’s!</w:t>
      </w:r>
    </w:p>
  </w:comment>
  <w:comment w:id="439" w:author="Windows User" w:date="2015-10-30T08:56:00Z" w:initials="BS">
    <w:p w14:paraId="66BEE13E" w14:textId="77777777" w:rsidR="00486BA4" w:rsidRDefault="00486BA4" w:rsidP="00D31F38">
      <w:pPr>
        <w:pStyle w:val="CommentText"/>
      </w:pPr>
      <w:r>
        <w:rPr>
          <w:rStyle w:val="CommentReference"/>
        </w:rPr>
        <w:annotationRef/>
      </w:r>
      <w:r>
        <w:t>NETS has sea-monsters</w:t>
      </w:r>
    </w:p>
  </w:comment>
  <w:comment w:id="440" w:author="Windows User" w:date="2015-10-30T08:56:00Z" w:initials="BS">
    <w:p w14:paraId="43D401E2" w14:textId="77777777" w:rsidR="00486BA4" w:rsidRDefault="00486BA4" w:rsidP="00D31F38">
      <w:pPr>
        <w:pStyle w:val="CommentText"/>
      </w:pPr>
      <w:r>
        <w:rPr>
          <w:rStyle w:val="CommentReference"/>
        </w:rPr>
        <w:annotationRef/>
      </w:r>
      <w:r>
        <w:t>NETS has four-footed and wild animals of the land</w:t>
      </w:r>
    </w:p>
  </w:comment>
  <w:comment w:id="441" w:author="Windows User" w:date="2015-10-30T08:56:00Z" w:initials="BS">
    <w:p w14:paraId="37590655" w14:textId="77777777" w:rsidR="00486BA4" w:rsidRDefault="00486BA4" w:rsidP="00D31F38">
      <w:pPr>
        <w:pStyle w:val="CommentText"/>
      </w:pPr>
      <w:r>
        <w:rPr>
          <w:rStyle w:val="CommentReference"/>
        </w:rPr>
        <w:annotationRef/>
      </w:r>
      <w:r>
        <w:t>NETS has all humans on earth</w:t>
      </w:r>
    </w:p>
  </w:comment>
  <w:comment w:id="442" w:author="Windows User" w:date="2015-10-30T08:56:00Z" w:initials="BS">
    <w:p w14:paraId="6D54AC70" w14:textId="77777777" w:rsidR="00486BA4" w:rsidRDefault="00486BA4" w:rsidP="00D31F38">
      <w:pPr>
        <w:pStyle w:val="CommentText"/>
      </w:pPr>
      <w:r>
        <w:rPr>
          <w:rStyle w:val="CommentReference"/>
        </w:rPr>
        <w:annotationRef/>
      </w:r>
      <w:r>
        <w:t>NETS has "priests, slaves of the Lord", then omits next vs.</w:t>
      </w:r>
    </w:p>
  </w:comment>
  <w:comment w:id="443" w:author="Windows User" w:date="2015-10-30T08:56:00Z" w:initials="BS">
    <w:p w14:paraId="6468426A" w14:textId="77777777" w:rsidR="00486BA4" w:rsidRDefault="00486BA4" w:rsidP="00D31F38">
      <w:pPr>
        <w:pStyle w:val="CommentText"/>
      </w:pPr>
      <w:r>
        <w:rPr>
          <w:rStyle w:val="CommentReference"/>
        </w:rPr>
        <w:annotationRef/>
      </w:r>
      <w:r>
        <w:t>NETS ends quite differently</w:t>
      </w:r>
    </w:p>
  </w:comment>
  <w:comment w:id="449" w:author="Windows User" w:date="2015-10-30T08:56:00Z" w:initials="BS">
    <w:p w14:paraId="72C14B6E" w14:textId="77777777" w:rsidR="00486BA4" w:rsidRDefault="00486BA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0" w:author="Windows User" w:date="2015-10-30T08:56:00Z" w:initials="BS">
    <w:p w14:paraId="43306FA7" w14:textId="77777777" w:rsidR="00486BA4" w:rsidRDefault="00486BA4" w:rsidP="003758F4">
      <w:pPr>
        <w:pStyle w:val="CommentText"/>
      </w:pPr>
      <w:r>
        <w:rPr>
          <w:rStyle w:val="CommentReference"/>
        </w:rPr>
        <w:annotationRef/>
      </w:r>
      <w:r>
        <w:t>heavens?</w:t>
      </w:r>
    </w:p>
  </w:comment>
  <w:comment w:id="451" w:author="Windows User" w:date="2015-10-30T08:56:00Z" w:initials="BS">
    <w:p w14:paraId="18B419AF" w14:textId="77777777" w:rsidR="00486BA4" w:rsidRDefault="00486BA4" w:rsidP="003758F4">
      <w:pPr>
        <w:pStyle w:val="CommentText"/>
      </w:pPr>
      <w:r>
        <w:rPr>
          <w:rStyle w:val="CommentReference"/>
        </w:rPr>
        <w:annotationRef/>
      </w:r>
      <w:r>
        <w:t>NETS has falling snow which matches AI hoar frosts.</w:t>
      </w:r>
    </w:p>
  </w:comment>
  <w:comment w:id="452" w:author="Windows User" w:date="2015-10-30T08:56:00Z" w:initials="BS">
    <w:p w14:paraId="504A050C" w14:textId="77777777" w:rsidR="00486BA4" w:rsidRDefault="00486BA4" w:rsidP="003758F4">
      <w:pPr>
        <w:pStyle w:val="CommentText"/>
      </w:pPr>
      <w:r>
        <w:rPr>
          <w:rStyle w:val="CommentReference"/>
        </w:rPr>
        <w:annotationRef/>
      </w:r>
      <w:r>
        <w:t>reversed ice and hoarfrosts of this vs and last to match NETS. Coptic?</w:t>
      </w:r>
    </w:p>
  </w:comment>
  <w:comment w:id="453" w:author="Windows User" w:date="2015-10-30T08:56:00Z" w:initials="BS">
    <w:p w14:paraId="42B07939" w14:textId="77777777" w:rsidR="00486BA4" w:rsidRDefault="00486BA4" w:rsidP="003758F4">
      <w:pPr>
        <w:pStyle w:val="CommentText"/>
      </w:pPr>
      <w:r>
        <w:rPr>
          <w:rStyle w:val="CommentReference"/>
        </w:rPr>
        <w:annotationRef/>
      </w:r>
      <w:r>
        <w:t>NETS switches this vs with next</w:t>
      </w:r>
    </w:p>
  </w:comment>
  <w:comment w:id="454" w:author="Windows User" w:date="2015-10-30T08:56:00Z" w:initials="BS">
    <w:p w14:paraId="0D31DB4D" w14:textId="77777777" w:rsidR="00486BA4" w:rsidRDefault="00486BA4" w:rsidP="003758F4">
      <w:pPr>
        <w:pStyle w:val="CommentText"/>
      </w:pPr>
      <w:r>
        <w:rPr>
          <w:rStyle w:val="CommentReference"/>
        </w:rPr>
        <w:annotationRef/>
      </w:r>
      <w:r>
        <w:t>NETS has all humans on earth</w:t>
      </w:r>
    </w:p>
  </w:comment>
  <w:comment w:id="455" w:author="Windows User" w:date="2015-10-30T08:56:00Z" w:initials="BS">
    <w:p w14:paraId="4CB6D1D8" w14:textId="77777777" w:rsidR="00486BA4" w:rsidRDefault="00486BA4" w:rsidP="003758F4">
      <w:pPr>
        <w:pStyle w:val="CommentText"/>
      </w:pPr>
      <w:r>
        <w:rPr>
          <w:rStyle w:val="CommentReference"/>
        </w:rPr>
        <w:annotationRef/>
      </w:r>
      <w:r>
        <w:t>NETS has "priests, slaves of the Lord", then omits next vs.</w:t>
      </w:r>
    </w:p>
  </w:comment>
  <w:comment w:id="456" w:author="Windows User" w:date="2015-10-30T08:56:00Z" w:initials="BS">
    <w:p w14:paraId="1C9D2024" w14:textId="77777777" w:rsidR="00486BA4" w:rsidRDefault="00486BA4" w:rsidP="003758F4">
      <w:pPr>
        <w:pStyle w:val="CommentText"/>
      </w:pPr>
      <w:r>
        <w:rPr>
          <w:rStyle w:val="CommentReference"/>
        </w:rPr>
        <w:annotationRef/>
      </w:r>
      <w:r>
        <w:t>NETS ends quite differently</w:t>
      </w:r>
    </w:p>
  </w:comment>
  <w:comment w:id="457" w:author="Windows User" w:date="2015-10-30T08:56:00Z" w:initials="BS">
    <w:p w14:paraId="499D113D" w14:textId="77777777" w:rsidR="00486BA4" w:rsidRDefault="00486BA4" w:rsidP="00D31F38">
      <w:pPr>
        <w:pStyle w:val="CommentText"/>
      </w:pPr>
      <w:r>
        <w:rPr>
          <w:rStyle w:val="CommentReference"/>
        </w:rPr>
        <w:annotationRef/>
      </w:r>
      <w:r>
        <w:t>giver, or maker?</w:t>
      </w:r>
    </w:p>
  </w:comment>
  <w:comment w:id="458" w:author="Windows User" w:date="2015-10-30T08:56:00Z" w:initials="BS">
    <w:p w14:paraId="29AB3125" w14:textId="77777777" w:rsidR="00486BA4" w:rsidRDefault="00486BA4" w:rsidP="00D31F38">
      <w:pPr>
        <w:pStyle w:val="CommentText"/>
      </w:pPr>
      <w:r>
        <w:rPr>
          <w:rStyle w:val="CommentReference"/>
        </w:rPr>
        <w:annotationRef/>
      </w:r>
      <w:r>
        <w:t>even NETS has Hananias</w:t>
      </w:r>
    </w:p>
  </w:comment>
  <w:comment w:id="459" w:author="Windows User" w:date="2015-10-30T08:56:00Z" w:initials="BS">
    <w:p w14:paraId="27892612" w14:textId="77777777" w:rsidR="00486BA4" w:rsidRDefault="00486BA4" w:rsidP="00D31F38">
      <w:pPr>
        <w:pStyle w:val="CommentText"/>
      </w:pPr>
      <w:r>
        <w:rPr>
          <w:rStyle w:val="CommentReference"/>
        </w:rPr>
        <w:annotationRef/>
      </w:r>
      <w:r>
        <w:t>does Coptic have evening first?</w:t>
      </w:r>
    </w:p>
  </w:comment>
  <w:comment w:id="460" w:author="Windows User" w:date="2015-10-30T08:56:00Z" w:initials="BS">
    <w:p w14:paraId="53863AE8" w14:textId="77777777" w:rsidR="00486BA4" w:rsidRDefault="00486BA4" w:rsidP="00D31F38">
      <w:pPr>
        <w:pStyle w:val="CommentText"/>
      </w:pPr>
      <w:r>
        <w:rPr>
          <w:rStyle w:val="CommentReference"/>
        </w:rPr>
        <w:annotationRef/>
      </w:r>
      <w:r>
        <w:t>Coptic doesn't have "Our God"</w:t>
      </w:r>
    </w:p>
  </w:comment>
  <w:comment w:id="461" w:author="Windows User" w:date="2015-10-30T08:56:00Z" w:initials="BS">
    <w:p w14:paraId="5F8EC33A" w14:textId="77777777" w:rsidR="00486BA4" w:rsidRDefault="00486BA4" w:rsidP="00D31F38">
      <w:pPr>
        <w:pStyle w:val="CommentText"/>
      </w:pPr>
      <w:r>
        <w:rPr>
          <w:rStyle w:val="CommentReference"/>
        </w:rPr>
        <w:annotationRef/>
      </w:r>
      <w:r>
        <w:t>celebrate or proclaim?</w:t>
      </w:r>
    </w:p>
  </w:comment>
  <w:comment w:id="462" w:author="Windows User" w:date="2015-10-30T08:56:00Z" w:initials="BS">
    <w:p w14:paraId="02E465F6" w14:textId="77777777" w:rsidR="00486BA4" w:rsidRDefault="00486BA4" w:rsidP="00D31F38">
      <w:pPr>
        <w:pStyle w:val="CommentText"/>
      </w:pPr>
      <w:r>
        <w:rPr>
          <w:rStyle w:val="CommentReference"/>
        </w:rPr>
        <w:annotationRef/>
      </w:r>
      <w:r>
        <w:t>persevere or be sober?</w:t>
      </w:r>
    </w:p>
  </w:comment>
  <w:comment w:id="463" w:author="Windows User" w:date="2015-10-30T08:56:00Z" w:initials="BS">
    <w:p w14:paraId="0F283256" w14:textId="77777777" w:rsidR="00486BA4" w:rsidRDefault="00486BA4" w:rsidP="00D31F38">
      <w:pPr>
        <w:pStyle w:val="CommentText"/>
      </w:pPr>
      <w:r>
        <w:rPr>
          <w:rStyle w:val="CommentReference"/>
        </w:rPr>
        <w:annotationRef/>
      </w:r>
      <w:r>
        <w:t>Coptic has presbyters, not priests (oweeb)</w:t>
      </w:r>
    </w:p>
  </w:comment>
  <w:comment w:id="464" w:author="Windows User" w:date="2015-10-30T08:56:00Z" w:initials="BS">
    <w:p w14:paraId="141FC7EB" w14:textId="77777777" w:rsidR="00486BA4" w:rsidRDefault="00486BA4" w:rsidP="00D31F38">
      <w:pPr>
        <w:pStyle w:val="CommentText"/>
      </w:pPr>
      <w:r>
        <w:rPr>
          <w:rStyle w:val="CommentReference"/>
        </w:rPr>
        <w:annotationRef/>
      </w:r>
      <w:r>
        <w:t>esmo is bless, not praise...</w:t>
      </w:r>
    </w:p>
  </w:comment>
  <w:comment w:id="465" w:author="Windows User" w:date="2015-10-30T08:56:00Z" w:initials="BS">
    <w:p w14:paraId="22452F1B" w14:textId="77777777" w:rsidR="00486BA4" w:rsidRDefault="00486BA4" w:rsidP="00D31F38">
      <w:pPr>
        <w:pStyle w:val="CommentText"/>
      </w:pPr>
      <w:r>
        <w:rPr>
          <w:rStyle w:val="CommentReference"/>
        </w:rPr>
        <w:annotationRef/>
      </w:r>
      <w:r>
        <w:t>Coptic doesn't look like day to day... "Until this day" doesn't make as much sense... is there something less literal but closer to the maning?</w:t>
      </w:r>
    </w:p>
  </w:comment>
  <w:comment w:id="466" w:author="Windows User" w:date="2015-10-30T08:56:00Z" w:initials="BS">
    <w:p w14:paraId="532CE324" w14:textId="77777777" w:rsidR="00486BA4" w:rsidRDefault="00486BA4" w:rsidP="00D31F38">
      <w:pPr>
        <w:pStyle w:val="CommentText"/>
      </w:pPr>
      <w:r>
        <w:rPr>
          <w:rStyle w:val="CommentReference"/>
        </w:rPr>
        <w:annotationRef/>
      </w:r>
      <w:r>
        <w:t>Is LA right with breaths and spirits?</w:t>
      </w:r>
    </w:p>
  </w:comment>
  <w:comment w:id="467" w:author="Windows User" w:date="2015-10-30T08:56:00Z" w:initials="BS">
    <w:p w14:paraId="7C12CF17" w14:textId="77777777" w:rsidR="00486BA4" w:rsidRDefault="00486BA4" w:rsidP="00D31F38">
      <w:pPr>
        <w:pStyle w:val="CommentText"/>
      </w:pPr>
      <w:r>
        <w:rPr>
          <w:rStyle w:val="CommentReference"/>
        </w:rPr>
        <w:annotationRef/>
      </w:r>
      <w:r>
        <w:t>doesn't look like waters... is it ssea?</w:t>
      </w:r>
    </w:p>
  </w:comment>
  <w:comment w:id="468" w:author="Windows User" w:date="2015-10-30T08:56:00Z" w:initials="BS">
    <w:p w14:paraId="789F9E96" w14:textId="77777777" w:rsidR="00486BA4" w:rsidRDefault="00486BA4" w:rsidP="00D31F38">
      <w:pPr>
        <w:pStyle w:val="CommentText"/>
      </w:pPr>
      <w:r>
        <w:rPr>
          <w:rStyle w:val="CommentReference"/>
        </w:rPr>
        <w:annotationRef/>
      </w:r>
      <w:r>
        <w:t>I still don't get of all the things we would see after seeing all the praise of nature would be "Bless the Lord you birds".</w:t>
      </w:r>
    </w:p>
  </w:comment>
  <w:comment w:id="469" w:author="Windows User" w:date="2015-10-30T08:56:00Z" w:initials="BS">
    <w:p w14:paraId="1E93DCCD" w14:textId="77777777" w:rsidR="00486BA4" w:rsidRDefault="00486BA4" w:rsidP="00D31F38">
      <w:pPr>
        <w:pStyle w:val="CommentText"/>
      </w:pPr>
      <w:r>
        <w:rPr>
          <w:rStyle w:val="CommentReference"/>
        </w:rPr>
        <w:annotationRef/>
      </w:r>
      <w:r>
        <w:t>disobedient? heretics?</w:t>
      </w:r>
    </w:p>
  </w:comment>
  <w:comment w:id="470" w:author="Windows User" w:date="2015-10-30T08:56:00Z" w:initials="BS">
    <w:p w14:paraId="298A6523" w14:textId="77777777" w:rsidR="00486BA4" w:rsidRDefault="00486BA4" w:rsidP="00D31F38">
      <w:pPr>
        <w:pStyle w:val="CommentText"/>
      </w:pPr>
      <w:r>
        <w:rPr>
          <w:rStyle w:val="CommentReference"/>
        </w:rPr>
        <w:annotationRef/>
      </w:r>
      <w:r>
        <w:t>souls or spirits?</w:t>
      </w:r>
    </w:p>
  </w:comment>
  <w:comment w:id="471" w:author="Windows User" w:date="2015-10-30T08:56:00Z" w:initials="BS">
    <w:p w14:paraId="3D56C030" w14:textId="77777777" w:rsidR="00486BA4" w:rsidRDefault="00486BA4" w:rsidP="00D31F38">
      <w:pPr>
        <w:pStyle w:val="CommentText"/>
      </w:pPr>
      <w:r>
        <w:rPr>
          <w:rStyle w:val="CommentReference"/>
        </w:rPr>
        <w:annotationRef/>
      </w:r>
      <w:r>
        <w:t>humble or contrite?</w:t>
      </w:r>
    </w:p>
  </w:comment>
  <w:comment w:id="472" w:author="Windows User" w:date="2015-10-30T08:56:00Z" w:initials="BS">
    <w:p w14:paraId="4417CE6C" w14:textId="77777777" w:rsidR="00486BA4" w:rsidRDefault="00486BA4" w:rsidP="00D31F38">
      <w:pPr>
        <w:pStyle w:val="CommentText"/>
      </w:pPr>
      <w:r>
        <w:rPr>
          <w:rStyle w:val="CommentReference"/>
        </w:rPr>
        <w:annotationRef/>
      </w:r>
      <w:r>
        <w:t>hearts?</w:t>
      </w:r>
    </w:p>
  </w:comment>
  <w:comment w:id="473" w:author="Windows User" w:date="2015-10-30T08:56:00Z" w:initials="BS">
    <w:p w14:paraId="6056EF08" w14:textId="77777777" w:rsidR="00486BA4" w:rsidRDefault="00486BA4" w:rsidP="00D31F38">
      <w:pPr>
        <w:pStyle w:val="CommentText"/>
      </w:pPr>
      <w:r>
        <w:rPr>
          <w:rStyle w:val="CommentReference"/>
        </w:rPr>
        <w:annotationRef/>
      </w:r>
      <w:r>
        <w:t>this or LA?</w:t>
      </w:r>
    </w:p>
  </w:comment>
  <w:comment w:id="474" w:author="Windows User" w:date="2015-10-30T08:56:00Z" w:initials="BS">
    <w:p w14:paraId="021CF208" w14:textId="77777777" w:rsidR="00486BA4" w:rsidRDefault="00486BA4" w:rsidP="00D31F38">
      <w:pPr>
        <w:pStyle w:val="CommentText"/>
      </w:pPr>
      <w:r>
        <w:rPr>
          <w:rStyle w:val="CommentReference"/>
        </w:rPr>
        <w:annotationRef/>
      </w:r>
      <w:r>
        <w:t>righteous of, or who revere</w:t>
      </w:r>
    </w:p>
  </w:comment>
  <w:comment w:id="475" w:author="Windows User" w:date="2015-10-30T08:56:00Z" w:initials="BS">
    <w:p w14:paraId="2B7DD481" w14:textId="77777777" w:rsidR="00486BA4" w:rsidRDefault="00486BA4" w:rsidP="00D31F38">
      <w:pPr>
        <w:pStyle w:val="CommentText"/>
      </w:pPr>
      <w:r>
        <w:rPr>
          <w:rStyle w:val="CommentReference"/>
        </w:rPr>
        <w:annotationRef/>
      </w:r>
      <w:r>
        <w:t>this, or accountable? or something else?</w:t>
      </w:r>
    </w:p>
  </w:comment>
  <w:comment w:id="476" w:author="Windows User" w:date="2015-10-30T08:56:00Z" w:initials="BS">
    <w:p w14:paraId="154E2A2A" w14:textId="77777777" w:rsidR="00486BA4" w:rsidRDefault="00486BA4" w:rsidP="00D31F38">
      <w:pPr>
        <w:pStyle w:val="CommentText"/>
      </w:pPr>
      <w:r>
        <w:rPr>
          <w:rStyle w:val="CommentReference"/>
        </w:rPr>
        <w:annotationRef/>
      </w:r>
      <w:r>
        <w:t>that he may praise and say?</w:t>
      </w:r>
    </w:p>
  </w:comment>
  <w:comment w:id="490" w:author="Windows User" w:date="2015-11-21T13:00:00Z" w:initials="WU">
    <w:p w14:paraId="72B45ACE" w14:textId="77777777" w:rsidR="00486BA4" w:rsidRDefault="00486BA4" w:rsidP="00D31F38">
      <w:pPr>
        <w:pStyle w:val="CommentText"/>
      </w:pPr>
      <w:r>
        <w:rPr>
          <w:rStyle w:val="CommentReference"/>
        </w:rPr>
        <w:annotationRef/>
      </w:r>
      <w:r>
        <w:t>Check, and 2 above.</w:t>
      </w:r>
    </w:p>
  </w:comment>
  <w:comment w:id="491" w:author="Brett Slote" w:date="2015-10-30T08:56:00Z" w:initials="BS">
    <w:p w14:paraId="0C0C90F8" w14:textId="77777777" w:rsidR="00486BA4" w:rsidRDefault="00486BA4" w:rsidP="00D31F38">
      <w:pPr>
        <w:pStyle w:val="CommentText"/>
      </w:pPr>
      <w:r>
        <w:rPr>
          <w:rStyle w:val="CommentReference"/>
        </w:rPr>
        <w:annotationRef/>
      </w:r>
      <w:r>
        <w:t>Fred wants 'O' here, saying it matches the Coptic... but it isn't in the Coptic!</w:t>
      </w:r>
    </w:p>
  </w:comment>
  <w:comment w:id="492" w:author="Windows User" w:date="2015-11-21T13:00:00Z" w:initials="WU">
    <w:p w14:paraId="59221E95" w14:textId="77777777" w:rsidR="00486BA4" w:rsidRDefault="00486BA4" w:rsidP="00D31F38">
      <w:pPr>
        <w:pStyle w:val="CommentText"/>
      </w:pPr>
      <w:r>
        <w:rPr>
          <w:rStyle w:val="CommentReference"/>
        </w:rPr>
        <w:annotationRef/>
      </w:r>
      <w:r>
        <w:t>check</w:t>
      </w:r>
    </w:p>
  </w:comment>
  <w:comment w:id="493" w:author="Windows User" w:date="2015-11-21T13:00:00Z" w:initials="WU">
    <w:p w14:paraId="0CFC2594" w14:textId="77777777" w:rsidR="00486BA4" w:rsidRDefault="00486BA4" w:rsidP="00D31F38">
      <w:pPr>
        <w:pStyle w:val="CommentText"/>
      </w:pPr>
      <w:r>
        <w:rPr>
          <w:rStyle w:val="CommentReference"/>
        </w:rPr>
        <w:annotationRef/>
      </w:r>
      <w:r>
        <w:t>check</w:t>
      </w:r>
    </w:p>
  </w:comment>
  <w:comment w:id="494" w:author="Windows User" w:date="2015-11-21T13:01:00Z" w:initials="WU">
    <w:p w14:paraId="403A6460" w14:textId="77777777" w:rsidR="00486BA4" w:rsidRDefault="00486BA4" w:rsidP="00D31F38">
      <w:pPr>
        <w:pStyle w:val="CommentText"/>
      </w:pPr>
      <w:r>
        <w:rPr>
          <w:rStyle w:val="CommentReference"/>
        </w:rPr>
        <w:annotationRef/>
      </w:r>
      <w:r>
        <w:t>check, find Copitic</w:t>
      </w:r>
    </w:p>
  </w:comment>
  <w:comment w:id="495" w:author="Windows User" w:date="2015-10-30T08:56:00Z" w:initials="BS">
    <w:p w14:paraId="1B2986E7" w14:textId="77777777" w:rsidR="00486BA4" w:rsidRDefault="00486BA4" w:rsidP="00D31F38">
      <w:pPr>
        <w:pStyle w:val="CommentText"/>
      </w:pPr>
      <w:r>
        <w:rPr>
          <w:rStyle w:val="CommentReference"/>
        </w:rPr>
        <w:annotationRef/>
      </w:r>
      <w:r>
        <w:t>why do books not have a vs for the bishop???</w:t>
      </w:r>
    </w:p>
  </w:comment>
  <w:comment w:id="496" w:author="Windows User" w:date="2015-10-30T08:56:00Z" w:initials="BS">
    <w:p w14:paraId="2328FF19" w14:textId="77777777" w:rsidR="00486BA4" w:rsidRDefault="00486BA4" w:rsidP="00D31F38">
      <w:pPr>
        <w:pStyle w:val="CommentText"/>
      </w:pPr>
      <w:r>
        <w:rPr>
          <w:rStyle w:val="CommentReference"/>
        </w:rPr>
        <w:annotationRef/>
      </w:r>
      <w:r>
        <w:t>add</w:t>
      </w:r>
    </w:p>
  </w:comment>
  <w:comment w:id="499" w:author="Windows User" w:date="2015-10-30T08:56:00Z" w:initials="BS">
    <w:p w14:paraId="76CF17E1" w14:textId="77777777" w:rsidR="00486BA4" w:rsidRDefault="00486BA4" w:rsidP="00D31F38">
      <w:pPr>
        <w:pStyle w:val="CommentText"/>
      </w:pPr>
      <w:r>
        <w:rPr>
          <w:rStyle w:val="CommentReference"/>
        </w:rPr>
        <w:annotationRef/>
      </w:r>
      <w:r>
        <w:t>the first two sections each have 7 verses. Maybe each section had seven verses and then became inflated? Keeping 7 vs in each section</w:t>
      </w:r>
    </w:p>
  </w:comment>
  <w:comment w:id="500" w:author="Windows User" w:date="2015-10-30T08:56:00Z" w:initials="BS">
    <w:p w14:paraId="01D3FC9E" w14:textId="77777777" w:rsidR="00486BA4" w:rsidRDefault="00486BA4" w:rsidP="00D31F38">
      <w:pPr>
        <w:pStyle w:val="CommentText"/>
      </w:pPr>
      <w:r>
        <w:rPr>
          <w:rStyle w:val="CommentReference"/>
        </w:rPr>
        <w:annotationRef/>
      </w:r>
      <w:r>
        <w:t>Communion or commemoration?</w:t>
      </w:r>
    </w:p>
  </w:comment>
  <w:comment w:id="501" w:author="Windows User" w:date="2015-11-21T13:01:00Z" w:initials="WU">
    <w:p w14:paraId="3C8EDFD6" w14:textId="77777777" w:rsidR="00486BA4" w:rsidRDefault="00486BA4" w:rsidP="00D31F38">
      <w:pPr>
        <w:pStyle w:val="CommentText"/>
      </w:pPr>
      <w:r>
        <w:rPr>
          <w:rStyle w:val="CommentReference"/>
        </w:rPr>
        <w:annotationRef/>
      </w:r>
      <w:r>
        <w:t>Check, and 2 above</w:t>
      </w:r>
    </w:p>
  </w:comment>
  <w:comment w:id="502" w:author="Brett Slote" w:date="2015-10-30T08:56:00Z" w:initials="BS">
    <w:p w14:paraId="502DF58D" w14:textId="77777777" w:rsidR="00486BA4" w:rsidRDefault="00486BA4" w:rsidP="00D31F38">
      <w:pPr>
        <w:pStyle w:val="CommentText"/>
      </w:pPr>
      <w:r>
        <w:rPr>
          <w:rStyle w:val="CommentReference"/>
        </w:rPr>
        <w:annotationRef/>
      </w:r>
      <w:r>
        <w:t>Fred wants 'O' here, saying it matches the Coptic... but it isn't in the Coptic!</w:t>
      </w:r>
    </w:p>
  </w:comment>
  <w:comment w:id="503" w:author="Windows User" w:date="2015-11-21T13:02:00Z" w:initials="WU">
    <w:p w14:paraId="0E3206C8" w14:textId="77777777" w:rsidR="00486BA4" w:rsidRDefault="00486BA4" w:rsidP="00D31F38">
      <w:pPr>
        <w:pStyle w:val="CommentText"/>
      </w:pPr>
      <w:r>
        <w:rPr>
          <w:rStyle w:val="CommentReference"/>
        </w:rPr>
        <w:annotationRef/>
      </w:r>
      <w:r>
        <w:t>check</w:t>
      </w:r>
    </w:p>
  </w:comment>
  <w:comment w:id="504" w:author="Windows User" w:date="2015-10-30T08:56:00Z" w:initials="BS">
    <w:p w14:paraId="303AD0FE" w14:textId="77777777" w:rsidR="00486BA4" w:rsidRDefault="00486BA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5" w:author="Windows User" w:date="2015-11-21T13:02:00Z" w:initials="WU">
    <w:p w14:paraId="5B706BCD" w14:textId="77777777" w:rsidR="00486BA4" w:rsidRDefault="00486BA4" w:rsidP="00D31F38">
      <w:pPr>
        <w:pStyle w:val="CommentText"/>
      </w:pPr>
      <w:r>
        <w:rPr>
          <w:rStyle w:val="CommentReference"/>
        </w:rPr>
        <w:annotationRef/>
      </w:r>
      <w:r>
        <w:t>check.  Add Coptic</w:t>
      </w:r>
    </w:p>
  </w:comment>
  <w:comment w:id="511" w:author="Windows User" w:date="2015-11-02T12:45:00Z" w:initials="BS">
    <w:p w14:paraId="02E474EA" w14:textId="77777777" w:rsidR="00486BA4" w:rsidRDefault="00486BA4" w:rsidP="00D31F38">
      <w:pPr>
        <w:pStyle w:val="CommentText"/>
      </w:pPr>
      <w:r>
        <w:rPr>
          <w:rStyle w:val="CommentReference"/>
        </w:rPr>
        <w:annotationRef/>
      </w:r>
      <w:r>
        <w:t>Godhead or Divinity?</w:t>
      </w:r>
    </w:p>
  </w:comment>
  <w:comment w:id="512" w:author="Windows User" w:date="2015-10-30T08:56:00Z" w:initials="BS">
    <w:p w14:paraId="1165D588" w14:textId="77777777" w:rsidR="00486BA4" w:rsidRDefault="00486BA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3" w:author="Windows User" w:date="2015-10-30T08:56:00Z" w:initials="BS">
    <w:p w14:paraId="0ABD6F72" w14:textId="77777777" w:rsidR="00486BA4" w:rsidRDefault="00486BA4" w:rsidP="00D31F38">
      <w:pPr>
        <w:pStyle w:val="CommentText"/>
      </w:pPr>
      <w:r>
        <w:rPr>
          <w:rStyle w:val="CommentReference"/>
        </w:rPr>
        <w:annotationRef/>
      </w:r>
      <w:r>
        <w:t>faithful or trusted? faithful sounds better as it is her action and not ours, as trusted.</w:t>
      </w:r>
    </w:p>
  </w:comment>
  <w:comment w:id="526" w:author="Windows User" w:date="2015-10-30T08:56:00Z" w:initials="BS">
    <w:p w14:paraId="07EF5E65" w14:textId="77777777" w:rsidR="00486BA4" w:rsidRDefault="00486BA4" w:rsidP="00D31F38">
      <w:pPr>
        <w:pStyle w:val="CommentText"/>
      </w:pPr>
      <w:r>
        <w:rPr>
          <w:rStyle w:val="CommentReference"/>
        </w:rPr>
        <w:annotationRef/>
      </w:r>
      <w:r>
        <w:t>MT (KJV) and Ra lack. NETS has and so does Coptic.</w:t>
      </w:r>
    </w:p>
  </w:comment>
  <w:comment w:id="527" w:author="Windows User" w:date="2015-11-21T13:03:00Z" w:initials="WU">
    <w:p w14:paraId="0505077C" w14:textId="77777777" w:rsidR="00486BA4" w:rsidRDefault="00486BA4" w:rsidP="00D31F38">
      <w:pPr>
        <w:pStyle w:val="CommentText"/>
      </w:pPr>
      <w:r>
        <w:rPr>
          <w:rStyle w:val="CommentReference"/>
        </w:rPr>
        <w:annotationRef/>
      </w:r>
      <w:r>
        <w:t>check</w:t>
      </w:r>
    </w:p>
  </w:comment>
  <w:comment w:id="528" w:author="Windows User" w:date="2015-11-21T13:03:00Z" w:initials="WU">
    <w:p w14:paraId="2CFCDBC4" w14:textId="77777777" w:rsidR="00486BA4" w:rsidRDefault="00486BA4" w:rsidP="00D31F38">
      <w:pPr>
        <w:pStyle w:val="CommentText"/>
      </w:pPr>
      <w:r>
        <w:rPr>
          <w:rStyle w:val="CommentReference"/>
        </w:rPr>
        <w:annotationRef/>
      </w:r>
      <w:r>
        <w:t>check</w:t>
      </w:r>
    </w:p>
  </w:comment>
  <w:comment w:id="529" w:author="Windows User" w:date="2015-11-21T13:04:00Z" w:initials="WU">
    <w:p w14:paraId="7B87BF1F" w14:textId="77777777" w:rsidR="00486BA4" w:rsidRDefault="00486BA4" w:rsidP="00D31F38">
      <w:pPr>
        <w:pStyle w:val="CommentText"/>
      </w:pPr>
      <w:r>
        <w:rPr>
          <w:rStyle w:val="CommentReference"/>
        </w:rPr>
        <w:annotationRef/>
      </w:r>
      <w:r>
        <w:t>check</w:t>
      </w:r>
    </w:p>
  </w:comment>
  <w:comment w:id="530" w:author="Windows User" w:date="2015-10-30T08:56:00Z" w:initials="BS">
    <w:p w14:paraId="469A8399" w14:textId="77777777" w:rsidR="00486BA4" w:rsidRDefault="00486BA4" w:rsidP="00D31F38">
      <w:pPr>
        <w:pStyle w:val="CommentText"/>
      </w:pPr>
      <w:r>
        <w:rPr>
          <w:rStyle w:val="CommentReference"/>
        </w:rPr>
        <w:annotationRef/>
      </w:r>
      <w:r>
        <w:t>Coptic varies greatly from NETS</w:t>
      </w:r>
    </w:p>
  </w:comment>
  <w:comment w:id="536" w:author="Windows User" w:date="2015-10-30T08:56:00Z" w:initials="BS">
    <w:p w14:paraId="30B7538F" w14:textId="77777777" w:rsidR="00486BA4" w:rsidRDefault="00486BA4" w:rsidP="00D31F38">
      <w:pPr>
        <w:pStyle w:val="CommentText"/>
      </w:pPr>
      <w:r>
        <w:rPr>
          <w:rStyle w:val="CommentReference"/>
        </w:rPr>
        <w:annotationRef/>
      </w:r>
      <w:r>
        <w:t>NETS has dance... also drum &amp; harp...</w:t>
      </w:r>
    </w:p>
  </w:comment>
  <w:comment w:id="537" w:author="Windows User" w:date="2015-10-30T08:56:00Z" w:initials="BS">
    <w:p w14:paraId="040D59AA" w14:textId="77777777" w:rsidR="00486BA4" w:rsidRDefault="00486BA4" w:rsidP="00D31F38">
      <w:pPr>
        <w:pStyle w:val="CommentText"/>
      </w:pPr>
      <w:r>
        <w:rPr>
          <w:rStyle w:val="CommentReference"/>
        </w:rPr>
        <w:annotationRef/>
      </w:r>
      <w:r>
        <w:t>NETS and LA have boast in glory...</w:t>
      </w:r>
    </w:p>
  </w:comment>
  <w:comment w:id="538" w:author="Windows User" w:date="2015-10-30T08:56:00Z" w:initials="BS">
    <w:p w14:paraId="0F357187" w14:textId="77777777" w:rsidR="00486BA4" w:rsidRDefault="00486BA4" w:rsidP="00D31F38">
      <w:pPr>
        <w:pStyle w:val="CommentText"/>
      </w:pPr>
      <w:r>
        <w:rPr>
          <w:rStyle w:val="CommentReference"/>
        </w:rPr>
        <w:annotationRef/>
      </w:r>
      <w:r>
        <w:t>NETS has rejoice. Coptis looks to me like glorify... Sing aloud? Rejoice?</w:t>
      </w:r>
    </w:p>
  </w:comment>
  <w:comment w:id="539" w:author="Windows User" w:date="2015-10-30T08:56:00Z" w:initials="BS">
    <w:p w14:paraId="10510650" w14:textId="77777777" w:rsidR="00486BA4" w:rsidRDefault="00486BA4" w:rsidP="00D31F38">
      <w:pPr>
        <w:pStyle w:val="CommentText"/>
      </w:pPr>
      <w:r>
        <w:rPr>
          <w:rStyle w:val="CommentReference"/>
        </w:rPr>
        <w:annotationRef/>
      </w:r>
      <w:r>
        <w:t>NETS has throats too. I'm leaving mouths. Throats is too literal. Not how we say it in English...</w:t>
      </w:r>
    </w:p>
  </w:comment>
  <w:comment w:id="540" w:author="Windows User" w:date="2015-10-30T08:56:00Z" w:initials="BS">
    <w:p w14:paraId="0F6BDC5E" w14:textId="77777777" w:rsidR="00486BA4" w:rsidRDefault="00486BA4" w:rsidP="00D31F38">
      <w:pPr>
        <w:pStyle w:val="CommentText"/>
      </w:pPr>
      <w:r>
        <w:rPr>
          <w:rStyle w:val="CommentReference"/>
        </w:rPr>
        <w:annotationRef/>
      </w:r>
      <w:r>
        <w:t>NETS has rebukes. punishments?</w:t>
      </w:r>
    </w:p>
  </w:comment>
  <w:comment w:id="546" w:author="Windows User" w:date="2015-10-30T08:56:00Z" w:initials="BS">
    <w:p w14:paraId="37F1C98E" w14:textId="77777777" w:rsidR="00486BA4" w:rsidRDefault="00486BA4" w:rsidP="00D31F38">
      <w:pPr>
        <w:pStyle w:val="CommentText"/>
      </w:pPr>
      <w:r>
        <w:rPr>
          <w:rStyle w:val="CommentReference"/>
        </w:rPr>
        <w:annotationRef/>
      </w:r>
      <w:r>
        <w:t>psaltry? or lyre?</w:t>
      </w:r>
    </w:p>
  </w:comment>
  <w:comment w:id="547" w:author="Windows User" w:date="2015-10-30T08:56:00Z" w:initials="BS">
    <w:p w14:paraId="51CE2A65" w14:textId="77777777" w:rsidR="00486BA4" w:rsidRDefault="00486BA4" w:rsidP="00D31F38">
      <w:pPr>
        <w:pStyle w:val="CommentText"/>
      </w:pPr>
      <w:r>
        <w:rPr>
          <w:rStyle w:val="CommentReference"/>
        </w:rPr>
        <w:annotationRef/>
      </w:r>
      <w:r>
        <w:t>NETS has drum and dance.</w:t>
      </w:r>
    </w:p>
  </w:comment>
  <w:comment w:id="558" w:author="Windows User" w:date="2015-11-21T13:04:00Z" w:initials="WU">
    <w:p w14:paraId="43A5D1B1" w14:textId="77777777" w:rsidR="00486BA4" w:rsidRDefault="00486BA4" w:rsidP="00E35F1F">
      <w:pPr>
        <w:pStyle w:val="CommentText"/>
      </w:pPr>
      <w:r>
        <w:rPr>
          <w:rStyle w:val="CommentReference"/>
        </w:rPr>
        <w:annotationRef/>
      </w:r>
      <w:r>
        <w:t>check</w:t>
      </w:r>
    </w:p>
  </w:comment>
  <w:comment w:id="559" w:author="Windows User" w:date="2015-11-21T13:04:00Z" w:initials="WU">
    <w:p w14:paraId="4B6A4DE4" w14:textId="77777777" w:rsidR="00486BA4" w:rsidRDefault="00486BA4" w:rsidP="00E35F1F">
      <w:pPr>
        <w:pStyle w:val="CommentText"/>
      </w:pPr>
      <w:r>
        <w:rPr>
          <w:rStyle w:val="CommentReference"/>
        </w:rPr>
        <w:annotationRef/>
      </w:r>
      <w:r>
        <w:t>check</w:t>
      </w:r>
    </w:p>
  </w:comment>
  <w:comment w:id="560" w:author="Windows User" w:date="2015-10-30T08:56:00Z" w:initials="BS">
    <w:p w14:paraId="483AEE75" w14:textId="77777777" w:rsidR="00486BA4" w:rsidRDefault="00486BA4" w:rsidP="00E35F1F">
      <w:pPr>
        <w:pStyle w:val="CommentText"/>
      </w:pPr>
      <w:r>
        <w:rPr>
          <w:rStyle w:val="CommentReference"/>
        </w:rPr>
        <w:annotationRef/>
      </w:r>
      <w:r>
        <w:t>tense? praise or will praise?</w:t>
      </w:r>
    </w:p>
  </w:comment>
  <w:comment w:id="561" w:author="Windows User" w:date="2015-10-30T08:56:00Z" w:initials="BS">
    <w:p w14:paraId="17DAD50D" w14:textId="77777777" w:rsidR="00486BA4" w:rsidRDefault="00486BA4" w:rsidP="00E35F1F">
      <w:pPr>
        <w:pStyle w:val="CommentText"/>
      </w:pPr>
      <w:r>
        <w:rPr>
          <w:rStyle w:val="CommentReference"/>
        </w:rPr>
        <w:annotationRef/>
      </w:r>
      <w:r>
        <w:t>earth? land? creation?</w:t>
      </w:r>
    </w:p>
  </w:comment>
  <w:comment w:id="562" w:author="Windows User" w:date="2015-11-21T13:05:00Z" w:initials="WU">
    <w:p w14:paraId="412BFF55" w14:textId="77777777" w:rsidR="00486BA4" w:rsidRDefault="00486BA4" w:rsidP="00E35F1F">
      <w:pPr>
        <w:pStyle w:val="CommentText"/>
      </w:pPr>
      <w:r>
        <w:rPr>
          <w:rStyle w:val="CommentReference"/>
        </w:rPr>
        <w:annotationRef/>
      </w:r>
      <w:r>
        <w:t>check</w:t>
      </w:r>
    </w:p>
  </w:comment>
  <w:comment w:id="563" w:author="Windows User" w:date="2015-10-30T08:56:00Z" w:initials="BS">
    <w:p w14:paraId="4FEF2EC7" w14:textId="77777777" w:rsidR="00486BA4" w:rsidRDefault="00486BA4" w:rsidP="00E35F1F">
      <w:pPr>
        <w:pStyle w:val="CommentText"/>
      </w:pPr>
      <w:r>
        <w:rPr>
          <w:rStyle w:val="CommentReference"/>
        </w:rPr>
        <w:annotationRef/>
      </w:r>
      <w:r>
        <w:t>make haste is a little archaic. But hurry is way too colloquial. Quicken doesn't sound right.</w:t>
      </w:r>
    </w:p>
  </w:comment>
  <w:comment w:id="564" w:author="Windows User" w:date="2015-10-30T08:56:00Z" w:initials="BS">
    <w:p w14:paraId="25E26C66" w14:textId="77777777" w:rsidR="00486BA4" w:rsidRDefault="00486BA4" w:rsidP="00E35F1F">
      <w:pPr>
        <w:pStyle w:val="CommentText"/>
      </w:pPr>
      <w:r>
        <w:rPr>
          <w:rStyle w:val="CommentReference"/>
        </w:rPr>
        <w:annotationRef/>
      </w:r>
      <w:r>
        <w:t>should either be diverse here or different elsewhere</w:t>
      </w:r>
    </w:p>
  </w:comment>
  <w:comment w:id="565" w:author="Windows User" w:date="2015-10-30T08:56:00Z" w:initials="BS">
    <w:p w14:paraId="7A65524D" w14:textId="77777777" w:rsidR="00486BA4" w:rsidRDefault="00486BA4" w:rsidP="00E35F1F">
      <w:pPr>
        <w:pStyle w:val="CommentText"/>
      </w:pPr>
      <w:r>
        <w:rPr>
          <w:rStyle w:val="CommentReference"/>
        </w:rPr>
        <w:annotationRef/>
      </w:r>
      <w:r>
        <w:t>truth or righteousness? Or justice?</w:t>
      </w:r>
    </w:p>
  </w:comment>
  <w:comment w:id="566" w:author="Windows User" w:date="2015-10-30T08:56:00Z" w:initials="BS">
    <w:p w14:paraId="1C135E98" w14:textId="77777777" w:rsidR="00486BA4" w:rsidRDefault="00486BA4" w:rsidP="00E35F1F">
      <w:pPr>
        <w:pStyle w:val="CommentText"/>
      </w:pPr>
      <w:r>
        <w:rPr>
          <w:rStyle w:val="CommentReference"/>
        </w:rPr>
        <w:annotationRef/>
      </w:r>
      <w:r>
        <w:t>patience or longsuffering?</w:t>
      </w:r>
    </w:p>
  </w:comment>
  <w:comment w:id="567" w:author="Windows User" w:date="2015-10-30T08:56:00Z" w:initials="BS">
    <w:p w14:paraId="2E20A232" w14:textId="77777777" w:rsidR="00486BA4" w:rsidRDefault="00486BA4" w:rsidP="00E35F1F">
      <w:pPr>
        <w:pStyle w:val="CommentText"/>
      </w:pPr>
      <w:r>
        <w:rPr>
          <w:rStyle w:val="CommentReference"/>
        </w:rPr>
        <w:annotationRef/>
      </w:r>
      <w:r>
        <w:t>just "at the first watch"?</w:t>
      </w:r>
    </w:p>
  </w:comment>
  <w:comment w:id="568" w:author="Windows User" w:date="2015-10-30T08:56:00Z" w:initials="BS">
    <w:p w14:paraId="34FB1BC0" w14:textId="77777777" w:rsidR="00486BA4" w:rsidRDefault="00486BA4" w:rsidP="00E35F1F">
      <w:pPr>
        <w:pStyle w:val="CommentText"/>
      </w:pPr>
      <w:r>
        <w:rPr>
          <w:rStyle w:val="CommentReference"/>
        </w:rPr>
        <w:annotationRef/>
      </w:r>
      <w:r>
        <w:t>sweet, or easy?</w:t>
      </w:r>
    </w:p>
  </w:comment>
  <w:comment w:id="569" w:author="Windows User" w:date="2015-10-30T08:56:00Z" w:initials="BS">
    <w:p w14:paraId="20646872" w14:textId="77777777" w:rsidR="00486BA4" w:rsidRDefault="00486BA4" w:rsidP="00E35F1F">
      <w:pPr>
        <w:pStyle w:val="CommentText"/>
      </w:pPr>
      <w:r>
        <w:rPr>
          <w:rStyle w:val="CommentReference"/>
        </w:rPr>
        <w:annotationRef/>
      </w:r>
      <w:r>
        <w:t>less accurate than beloved, but sounds a lot better..</w:t>
      </w:r>
    </w:p>
  </w:comment>
  <w:comment w:id="570" w:author="Windows User" w:date="2015-10-30T08:56:00Z" w:initials="BS">
    <w:p w14:paraId="4707B322" w14:textId="77777777" w:rsidR="00486BA4" w:rsidRDefault="00486BA4" w:rsidP="00E35F1F">
      <w:pPr>
        <w:pStyle w:val="CommentText"/>
      </w:pPr>
      <w:r>
        <w:rPr>
          <w:rStyle w:val="CommentReference"/>
        </w:rPr>
        <w:annotationRef/>
      </w:r>
      <w:r>
        <w:t>sound better if omit of?</w:t>
      </w:r>
    </w:p>
  </w:comment>
  <w:comment w:id="571" w:author="Windows User" w:date="2015-10-30T08:56:00Z" w:initials="BS">
    <w:p w14:paraId="0D6FF167" w14:textId="77777777" w:rsidR="00486BA4" w:rsidRDefault="00486BA4" w:rsidP="00E35F1F">
      <w:pPr>
        <w:pStyle w:val="CommentText"/>
      </w:pPr>
      <w:r>
        <w:rPr>
          <w:rStyle w:val="CommentReference"/>
        </w:rPr>
        <w:annotationRef/>
      </w:r>
      <w:r>
        <w:t>truth, or righteousness?</w:t>
      </w:r>
    </w:p>
  </w:comment>
  <w:comment w:id="572" w:author="Windows User" w:date="2015-10-30T08:56:00Z" w:initials="BS">
    <w:p w14:paraId="1A8CABED" w14:textId="77777777" w:rsidR="00486BA4" w:rsidRDefault="00486BA4" w:rsidP="00E35F1F">
      <w:pPr>
        <w:pStyle w:val="CommentText"/>
      </w:pPr>
      <w:r>
        <w:rPr>
          <w:rStyle w:val="CommentReference"/>
        </w:rPr>
        <w:annotationRef/>
      </w:r>
      <w:r>
        <w:t>true, or perfecvt?</w:t>
      </w:r>
    </w:p>
  </w:comment>
  <w:comment w:id="573" w:author="Windows User" w:date="2015-10-30T08:56:00Z" w:initials="BS">
    <w:p w14:paraId="21AC5CB8" w14:textId="77777777" w:rsidR="00486BA4" w:rsidRDefault="00486BA4" w:rsidP="00E35F1F">
      <w:pPr>
        <w:pStyle w:val="CommentText"/>
      </w:pPr>
      <w:r>
        <w:rPr>
          <w:rStyle w:val="CommentReference"/>
        </w:rPr>
        <w:annotationRef/>
      </w:r>
      <w:r>
        <w:t>and?</w:t>
      </w:r>
    </w:p>
  </w:comment>
  <w:comment w:id="574" w:author="Windows User" w:date="2015-10-30T08:56:00Z" w:initials="BS">
    <w:p w14:paraId="6C6DCC78" w14:textId="77777777" w:rsidR="00486BA4" w:rsidRDefault="00486BA4" w:rsidP="00E35F1F">
      <w:pPr>
        <w:pStyle w:val="CommentText"/>
      </w:pPr>
      <w:r>
        <w:rPr>
          <w:rStyle w:val="CommentReference"/>
        </w:rPr>
        <w:annotationRef/>
      </w:r>
      <w:r>
        <w:t>gather is in first line in Coptic, but tune flows better here..</w:t>
      </w:r>
    </w:p>
  </w:comment>
  <w:comment w:id="575" w:author="Windows User" w:date="2015-10-30T08:56:00Z" w:initials="BS">
    <w:p w14:paraId="4B49F853" w14:textId="77777777" w:rsidR="00486BA4" w:rsidRDefault="00486BA4" w:rsidP="00E35F1F">
      <w:pPr>
        <w:pStyle w:val="CommentText"/>
      </w:pPr>
      <w:r>
        <w:rPr>
          <w:rStyle w:val="CommentReference"/>
        </w:rPr>
        <w:annotationRef/>
      </w:r>
      <w:r>
        <w:t>will?</w:t>
      </w:r>
    </w:p>
  </w:comment>
  <w:comment w:id="576" w:author="Windows User" w:date="2015-10-30T08:56:00Z" w:initials="BS">
    <w:p w14:paraId="6FC8752C" w14:textId="77777777" w:rsidR="00486BA4" w:rsidRDefault="00486BA4" w:rsidP="00E35F1F">
      <w:pPr>
        <w:pStyle w:val="CommentText"/>
      </w:pPr>
      <w:r>
        <w:rPr>
          <w:rStyle w:val="CommentReference"/>
        </w:rPr>
        <w:annotationRef/>
      </w:r>
      <w:r>
        <w:t>save? keep? deliver?</w:t>
      </w:r>
    </w:p>
  </w:comment>
  <w:comment w:id="577" w:author="Windows User" w:date="2015-10-30T08:56:00Z" w:initials="BS">
    <w:p w14:paraId="7843FDD6" w14:textId="77777777" w:rsidR="00486BA4" w:rsidRDefault="00486BA4" w:rsidP="00E35F1F">
      <w:pPr>
        <w:pStyle w:val="CommentText"/>
      </w:pPr>
      <w:r>
        <w:rPr>
          <w:rStyle w:val="CommentReference"/>
        </w:rPr>
        <w:annotationRef/>
      </w:r>
      <w:r>
        <w:t>need a convention for making "ak ee". {}? bold?</w:t>
      </w:r>
    </w:p>
  </w:comment>
  <w:comment w:id="578" w:author="Windows User" w:date="2015-10-30T08:56:00Z" w:initials="BS">
    <w:p w14:paraId="636DE776" w14:textId="77777777" w:rsidR="00486BA4" w:rsidRDefault="00486BA4" w:rsidP="00E35F1F">
      <w:pPr>
        <w:pStyle w:val="CommentText"/>
      </w:pPr>
      <w:r>
        <w:rPr>
          <w:rStyle w:val="CommentReference"/>
        </w:rPr>
        <w:annotationRef/>
      </w:r>
      <w:r>
        <w:t>I like it better with "be" in... thoughts?</w:t>
      </w:r>
    </w:p>
  </w:comment>
  <w:comment w:id="588" w:author="Windows User" w:date="2015-11-02T12:45:00Z" w:initials="BS">
    <w:p w14:paraId="0A55894A" w14:textId="77777777" w:rsidR="00486BA4" w:rsidRDefault="00486BA4" w:rsidP="00E35F1F">
      <w:pPr>
        <w:pStyle w:val="CommentText"/>
      </w:pPr>
      <w:r>
        <w:rPr>
          <w:rStyle w:val="CommentReference"/>
        </w:rPr>
        <w:annotationRef/>
      </w:r>
      <w:r>
        <w:t>this splitting of the verses doesn't follow the Coptic... does it really flow much better, or is it just that I'm more used to it?</w:t>
      </w:r>
    </w:p>
  </w:comment>
  <w:comment w:id="589" w:author="Windows User" w:date="2015-10-30T08:56:00Z" w:initials="BS">
    <w:p w14:paraId="0E80932F" w14:textId="77777777" w:rsidR="00486BA4" w:rsidRDefault="00486BA4" w:rsidP="00E35F1F">
      <w:pPr>
        <w:pStyle w:val="CommentText"/>
      </w:pPr>
      <w:r>
        <w:rPr>
          <w:rStyle w:val="CommentReference"/>
        </w:rPr>
        <w:annotationRef/>
      </w:r>
      <w:r>
        <w:t>does coptic bear out? Feels much more right to me.</w:t>
      </w:r>
    </w:p>
  </w:comment>
  <w:comment w:id="590" w:author="Windows User" w:date="2015-10-30T08:56:00Z" w:initials="BS">
    <w:p w14:paraId="759B277F" w14:textId="77777777" w:rsidR="00486BA4" w:rsidRDefault="00486BA4" w:rsidP="00E35F1F">
      <w:pPr>
        <w:pStyle w:val="CommentText"/>
      </w:pPr>
      <w:r>
        <w:rPr>
          <w:rStyle w:val="CommentReference"/>
        </w:rPr>
        <w:annotationRef/>
      </w:r>
      <w:r>
        <w:t>tense?</w:t>
      </w:r>
    </w:p>
  </w:comment>
  <w:comment w:id="591" w:author="Windows User" w:date="2015-10-30T08:56:00Z" w:initials="BS">
    <w:p w14:paraId="5C472088" w14:textId="77777777" w:rsidR="00486BA4" w:rsidRDefault="00486BA4" w:rsidP="00E35F1F">
      <w:pPr>
        <w:pStyle w:val="CommentText"/>
      </w:pPr>
      <w:r>
        <w:rPr>
          <w:rStyle w:val="CommentReference"/>
        </w:rPr>
        <w:annotationRef/>
      </w:r>
      <w:r>
        <w:t>exalt or magnify?</w:t>
      </w:r>
    </w:p>
  </w:comment>
  <w:comment w:id="592" w:author="Windows User" w:date="2015-10-30T08:56:00Z" w:initials="BS">
    <w:p w14:paraId="2FB7E2BD" w14:textId="77777777" w:rsidR="00486BA4" w:rsidRDefault="00486BA4" w:rsidP="00E35F1F">
      <w:pPr>
        <w:pStyle w:val="CommentText"/>
      </w:pPr>
      <w:r>
        <w:rPr>
          <w:rStyle w:val="CommentReference"/>
        </w:rPr>
        <w:annotationRef/>
      </w:r>
      <w:r>
        <w:t>or iwn?</w:t>
      </w:r>
    </w:p>
  </w:comment>
  <w:comment w:id="596" w:author="Windows User" w:date="2015-10-30T08:56:00Z" w:initials="BS">
    <w:p w14:paraId="3C8244A0" w14:textId="77777777" w:rsidR="00486BA4" w:rsidRDefault="00486BA4" w:rsidP="00E35F1F">
      <w:pPr>
        <w:pStyle w:val="CommentText"/>
      </w:pPr>
      <w:r>
        <w:rPr>
          <w:rStyle w:val="CommentReference"/>
        </w:rPr>
        <w:annotationRef/>
      </w:r>
      <w:r>
        <w:t>does type capture "it foretold the sign" in more contemporary language than "a figure"</w:t>
      </w:r>
    </w:p>
  </w:comment>
  <w:comment w:id="597" w:author="Windows User" w:date="2015-10-30T08:56:00Z" w:initials="BS">
    <w:p w14:paraId="6C8F9167" w14:textId="77777777" w:rsidR="00486BA4" w:rsidRDefault="00486BA4" w:rsidP="00E35F1F">
      <w:pPr>
        <w:pStyle w:val="CommentText"/>
      </w:pPr>
      <w:r>
        <w:rPr>
          <w:rStyle w:val="CommentReference"/>
        </w:rPr>
        <w:annotationRef/>
      </w:r>
      <w:r>
        <w:t>correct that no mention of nature?</w:t>
      </w:r>
    </w:p>
  </w:comment>
  <w:comment w:id="598" w:author="Windows User" w:date="2015-10-30T08:56:00Z" w:initials="BS">
    <w:p w14:paraId="5ACA101B" w14:textId="77777777" w:rsidR="00486BA4" w:rsidRDefault="00486BA4" w:rsidP="00E35F1F">
      <w:pPr>
        <w:pStyle w:val="CommentText"/>
      </w:pPr>
      <w:r>
        <w:rPr>
          <w:rStyle w:val="CommentReference"/>
        </w:rPr>
        <w:annotationRef/>
      </w:r>
      <w:r>
        <w:t>holy or pure? divinity or godhead?</w:t>
      </w:r>
    </w:p>
  </w:comment>
  <w:comment w:id="599" w:author="Windows User" w:date="2015-10-30T08:56:00Z" w:initials="BS">
    <w:p w14:paraId="14D8C709" w14:textId="77777777" w:rsidR="00486BA4" w:rsidRDefault="00486BA4" w:rsidP="00E35F1F">
      <w:pPr>
        <w:pStyle w:val="CommentText"/>
      </w:pPr>
      <w:r>
        <w:rPr>
          <w:rStyle w:val="CommentReference"/>
        </w:rPr>
        <w:annotationRef/>
      </w:r>
      <w:r>
        <w:t>born or begotten? begotten without seeed or without mixture of substance?</w:t>
      </w:r>
    </w:p>
  </w:comment>
  <w:comment w:id="600" w:author="Windows User" w:date="2015-10-30T08:56:00Z" w:initials="BS">
    <w:p w14:paraId="5B5854F9" w14:textId="77777777" w:rsidR="00486BA4" w:rsidRDefault="00486BA4" w:rsidP="00E35F1F">
      <w:pPr>
        <w:pStyle w:val="CommentText"/>
      </w:pPr>
      <w:r>
        <w:rPr>
          <w:rStyle w:val="CommentReference"/>
        </w:rPr>
        <w:annotationRef/>
      </w:r>
      <w:r>
        <w:t>coessential or consubstantial?</w:t>
      </w:r>
    </w:p>
  </w:comment>
  <w:comment w:id="601" w:author="Windows User" w:date="2015-10-30T08:56:00Z" w:initials="BS">
    <w:p w14:paraId="66C0B0D7" w14:textId="77777777" w:rsidR="00486BA4" w:rsidRDefault="00486BA4" w:rsidP="00E35F1F">
      <w:pPr>
        <w:pStyle w:val="CommentText"/>
      </w:pPr>
      <w:r>
        <w:rPr>
          <w:rStyle w:val="CommentReference"/>
        </w:rPr>
        <w:annotationRef/>
      </w:r>
      <w:r>
        <w:t>made one or joined?</w:t>
      </w:r>
    </w:p>
  </w:comment>
  <w:comment w:id="602" w:author="Windows User" w:date="2015-10-30T08:56:00Z" w:initials="BS">
    <w:p w14:paraId="094D26E3" w14:textId="77777777" w:rsidR="00486BA4" w:rsidRDefault="00486BA4" w:rsidP="00E35F1F">
      <w:pPr>
        <w:pStyle w:val="CommentText"/>
      </w:pPr>
      <w:r>
        <w:rPr>
          <w:rStyle w:val="CommentReference"/>
        </w:rPr>
        <w:annotationRef/>
      </w:r>
      <w:r>
        <w:t>does this rephrasing capture it ok?</w:t>
      </w:r>
    </w:p>
  </w:comment>
  <w:comment w:id="603" w:author="Windows User" w:date="2015-10-30T08:56:00Z" w:initials="BS">
    <w:p w14:paraId="6FD992D3" w14:textId="77777777" w:rsidR="00486BA4" w:rsidRDefault="00486BA4" w:rsidP="00E35F1F">
      <w:pPr>
        <w:pStyle w:val="CommentText"/>
      </w:pPr>
      <w:r>
        <w:rPr>
          <w:rStyle w:val="CommentReference"/>
        </w:rPr>
        <w:annotationRef/>
      </w:r>
      <w:r>
        <w:t>something clearer than putplue?</w:t>
      </w:r>
    </w:p>
  </w:comment>
  <w:comment w:id="604" w:author="Windows User" w:date="2015-10-30T08:56:00Z" w:initials="BS">
    <w:p w14:paraId="08E2A9FB" w14:textId="77777777" w:rsidR="00486BA4" w:rsidRDefault="00486BA4" w:rsidP="00E35F1F">
      <w:pPr>
        <w:pStyle w:val="CommentText"/>
      </w:pPr>
      <w:r>
        <w:rPr>
          <w:rStyle w:val="CommentReference"/>
        </w:rPr>
        <w:annotationRef/>
      </w:r>
      <w:r>
        <w:t>woven or fine?</w:t>
      </w:r>
    </w:p>
  </w:comment>
  <w:comment w:id="605" w:author="Windows User" w:date="2015-10-30T08:56:00Z" w:initials="BS">
    <w:p w14:paraId="7A9FC970" w14:textId="77777777" w:rsidR="00486BA4" w:rsidRDefault="00486BA4" w:rsidP="00E35F1F">
      <w:pPr>
        <w:pStyle w:val="CommentText"/>
      </w:pPr>
      <w:r>
        <w:rPr>
          <w:rStyle w:val="CommentReference"/>
        </w:rPr>
        <w:annotationRef/>
      </w:r>
      <w:r>
        <w:t>palin</w:t>
      </w:r>
    </w:p>
  </w:comment>
  <w:comment w:id="606" w:author="Windows User" w:date="2015-10-30T08:56:00Z" w:initials="BS">
    <w:p w14:paraId="5EFFC3EC" w14:textId="77777777" w:rsidR="00486BA4" w:rsidRDefault="00486BA4" w:rsidP="00E35F1F">
      <w:pPr>
        <w:pStyle w:val="CommentText"/>
      </w:pPr>
      <w:r>
        <w:rPr>
          <w:rStyle w:val="CommentReference"/>
        </w:rPr>
        <w:annotationRef/>
      </w:r>
      <w:r>
        <w:t>exalt or magnify?</w:t>
      </w:r>
    </w:p>
  </w:comment>
  <w:comment w:id="607" w:author="Windows User" w:date="2015-10-30T08:56:00Z" w:initials="BS">
    <w:p w14:paraId="150C26DA" w14:textId="77777777" w:rsidR="00486BA4" w:rsidRDefault="00486BA4" w:rsidP="00E35F1F">
      <w:pPr>
        <w:pStyle w:val="CommentText"/>
      </w:pPr>
      <w:r>
        <w:rPr>
          <w:rStyle w:val="CommentReference"/>
        </w:rPr>
        <w:annotationRef/>
      </w:r>
      <w:r>
        <w:t>or iwn?</w:t>
      </w:r>
    </w:p>
  </w:comment>
  <w:comment w:id="611" w:author="Windows User" w:date="2015-10-30T08:56:00Z" w:initials="BS">
    <w:p w14:paraId="0E3B452D" w14:textId="77777777" w:rsidR="00486BA4" w:rsidRDefault="00486BA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2" w:author="Windows User" w:date="2015-10-30T08:56:00Z" w:initials="BS">
    <w:p w14:paraId="12D989DF" w14:textId="77777777" w:rsidR="00486BA4" w:rsidRDefault="00486BA4" w:rsidP="00E35F1F">
      <w:pPr>
        <w:pStyle w:val="CommentText"/>
      </w:pPr>
      <w:r>
        <w:rPr>
          <w:rStyle w:val="CommentReference"/>
        </w:rPr>
        <w:annotationRef/>
      </w:r>
      <w:r>
        <w:t>forged or beaten?</w:t>
      </w:r>
    </w:p>
  </w:comment>
  <w:comment w:id="613" w:author="Windows User" w:date="2015-10-30T08:56:00Z" w:initials="BS">
    <w:p w14:paraId="3E8ADE2B" w14:textId="77777777" w:rsidR="00486BA4" w:rsidRDefault="00486BA4" w:rsidP="00E35F1F">
      <w:pPr>
        <w:pStyle w:val="CommentText"/>
      </w:pPr>
      <w:r>
        <w:rPr>
          <w:rStyle w:val="CommentReference"/>
        </w:rPr>
        <w:annotationRef/>
      </w:r>
      <w:r>
        <w:t>omit? always and move up mercy seat?</w:t>
      </w:r>
    </w:p>
  </w:comment>
  <w:comment w:id="614" w:author="Windows User" w:date="2015-10-30T08:56:00Z" w:initials="BS">
    <w:p w14:paraId="7079ED43" w14:textId="77777777" w:rsidR="00486BA4" w:rsidRDefault="00486BA4" w:rsidP="00E35F1F">
      <w:pPr>
        <w:pStyle w:val="CommentText"/>
      </w:pPr>
      <w:r>
        <w:rPr>
          <w:rStyle w:val="CommentReference"/>
        </w:rPr>
        <w:annotationRef/>
      </w:r>
      <w:r>
        <w:t>tense? past makes a lot more sense</w:t>
      </w:r>
    </w:p>
  </w:comment>
  <w:comment w:id="615" w:author="Windows User" w:date="2015-10-30T08:56:00Z" w:initials="BS">
    <w:p w14:paraId="109014C9" w14:textId="77777777" w:rsidR="00486BA4" w:rsidRDefault="00486BA4" w:rsidP="00E35F1F">
      <w:pPr>
        <w:pStyle w:val="CommentText"/>
      </w:pPr>
      <w:r>
        <w:rPr>
          <w:rStyle w:val="CommentReference"/>
        </w:rPr>
        <w:annotationRef/>
      </w:r>
      <w:r>
        <w:t>why does Abouna omit sin?</w:t>
      </w:r>
    </w:p>
  </w:comment>
  <w:comment w:id="616" w:author="Windows User" w:date="2015-10-30T08:56:00Z" w:initials="BS">
    <w:p w14:paraId="027A16CD" w14:textId="77777777" w:rsidR="00486BA4" w:rsidRDefault="00486BA4" w:rsidP="00E35F1F">
      <w:pPr>
        <w:pStyle w:val="CommentText"/>
      </w:pPr>
      <w:r>
        <w:rPr>
          <w:rStyle w:val="CommentReference"/>
        </w:rPr>
        <w:annotationRef/>
      </w:r>
      <w:r>
        <w:t>exalt or magnify?</w:t>
      </w:r>
    </w:p>
  </w:comment>
  <w:comment w:id="617" w:author="Windows User" w:date="2015-10-30T08:56:00Z" w:initials="BS">
    <w:p w14:paraId="20C9574B" w14:textId="77777777" w:rsidR="00486BA4" w:rsidRDefault="00486BA4" w:rsidP="00E35F1F">
      <w:pPr>
        <w:pStyle w:val="CommentText"/>
      </w:pPr>
      <w:r>
        <w:rPr>
          <w:rStyle w:val="CommentReference"/>
        </w:rPr>
        <w:annotationRef/>
      </w:r>
      <w:r>
        <w:t>or iwn?</w:t>
      </w:r>
    </w:p>
  </w:comment>
  <w:comment w:id="621" w:author="Windows User" w:date="2015-10-30T08:56:00Z" w:initials="BS">
    <w:p w14:paraId="6726A127" w14:textId="77777777" w:rsidR="00486BA4" w:rsidRDefault="00486BA4" w:rsidP="00E35F1F">
      <w:pPr>
        <w:pStyle w:val="CommentText"/>
      </w:pPr>
      <w:r>
        <w:rPr>
          <w:rStyle w:val="CommentReference"/>
        </w:rPr>
        <w:annotationRef/>
      </w:r>
      <w:r>
        <w:t>That your name be called... sounds like an expression that should just be that you be called in english. Thoughts?</w:t>
      </w:r>
    </w:p>
  </w:comment>
  <w:comment w:id="622" w:author="Windows User" w:date="2015-10-30T08:56:00Z" w:initials="BS">
    <w:p w14:paraId="50013BE5" w14:textId="77777777" w:rsidR="00486BA4" w:rsidRDefault="00486BA4" w:rsidP="00E35F1F">
      <w:pPr>
        <w:pStyle w:val="CommentText"/>
      </w:pPr>
      <w:r>
        <w:rPr>
          <w:rStyle w:val="CommentReference"/>
        </w:rPr>
        <w:annotationRef/>
      </w:r>
      <w:r>
        <w:t>for isn't accurate... but sounds better</w:t>
      </w:r>
    </w:p>
  </w:comment>
  <w:comment w:id="623" w:author="Windows User" w:date="2015-10-30T08:56:00Z" w:initials="BS">
    <w:p w14:paraId="5A639B27" w14:textId="77777777" w:rsidR="00486BA4" w:rsidRDefault="00486BA4" w:rsidP="00E35F1F">
      <w:pPr>
        <w:pStyle w:val="CommentText"/>
      </w:pPr>
      <w:r>
        <w:rPr>
          <w:rStyle w:val="CommentReference"/>
        </w:rPr>
        <w:annotationRef/>
      </w:r>
      <w:r>
        <w:t>exalt or magnify?</w:t>
      </w:r>
    </w:p>
  </w:comment>
  <w:comment w:id="624" w:author="Windows User" w:date="2015-10-30T08:56:00Z" w:initials="BS">
    <w:p w14:paraId="3A4414A4" w14:textId="77777777" w:rsidR="00486BA4" w:rsidRDefault="00486BA4" w:rsidP="00E35F1F">
      <w:pPr>
        <w:pStyle w:val="CommentText"/>
      </w:pPr>
      <w:r>
        <w:rPr>
          <w:rStyle w:val="CommentReference"/>
        </w:rPr>
        <w:annotationRef/>
      </w:r>
      <w:r>
        <w:t>or iwn?</w:t>
      </w:r>
    </w:p>
  </w:comment>
  <w:comment w:id="628" w:author="Windows User" w:date="2015-10-30T08:56:00Z" w:initials="BS">
    <w:p w14:paraId="60D89983" w14:textId="77777777" w:rsidR="00486BA4" w:rsidRDefault="00486BA4" w:rsidP="00E35F1F">
      <w:pPr>
        <w:pStyle w:val="CommentText"/>
      </w:pPr>
      <w:r>
        <w:rPr>
          <w:rStyle w:val="CommentReference"/>
        </w:rPr>
        <w:annotationRef/>
      </w:r>
      <w:r>
        <w:t>perpetual lamp?</w:t>
      </w:r>
    </w:p>
  </w:comment>
  <w:comment w:id="629" w:author="Windows User" w:date="2015-10-30T08:56:00Z" w:initials="BS">
    <w:p w14:paraId="708630CC" w14:textId="77777777" w:rsidR="00486BA4" w:rsidRDefault="00486BA4" w:rsidP="00E35F1F">
      <w:pPr>
        <w:pStyle w:val="CommentText"/>
      </w:pPr>
      <w:r>
        <w:rPr>
          <w:rStyle w:val="CommentReference"/>
        </w:rPr>
        <w:annotationRef/>
      </w:r>
      <w:r>
        <w:t>parousia?</w:t>
      </w:r>
    </w:p>
  </w:comment>
  <w:comment w:id="630" w:author="Windows User" w:date="2015-10-30T08:56:00Z" w:initials="BS">
    <w:p w14:paraId="670AE5C3" w14:textId="77777777" w:rsidR="00486BA4" w:rsidRDefault="00486BA4" w:rsidP="00E35F1F">
      <w:pPr>
        <w:pStyle w:val="CommentText"/>
      </w:pPr>
      <w:r>
        <w:rPr>
          <w:rStyle w:val="CommentReference"/>
        </w:rPr>
        <w:annotationRef/>
      </w:r>
      <w:r>
        <w:t>tense?</w:t>
      </w:r>
    </w:p>
  </w:comment>
  <w:comment w:id="631" w:author="Windows User" w:date="2015-10-30T08:56:00Z" w:initials="BS">
    <w:p w14:paraId="281D5A29" w14:textId="77777777" w:rsidR="00486BA4" w:rsidRDefault="00486BA4" w:rsidP="00E35F1F">
      <w:pPr>
        <w:pStyle w:val="CommentText"/>
      </w:pPr>
      <w:r>
        <w:rPr>
          <w:rStyle w:val="CommentReference"/>
        </w:rPr>
        <w:annotationRef/>
      </w:r>
      <w:r>
        <w:t>enlightens?</w:t>
      </w:r>
    </w:p>
  </w:comment>
  <w:comment w:id="632" w:author="Windows User" w:date="2015-10-30T08:56:00Z" w:initials="BS">
    <w:p w14:paraId="09189517" w14:textId="77777777" w:rsidR="00486BA4" w:rsidRDefault="00486BA4" w:rsidP="00E35F1F">
      <w:pPr>
        <w:pStyle w:val="CommentText"/>
      </w:pPr>
      <w:r>
        <w:rPr>
          <w:rStyle w:val="CommentReference"/>
        </w:rPr>
        <w:annotationRef/>
      </w:r>
      <w:r>
        <w:t>exalt or magnify?</w:t>
      </w:r>
    </w:p>
  </w:comment>
  <w:comment w:id="633" w:author="Windows User" w:date="2015-10-30T08:56:00Z" w:initials="BS">
    <w:p w14:paraId="0F1C3DB1" w14:textId="77777777" w:rsidR="00486BA4" w:rsidRDefault="00486BA4" w:rsidP="00E35F1F">
      <w:pPr>
        <w:pStyle w:val="CommentText"/>
      </w:pPr>
      <w:r>
        <w:rPr>
          <w:rStyle w:val="CommentReference"/>
        </w:rPr>
        <w:annotationRef/>
      </w:r>
      <w:r>
        <w:t>or iwn?</w:t>
      </w:r>
    </w:p>
  </w:comment>
  <w:comment w:id="637" w:author="Windows User" w:date="2015-10-30T08:56:00Z" w:initials="BS">
    <w:p w14:paraId="49777AD4" w14:textId="77777777" w:rsidR="00486BA4" w:rsidRDefault="00486BA4" w:rsidP="00E35F1F">
      <w:pPr>
        <w:pStyle w:val="CommentText"/>
      </w:pPr>
      <w:r>
        <w:rPr>
          <w:rStyle w:val="CommentReference"/>
        </w:rPr>
        <w:annotationRef/>
      </w:r>
      <w:r>
        <w:t>this order better or worse?</w:t>
      </w:r>
    </w:p>
  </w:comment>
  <w:comment w:id="638" w:author="Windows User" w:date="2015-10-30T08:56:00Z" w:initials="BS">
    <w:p w14:paraId="07AFF474" w14:textId="77777777" w:rsidR="00486BA4" w:rsidRDefault="00486BA4" w:rsidP="00E35F1F">
      <w:pPr>
        <w:pStyle w:val="CommentText"/>
      </w:pPr>
      <w:r>
        <w:rPr>
          <w:rStyle w:val="CommentReference"/>
        </w:rPr>
        <w:annotationRef/>
      </w:r>
      <w:r>
        <w:t>I think upon should stay here</w:t>
      </w:r>
    </w:p>
  </w:comment>
  <w:comment w:id="639" w:author="Windows User" w:date="2015-10-30T08:56:00Z" w:initials="BS">
    <w:p w14:paraId="0441CD07" w14:textId="77777777" w:rsidR="00486BA4" w:rsidRDefault="00486BA4" w:rsidP="00E35F1F">
      <w:pPr>
        <w:pStyle w:val="CommentText"/>
      </w:pPr>
      <w:r>
        <w:rPr>
          <w:rStyle w:val="CommentReference"/>
        </w:rPr>
        <w:annotationRef/>
      </w:r>
      <w:r>
        <w:t>exalt or magnify?</w:t>
      </w:r>
    </w:p>
  </w:comment>
  <w:comment w:id="640" w:author="Windows User" w:date="2015-10-30T08:56:00Z" w:initials="BS">
    <w:p w14:paraId="6B633293" w14:textId="77777777" w:rsidR="00486BA4" w:rsidRDefault="00486BA4" w:rsidP="00E35F1F">
      <w:pPr>
        <w:pStyle w:val="CommentText"/>
      </w:pPr>
      <w:r>
        <w:rPr>
          <w:rStyle w:val="CommentReference"/>
        </w:rPr>
        <w:annotationRef/>
      </w:r>
      <w:r>
        <w:t>or iwn?</w:t>
      </w:r>
    </w:p>
  </w:comment>
  <w:comment w:id="648" w:author="Windows User" w:date="2015-10-30T08:56:00Z" w:initials="BS">
    <w:p w14:paraId="5798119C" w14:textId="77777777" w:rsidR="00486BA4" w:rsidRDefault="00486BA4" w:rsidP="00E35F1F">
      <w:pPr>
        <w:pStyle w:val="CommentText"/>
      </w:pPr>
      <w:r>
        <w:rPr>
          <w:rStyle w:val="CommentReference"/>
        </w:rPr>
        <w:annotationRef/>
      </w:r>
      <w:r>
        <w:t>The phrase is "Our God in truth". Placing a coma before "in truth" makis it sound like "in truth withotu the seed of man"</w:t>
      </w:r>
    </w:p>
  </w:comment>
  <w:comment w:id="649" w:author="Windows User" w:date="2015-10-30T08:56:00Z" w:initials="BS">
    <w:p w14:paraId="7FE87033" w14:textId="77777777" w:rsidR="00486BA4" w:rsidRDefault="00486BA4" w:rsidP="00E35F1F">
      <w:pPr>
        <w:pStyle w:val="CommentText"/>
      </w:pPr>
      <w:r>
        <w:rPr>
          <w:rStyle w:val="CommentReference"/>
        </w:rPr>
        <w:annotationRef/>
      </w:r>
      <w:r>
        <w:t>While being virgin is correct. But it sounds strange. being a virgin is less accurate. Being virginal?</w:t>
      </w:r>
    </w:p>
  </w:comment>
  <w:comment w:id="650" w:author="Windows User" w:date="2015-10-30T08:56:00Z" w:initials="BS">
    <w:p w14:paraId="13254F43" w14:textId="77777777" w:rsidR="00486BA4" w:rsidRDefault="00486BA4" w:rsidP="00E35F1F">
      <w:pPr>
        <w:pStyle w:val="CommentText"/>
      </w:pPr>
      <w:r>
        <w:rPr>
          <w:rStyle w:val="CommentReference"/>
        </w:rPr>
        <w:annotationRef/>
      </w:r>
      <w:r>
        <w:t>I like holy better than saint. But it isn't very consistent since Abouna renders it saint everywhere else...</w:t>
      </w:r>
    </w:p>
  </w:comment>
  <w:comment w:id="651" w:author="Windows User" w:date="2015-10-30T08:56:00Z" w:initials="BS">
    <w:p w14:paraId="195E8533" w14:textId="77777777" w:rsidR="00486BA4" w:rsidRDefault="00486BA4" w:rsidP="00E35F1F">
      <w:pPr>
        <w:pStyle w:val="CommentText"/>
      </w:pPr>
      <w:r>
        <w:rPr>
          <w:rStyle w:val="CommentReference"/>
        </w:rPr>
        <w:annotationRef/>
      </w:r>
      <w:r>
        <w:t>what word works here? dwelling doesn't. it would have to be dwelling place, which is too long.</w:t>
      </w:r>
    </w:p>
  </w:comment>
  <w:comment w:id="652" w:author="Windows User" w:date="2015-10-30T08:56:00Z" w:initials="BS">
    <w:p w14:paraId="5A28B06B" w14:textId="77777777" w:rsidR="00486BA4" w:rsidRDefault="00486BA4" w:rsidP="00E35F1F">
      <w:pPr>
        <w:pStyle w:val="CommentText"/>
      </w:pPr>
      <w:r>
        <w:rPr>
          <w:rStyle w:val="CommentReference"/>
        </w:rPr>
        <w:annotationRef/>
      </w:r>
      <w:r>
        <w:t>exalt or magnify?</w:t>
      </w:r>
    </w:p>
  </w:comment>
  <w:comment w:id="653" w:author="Windows User" w:date="2015-10-30T08:56:00Z" w:initials="BS">
    <w:p w14:paraId="6604F03B" w14:textId="77777777" w:rsidR="00486BA4" w:rsidRDefault="00486BA4" w:rsidP="00E35F1F">
      <w:pPr>
        <w:pStyle w:val="CommentText"/>
      </w:pPr>
      <w:r>
        <w:rPr>
          <w:rStyle w:val="CommentReference"/>
        </w:rPr>
        <w:annotationRef/>
      </w:r>
      <w:r>
        <w:t>or iwn?</w:t>
      </w:r>
    </w:p>
  </w:comment>
  <w:comment w:id="657" w:author="Windows User" w:date="2015-10-30T08:56:00Z" w:initials="BS">
    <w:p w14:paraId="6680EED5" w14:textId="77777777" w:rsidR="00486BA4" w:rsidRDefault="00486BA4" w:rsidP="00E35F1F">
      <w:pPr>
        <w:pStyle w:val="CommentText"/>
      </w:pPr>
      <w:r>
        <w:rPr>
          <w:rStyle w:val="CommentReference"/>
        </w:rPr>
        <w:annotationRef/>
      </w:r>
      <w:r>
        <w:t>does this work?</w:t>
      </w:r>
    </w:p>
  </w:comment>
  <w:comment w:id="658" w:author="Windows User" w:date="2015-10-30T08:56:00Z" w:initials="BS">
    <w:p w14:paraId="7B5754B1" w14:textId="77777777" w:rsidR="00486BA4" w:rsidRDefault="00486BA4" w:rsidP="00E35F1F">
      <w:pPr>
        <w:pStyle w:val="CommentText"/>
      </w:pPr>
      <w:r>
        <w:rPr>
          <w:rStyle w:val="CommentReference"/>
        </w:rPr>
        <w:annotationRef/>
      </w:r>
      <w:r>
        <w:t>is this right?</w:t>
      </w:r>
    </w:p>
  </w:comment>
  <w:comment w:id="659" w:author="Windows User" w:date="2015-10-30T08:56:00Z" w:initials="BS">
    <w:p w14:paraId="6058F90B" w14:textId="77777777" w:rsidR="00486BA4" w:rsidRDefault="00486BA4" w:rsidP="00E35F1F">
      <w:pPr>
        <w:pStyle w:val="CommentText"/>
      </w:pPr>
      <w:r>
        <w:rPr>
          <w:rStyle w:val="CommentReference"/>
        </w:rPr>
        <w:annotationRef/>
      </w:r>
      <w:r>
        <w:t>?</w:t>
      </w:r>
    </w:p>
  </w:comment>
  <w:comment w:id="660" w:author="Windows User" w:date="2015-10-30T08:56:00Z" w:initials="BS">
    <w:p w14:paraId="505706D1" w14:textId="77777777" w:rsidR="00486BA4" w:rsidRDefault="00486BA4" w:rsidP="00E35F1F">
      <w:pPr>
        <w:pStyle w:val="CommentText"/>
      </w:pPr>
      <w:r>
        <w:rPr>
          <w:rStyle w:val="CommentReference"/>
        </w:rPr>
        <w:annotationRef/>
      </w:r>
      <w:r>
        <w:t>about or to?</w:t>
      </w:r>
    </w:p>
  </w:comment>
  <w:comment w:id="661" w:author="Windows User" w:date="2015-10-30T08:56:00Z" w:initials="BS">
    <w:p w14:paraId="35AD6860" w14:textId="77777777" w:rsidR="00486BA4" w:rsidRDefault="00486BA4" w:rsidP="00E35F1F">
      <w:pPr>
        <w:pStyle w:val="CommentText"/>
      </w:pPr>
      <w:r>
        <w:rPr>
          <w:rStyle w:val="CommentReference"/>
        </w:rPr>
        <w:annotationRef/>
      </w:r>
      <w:r>
        <w:t>proclaim or cry?</w:t>
      </w:r>
    </w:p>
  </w:comment>
  <w:comment w:id="662" w:author="Windows User" w:date="2015-10-30T08:56:00Z" w:initials="BS">
    <w:p w14:paraId="588A0CA8" w14:textId="77777777" w:rsidR="00486BA4" w:rsidRDefault="00486BA4" w:rsidP="00E35F1F">
      <w:pPr>
        <w:pStyle w:val="CommentText"/>
      </w:pPr>
      <w:r>
        <w:rPr>
          <w:rStyle w:val="CommentReference"/>
        </w:rPr>
        <w:annotationRef/>
      </w:r>
      <w:r>
        <w:t>??</w:t>
      </w:r>
    </w:p>
  </w:comment>
  <w:comment w:id="663" w:author="Windows User" w:date="2015-10-30T08:56:00Z" w:initials="BS">
    <w:p w14:paraId="43146472" w14:textId="77777777" w:rsidR="00486BA4" w:rsidRDefault="00486BA4" w:rsidP="00E35F1F">
      <w:pPr>
        <w:pStyle w:val="CommentText"/>
      </w:pPr>
      <w:r>
        <w:rPr>
          <w:rStyle w:val="CommentReference"/>
        </w:rPr>
        <w:annotationRef/>
      </w:r>
      <w:r>
        <w:t>just?</w:t>
      </w:r>
    </w:p>
  </w:comment>
  <w:comment w:id="664" w:author="Windows User" w:date="2015-10-30T08:56:00Z" w:initials="BS">
    <w:p w14:paraId="005E33F9" w14:textId="77777777" w:rsidR="00486BA4" w:rsidRDefault="00486BA4" w:rsidP="00E35F1F">
      <w:pPr>
        <w:pStyle w:val="CommentText"/>
      </w:pPr>
      <w:r>
        <w:rPr>
          <w:rStyle w:val="CommentReference"/>
        </w:rPr>
        <w:annotationRef/>
      </w:r>
      <w:r>
        <w:t>chaste or meek?</w:t>
      </w:r>
    </w:p>
  </w:comment>
  <w:comment w:id="665" w:author="Windows User" w:date="2015-10-30T08:56:00Z" w:initials="BS">
    <w:p w14:paraId="38FC80AB" w14:textId="77777777" w:rsidR="00486BA4" w:rsidRDefault="00486BA4" w:rsidP="00E35F1F">
      <w:pPr>
        <w:pStyle w:val="CommentText"/>
      </w:pPr>
      <w:r>
        <w:rPr>
          <w:rStyle w:val="CommentReference"/>
        </w:rPr>
        <w:annotationRef/>
      </w:r>
      <w:r>
        <w:t>St. Isaac? Holy issac?</w:t>
      </w:r>
    </w:p>
  </w:comment>
  <w:comment w:id="666" w:author="Windows User" w:date="2015-10-30T08:56:00Z" w:initials="BS">
    <w:p w14:paraId="49E0F637" w14:textId="77777777" w:rsidR="00486BA4" w:rsidRDefault="00486BA4" w:rsidP="00E35F1F">
      <w:pPr>
        <w:pStyle w:val="CommentText"/>
      </w:pPr>
      <w:r>
        <w:rPr>
          <w:rStyle w:val="CommentReference"/>
        </w:rPr>
        <w:annotationRef/>
      </w:r>
      <w:r>
        <w:t>ten thousand time?</w:t>
      </w:r>
    </w:p>
  </w:comment>
  <w:comment w:id="667" w:author="Windows User" w:date="2015-10-30T08:56:00Z" w:initials="BS">
    <w:p w14:paraId="565278E4" w14:textId="77777777" w:rsidR="00486BA4" w:rsidRDefault="00486BA4" w:rsidP="00E35F1F">
      <w:pPr>
        <w:pStyle w:val="CommentText"/>
      </w:pPr>
      <w:r>
        <w:rPr>
          <w:rStyle w:val="CommentReference"/>
        </w:rPr>
        <w:annotationRef/>
      </w:r>
      <w:r>
        <w:t>probably don't want to say despot.</w:t>
      </w:r>
    </w:p>
  </w:comment>
  <w:comment w:id="668" w:author="Windows User" w:date="2015-10-30T08:56:00Z" w:initials="BS">
    <w:p w14:paraId="34F4A5A9" w14:textId="77777777" w:rsidR="00486BA4" w:rsidRDefault="00486BA4" w:rsidP="00E35F1F">
      <w:pPr>
        <w:pStyle w:val="CommentText"/>
      </w:pPr>
      <w:r>
        <w:rPr>
          <w:rStyle w:val="CommentReference"/>
        </w:rPr>
        <w:annotationRef/>
      </w:r>
      <w:r>
        <w:t>honour or pride?</w:t>
      </w:r>
    </w:p>
  </w:comment>
  <w:comment w:id="669" w:author="Windows User" w:date="2015-10-30T08:56:00Z" w:initials="BS">
    <w:p w14:paraId="28840E47" w14:textId="77777777" w:rsidR="00486BA4" w:rsidRDefault="00486BA4" w:rsidP="00E35F1F">
      <w:pPr>
        <w:pStyle w:val="CommentText"/>
      </w:pPr>
      <w:r>
        <w:rPr>
          <w:rStyle w:val="CommentReference"/>
        </w:rPr>
        <w:annotationRef/>
      </w:r>
      <w:r>
        <w:t>spouse or friend???</w:t>
      </w:r>
    </w:p>
  </w:comment>
  <w:comment w:id="670" w:author="Windows User" w:date="2015-10-30T08:56:00Z" w:initials="BS">
    <w:p w14:paraId="6D247103" w14:textId="77777777" w:rsidR="00486BA4" w:rsidRDefault="00486BA4" w:rsidP="00E35F1F">
      <w:pPr>
        <w:pStyle w:val="CommentText"/>
      </w:pPr>
      <w:r>
        <w:rPr>
          <w:rStyle w:val="CommentReference"/>
        </w:rPr>
        <w:annotationRef/>
      </w:r>
      <w:r>
        <w:t>word can be health or salvation... but health would parallel healing in next verse??? should it be salvation?</w:t>
      </w:r>
    </w:p>
  </w:comment>
  <w:comment w:id="671" w:author="Windows User" w:date="2015-10-30T08:56:00Z" w:initials="BS">
    <w:p w14:paraId="2A107B46" w14:textId="77777777" w:rsidR="00486BA4" w:rsidRDefault="00486BA4" w:rsidP="00E35F1F">
      <w:pPr>
        <w:pStyle w:val="CommentText"/>
      </w:pPr>
      <w:r>
        <w:rPr>
          <w:rStyle w:val="CommentReference"/>
        </w:rPr>
        <w:annotationRef/>
      </w:r>
      <w:r>
        <w:t>unity or oneness? indescribable or unparalleled?</w:t>
      </w:r>
    </w:p>
  </w:comment>
  <w:comment w:id="672" w:author="Windows User" w:date="2015-10-30T08:56:00Z" w:initials="BS">
    <w:p w14:paraId="5555F795" w14:textId="77777777" w:rsidR="00486BA4" w:rsidRDefault="00486BA4" w:rsidP="00E35F1F">
      <w:pPr>
        <w:pStyle w:val="CommentText"/>
      </w:pPr>
      <w:r>
        <w:rPr>
          <w:rStyle w:val="CommentReference"/>
        </w:rPr>
        <w:annotationRef/>
      </w:r>
      <w:r>
        <w:t>mingling of substance or human seed? kind of a big difference.</w:t>
      </w:r>
    </w:p>
  </w:comment>
  <w:comment w:id="673" w:author="Windows User" w:date="2015-10-30T08:56:00Z" w:initials="BS">
    <w:p w14:paraId="5E07F016" w14:textId="77777777" w:rsidR="00486BA4" w:rsidRDefault="00486BA4" w:rsidP="00E35F1F">
      <w:pPr>
        <w:pStyle w:val="CommentText"/>
      </w:pPr>
      <w:r>
        <w:rPr>
          <w:rStyle w:val="CommentReference"/>
        </w:rPr>
        <w:annotationRef/>
      </w:r>
      <w:r>
        <w:t>pray or interceed? With or before?</w:t>
      </w:r>
    </w:p>
  </w:comment>
  <w:comment w:id="680" w:author="Windows User" w:date="2015-10-30T08:56:00Z" w:initials="WU">
    <w:p w14:paraId="7192577A" w14:textId="77777777" w:rsidR="00486BA4" w:rsidRDefault="00486BA4" w:rsidP="00E35F1F">
      <w:pPr>
        <w:pStyle w:val="CommentText"/>
      </w:pPr>
      <w:r>
        <w:rPr>
          <w:rStyle w:val="CommentReference"/>
        </w:rPr>
        <w:annotationRef/>
      </w:r>
      <w:r>
        <w:t>Are exalted abve. Are honoured more. Parallel structure. More honoured doesn’t flow as well because it doesn’t parallel the structure</w:t>
      </w:r>
    </w:p>
  </w:comment>
  <w:comment w:id="681" w:author="Windows User" w:date="2015-10-30T08:56:00Z" w:initials="WU">
    <w:p w14:paraId="1632DB35" w14:textId="77777777" w:rsidR="00486BA4" w:rsidRDefault="00486BA4" w:rsidP="00E35F1F">
      <w:pPr>
        <w:pStyle w:val="CommentText"/>
      </w:pPr>
      <w:r>
        <w:rPr>
          <w:rStyle w:val="CommentReference"/>
        </w:rPr>
        <w:annotationRef/>
      </w:r>
      <w:r>
        <w:t>Are more honoured?</w:t>
      </w:r>
    </w:p>
  </w:comment>
  <w:comment w:id="682" w:author="Windows User" w:date="2015-10-30T08:56:00Z" w:initials="WU">
    <w:p w14:paraId="38104BB5" w14:textId="77777777" w:rsidR="00486BA4" w:rsidRDefault="00486BA4" w:rsidP="00E35F1F">
      <w:pPr>
        <w:pStyle w:val="CommentText"/>
      </w:pPr>
      <w:r>
        <w:rPr>
          <w:rStyle w:val="CommentReference"/>
        </w:rPr>
        <w:annotationRef/>
      </w:r>
      <w:r>
        <w:t xml:space="preserve">Means or path? Means with freedom of speech is not a sclear as a way orpath that has a freedom of speech. </w:t>
      </w:r>
    </w:p>
  </w:comment>
  <w:comment w:id="689" w:author="Windows User" w:date="2015-10-30T08:56:00Z" w:initials="WU">
    <w:p w14:paraId="64353538" w14:textId="77777777" w:rsidR="00486BA4" w:rsidRDefault="00486BA4" w:rsidP="00E35F1F">
      <w:pPr>
        <w:pStyle w:val="CommentText"/>
      </w:pPr>
      <w:r>
        <w:rPr>
          <w:rStyle w:val="CommentReference"/>
        </w:rPr>
        <w:annotationRef/>
      </w:r>
      <w:r>
        <w:t>Above heaven or above the heavens. Not above the heaven.</w:t>
      </w:r>
    </w:p>
  </w:comment>
  <w:comment w:id="690" w:author="Windows User" w:date="2015-10-30T08:56:00Z" w:initials="WU">
    <w:p w14:paraId="684796B5" w14:textId="77777777" w:rsidR="00486BA4" w:rsidRDefault="00486BA4" w:rsidP="00E35F1F">
      <w:pPr>
        <w:pStyle w:val="CommentText"/>
      </w:pPr>
      <w:r>
        <w:rPr>
          <w:rStyle w:val="CommentReference"/>
        </w:rPr>
        <w:annotationRef/>
      </w:r>
      <w:r>
        <w:t>Reuse of truth is very awkward</w:t>
      </w:r>
    </w:p>
  </w:comment>
  <w:comment w:id="694" w:author="Windows User" w:date="2015-10-30T08:56:00Z" w:initials="WU">
    <w:p w14:paraId="1D6D9724" w14:textId="77777777" w:rsidR="00486BA4" w:rsidRDefault="00486BA4" w:rsidP="00E35F1F">
      <w:pPr>
        <w:pStyle w:val="CommentText"/>
      </w:pPr>
      <w:r>
        <w:rPr>
          <w:rStyle w:val="CommentReference"/>
        </w:rPr>
        <w:annotationRef/>
      </w:r>
      <w:r>
        <w:t>The Virgin Mary?</w:t>
      </w:r>
    </w:p>
  </w:comment>
  <w:comment w:id="695" w:author="Windows User" w:date="2015-10-30T08:56:00Z" w:initials="WU">
    <w:p w14:paraId="104BFD73" w14:textId="77777777" w:rsidR="00486BA4" w:rsidRDefault="00486BA4" w:rsidP="00E35F1F">
      <w:pPr>
        <w:pStyle w:val="CommentText"/>
      </w:pPr>
      <w:r>
        <w:rPr>
          <w:rStyle w:val="CommentReference"/>
        </w:rPr>
        <w:annotationRef/>
      </w:r>
      <w:r>
        <w:t>And the Mercy Seat / with the Cherubs? Less literal, but makes more sense.</w:t>
      </w:r>
    </w:p>
  </w:comment>
  <w:comment w:id="696" w:author="Windows User" w:date="2015-10-30T08:56:00Z" w:initials="WU">
    <w:p w14:paraId="4E46CF30" w14:textId="77777777" w:rsidR="00486BA4" w:rsidRDefault="00486BA4" w:rsidP="00E35F1F">
      <w:pPr>
        <w:pStyle w:val="CommentText"/>
      </w:pPr>
      <w:r>
        <w:rPr>
          <w:rStyle w:val="CommentReference"/>
        </w:rPr>
        <w:annotationRef/>
      </w:r>
      <w:r>
        <w:t>Jar or vessel for the sake of youth who think marijuana?</w:t>
      </w:r>
    </w:p>
  </w:comment>
  <w:comment w:id="697" w:author="Windows User" w:date="2015-10-30T08:56:00Z" w:initials="WU">
    <w:p w14:paraId="0D8736F0" w14:textId="77777777" w:rsidR="00486BA4" w:rsidRDefault="00486BA4" w:rsidP="00E35F1F">
      <w:pPr>
        <w:pStyle w:val="CommentText"/>
      </w:pPr>
      <w:r>
        <w:rPr>
          <w:rStyle w:val="CommentReference"/>
        </w:rPr>
        <w:annotationRef/>
      </w:r>
      <w:r>
        <w:t>Not lampstand?</w:t>
      </w:r>
    </w:p>
  </w:comment>
  <w:comment w:id="701" w:author="Windows User" w:date="2015-10-30T08:56:00Z" w:initials="WU">
    <w:p w14:paraId="71035455" w14:textId="77777777" w:rsidR="00486BA4" w:rsidRDefault="00486BA4" w:rsidP="00E35F1F">
      <w:pPr>
        <w:pStyle w:val="CommentText"/>
      </w:pPr>
      <w:r>
        <w:rPr>
          <w:rStyle w:val="CommentReference"/>
        </w:rPr>
        <w:annotationRef/>
      </w:r>
      <w:r>
        <w:t>Need to decide whether to capitalize and be Consistent.</w:t>
      </w:r>
    </w:p>
  </w:comment>
  <w:comment w:id="702" w:author="Windows User" w:date="2015-10-30T08:56:00Z" w:initials="WU">
    <w:p w14:paraId="27C7371E" w14:textId="77777777" w:rsidR="00486BA4" w:rsidRDefault="00486BA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3" w:author="Windows User" w:date="2015-10-30T08:56:00Z" w:initials="WU">
    <w:p w14:paraId="209A45A7" w14:textId="77777777" w:rsidR="00486BA4" w:rsidRDefault="00486BA4" w:rsidP="00E35F1F">
      <w:pPr>
        <w:pStyle w:val="CommentText"/>
      </w:pPr>
      <w:r>
        <w:rPr>
          <w:rStyle w:val="CommentReference"/>
        </w:rPr>
        <w:annotationRef/>
      </w:r>
      <w:r>
        <w:t>Tense(s) of this vs?</w:t>
      </w:r>
    </w:p>
  </w:comment>
  <w:comment w:id="707" w:author="Windows User" w:date="2015-10-30T08:56:00Z" w:initials="WU">
    <w:p w14:paraId="596EE3A5" w14:textId="77777777" w:rsidR="00486BA4" w:rsidRDefault="00486BA4" w:rsidP="00E35F1F">
      <w:pPr>
        <w:pStyle w:val="CommentText"/>
      </w:pPr>
      <w:r>
        <w:rPr>
          <w:rStyle w:val="CommentReference"/>
        </w:rPr>
        <w:annotationRef/>
      </w:r>
      <w:r>
        <w:t>If no coma, then that. If coma, then which.</w:t>
      </w:r>
    </w:p>
  </w:comment>
  <w:comment w:id="708" w:author="Windows User" w:date="2015-11-21T13:10:00Z" w:initials="WU">
    <w:p w14:paraId="0E2011D4" w14:textId="77777777" w:rsidR="00486BA4" w:rsidRPr="00FA5B8C" w:rsidRDefault="00486BA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9" w:author="Windows User" w:date="2015-10-30T08:56:00Z" w:initials="WU">
    <w:p w14:paraId="7F58A02B" w14:textId="77777777" w:rsidR="00486BA4" w:rsidRDefault="00486BA4" w:rsidP="00E35F1F">
      <w:pPr>
        <w:pStyle w:val="CommentText"/>
      </w:pPr>
      <w:r>
        <w:rPr>
          <w:rStyle w:val="CommentReference"/>
        </w:rPr>
        <w:annotationRef/>
      </w:r>
      <w:r>
        <w:t>Ok for traditional English. But in current usage hasn’t it narrowed to taste rather than still including smell? Armona?</w:t>
      </w:r>
    </w:p>
  </w:comment>
  <w:comment w:id="710" w:author="Windows User" w:date="2015-10-30T08:56:00Z" w:initials="WU">
    <w:p w14:paraId="06058DA2" w14:textId="77777777" w:rsidR="00486BA4" w:rsidRDefault="00486BA4" w:rsidP="00E35F1F">
      <w:pPr>
        <w:pStyle w:val="CommentText"/>
      </w:pPr>
      <w:r>
        <w:rPr>
          <w:rStyle w:val="CommentReference"/>
        </w:rPr>
        <w:annotationRef/>
      </w:r>
      <w:r>
        <w:t>This makes little sense. An estate is just a state, a status… you can restore to a first status, but not to a status</w:t>
      </w:r>
    </w:p>
  </w:comment>
  <w:comment w:id="720" w:author="Windows User" w:date="2015-10-30T08:56:00Z" w:initials="WU">
    <w:p w14:paraId="1E1724A5" w14:textId="77777777" w:rsidR="00486BA4" w:rsidRDefault="00486BA4" w:rsidP="00E35F1F">
      <w:pPr>
        <w:pStyle w:val="CommentText"/>
      </w:pPr>
      <w:r>
        <w:rPr>
          <w:rStyle w:val="CommentReference"/>
        </w:rPr>
        <w:annotationRef/>
      </w:r>
      <w:r>
        <w:t>Care or concern?</w:t>
      </w:r>
    </w:p>
  </w:comment>
  <w:comment w:id="721" w:author="Windows User" w:date="2015-10-30T08:56:00Z" w:initials="WU">
    <w:p w14:paraId="78E58888" w14:textId="77777777" w:rsidR="00486BA4" w:rsidRDefault="00486BA4" w:rsidP="00E35F1F">
      <w:pPr>
        <w:pStyle w:val="CommentText"/>
      </w:pPr>
      <w:r>
        <w:rPr>
          <w:rStyle w:val="CommentReference"/>
        </w:rPr>
        <w:annotationRef/>
      </w:r>
      <w:r>
        <w:t>Uhm…. ? Coptic clearly says Sabbaton…. But wasn’t it the first day?</w:t>
      </w:r>
    </w:p>
  </w:comment>
  <w:comment w:id="730" w:author="Windows User" w:date="2015-10-30T08:56:00Z" w:initials="WU">
    <w:p w14:paraId="18B3CB42" w14:textId="77777777" w:rsidR="00486BA4" w:rsidRDefault="00486BA4" w:rsidP="00E35F1F">
      <w:pPr>
        <w:pStyle w:val="CommentText"/>
      </w:pPr>
      <w:r>
        <w:rPr>
          <w:rStyle w:val="CommentReference"/>
        </w:rPr>
        <w:annotationRef/>
      </w:r>
      <w:r>
        <w:t>Exceedingly? Too? So?</w:t>
      </w:r>
    </w:p>
  </w:comment>
  <w:comment w:id="731" w:author="Windows User" w:date="2015-10-30T08:56:00Z" w:initials="WU">
    <w:p w14:paraId="44897493" w14:textId="77777777" w:rsidR="00486BA4" w:rsidRDefault="00486BA4" w:rsidP="00E35F1F">
      <w:pPr>
        <w:pStyle w:val="CommentText"/>
      </w:pPr>
      <w:r>
        <w:rPr>
          <w:rStyle w:val="CommentReference"/>
        </w:rPr>
        <w:annotationRef/>
      </w:r>
      <w:r>
        <w:t>Count or heed?</w:t>
      </w:r>
    </w:p>
  </w:comment>
  <w:comment w:id="732" w:author="Windows User" w:date="2015-10-30T08:56:00Z" w:initials="WU">
    <w:p w14:paraId="6849FDD2" w14:textId="77777777" w:rsidR="00486BA4" w:rsidRDefault="00486BA4" w:rsidP="00E35F1F">
      <w:pPr>
        <w:pStyle w:val="CommentText"/>
      </w:pPr>
      <w:r>
        <w:rPr>
          <w:rStyle w:val="CommentReference"/>
        </w:rPr>
        <w:annotationRef/>
      </w:r>
      <w:r>
        <w:t>Ramez, I or me?</w:t>
      </w:r>
    </w:p>
  </w:comment>
  <w:comment w:id="733" w:author="Windows User" w:date="2015-10-30T08:56:00Z" w:initials="WU">
    <w:p w14:paraId="799B59FF" w14:textId="77777777" w:rsidR="00486BA4" w:rsidRDefault="00486BA4" w:rsidP="00E35F1F">
      <w:pPr>
        <w:pStyle w:val="CommentText"/>
      </w:pPr>
      <w:r>
        <w:rPr>
          <w:rStyle w:val="CommentReference"/>
        </w:rPr>
        <w:annotationRef/>
      </w:r>
      <w:r>
        <w:t>Teach to offer repentance or instruct in repentance?</w:t>
      </w:r>
    </w:p>
  </w:comment>
  <w:comment w:id="734" w:author="Windows User" w:date="2015-10-30T08:56:00Z" w:initials="WU">
    <w:p w14:paraId="57D87D60" w14:textId="77777777" w:rsidR="00486BA4" w:rsidRDefault="00486BA4" w:rsidP="00E35F1F">
      <w:pPr>
        <w:pStyle w:val="CommentText"/>
      </w:pPr>
      <w:r>
        <w:rPr>
          <w:rStyle w:val="CommentReference"/>
        </w:rPr>
        <w:annotationRef/>
      </w:r>
      <w:r>
        <w:t>That a sinner die would make this consistent.</w:t>
      </w:r>
    </w:p>
  </w:comment>
  <w:comment w:id="735" w:author="Windows User" w:date="2015-10-30T08:56:00Z" w:initials="WU">
    <w:p w14:paraId="274EC1E4" w14:textId="77777777" w:rsidR="00486BA4" w:rsidRDefault="00486BA4" w:rsidP="00E35F1F">
      <w:pPr>
        <w:pStyle w:val="CommentText"/>
      </w:pPr>
      <w:r>
        <w:rPr>
          <w:rStyle w:val="CommentReference"/>
        </w:rPr>
        <w:annotationRef/>
      </w:r>
      <w:r>
        <w:t>Kind-hearted or merciful?</w:t>
      </w:r>
    </w:p>
  </w:comment>
  <w:comment w:id="736" w:author="Windows User" w:date="2015-10-30T08:56:00Z" w:initials="WU">
    <w:p w14:paraId="1370FE87" w14:textId="77777777" w:rsidR="00486BA4" w:rsidRDefault="00486BA4" w:rsidP="00E35F1F">
      <w:pPr>
        <w:pStyle w:val="CommentText"/>
      </w:pPr>
      <w:r>
        <w:rPr>
          <w:rStyle w:val="CommentReference"/>
        </w:rPr>
        <w:annotationRef/>
      </w:r>
      <w:r>
        <w:t>Compassions or tender mercies?</w:t>
      </w:r>
    </w:p>
  </w:comment>
  <w:comment w:id="737" w:author="Windows User" w:date="2015-10-30T08:56:00Z" w:initials="WU">
    <w:p w14:paraId="70E14B72" w14:textId="77777777" w:rsidR="00486BA4" w:rsidRDefault="00486BA4" w:rsidP="00E35F1F">
      <w:pPr>
        <w:pStyle w:val="CommentText"/>
      </w:pPr>
      <w:r>
        <w:rPr>
          <w:rStyle w:val="CommentReference"/>
        </w:rPr>
        <w:annotationRef/>
      </w:r>
      <w:r>
        <w:t>May He or that He may</w:t>
      </w:r>
    </w:p>
  </w:comment>
  <w:comment w:id="747" w:author="Windows User" w:date="2015-10-30T08:56:00Z" w:initials="BS">
    <w:p w14:paraId="1CD83694" w14:textId="77777777" w:rsidR="00486BA4" w:rsidRDefault="00486BA4" w:rsidP="00E35F1F">
      <w:pPr>
        <w:pStyle w:val="CommentText"/>
      </w:pPr>
      <w:r>
        <w:rPr>
          <w:rStyle w:val="CommentReference"/>
        </w:rPr>
        <w:annotationRef/>
      </w:r>
      <w:r>
        <w:t>very greatly is redundant...</w:t>
      </w:r>
    </w:p>
  </w:comment>
  <w:comment w:id="748" w:author="Windows User" w:date="2015-10-30T08:56:00Z" w:initials="BS">
    <w:p w14:paraId="2DB29619" w14:textId="77777777" w:rsidR="00486BA4" w:rsidRDefault="00486BA4" w:rsidP="00E35F1F">
      <w:pPr>
        <w:pStyle w:val="CommentText"/>
      </w:pPr>
      <w:r>
        <w:rPr>
          <w:rStyle w:val="CommentReference"/>
        </w:rPr>
        <w:annotationRef/>
      </w:r>
      <w:r>
        <w:t>above? in?</w:t>
      </w:r>
    </w:p>
  </w:comment>
  <w:comment w:id="749" w:author="Windows User" w:date="2015-10-30T08:56:00Z" w:initials="BS">
    <w:p w14:paraId="3734F7C0" w14:textId="77777777" w:rsidR="00486BA4" w:rsidRDefault="00486BA4" w:rsidP="00E35F1F">
      <w:pPr>
        <w:pStyle w:val="CommentText"/>
      </w:pPr>
      <w:r>
        <w:rPr>
          <w:rStyle w:val="CommentReference"/>
        </w:rPr>
        <w:annotationRef/>
      </w:r>
      <w:r>
        <w:t>dikeos is usually rended 'righteous'. Is there good cause to use 'just' here?</w:t>
      </w:r>
    </w:p>
  </w:comment>
  <w:comment w:id="750" w:author="Windows User" w:date="2015-10-30T08:56:00Z" w:initials="BS">
    <w:p w14:paraId="06116336" w14:textId="77777777" w:rsidR="00486BA4" w:rsidRDefault="00486BA4" w:rsidP="00E35F1F">
      <w:pPr>
        <w:pStyle w:val="CommentText"/>
      </w:pPr>
      <w:r>
        <w:rPr>
          <w:rStyle w:val="CommentReference"/>
        </w:rPr>
        <w:annotationRef/>
      </w:r>
      <w:r>
        <w:t>mediated or put into practice?</w:t>
      </w:r>
    </w:p>
  </w:comment>
  <w:comment w:id="751" w:author="Windows User" w:date="2015-10-30T08:56:00Z" w:initials="BS">
    <w:p w14:paraId="6417B5A7" w14:textId="77777777" w:rsidR="00486BA4" w:rsidRDefault="00486BA4" w:rsidP="00E35F1F">
      <w:pPr>
        <w:pStyle w:val="CommentText"/>
      </w:pPr>
      <w:r>
        <w:rPr>
          <w:rStyle w:val="CommentReference"/>
        </w:rPr>
        <w:annotationRef/>
      </w:r>
      <w:r>
        <w:t>on their lips is a common English expression that seems to have the same meaning as "in their mouths"</w:t>
      </w:r>
    </w:p>
  </w:comment>
  <w:comment w:id="752" w:author="Windows User" w:date="2015-10-30T08:56:00Z" w:initials="BS">
    <w:p w14:paraId="7CA0B9DB" w14:textId="77777777" w:rsidR="00486BA4" w:rsidRDefault="00486BA4" w:rsidP="00E35F1F">
      <w:pPr>
        <w:pStyle w:val="CommentText"/>
      </w:pPr>
      <w:r>
        <w:rPr>
          <w:rStyle w:val="CommentReference"/>
        </w:rPr>
        <w:annotationRef/>
      </w:r>
      <w:r>
        <w:t>The tree of immortality would flow better in English.</w:t>
      </w:r>
    </w:p>
  </w:comment>
  <w:comment w:id="753" w:author="Windows User" w:date="2015-10-30T08:56:00Z" w:initials="BS">
    <w:p w14:paraId="3D06FFDE" w14:textId="77777777" w:rsidR="00486BA4" w:rsidRDefault="00486BA4" w:rsidP="00E35F1F">
      <w:pPr>
        <w:pStyle w:val="CommentText"/>
      </w:pPr>
      <w:r>
        <w:rPr>
          <w:rStyle w:val="CommentReference"/>
        </w:rPr>
        <w:annotationRef/>
      </w:r>
      <w:r>
        <w:t>thoughts or senses?</w:t>
      </w:r>
    </w:p>
  </w:comment>
  <w:comment w:id="754" w:author="Windows User" w:date="2015-10-30T08:56:00Z" w:initials="BS">
    <w:p w14:paraId="5092C47C" w14:textId="77777777" w:rsidR="00486BA4" w:rsidRDefault="00486BA4" w:rsidP="00E35F1F">
      <w:pPr>
        <w:pStyle w:val="CommentText"/>
      </w:pPr>
      <w:r>
        <w:rPr>
          <w:rStyle w:val="CommentReference"/>
        </w:rPr>
        <w:annotationRef/>
      </w:r>
      <w:r>
        <w:t>lay? set? cast?</w:t>
      </w:r>
    </w:p>
  </w:comment>
  <w:comment w:id="755" w:author="Windows User" w:date="2015-10-30T08:56:00Z" w:initials="BS">
    <w:p w14:paraId="2988A4E9" w14:textId="77777777" w:rsidR="00486BA4" w:rsidRDefault="00486BA4" w:rsidP="00E35F1F">
      <w:pPr>
        <w:pStyle w:val="CommentText"/>
      </w:pPr>
      <w:r>
        <w:rPr>
          <w:rStyle w:val="CommentReference"/>
        </w:rPr>
        <w:annotationRef/>
      </w:r>
      <w:r>
        <w:t>more common word... does it capture meaning well enough?</w:t>
      </w:r>
    </w:p>
  </w:comment>
  <w:comment w:id="756" w:author="Windows User" w:date="2015-10-30T08:56:00Z" w:initials="BS">
    <w:p w14:paraId="7A2B4CA4" w14:textId="77777777" w:rsidR="00486BA4" w:rsidRDefault="00486BA4" w:rsidP="00E35F1F">
      <w:pPr>
        <w:pStyle w:val="CommentText"/>
      </w:pPr>
      <w:r>
        <w:rPr>
          <w:rStyle w:val="CommentReference"/>
        </w:rPr>
        <w:annotationRef/>
      </w:r>
      <w:r>
        <w:t>types?</w:t>
      </w:r>
    </w:p>
  </w:comment>
  <w:comment w:id="764" w:author="Windows User" w:date="2015-10-30T08:56:00Z" w:initials="BS">
    <w:p w14:paraId="6A283326" w14:textId="77777777" w:rsidR="00486BA4" w:rsidRDefault="00486BA4" w:rsidP="00E35F1F">
      <w:pPr>
        <w:pStyle w:val="CommentText"/>
      </w:pPr>
      <w:r>
        <w:rPr>
          <w:rStyle w:val="CommentReference"/>
        </w:rPr>
        <w:annotationRef/>
      </w:r>
      <w:r>
        <w:t>Coptic clearly says beginning... is there anything in it about authority as the other translations have?</w:t>
      </w:r>
    </w:p>
  </w:comment>
  <w:comment w:id="765" w:author="Windows User" w:date="2015-10-30T08:56:00Z" w:initials="BS">
    <w:p w14:paraId="233F3783" w14:textId="77777777" w:rsidR="00486BA4" w:rsidRDefault="00486BA4" w:rsidP="00E35F1F">
      <w:pPr>
        <w:pStyle w:val="CommentText"/>
      </w:pPr>
      <w:r>
        <w:rPr>
          <w:rStyle w:val="CommentReference"/>
        </w:rPr>
        <w:annotationRef/>
      </w:r>
      <w:r>
        <w:t>risen, or shone?</w:t>
      </w:r>
    </w:p>
  </w:comment>
  <w:comment w:id="772" w:author="Windows User" w:date="2015-10-30T08:56:00Z" w:initials="BS">
    <w:p w14:paraId="4B4155FC" w14:textId="77777777" w:rsidR="00486BA4" w:rsidRDefault="00486BA4" w:rsidP="00E35F1F">
      <w:pPr>
        <w:pStyle w:val="CommentText"/>
      </w:pPr>
      <w:r>
        <w:rPr>
          <w:rStyle w:val="CommentReference"/>
        </w:rPr>
        <w:annotationRef/>
      </w:r>
      <w:r>
        <w:t>cap?</w:t>
      </w:r>
    </w:p>
  </w:comment>
  <w:comment w:id="773" w:author="Windows User" w:date="2015-10-30T08:56:00Z" w:initials="BS">
    <w:p w14:paraId="248C83A2" w14:textId="77777777" w:rsidR="00486BA4" w:rsidRDefault="00486BA4" w:rsidP="00E35F1F">
      <w:pPr>
        <w:pStyle w:val="CommentText"/>
      </w:pPr>
      <w:r>
        <w:rPr>
          <w:rStyle w:val="CommentReference"/>
        </w:rPr>
        <w:annotationRef/>
      </w:r>
      <w:r>
        <w:t>save? redeem?</w:t>
      </w:r>
    </w:p>
  </w:comment>
  <w:comment w:id="777" w:author="Windows User" w:date="2015-11-02T09:17:00Z" w:initials="BS">
    <w:p w14:paraId="3DA2A496" w14:textId="77777777" w:rsidR="00486BA4" w:rsidRDefault="00486BA4" w:rsidP="00E35F1F">
      <w:pPr>
        <w:pStyle w:val="CommentText"/>
      </w:pPr>
      <w:r>
        <w:rPr>
          <w:rStyle w:val="CommentReference"/>
        </w:rPr>
        <w:annotationRef/>
      </w:r>
      <w:r>
        <w:t>need a policy on names formes. Greek or Hebrew? But Coptic doesn't even have Isaiah... Reordered from next vs... ok.</w:t>
      </w:r>
    </w:p>
  </w:comment>
  <w:comment w:id="778" w:author="Windows User" w:date="2015-10-30T08:56:00Z" w:initials="BS">
    <w:p w14:paraId="2390D3F4" w14:textId="77777777" w:rsidR="00486BA4" w:rsidRDefault="00486BA4" w:rsidP="00E35F1F">
      <w:pPr>
        <w:pStyle w:val="CommentText"/>
      </w:pPr>
      <w:r>
        <w:rPr>
          <w:rStyle w:val="CommentReference"/>
        </w:rPr>
        <w:annotationRef/>
      </w:r>
      <w:r>
        <w:t>or should " be down here</w:t>
      </w:r>
    </w:p>
  </w:comment>
  <w:comment w:id="782" w:author="Windows User" w:date="2015-10-30T08:56:00Z" w:initials="BS">
    <w:p w14:paraId="061FF9BB" w14:textId="77777777" w:rsidR="00486BA4" w:rsidRDefault="00486BA4" w:rsidP="00E35F1F">
      <w:pPr>
        <w:pStyle w:val="CommentText"/>
      </w:pPr>
      <w:r>
        <w:rPr>
          <w:rStyle w:val="CommentReference"/>
        </w:rPr>
        <w:annotationRef/>
      </w:r>
      <w:r>
        <w:t>was overcame or did overcome? very different...</w:t>
      </w:r>
    </w:p>
  </w:comment>
  <w:comment w:id="786" w:author="Windows User" w:date="2015-10-30T08:56:00Z" w:initials="BS">
    <w:p w14:paraId="13BC365B" w14:textId="77777777" w:rsidR="00486BA4" w:rsidRDefault="00486BA4" w:rsidP="00E35F1F">
      <w:pPr>
        <w:pStyle w:val="CommentText"/>
      </w:pPr>
      <w:r>
        <w:rPr>
          <w:rStyle w:val="CommentReference"/>
        </w:rPr>
        <w:annotationRef/>
      </w:r>
      <w:r>
        <w:t>awkward, but changing to a perfect man or man perfectly destroys meaning...</w:t>
      </w:r>
    </w:p>
  </w:comment>
  <w:comment w:id="787" w:author="Windows User" w:date="2015-10-30T08:56:00Z" w:initials="BS">
    <w:p w14:paraId="367DF61C" w14:textId="77777777" w:rsidR="00486BA4" w:rsidRDefault="00486BA4" w:rsidP="00E35F1F">
      <w:pPr>
        <w:pStyle w:val="CommentText"/>
      </w:pPr>
      <w:r>
        <w:rPr>
          <w:rStyle w:val="CommentReference"/>
        </w:rPr>
        <w:annotationRef/>
      </w:r>
      <w:r>
        <w:t>L.A. is quite different fo rthis vs...</w:t>
      </w:r>
    </w:p>
  </w:comment>
  <w:comment w:id="794" w:author="Windows User" w:date="2015-10-30T08:56:00Z" w:initials="BS">
    <w:p w14:paraId="19575ABA" w14:textId="77777777" w:rsidR="00486BA4" w:rsidRDefault="00486BA4" w:rsidP="00E35F1F">
      <w:pPr>
        <w:pStyle w:val="CommentText"/>
      </w:pPr>
      <w:r>
        <w:rPr>
          <w:rStyle w:val="CommentReference"/>
        </w:rPr>
        <w:annotationRef/>
      </w:r>
      <w:r>
        <w:t>and goodwill towards men, or towards men of goodwill?</w:t>
      </w:r>
    </w:p>
  </w:comment>
  <w:comment w:id="795" w:author="Windows User" w:date="2015-10-30T08:56:00Z" w:initials="BS">
    <w:p w14:paraId="47406125" w14:textId="77777777" w:rsidR="00486BA4" w:rsidRDefault="00486BA4" w:rsidP="00E35F1F">
      <w:pPr>
        <w:pStyle w:val="CommentText"/>
      </w:pPr>
      <w:r>
        <w:rPr>
          <w:rStyle w:val="CommentReference"/>
        </w:rPr>
        <w:annotationRef/>
      </w:r>
      <w:r>
        <w:t>dividing wall?</w:t>
      </w:r>
    </w:p>
  </w:comment>
  <w:comment w:id="799" w:author="Windows User" w:date="2015-10-30T08:56:00Z" w:initials="BS">
    <w:p w14:paraId="0BDB9E8A" w14:textId="77777777" w:rsidR="00486BA4" w:rsidRDefault="00486BA4" w:rsidP="00E35F1F">
      <w:pPr>
        <w:pStyle w:val="CommentText"/>
      </w:pPr>
      <w:r>
        <w:rPr>
          <w:rStyle w:val="CommentReference"/>
        </w:rPr>
        <w:annotationRef/>
      </w:r>
      <w:r>
        <w:t>what does han mean? can we say teh angels of light?</w:t>
      </w:r>
    </w:p>
  </w:comment>
  <w:comment w:id="800" w:author="Windows User" w:date="2015-10-30T08:56:00Z" w:initials="BS">
    <w:p w14:paraId="035DBC4C" w14:textId="77777777" w:rsidR="00486BA4" w:rsidRDefault="00486BA4" w:rsidP="00E35F1F">
      <w:pPr>
        <w:pStyle w:val="CommentText"/>
      </w:pPr>
      <w:r>
        <w:rPr>
          <w:rStyle w:val="CommentReference"/>
        </w:rPr>
        <w:annotationRef/>
      </w:r>
      <w:r>
        <w:t>sing hymns to be consistent with above?</w:t>
      </w:r>
    </w:p>
  </w:comment>
  <w:comment w:id="801" w:author="Windows User" w:date="2015-10-30T08:56:00Z" w:initials="BS">
    <w:p w14:paraId="3E0D70DF" w14:textId="77777777" w:rsidR="00486BA4" w:rsidRDefault="00486BA4" w:rsidP="00E35F1F">
      <w:pPr>
        <w:pStyle w:val="CommentText"/>
      </w:pPr>
      <w:r>
        <w:rPr>
          <w:rStyle w:val="CommentReference"/>
        </w:rPr>
        <w:annotationRef/>
      </w:r>
      <w:r>
        <w:t>should be arose to match parallel with next vs... but makes no sense in English. Arose within Mary or shone from Mary.</w:t>
      </w:r>
    </w:p>
  </w:comment>
  <w:comment w:id="802" w:author="Windows User" w:date="2015-10-30T08:56:00Z" w:initials="BS">
    <w:p w14:paraId="24AFFCDF" w14:textId="77777777" w:rsidR="00486BA4" w:rsidRDefault="00486BA4" w:rsidP="00E35F1F">
      <w:pPr>
        <w:pStyle w:val="CommentText"/>
      </w:pPr>
      <w:r>
        <w:rPr>
          <w:rStyle w:val="CommentReference"/>
        </w:rPr>
        <w:annotationRef/>
      </w:r>
      <w:r>
        <w:t>Is "je" enough justification to prepend 'saying'?</w:t>
      </w:r>
    </w:p>
  </w:comment>
  <w:comment w:id="803" w:author="Windows User" w:date="2015-10-30T08:56:00Z" w:initials="BS">
    <w:p w14:paraId="0E84B308" w14:textId="77777777" w:rsidR="00486BA4" w:rsidRDefault="00486BA4" w:rsidP="00E35F1F">
      <w:pPr>
        <w:pStyle w:val="CommentText"/>
      </w:pPr>
      <w:r>
        <w:rPr>
          <w:rStyle w:val="CommentReference"/>
        </w:rPr>
        <w:annotationRef/>
      </w:r>
      <w:r>
        <w:t>abouna's doxology of prime has 'that' here I think...</w:t>
      </w:r>
    </w:p>
  </w:comment>
  <w:comment w:id="804" w:author="Windows User" w:date="2015-10-30T08:56:00Z" w:initials="BS">
    <w:p w14:paraId="13D50058" w14:textId="77777777" w:rsidR="00486BA4" w:rsidRDefault="00486BA4" w:rsidP="00E35F1F">
      <w:pPr>
        <w:pStyle w:val="CommentText"/>
      </w:pPr>
      <w:r>
        <w:rPr>
          <w:rStyle w:val="CommentReference"/>
        </w:rPr>
        <w:annotationRef/>
      </w:r>
      <w:r>
        <w:t>or "sining"?</w:t>
      </w:r>
    </w:p>
  </w:comment>
  <w:comment w:id="809" w:author="Windows User" w:date="2015-10-30T08:56:00Z" w:initials="BS">
    <w:p w14:paraId="1CF8EF29" w14:textId="77777777" w:rsidR="00486BA4" w:rsidRDefault="00486BA4" w:rsidP="00E35F1F">
      <w:pPr>
        <w:pStyle w:val="CommentText"/>
      </w:pPr>
      <w:r>
        <w:rPr>
          <w:rStyle w:val="CommentReference"/>
        </w:rPr>
        <w:annotationRef/>
      </w:r>
      <w:r>
        <w:t>any sense of authority in coptic?</w:t>
      </w:r>
    </w:p>
  </w:comment>
  <w:comment w:id="810" w:author="Windows User" w:date="2015-11-02T12:45:00Z" w:initials="BS">
    <w:p w14:paraId="14FBB1F8" w14:textId="77777777" w:rsidR="00486BA4" w:rsidRDefault="00486BA4" w:rsidP="00E35F1F">
      <w:pPr>
        <w:pStyle w:val="CommentText"/>
      </w:pPr>
      <w:r>
        <w:rPr>
          <w:rStyle w:val="CommentReference"/>
        </w:rPr>
        <w:annotationRef/>
      </w:r>
      <w:r>
        <w:t>or saint mary? I prefer the holy... but we should be consistent one way or the other.</w:t>
      </w:r>
    </w:p>
  </w:comment>
  <w:comment w:id="811" w:author="Windows User" w:date="2015-10-30T08:56:00Z" w:initials="BS">
    <w:p w14:paraId="16E721CE" w14:textId="77777777" w:rsidR="00486BA4" w:rsidRDefault="00486BA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1" w:author="Windows User" w:date="2015-10-30T08:56:00Z" w:initials="BS">
    <w:p w14:paraId="3C08A3D8" w14:textId="77777777" w:rsidR="00486BA4" w:rsidRDefault="00486BA4" w:rsidP="00E35F1F">
      <w:pPr>
        <w:pStyle w:val="CommentText"/>
      </w:pPr>
      <w:r>
        <w:rPr>
          <w:rStyle w:val="CommentReference"/>
        </w:rPr>
        <w:annotationRef/>
      </w:r>
      <w:r>
        <w:t>tense is flipping so much vs to vs. Any way to make more consistent?</w:t>
      </w:r>
    </w:p>
  </w:comment>
  <w:comment w:id="822" w:author="Windows User" w:date="2015-11-02T12:41:00Z" w:initials="BS">
    <w:p w14:paraId="32825E4D" w14:textId="77777777" w:rsidR="00486BA4" w:rsidRDefault="00486BA4" w:rsidP="00E35F1F">
      <w:pPr>
        <w:pStyle w:val="CommentText"/>
      </w:pPr>
      <w:r>
        <w:rPr>
          <w:rStyle w:val="CommentReference"/>
        </w:rPr>
        <w:annotationRef/>
      </w:r>
      <w:r>
        <w:t>cold frost? frosty cold? too many ands.</w:t>
      </w:r>
    </w:p>
  </w:comment>
  <w:comment w:id="823" w:author="Windows User" w:date="2015-10-30T08:56:00Z" w:initials="BS">
    <w:p w14:paraId="4E6878BA" w14:textId="77777777" w:rsidR="00486BA4" w:rsidRDefault="00486BA4" w:rsidP="00E35F1F">
      <w:pPr>
        <w:pStyle w:val="CommentText"/>
      </w:pPr>
      <w:r>
        <w:rPr>
          <w:rStyle w:val="CommentReference"/>
        </w:rPr>
        <w:annotationRef/>
      </w:r>
      <w:r>
        <w:t>In is probably more right... I probably shouldn't have changed that...</w:t>
      </w:r>
    </w:p>
  </w:comment>
  <w:comment w:id="838" w:author="Brett Slote" w:date="2015-10-30T08:56:00Z" w:initials="BS">
    <w:p w14:paraId="18EC5FB9" w14:textId="77777777" w:rsidR="00486BA4" w:rsidRDefault="00486BA4" w:rsidP="00E35F1F">
      <w:pPr>
        <w:pStyle w:val="CommentText"/>
      </w:pPr>
      <w:r>
        <w:rPr>
          <w:rStyle w:val="CommentReference"/>
        </w:rPr>
        <w:annotationRef/>
      </w:r>
      <w:r>
        <w:t>Received or bought?</w:t>
      </w:r>
    </w:p>
  </w:comment>
  <w:comment w:id="843" w:author="Brett Slote" w:date="2015-10-30T08:56:00Z" w:initials="BS">
    <w:p w14:paraId="705AFE6E" w14:textId="77777777" w:rsidR="00486BA4" w:rsidRDefault="00486BA4" w:rsidP="00E35F1F">
      <w:pPr>
        <w:pStyle w:val="CommentText"/>
      </w:pPr>
      <w:r>
        <w:rPr>
          <w:rStyle w:val="CommentReference"/>
        </w:rPr>
        <w:annotationRef/>
      </w:r>
      <w:r>
        <w:t>Again ‘a’ perfect man loses meaning, but as is sounds awkward.</w:t>
      </w:r>
    </w:p>
  </w:comment>
  <w:comment w:id="846" w:author="Brett Slote" w:date="2015-10-30T08:56:00Z" w:initials="BS">
    <w:p w14:paraId="6DDFB160" w14:textId="77777777" w:rsidR="00486BA4" w:rsidRDefault="00486BA4" w:rsidP="00E35F1F">
      <w:pPr>
        <w:pStyle w:val="CommentText"/>
      </w:pPr>
      <w:r>
        <w:rPr>
          <w:rStyle w:val="CommentReference"/>
        </w:rPr>
        <w:annotationRef/>
      </w:r>
      <w:r>
        <w:t>Uncircumscript?</w:t>
      </w:r>
    </w:p>
  </w:comment>
  <w:comment w:id="849" w:author="Brett Slote" w:date="2015-10-30T08:56:00Z" w:initials="BS">
    <w:p w14:paraId="39A4B3F9" w14:textId="77777777" w:rsidR="00486BA4" w:rsidRDefault="00486BA4" w:rsidP="00E35F1F">
      <w:pPr>
        <w:pStyle w:val="CommentText"/>
      </w:pPr>
      <w:r>
        <w:rPr>
          <w:rStyle w:val="CommentReference"/>
        </w:rPr>
        <w:annotationRef/>
      </w:r>
      <w:r>
        <w:t>Orthodox?</w:t>
      </w:r>
    </w:p>
  </w:comment>
  <w:comment w:id="850" w:author="Brett Slote" w:date="2015-10-30T08:56:00Z" w:initials="BS">
    <w:p w14:paraId="7E993A49" w14:textId="77777777" w:rsidR="00486BA4" w:rsidRDefault="00486BA4" w:rsidP="00E35F1F">
      <w:pPr>
        <w:pStyle w:val="CommentText"/>
      </w:pPr>
      <w:r>
        <w:rPr>
          <w:rStyle w:val="CommentReference"/>
        </w:rPr>
        <w:annotationRef/>
      </w:r>
      <w:r>
        <w:t>Faith?</w:t>
      </w:r>
    </w:p>
  </w:comment>
  <w:comment w:id="853" w:author="Brett Slote" w:date="2015-10-30T08:56:00Z" w:initials="BS">
    <w:p w14:paraId="575DF2C3" w14:textId="77777777" w:rsidR="00486BA4" w:rsidRDefault="00486BA4" w:rsidP="00E35F1F">
      <w:pPr>
        <w:pStyle w:val="CommentText"/>
      </w:pPr>
      <w:r>
        <w:rPr>
          <w:rStyle w:val="CommentReference"/>
        </w:rPr>
        <w:annotationRef/>
      </w:r>
      <w:r>
        <w:t>Need a consistent policy</w:t>
      </w:r>
    </w:p>
  </w:comment>
  <w:comment w:id="857" w:author="Brett Slote" w:date="2015-10-30T08:56:00Z" w:initials="BS">
    <w:p w14:paraId="4A370093" w14:textId="77777777" w:rsidR="00486BA4" w:rsidRDefault="00486BA4" w:rsidP="00E35F1F">
      <w:pPr>
        <w:pStyle w:val="CommentText"/>
      </w:pPr>
      <w:r>
        <w:rPr>
          <w:rStyle w:val="CommentReference"/>
        </w:rPr>
        <w:annotationRef/>
      </w:r>
      <w:r>
        <w:t>Ramez, He or Him?</w:t>
      </w:r>
    </w:p>
  </w:comment>
  <w:comment w:id="858" w:author="Brett Slote" w:date="2015-10-30T08:56:00Z" w:initials="BS">
    <w:p w14:paraId="3B1DEA29" w14:textId="77777777" w:rsidR="00486BA4" w:rsidRDefault="00486BA4" w:rsidP="00E35F1F">
      <w:pPr>
        <w:pStyle w:val="CommentText"/>
      </w:pPr>
      <w:r>
        <w:rPr>
          <w:rStyle w:val="CommentReference"/>
        </w:rPr>
        <w:annotationRef/>
      </w:r>
      <w:r>
        <w:t>On? By?</w:t>
      </w:r>
    </w:p>
  </w:comment>
  <w:comment w:id="859" w:author="Windows User" w:date="2015-11-21T13:15:00Z" w:initials="WU">
    <w:p w14:paraId="05ACE9CF" w14:textId="77777777" w:rsidR="00486BA4" w:rsidRDefault="00486BA4" w:rsidP="00E35F1F">
      <w:pPr>
        <w:pStyle w:val="CommentText"/>
      </w:pPr>
      <w:r>
        <w:rPr>
          <w:rStyle w:val="CommentReference"/>
        </w:rPr>
        <w:annotationRef/>
      </w:r>
      <w:r>
        <w:t>check</w:t>
      </w:r>
    </w:p>
  </w:comment>
  <w:comment w:id="865" w:author="Windows User" w:date="2015-10-30T08:56:00Z" w:initials="BS">
    <w:p w14:paraId="5592658B" w14:textId="77777777" w:rsidR="00486BA4" w:rsidRDefault="00486BA4" w:rsidP="00E35F1F">
      <w:pPr>
        <w:pStyle w:val="CommentText"/>
      </w:pPr>
      <w:r>
        <w:rPr>
          <w:rStyle w:val="CommentReference"/>
        </w:rPr>
        <w:annotationRef/>
      </w:r>
      <w:r>
        <w:t>Are the breaths referring to the inspiration of scripture, as the other translations have, or the breath of creation cf gn 1?</w:t>
      </w:r>
    </w:p>
  </w:comment>
  <w:comment w:id="866" w:author="Windows User" w:date="2015-10-30T08:56:00Z" w:initials="BS">
    <w:p w14:paraId="6C4E59F0" w14:textId="77777777" w:rsidR="00486BA4" w:rsidRDefault="00486BA4" w:rsidP="00E35F1F">
      <w:pPr>
        <w:pStyle w:val="CommentText"/>
      </w:pPr>
      <w:r>
        <w:rPr>
          <w:rStyle w:val="CommentReference"/>
        </w:rPr>
        <w:annotationRef/>
      </w:r>
      <w:r>
        <w:t>When we love the Name of our Lord Jesus Christ, the Name of Salvation...</w:t>
      </w:r>
    </w:p>
  </w:comment>
  <w:comment w:id="867" w:author="Windows User" w:date="2015-10-30T08:56:00Z" w:initials="BS">
    <w:p w14:paraId="14DD413A" w14:textId="77777777" w:rsidR="00486BA4" w:rsidRDefault="00486BA4" w:rsidP="00E35F1F">
      <w:pPr>
        <w:pStyle w:val="CommentText"/>
      </w:pPr>
      <w:r>
        <w:rPr>
          <w:rStyle w:val="CommentReference"/>
        </w:rPr>
        <w:annotationRef/>
      </w:r>
      <w:r>
        <w:t>adjective? severe?</w:t>
      </w:r>
    </w:p>
  </w:comment>
  <w:comment w:id="874" w:author="Windows User" w:date="2015-11-21T13:15:00Z" w:initials="WU">
    <w:p w14:paraId="071C1D6C" w14:textId="77777777" w:rsidR="00486BA4" w:rsidRDefault="00486BA4" w:rsidP="00E35F1F">
      <w:pPr>
        <w:pStyle w:val="CommentText"/>
      </w:pPr>
      <w:r>
        <w:rPr>
          <w:rStyle w:val="CommentReference"/>
        </w:rPr>
        <w:annotationRef/>
      </w:r>
      <w:r>
        <w:t>check</w:t>
      </w:r>
    </w:p>
  </w:comment>
  <w:comment w:id="876" w:author="Windows User" w:date="2015-10-30T08:56:00Z" w:initials="BS">
    <w:p w14:paraId="5CA1796C" w14:textId="77777777" w:rsidR="00486BA4" w:rsidRDefault="00486BA4" w:rsidP="00E35F1F">
      <w:pPr>
        <w:pStyle w:val="CommentText"/>
      </w:pPr>
      <w:r>
        <w:rPr>
          <w:rStyle w:val="CommentReference"/>
        </w:rPr>
        <w:annotationRef/>
      </w:r>
      <w:r>
        <w:t>too literal?</w:t>
      </w:r>
    </w:p>
  </w:comment>
  <w:comment w:id="879" w:author="Windows User" w:date="2015-10-30T08:56:00Z" w:initials="BS">
    <w:p w14:paraId="39BBFF20" w14:textId="77777777" w:rsidR="00486BA4" w:rsidRDefault="00486BA4" w:rsidP="00E35F1F">
      <w:pPr>
        <w:pStyle w:val="CommentText"/>
      </w:pPr>
      <w:r>
        <w:rPr>
          <w:rStyle w:val="CommentReference"/>
        </w:rPr>
        <w:annotationRef/>
      </w:r>
      <w:r>
        <w:t>awkward</w:t>
      </w:r>
    </w:p>
  </w:comment>
  <w:comment w:id="880" w:author="Windows User" w:date="2015-10-30T08:56:00Z" w:initials="BS">
    <w:p w14:paraId="7C372EC3" w14:textId="77777777" w:rsidR="00486BA4" w:rsidRDefault="00486BA4" w:rsidP="00E35F1F">
      <w:pPr>
        <w:pStyle w:val="CommentText"/>
      </w:pPr>
      <w:r>
        <w:rPr>
          <w:rStyle w:val="CommentReference"/>
        </w:rPr>
        <w:annotationRef/>
      </w:r>
      <w:r>
        <w:t>sits, less literal, but more clear?</w:t>
      </w:r>
    </w:p>
  </w:comment>
  <w:comment w:id="881" w:author="Windows User" w:date="2015-10-30T08:56:00Z" w:initials="BS">
    <w:p w14:paraId="6C09DB42" w14:textId="77777777" w:rsidR="00486BA4" w:rsidRDefault="00486BA4" w:rsidP="00E35F1F">
      <w:pPr>
        <w:pStyle w:val="CommentText"/>
      </w:pPr>
      <w:r>
        <w:rPr>
          <w:rStyle w:val="CommentReference"/>
        </w:rPr>
        <w:annotationRef/>
      </w:r>
      <w:r>
        <w:t>awkward</w:t>
      </w:r>
    </w:p>
  </w:comment>
  <w:comment w:id="883" w:author="Windows User" w:date="2015-10-30T08:56:00Z" w:initials="BS">
    <w:p w14:paraId="512D6CE2" w14:textId="77777777" w:rsidR="00486BA4" w:rsidRDefault="00486BA4" w:rsidP="00E35F1F">
      <w:pPr>
        <w:pStyle w:val="CommentText"/>
      </w:pPr>
      <w:r>
        <w:rPr>
          <w:rStyle w:val="CommentReference"/>
        </w:rPr>
        <w:annotationRef/>
      </w:r>
      <w:r>
        <w:t>terribly awkward</w:t>
      </w:r>
    </w:p>
  </w:comment>
  <w:comment w:id="884" w:author="Windows User" w:date="2015-11-21T13:16:00Z" w:initials="WU">
    <w:p w14:paraId="56B70852" w14:textId="77777777" w:rsidR="00486BA4" w:rsidRDefault="00486BA4" w:rsidP="00E35F1F">
      <w:pPr>
        <w:pStyle w:val="CommentText"/>
      </w:pPr>
      <w:r>
        <w:rPr>
          <w:rStyle w:val="CommentReference"/>
        </w:rPr>
        <w:annotationRef/>
      </w:r>
      <w:r>
        <w:t>check</w:t>
      </w:r>
    </w:p>
  </w:comment>
  <w:comment w:id="885" w:author="Windows User" w:date="2015-11-21T13:16:00Z" w:initials="WU">
    <w:p w14:paraId="46C7130C" w14:textId="77777777" w:rsidR="00486BA4" w:rsidRDefault="00486BA4" w:rsidP="00E35F1F">
      <w:pPr>
        <w:pStyle w:val="CommentText"/>
      </w:pPr>
      <w:r>
        <w:rPr>
          <w:rStyle w:val="CommentReference"/>
        </w:rPr>
        <w:annotationRef/>
      </w:r>
      <w:r>
        <w:t>check</w:t>
      </w:r>
    </w:p>
  </w:comment>
  <w:comment w:id="886" w:author="Windows User" w:date="2015-11-21T13:16:00Z" w:initials="WU">
    <w:p w14:paraId="5E32845B" w14:textId="77777777" w:rsidR="00486BA4" w:rsidRDefault="00486BA4" w:rsidP="00E35F1F">
      <w:pPr>
        <w:pStyle w:val="CommentText"/>
      </w:pPr>
      <w:r>
        <w:rPr>
          <w:rStyle w:val="CommentReference"/>
        </w:rPr>
        <w:annotationRef/>
      </w:r>
      <w:r>
        <w:t>check</w:t>
      </w:r>
    </w:p>
  </w:comment>
  <w:comment w:id="887" w:author="Windows User" w:date="2015-11-21T13:16:00Z" w:initials="WU">
    <w:p w14:paraId="530C7E75" w14:textId="77777777" w:rsidR="00486BA4" w:rsidRDefault="00486BA4" w:rsidP="00E35F1F">
      <w:pPr>
        <w:pStyle w:val="CommentText"/>
      </w:pPr>
      <w:r>
        <w:rPr>
          <w:rStyle w:val="CommentReference"/>
        </w:rPr>
        <w:annotationRef/>
      </w:r>
      <w:r>
        <w:t>check</w:t>
      </w:r>
    </w:p>
  </w:comment>
  <w:comment w:id="889" w:author="Windows User" w:date="2015-10-30T08:56:00Z" w:initials="BS">
    <w:p w14:paraId="215C41D2" w14:textId="77777777" w:rsidR="00486BA4" w:rsidRDefault="00486BA4" w:rsidP="00E35F1F">
      <w:pPr>
        <w:pStyle w:val="CommentText"/>
      </w:pPr>
      <w:r>
        <w:rPr>
          <w:rStyle w:val="CommentReference"/>
        </w:rPr>
        <w:annotationRef/>
      </w:r>
      <w:r>
        <w:t>sat?</w:t>
      </w:r>
    </w:p>
  </w:comment>
  <w:comment w:id="890" w:author="Windows User" w:date="2015-11-21T13:17:00Z" w:initials="WU">
    <w:p w14:paraId="6B55DDAB" w14:textId="77777777" w:rsidR="00486BA4" w:rsidRDefault="00486BA4" w:rsidP="00E35F1F">
      <w:pPr>
        <w:pStyle w:val="CommentText"/>
      </w:pPr>
      <w:r>
        <w:rPr>
          <w:rStyle w:val="CommentReference"/>
        </w:rPr>
        <w:annotationRef/>
      </w:r>
      <w:r>
        <w:t>check</w:t>
      </w:r>
    </w:p>
  </w:comment>
  <w:comment w:id="891" w:author="Windows User" w:date="2015-11-21T13:17:00Z" w:initials="WU">
    <w:p w14:paraId="5825D4CB" w14:textId="77777777" w:rsidR="00486BA4" w:rsidRDefault="00486BA4" w:rsidP="00E35F1F">
      <w:pPr>
        <w:pStyle w:val="CommentText"/>
      </w:pPr>
      <w:r>
        <w:rPr>
          <w:rStyle w:val="CommentReference"/>
        </w:rPr>
        <w:annotationRef/>
      </w:r>
      <w:r>
        <w:t>check</w:t>
      </w:r>
    </w:p>
  </w:comment>
  <w:comment w:id="894" w:author="Windows User" w:date="2015-10-30T08:56:00Z" w:initials="BS">
    <w:p w14:paraId="3E614A56" w14:textId="77777777" w:rsidR="00486BA4" w:rsidRDefault="00486BA4" w:rsidP="00E35F1F">
      <w:pPr>
        <w:pStyle w:val="CommentText"/>
      </w:pPr>
      <w:r>
        <w:rPr>
          <w:rStyle w:val="CommentReference"/>
        </w:rPr>
        <w:annotationRef/>
      </w:r>
      <w:r>
        <w:t>entered and come forth, or entered through it?</w:t>
      </w:r>
    </w:p>
  </w:comment>
  <w:comment w:id="895" w:author="Windows User" w:date="2015-10-30T08:56:00Z" w:initials="BS">
    <w:p w14:paraId="356D8FDF" w14:textId="77777777" w:rsidR="00486BA4" w:rsidRDefault="00486BA4" w:rsidP="00E35F1F">
      <w:pPr>
        <w:pStyle w:val="CommentText"/>
      </w:pPr>
      <w:r>
        <w:rPr>
          <w:rStyle w:val="CommentReference"/>
        </w:rPr>
        <w:annotationRef/>
      </w:r>
      <w:r>
        <w:t>appearing?</w:t>
      </w:r>
    </w:p>
  </w:comment>
  <w:comment w:id="896" w:author="Windows User" w:date="2015-10-30T08:56:00Z" w:initials="BS">
    <w:p w14:paraId="4735348E" w14:textId="77777777" w:rsidR="00486BA4" w:rsidRDefault="00486BA4" w:rsidP="00E35F1F">
      <w:pPr>
        <w:pStyle w:val="CommentText"/>
      </w:pPr>
      <w:r>
        <w:rPr>
          <w:rStyle w:val="CommentReference"/>
        </w:rPr>
        <w:annotationRef/>
      </w:r>
      <w:r>
        <w:t>He</w:t>
      </w:r>
    </w:p>
  </w:comment>
  <w:comment w:id="902" w:author="Windows User" w:date="2015-10-30T08:56:00Z" w:initials="BS">
    <w:p w14:paraId="5F2DFD8E" w14:textId="77777777" w:rsidR="00486BA4" w:rsidRDefault="00486BA4" w:rsidP="00E35F1F">
      <w:pPr>
        <w:pStyle w:val="CommentText"/>
      </w:pPr>
      <w:r>
        <w:rPr>
          <w:rStyle w:val="CommentReference"/>
        </w:rPr>
        <w:annotationRef/>
      </w:r>
      <w:r>
        <w:t>I feel like upon sounds better here and below</w:t>
      </w:r>
    </w:p>
  </w:comment>
  <w:comment w:id="903" w:author="Windows User" w:date="2015-10-30T08:56:00Z" w:initials="BS">
    <w:p w14:paraId="026525DA" w14:textId="77777777" w:rsidR="00486BA4" w:rsidRDefault="00486BA4" w:rsidP="00E35F1F">
      <w:pPr>
        <w:pStyle w:val="CommentText"/>
      </w:pPr>
      <w:r>
        <w:rPr>
          <w:rStyle w:val="CommentReference"/>
        </w:rPr>
        <w:annotationRef/>
      </w:r>
      <w:r>
        <w:t>For forty days</w:t>
      </w:r>
    </w:p>
  </w:comment>
  <w:comment w:id="904" w:author="Windows User" w:date="2015-10-30T08:56:00Z" w:initials="BS">
    <w:p w14:paraId="7D69D9EF" w14:textId="77777777" w:rsidR="00486BA4" w:rsidRDefault="00486BA4" w:rsidP="00E35F1F">
      <w:pPr>
        <w:pStyle w:val="CommentText"/>
      </w:pPr>
      <w:r>
        <w:rPr>
          <w:rStyle w:val="CommentReference"/>
        </w:rPr>
        <w:annotationRef/>
      </w:r>
      <w:r>
        <w:t>awkward. Crush under our feet or crush within us? Even if feet not literally there, needed to complete the implied thought in english.</w:t>
      </w:r>
    </w:p>
  </w:comment>
  <w:comment w:id="910" w:author="Windows User" w:date="2015-10-30T08:56:00Z" w:initials="BS">
    <w:p w14:paraId="60DA9970" w14:textId="77777777" w:rsidR="00486BA4" w:rsidRDefault="00486BA4" w:rsidP="00E35F1F">
      <w:pPr>
        <w:pStyle w:val="CommentText"/>
      </w:pPr>
      <w:r>
        <w:rPr>
          <w:rStyle w:val="CommentReference"/>
        </w:rPr>
        <w:annotationRef/>
      </w:r>
      <w:r>
        <w:t>a? I know virgin doesn't sound right. Nor virginal. But a virgin seems to cheapen the thought...</w:t>
      </w:r>
    </w:p>
  </w:comment>
  <w:comment w:id="912" w:author="Windows User" w:date="2015-10-30T08:56:00Z" w:initials="BS">
    <w:p w14:paraId="3D3D58F2" w14:textId="77777777" w:rsidR="00486BA4" w:rsidRDefault="00486BA4" w:rsidP="00E35F1F">
      <w:pPr>
        <w:pStyle w:val="CommentText"/>
      </w:pPr>
      <w:r>
        <w:rPr>
          <w:rStyle w:val="CommentReference"/>
        </w:rPr>
        <w:annotationRef/>
      </w:r>
      <w:r>
        <w:t>annulled has connotation from catholicism of never having been. I like abolished better. Sounds more poetic like too.</w:t>
      </w:r>
    </w:p>
  </w:comment>
  <w:comment w:id="915" w:author="Windows User" w:date="2015-10-30T08:56:00Z" w:initials="BS">
    <w:p w14:paraId="758A0E08" w14:textId="77777777" w:rsidR="00486BA4" w:rsidRDefault="00486BA4" w:rsidP="00E35F1F">
      <w:pPr>
        <w:pStyle w:val="CommentText"/>
      </w:pPr>
      <w:r>
        <w:rPr>
          <w:rStyle w:val="CommentReference"/>
        </w:rPr>
        <w:annotationRef/>
      </w:r>
      <w:r>
        <w:t>yes, it is a continuous thought. But this and next are complete sentences in themselves.</w:t>
      </w:r>
    </w:p>
  </w:comment>
  <w:comment w:id="916" w:author="Windows User" w:date="2015-10-30T08:56:00Z" w:initials="BS">
    <w:p w14:paraId="4C494C1B" w14:textId="77777777" w:rsidR="00486BA4" w:rsidRDefault="00486BA4" w:rsidP="00E35F1F">
      <w:pPr>
        <w:pStyle w:val="CommentText"/>
      </w:pPr>
      <w:r>
        <w:rPr>
          <w:rStyle w:val="CommentReference"/>
        </w:rPr>
        <w:annotationRef/>
      </w:r>
      <w:r>
        <w:t>revealed almost makes sense here... but not with the next line having "said"</w:t>
      </w:r>
    </w:p>
  </w:comment>
  <w:comment w:id="917" w:author="Windows User" w:date="2015-10-30T08:56:00Z" w:initials="BS">
    <w:p w14:paraId="32F983BF" w14:textId="77777777" w:rsidR="00486BA4" w:rsidRDefault="00486BA4" w:rsidP="00E35F1F">
      <w:pPr>
        <w:pStyle w:val="CommentText"/>
      </w:pPr>
      <w:r>
        <w:rPr>
          <w:rStyle w:val="CommentReference"/>
        </w:rPr>
        <w:annotationRef/>
      </w:r>
      <w:r>
        <w:t>repeat quotes or contiguious?</w:t>
      </w:r>
    </w:p>
  </w:comment>
  <w:comment w:id="918" w:author="Windows User" w:date="2015-10-30T08:56:00Z" w:initials="BS">
    <w:p w14:paraId="29400B5B" w14:textId="77777777" w:rsidR="00486BA4" w:rsidRDefault="00486BA4" w:rsidP="00E35F1F">
      <w:pPr>
        <w:pStyle w:val="CommentText"/>
      </w:pPr>
      <w:r>
        <w:rPr>
          <w:rStyle w:val="CommentReference"/>
        </w:rPr>
        <w:annotationRef/>
      </w:r>
      <w:r>
        <w:t>in strength?</w:t>
      </w:r>
    </w:p>
  </w:comment>
  <w:comment w:id="919" w:author="Windows User" w:date="2015-10-30T08:56:00Z" w:initials="BS">
    <w:p w14:paraId="19007B27" w14:textId="77777777" w:rsidR="00486BA4" w:rsidRDefault="00486BA4" w:rsidP="00E35F1F">
      <w:pPr>
        <w:pStyle w:val="CommentText"/>
      </w:pPr>
      <w:r>
        <w:rPr>
          <w:rStyle w:val="CommentReference"/>
        </w:rPr>
        <w:annotationRef/>
      </w:r>
      <w:r>
        <w:t>in the tune it just sounds more emphatic dropping the "both"</w:t>
      </w:r>
    </w:p>
  </w:comment>
  <w:comment w:id="921" w:author="Windows User" w:date="2015-10-30T08:56:00Z" w:initials="BS">
    <w:p w14:paraId="42813985" w14:textId="77777777" w:rsidR="00486BA4" w:rsidRDefault="00486BA4" w:rsidP="00E35F1F">
      <w:pPr>
        <w:pStyle w:val="CommentText"/>
      </w:pPr>
      <w:r>
        <w:rPr>
          <w:rStyle w:val="CommentReference"/>
        </w:rPr>
        <w:annotationRef/>
      </w:r>
      <w:r>
        <w:t>theotokos, not mav em ef Nooti</w:t>
      </w:r>
    </w:p>
  </w:comment>
  <w:comment w:id="922" w:author="Windows User" w:date="2015-10-30T08:56:00Z" w:initials="BS">
    <w:p w14:paraId="72887F8D" w14:textId="77777777" w:rsidR="00486BA4" w:rsidRDefault="00486BA4" w:rsidP="00E35F1F">
      <w:pPr>
        <w:pStyle w:val="CommentText"/>
      </w:pPr>
      <w:r>
        <w:rPr>
          <w:rStyle w:val="CommentReference"/>
        </w:rPr>
        <w:annotationRef/>
      </w:r>
      <w:r>
        <w:t>in?</w:t>
      </w:r>
    </w:p>
  </w:comment>
  <w:comment w:id="924" w:author="Windows User" w:date="2015-10-30T08:56:00Z" w:initials="BS">
    <w:p w14:paraId="79923510" w14:textId="77777777" w:rsidR="00486BA4" w:rsidRDefault="00486BA4" w:rsidP="00E35F1F">
      <w:pPr>
        <w:pStyle w:val="CommentText"/>
      </w:pPr>
      <w:r>
        <w:rPr>
          <w:rStyle w:val="CommentReference"/>
        </w:rPr>
        <w:annotationRef/>
      </w:r>
      <w:r>
        <w:t>it's literally "And" but that leaves too much grammatical ambiguity that tends towards nonsensical parsing.</w:t>
      </w:r>
    </w:p>
  </w:comment>
  <w:comment w:id="925" w:author="Windows User" w:date="2015-10-30T08:56:00Z" w:initials="BS">
    <w:p w14:paraId="790A95EE" w14:textId="77777777" w:rsidR="00486BA4" w:rsidRDefault="00486BA4" w:rsidP="00E35F1F">
      <w:pPr>
        <w:pStyle w:val="CommentText"/>
      </w:pPr>
      <w:r>
        <w:rPr>
          <w:rStyle w:val="CommentReference"/>
        </w:rPr>
        <w:annotationRef/>
      </w:r>
      <w:r>
        <w:t>tense?</w:t>
      </w:r>
    </w:p>
  </w:comment>
  <w:comment w:id="927" w:author="Windows User" w:date="2015-10-30T08:56:00Z" w:initials="BS">
    <w:p w14:paraId="2626B3B0" w14:textId="77777777" w:rsidR="00486BA4" w:rsidRDefault="00486BA4" w:rsidP="00E35F1F">
      <w:pPr>
        <w:pStyle w:val="CommentText"/>
      </w:pPr>
      <w:r>
        <w:rPr>
          <w:rStyle w:val="CommentReference"/>
        </w:rPr>
        <w:annotationRef/>
      </w:r>
      <w:r>
        <w:t>too far for a pronoun</w:t>
      </w:r>
    </w:p>
  </w:comment>
  <w:comment w:id="928" w:author="Windows User" w:date="2015-10-30T08:56:00Z" w:initials="BS">
    <w:p w14:paraId="35C833E4" w14:textId="77777777" w:rsidR="00486BA4" w:rsidRDefault="00486BA4" w:rsidP="00E35F1F">
      <w:pPr>
        <w:pStyle w:val="CommentText"/>
      </w:pPr>
      <w:r>
        <w:rPr>
          <w:rStyle w:val="CommentReference"/>
        </w:rPr>
        <w:annotationRef/>
      </w:r>
      <w:r>
        <w:t>deemed or made?</w:t>
      </w:r>
    </w:p>
  </w:comment>
  <w:comment w:id="930" w:author="Windows User" w:date="2015-10-30T08:56:00Z" w:initials="BS">
    <w:p w14:paraId="5C7B7A35" w14:textId="77777777" w:rsidR="00486BA4" w:rsidRDefault="00486BA4" w:rsidP="00E35F1F">
      <w:pPr>
        <w:pStyle w:val="CommentText"/>
      </w:pPr>
      <w:r>
        <w:rPr>
          <w:rStyle w:val="CommentReference"/>
        </w:rPr>
        <w:annotationRef/>
      </w:r>
      <w:r>
        <w:t>coptic is heavens of heavens, but we usually say heaven of heavens.</w:t>
      </w:r>
    </w:p>
  </w:comment>
  <w:comment w:id="932" w:author="Windows User" w:date="2015-10-30T08:56:00Z" w:initials="BS">
    <w:p w14:paraId="080C2EEE" w14:textId="77777777" w:rsidR="00486BA4" w:rsidRDefault="00486BA4" w:rsidP="00E35F1F">
      <w:pPr>
        <w:pStyle w:val="CommentText"/>
      </w:pPr>
      <w:r>
        <w:rPr>
          <w:rStyle w:val="CommentReference"/>
        </w:rPr>
        <w:annotationRef/>
      </w:r>
      <w:r>
        <w:t>rises or shines?</w:t>
      </w:r>
    </w:p>
  </w:comment>
  <w:comment w:id="935" w:author="Windows User" w:date="2015-10-30T08:56:00Z" w:initials="BS">
    <w:p w14:paraId="5671149C" w14:textId="77777777" w:rsidR="00486BA4" w:rsidRDefault="00486BA4" w:rsidP="00E35F1F">
      <w:pPr>
        <w:pStyle w:val="CommentText"/>
      </w:pPr>
      <w:r>
        <w:rPr>
          <w:rStyle w:val="CommentReference"/>
        </w:rPr>
        <w:annotationRef/>
      </w:r>
      <w:r>
        <w:t>destroyed or damaged?</w:t>
      </w:r>
    </w:p>
  </w:comment>
  <w:comment w:id="941" w:author="Windows User" w:date="2015-10-30T08:56:00Z" w:initials="BS">
    <w:p w14:paraId="4B308EB2" w14:textId="77777777" w:rsidR="00486BA4" w:rsidRDefault="00486BA4" w:rsidP="00E35F1F">
      <w:pPr>
        <w:pStyle w:val="CommentText"/>
      </w:pPr>
      <w:r>
        <w:rPr>
          <w:rStyle w:val="CommentReference"/>
        </w:rPr>
        <w:annotationRef/>
      </w:r>
      <w:r>
        <w:t>servant, or slave?</w:t>
      </w:r>
    </w:p>
  </w:comment>
  <w:comment w:id="942" w:author="Windows User" w:date="2015-10-30T08:56:00Z" w:initials="BS">
    <w:p w14:paraId="20DF1D54" w14:textId="77777777" w:rsidR="00486BA4" w:rsidRDefault="00486BA4" w:rsidP="00E35F1F">
      <w:pPr>
        <w:pStyle w:val="CommentText"/>
      </w:pPr>
      <w:r>
        <w:rPr>
          <w:rStyle w:val="CommentReference"/>
        </w:rPr>
        <w:annotationRef/>
      </w:r>
      <w:r>
        <w:t>Feels way too literal</w:t>
      </w:r>
    </w:p>
  </w:comment>
  <w:comment w:id="943" w:author="Windows User" w:date="2015-11-21T13:18:00Z" w:initials="WU">
    <w:p w14:paraId="2A74F11D" w14:textId="77777777" w:rsidR="00486BA4" w:rsidRDefault="00486BA4" w:rsidP="00E35F1F">
      <w:pPr>
        <w:pStyle w:val="CommentText"/>
      </w:pPr>
      <w:r>
        <w:rPr>
          <w:rStyle w:val="CommentReference"/>
        </w:rPr>
        <w:annotationRef/>
      </w:r>
      <w:r>
        <w:t>check</w:t>
      </w:r>
    </w:p>
  </w:comment>
  <w:comment w:id="949" w:author="Windows User" w:date="2015-10-30T08:56:00Z" w:initials="BS">
    <w:p w14:paraId="6352B7F4" w14:textId="77777777" w:rsidR="00486BA4" w:rsidRDefault="00486BA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1" w:author="Windows User" w:date="2015-10-30T08:56:00Z" w:initials="BS">
    <w:p w14:paraId="77680459" w14:textId="77777777" w:rsidR="00486BA4" w:rsidRDefault="00486BA4" w:rsidP="00E35F1F">
      <w:pPr>
        <w:pStyle w:val="CommentText"/>
      </w:pPr>
      <w:r>
        <w:rPr>
          <w:rStyle w:val="CommentReference"/>
        </w:rPr>
        <w:annotationRef/>
      </w:r>
      <w:r>
        <w:t>was incarnate or took flesh? Need a decision for this common phrase.</w:t>
      </w:r>
    </w:p>
  </w:comment>
  <w:comment w:id="953" w:author="Windows User" w:date="2015-10-30T08:56:00Z" w:initials="BS">
    <w:p w14:paraId="6C7BBC12" w14:textId="77777777" w:rsidR="00486BA4" w:rsidRDefault="00486BA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8" w:author="Windows User" w:date="2015-10-30T08:56:00Z" w:initials="BS">
    <w:p w14:paraId="61EAF48D" w14:textId="77777777" w:rsidR="00486BA4" w:rsidRDefault="00486BA4" w:rsidP="00E35F1F">
      <w:pPr>
        <w:pStyle w:val="CommentText"/>
      </w:pPr>
      <w:r>
        <w:rPr>
          <w:rStyle w:val="CommentReference"/>
        </w:rPr>
        <w:annotationRef/>
      </w:r>
      <w:r>
        <w:t>Altar/The place where the Sacrifice is offered, is clearly not right. But Temple? Or Holy of Holies?</w:t>
      </w:r>
    </w:p>
  </w:comment>
  <w:comment w:id="961" w:author="Windows User" w:date="2015-10-30T08:56:00Z" w:initials="BS">
    <w:p w14:paraId="0DB4A25D" w14:textId="77777777" w:rsidR="00486BA4" w:rsidRDefault="00486BA4" w:rsidP="00E35F1F">
      <w:pPr>
        <w:pStyle w:val="CommentText"/>
      </w:pPr>
      <w:r>
        <w:rPr>
          <w:rStyle w:val="CommentReference"/>
        </w:rPr>
        <w:annotationRef/>
      </w:r>
      <w:r>
        <w:t>I think infinite captures the meaning of uncircumscript in a more approachable way.</w:t>
      </w:r>
    </w:p>
  </w:comment>
  <w:comment w:id="962" w:author="Windows User" w:date="2015-10-30T08:56:00Z" w:initials="BS">
    <w:p w14:paraId="65C574CB" w14:textId="77777777" w:rsidR="00486BA4" w:rsidRDefault="00486BA4" w:rsidP="00E35F1F">
      <w:pPr>
        <w:pStyle w:val="CommentText"/>
      </w:pPr>
      <w:r>
        <w:rPr>
          <w:rStyle w:val="CommentReference"/>
        </w:rPr>
        <w:annotationRef/>
      </w:r>
      <w:r>
        <w:t>net or hook?</w:t>
      </w:r>
    </w:p>
  </w:comment>
  <w:comment w:id="963" w:author="Windows User" w:date="2015-10-30T08:56:00Z" w:initials="BS">
    <w:p w14:paraId="631E73A0" w14:textId="77777777" w:rsidR="00486BA4" w:rsidRDefault="00486BA4" w:rsidP="00E35F1F">
      <w:pPr>
        <w:pStyle w:val="CommentText"/>
      </w:pPr>
      <w:r>
        <w:rPr>
          <w:rStyle w:val="CommentReference"/>
        </w:rPr>
        <w:annotationRef/>
      </w:r>
      <w:r>
        <w:t>Instructing them in the worship?</w:t>
      </w:r>
    </w:p>
  </w:comment>
  <w:comment w:id="964" w:author="Windows User" w:date="2015-10-30T08:56:00Z" w:initials="BS">
    <w:p w14:paraId="22469FD6" w14:textId="77777777" w:rsidR="00486BA4" w:rsidRDefault="00486BA4" w:rsidP="00E35F1F">
      <w:pPr>
        <w:pStyle w:val="CommentText"/>
      </w:pPr>
      <w:r>
        <w:rPr>
          <w:rStyle w:val="CommentReference"/>
        </w:rPr>
        <w:annotationRef/>
      </w:r>
      <w:r>
        <w:t>what does this mean?</w:t>
      </w:r>
    </w:p>
  </w:comment>
  <w:comment w:id="965" w:author="Windows User" w:date="2015-10-30T08:56:00Z" w:initials="BS">
    <w:p w14:paraId="0A6E9F00" w14:textId="77777777" w:rsidR="00486BA4" w:rsidRDefault="00486BA4" w:rsidP="00E35F1F">
      <w:pPr>
        <w:pStyle w:val="CommentText"/>
      </w:pPr>
      <w:r>
        <w:rPr>
          <w:rStyle w:val="CommentReference"/>
        </w:rPr>
        <w:annotationRef/>
      </w:r>
      <w:r>
        <w:t>Path? Or Way? i.e. Christ?</w:t>
      </w:r>
    </w:p>
  </w:comment>
  <w:comment w:id="966" w:author="Windows User" w:date="2015-10-30T08:56:00Z" w:initials="BS">
    <w:p w14:paraId="50D676B3" w14:textId="77777777" w:rsidR="00486BA4" w:rsidRDefault="00486BA4" w:rsidP="00E35F1F">
      <w:pPr>
        <w:pStyle w:val="CommentText"/>
      </w:pPr>
      <w:r>
        <w:rPr>
          <w:rStyle w:val="CommentReference"/>
        </w:rPr>
        <w:annotationRef/>
      </w:r>
      <w:r>
        <w:t>forward to? Or towards?</w:t>
      </w:r>
    </w:p>
  </w:comment>
  <w:comment w:id="967" w:author="Windows User" w:date="2015-10-30T08:56:00Z" w:initials="BS">
    <w:p w14:paraId="4E94979B" w14:textId="77777777" w:rsidR="00486BA4" w:rsidRDefault="00486BA4" w:rsidP="00E35F1F">
      <w:pPr>
        <w:pStyle w:val="CommentText"/>
      </w:pPr>
      <w:r>
        <w:rPr>
          <w:rStyle w:val="CommentReference"/>
        </w:rPr>
        <w:annotationRef/>
      </w:r>
      <w:r>
        <w:t>gladness</w:t>
      </w:r>
    </w:p>
  </w:comment>
  <w:comment w:id="973" w:author="Windows User" w:date="2015-10-30T08:56:00Z" w:initials="BS">
    <w:p w14:paraId="3588E256" w14:textId="77777777" w:rsidR="00486BA4" w:rsidRDefault="00486BA4" w:rsidP="00E35F1F">
      <w:pPr>
        <w:pStyle w:val="CommentText"/>
      </w:pPr>
      <w:r>
        <w:rPr>
          <w:rStyle w:val="CommentReference"/>
        </w:rPr>
        <w:annotationRef/>
      </w:r>
      <w:r>
        <w:t>Inclined to switch to L.A. ordering, but probably better to be consistent with Black.</w:t>
      </w:r>
    </w:p>
  </w:comment>
  <w:comment w:id="974" w:author="Windows User" w:date="2015-10-30T08:56:00Z" w:initials="BS">
    <w:p w14:paraId="5F5FCC97" w14:textId="77777777" w:rsidR="00486BA4" w:rsidRDefault="00486BA4" w:rsidP="00E35F1F">
      <w:pPr>
        <w:pStyle w:val="CommentText"/>
      </w:pPr>
      <w:r>
        <w:rPr>
          <w:rStyle w:val="CommentReference"/>
        </w:rPr>
        <w:annotationRef/>
      </w:r>
      <w:r>
        <w:t>Everyday or a day?</w:t>
      </w:r>
    </w:p>
  </w:comment>
  <w:comment w:id="975" w:author="Windows User" w:date="2015-10-30T08:56:00Z" w:initials="BS">
    <w:p w14:paraId="7938A467" w14:textId="77777777" w:rsidR="00486BA4" w:rsidRDefault="00486BA4" w:rsidP="00E35F1F">
      <w:pPr>
        <w:pStyle w:val="CommentText"/>
      </w:pPr>
      <w:r>
        <w:rPr>
          <w:rStyle w:val="CommentReference"/>
        </w:rPr>
        <w:annotationRef/>
      </w:r>
      <w:r>
        <w:t>not delight. Maybe joy instead of esctasy?</w:t>
      </w:r>
    </w:p>
  </w:comment>
  <w:comment w:id="976" w:author="Windows User" w:date="2015-10-30T08:56:00Z" w:initials="BS">
    <w:p w14:paraId="0D0804AC" w14:textId="77777777" w:rsidR="00486BA4" w:rsidRDefault="00486BA4" w:rsidP="00E35F1F">
      <w:pPr>
        <w:pStyle w:val="CommentText"/>
      </w:pPr>
      <w:r>
        <w:rPr>
          <w:rStyle w:val="CommentReference"/>
        </w:rPr>
        <w:annotationRef/>
      </w:r>
      <w:r>
        <w:t>glory, splendor or beauty?</w:t>
      </w:r>
    </w:p>
  </w:comment>
  <w:comment w:id="977" w:author="Windows User" w:date="2015-10-30T08:56:00Z" w:initials="BS">
    <w:p w14:paraId="07A7FAB4" w14:textId="77777777" w:rsidR="00486BA4" w:rsidRDefault="00486BA4" w:rsidP="00E35F1F">
      <w:pPr>
        <w:pStyle w:val="CommentText"/>
      </w:pPr>
      <w:r>
        <w:rPr>
          <w:rStyle w:val="CommentReference"/>
        </w:rPr>
        <w:annotationRef/>
      </w:r>
      <w:r>
        <w:t>from or and?</w:t>
      </w:r>
    </w:p>
  </w:comment>
  <w:comment w:id="978" w:author="Windows User" w:date="2015-10-30T08:56:00Z" w:initials="BS">
    <w:p w14:paraId="5249720E" w14:textId="77777777" w:rsidR="00486BA4" w:rsidRDefault="00486BA4" w:rsidP="00E35F1F">
      <w:pPr>
        <w:pStyle w:val="CommentText"/>
      </w:pPr>
      <w:r>
        <w:rPr>
          <w:rStyle w:val="CommentReference"/>
        </w:rPr>
        <w:annotationRef/>
      </w:r>
      <w:r>
        <w:t>What prophet? Why did abouna redact this?</w:t>
      </w:r>
    </w:p>
  </w:comment>
  <w:comment w:id="979" w:author="Windows User" w:date="2015-10-30T08:56:00Z" w:initials="BS">
    <w:p w14:paraId="66A9526F" w14:textId="77777777" w:rsidR="00486BA4" w:rsidRDefault="00486BA4" w:rsidP="00E35F1F">
      <w:pPr>
        <w:pStyle w:val="CommentText"/>
      </w:pPr>
      <w:r>
        <w:rPr>
          <w:rStyle w:val="CommentReference"/>
        </w:rPr>
        <w:annotationRef/>
      </w:r>
      <w:r>
        <w:t>Doesn't this say you are beyond beginning, or something to that effect? Beyond the beginning from which even time arose?</w:t>
      </w:r>
    </w:p>
  </w:comment>
  <w:comment w:id="980" w:author="Windows User" w:date="2015-10-30T08:56:00Z" w:initials="BS">
    <w:p w14:paraId="08CC53E1" w14:textId="77777777" w:rsidR="00486BA4" w:rsidRDefault="00486BA4" w:rsidP="00E35F1F">
      <w:pPr>
        <w:pStyle w:val="CommentText"/>
      </w:pPr>
      <w:r>
        <w:rPr>
          <w:rStyle w:val="CommentReference"/>
        </w:rPr>
        <w:annotationRef/>
      </w:r>
      <w:r>
        <w:t>is this right?</w:t>
      </w:r>
    </w:p>
  </w:comment>
  <w:comment w:id="981" w:author="Windows User" w:date="2015-10-30T08:56:00Z" w:initials="BS">
    <w:p w14:paraId="21BA9344" w14:textId="77777777" w:rsidR="00486BA4" w:rsidRDefault="00486BA4" w:rsidP="00E35F1F">
      <w:pPr>
        <w:pStyle w:val="CommentText"/>
      </w:pPr>
      <w:r>
        <w:rPr>
          <w:rStyle w:val="CommentReference"/>
        </w:rPr>
        <w:annotationRef/>
      </w:r>
      <w:r>
        <w:t>isn't it of?</w:t>
      </w:r>
    </w:p>
  </w:comment>
  <w:comment w:id="982" w:author="Windows User" w:date="2015-10-30T08:56:00Z" w:initials="BS">
    <w:p w14:paraId="0DB057D8" w14:textId="77777777" w:rsidR="00486BA4" w:rsidRDefault="00486BA4" w:rsidP="00E35F1F">
      <w:pPr>
        <w:pStyle w:val="CommentText"/>
      </w:pPr>
      <w:r>
        <w:rPr>
          <w:rStyle w:val="CommentReference"/>
        </w:rPr>
        <w:annotationRef/>
      </w:r>
      <w:r>
        <w:t>isn't it blesses?</w:t>
      </w:r>
    </w:p>
  </w:comment>
  <w:comment w:id="983" w:author="Windows User" w:date="2015-10-30T08:56:00Z" w:initials="BS">
    <w:p w14:paraId="4126BF87" w14:textId="77777777" w:rsidR="00486BA4" w:rsidRDefault="00486BA4" w:rsidP="00E35F1F">
      <w:pPr>
        <w:pStyle w:val="CommentText"/>
      </w:pPr>
      <w:r>
        <w:rPr>
          <w:rStyle w:val="CommentReference"/>
        </w:rPr>
        <w:annotationRef/>
      </w:r>
      <w:r>
        <w:t>blessing or blessing?</w:t>
      </w:r>
    </w:p>
  </w:comment>
  <w:comment w:id="984" w:author="Windows User" w:date="2015-10-30T08:56:00Z" w:initials="BS">
    <w:p w14:paraId="068E7184" w14:textId="77777777" w:rsidR="00486BA4" w:rsidRDefault="00486BA4" w:rsidP="00E35F1F">
      <w:pPr>
        <w:pStyle w:val="CommentText"/>
      </w:pPr>
      <w:r>
        <w:rPr>
          <w:rStyle w:val="CommentReference"/>
        </w:rPr>
        <w:annotationRef/>
      </w:r>
      <w:r>
        <w:t>the other translations seem not to like abouna's contractions...</w:t>
      </w:r>
    </w:p>
  </w:comment>
  <w:comment w:id="985" w:author="Windows User" w:date="2015-10-30T08:56:00Z" w:initials="BS">
    <w:p w14:paraId="21A595C5" w14:textId="77777777" w:rsidR="00486BA4" w:rsidRDefault="00486BA4" w:rsidP="00E35F1F">
      <w:pPr>
        <w:pStyle w:val="CommentText"/>
      </w:pPr>
      <w:r>
        <w:rPr>
          <w:rStyle w:val="CommentReference"/>
        </w:rPr>
        <w:annotationRef/>
      </w:r>
      <w:r>
        <w:t>perfect or true?</w:t>
      </w:r>
    </w:p>
  </w:comment>
  <w:comment w:id="988" w:author="Windows User" w:date="2015-11-21T13:21:00Z" w:initials="WU">
    <w:p w14:paraId="686F5E9C" w14:textId="77777777" w:rsidR="00486BA4" w:rsidRDefault="00486BA4" w:rsidP="00E35F1F">
      <w:pPr>
        <w:pStyle w:val="CommentText"/>
      </w:pPr>
      <w:r>
        <w:rPr>
          <w:rStyle w:val="CommentReference"/>
        </w:rPr>
        <w:annotationRef/>
      </w:r>
    </w:p>
  </w:comment>
  <w:comment w:id="993" w:author="Windows User" w:date="2015-10-30T08:56:00Z" w:initials="BS">
    <w:p w14:paraId="138D81C8" w14:textId="77777777" w:rsidR="00486BA4" w:rsidRDefault="00486BA4" w:rsidP="00E35F1F">
      <w:pPr>
        <w:pStyle w:val="CommentText"/>
      </w:pPr>
      <w:r>
        <w:rPr>
          <w:rStyle w:val="CommentReference"/>
        </w:rPr>
        <w:annotationRef/>
      </w:r>
      <w:r>
        <w:t>which word is right?</w:t>
      </w:r>
    </w:p>
  </w:comment>
  <w:comment w:id="994" w:author="Windows User" w:date="2015-10-30T08:56:00Z" w:initials="BS">
    <w:p w14:paraId="36B899D8" w14:textId="77777777" w:rsidR="00486BA4" w:rsidRDefault="00486BA4" w:rsidP="00E35F1F">
      <w:pPr>
        <w:pStyle w:val="CommentText"/>
      </w:pPr>
      <w:r>
        <w:rPr>
          <w:rStyle w:val="CommentReference"/>
        </w:rPr>
        <w:annotationRef/>
      </w:r>
      <w:r>
        <w:t>wise?</w:t>
      </w:r>
    </w:p>
  </w:comment>
  <w:comment w:id="996" w:author="Windows User" w:date="2015-10-30T08:56:00Z" w:initials="BS">
    <w:p w14:paraId="62F2B22F" w14:textId="77777777" w:rsidR="00486BA4" w:rsidRDefault="00486BA4" w:rsidP="00E35F1F">
      <w:pPr>
        <w:pStyle w:val="CommentText"/>
      </w:pPr>
      <w:r>
        <w:rPr>
          <w:rStyle w:val="CommentReference"/>
        </w:rPr>
        <w:annotationRef/>
      </w:r>
      <w:r>
        <w:t>bride, or bridal chamber?</w:t>
      </w:r>
    </w:p>
  </w:comment>
  <w:comment w:id="997" w:author="Windows User" w:date="2015-10-30T08:56:00Z" w:initials="BS">
    <w:p w14:paraId="13AA9031" w14:textId="77777777" w:rsidR="00486BA4" w:rsidRDefault="00486BA4" w:rsidP="00E35F1F">
      <w:pPr>
        <w:pStyle w:val="CommentText"/>
      </w:pPr>
      <w:r>
        <w:rPr>
          <w:rStyle w:val="CommentReference"/>
        </w:rPr>
        <w:annotationRef/>
      </w:r>
      <w:r>
        <w:t>truth, logos, or true logos?</w:t>
      </w:r>
    </w:p>
  </w:comment>
  <w:comment w:id="998" w:author="Windows User" w:date="2015-10-30T08:56:00Z" w:initials="BS">
    <w:p w14:paraId="116A567C" w14:textId="77777777" w:rsidR="00486BA4" w:rsidRDefault="00486BA4" w:rsidP="00E35F1F">
      <w:pPr>
        <w:pStyle w:val="CommentText"/>
      </w:pPr>
      <w:r>
        <w:rPr>
          <w:rStyle w:val="CommentReference"/>
        </w:rPr>
        <w:annotationRef/>
      </w:r>
      <w:r>
        <w:t>redeemed or saved?</w:t>
      </w:r>
    </w:p>
  </w:comment>
  <w:comment w:id="1000" w:author="Windows User" w:date="2015-10-30T08:56:00Z" w:initials="BS">
    <w:p w14:paraId="37848CBE" w14:textId="77777777" w:rsidR="00486BA4" w:rsidRDefault="00486BA4" w:rsidP="00E35F1F">
      <w:pPr>
        <w:pStyle w:val="CommentText"/>
      </w:pPr>
      <w:r>
        <w:rPr>
          <w:rStyle w:val="CommentReference"/>
        </w:rPr>
        <w:annotationRef/>
      </w:r>
      <w:r>
        <w:t>for us or unto us?</w:t>
      </w:r>
    </w:p>
  </w:comment>
  <w:comment w:id="1003" w:author="Windows User" w:date="2015-10-30T08:56:00Z" w:initials="BS">
    <w:p w14:paraId="7318299D" w14:textId="77777777" w:rsidR="00486BA4" w:rsidRDefault="00486BA4" w:rsidP="00E35F1F">
      <w:pPr>
        <w:pStyle w:val="CommentText"/>
      </w:pPr>
      <w:r>
        <w:rPr>
          <w:rStyle w:val="CommentReference"/>
        </w:rPr>
        <w:annotationRef/>
      </w:r>
      <w:r>
        <w:t>what does eshleelooi mean?</w:t>
      </w:r>
    </w:p>
  </w:comment>
  <w:comment w:id="1004" w:author="Windows User" w:date="2015-10-30T08:56:00Z" w:initials="BS">
    <w:p w14:paraId="01016F04" w14:textId="77777777" w:rsidR="00486BA4" w:rsidRDefault="00486BA4" w:rsidP="00E35F1F">
      <w:pPr>
        <w:pStyle w:val="CommentText"/>
      </w:pPr>
      <w:r>
        <w:rPr>
          <w:rStyle w:val="CommentReference"/>
        </w:rPr>
        <w:annotationRef/>
      </w:r>
      <w:r>
        <w:t>save or redeem?</w:t>
      </w:r>
    </w:p>
  </w:comment>
  <w:comment w:id="1006" w:author="Windows User" w:date="2015-10-30T08:56:00Z" w:initials="BS">
    <w:p w14:paraId="2F0C8D0C" w14:textId="77777777" w:rsidR="00486BA4" w:rsidRDefault="00486BA4" w:rsidP="00E35F1F">
      <w:pPr>
        <w:pStyle w:val="CommentText"/>
      </w:pPr>
      <w:r>
        <w:rPr>
          <w:rStyle w:val="CommentReference"/>
        </w:rPr>
        <w:annotationRef/>
      </w:r>
      <w:r>
        <w:t>paradoxically or miraculously?</w:t>
      </w:r>
    </w:p>
  </w:comment>
  <w:comment w:id="1007" w:author="Windows User" w:date="2015-10-30T08:56:00Z" w:initials="BS">
    <w:p w14:paraId="0F8BDFBA" w14:textId="77777777" w:rsidR="00486BA4" w:rsidRDefault="00486BA4" w:rsidP="00E35F1F">
      <w:pPr>
        <w:pStyle w:val="CommentText"/>
      </w:pPr>
      <w:r>
        <w:rPr>
          <w:rStyle w:val="CommentReference"/>
        </w:rPr>
        <w:annotationRef/>
      </w:r>
      <w:r>
        <w:t>I get that this is perfectly valid English without 'is'. But too hard to follow fast.</w:t>
      </w:r>
    </w:p>
  </w:comment>
  <w:comment w:id="1009" w:author="Windows User" w:date="2015-10-30T08:56:00Z" w:initials="BS">
    <w:p w14:paraId="0412A3CD" w14:textId="77777777" w:rsidR="00486BA4" w:rsidRDefault="00486BA4" w:rsidP="00E35F1F">
      <w:pPr>
        <w:pStyle w:val="CommentText"/>
      </w:pPr>
      <w:r>
        <w:rPr>
          <w:rStyle w:val="CommentReference"/>
        </w:rPr>
        <w:annotationRef/>
      </w:r>
      <w:r>
        <w:t>this seems to be parallel to gold on all sides rather than gold roundabout it.</w:t>
      </w:r>
    </w:p>
  </w:comment>
  <w:comment w:id="1010" w:author="Windows User" w:date="2015-10-30T08:56:00Z" w:initials="BS">
    <w:p w14:paraId="5A22944C" w14:textId="77777777" w:rsidR="00486BA4" w:rsidRDefault="00486BA4" w:rsidP="00E35F1F">
      <w:pPr>
        <w:pStyle w:val="CommentText"/>
      </w:pPr>
      <w:r>
        <w:rPr>
          <w:rStyle w:val="CommentReference"/>
        </w:rPr>
        <w:annotationRef/>
      </w:r>
      <w:r>
        <w:t>Saviour or redeemer?</w:t>
      </w:r>
    </w:p>
  </w:comment>
  <w:comment w:id="1012" w:author="Windows User" w:date="2015-10-30T08:56:00Z" w:initials="BS">
    <w:p w14:paraId="7BA01F3B" w14:textId="77777777" w:rsidR="00486BA4" w:rsidRDefault="00486BA4" w:rsidP="00E35F1F">
      <w:pPr>
        <w:pStyle w:val="CommentText"/>
      </w:pPr>
      <w:r>
        <w:rPr>
          <w:rStyle w:val="CommentReference"/>
        </w:rPr>
        <w:annotationRef/>
      </w:r>
      <w:r>
        <w:t>isn't this compassion? not nishti nai...</w:t>
      </w:r>
    </w:p>
  </w:comment>
  <w:comment w:id="1015" w:author="Windows User" w:date="2015-10-30T08:56:00Z" w:initials="BS">
    <w:p w14:paraId="48DB0714" w14:textId="77777777" w:rsidR="00486BA4" w:rsidRDefault="00486BA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6" w:author="Windows User" w:date="2015-10-30T08:56:00Z" w:initials="BS">
    <w:p w14:paraId="15AB72CB" w14:textId="77777777" w:rsidR="00486BA4" w:rsidRDefault="00486BA4" w:rsidP="00E35F1F">
      <w:pPr>
        <w:pStyle w:val="CommentText"/>
      </w:pPr>
      <w:r>
        <w:rPr>
          <w:rStyle w:val="CommentReference"/>
        </w:rPr>
        <w:annotationRef/>
      </w:r>
      <w:r>
        <w:t>should be lampstand, not candle stick, here and throughout.</w:t>
      </w:r>
    </w:p>
  </w:comment>
  <w:comment w:id="1017" w:author="Windows User" w:date="2015-10-30T08:56:00Z" w:initials="BS">
    <w:p w14:paraId="6D5F9821" w14:textId="77777777" w:rsidR="00486BA4" w:rsidRDefault="00486BA4" w:rsidP="00E35F1F">
      <w:pPr>
        <w:pStyle w:val="CommentText"/>
      </w:pPr>
      <w:r>
        <w:rPr>
          <w:rStyle w:val="CommentReference"/>
        </w:rPr>
        <w:annotationRef/>
      </w:r>
      <w:r>
        <w:t>Ok, not saluted... Greeted, or I would prefer hailed...</w:t>
      </w:r>
    </w:p>
  </w:comment>
  <w:comment w:id="1018" w:author="Windows User" w:date="2015-10-30T08:56:00Z" w:initials="BS">
    <w:p w14:paraId="075C27A6" w14:textId="77777777" w:rsidR="00486BA4" w:rsidRDefault="00486BA4" w:rsidP="00E35F1F">
      <w:pPr>
        <w:pStyle w:val="CommentText"/>
      </w:pPr>
      <w:r>
        <w:rPr>
          <w:rStyle w:val="CommentReference"/>
        </w:rPr>
        <w:annotationRef/>
      </w:r>
      <w:r>
        <w:t>The Father was overjoyed, in your conception????</w:t>
      </w:r>
    </w:p>
  </w:comment>
  <w:comment w:id="1019" w:author="Windows User" w:date="2015-10-30T08:56:00Z" w:initials="BS">
    <w:p w14:paraId="7569AFF1" w14:textId="77777777" w:rsidR="00486BA4" w:rsidRDefault="00486BA4" w:rsidP="00E35F1F">
      <w:pPr>
        <w:pStyle w:val="CommentText"/>
      </w:pPr>
      <w:r>
        <w:rPr>
          <w:rStyle w:val="CommentReference"/>
        </w:rPr>
        <w:annotationRef/>
      </w:r>
      <w:r>
        <w:t>appearing doesn't sound right for parousia... coming or advent?</w:t>
      </w:r>
    </w:p>
  </w:comment>
  <w:comment w:id="1020" w:author="Windows User" w:date="2015-11-21T13:22:00Z" w:initials="WU">
    <w:p w14:paraId="728FA9EF" w14:textId="77777777" w:rsidR="00486BA4" w:rsidRDefault="00486BA4" w:rsidP="00E35F1F">
      <w:pPr>
        <w:pStyle w:val="CommentText"/>
      </w:pPr>
      <w:r>
        <w:rPr>
          <w:rStyle w:val="CommentReference"/>
        </w:rPr>
        <w:annotationRef/>
      </w:r>
      <w:r w:rsidRPr="00582AD7">
        <w:t>(ⲡⲉⲥⲱⲙⲁ??)</w:t>
      </w:r>
    </w:p>
  </w:comment>
  <w:comment w:id="1021" w:author="Windows User" w:date="2015-10-30T08:56:00Z" w:initials="BS">
    <w:p w14:paraId="0C77198F" w14:textId="77777777" w:rsidR="00486BA4" w:rsidRDefault="00486BA4" w:rsidP="00E35F1F">
      <w:pPr>
        <w:pStyle w:val="CommentText"/>
      </w:pPr>
      <w:r>
        <w:rPr>
          <w:rStyle w:val="CommentReference"/>
        </w:rPr>
        <w:annotationRef/>
      </w:r>
      <w:r>
        <w:t>kinda funny in English to switch pronoun from Lord to Virgin in one scentence.</w:t>
      </w:r>
    </w:p>
  </w:comment>
  <w:comment w:id="1024" w:author="Windows User" w:date="2015-10-30T08:56:00Z" w:initials="BS">
    <w:p w14:paraId="501C2D6F" w14:textId="77777777" w:rsidR="00486BA4" w:rsidRDefault="00486BA4" w:rsidP="00E35F1F">
      <w:pPr>
        <w:pStyle w:val="CommentText"/>
      </w:pPr>
      <w:r>
        <w:rPr>
          <w:rStyle w:val="CommentReference"/>
        </w:rPr>
        <w:annotationRef/>
      </w:r>
      <w:r>
        <w:t>I really didn't like preached... Is this to literal though? Maybe L.A. is better.</w:t>
      </w:r>
    </w:p>
  </w:comment>
  <w:comment w:id="1025" w:author="Windows User" w:date="2015-10-30T08:56:00Z" w:initials="BS">
    <w:p w14:paraId="6407D4C9" w14:textId="77777777" w:rsidR="00486BA4" w:rsidRDefault="00486BA4" w:rsidP="00E35F1F">
      <w:pPr>
        <w:pStyle w:val="CommentText"/>
      </w:pPr>
      <w:r>
        <w:rPr>
          <w:rStyle w:val="CommentReference"/>
        </w:rPr>
        <w:annotationRef/>
      </w:r>
      <w:r>
        <w:t>these thereofs are so awkward... but I can't think of a better phrasing right now.</w:t>
      </w:r>
    </w:p>
  </w:comment>
  <w:comment w:id="1026" w:author="Windows User" w:date="2015-11-21T13:23:00Z" w:initials="WU">
    <w:p w14:paraId="1B7B1E94" w14:textId="77777777" w:rsidR="00486BA4" w:rsidRDefault="00486BA4" w:rsidP="00E35F1F">
      <w:pPr>
        <w:pStyle w:val="CommentText"/>
      </w:pPr>
      <w:r>
        <w:rPr>
          <w:rStyle w:val="CommentReference"/>
        </w:rPr>
        <w:annotationRef/>
      </w:r>
      <w:r>
        <w:t>review</w:t>
      </w:r>
    </w:p>
  </w:comment>
  <w:comment w:id="1033" w:author="Windows User" w:date="2015-10-30T08:56:00Z" w:initials="BS">
    <w:p w14:paraId="5D50DB65" w14:textId="77777777" w:rsidR="00486BA4" w:rsidRDefault="00486BA4" w:rsidP="00E35F1F">
      <w:pPr>
        <w:pStyle w:val="CommentText"/>
      </w:pPr>
      <w:r>
        <w:rPr>
          <w:rStyle w:val="CommentReference"/>
        </w:rPr>
        <w:annotationRef/>
      </w:r>
      <w:r>
        <w:t>this seems kind of loose... is it ok?</w:t>
      </w:r>
    </w:p>
  </w:comment>
  <w:comment w:id="1034" w:author="Windows User" w:date="2015-10-30T08:56:00Z" w:initials="BS">
    <w:p w14:paraId="01FDA469" w14:textId="77777777" w:rsidR="00486BA4" w:rsidRDefault="00486BA4" w:rsidP="00E35F1F">
      <w:pPr>
        <w:pStyle w:val="CommentText"/>
      </w:pPr>
      <w:r>
        <w:rPr>
          <w:rStyle w:val="CommentReference"/>
        </w:rPr>
        <w:annotationRef/>
      </w:r>
      <w:r>
        <w:t>works or deeds?</w:t>
      </w:r>
    </w:p>
  </w:comment>
  <w:comment w:id="1035" w:author="Windows User" w:date="2015-11-21T13:24:00Z" w:initials="WU">
    <w:p w14:paraId="7A990723" w14:textId="77777777" w:rsidR="00486BA4" w:rsidRDefault="00486BA4" w:rsidP="00E35F1F">
      <w:pPr>
        <w:pStyle w:val="CommentText"/>
      </w:pPr>
      <w:r>
        <w:rPr>
          <w:rStyle w:val="CommentReference"/>
        </w:rPr>
        <w:annotationRef/>
      </w:r>
      <w:r>
        <w:t>review</w:t>
      </w:r>
    </w:p>
  </w:comment>
  <w:comment w:id="1036" w:author="Windows User" w:date="2015-10-30T08:56:00Z" w:initials="BS">
    <w:p w14:paraId="5BB3D65B" w14:textId="77777777" w:rsidR="00486BA4" w:rsidRDefault="00486BA4" w:rsidP="00E35F1F">
      <w:pPr>
        <w:pStyle w:val="CommentText"/>
      </w:pPr>
      <w:r>
        <w:rPr>
          <w:rStyle w:val="CommentReference"/>
        </w:rPr>
        <w:annotationRef/>
      </w:r>
      <w:r>
        <w:t>does Coptic have 'high'?</w:t>
      </w:r>
    </w:p>
  </w:comment>
  <w:comment w:id="1037" w:author="Windows User" w:date="2015-11-21T13:24:00Z" w:initials="WU">
    <w:p w14:paraId="1D334F95" w14:textId="77777777" w:rsidR="00486BA4" w:rsidRDefault="00486BA4" w:rsidP="00E35F1F">
      <w:pPr>
        <w:pStyle w:val="CommentText"/>
      </w:pPr>
      <w:r>
        <w:rPr>
          <w:rStyle w:val="CommentReference"/>
        </w:rPr>
        <w:annotationRef/>
      </w:r>
      <w:r>
        <w:t>review, add variant</w:t>
      </w:r>
    </w:p>
  </w:comment>
  <w:comment w:id="1038" w:author="Windows User" w:date="2015-10-30T08:56:00Z" w:initials="BS">
    <w:p w14:paraId="5480B788" w14:textId="77777777" w:rsidR="00486BA4" w:rsidRDefault="00486BA4" w:rsidP="00E35F1F">
      <w:pPr>
        <w:pStyle w:val="CommentText"/>
      </w:pPr>
      <w:r>
        <w:rPr>
          <w:rStyle w:val="CommentReference"/>
        </w:rPr>
        <w:annotationRef/>
      </w:r>
      <w:r>
        <w:t>bless or praise? inconsistent rendering of esmo</w:t>
      </w:r>
    </w:p>
  </w:comment>
  <w:comment w:id="1043" w:author="Windows User" w:date="2015-10-30T08:56:00Z" w:initials="WU">
    <w:p w14:paraId="326EFA42" w14:textId="77777777" w:rsidR="00486BA4" w:rsidRDefault="00486BA4" w:rsidP="006869EE">
      <w:pPr>
        <w:pStyle w:val="CommentText"/>
      </w:pPr>
      <w:r>
        <w:rPr>
          <w:rStyle w:val="CommentReference"/>
        </w:rPr>
        <w:annotationRef/>
      </w:r>
      <w:r>
        <w:t>Add notes where to insert Doxology of Prime… And Vespers Prase?</w:t>
      </w:r>
    </w:p>
  </w:comment>
  <w:comment w:id="1047" w:author="Windows User" w:date="2015-10-30T08:56:00Z" w:initials="WU">
    <w:p w14:paraId="66837344" w14:textId="77777777" w:rsidR="00486BA4" w:rsidRDefault="00486BA4" w:rsidP="006869EE">
      <w:pPr>
        <w:pStyle w:val="CommentText"/>
      </w:pPr>
      <w:r>
        <w:rPr>
          <w:rStyle w:val="CommentReference"/>
        </w:rPr>
        <w:annotationRef/>
      </w:r>
      <w:r>
        <w:t>May He or that He may</w:t>
      </w:r>
    </w:p>
  </w:comment>
  <w:comment w:id="1049" w:author="Windows User" w:date="2015-10-30T08:56:00Z" w:initials="BS">
    <w:p w14:paraId="5BE9E7DF" w14:textId="77777777" w:rsidR="00486BA4" w:rsidRDefault="00486BA4" w:rsidP="006869EE">
      <w:pPr>
        <w:pStyle w:val="CommentText"/>
      </w:pPr>
      <w:r>
        <w:rPr>
          <w:rStyle w:val="CommentReference"/>
        </w:rPr>
        <w:annotationRef/>
      </w:r>
      <w:r>
        <w:t>protopresbyters?</w:t>
      </w:r>
    </w:p>
  </w:comment>
  <w:comment w:id="1050" w:author="Windows User" w:date="2015-10-30T08:56:00Z" w:initials="BS">
    <w:p w14:paraId="37712CA1" w14:textId="77777777" w:rsidR="00486BA4" w:rsidRDefault="00486BA4" w:rsidP="006869EE">
      <w:pPr>
        <w:pStyle w:val="CommentText"/>
      </w:pPr>
      <w:r>
        <w:rPr>
          <w:rStyle w:val="CommentReference"/>
        </w:rPr>
        <w:annotationRef/>
      </w:r>
      <w:r>
        <w:t>those who?</w:t>
      </w:r>
    </w:p>
  </w:comment>
  <w:comment w:id="1051" w:author="Windows User" w:date="2015-10-30T08:56:00Z" w:initials="BS">
    <w:p w14:paraId="0BC9F56F" w14:textId="77777777" w:rsidR="00486BA4" w:rsidRDefault="00486BA4" w:rsidP="006869EE">
      <w:pPr>
        <w:pStyle w:val="CommentText"/>
      </w:pPr>
      <w:r>
        <w:rPr>
          <w:rStyle w:val="CommentReference"/>
        </w:rPr>
        <w:annotationRef/>
      </w:r>
      <w:r>
        <w:t>Yourself?</w:t>
      </w:r>
    </w:p>
  </w:comment>
  <w:comment w:id="1055" w:author="Windows User" w:date="2015-11-27T20:09:00Z" w:initials="WU">
    <w:p w14:paraId="5DD947BD" w14:textId="77777777" w:rsidR="00486BA4" w:rsidRDefault="00486BA4" w:rsidP="006869EE">
      <w:pPr>
        <w:pStyle w:val="CommentText"/>
      </w:pPr>
      <w:r>
        <w:rPr>
          <w:rStyle w:val="CommentReference"/>
        </w:rPr>
        <w:annotationRef/>
      </w:r>
      <w:r>
        <w:t>Confess to the Lord or confess the Lord?</w:t>
      </w:r>
    </w:p>
  </w:comment>
  <w:comment w:id="1064" w:author="Windows User" w:date="2015-10-30T08:56:00Z" w:initials="WU">
    <w:p w14:paraId="73A20223" w14:textId="77777777" w:rsidR="00486BA4" w:rsidRDefault="00486BA4" w:rsidP="006869EE">
      <w:pPr>
        <w:pStyle w:val="CommentText"/>
      </w:pPr>
      <w:r>
        <w:rPr>
          <w:rStyle w:val="CommentReference"/>
        </w:rPr>
        <w:annotationRef/>
      </w:r>
      <w:r>
        <w:t>Funny just to have declared here with nothing else.</w:t>
      </w:r>
    </w:p>
  </w:comment>
  <w:comment w:id="1065" w:author="Windows User" w:date="2015-10-30T08:56:00Z" w:initials="WU">
    <w:p w14:paraId="2938E8CF" w14:textId="77777777" w:rsidR="00486BA4" w:rsidRDefault="00486BA4" w:rsidP="006869EE">
      <w:pPr>
        <w:pStyle w:val="CommentText"/>
      </w:pPr>
      <w:r>
        <w:rPr>
          <w:rStyle w:val="CommentReference"/>
        </w:rPr>
        <w:annotationRef/>
      </w:r>
      <w:r>
        <w:t>Good News or Glad Tidings?</w:t>
      </w:r>
    </w:p>
  </w:comment>
  <w:comment w:id="1066" w:author="Windows User" w:date="2015-10-30T08:56:00Z" w:initials="WU">
    <w:p w14:paraId="07481CDA" w14:textId="77777777" w:rsidR="00486BA4" w:rsidRDefault="00486BA4" w:rsidP="006869EE">
      <w:pPr>
        <w:pStyle w:val="CommentText"/>
      </w:pPr>
      <w:r>
        <w:rPr>
          <w:rStyle w:val="CommentReference"/>
        </w:rPr>
        <w:annotationRef/>
      </w:r>
      <w:r>
        <w:t>Which is it? Advocate or watch over us?</w:t>
      </w:r>
    </w:p>
  </w:comment>
  <w:comment w:id="1067" w:author="Windows User" w:date="2015-10-30T08:56:00Z" w:initials="WU">
    <w:p w14:paraId="74878DE4" w14:textId="77777777" w:rsidR="00486BA4" w:rsidRDefault="00486BA4" w:rsidP="006869EE">
      <w:pPr>
        <w:pStyle w:val="CommentText"/>
      </w:pPr>
      <w:r>
        <w:rPr>
          <w:rStyle w:val="CommentReference"/>
        </w:rPr>
        <w:annotationRef/>
      </w:r>
      <w:r>
        <w:t>Coptic doesn’t seem to have “Mary”</w:t>
      </w:r>
    </w:p>
  </w:comment>
  <w:comment w:id="1070" w:author="Windows User" w:date="2015-10-30T08:56:00Z" w:initials="WU">
    <w:p w14:paraId="0F5B5499" w14:textId="77777777" w:rsidR="00486BA4" w:rsidRDefault="00486BA4" w:rsidP="006869EE">
      <w:pPr>
        <w:pStyle w:val="CommentText"/>
      </w:pPr>
      <w:r>
        <w:rPr>
          <w:rStyle w:val="CommentReference"/>
        </w:rPr>
        <w:annotationRef/>
      </w:r>
      <w:r>
        <w:t>Add footnote of what this is</w:t>
      </w:r>
    </w:p>
  </w:comment>
  <w:comment w:id="1077" w:author="Windows User" w:date="2016-02-10T12:41:00Z" w:initials="WU">
    <w:p w14:paraId="67A8D0BB" w14:textId="77777777" w:rsidR="00486BA4" w:rsidRDefault="00486BA4" w:rsidP="00CA3D47">
      <w:pPr>
        <w:pStyle w:val="CommentText"/>
      </w:pPr>
      <w:r>
        <w:rPr>
          <w:rStyle w:val="CommentReference"/>
        </w:rPr>
        <w:annotationRef/>
      </w:r>
      <w:r>
        <w:t>May He or that He may</w:t>
      </w:r>
    </w:p>
  </w:comment>
  <w:comment w:id="1087" w:author="Windows User" w:date="2015-10-30T08:56:00Z" w:initials="WU">
    <w:p w14:paraId="6841EDAF" w14:textId="77777777" w:rsidR="00486BA4" w:rsidRDefault="00486BA4">
      <w:pPr>
        <w:pStyle w:val="CommentText"/>
      </w:pPr>
      <w:r>
        <w:rPr>
          <w:rStyle w:val="CommentReference"/>
        </w:rPr>
        <w:annotationRef/>
      </w:r>
      <w:r>
        <w:t>Isn’t this one more faithful?</w:t>
      </w:r>
    </w:p>
  </w:comment>
  <w:comment w:id="1088" w:author="Windows User" w:date="2015-10-30T08:56:00Z" w:initials="WU">
    <w:p w14:paraId="44483F5F" w14:textId="77777777" w:rsidR="00486BA4" w:rsidRDefault="00486BA4">
      <w:pPr>
        <w:pStyle w:val="CommentText"/>
      </w:pPr>
      <w:r>
        <w:rPr>
          <w:rStyle w:val="CommentReference"/>
        </w:rPr>
        <w:annotationRef/>
      </w:r>
      <w:r>
        <w:t>Which one(s) are/is right?</w:t>
      </w:r>
    </w:p>
  </w:comment>
  <w:comment w:id="1089" w:author="Windows User" w:date="2015-10-30T08:56:00Z" w:initials="WU">
    <w:p w14:paraId="22B3EF76" w14:textId="77777777" w:rsidR="00486BA4" w:rsidRDefault="00486BA4">
      <w:pPr>
        <w:pStyle w:val="CommentText"/>
      </w:pPr>
      <w:r>
        <w:rPr>
          <w:rStyle w:val="CommentReference"/>
        </w:rPr>
        <w:annotationRef/>
      </w:r>
      <w:r>
        <w:t>Coptic doesn’t seem to have “O Lord”</w:t>
      </w:r>
    </w:p>
  </w:comment>
  <w:comment w:id="1093" w:author="Windows User" w:date="2015-10-30T08:56:00Z" w:initials="WU">
    <w:p w14:paraId="6BF65470" w14:textId="77777777" w:rsidR="00486BA4" w:rsidRDefault="00486BA4">
      <w:pPr>
        <w:pStyle w:val="CommentText"/>
      </w:pPr>
      <w:r>
        <w:rPr>
          <w:rStyle w:val="CommentReference"/>
        </w:rPr>
        <w:annotationRef/>
      </w:r>
      <w:r>
        <w:t>Called or named?</w:t>
      </w:r>
    </w:p>
  </w:comment>
  <w:comment w:id="1094" w:author="Windows User" w:date="2015-10-30T08:56:00Z" w:initials="WU">
    <w:p w14:paraId="64122CF8" w14:textId="77777777" w:rsidR="00486BA4" w:rsidRDefault="00486BA4">
      <w:pPr>
        <w:pStyle w:val="CommentText"/>
      </w:pPr>
      <w:r>
        <w:rPr>
          <w:rStyle w:val="CommentReference"/>
        </w:rPr>
        <w:annotationRef/>
      </w:r>
      <w:r>
        <w:t>John loved the Lord, or the Lord loved John?</w:t>
      </w:r>
    </w:p>
  </w:comment>
  <w:comment w:id="1096" w:author="Windows User" w:date="2015-10-30T08:56:00Z" w:initials="WU">
    <w:p w14:paraId="28540FAB" w14:textId="77777777" w:rsidR="00486BA4" w:rsidRDefault="00486BA4">
      <w:pPr>
        <w:pStyle w:val="CommentText"/>
      </w:pPr>
      <w:r>
        <w:rPr>
          <w:rStyle w:val="CommentReference"/>
        </w:rPr>
        <w:annotationRef/>
      </w:r>
      <w:r>
        <w:t>Not the Lord?</w:t>
      </w:r>
    </w:p>
  </w:comment>
  <w:comment w:id="1097" w:author="Windows User" w:date="2015-10-30T08:56:00Z" w:initials="WU">
    <w:p w14:paraId="3BE9EA57" w14:textId="77777777" w:rsidR="00486BA4" w:rsidRDefault="00486BA4">
      <w:pPr>
        <w:pStyle w:val="CommentText"/>
      </w:pPr>
      <w:r>
        <w:rPr>
          <w:rStyle w:val="CommentReference"/>
        </w:rPr>
        <w:annotationRef/>
      </w:r>
      <w:r>
        <w:t>The rest missing?</w:t>
      </w:r>
    </w:p>
  </w:comment>
  <w:comment w:id="1098" w:author="Windows User" w:date="2015-10-30T08:56:00Z" w:initials="WU">
    <w:p w14:paraId="17CFCF91" w14:textId="77777777" w:rsidR="00486BA4" w:rsidRDefault="00486BA4">
      <w:pPr>
        <w:pStyle w:val="CommentText"/>
      </w:pPr>
      <w:r>
        <w:rPr>
          <w:rStyle w:val="CommentReference"/>
        </w:rPr>
        <w:annotationRef/>
      </w:r>
      <w:r>
        <w:t>Completely different…</w:t>
      </w:r>
    </w:p>
  </w:comment>
  <w:comment w:id="1099" w:author="Windows User" w:date="2015-10-30T08:56:00Z" w:initials="WU">
    <w:p w14:paraId="1A5ABDDA" w14:textId="77777777" w:rsidR="00486BA4" w:rsidRDefault="00486BA4">
      <w:pPr>
        <w:pStyle w:val="CommentText"/>
      </w:pPr>
      <w:r>
        <w:rPr>
          <w:rStyle w:val="CommentReference"/>
        </w:rPr>
        <w:annotationRef/>
      </w:r>
      <w:r>
        <w:t>Sound or voices?</w:t>
      </w:r>
    </w:p>
  </w:comment>
  <w:comment w:id="1101" w:author="Windows User" w:date="2015-10-30T08:56:00Z" w:initials="WU">
    <w:p w14:paraId="2632154F" w14:textId="77777777" w:rsidR="00486BA4" w:rsidRDefault="00486BA4">
      <w:pPr>
        <w:pStyle w:val="CommentText"/>
      </w:pPr>
      <w:r>
        <w:rPr>
          <w:rStyle w:val="CommentReference"/>
        </w:rPr>
        <w:annotationRef/>
      </w:r>
      <w:r>
        <w:t>AAP has divinely inspired.</w:t>
      </w:r>
    </w:p>
  </w:comment>
  <w:comment w:id="1103" w:author="Windows User" w:date="2015-10-30T08:56:00Z" w:initials="WU">
    <w:p w14:paraId="6A684B9E" w14:textId="77777777" w:rsidR="00486BA4" w:rsidRDefault="00486BA4">
      <w:pPr>
        <w:pStyle w:val="CommentText"/>
      </w:pPr>
      <w:r>
        <w:rPr>
          <w:rStyle w:val="CommentReference"/>
        </w:rPr>
        <w:annotationRef/>
      </w:r>
      <w:r>
        <w:t>This one needs looking at.</w:t>
      </w:r>
    </w:p>
  </w:comment>
  <w:comment w:id="1104" w:author="Windows User" w:date="2015-10-30T08:56:00Z" w:initials="WU">
    <w:p w14:paraId="3E29D706" w14:textId="77777777" w:rsidR="00486BA4" w:rsidRDefault="00486BA4">
      <w:pPr>
        <w:pStyle w:val="CommentText"/>
      </w:pPr>
      <w:r>
        <w:rPr>
          <w:rStyle w:val="CommentReference"/>
        </w:rPr>
        <w:annotationRef/>
      </w:r>
      <w:r>
        <w:t>Partners?</w:t>
      </w:r>
    </w:p>
  </w:comment>
  <w:comment w:id="1109" w:author="Windows User" w:date="2015-10-30T08:56:00Z" w:initials="WU">
    <w:p w14:paraId="662AC6DC" w14:textId="77777777" w:rsidR="00486BA4" w:rsidRDefault="00486BA4">
      <w:pPr>
        <w:pStyle w:val="CommentText"/>
      </w:pPr>
      <w:r>
        <w:rPr>
          <w:rStyle w:val="CommentReference"/>
        </w:rPr>
        <w:annotationRef/>
      </w:r>
      <w:r>
        <w:t>What land?</w:t>
      </w:r>
    </w:p>
  </w:comment>
  <w:comment w:id="1111" w:author="Windows User" w:date="2015-10-30T08:56:00Z" w:initials="WU">
    <w:p w14:paraId="121BE348" w14:textId="77777777" w:rsidR="00486BA4" w:rsidRDefault="00486BA4">
      <w:pPr>
        <w:pStyle w:val="CommentText"/>
      </w:pPr>
      <w:r>
        <w:rPr>
          <w:rStyle w:val="CommentReference"/>
        </w:rPr>
        <w:annotationRef/>
      </w:r>
      <w:r>
        <w:t>Or englighten?</w:t>
      </w:r>
    </w:p>
  </w:comment>
  <w:comment w:id="1125" w:author="Windows User" w:date="2015-10-30T08:56:00Z" w:initials="WU">
    <w:p w14:paraId="52EAF036" w14:textId="77777777" w:rsidR="00486BA4" w:rsidRDefault="00486BA4">
      <w:pPr>
        <w:pStyle w:val="CommentText"/>
      </w:pPr>
      <w:r>
        <w:rPr>
          <w:rStyle w:val="CommentReference"/>
        </w:rPr>
        <w:annotationRef/>
      </w:r>
      <w:r>
        <w:t>What should this verse be?</w:t>
      </w:r>
    </w:p>
  </w:comment>
  <w:comment w:id="1136" w:author="Windows User" w:date="2015-10-30T08:56:00Z" w:initials="BS">
    <w:p w14:paraId="1A0E2428" w14:textId="77777777" w:rsidR="00486BA4" w:rsidRDefault="00486BA4">
      <w:pPr>
        <w:pStyle w:val="CommentText"/>
      </w:pPr>
      <w:r>
        <w:rPr>
          <w:rStyle w:val="CommentReference"/>
        </w:rPr>
        <w:annotationRef/>
      </w:r>
      <w:r>
        <w:t>wiles or snares?</w:t>
      </w:r>
    </w:p>
  </w:comment>
  <w:comment w:id="1138" w:author="Windows User" w:date="2015-10-30T08:56:00Z" w:initials="BS">
    <w:p w14:paraId="2B8DD286" w14:textId="77777777" w:rsidR="00486BA4" w:rsidRDefault="00486BA4">
      <w:pPr>
        <w:pStyle w:val="CommentText"/>
      </w:pPr>
      <w:r>
        <w:rPr>
          <w:rStyle w:val="CommentReference"/>
        </w:rPr>
        <w:annotationRef/>
      </w:r>
      <w:r>
        <w:t>I typed this Coptic... so it will have typos..</w:t>
      </w:r>
    </w:p>
  </w:comment>
  <w:comment w:id="1139" w:author="Windows User" w:date="2015-10-30T08:56:00Z" w:initials="WU">
    <w:p w14:paraId="7AD216CC" w14:textId="77777777" w:rsidR="00486BA4" w:rsidRDefault="00486BA4">
      <w:pPr>
        <w:pStyle w:val="CommentText"/>
      </w:pPr>
      <w:r>
        <w:rPr>
          <w:rStyle w:val="CommentReference"/>
        </w:rPr>
        <w:annotationRef/>
      </w:r>
      <w:r>
        <w:t>You reign? The dominion is yours? Yours is the dominion?</w:t>
      </w:r>
    </w:p>
  </w:comment>
  <w:comment w:id="1141" w:author="Windows User" w:date="2015-10-30T08:56:00Z" w:initials="BS">
    <w:p w14:paraId="68C1922F" w14:textId="77777777" w:rsidR="00486BA4" w:rsidRDefault="00486BA4">
      <w:pPr>
        <w:pStyle w:val="CommentText"/>
      </w:pPr>
      <w:r>
        <w:rPr>
          <w:rStyle w:val="CommentReference"/>
        </w:rPr>
        <w:annotationRef/>
      </w:r>
      <w:r>
        <w:t>omit 'be' in contemporary?</w:t>
      </w:r>
    </w:p>
  </w:comment>
  <w:comment w:id="1142" w:author="Windows User" w:date="2015-10-30T08:56:00Z" w:initials="BS">
    <w:p w14:paraId="6511FB80" w14:textId="77777777" w:rsidR="00486BA4" w:rsidRDefault="00486BA4">
      <w:pPr>
        <w:pStyle w:val="CommentText"/>
      </w:pPr>
      <w:r>
        <w:rPr>
          <w:rStyle w:val="CommentReference"/>
        </w:rPr>
        <w:annotationRef/>
      </w:r>
      <w:r>
        <w:t>Abouna Antony: I typed this Coptic from the black book. Jenkims were very unclear. Please proof for typos.</w:t>
      </w:r>
    </w:p>
  </w:comment>
  <w:comment w:id="1143" w:author="Windows User" w:date="2015-10-30T08:56:00Z" w:initials="BS">
    <w:p w14:paraId="7DEA42F3" w14:textId="77777777" w:rsidR="00486BA4" w:rsidRDefault="00486BA4">
      <w:pPr>
        <w:pStyle w:val="CommentText"/>
      </w:pPr>
      <w:r>
        <w:rPr>
          <w:rStyle w:val="CommentReference"/>
        </w:rPr>
        <w:annotationRef/>
      </w:r>
      <w:r>
        <w:t>"is" before "the King" would make this whole vs flow as a sentence...</w:t>
      </w:r>
    </w:p>
  </w:comment>
  <w:comment w:id="1144" w:author="Windows User" w:date="2015-10-30T08:56:00Z" w:initials="BS">
    <w:p w14:paraId="1F17623C" w14:textId="77777777" w:rsidR="00486BA4" w:rsidRDefault="00486BA4">
      <w:pPr>
        <w:pStyle w:val="CommentText"/>
      </w:pPr>
      <w:r>
        <w:rPr>
          <w:rStyle w:val="CommentReference"/>
        </w:rPr>
        <w:annotationRef/>
      </w:r>
      <w:r>
        <w:t>ask more modern than entreat... but not quite right?</w:t>
      </w:r>
    </w:p>
  </w:comment>
  <w:comment w:id="1163" w:author="Windows User" w:date="2015-10-30T08:56:00Z" w:initials="WU">
    <w:p w14:paraId="5F20584F" w14:textId="77777777" w:rsidR="00486BA4" w:rsidRDefault="00486BA4">
      <w:pPr>
        <w:pStyle w:val="CommentText"/>
      </w:pPr>
      <w:r>
        <w:rPr>
          <w:rStyle w:val="CommentReference"/>
        </w:rPr>
        <w:annotationRef/>
      </w:r>
      <w:r>
        <w:t>Needs work.</w:t>
      </w:r>
    </w:p>
  </w:comment>
  <w:comment w:id="1168" w:author="Windows User" w:date="2015-10-30T08:56:00Z" w:initials="WU">
    <w:p w14:paraId="76E8B799" w14:textId="77777777" w:rsidR="00486BA4" w:rsidRDefault="00486BA4">
      <w:pPr>
        <w:pStyle w:val="CommentText"/>
      </w:pPr>
      <w:r>
        <w:rPr>
          <w:rStyle w:val="CommentReference"/>
        </w:rPr>
        <w:annotationRef/>
      </w:r>
      <w:r>
        <w:t>Should this be tho-out 5? Or 25?</w:t>
      </w:r>
    </w:p>
  </w:comment>
  <w:comment w:id="1175" w:author="Windows User" w:date="2015-11-11T11:06:00Z" w:initials="WU">
    <w:p w14:paraId="58D84DCF" w14:textId="77777777" w:rsidR="00486BA4" w:rsidRDefault="00486BA4">
      <w:pPr>
        <w:pStyle w:val="CommentText"/>
      </w:pPr>
      <w:r>
        <w:rPr>
          <w:rStyle w:val="CommentReference"/>
        </w:rPr>
        <w:annotationRef/>
      </w:r>
      <w:r>
        <w:t>Should this be last age or something?</w:t>
      </w:r>
    </w:p>
  </w:comment>
  <w:comment w:id="1177" w:author="Windows User" w:date="2015-11-11T11:00:00Z" w:initials="WU">
    <w:p w14:paraId="7D2DE752" w14:textId="77777777" w:rsidR="00486BA4" w:rsidRDefault="00486BA4">
      <w:pPr>
        <w:pStyle w:val="CommentText"/>
      </w:pPr>
      <w:r>
        <w:rPr>
          <w:rStyle w:val="CommentReference"/>
        </w:rPr>
        <w:annotationRef/>
      </w:r>
      <w:r>
        <w:t>This needs reviewing!</w:t>
      </w:r>
    </w:p>
  </w:comment>
  <w:comment w:id="1178" w:author="Windows User" w:date="2015-11-11T11:00:00Z" w:initials="WU">
    <w:p w14:paraId="65102EEC" w14:textId="77777777" w:rsidR="00486BA4" w:rsidRDefault="00486BA4">
      <w:pPr>
        <w:pStyle w:val="CommentText"/>
      </w:pPr>
      <w:r>
        <w:rPr>
          <w:rStyle w:val="CommentReference"/>
        </w:rPr>
        <w:annotationRef/>
      </w:r>
      <w:r>
        <w:t xml:space="preserve">This is probably wrong. God on high? </w:t>
      </w:r>
    </w:p>
  </w:comment>
  <w:comment w:id="1183" w:author="Windows User" w:date="2015-10-30T08:56:00Z" w:initials="WU">
    <w:p w14:paraId="38E4F092" w14:textId="77777777" w:rsidR="00486BA4" w:rsidRDefault="00486BA4">
      <w:pPr>
        <w:pStyle w:val="CommentText"/>
      </w:pPr>
      <w:r>
        <w:rPr>
          <w:rStyle w:val="CommentReference"/>
        </w:rPr>
        <w:annotationRef/>
      </w:r>
      <w:r>
        <w:t>Confirmed?</w:t>
      </w:r>
    </w:p>
  </w:comment>
  <w:comment w:id="1194" w:author="Windows User" w:date="2015-10-30T08:56:00Z" w:initials="WU">
    <w:p w14:paraId="41EDECE7" w14:textId="77777777" w:rsidR="00486BA4" w:rsidRDefault="00486BA4">
      <w:pPr>
        <w:pStyle w:val="CommentText"/>
      </w:pPr>
      <w:r>
        <w:rPr>
          <w:rStyle w:val="CommentReference"/>
        </w:rPr>
        <w:annotationRef/>
      </w:r>
      <w:r>
        <w:t>Heroes, or athletes?</w:t>
      </w:r>
    </w:p>
  </w:comment>
  <w:comment w:id="1221" w:author="Windows User" w:date="2015-10-30T08:56:00Z" w:initials="WU">
    <w:p w14:paraId="5FA627EB" w14:textId="77777777" w:rsidR="00486BA4" w:rsidRDefault="00486BA4">
      <w:pPr>
        <w:pStyle w:val="CommentText"/>
      </w:pPr>
      <w:r>
        <w:rPr>
          <w:rStyle w:val="CommentReference"/>
        </w:rPr>
        <w:annotationRef/>
      </w:r>
      <w:r>
        <w:t>Beasts or creatures?</w:t>
      </w:r>
    </w:p>
  </w:comment>
  <w:comment w:id="1222" w:author="Windows User" w:date="2015-10-30T08:56:00Z" w:initials="WU">
    <w:p w14:paraId="04563F96" w14:textId="77777777" w:rsidR="00486BA4" w:rsidRDefault="00486BA4">
      <w:pPr>
        <w:pStyle w:val="CommentText"/>
      </w:pPr>
      <w:r>
        <w:rPr>
          <w:rStyle w:val="CommentReference"/>
        </w:rPr>
        <w:annotationRef/>
      </w:r>
      <w:r>
        <w:t>Incessant? Or unceasing?</w:t>
      </w:r>
    </w:p>
  </w:comment>
  <w:comment w:id="1223" w:author="Windows User" w:date="2015-10-30T08:56:00Z" w:initials="WU">
    <w:p w14:paraId="7BD20F77" w14:textId="77777777" w:rsidR="00486BA4" w:rsidRDefault="00486BA4">
      <w:pPr>
        <w:pStyle w:val="CommentText"/>
      </w:pPr>
      <w:r>
        <w:rPr>
          <w:rStyle w:val="CommentReference"/>
        </w:rPr>
        <w:annotationRef/>
      </w:r>
      <w:r>
        <w:t>Flames of fire or fervent as fire?</w:t>
      </w:r>
    </w:p>
  </w:comment>
  <w:comment w:id="1227" w:author="Windows User" w:date="2015-10-30T08:56:00Z" w:initials="WU">
    <w:p w14:paraId="44A84E5A" w14:textId="77777777" w:rsidR="00486BA4" w:rsidRDefault="00486BA4">
      <w:pPr>
        <w:pStyle w:val="CommentText"/>
      </w:pPr>
      <w:r>
        <w:rPr>
          <w:rStyle w:val="CommentReference"/>
        </w:rPr>
        <w:annotationRef/>
      </w:r>
      <w:r>
        <w:t>Serving the Lord, or serving before the Lord?</w:t>
      </w:r>
    </w:p>
  </w:comment>
  <w:comment w:id="1241" w:author="Windows User" w:date="2015-10-30T08:56:00Z" w:initials="WU">
    <w:p w14:paraId="07D2B1EF" w14:textId="77777777" w:rsidR="00486BA4" w:rsidRDefault="00486BA4">
      <w:pPr>
        <w:pStyle w:val="CommentText"/>
      </w:pPr>
      <w:r>
        <w:rPr>
          <w:rStyle w:val="CommentReference"/>
        </w:rPr>
        <w:annotationRef/>
      </w:r>
      <w:r>
        <w:t>Or voice of God?</w:t>
      </w:r>
    </w:p>
  </w:comment>
  <w:comment w:id="1242" w:author="Windows User" w:date="2015-10-30T08:56:00Z" w:initials="WU">
    <w:p w14:paraId="3900CC21" w14:textId="77777777" w:rsidR="00486BA4" w:rsidRDefault="00486BA4">
      <w:pPr>
        <w:pStyle w:val="CommentText"/>
      </w:pPr>
      <w:r>
        <w:rPr>
          <w:rStyle w:val="CommentReference"/>
        </w:rPr>
        <w:annotationRef/>
      </w:r>
      <w:r>
        <w:t>Received or accepted?</w:t>
      </w:r>
    </w:p>
  </w:comment>
  <w:comment w:id="1247" w:author="Windows User" w:date="2015-11-06T08:39:00Z" w:initials="WU">
    <w:p w14:paraId="6EA3F191" w14:textId="77777777" w:rsidR="00486BA4" w:rsidRDefault="00486BA4">
      <w:pPr>
        <w:pStyle w:val="CommentText"/>
      </w:pPr>
      <w:r>
        <w:rPr>
          <w:rStyle w:val="CommentReference"/>
        </w:rPr>
        <w:annotationRef/>
      </w:r>
      <w:r>
        <w:t>Is this the right St. Theodore?</w:t>
      </w:r>
    </w:p>
  </w:comment>
  <w:comment w:id="1252" w:author="Windows User" w:date="2015-10-30T08:56:00Z" w:initials="WU">
    <w:p w14:paraId="227730E1" w14:textId="77777777" w:rsidR="00486BA4" w:rsidRDefault="00486BA4">
      <w:pPr>
        <w:pStyle w:val="CommentText"/>
      </w:pPr>
      <w:r>
        <w:rPr>
          <w:rStyle w:val="CommentReference"/>
        </w:rPr>
        <w:annotationRef/>
      </w:r>
      <w:r>
        <w:t>Prabios or Arabius? Doctors and physicians or physicians and well learned?</w:t>
      </w:r>
    </w:p>
  </w:comment>
  <w:comment w:id="1253" w:author="Windows User" w:date="2015-10-30T08:56:00Z" w:initials="WU">
    <w:p w14:paraId="519ADC1D" w14:textId="77777777" w:rsidR="00486BA4" w:rsidRDefault="00486BA4">
      <w:pPr>
        <w:pStyle w:val="CommentText"/>
      </w:pPr>
      <w:r>
        <w:rPr>
          <w:rStyle w:val="CommentReference"/>
        </w:rPr>
        <w:annotationRef/>
      </w:r>
      <w:r>
        <w:t>Building them upon the Name?</w:t>
      </w:r>
    </w:p>
  </w:comment>
  <w:comment w:id="1263" w:author="Windows User" w:date="2015-10-30T08:56:00Z" w:initials="WU">
    <w:p w14:paraId="3CFB1D1A" w14:textId="77777777" w:rsidR="00486BA4" w:rsidRDefault="00486BA4">
      <w:pPr>
        <w:pStyle w:val="CommentText"/>
      </w:pPr>
      <w:r>
        <w:rPr>
          <w:rStyle w:val="CommentReference"/>
        </w:rPr>
        <w:annotationRef/>
      </w:r>
      <w:r>
        <w:t>Placed or established?</w:t>
      </w:r>
    </w:p>
  </w:comment>
  <w:comment w:id="1264" w:author="Windows User" w:date="2015-10-30T08:56:00Z" w:initials="WU">
    <w:p w14:paraId="08983CC0" w14:textId="77777777" w:rsidR="00486BA4" w:rsidRDefault="00486BA4">
      <w:pPr>
        <w:pStyle w:val="CommentText"/>
      </w:pPr>
      <w:r>
        <w:rPr>
          <w:rStyle w:val="CommentReference"/>
        </w:rPr>
        <w:annotationRef/>
      </w:r>
      <w:r>
        <w:t>Or refused?</w:t>
      </w:r>
    </w:p>
  </w:comment>
  <w:comment w:id="1270" w:author="Windows User" w:date="2015-10-30T08:56:00Z" w:initials="WU">
    <w:p w14:paraId="535F3E1B" w14:textId="77777777" w:rsidR="00486BA4" w:rsidRDefault="00486BA4">
      <w:pPr>
        <w:pStyle w:val="CommentText"/>
      </w:pPr>
      <w:r>
        <w:rPr>
          <w:rStyle w:val="CommentReference"/>
        </w:rPr>
        <w:annotationRef/>
      </w:r>
      <w:r>
        <w:t>Sprung forth? Came forth? Blossomed?</w:t>
      </w:r>
    </w:p>
  </w:comment>
  <w:comment w:id="1282" w:author="Windows User" w:date="2015-10-30T08:56:00Z" w:initials="BS">
    <w:p w14:paraId="07DE8008" w14:textId="77777777" w:rsidR="00486BA4" w:rsidRDefault="00486BA4">
      <w:pPr>
        <w:pStyle w:val="CommentText"/>
      </w:pPr>
      <w:r>
        <w:rPr>
          <w:rStyle w:val="CommentReference"/>
        </w:rPr>
        <w:annotationRef/>
      </w:r>
      <w:r>
        <w:t>what does this mean?</w:t>
      </w:r>
    </w:p>
  </w:comment>
  <w:comment w:id="1283" w:author="Windows User" w:date="2015-10-30T08:56:00Z" w:initials="BS">
    <w:p w14:paraId="7DE26DCC" w14:textId="77777777" w:rsidR="00486BA4" w:rsidRDefault="00486BA4">
      <w:pPr>
        <w:pStyle w:val="CommentText"/>
      </w:pPr>
      <w:r>
        <w:rPr>
          <w:rStyle w:val="CommentReference"/>
        </w:rPr>
        <w:annotationRef/>
      </w:r>
      <w:r>
        <w:t>announced or proclaimed?</w:t>
      </w:r>
    </w:p>
  </w:comment>
  <w:comment w:id="1287" w:author="Windows User" w:date="2015-10-30T08:56:00Z" w:initials="WU">
    <w:p w14:paraId="729B2278" w14:textId="77777777" w:rsidR="00486BA4" w:rsidRDefault="00486BA4">
      <w:pPr>
        <w:pStyle w:val="CommentText"/>
      </w:pPr>
      <w:r>
        <w:rPr>
          <w:rStyle w:val="CommentReference"/>
        </w:rPr>
        <w:annotationRef/>
      </w:r>
      <w:r>
        <w:t>?</w:t>
      </w:r>
    </w:p>
  </w:comment>
  <w:comment w:id="1288" w:author="Windows User" w:date="2015-10-30T08:56:00Z" w:initials="WU">
    <w:p w14:paraId="44863D12" w14:textId="77777777" w:rsidR="00486BA4" w:rsidRDefault="00486BA4">
      <w:pPr>
        <w:pStyle w:val="CommentText"/>
      </w:pPr>
      <w:r>
        <w:rPr>
          <w:rStyle w:val="CommentReference"/>
        </w:rPr>
        <w:annotationRef/>
      </w:r>
      <w:r>
        <w:t>Bride, no, not bridegroom?</w:t>
      </w:r>
    </w:p>
  </w:comment>
  <w:comment w:id="1291" w:author="Windows User" w:date="2015-10-30T08:56:00Z" w:initials="WU">
    <w:p w14:paraId="6CE1AF88" w14:textId="77777777" w:rsidR="00486BA4" w:rsidRDefault="00486BA4">
      <w:pPr>
        <w:pStyle w:val="CommentText"/>
      </w:pPr>
      <w:r>
        <w:rPr>
          <w:rStyle w:val="CommentReference"/>
        </w:rPr>
        <w:annotationRef/>
      </w:r>
      <w:r>
        <w:t>Return?</w:t>
      </w:r>
    </w:p>
  </w:comment>
  <w:comment w:id="1292" w:author="Windows User" w:date="2015-10-30T08:56:00Z" w:initials="WU">
    <w:p w14:paraId="2917E600" w14:textId="77777777" w:rsidR="00486BA4" w:rsidRDefault="00486BA4">
      <w:pPr>
        <w:pStyle w:val="CommentText"/>
      </w:pPr>
      <w:r>
        <w:rPr>
          <w:rStyle w:val="CommentReference"/>
        </w:rPr>
        <w:annotationRef/>
      </w:r>
      <w:r>
        <w:t>Establishment? Building up?</w:t>
      </w:r>
    </w:p>
  </w:comment>
  <w:comment w:id="1294" w:author="Windows User" w:date="2015-10-30T08:56:00Z" w:initials="WU">
    <w:p w14:paraId="14DF4F91" w14:textId="77777777" w:rsidR="00486BA4" w:rsidRDefault="00486BA4">
      <w:pPr>
        <w:pStyle w:val="CommentText"/>
      </w:pPr>
      <w:r>
        <w:rPr>
          <w:rStyle w:val="CommentReference"/>
        </w:rPr>
        <w:annotationRef/>
      </w:r>
      <w:r>
        <w:t>Heavenly evangelist? Good tidings? Glad tidings? Good news?</w:t>
      </w:r>
    </w:p>
  </w:comment>
  <w:comment w:id="1295" w:author="Windows User" w:date="2015-10-30T08:56:00Z" w:initials="WU">
    <w:p w14:paraId="55FC1EAE" w14:textId="77777777" w:rsidR="00486BA4" w:rsidRDefault="00486BA4">
      <w:pPr>
        <w:pStyle w:val="CommentText"/>
      </w:pPr>
      <w:r>
        <w:rPr>
          <w:rStyle w:val="CommentReference"/>
        </w:rPr>
        <w:annotationRef/>
      </w:r>
      <w:r>
        <w:t>I don’t see “the Lord is with you” in the Coptic</w:t>
      </w:r>
    </w:p>
    <w:p w14:paraId="4431CB1C" w14:textId="77777777" w:rsidR="00486BA4" w:rsidRDefault="00486BA4">
      <w:pPr>
        <w:pStyle w:val="CommentText"/>
      </w:pPr>
    </w:p>
  </w:comment>
  <w:comment w:id="1296" w:author="Windows User" w:date="2015-10-30T08:56:00Z" w:initials="WU">
    <w:p w14:paraId="4549B91A" w14:textId="77777777" w:rsidR="00486BA4" w:rsidRDefault="00486BA4">
      <w:pPr>
        <w:pStyle w:val="CommentText"/>
      </w:pPr>
      <w:r>
        <w:rPr>
          <w:rStyle w:val="CommentReference"/>
        </w:rPr>
        <w:annotationRef/>
      </w:r>
      <w:r>
        <w:t>Heavenly herald of Good News?</w:t>
      </w:r>
    </w:p>
    <w:p w14:paraId="384F02AC" w14:textId="77777777" w:rsidR="00486BA4" w:rsidRDefault="00486BA4">
      <w:pPr>
        <w:pStyle w:val="CommentText"/>
      </w:pPr>
    </w:p>
  </w:comment>
  <w:comment w:id="1303" w:author="Windows User" w:date="2015-10-30T08:56:00Z" w:initials="WU">
    <w:p w14:paraId="4A264D5C" w14:textId="77777777" w:rsidR="00486BA4" w:rsidRDefault="00486BA4">
      <w:pPr>
        <w:pStyle w:val="CommentText"/>
      </w:pPr>
      <w:r>
        <w:rPr>
          <w:rStyle w:val="CommentReference"/>
        </w:rPr>
        <w:annotationRef/>
      </w:r>
      <w:r>
        <w:t>I think we’re doing holy for ethowab, but saint for agios… open to discussion though.</w:t>
      </w:r>
    </w:p>
  </w:comment>
  <w:comment w:id="1334" w:author="Windows User" w:date="2015-10-30T08:56:00Z" w:initials="WU">
    <w:p w14:paraId="3A72AA33" w14:textId="77777777" w:rsidR="00486BA4" w:rsidRDefault="00486BA4">
      <w:pPr>
        <w:pStyle w:val="CommentText"/>
      </w:pPr>
      <w:r>
        <w:rPr>
          <w:rStyle w:val="CommentReference"/>
        </w:rPr>
        <w:annotationRef/>
      </w:r>
      <w:r>
        <w:t>Redeemed?</w:t>
      </w:r>
    </w:p>
  </w:comment>
  <w:comment w:id="1335" w:author="Windows User" w:date="2015-10-30T08:56:00Z" w:initials="WU">
    <w:p w14:paraId="5BF82FF5" w14:textId="77777777" w:rsidR="00486BA4" w:rsidRDefault="00486BA4">
      <w:pPr>
        <w:pStyle w:val="CommentText"/>
      </w:pPr>
      <w:r>
        <w:rPr>
          <w:rStyle w:val="CommentReference"/>
        </w:rPr>
        <w:annotationRef/>
      </w:r>
      <w:r>
        <w:t>For? So?</w:t>
      </w:r>
    </w:p>
  </w:comment>
  <w:comment w:id="1340" w:author="Windows User" w:date="2015-10-30T08:56:00Z" w:initials="WU">
    <w:p w14:paraId="5B54A424" w14:textId="77777777" w:rsidR="00486BA4" w:rsidRDefault="00486BA4">
      <w:pPr>
        <w:pStyle w:val="CommentText"/>
      </w:pPr>
      <w:r>
        <w:rPr>
          <w:rStyle w:val="CommentReference"/>
        </w:rPr>
        <w:annotationRef/>
      </w:r>
      <w:r>
        <w:t>Or did shine and did illuminate</w:t>
      </w:r>
    </w:p>
  </w:comment>
  <w:comment w:id="1341" w:author="Windows User" w:date="2015-10-30T08:56:00Z" w:initials="WU">
    <w:p w14:paraId="5929E69F" w14:textId="77777777" w:rsidR="00486BA4" w:rsidRDefault="00486BA4">
      <w:pPr>
        <w:pStyle w:val="CommentText"/>
      </w:pPr>
      <w:r>
        <w:rPr>
          <w:rStyle w:val="CommentReference"/>
        </w:rPr>
        <w:annotationRef/>
      </w:r>
      <w:r>
        <w:t>What should this verse be?</w:t>
      </w:r>
    </w:p>
  </w:comment>
  <w:comment w:id="1342" w:author="Windows User" w:date="2015-10-30T08:56:00Z" w:initials="WU">
    <w:p w14:paraId="37815108" w14:textId="77777777" w:rsidR="00486BA4" w:rsidRDefault="00486BA4">
      <w:pPr>
        <w:pStyle w:val="CommentText"/>
      </w:pPr>
      <w:r>
        <w:rPr>
          <w:rStyle w:val="CommentReference"/>
        </w:rPr>
        <w:annotationRef/>
      </w:r>
      <w:r>
        <w:t>Uhm… does this mean something else, because saying the seal of the door Ezekiel saw was raised seems really bad …</w:t>
      </w:r>
    </w:p>
  </w:comment>
  <w:comment w:id="1343" w:author="Windows User" w:date="2015-10-30T08:56:00Z" w:initials="WU">
    <w:p w14:paraId="770E6FA0" w14:textId="77777777" w:rsidR="00486BA4" w:rsidRDefault="00486BA4">
      <w:pPr>
        <w:pStyle w:val="CommentText"/>
      </w:pPr>
      <w:r>
        <w:rPr>
          <w:rStyle w:val="CommentReference"/>
        </w:rPr>
        <w:annotationRef/>
      </w:r>
      <w:r>
        <w:t>Who?</w:t>
      </w:r>
    </w:p>
  </w:comment>
  <w:comment w:id="1344" w:author="Windows User" w:date="2015-10-30T08:56:00Z" w:initials="WU">
    <w:p w14:paraId="7FDD5784" w14:textId="77777777" w:rsidR="00486BA4" w:rsidRDefault="00486BA4">
      <w:pPr>
        <w:pStyle w:val="CommentText"/>
      </w:pPr>
      <w:r>
        <w:rPr>
          <w:rStyle w:val="CommentReference"/>
        </w:rPr>
        <w:annotationRef/>
      </w:r>
      <w:r>
        <w:t>Different adjective</w:t>
      </w:r>
    </w:p>
  </w:comment>
  <w:comment w:id="1345" w:author="Windows User" w:date="2015-10-30T08:56:00Z" w:initials="WU">
    <w:p w14:paraId="69734FAC" w14:textId="77777777" w:rsidR="00486BA4" w:rsidRDefault="00486BA4">
      <w:pPr>
        <w:pStyle w:val="CommentText"/>
      </w:pPr>
      <w:r>
        <w:rPr>
          <w:rStyle w:val="CommentReference"/>
        </w:rPr>
        <w:annotationRef/>
      </w:r>
      <w:r>
        <w:t>Sickness?</w:t>
      </w:r>
    </w:p>
  </w:comment>
  <w:comment w:id="1348" w:author="Windows User" w:date="2015-10-30T08:56:00Z" w:initials="BS">
    <w:p w14:paraId="07C468E8" w14:textId="77777777" w:rsidR="00486BA4" w:rsidRDefault="00486BA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1" w:author="Windows User" w:date="2015-10-30T08:56:00Z" w:initials="WU">
    <w:p w14:paraId="14F94395" w14:textId="77777777" w:rsidR="00486BA4" w:rsidRDefault="00486BA4">
      <w:pPr>
        <w:pStyle w:val="CommentText"/>
      </w:pPr>
      <w:r>
        <w:rPr>
          <w:rStyle w:val="CommentReference"/>
        </w:rPr>
        <w:annotationRef/>
      </w:r>
      <w:r>
        <w:t>What?</w:t>
      </w:r>
    </w:p>
  </w:comment>
  <w:comment w:id="1360" w:author="Windows User" w:date="2015-10-30T08:56:00Z" w:initials="WU">
    <w:p w14:paraId="39A2608E" w14:textId="77777777" w:rsidR="00486BA4" w:rsidRDefault="00486BA4">
      <w:pPr>
        <w:pStyle w:val="CommentText"/>
      </w:pPr>
      <w:r>
        <w:rPr>
          <w:rStyle w:val="CommentReference"/>
        </w:rPr>
        <w:annotationRef/>
      </w:r>
    </w:p>
  </w:comment>
  <w:comment w:id="1371" w:author="Windows User" w:date="2015-10-30T08:56:00Z" w:initials="WU">
    <w:p w14:paraId="255EEE9F" w14:textId="77777777" w:rsidR="00486BA4" w:rsidRDefault="00486BA4">
      <w:pPr>
        <w:pStyle w:val="CommentText"/>
      </w:pPr>
      <w:r>
        <w:rPr>
          <w:rStyle w:val="CommentReference"/>
        </w:rPr>
        <w:annotationRef/>
      </w:r>
      <w:r>
        <w:t>Is abouna going by a different version of the Coptic?</w:t>
      </w:r>
    </w:p>
    <w:p w14:paraId="45F504BB" w14:textId="77777777" w:rsidR="00486BA4" w:rsidRDefault="00486BA4">
      <w:pPr>
        <w:pStyle w:val="CommentText"/>
      </w:pPr>
    </w:p>
  </w:comment>
  <w:comment w:id="1373" w:author="Windows User" w:date="2015-10-30T08:56:00Z" w:initials="WU">
    <w:p w14:paraId="63C351E6" w14:textId="77777777" w:rsidR="00486BA4" w:rsidRDefault="00486BA4">
      <w:pPr>
        <w:pStyle w:val="CommentText"/>
      </w:pPr>
      <w:r>
        <w:rPr>
          <w:rStyle w:val="CommentReference"/>
        </w:rPr>
        <w:annotationRef/>
      </w:r>
      <w:r>
        <w:t>Praise and victory doesn’t make sense.</w:t>
      </w:r>
    </w:p>
  </w:comment>
  <w:comment w:id="1375" w:author="Windows User" w:date="2015-10-30T08:56:00Z" w:initials="WU">
    <w:p w14:paraId="5729C7D5" w14:textId="77777777" w:rsidR="00486BA4" w:rsidRDefault="00486BA4">
      <w:pPr>
        <w:pStyle w:val="CommentText"/>
      </w:pPr>
      <w:r>
        <w:rPr>
          <w:rStyle w:val="CommentReference"/>
        </w:rPr>
        <w:annotationRef/>
      </w:r>
      <w:r>
        <w:t>Godhead?</w:t>
      </w:r>
    </w:p>
  </w:comment>
  <w:comment w:id="1384" w:author="Windows User" w:date="2015-10-30T08:56:00Z" w:initials="WU">
    <w:p w14:paraId="78E42A11" w14:textId="77777777" w:rsidR="00486BA4" w:rsidRDefault="00486BA4">
      <w:pPr>
        <w:pStyle w:val="CommentText"/>
      </w:pPr>
      <w:r>
        <w:rPr>
          <w:rStyle w:val="CommentReference"/>
        </w:rPr>
        <w:annotationRef/>
      </w:r>
      <w:r>
        <w:t>Establish?</w:t>
      </w:r>
    </w:p>
  </w:comment>
  <w:comment w:id="1385" w:author="Windows User" w:date="2015-10-30T08:56:00Z" w:initials="WU">
    <w:p w14:paraId="642EB965" w14:textId="77777777" w:rsidR="00486BA4" w:rsidRDefault="00486BA4">
      <w:pPr>
        <w:pStyle w:val="CommentText"/>
      </w:pPr>
      <w:r>
        <w:rPr>
          <w:rStyle w:val="CommentReference"/>
        </w:rPr>
        <w:annotationRef/>
      </w:r>
      <w:r>
        <w:t>Check another source… missing puncuation</w:t>
      </w:r>
    </w:p>
  </w:comment>
  <w:comment w:id="1386" w:author="Windows User" w:date="2015-10-30T08:56:00Z" w:initials="WU">
    <w:p w14:paraId="6F8B5532" w14:textId="77777777" w:rsidR="00486BA4" w:rsidRDefault="00486BA4">
      <w:pPr>
        <w:pStyle w:val="CommentText"/>
      </w:pPr>
      <w:r>
        <w:rPr>
          <w:rStyle w:val="CommentReference"/>
        </w:rPr>
        <w:annotationRef/>
      </w:r>
      <w:r>
        <w:t>Worked?</w:t>
      </w:r>
    </w:p>
  </w:comment>
  <w:comment w:id="1387" w:author="Windows User" w:date="2015-10-30T08:56:00Z" w:initials="WU">
    <w:p w14:paraId="4F504285" w14:textId="77777777" w:rsidR="00486BA4" w:rsidRDefault="00486BA4">
      <w:pPr>
        <w:pStyle w:val="CommentText"/>
      </w:pPr>
      <w:r>
        <w:rPr>
          <w:rStyle w:val="CommentReference"/>
        </w:rPr>
        <w:annotationRef/>
      </w:r>
      <w:r>
        <w:t>Thrice holy or Trisagion?</w:t>
      </w:r>
    </w:p>
  </w:comment>
  <w:comment w:id="1389" w:author="Windows User" w:date="2015-10-30T08:56:00Z" w:initials="WU">
    <w:p w14:paraId="5514BCC2" w14:textId="77777777" w:rsidR="00486BA4" w:rsidRPr="00936DE7" w:rsidRDefault="00486BA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0" w:author="Windows User" w:date="2015-10-30T08:56:00Z" w:initials="WU">
    <w:p w14:paraId="179A5384" w14:textId="77777777" w:rsidR="00486BA4" w:rsidRDefault="00486BA4">
      <w:pPr>
        <w:pStyle w:val="CommentText"/>
      </w:pPr>
      <w:r>
        <w:rPr>
          <w:rStyle w:val="CommentReference"/>
        </w:rPr>
        <w:annotationRef/>
      </w:r>
      <w:r>
        <w:t>Right translation?</w:t>
      </w:r>
    </w:p>
  </w:comment>
  <w:comment w:id="1392" w:author="Windows User" w:date="2015-10-30T08:56:00Z" w:initials="WU">
    <w:p w14:paraId="1682BE28" w14:textId="77777777" w:rsidR="00486BA4" w:rsidRDefault="00486BA4">
      <w:pPr>
        <w:pStyle w:val="CommentText"/>
      </w:pPr>
      <w:r>
        <w:rPr>
          <w:rStyle w:val="CommentReference"/>
        </w:rPr>
        <w:annotationRef/>
      </w:r>
      <w:r>
        <w:t>What does this mean?</w:t>
      </w:r>
    </w:p>
  </w:comment>
  <w:comment w:id="1393" w:author="Windows User" w:date="2015-10-30T08:56:00Z" w:initials="WU">
    <w:p w14:paraId="30C5B7C9" w14:textId="77777777" w:rsidR="00486BA4" w:rsidRDefault="00486BA4">
      <w:pPr>
        <w:pStyle w:val="CommentText"/>
      </w:pPr>
      <w:r>
        <w:rPr>
          <w:rStyle w:val="CommentReference"/>
        </w:rPr>
        <w:annotationRef/>
      </w:r>
      <w:r>
        <w:t>To the end?</w:t>
      </w:r>
    </w:p>
  </w:comment>
  <w:comment w:id="1398" w:author="Windows User" w:date="2015-10-30T08:56:00Z" w:initials="WU">
    <w:p w14:paraId="2C2856CA" w14:textId="77777777" w:rsidR="00486BA4" w:rsidRDefault="00486BA4">
      <w:pPr>
        <w:pStyle w:val="CommentText"/>
      </w:pPr>
      <w:r>
        <w:rPr>
          <w:rStyle w:val="CommentReference"/>
        </w:rPr>
        <w:annotationRef/>
      </w:r>
      <w:r>
        <w:t>Or freedom?</w:t>
      </w:r>
    </w:p>
  </w:comment>
  <w:comment w:id="1399" w:author="Windows User" w:date="2015-10-30T08:56:00Z" w:initials="WU">
    <w:p w14:paraId="229642C6" w14:textId="77777777" w:rsidR="00486BA4" w:rsidRDefault="00486BA4">
      <w:pPr>
        <w:pStyle w:val="CommentText"/>
      </w:pPr>
      <w:r>
        <w:rPr>
          <w:rStyle w:val="CommentReference"/>
        </w:rPr>
        <w:annotationRef/>
      </w:r>
      <w:r>
        <w:t>Or establish?</w:t>
      </w:r>
    </w:p>
  </w:comment>
  <w:comment w:id="1407" w:author="Windows User" w:date="2015-10-30T08:56:00Z" w:initials="WU">
    <w:p w14:paraId="798C7307" w14:textId="77777777" w:rsidR="00486BA4" w:rsidRDefault="00486BA4">
      <w:pPr>
        <w:pStyle w:val="CommentText"/>
      </w:pPr>
      <w:r>
        <w:rPr>
          <w:rStyle w:val="CommentReference"/>
        </w:rPr>
        <w:annotationRef/>
      </w:r>
      <w:r>
        <w:t>Is this the correct date?</w:t>
      </w:r>
    </w:p>
  </w:comment>
  <w:comment w:id="1499" w:author="Windows User" w:date="2015-10-30T08:56:00Z" w:initials="WU">
    <w:p w14:paraId="1C25D03A" w14:textId="77777777" w:rsidR="00486BA4" w:rsidRDefault="00486BA4">
      <w:pPr>
        <w:pStyle w:val="CommentText"/>
      </w:pPr>
      <w:r>
        <w:rPr>
          <w:rStyle w:val="CommentReference"/>
        </w:rPr>
        <w:annotationRef/>
      </w:r>
      <w:r>
        <w:t>Can this be reworded?</w:t>
      </w:r>
    </w:p>
  </w:comment>
  <w:comment w:id="1501" w:author="Windows User" w:date="2015-10-30T08:56:00Z" w:initials="WU">
    <w:p w14:paraId="71B1FE22" w14:textId="77777777" w:rsidR="00486BA4" w:rsidRDefault="00486BA4">
      <w:pPr>
        <w:pStyle w:val="CommentText"/>
      </w:pPr>
      <w:r>
        <w:rPr>
          <w:rStyle w:val="CommentReference"/>
        </w:rPr>
        <w:annotationRef/>
      </w:r>
      <w:r>
        <w:t>Check other books for alternate word here.</w:t>
      </w:r>
    </w:p>
  </w:comment>
  <w:comment w:id="1502" w:author="Windows User" w:date="2015-10-30T08:56:00Z" w:initials="WU">
    <w:p w14:paraId="546F5FFA" w14:textId="77777777" w:rsidR="00486BA4" w:rsidRDefault="00486BA4">
      <w:pPr>
        <w:pStyle w:val="CommentText"/>
      </w:pPr>
      <w:r>
        <w:rPr>
          <w:rStyle w:val="CommentReference"/>
        </w:rPr>
        <w:annotationRef/>
      </w:r>
      <w:r>
        <w:t>Nations or peoples?</w:t>
      </w:r>
    </w:p>
  </w:comment>
  <w:comment w:id="1503" w:author="Windows User" w:date="2015-10-30T08:56:00Z" w:initials="WU">
    <w:p w14:paraId="4FC1DCF3" w14:textId="77777777" w:rsidR="00486BA4" w:rsidRDefault="00486BA4">
      <w:pPr>
        <w:pStyle w:val="CommentText"/>
      </w:pPr>
      <w:r>
        <w:rPr>
          <w:rStyle w:val="CommentReference"/>
        </w:rPr>
        <w:annotationRef/>
      </w:r>
      <w:r>
        <w:t>Burned or consumed?</w:t>
      </w:r>
    </w:p>
  </w:comment>
  <w:comment w:id="1504" w:author="Windows User" w:date="2015-10-30T08:56:00Z" w:initials="WU">
    <w:p w14:paraId="5B463C07" w14:textId="77777777" w:rsidR="00486BA4" w:rsidRDefault="00486BA4">
      <w:pPr>
        <w:pStyle w:val="CommentText"/>
      </w:pPr>
      <w:r>
        <w:rPr>
          <w:rStyle w:val="CommentReference"/>
        </w:rPr>
        <w:annotationRef/>
      </w:r>
      <w:r>
        <w:t>?</w:t>
      </w:r>
    </w:p>
  </w:comment>
  <w:comment w:id="1505" w:author="Windows User" w:date="2015-10-30T08:56:00Z" w:initials="WU">
    <w:p w14:paraId="3079CC02" w14:textId="77777777" w:rsidR="00486BA4" w:rsidRPr="0098028B" w:rsidRDefault="00486BA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4B943F0B" w14:textId="77777777" w:rsidR="00486BA4" w:rsidRDefault="00486BA4">
      <w:pPr>
        <w:pStyle w:val="CommentText"/>
      </w:pPr>
      <w:r>
        <w:rPr>
          <w:rStyle w:val="CommentReference"/>
        </w:rPr>
        <w:annotationRef/>
      </w:r>
      <w:r>
        <w:t>Synaxarium has St. James dying twice… likely one of them should be St. John!</w:t>
      </w:r>
    </w:p>
  </w:comment>
  <w:comment w:id="1549" w:author="Windows User" w:date="2015-10-30T08:56:00Z" w:initials="WU">
    <w:p w14:paraId="11436C6E" w14:textId="77777777" w:rsidR="00486BA4" w:rsidRDefault="00486BA4">
      <w:pPr>
        <w:pStyle w:val="CommentText"/>
      </w:pPr>
      <w:r>
        <w:rPr>
          <w:rStyle w:val="CommentReference"/>
        </w:rPr>
        <w:annotationRef/>
      </w:r>
      <w:r>
        <w:t>Ramez says print synacarium may have him in july</w:t>
      </w:r>
    </w:p>
  </w:comment>
  <w:comment w:id="1560" w:author="Windows User" w:date="2015-10-30T08:56:00Z" w:initials="WU">
    <w:p w14:paraId="62A36CDC" w14:textId="77777777" w:rsidR="00486BA4" w:rsidRDefault="00486BA4">
      <w:pPr>
        <w:pStyle w:val="CommentText"/>
      </w:pPr>
      <w:r>
        <w:rPr>
          <w:rStyle w:val="CommentReference"/>
        </w:rPr>
        <w:annotationRef/>
      </w:r>
      <w:r>
        <w:t>Approached? What does this vs mean?</w:t>
      </w:r>
    </w:p>
  </w:comment>
  <w:comment w:id="1561" w:author="Windows User" w:date="2015-10-30T08:56:00Z" w:initials="WU">
    <w:p w14:paraId="329416E7" w14:textId="77777777" w:rsidR="00486BA4" w:rsidRPr="00035775" w:rsidRDefault="00486BA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7" w:author="Windows User" w:date="2015-10-30T08:56:00Z" w:initials="WU">
    <w:p w14:paraId="763F73BB" w14:textId="77777777" w:rsidR="00486BA4" w:rsidRDefault="00486BA4">
      <w:pPr>
        <w:pStyle w:val="CommentText"/>
      </w:pPr>
      <w:r>
        <w:rPr>
          <w:rStyle w:val="CommentReference"/>
        </w:rPr>
        <w:annotationRef/>
      </w:r>
      <w:r>
        <w:t>Thoughts?</w:t>
      </w:r>
    </w:p>
  </w:comment>
  <w:comment w:id="1588" w:author="Windows User" w:date="2015-10-30T08:56:00Z" w:initials="WU">
    <w:p w14:paraId="7B47C8A3" w14:textId="77777777" w:rsidR="00486BA4" w:rsidRDefault="00486BA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3" w:author="Windows User" w:date="2015-10-30T08:56:00Z" w:initials="WU">
    <w:p w14:paraId="0BE9113A" w14:textId="77777777" w:rsidR="00486BA4" w:rsidRDefault="00486BA4">
      <w:pPr>
        <w:pStyle w:val="CommentText"/>
      </w:pPr>
      <w:r>
        <w:rPr>
          <w:rStyle w:val="CommentReference"/>
        </w:rPr>
        <w:annotationRef/>
      </w:r>
      <w:r>
        <w:t>Completely different.</w:t>
      </w:r>
    </w:p>
  </w:comment>
  <w:comment w:id="1624" w:author="Windows User" w:date="2015-10-30T08:56:00Z" w:initials="WU">
    <w:p w14:paraId="074682DD" w14:textId="77777777" w:rsidR="00486BA4" w:rsidRDefault="00486BA4">
      <w:pPr>
        <w:pStyle w:val="CommentText"/>
      </w:pPr>
      <w:r>
        <w:rPr>
          <w:rStyle w:val="CommentReference"/>
        </w:rPr>
        <w:annotationRef/>
      </w:r>
      <w:r>
        <w:t>With or in?</w:t>
      </w:r>
    </w:p>
  </w:comment>
  <w:comment w:id="1625" w:author="Windows User" w:date="2015-10-30T08:56:00Z" w:initials="WU">
    <w:p w14:paraId="371712E1" w14:textId="77777777" w:rsidR="00486BA4" w:rsidRDefault="00486BA4">
      <w:pPr>
        <w:pStyle w:val="CommentText"/>
      </w:pPr>
      <w:r>
        <w:rPr>
          <w:rStyle w:val="CommentReference"/>
        </w:rPr>
        <w:annotationRef/>
      </w:r>
    </w:p>
  </w:comment>
  <w:comment w:id="1626" w:author="Windows User" w:date="2015-10-30T08:56:00Z" w:initials="WU">
    <w:p w14:paraId="0B3C1D3B" w14:textId="77777777" w:rsidR="00486BA4" w:rsidRDefault="00486BA4">
      <w:pPr>
        <w:pStyle w:val="CommentText"/>
      </w:pPr>
      <w:r>
        <w:rPr>
          <w:rStyle w:val="CommentReference"/>
        </w:rPr>
        <w:annotationRef/>
      </w:r>
      <w:r>
        <w:t>Sound or voice?</w:t>
      </w:r>
    </w:p>
  </w:comment>
  <w:comment w:id="1628" w:author="Windows User" w:date="2015-10-30T08:56:00Z" w:initials="WU">
    <w:p w14:paraId="1C3A0B98" w14:textId="77777777" w:rsidR="00486BA4" w:rsidRDefault="00486BA4">
      <w:pPr>
        <w:pStyle w:val="CommentText"/>
      </w:pPr>
      <w:r>
        <w:rPr>
          <w:rStyle w:val="CommentReference"/>
        </w:rPr>
        <w:annotationRef/>
      </w:r>
      <w:r>
        <w:t>Open to suggetions.</w:t>
      </w:r>
    </w:p>
  </w:comment>
  <w:comment w:id="1629" w:author="Windows User" w:date="2015-10-30T08:56:00Z" w:initials="WU">
    <w:p w14:paraId="79DB91AB" w14:textId="77777777" w:rsidR="00486BA4" w:rsidRDefault="00486BA4">
      <w:pPr>
        <w:pStyle w:val="CommentText"/>
      </w:pPr>
      <w:r>
        <w:rPr>
          <w:rStyle w:val="CommentReference"/>
        </w:rPr>
        <w:annotationRef/>
      </w:r>
      <w:r>
        <w:t>Before?</w:t>
      </w:r>
    </w:p>
  </w:comment>
  <w:comment w:id="1630" w:author="Windows User" w:date="2015-10-30T08:56:00Z" w:initials="WU">
    <w:p w14:paraId="777049F3" w14:textId="77777777" w:rsidR="00486BA4" w:rsidRDefault="00486BA4">
      <w:pPr>
        <w:pStyle w:val="CommentText"/>
      </w:pPr>
      <w:r>
        <w:rPr>
          <w:rStyle w:val="CommentReference"/>
        </w:rPr>
        <w:annotationRef/>
      </w:r>
      <w:r>
        <w:t>Nations?</w:t>
      </w:r>
    </w:p>
  </w:comment>
  <w:comment w:id="1631" w:author="Windows User" w:date="2015-10-30T08:56:00Z" w:initials="WU">
    <w:p w14:paraId="29D1E0CC" w14:textId="77777777" w:rsidR="00486BA4" w:rsidRDefault="00486BA4">
      <w:pPr>
        <w:pStyle w:val="CommentText"/>
      </w:pPr>
      <w:r>
        <w:rPr>
          <w:rStyle w:val="CommentReference"/>
        </w:rPr>
        <w:annotationRef/>
      </w:r>
      <w:r>
        <w:t>?</w:t>
      </w:r>
    </w:p>
  </w:comment>
  <w:comment w:id="1672" w:author="Windows User" w:date="2015-10-30T08:56:00Z" w:initials="WU">
    <w:p w14:paraId="73A9ACC7" w14:textId="77777777" w:rsidR="00486BA4" w:rsidRDefault="00486BA4">
      <w:pPr>
        <w:pStyle w:val="CommentText"/>
      </w:pPr>
      <w:r>
        <w:rPr>
          <w:rStyle w:val="CommentReference"/>
        </w:rPr>
        <w:annotationRef/>
      </w:r>
      <w:r>
        <w:t>?</w:t>
      </w:r>
    </w:p>
  </w:comment>
  <w:comment w:id="1679" w:author="Windows User" w:date="2015-10-30T08:56:00Z" w:initials="WU">
    <w:p w14:paraId="4F5630C0" w14:textId="77777777" w:rsidR="00486BA4" w:rsidRDefault="00486BA4">
      <w:pPr>
        <w:pStyle w:val="CommentText"/>
      </w:pPr>
      <w:r>
        <w:rPr>
          <w:rStyle w:val="CommentReference"/>
        </w:rPr>
        <w:annotationRef/>
      </w:r>
      <w:r>
        <w:t>Abba Noub, abanoub, Apa Noub, Apnoub?</w:t>
      </w:r>
    </w:p>
  </w:comment>
  <w:comment w:id="1680" w:author="Windows User" w:date="2015-10-30T08:56:00Z" w:initials="WU">
    <w:p w14:paraId="3899034D" w14:textId="77777777" w:rsidR="00486BA4" w:rsidRDefault="00486BA4">
      <w:pPr>
        <w:pStyle w:val="CommentText"/>
      </w:pPr>
      <w:r>
        <w:rPr>
          <w:rStyle w:val="CommentReference"/>
        </w:rPr>
        <w:annotationRef/>
      </w:r>
      <w:r>
        <w:t>Upright, or orthodox?</w:t>
      </w:r>
    </w:p>
  </w:comment>
  <w:comment w:id="1689" w:author="Windows User" w:date="2015-10-30T08:56:00Z" w:initials="WU">
    <w:p w14:paraId="61207ABC" w14:textId="77777777" w:rsidR="00486BA4" w:rsidRDefault="00486BA4">
      <w:pPr>
        <w:pStyle w:val="CommentText"/>
      </w:pPr>
      <w:r>
        <w:rPr>
          <w:rStyle w:val="CommentReference"/>
        </w:rPr>
        <w:annotationRef/>
      </w:r>
      <w:r>
        <w:t>Are we going with ti agia = saint and ti ethowab = the holy?</w:t>
      </w:r>
    </w:p>
  </w:comment>
  <w:comment w:id="1711" w:author="Windows User" w:date="2015-11-18T20:43:00Z" w:initials="WU">
    <w:p w14:paraId="08613E46" w14:textId="00F90E8C" w:rsidR="00486BA4" w:rsidRDefault="00486BA4">
      <w:pPr>
        <w:pStyle w:val="CommentText"/>
      </w:pPr>
      <w:r>
        <w:rPr>
          <w:rStyle w:val="CommentReference"/>
        </w:rPr>
        <w:annotationRef/>
      </w:r>
      <w:r>
        <w:t>Is this for Adam days? Or just Sundays?</w:t>
      </w:r>
    </w:p>
  </w:comment>
  <w:comment w:id="1712" w:author="Windows User" w:date="2015-11-18T20:38:00Z" w:initials="WU">
    <w:p w14:paraId="43F9C3B7" w14:textId="77777777" w:rsidR="00486BA4" w:rsidRDefault="00486BA4">
      <w:pPr>
        <w:pStyle w:val="CommentText"/>
      </w:pPr>
      <w:r>
        <w:rPr>
          <w:rStyle w:val="CommentReference"/>
        </w:rPr>
        <w:annotationRef/>
      </w:r>
      <w:r>
        <w:t>What does this mean? I feel like we put something else somewhere else</w:t>
      </w:r>
    </w:p>
  </w:comment>
  <w:comment w:id="1714" w:author="Windows User" w:date="2015-11-19T22:12:00Z" w:initials="WU">
    <w:p w14:paraId="79F037D4" w14:textId="77777777" w:rsidR="00486BA4" w:rsidRDefault="00486BA4">
      <w:pPr>
        <w:pStyle w:val="CommentText"/>
      </w:pPr>
      <w:r>
        <w:rPr>
          <w:rStyle w:val="CommentReference"/>
        </w:rPr>
        <w:annotationRef/>
      </w:r>
      <w:r>
        <w:t>Theotokos forever, or ever-Theotokos?</w:t>
      </w:r>
    </w:p>
  </w:comment>
  <w:comment w:id="1715" w:author="Windows User" w:date="2015-11-19T22:12:00Z" w:initials="WU">
    <w:p w14:paraId="7E2C6DDB" w14:textId="77777777" w:rsidR="00486BA4" w:rsidRDefault="00486BA4">
      <w:pPr>
        <w:pStyle w:val="CommentText"/>
      </w:pPr>
      <w:r>
        <w:rPr>
          <w:rStyle w:val="CommentReference"/>
        </w:rPr>
        <w:annotationRef/>
      </w:r>
      <w:r>
        <w:t>What does this mean?</w:t>
      </w:r>
    </w:p>
  </w:comment>
  <w:comment w:id="1716" w:author="Windows User" w:date="2015-11-19T22:12:00Z" w:initials="WU">
    <w:p w14:paraId="71146019" w14:textId="77777777" w:rsidR="00486BA4" w:rsidRDefault="00486BA4">
      <w:pPr>
        <w:pStyle w:val="CommentText"/>
      </w:pPr>
      <w:r>
        <w:rPr>
          <w:rStyle w:val="CommentReference"/>
        </w:rPr>
        <w:annotationRef/>
      </w:r>
      <w:r>
        <w:t>What does this mean?</w:t>
      </w:r>
    </w:p>
  </w:comment>
  <w:comment w:id="1717" w:author="Windows User" w:date="2015-11-19T22:12:00Z" w:initials="WU">
    <w:p w14:paraId="24E4F57A" w14:textId="77777777" w:rsidR="00486BA4" w:rsidRDefault="00486BA4">
      <w:pPr>
        <w:pStyle w:val="CommentText"/>
      </w:pPr>
      <w:r>
        <w:rPr>
          <w:rStyle w:val="CommentReference"/>
        </w:rPr>
        <w:annotationRef/>
      </w:r>
      <w:r>
        <w:t>Praying or interceding?</w:t>
      </w:r>
    </w:p>
  </w:comment>
  <w:comment w:id="1735" w:author="Windows User" w:date="2015-10-30T08:56:00Z" w:initials="WU">
    <w:p w14:paraId="36116F5D" w14:textId="77777777" w:rsidR="00486BA4" w:rsidRPr="00F905FE" w:rsidRDefault="00486BA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6" w:author="Windows User" w:date="2015-10-30T08:56:00Z" w:initials="WU">
    <w:p w14:paraId="55EA204B" w14:textId="77777777" w:rsidR="00486BA4" w:rsidRDefault="00486BA4">
      <w:pPr>
        <w:pStyle w:val="CommentText"/>
      </w:pPr>
      <w:r>
        <w:rPr>
          <w:rStyle w:val="CommentReference"/>
        </w:rPr>
        <w:annotationRef/>
      </w:r>
      <w:r>
        <w:t>Typo?</w:t>
      </w:r>
    </w:p>
  </w:comment>
  <w:comment w:id="1757" w:author="Windows User" w:date="2015-10-30T08:56:00Z" w:initials="WU">
    <w:p w14:paraId="11E5D177" w14:textId="77777777" w:rsidR="00486BA4" w:rsidRPr="00DD5DBC" w:rsidRDefault="00486BA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9" w:author="Windows User" w:date="2015-10-30T08:56:00Z" w:initials="WU">
    <w:p w14:paraId="38A16B24" w14:textId="77777777" w:rsidR="00486BA4" w:rsidRDefault="00486BA4">
      <w:pPr>
        <w:pStyle w:val="CommentText"/>
      </w:pPr>
      <w:r>
        <w:rPr>
          <w:rStyle w:val="CommentReference"/>
        </w:rPr>
        <w:annotationRef/>
      </w:r>
      <w:r>
        <w:t>What does the Coptic say?</w:t>
      </w:r>
    </w:p>
  </w:comment>
  <w:comment w:id="1760" w:author="Windows User" w:date="2015-10-30T08:56:00Z" w:initials="WU">
    <w:p w14:paraId="239824AA" w14:textId="77777777" w:rsidR="00486BA4" w:rsidRDefault="00486BA4">
      <w:pPr>
        <w:pStyle w:val="CommentText"/>
      </w:pPr>
      <w:r>
        <w:rPr>
          <w:rStyle w:val="CommentReference"/>
        </w:rPr>
        <w:annotationRef/>
      </w:r>
      <w:r>
        <w:t>What is being quoted? 2Cor 5?</w:t>
      </w:r>
    </w:p>
  </w:comment>
  <w:comment w:id="1763" w:author="Windows User" w:date="2015-10-30T08:56:00Z" w:initials="WU">
    <w:p w14:paraId="1EC34668" w14:textId="77777777" w:rsidR="00486BA4" w:rsidRDefault="00486BA4">
      <w:pPr>
        <w:pStyle w:val="CommentText"/>
      </w:pPr>
      <w:r>
        <w:rPr>
          <w:rStyle w:val="CommentReference"/>
        </w:rPr>
        <w:annotationRef/>
      </w:r>
      <w:r>
        <w:t>This is clearly a late composition, bastardizing other hymns. “our father in heaven, the sinless one, with your good father…” right.</w:t>
      </w:r>
    </w:p>
  </w:comment>
  <w:comment w:id="1764" w:author="Windows User" w:date="2015-10-30T08:56:00Z" w:initials="WU">
    <w:p w14:paraId="4470C38C" w14:textId="77777777" w:rsidR="00486BA4" w:rsidRDefault="00486BA4">
      <w:pPr>
        <w:pStyle w:val="CommentText"/>
      </w:pPr>
      <w:r>
        <w:rPr>
          <w:rStyle w:val="CommentReference"/>
        </w:rPr>
        <w:annotationRef/>
      </w:r>
      <w:r>
        <w:t>Coptic is different from previous verse. What should English be?</w:t>
      </w:r>
    </w:p>
  </w:comment>
  <w:comment w:id="1765" w:author="Windows User" w:date="2015-10-30T08:56:00Z" w:initials="WU">
    <w:p w14:paraId="350A9B71" w14:textId="77777777" w:rsidR="00486BA4" w:rsidRDefault="00486BA4">
      <w:pPr>
        <w:pStyle w:val="CommentText"/>
      </w:pPr>
      <w:r>
        <w:rPr>
          <w:rStyle w:val="CommentReference"/>
        </w:rPr>
        <w:annotationRef/>
      </w:r>
      <w:r>
        <w:t>Or athletes? Or athletic martyrs?</w:t>
      </w:r>
    </w:p>
  </w:comment>
  <w:comment w:id="1766" w:author="Windows User" w:date="2015-10-30T08:56:00Z" w:initials="WU">
    <w:p w14:paraId="72F9FFC3" w14:textId="77777777" w:rsidR="00486BA4" w:rsidRDefault="00486BA4">
      <w:pPr>
        <w:pStyle w:val="CommentText"/>
      </w:pPr>
      <w:r>
        <w:rPr>
          <w:rStyle w:val="CommentReference"/>
        </w:rPr>
        <w:annotationRef/>
      </w:r>
      <w:r>
        <w:t>Or of the martyrs?</w:t>
      </w:r>
    </w:p>
  </w:comment>
  <w:comment w:id="1767" w:author="Windows User" w:date="2015-10-30T08:56:00Z" w:initials="WU">
    <w:p w14:paraId="7BD5C124" w14:textId="77777777" w:rsidR="00486BA4" w:rsidRDefault="00486BA4">
      <w:pPr>
        <w:pStyle w:val="CommentText"/>
      </w:pPr>
      <w:r>
        <w:rPr>
          <w:rStyle w:val="CommentReference"/>
        </w:rPr>
        <w:annotationRef/>
      </w:r>
      <w:r>
        <w:t>Carries or lifts?</w:t>
      </w:r>
    </w:p>
  </w:comment>
  <w:comment w:id="1768" w:author="Windows User" w:date="2015-10-30T08:56:00Z" w:initials="WU">
    <w:p w14:paraId="525F7218" w14:textId="77777777" w:rsidR="00486BA4" w:rsidRDefault="00486BA4">
      <w:pPr>
        <w:pStyle w:val="CommentText"/>
      </w:pPr>
      <w:r>
        <w:rPr>
          <w:rStyle w:val="CommentReference"/>
        </w:rPr>
        <w:annotationRef/>
      </w:r>
      <w:r>
        <w:t>Churches?</w:t>
      </w:r>
    </w:p>
    <w:p w14:paraId="32A8F1D7" w14:textId="77777777" w:rsidR="00486BA4" w:rsidRDefault="00486BA4">
      <w:pPr>
        <w:pStyle w:val="CommentText"/>
      </w:pPr>
    </w:p>
  </w:comment>
  <w:comment w:id="1769" w:author="Windows User" w:date="2015-10-30T08:56:00Z" w:initials="WU">
    <w:p w14:paraId="165286E5" w14:textId="77777777" w:rsidR="00486BA4" w:rsidRDefault="00486BA4">
      <w:pPr>
        <w:pStyle w:val="CommentText"/>
      </w:pPr>
      <w:r>
        <w:rPr>
          <w:rStyle w:val="CommentReference"/>
        </w:rPr>
        <w:annotationRef/>
      </w:r>
      <w:r>
        <w:t>End?</w:t>
      </w:r>
    </w:p>
  </w:comment>
  <w:comment w:id="1778" w:author="Windows User" w:date="2015-10-30T08:56:00Z" w:initials="WU">
    <w:p w14:paraId="770DC519" w14:textId="77777777" w:rsidR="00486BA4" w:rsidRDefault="00486BA4">
      <w:pPr>
        <w:pStyle w:val="CommentText"/>
      </w:pPr>
      <w:r>
        <w:rPr>
          <w:rStyle w:val="CommentReference"/>
        </w:rPr>
        <w:annotationRef/>
      </w:r>
      <w:r>
        <w:t>Or full stop. You are worthy of the glory,</w:t>
      </w:r>
    </w:p>
  </w:comment>
  <w:comment w:id="1784" w:author="Windows User" w:date="2015-10-30T08:56:00Z" w:initials="WU">
    <w:p w14:paraId="664F3BFA" w14:textId="77777777" w:rsidR="00486BA4" w:rsidRDefault="00486BA4">
      <w:pPr>
        <w:pStyle w:val="CommentText"/>
      </w:pPr>
      <w:r>
        <w:rPr>
          <w:rStyle w:val="CommentReference"/>
        </w:rPr>
        <w:annotationRef/>
      </w:r>
      <w:r>
        <w:t>?</w:t>
      </w:r>
    </w:p>
  </w:comment>
  <w:comment w:id="1787" w:author="Windows User" w:date="2015-10-30T08:56:00Z" w:initials="WU">
    <w:p w14:paraId="08BCD53E" w14:textId="77777777" w:rsidR="00486BA4" w:rsidRDefault="00486BA4">
      <w:pPr>
        <w:pStyle w:val="CommentText"/>
      </w:pPr>
      <w:r>
        <w:rPr>
          <w:rStyle w:val="CommentReference"/>
        </w:rPr>
        <w:annotationRef/>
      </w:r>
      <w:r>
        <w:t>Is? Or will be? Exalted, or highly exalted?</w:t>
      </w:r>
    </w:p>
  </w:comment>
  <w:comment w:id="1789" w:author="Windows User" w:date="2015-10-30T08:56:00Z" w:initials="WU">
    <w:p w14:paraId="4F4D62D2" w14:textId="77777777" w:rsidR="00486BA4" w:rsidRDefault="00486BA4">
      <w:pPr>
        <w:pStyle w:val="CommentText"/>
      </w:pPr>
      <w:r>
        <w:rPr>
          <w:rStyle w:val="CommentReference"/>
        </w:rPr>
        <w:annotationRef/>
      </w:r>
      <w:r>
        <w:t>Bring or offer</w:t>
      </w:r>
    </w:p>
  </w:comment>
  <w:comment w:id="1790" w:author="Windows User" w:date="2015-10-30T08:56:00Z" w:initials="WU">
    <w:p w14:paraId="66D4EE13" w14:textId="77777777" w:rsidR="00486BA4" w:rsidRDefault="00486BA4">
      <w:pPr>
        <w:pStyle w:val="CommentText"/>
      </w:pPr>
      <w:r>
        <w:rPr>
          <w:rStyle w:val="CommentReference"/>
        </w:rPr>
        <w:annotationRef/>
      </w:r>
      <w:r>
        <w:t>Spelling?</w:t>
      </w:r>
    </w:p>
  </w:comment>
  <w:comment w:id="1796" w:author="Windows User" w:date="2015-11-17T22:12:00Z" w:initials="WU">
    <w:p w14:paraId="412F0631" w14:textId="77777777" w:rsidR="00486BA4" w:rsidRDefault="00486BA4">
      <w:pPr>
        <w:pStyle w:val="CommentText"/>
      </w:pPr>
      <w:r>
        <w:rPr>
          <w:rStyle w:val="CommentReference"/>
        </w:rPr>
        <w:annotationRef/>
      </w:r>
      <w:r>
        <w:t>Literally trampled, right? Or crushed?</w:t>
      </w:r>
    </w:p>
  </w:comment>
  <w:comment w:id="1797" w:author="Windows User" w:date="2015-11-17T22:12:00Z" w:initials="WU">
    <w:p w14:paraId="135DCC31" w14:textId="77777777" w:rsidR="00486BA4" w:rsidRDefault="00486BA4">
      <w:pPr>
        <w:pStyle w:val="CommentText"/>
      </w:pPr>
      <w:r>
        <w:rPr>
          <w:rStyle w:val="CommentReference"/>
        </w:rPr>
        <w:annotationRef/>
      </w:r>
      <w:r>
        <w:t>Authority? Might? Reign?</w:t>
      </w:r>
    </w:p>
  </w:comment>
  <w:comment w:id="1800" w:author="Windows User" w:date="2015-10-30T08:56:00Z" w:initials="WU">
    <w:p w14:paraId="11BE3C4D" w14:textId="77777777" w:rsidR="00486BA4" w:rsidRDefault="00486BA4">
      <w:pPr>
        <w:pStyle w:val="CommentText"/>
      </w:pPr>
      <w:r>
        <w:rPr>
          <w:rStyle w:val="CommentReference"/>
        </w:rPr>
        <w:annotationRef/>
      </w:r>
      <w:r>
        <w:t>Name or Holy Name?</w:t>
      </w:r>
    </w:p>
  </w:comment>
  <w:comment w:id="1810" w:author="Windows User" w:date="2015-10-30T08:56:00Z" w:initials="WU">
    <w:p w14:paraId="4A1C10F1" w14:textId="77777777" w:rsidR="00486BA4" w:rsidRDefault="00486BA4">
      <w:pPr>
        <w:pStyle w:val="CommentText"/>
      </w:pPr>
      <w:r>
        <w:rPr>
          <w:rStyle w:val="CommentReference"/>
        </w:rPr>
        <w:annotationRef/>
      </w:r>
      <w:r>
        <w:t>Christ or Jesus Christ?</w:t>
      </w:r>
    </w:p>
  </w:comment>
  <w:comment w:id="1816" w:author="Windows User" w:date="2015-10-30T08:56:00Z" w:initials="WU">
    <w:p w14:paraId="31C2C585" w14:textId="77777777" w:rsidR="00486BA4" w:rsidRDefault="00486BA4">
      <w:pPr>
        <w:pStyle w:val="CommentText"/>
      </w:pPr>
      <w:r>
        <w:rPr>
          <w:rStyle w:val="CommentReference"/>
        </w:rPr>
        <w:annotationRef/>
      </w:r>
      <w:r>
        <w:t>Name or Holy Name?</w:t>
      </w:r>
    </w:p>
  </w:comment>
  <w:comment w:id="1817" w:author="Windows User" w:date="2015-10-30T08:56:00Z" w:initials="WU">
    <w:p w14:paraId="18203C3C" w14:textId="77777777" w:rsidR="00486BA4" w:rsidRDefault="00486BA4">
      <w:pPr>
        <w:pStyle w:val="CommentText"/>
      </w:pPr>
      <w:r>
        <w:rPr>
          <w:rStyle w:val="CommentReference"/>
        </w:rPr>
        <w:annotationRef/>
      </w:r>
      <w:r>
        <w:t>To Him? Or by His might/power?</w:t>
      </w:r>
    </w:p>
  </w:comment>
  <w:comment w:id="1818" w:author="Windows User" w:date="2015-10-30T08:56:00Z" w:initials="WU">
    <w:p w14:paraId="27B39720" w14:textId="77777777" w:rsidR="00486BA4" w:rsidRDefault="00486BA4">
      <w:pPr>
        <w:pStyle w:val="CommentText"/>
      </w:pPr>
      <w:r>
        <w:rPr>
          <w:rStyle w:val="CommentReference"/>
        </w:rPr>
        <w:annotationRef/>
      </w:r>
      <w:r>
        <w:t>Might, or may?</w:t>
      </w:r>
    </w:p>
  </w:comment>
  <w:comment w:id="1819" w:author="Windows User" w:date="2015-10-30T08:56:00Z" w:initials="WU">
    <w:p w14:paraId="2FB96B7C" w14:textId="77777777" w:rsidR="00486BA4" w:rsidRDefault="00486BA4" w:rsidP="00F77A5B">
      <w:pPr>
        <w:pStyle w:val="CommentText"/>
      </w:pPr>
      <w:r>
        <w:rPr>
          <w:rStyle w:val="CommentReference"/>
        </w:rPr>
        <w:annotationRef/>
      </w:r>
      <w:r>
        <w:t>Christ or Jesus Christ?</w:t>
      </w:r>
    </w:p>
  </w:comment>
  <w:comment w:id="1822" w:author="Windows User" w:date="2015-10-30T08:56:00Z" w:initials="WU">
    <w:p w14:paraId="775D4B1C" w14:textId="77777777" w:rsidR="00486BA4" w:rsidRDefault="00486BA4">
      <w:pPr>
        <w:pStyle w:val="CommentText"/>
      </w:pPr>
      <w:r>
        <w:rPr>
          <w:rStyle w:val="CommentReference"/>
        </w:rPr>
        <w:annotationRef/>
      </w:r>
      <w:r>
        <w:t>Miracles?</w:t>
      </w:r>
    </w:p>
  </w:comment>
  <w:comment w:id="1828" w:author="Windows User" w:date="2015-10-30T08:56:00Z" w:initials="WU">
    <w:p w14:paraId="511773EC" w14:textId="77777777" w:rsidR="00486BA4" w:rsidRDefault="00486BA4">
      <w:pPr>
        <w:pStyle w:val="CommentText"/>
      </w:pPr>
      <w:r>
        <w:rPr>
          <w:rStyle w:val="CommentReference"/>
        </w:rPr>
        <w:annotationRef/>
      </w:r>
      <w:r>
        <w:t>Name or Holy Name?</w:t>
      </w:r>
    </w:p>
  </w:comment>
  <w:comment w:id="1829" w:author="Windows User" w:date="2015-10-30T08:56:00Z" w:initials="WU">
    <w:p w14:paraId="0BC6FD3A" w14:textId="77777777" w:rsidR="00486BA4" w:rsidRDefault="00486BA4">
      <w:pPr>
        <w:pStyle w:val="CommentText"/>
      </w:pPr>
      <w:r>
        <w:rPr>
          <w:rStyle w:val="CommentReference"/>
        </w:rPr>
        <w:annotationRef/>
      </w:r>
      <w:r>
        <w:t>To Him? Or by His might/power?</w:t>
      </w:r>
    </w:p>
  </w:comment>
  <w:comment w:id="1830" w:author="Windows User" w:date="2015-10-30T08:56:00Z" w:initials="WU">
    <w:p w14:paraId="6BED6166" w14:textId="77777777" w:rsidR="00486BA4" w:rsidRDefault="00486BA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05CA7" w14:textId="77777777" w:rsidR="0045646F" w:rsidRDefault="0045646F" w:rsidP="006D61CA">
      <w:pPr>
        <w:spacing w:after="0" w:line="240" w:lineRule="auto"/>
      </w:pPr>
      <w:r>
        <w:separator/>
      </w:r>
    </w:p>
  </w:endnote>
  <w:endnote w:type="continuationSeparator" w:id="0">
    <w:p w14:paraId="06824D6E" w14:textId="77777777" w:rsidR="0045646F" w:rsidRDefault="0045646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1555F74" w:rsidR="00486BA4" w:rsidRPr="004D6538" w:rsidRDefault="00486BA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66C2D">
      <w:rPr>
        <w:noProof/>
        <w:lang w:val="en-US"/>
      </w:rPr>
      <w:t>472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486BA4" w:rsidRPr="009654EE" w:rsidRDefault="00486BA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65D29F4" w:rsidR="00486BA4" w:rsidRPr="009654EE" w:rsidRDefault="00486BA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66C2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DF24767" w:rsidR="00486BA4" w:rsidRPr="006D61CA" w:rsidRDefault="00486BA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66C2D">
      <w:rPr>
        <w:noProof/>
        <w:lang w:val="en-US"/>
      </w:rPr>
      <w:t>453</w:t>
    </w:r>
    <w:r w:rsidRPr="006D61CA">
      <w:rPr>
        <w:lang w:val="en-US"/>
      </w:rPr>
      <w:fldChar w:fldCharType="end"/>
    </w:r>
  </w:p>
  <w:p w14:paraId="1546C8BA" w14:textId="77777777" w:rsidR="00486BA4" w:rsidRDefault="00486BA4"/>
  <w:p w14:paraId="578F45FC" w14:textId="77777777" w:rsidR="00486BA4" w:rsidRDefault="00486BA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6BA20DB" w:rsidR="00486BA4" w:rsidRPr="006D61CA" w:rsidRDefault="00486BA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66C2D">
      <w:rPr>
        <w:noProof/>
        <w:lang w:val="en-US"/>
      </w:rPr>
      <w:t>1027</w:t>
    </w:r>
    <w:r w:rsidRPr="006D61CA">
      <w:rPr>
        <w:lang w:val="en-US"/>
      </w:rPr>
      <w:fldChar w:fldCharType="end"/>
    </w:r>
  </w:p>
  <w:p w14:paraId="6E3E0469" w14:textId="77777777" w:rsidR="00486BA4" w:rsidRDefault="00486BA4"/>
  <w:p w14:paraId="5C3C24E2" w14:textId="77777777" w:rsidR="00486BA4" w:rsidRDefault="00486BA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27E7879E" w:rsidR="00486BA4" w:rsidRPr="004D6538" w:rsidRDefault="00486BA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66C2D">
      <w:rPr>
        <w:noProof/>
        <w:lang w:val="en-US"/>
      </w:rPr>
      <w:t>1028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F2A24" w14:textId="77777777" w:rsidR="0045646F" w:rsidRDefault="0045646F" w:rsidP="006D61CA">
      <w:pPr>
        <w:spacing w:after="0" w:line="240" w:lineRule="auto"/>
      </w:pPr>
      <w:r>
        <w:separator/>
      </w:r>
    </w:p>
  </w:footnote>
  <w:footnote w:type="continuationSeparator" w:id="0">
    <w:p w14:paraId="6B87078C" w14:textId="77777777" w:rsidR="0045646F" w:rsidRDefault="0045646F" w:rsidP="006D61CA">
      <w:pPr>
        <w:spacing w:after="0" w:line="240" w:lineRule="auto"/>
      </w:pPr>
      <w:r>
        <w:continuationSeparator/>
      </w:r>
    </w:p>
  </w:footnote>
  <w:footnote w:id="1">
    <w:p w14:paraId="525741D5" w14:textId="22489CEA" w:rsidR="00486BA4" w:rsidRDefault="00486BA4" w:rsidP="00F94412">
      <w:pPr>
        <w:pStyle w:val="footnote"/>
      </w:pPr>
      <w:r>
        <w:rPr>
          <w:rStyle w:val="FootnoteReference"/>
        </w:rPr>
        <w:footnoteRef/>
      </w:r>
      <w:r>
        <w:t xml:space="preserve"> [JS] or “assemblies”</w:t>
      </w:r>
    </w:p>
  </w:footnote>
  <w:footnote w:id="2">
    <w:p w14:paraId="5E4DFE5E" w14:textId="69B73039" w:rsidR="00486BA4" w:rsidRPr="00926B87" w:rsidRDefault="00486BA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86BA4" w:rsidRDefault="00486BA4" w:rsidP="00031314">
      <w:pPr>
        <w:pStyle w:val="footnote"/>
      </w:pPr>
    </w:p>
  </w:footnote>
  <w:footnote w:id="3">
    <w:p w14:paraId="5EDE2D3A" w14:textId="77777777" w:rsidR="00486BA4" w:rsidRDefault="00486BA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486BA4" w:rsidRDefault="00486BA4" w:rsidP="00323889">
      <w:pPr>
        <w:pStyle w:val="footnote"/>
      </w:pPr>
      <w:r>
        <w:rPr>
          <w:rStyle w:val="FootnoteReference"/>
        </w:rPr>
        <w:footnoteRef/>
      </w:r>
      <w:r>
        <w:t xml:space="preserve"> Or “The Lord’s Annointed”</w:t>
      </w:r>
    </w:p>
  </w:footnote>
  <w:footnote w:id="5">
    <w:p w14:paraId="31BBF667" w14:textId="77777777" w:rsidR="00486BA4" w:rsidRPr="00926B87" w:rsidRDefault="00486BA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86BA4" w:rsidRDefault="00486BA4" w:rsidP="00441BAC">
      <w:pPr>
        <w:pStyle w:val="footnote"/>
      </w:pPr>
    </w:p>
  </w:footnote>
  <w:footnote w:id="6">
    <w:p w14:paraId="580FAEDD" w14:textId="77777777" w:rsidR="00486BA4" w:rsidRDefault="00486BA4" w:rsidP="00130E47">
      <w:pPr>
        <w:pStyle w:val="footnote"/>
      </w:pPr>
      <w:r>
        <w:rPr>
          <w:rStyle w:val="FootnoteReference"/>
        </w:rPr>
        <w:footnoteRef/>
      </w:r>
      <w:r>
        <w:t xml:space="preserve"> Or “The Lord’s Annointed”</w:t>
      </w:r>
    </w:p>
  </w:footnote>
  <w:footnote w:id="7">
    <w:p w14:paraId="74D64774" w14:textId="4A8F239B" w:rsidR="00486BA4" w:rsidRDefault="00486BA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486BA4" w:rsidRDefault="00486BA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486BA4" w:rsidRDefault="00486BA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486BA4" w:rsidRDefault="00486BA4" w:rsidP="00485E0C">
      <w:pPr>
        <w:pStyle w:val="footnote"/>
      </w:pPr>
      <w:r>
        <w:rPr>
          <w:rStyle w:val="FootnoteReference"/>
          <w:rFonts w:cs="@MingLiU"/>
          <w:szCs w:val="18"/>
        </w:rPr>
        <w:footnoteRef/>
      </w:r>
      <w:r w:rsidRPr="003C6041">
        <w:t>Literally, unbroken fence</w:t>
      </w:r>
    </w:p>
  </w:footnote>
  <w:footnote w:id="11">
    <w:p w14:paraId="7C2A9DE8" w14:textId="15E62972" w:rsidR="00486BA4" w:rsidRDefault="00486BA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486BA4" w:rsidRDefault="00486BA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486BA4" w:rsidRDefault="00486BA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486BA4" w:rsidRDefault="00486BA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486BA4" w:rsidRDefault="00486BA4" w:rsidP="006800D4">
      <w:pPr>
        <w:pStyle w:val="footnote"/>
      </w:pPr>
      <w:r>
        <w:rPr>
          <w:rStyle w:val="FootnoteReference"/>
        </w:rPr>
        <w:footnoteRef/>
      </w:r>
      <w:r>
        <w:t xml:space="preserve"> Or ‘Unique’</w:t>
      </w:r>
    </w:p>
  </w:footnote>
  <w:footnote w:id="16">
    <w:p w14:paraId="4D9AA31B" w14:textId="77777777" w:rsidR="00486BA4" w:rsidRDefault="00486BA4"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486BA4" w:rsidRDefault="00486BA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486BA4" w:rsidRDefault="00486BA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486BA4" w:rsidRDefault="00486BA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486BA4" w:rsidRDefault="00486BA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486BA4" w:rsidRDefault="00486BA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486BA4" w:rsidRDefault="00486BA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486BA4" w:rsidRDefault="00486BA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486BA4" w:rsidRPr="004A3E27" w:rsidRDefault="00486BA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486BA4" w:rsidRPr="004A3E27" w:rsidRDefault="00486BA4"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486BA4" w:rsidRPr="004A3E27" w:rsidRDefault="00486BA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486BA4" w:rsidRPr="004A3E27" w:rsidRDefault="00486BA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486BA4" w:rsidRPr="004A3E27" w:rsidRDefault="00486BA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486BA4" w:rsidRPr="004A3E27" w:rsidRDefault="00486BA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486BA4" w:rsidRPr="004A3E27" w:rsidRDefault="00486BA4"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486BA4" w:rsidRDefault="00486BA4" w:rsidP="00AC01E8">
      <w:pPr>
        <w:pStyle w:val="footnote"/>
      </w:pPr>
      <w:r>
        <w:rPr>
          <w:rStyle w:val="FootnoteReference"/>
        </w:rPr>
        <w:footnoteRef/>
      </w:r>
      <w:r>
        <w:t xml:space="preserve"> [JS] or “enlarged me”</w:t>
      </w:r>
    </w:p>
  </w:footnote>
  <w:footnote w:id="32">
    <w:p w14:paraId="369566FF" w14:textId="769E6598" w:rsidR="00486BA4" w:rsidRPr="004A3E27" w:rsidRDefault="00486BA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486BA4" w:rsidRPr="004A3E27" w:rsidRDefault="00486BA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486BA4" w:rsidRPr="004A3E27" w:rsidRDefault="00486BA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486BA4" w:rsidRPr="004A3E27" w:rsidRDefault="00486BA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486BA4" w:rsidRDefault="00486BA4" w:rsidP="00AC01E8">
      <w:pPr>
        <w:pStyle w:val="footnote"/>
      </w:pPr>
      <w:r>
        <w:rPr>
          <w:rStyle w:val="FootnoteReference"/>
        </w:rPr>
        <w:footnoteRef/>
      </w:r>
      <w:r>
        <w:t xml:space="preserve"> [JS] literally, “face”</w:t>
      </w:r>
    </w:p>
  </w:footnote>
  <w:footnote w:id="37">
    <w:p w14:paraId="158091A0" w14:textId="77777777" w:rsidR="00486BA4" w:rsidRPr="004A3E27" w:rsidRDefault="00486BA4"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486BA4" w:rsidRPr="004A3E27" w:rsidRDefault="00486BA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486BA4" w:rsidRDefault="00486BA4" w:rsidP="00FE33CB">
      <w:pPr>
        <w:pStyle w:val="footnote"/>
      </w:pPr>
      <w:r>
        <w:rPr>
          <w:rStyle w:val="FootnoteReference"/>
        </w:rPr>
        <w:footnoteRef/>
      </w:r>
      <w:r>
        <w:t xml:space="preserve"> [JS] or “and You will see me.”</w:t>
      </w:r>
    </w:p>
  </w:footnote>
  <w:footnote w:id="40">
    <w:p w14:paraId="2738F1D2" w14:textId="121829F4" w:rsidR="00486BA4" w:rsidRDefault="00486BA4" w:rsidP="00DC2AAA">
      <w:pPr>
        <w:pStyle w:val="footnote"/>
      </w:pPr>
      <w:r>
        <w:rPr>
          <w:rStyle w:val="FootnoteReference"/>
        </w:rPr>
        <w:footnoteRef/>
      </w:r>
      <w:r>
        <w:t xml:space="preserve"> [JS] or lawlessness</w:t>
      </w:r>
    </w:p>
  </w:footnote>
  <w:footnote w:id="41">
    <w:p w14:paraId="0C722E17" w14:textId="0C245CCD" w:rsidR="00486BA4" w:rsidRDefault="00486BA4" w:rsidP="00423962">
      <w:pPr>
        <w:pStyle w:val="footnote"/>
      </w:pPr>
      <w:r>
        <w:rPr>
          <w:rStyle w:val="FootnoteReference"/>
        </w:rPr>
        <w:footnoteRef/>
      </w:r>
      <w:r>
        <w:t xml:space="preserve"> [JS] “do obeisance”, “worship”, referring to the physical act</w:t>
      </w:r>
    </w:p>
  </w:footnote>
  <w:footnote w:id="42">
    <w:p w14:paraId="673FFF4D" w14:textId="4AC67C07" w:rsidR="00486BA4" w:rsidRPr="004A3E27" w:rsidRDefault="00486BA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486BA4" w:rsidRDefault="00486BA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486BA4" w:rsidRPr="004A3E27" w:rsidRDefault="00486BA4"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486BA4" w:rsidRPr="004A3E27" w:rsidRDefault="00486BA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486BA4" w:rsidRDefault="00486BA4" w:rsidP="00530F84">
      <w:pPr>
        <w:pStyle w:val="footnote"/>
      </w:pPr>
      <w:r>
        <w:rPr>
          <w:rStyle w:val="FootnoteReference"/>
        </w:rPr>
        <w:footnoteRef/>
      </w:r>
      <w:r>
        <w:t xml:space="preserve"> [JS] or “give thanks”. The word conveys “thankfully confess with praise”</w:t>
      </w:r>
    </w:p>
  </w:footnote>
  <w:footnote w:id="47">
    <w:p w14:paraId="3C274CF7" w14:textId="753C99BC" w:rsidR="00486BA4" w:rsidRPr="004A3E27" w:rsidRDefault="00486BA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486BA4" w:rsidRDefault="00486BA4" w:rsidP="00530F84">
      <w:pPr>
        <w:pStyle w:val="footnote"/>
      </w:pPr>
      <w:r>
        <w:rPr>
          <w:rStyle w:val="FootnoteReference"/>
        </w:rPr>
        <w:footnoteRef/>
      </w:r>
      <w:r>
        <w:t xml:space="preserve"> [JS] Fr. Lazarus and Brenton interpolate “my enemy”</w:t>
      </w:r>
    </w:p>
  </w:footnote>
  <w:footnote w:id="49">
    <w:p w14:paraId="4AC07AFE" w14:textId="206B4893" w:rsidR="00486BA4" w:rsidRPr="004A3E27" w:rsidRDefault="00486BA4"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486BA4" w:rsidRPr="004A3E27" w:rsidRDefault="00486BA4" w:rsidP="00C06875">
      <w:pPr>
        <w:pStyle w:val="footnote"/>
      </w:pPr>
      <w:r w:rsidRPr="004A3E27">
        <w:rPr>
          <w:rStyle w:val="FootnoteReference"/>
        </w:rPr>
        <w:footnoteRef/>
      </w:r>
      <w:r w:rsidRPr="004A3E27">
        <w:t xml:space="preserve"> Empties fall (Ephes. 5:18).</w:t>
      </w:r>
    </w:p>
  </w:footnote>
  <w:footnote w:id="51">
    <w:p w14:paraId="5DDCA66E" w14:textId="77777777" w:rsidR="00486BA4" w:rsidRPr="004A3E27" w:rsidRDefault="00486BA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486BA4" w:rsidRDefault="00486BA4" w:rsidP="00741EF6">
      <w:pPr>
        <w:pStyle w:val="footnote"/>
      </w:pPr>
      <w:r>
        <w:rPr>
          <w:rStyle w:val="FootnoteReference"/>
        </w:rPr>
        <w:footnoteRef/>
      </w:r>
      <w:r>
        <w:t xml:space="preserve"> [JS] or “give thanks to”, or “thankfully confess the Lord with Praise”</w:t>
      </w:r>
    </w:p>
  </w:footnote>
  <w:footnote w:id="53">
    <w:p w14:paraId="74E99F4D" w14:textId="77777777" w:rsidR="00486BA4" w:rsidRPr="004A3E27" w:rsidRDefault="00486BA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486BA4" w:rsidRPr="004A3E27" w:rsidRDefault="00486BA4" w:rsidP="00C06875">
      <w:pPr>
        <w:pStyle w:val="footnote"/>
      </w:pPr>
      <w:r w:rsidRPr="004A3E27">
        <w:rPr>
          <w:rStyle w:val="FootnoteReference"/>
        </w:rPr>
        <w:footnoteRef/>
      </w:r>
      <w:r w:rsidRPr="004A3E27">
        <w:t xml:space="preserve"> Mt. 21:16.</w:t>
      </w:r>
    </w:p>
  </w:footnote>
  <w:footnote w:id="55">
    <w:p w14:paraId="263154A0" w14:textId="77777777" w:rsidR="00486BA4" w:rsidRPr="004A3E27" w:rsidRDefault="00486BA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486BA4" w:rsidRPr="004A3E27" w:rsidRDefault="00486BA4"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486BA4" w:rsidRDefault="00486BA4" w:rsidP="00741EF6">
      <w:pPr>
        <w:pStyle w:val="footnote"/>
      </w:pPr>
      <w:r>
        <w:rPr>
          <w:rStyle w:val="FootnoteReference"/>
        </w:rPr>
        <w:footnoteRef/>
      </w:r>
      <w:r>
        <w:t xml:space="preserve"> [JS] or “thank”, “I will thankfully confess You with praise”</w:t>
      </w:r>
    </w:p>
  </w:footnote>
  <w:footnote w:id="58">
    <w:p w14:paraId="4A64FA1B" w14:textId="245FE10B" w:rsidR="00486BA4" w:rsidRDefault="00486BA4" w:rsidP="005C7C41">
      <w:pPr>
        <w:pStyle w:val="footnote"/>
      </w:pPr>
      <w:r>
        <w:rPr>
          <w:rStyle w:val="FootnoteReference"/>
        </w:rPr>
        <w:footnoteRef/>
      </w:r>
      <w:r>
        <w:t xml:space="preserve"> [JS] Or, “I will confess You with thanksgiving”</w:t>
      </w:r>
    </w:p>
  </w:footnote>
  <w:footnote w:id="59">
    <w:p w14:paraId="70996BAC" w14:textId="67EDD120" w:rsidR="00486BA4" w:rsidRDefault="00486BA4" w:rsidP="00741EF6">
      <w:pPr>
        <w:pStyle w:val="footnote"/>
      </w:pPr>
      <w:r>
        <w:rPr>
          <w:rStyle w:val="FootnoteReference"/>
        </w:rPr>
        <w:footnoteRef/>
      </w:r>
      <w:r>
        <w:t xml:space="preserve"> [JS] literally, “from before Your face”</w:t>
      </w:r>
    </w:p>
  </w:footnote>
  <w:footnote w:id="60">
    <w:p w14:paraId="1EEFD7A1" w14:textId="55BF803F" w:rsidR="00486BA4" w:rsidRPr="004A3E27" w:rsidRDefault="00486BA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486BA4" w:rsidRPr="004A3E27" w:rsidRDefault="00486BA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486BA4" w:rsidRPr="004A3E27" w:rsidRDefault="00486BA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486BA4" w:rsidRPr="004A3E27" w:rsidRDefault="00486BA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486BA4" w:rsidRDefault="00486BA4" w:rsidP="00AF711D">
      <w:pPr>
        <w:pStyle w:val="footnote"/>
      </w:pPr>
      <w:r>
        <w:rPr>
          <w:rStyle w:val="FootnoteReference"/>
        </w:rPr>
        <w:footnoteRef/>
      </w:r>
      <w:r>
        <w:t xml:space="preserve"> [JS] literally, “arm”</w:t>
      </w:r>
    </w:p>
  </w:footnote>
  <w:footnote w:id="65">
    <w:p w14:paraId="4F5EE238" w14:textId="67FB8443" w:rsidR="00486BA4" w:rsidRPr="004A3E27" w:rsidRDefault="00486BA4"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486BA4" w:rsidRPr="004A3E27" w:rsidRDefault="00486BA4"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486BA4" w:rsidRPr="004A3E27" w:rsidRDefault="00486BA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486BA4" w:rsidRDefault="00486BA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486BA4" w:rsidRDefault="00486BA4" w:rsidP="003F1DDB">
      <w:pPr>
        <w:pStyle w:val="footnote"/>
      </w:pPr>
      <w:r>
        <w:rPr>
          <w:rStyle w:val="FootnoteReference"/>
        </w:rPr>
        <w:footnoteRef/>
      </w:r>
      <w:r>
        <w:t xml:space="preserve"> [JS] from Fr. Athanasius</w:t>
      </w:r>
    </w:p>
  </w:footnote>
  <w:footnote w:id="70">
    <w:p w14:paraId="69DDC031" w14:textId="072B35A0" w:rsidR="00486BA4" w:rsidRPr="004A3E27" w:rsidRDefault="00486BA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486BA4" w:rsidRPr="004A3E27" w:rsidRDefault="00486BA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486BA4" w:rsidRPr="004A3E27" w:rsidRDefault="00486BA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486BA4" w:rsidRPr="004A3E27" w:rsidRDefault="00486BA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486BA4" w:rsidRPr="004A3E27" w:rsidRDefault="00486BA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486BA4" w:rsidRPr="004A3E27" w:rsidRDefault="00486BA4"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486BA4" w:rsidRPr="004A3E27" w:rsidRDefault="00486BA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486BA4" w:rsidRPr="004A3E27" w:rsidRDefault="00486BA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486BA4" w:rsidRPr="004A3E27" w:rsidRDefault="00486BA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486BA4" w:rsidRDefault="00486BA4" w:rsidP="00D47452">
      <w:pPr>
        <w:pStyle w:val="footnote"/>
      </w:pPr>
      <w:r>
        <w:rPr>
          <w:rStyle w:val="FootnoteReference"/>
        </w:rPr>
        <w:footnoteRef/>
      </w:r>
      <w:r>
        <w:t xml:space="preserve"> [JS] or “foundation”</w:t>
      </w:r>
    </w:p>
  </w:footnote>
  <w:footnote w:id="80">
    <w:p w14:paraId="3C5663F2" w14:textId="2A9D9C12" w:rsidR="00486BA4" w:rsidRDefault="00486BA4"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486BA4" w:rsidRPr="004A3E27" w:rsidRDefault="00486BA4"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486BA4" w:rsidRPr="004A3E27" w:rsidRDefault="00486BA4"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486BA4" w:rsidRDefault="00486BA4" w:rsidP="00D47452">
      <w:pPr>
        <w:pStyle w:val="footnote"/>
      </w:pPr>
      <w:r>
        <w:rPr>
          <w:rStyle w:val="FootnoteReference"/>
        </w:rPr>
        <w:footnoteRef/>
      </w:r>
      <w:r>
        <w:t xml:space="preserve"> [JS] literally, “then the sptrings of water were seen/appeared”</w:t>
      </w:r>
    </w:p>
  </w:footnote>
  <w:footnote w:id="84">
    <w:p w14:paraId="767519CF" w14:textId="3A0C4171" w:rsidR="00486BA4" w:rsidRPr="004A3E27" w:rsidRDefault="00486BA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486BA4" w:rsidRPr="004A3E27" w:rsidRDefault="00486BA4"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486BA4" w:rsidRPr="004A3E27" w:rsidRDefault="00486BA4"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486BA4" w:rsidRPr="004A3E27" w:rsidRDefault="00486BA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486BA4" w:rsidRPr="004A3E27" w:rsidRDefault="00486BA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486BA4" w:rsidRDefault="00486BA4" w:rsidP="006303CE">
      <w:pPr>
        <w:pStyle w:val="footnote"/>
      </w:pPr>
      <w:r>
        <w:rPr>
          <w:rStyle w:val="FootnoteReference"/>
        </w:rPr>
        <w:footnoteRef/>
      </w:r>
      <w:r>
        <w:t xml:space="preserve"> [JS] or “give thanks to You”, or “thankfully confess You with praise”</w:t>
      </w:r>
    </w:p>
  </w:footnote>
  <w:footnote w:id="90">
    <w:p w14:paraId="57A591AD" w14:textId="5B4F539E" w:rsidR="00486BA4" w:rsidRPr="004A3E27" w:rsidRDefault="00486BA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486BA4" w:rsidRPr="004A3E27" w:rsidRDefault="00486BA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486BA4" w:rsidRDefault="00486BA4" w:rsidP="00D019CA">
      <w:pPr>
        <w:pStyle w:val="footnote"/>
      </w:pPr>
      <w:r>
        <w:rPr>
          <w:rStyle w:val="FootnoteReference"/>
        </w:rPr>
        <w:footnoteRef/>
      </w:r>
      <w:r>
        <w:t xml:space="preserve"> [JS] lit. day to day</w:t>
      </w:r>
    </w:p>
  </w:footnote>
  <w:footnote w:id="93">
    <w:p w14:paraId="4D739E0B" w14:textId="0FB443F5" w:rsidR="00486BA4" w:rsidRDefault="00486BA4"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486BA4" w:rsidRPr="004A3E27" w:rsidRDefault="00486BA4" w:rsidP="00BD5BBE">
      <w:pPr>
        <w:pStyle w:val="footnote"/>
      </w:pPr>
      <w:r w:rsidRPr="004A3E27">
        <w:rPr>
          <w:rStyle w:val="FootnoteReference"/>
        </w:rPr>
        <w:footnoteRef/>
      </w:r>
      <w:r w:rsidRPr="004A3E27">
        <w:t xml:space="preserve"> Rom. 10:18.</w:t>
      </w:r>
    </w:p>
  </w:footnote>
  <w:footnote w:id="95">
    <w:p w14:paraId="774F183E" w14:textId="35452E5D" w:rsidR="00486BA4" w:rsidRDefault="00486BA4" w:rsidP="005E2409">
      <w:pPr>
        <w:pStyle w:val="footnote"/>
      </w:pPr>
      <w:r>
        <w:rPr>
          <w:rStyle w:val="FootnoteReference"/>
        </w:rPr>
        <w:footnoteRef/>
      </w:r>
      <w:r>
        <w:t xml:space="preserve"> [JS] Fr. Lazarus has “sanctuary”</w:t>
      </w:r>
    </w:p>
  </w:footnote>
  <w:footnote w:id="96">
    <w:p w14:paraId="28F942E6" w14:textId="353F357B" w:rsidR="00486BA4" w:rsidRPr="004A3E27" w:rsidRDefault="00486BA4"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486BA4" w:rsidRDefault="00486BA4" w:rsidP="005E2409">
      <w:pPr>
        <w:pStyle w:val="footnote"/>
      </w:pPr>
      <w:r>
        <w:rPr>
          <w:rStyle w:val="FootnoteReference"/>
        </w:rPr>
        <w:footnoteRef/>
      </w:r>
      <w:r>
        <w:t xml:space="preserve"> [JS] literally “giant”</w:t>
      </w:r>
    </w:p>
  </w:footnote>
  <w:footnote w:id="98">
    <w:p w14:paraId="4D5F61F1" w14:textId="397EFA8A" w:rsidR="00486BA4" w:rsidRDefault="00486BA4" w:rsidP="005E2409">
      <w:pPr>
        <w:pStyle w:val="footnote"/>
      </w:pPr>
      <w:r>
        <w:rPr>
          <w:rStyle w:val="FootnoteReference"/>
        </w:rPr>
        <w:footnoteRef/>
      </w:r>
      <w:r>
        <w:t xml:space="preserve"> [JS] or “it”</w:t>
      </w:r>
    </w:p>
  </w:footnote>
  <w:footnote w:id="99">
    <w:p w14:paraId="7D882E05" w14:textId="2F32DF97" w:rsidR="00486BA4" w:rsidRPr="004A3E27" w:rsidRDefault="00486BA4"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486BA4" w:rsidRPr="004A3E27" w:rsidRDefault="00486BA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486BA4" w:rsidRPr="004A3E27" w:rsidRDefault="00486BA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486BA4" w:rsidRDefault="00486BA4" w:rsidP="00223CB5">
      <w:pPr>
        <w:pStyle w:val="footnote"/>
      </w:pPr>
      <w:r>
        <w:rPr>
          <w:rStyle w:val="FootnoteReference"/>
        </w:rPr>
        <w:footnoteRef/>
      </w:r>
      <w:r>
        <w:t xml:space="preserve"> [JS] literally “holy place”.</w:t>
      </w:r>
    </w:p>
  </w:footnote>
  <w:footnote w:id="103">
    <w:p w14:paraId="383B4369" w14:textId="77D437E1" w:rsidR="00486BA4" w:rsidRDefault="00486BA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486BA4" w:rsidRPr="004A3E27" w:rsidRDefault="00486BA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486BA4" w:rsidRDefault="00486BA4" w:rsidP="00A10A86">
      <w:pPr>
        <w:pStyle w:val="footnote"/>
      </w:pPr>
      <w:r>
        <w:rPr>
          <w:rStyle w:val="FootnoteReference"/>
        </w:rPr>
        <w:footnoteRef/>
      </w:r>
      <w:r>
        <w:t xml:space="preserve"> [JS] or “his glory is great by your salvation/deliverance”</w:t>
      </w:r>
    </w:p>
  </w:footnote>
  <w:footnote w:id="106">
    <w:p w14:paraId="40556A29" w14:textId="77777777" w:rsidR="00486BA4" w:rsidRPr="004A3E27" w:rsidRDefault="00486BA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486BA4" w:rsidRPr="004A3E27" w:rsidRDefault="00486BA4"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486BA4" w:rsidRPr="004A3E27" w:rsidRDefault="00486BA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486BA4" w:rsidRPr="004A3E27" w:rsidRDefault="00486BA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486BA4" w:rsidRDefault="00486BA4" w:rsidP="00614947">
      <w:pPr>
        <w:pStyle w:val="footnote"/>
      </w:pPr>
      <w:r>
        <w:rPr>
          <w:rStyle w:val="FootnoteReference"/>
        </w:rPr>
        <w:footnoteRef/>
      </w:r>
      <w:r>
        <w:t xml:space="preserve"> [JS] Fr. Lazarus has “dwell in the holy place”.</w:t>
      </w:r>
    </w:p>
  </w:footnote>
  <w:footnote w:id="111">
    <w:p w14:paraId="41CC497C" w14:textId="77777777" w:rsidR="00486BA4" w:rsidRPr="004A3E27" w:rsidRDefault="00486BA4" w:rsidP="00BD5BBE">
      <w:pPr>
        <w:pStyle w:val="footnote"/>
      </w:pPr>
      <w:r w:rsidRPr="004A3E27">
        <w:rPr>
          <w:rStyle w:val="FootnoteReference"/>
        </w:rPr>
        <w:footnoteRef/>
      </w:r>
      <w:r w:rsidRPr="004A3E27">
        <w:t xml:space="preserve"> Mt. 27:39,43; Wis. 2:12-20.</w:t>
      </w:r>
    </w:p>
  </w:footnote>
  <w:footnote w:id="112">
    <w:p w14:paraId="552BFC80" w14:textId="77777777" w:rsidR="00486BA4" w:rsidRPr="004A3E27" w:rsidRDefault="00486BA4" w:rsidP="00BD5BBE">
      <w:pPr>
        <w:pStyle w:val="footnote"/>
      </w:pPr>
      <w:r w:rsidRPr="004A3E27">
        <w:rPr>
          <w:rStyle w:val="FootnoteReference"/>
        </w:rPr>
        <w:footnoteRef/>
      </w:r>
      <w:r w:rsidRPr="004A3E27">
        <w:t xml:space="preserve"> Lam. 2:16; 3:46.</w:t>
      </w:r>
    </w:p>
  </w:footnote>
  <w:footnote w:id="113">
    <w:p w14:paraId="1382AE44" w14:textId="77777777" w:rsidR="00486BA4" w:rsidRPr="004A3E27" w:rsidRDefault="00486BA4" w:rsidP="00BD5BBE">
      <w:pPr>
        <w:pStyle w:val="footnote"/>
      </w:pPr>
      <w:r w:rsidRPr="004A3E27">
        <w:rPr>
          <w:rStyle w:val="FootnoteReference"/>
        </w:rPr>
        <w:footnoteRef/>
      </w:r>
      <w:r w:rsidRPr="004A3E27">
        <w:t xml:space="preserve"> Jn. 19:37.</w:t>
      </w:r>
    </w:p>
  </w:footnote>
  <w:footnote w:id="114">
    <w:p w14:paraId="17643289" w14:textId="77777777" w:rsidR="00486BA4" w:rsidRPr="004A3E27" w:rsidRDefault="00486BA4" w:rsidP="00BD5BBE">
      <w:pPr>
        <w:pStyle w:val="footnote"/>
      </w:pPr>
      <w:r w:rsidRPr="004A3E27">
        <w:rPr>
          <w:rStyle w:val="FootnoteReference"/>
        </w:rPr>
        <w:footnoteRef/>
      </w:r>
      <w:r w:rsidRPr="004A3E27">
        <w:t xml:space="preserve"> Jn. 19:24.</w:t>
      </w:r>
    </w:p>
  </w:footnote>
  <w:footnote w:id="115">
    <w:p w14:paraId="79F35E59" w14:textId="3AF86606" w:rsidR="00486BA4" w:rsidRPr="004A3E27" w:rsidRDefault="00486BA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486BA4" w:rsidRDefault="00486BA4" w:rsidP="00ED0D70">
      <w:pPr>
        <w:pStyle w:val="footnote"/>
      </w:pPr>
      <w:r>
        <w:rPr>
          <w:rStyle w:val="FootnoteReference"/>
        </w:rPr>
        <w:footnoteRef/>
      </w:r>
      <w:r>
        <w:t xml:space="preserve"> [JS]Others have “and my only-begotten from the hand of the dog.”</w:t>
      </w:r>
    </w:p>
  </w:footnote>
  <w:footnote w:id="117">
    <w:p w14:paraId="18C385E9" w14:textId="2415B4A3" w:rsidR="00486BA4" w:rsidRDefault="00486BA4" w:rsidP="00ED0D70">
      <w:pPr>
        <w:pStyle w:val="footnote"/>
      </w:pPr>
      <w:r>
        <w:rPr>
          <w:rStyle w:val="FootnoteReference"/>
        </w:rPr>
        <w:footnoteRef/>
      </w:r>
      <w:r>
        <w:t xml:space="preserve"> [JS] Fr. Lazarus has “the rhinoceros.”</w:t>
      </w:r>
    </w:p>
  </w:footnote>
  <w:footnote w:id="118">
    <w:p w14:paraId="08777F76" w14:textId="77777777" w:rsidR="00486BA4" w:rsidRPr="004A3E27" w:rsidRDefault="00486BA4" w:rsidP="00BD5BBE">
      <w:pPr>
        <w:pStyle w:val="footnote"/>
      </w:pPr>
      <w:r w:rsidRPr="004A3E27">
        <w:rPr>
          <w:rStyle w:val="FootnoteReference"/>
        </w:rPr>
        <w:footnoteRef/>
      </w:r>
      <w:r w:rsidRPr="004A3E27">
        <w:t xml:space="preserve"> Hebrews 2:12.</w:t>
      </w:r>
    </w:p>
  </w:footnote>
  <w:footnote w:id="119">
    <w:p w14:paraId="1C395EA2" w14:textId="6F37561F" w:rsidR="00486BA4" w:rsidRDefault="00486BA4" w:rsidP="000651AA">
      <w:pPr>
        <w:pStyle w:val="footnote"/>
      </w:pPr>
      <w:r>
        <w:rPr>
          <w:rStyle w:val="FootnoteReference"/>
        </w:rPr>
        <w:footnoteRef/>
      </w:r>
      <w:r>
        <w:t xml:space="preserve"> [JS] literally “all you seed of Jacob”</w:t>
      </w:r>
    </w:p>
  </w:footnote>
  <w:footnote w:id="120">
    <w:p w14:paraId="077193E5" w14:textId="6727B2C9" w:rsidR="00486BA4" w:rsidRDefault="00486BA4" w:rsidP="007A2D16">
      <w:pPr>
        <w:pStyle w:val="footnote"/>
      </w:pPr>
      <w:r>
        <w:rPr>
          <w:rStyle w:val="FootnoteReference"/>
        </w:rPr>
        <w:footnoteRef/>
      </w:r>
      <w:r>
        <w:t xml:space="preserve"> [JS] Congregation or assembly, not building.</w:t>
      </w:r>
    </w:p>
  </w:footnote>
  <w:footnote w:id="121">
    <w:p w14:paraId="332BD906" w14:textId="38FB3FF8" w:rsidR="00486BA4" w:rsidRDefault="00486BA4" w:rsidP="007A2D16">
      <w:pPr>
        <w:pStyle w:val="footnote"/>
      </w:pPr>
      <w:r>
        <w:rPr>
          <w:rStyle w:val="FootnoteReference"/>
        </w:rPr>
        <w:footnoteRef/>
      </w:r>
      <w:r>
        <w:t xml:space="preserve"> [JS] or “give thanks to”</w:t>
      </w:r>
    </w:p>
  </w:footnote>
  <w:footnote w:id="122">
    <w:p w14:paraId="5B6174F4" w14:textId="35F5BA44" w:rsidR="00486BA4" w:rsidRDefault="00486BA4" w:rsidP="000651AA">
      <w:pPr>
        <w:pStyle w:val="footnote"/>
      </w:pPr>
      <w:r>
        <w:rPr>
          <w:rStyle w:val="FootnoteReference"/>
        </w:rPr>
        <w:footnoteRef/>
      </w:r>
      <w:r>
        <w:t xml:space="preserve"> [JS] did obeisance, i.e. the physical act of bowing down.</w:t>
      </w:r>
    </w:p>
  </w:footnote>
  <w:footnote w:id="123">
    <w:p w14:paraId="6B61808C" w14:textId="77777777" w:rsidR="00486BA4" w:rsidRPr="004A3E27" w:rsidRDefault="00486BA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486BA4" w:rsidRPr="004A3E27" w:rsidRDefault="00486BA4" w:rsidP="00BD5BBE">
      <w:pPr>
        <w:pStyle w:val="footnote"/>
      </w:pPr>
      <w:r w:rsidRPr="004A3E27">
        <w:rPr>
          <w:rStyle w:val="FootnoteReference"/>
        </w:rPr>
        <w:footnoteRef/>
      </w:r>
      <w:r w:rsidRPr="004A3E27">
        <w:t xml:space="preserve"> Romans 3:24-26; John 17:4; 19:30.</w:t>
      </w:r>
    </w:p>
  </w:footnote>
  <w:footnote w:id="125">
    <w:p w14:paraId="47E5BE1D" w14:textId="6D6B1127" w:rsidR="00486BA4" w:rsidRPr="004A3E27" w:rsidRDefault="00486BA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486BA4" w:rsidRPr="004A3E27" w:rsidRDefault="00486BA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486BA4" w:rsidRPr="004A3E27" w:rsidRDefault="00486BA4"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486BA4" w:rsidRPr="004A3E27" w:rsidRDefault="00486BA4"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486BA4" w:rsidRPr="004A3E27" w:rsidRDefault="00486BA4" w:rsidP="00BD5BBE">
      <w:pPr>
        <w:pStyle w:val="footnote"/>
      </w:pPr>
      <w:r w:rsidRPr="004A3E27">
        <w:rPr>
          <w:rStyle w:val="FootnoteReference"/>
        </w:rPr>
        <w:footnoteRef/>
      </w:r>
      <w:r w:rsidRPr="004A3E27">
        <w:t xml:space="preserve"> Is. 2:2; Dan. 2:35; 1 Cor. 10:4.</w:t>
      </w:r>
    </w:p>
  </w:footnote>
  <w:footnote w:id="130">
    <w:p w14:paraId="51F7905C" w14:textId="09ECCFBD" w:rsidR="00486BA4" w:rsidRPr="004A3E27" w:rsidRDefault="00486BA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486BA4" w:rsidRDefault="00486BA4" w:rsidP="005A5E13">
      <w:pPr>
        <w:pStyle w:val="footnote"/>
      </w:pPr>
      <w:r>
        <w:rPr>
          <w:rStyle w:val="FootnoteReference"/>
        </w:rPr>
        <w:footnoteRef/>
      </w:r>
      <w:r>
        <w:t xml:space="preserve"> [JS] literally: “because they are from of old”.</w:t>
      </w:r>
    </w:p>
  </w:footnote>
  <w:footnote w:id="132">
    <w:p w14:paraId="78816607" w14:textId="60AD0FEA" w:rsidR="00486BA4" w:rsidRDefault="00486BA4" w:rsidP="00055722">
      <w:pPr>
        <w:pStyle w:val="footnote"/>
      </w:pPr>
      <w:r>
        <w:rPr>
          <w:rStyle w:val="FootnoteReference"/>
        </w:rPr>
        <w:footnoteRef/>
      </w:r>
      <w:r>
        <w:t xml:space="preserve"> [JS] literally, “so He sets a law for those who sin in the way.”</w:t>
      </w:r>
    </w:p>
  </w:footnote>
  <w:footnote w:id="133">
    <w:p w14:paraId="2169EE05" w14:textId="77777777" w:rsidR="00486BA4" w:rsidRPr="004A3E27" w:rsidRDefault="00486BA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486BA4" w:rsidRPr="004A3E27" w:rsidRDefault="00486BA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486BA4" w:rsidRDefault="00486BA4" w:rsidP="00055722">
      <w:pPr>
        <w:pStyle w:val="footnote"/>
      </w:pPr>
      <w:r>
        <w:rPr>
          <w:rStyle w:val="FootnoteReference"/>
        </w:rPr>
        <w:footnoteRef/>
      </w:r>
      <w:r>
        <w:t xml:space="preserve"> [JS] NETS and Fr. Athanasius have “You will”</w:t>
      </w:r>
    </w:p>
  </w:footnote>
  <w:footnote w:id="136">
    <w:p w14:paraId="71590F21" w14:textId="77777777" w:rsidR="00486BA4" w:rsidRPr="004A3E27" w:rsidRDefault="00486BA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486BA4" w:rsidRDefault="00486BA4" w:rsidP="003B7D97">
      <w:pPr>
        <w:pStyle w:val="footnote"/>
      </w:pPr>
      <w:r>
        <w:rPr>
          <w:rStyle w:val="FootnoteReference"/>
        </w:rPr>
        <w:footnoteRef/>
      </w:r>
      <w:r>
        <w:t xml:space="preserve"> Present in Fr. Athanasius and OSB.</w:t>
      </w:r>
    </w:p>
  </w:footnote>
  <w:footnote w:id="138">
    <w:p w14:paraId="00A665CB" w14:textId="42EDEB47" w:rsidR="00486BA4" w:rsidRPr="004A3E27" w:rsidRDefault="00486BA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486BA4" w:rsidRDefault="00486BA4"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486BA4" w:rsidRPr="004A3E27" w:rsidRDefault="00486BA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486BA4" w:rsidRPr="004A3E27" w:rsidRDefault="00486BA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486BA4" w:rsidRPr="004A3E27" w:rsidRDefault="00486BA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486BA4" w:rsidRDefault="00486BA4" w:rsidP="00550F3A">
      <w:pPr>
        <w:pStyle w:val="footnote"/>
      </w:pPr>
      <w:r>
        <w:rPr>
          <w:rStyle w:val="FootnoteReference"/>
        </w:rPr>
        <w:footnoteRef/>
      </w:r>
      <w:r>
        <w:t xml:space="preserve"> [JS] literally, “place”</w:t>
      </w:r>
    </w:p>
  </w:footnote>
  <w:footnote w:id="144">
    <w:p w14:paraId="2B8FEA02" w14:textId="77777777" w:rsidR="00486BA4" w:rsidRPr="004A3E27" w:rsidRDefault="00486BA4"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486BA4" w:rsidRPr="004A3E27" w:rsidRDefault="00486BA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486BA4" w:rsidRPr="004A3E27" w:rsidRDefault="00486BA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86BA4" w:rsidRPr="004A3E27" w:rsidRDefault="00486BA4" w:rsidP="00BD5BBE">
      <w:pPr>
        <w:pStyle w:val="footnote"/>
      </w:pPr>
      <w:r w:rsidRPr="004A3E27">
        <w:tab/>
        <w:t>‘No sweeter fragrance than to follow Christ,</w:t>
      </w:r>
    </w:p>
    <w:p w14:paraId="506149C0" w14:textId="77777777" w:rsidR="00486BA4" w:rsidRPr="004A3E27" w:rsidRDefault="00486BA4" w:rsidP="00BD5BBE">
      <w:pPr>
        <w:pStyle w:val="footnote"/>
      </w:pPr>
      <w:r w:rsidRPr="004A3E27">
        <w:tab/>
        <w:t>when man makes offerings of a holy life,</w:t>
      </w:r>
    </w:p>
    <w:p w14:paraId="3F57220B" w14:textId="77777777" w:rsidR="00486BA4" w:rsidRPr="004A3E27" w:rsidRDefault="00486BA4" w:rsidP="00BD5BBE">
      <w:pPr>
        <w:pStyle w:val="footnote"/>
      </w:pPr>
      <w:r w:rsidRPr="004A3E27">
        <w:tab/>
        <w:t>and offers golden deeds in sacrifice’ (St. Prosper).</w:t>
      </w:r>
    </w:p>
  </w:footnote>
  <w:footnote w:id="147">
    <w:p w14:paraId="0CC1CAEE" w14:textId="1E5BC75B" w:rsidR="00486BA4" w:rsidRPr="004A3E27" w:rsidRDefault="00486BA4"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486BA4" w:rsidRPr="004A3E27" w:rsidRDefault="00486BA4"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486BA4" w:rsidRDefault="00486BA4" w:rsidP="005922FD">
      <w:pPr>
        <w:pStyle w:val="footnote"/>
      </w:pPr>
      <w:r>
        <w:rPr>
          <w:rStyle w:val="FootnoteReference"/>
        </w:rPr>
        <w:footnoteRef/>
      </w:r>
      <w:r>
        <w:t xml:space="preserve"> [JS] confess: or “give thanks to”, or “thankfully confess”</w:t>
      </w:r>
    </w:p>
  </w:footnote>
  <w:footnote w:id="150">
    <w:p w14:paraId="73C943A7" w14:textId="0F5D3F1A" w:rsidR="00486BA4" w:rsidRPr="004A3E27" w:rsidRDefault="00486BA4"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486BA4" w:rsidRDefault="00486BA4" w:rsidP="008A40DF">
      <w:pPr>
        <w:pStyle w:val="footnote"/>
      </w:pPr>
      <w:r>
        <w:rPr>
          <w:rStyle w:val="FootnoteReference"/>
        </w:rPr>
        <w:footnoteRef/>
      </w:r>
      <w:r>
        <w:t xml:space="preserve"> [JS] “do obeisance”, i.e. a physical act.</w:t>
      </w:r>
    </w:p>
  </w:footnote>
  <w:footnote w:id="152">
    <w:p w14:paraId="0B35546F" w14:textId="519CF713" w:rsidR="00486BA4" w:rsidRPr="004A3E27" w:rsidRDefault="00486BA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486BA4" w:rsidRPr="004A3E27" w:rsidRDefault="00486BA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486BA4" w:rsidRPr="004A3E27" w:rsidRDefault="00486BA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486BA4" w:rsidRPr="004A3E27" w:rsidRDefault="00486BA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486BA4" w:rsidRPr="004A3E27" w:rsidRDefault="00486BA4"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486BA4" w:rsidRPr="004A3E27" w:rsidRDefault="00486BA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486BA4" w:rsidRDefault="00486BA4" w:rsidP="00643BB8">
      <w:pPr>
        <w:pStyle w:val="footnote"/>
      </w:pPr>
      <w:r>
        <w:rPr>
          <w:rStyle w:val="FootnoteReference"/>
        </w:rPr>
        <w:footnoteRef/>
      </w:r>
      <w:r>
        <w:t xml:space="preserve"> [JS] or “give thanks to You”, or “thankfully confess You with praise”</w:t>
      </w:r>
    </w:p>
  </w:footnote>
  <w:footnote w:id="159">
    <w:p w14:paraId="5ADD520F" w14:textId="77777777" w:rsidR="00486BA4" w:rsidRPr="004A3E27" w:rsidRDefault="00486BA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486BA4" w:rsidRPr="004A3E27" w:rsidRDefault="00486BA4" w:rsidP="00BD5BBE">
      <w:pPr>
        <w:pStyle w:val="footnote"/>
      </w:pPr>
      <w:r w:rsidRPr="004A3E27">
        <w:rPr>
          <w:rStyle w:val="FootnoteReference"/>
        </w:rPr>
        <w:footnoteRef/>
      </w:r>
      <w:r w:rsidRPr="004A3E27">
        <w:t xml:space="preserve"> Luke 23:46.</w:t>
      </w:r>
    </w:p>
  </w:footnote>
  <w:footnote w:id="161">
    <w:p w14:paraId="1A1A8E3A" w14:textId="6D5B65DB" w:rsidR="00486BA4" w:rsidRPr="004A3E27" w:rsidRDefault="00486BA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486BA4" w:rsidRPr="004A3E27" w:rsidRDefault="00486BA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486BA4" w:rsidRDefault="00486BA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486BA4" w:rsidRPr="004A3E27" w:rsidRDefault="00486BA4"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486BA4" w:rsidRDefault="00486BA4" w:rsidP="00E87C17">
      <w:pPr>
        <w:pStyle w:val="footnote"/>
      </w:pPr>
      <w:r>
        <w:rPr>
          <w:rStyle w:val="FootnoteReference"/>
        </w:rPr>
        <w:footnoteRef/>
      </w:r>
      <w:r>
        <w:t xml:space="preserve"> [JS] or “seeks out”</w:t>
      </w:r>
    </w:p>
  </w:footnote>
  <w:footnote w:id="166">
    <w:p w14:paraId="64625F8E" w14:textId="77777777" w:rsidR="00486BA4" w:rsidRPr="004A3E27" w:rsidRDefault="00486BA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486BA4" w:rsidRPr="004A3E27" w:rsidRDefault="00486BA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486BA4" w:rsidRPr="004A3E27" w:rsidRDefault="00486BA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486BA4" w:rsidRDefault="00486BA4" w:rsidP="00E87C17">
      <w:pPr>
        <w:pStyle w:val="footnote"/>
      </w:pPr>
      <w:r>
        <w:rPr>
          <w:rStyle w:val="FootnoteReference"/>
        </w:rPr>
        <w:footnoteRef/>
      </w:r>
      <w:r>
        <w:t xml:space="preserve"> [JS] or, “boast”</w:t>
      </w:r>
    </w:p>
  </w:footnote>
  <w:footnote w:id="170">
    <w:p w14:paraId="68902C2B" w14:textId="77777777" w:rsidR="00486BA4" w:rsidRPr="004A3E27" w:rsidRDefault="00486BA4"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486BA4" w:rsidRDefault="00486BA4"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486BA4" w:rsidRDefault="00486BA4" w:rsidP="00643986">
      <w:pPr>
        <w:pStyle w:val="footnote"/>
      </w:pPr>
      <w:r>
        <w:rPr>
          <w:rStyle w:val="FootnoteReference"/>
        </w:rPr>
        <w:footnoteRef/>
      </w:r>
      <w:r>
        <w:t xml:space="preserve"> [JS] or “Confess the Lord with the harp.</w:t>
      </w:r>
    </w:p>
  </w:footnote>
  <w:footnote w:id="173">
    <w:p w14:paraId="7DFB6EDE" w14:textId="2BE29A55" w:rsidR="00486BA4" w:rsidRPr="004A3E27" w:rsidRDefault="00486BA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486BA4" w:rsidRPr="004A3E27" w:rsidRDefault="00486BA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486BA4" w:rsidRPr="004A3E27" w:rsidRDefault="00486BA4" w:rsidP="00BD5BBE">
      <w:pPr>
        <w:pStyle w:val="footnote"/>
      </w:pPr>
      <w:r w:rsidRPr="004A3E27">
        <w:rPr>
          <w:rStyle w:val="FootnoteReference"/>
        </w:rPr>
        <w:footnoteRef/>
      </w:r>
      <w:r w:rsidRPr="004A3E27">
        <w:t xml:space="preserve"> Naturally and spiritually (Jn. 3:3-6).</w:t>
      </w:r>
    </w:p>
  </w:footnote>
  <w:footnote w:id="176">
    <w:p w14:paraId="21961A60" w14:textId="0C801544" w:rsidR="00486BA4" w:rsidRDefault="00486BA4" w:rsidP="002C27B3">
      <w:pPr>
        <w:pStyle w:val="footnote"/>
      </w:pPr>
      <w:r>
        <w:rPr>
          <w:rStyle w:val="FootnoteReference"/>
        </w:rPr>
        <w:footnoteRef/>
      </w:r>
      <w:r>
        <w:t xml:space="preserve"> [JS] Fr. Lazarus has “plans”</w:t>
      </w:r>
    </w:p>
  </w:footnote>
  <w:footnote w:id="177">
    <w:p w14:paraId="13FB143C" w14:textId="0A8A9BB8" w:rsidR="00486BA4" w:rsidRDefault="00486BA4" w:rsidP="00831460">
      <w:pPr>
        <w:pStyle w:val="footnote"/>
      </w:pPr>
      <w:r>
        <w:rPr>
          <w:rStyle w:val="FootnoteReference"/>
        </w:rPr>
        <w:footnoteRef/>
      </w:r>
      <w:r>
        <w:t xml:space="preserve"> [JS] or “fashioned”</w:t>
      </w:r>
    </w:p>
  </w:footnote>
  <w:footnote w:id="178">
    <w:p w14:paraId="1CA3C8B8" w14:textId="7384D6BF" w:rsidR="00486BA4" w:rsidRDefault="00486BA4" w:rsidP="00366380">
      <w:pPr>
        <w:pStyle w:val="footnote"/>
      </w:pPr>
      <w:r>
        <w:rPr>
          <w:rStyle w:val="FootnoteReference"/>
        </w:rPr>
        <w:footnoteRef/>
      </w:r>
      <w:r>
        <w:t xml:space="preserve"> Fr. Athanasius has “My soul shall make her boast in the Lord”</w:t>
      </w:r>
    </w:p>
  </w:footnote>
  <w:footnote w:id="179">
    <w:p w14:paraId="50F89B8F" w14:textId="77777777" w:rsidR="00486BA4" w:rsidRPr="004A3E27" w:rsidRDefault="00486BA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486BA4" w:rsidRPr="004A3E27" w:rsidRDefault="00486BA4"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486BA4" w:rsidRDefault="00486BA4" w:rsidP="00E42174">
      <w:pPr>
        <w:pStyle w:val="footnote"/>
      </w:pPr>
      <w:r>
        <w:rPr>
          <w:rStyle w:val="FootnoteReference"/>
        </w:rPr>
        <w:footnoteRef/>
      </w:r>
      <w:r>
        <w:t xml:space="preserve"> [JS] or “contrite in heart”</w:t>
      </w:r>
    </w:p>
  </w:footnote>
  <w:footnote w:id="182">
    <w:p w14:paraId="7E58A13C" w14:textId="1AC06A85" w:rsidR="00486BA4" w:rsidRDefault="00486BA4" w:rsidP="00F803AB">
      <w:pPr>
        <w:pStyle w:val="footnote"/>
      </w:pPr>
      <w:r>
        <w:rPr>
          <w:rStyle w:val="FootnoteReference"/>
        </w:rPr>
        <w:footnoteRef/>
      </w:r>
      <w:r>
        <w:t xml:space="preserve"> [JS] Coptic has “eat their hearts”, which Fr. Athanasius renders, “regret”</w:t>
      </w:r>
    </w:p>
  </w:footnote>
  <w:footnote w:id="183">
    <w:p w14:paraId="54D93979" w14:textId="34E7EB30" w:rsidR="00486BA4" w:rsidRDefault="00486BA4" w:rsidP="00F803AB">
      <w:pPr>
        <w:pStyle w:val="footnote"/>
      </w:pPr>
      <w:r>
        <w:rPr>
          <w:rStyle w:val="FootnoteReference"/>
        </w:rPr>
        <w:footnoteRef/>
      </w:r>
      <w:r>
        <w:t xml:space="preserve"> [JS] or regret.</w:t>
      </w:r>
    </w:p>
  </w:footnote>
  <w:footnote w:id="184">
    <w:p w14:paraId="51CEFDC6" w14:textId="77777777" w:rsidR="00486BA4" w:rsidRPr="004A3E27" w:rsidRDefault="00486BA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486BA4" w:rsidRDefault="00486BA4" w:rsidP="00442FE7">
      <w:pPr>
        <w:pStyle w:val="footnote"/>
      </w:pPr>
      <w:r>
        <w:rPr>
          <w:rStyle w:val="FootnoteReference"/>
        </w:rPr>
        <w:footnoteRef/>
      </w:r>
      <w:r>
        <w:t xml:space="preserve"> [JS] literally “and my soul with barrenness/childlessness.”</w:t>
      </w:r>
    </w:p>
  </w:footnote>
  <w:footnote w:id="186">
    <w:p w14:paraId="0CEA87F3" w14:textId="77777777" w:rsidR="00486BA4" w:rsidRPr="004A3E27" w:rsidRDefault="00486BA4" w:rsidP="00BD5BBE">
      <w:pPr>
        <w:pStyle w:val="footnote"/>
      </w:pPr>
      <w:r w:rsidRPr="004A3E27">
        <w:rPr>
          <w:rStyle w:val="FootnoteReference"/>
        </w:rPr>
        <w:footnoteRef/>
      </w:r>
      <w:r w:rsidRPr="004A3E27">
        <w:t xml:space="preserve"> John 19:1; Mt. 27:26.</w:t>
      </w:r>
    </w:p>
  </w:footnote>
  <w:footnote w:id="187">
    <w:p w14:paraId="1C6E21CA" w14:textId="4A1BFD04" w:rsidR="00486BA4" w:rsidRPr="004A3E27" w:rsidRDefault="00486BA4"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486BA4" w:rsidRDefault="00486BA4"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486BA4" w:rsidRPr="004A3E27" w:rsidRDefault="00486BA4"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486BA4" w:rsidRDefault="00486BA4" w:rsidP="004E0429">
      <w:pPr>
        <w:pStyle w:val="footnote"/>
      </w:pPr>
      <w:r>
        <w:rPr>
          <w:rStyle w:val="FootnoteReference"/>
        </w:rPr>
        <w:footnoteRef/>
      </w:r>
      <w:r>
        <w:t xml:space="preserve"> [JS] or “Aha! Aha!” Or “Well done! Well done!”</w:t>
      </w:r>
    </w:p>
  </w:footnote>
  <w:footnote w:id="191">
    <w:p w14:paraId="55852630" w14:textId="7161891F" w:rsidR="00486BA4" w:rsidRDefault="00486BA4" w:rsidP="004D4897">
      <w:pPr>
        <w:pStyle w:val="footnote"/>
      </w:pPr>
      <w:r>
        <w:rPr>
          <w:rStyle w:val="FootnoteReference"/>
        </w:rPr>
        <w:footnoteRef/>
      </w:r>
      <w:r>
        <w:t xml:space="preserve"> [JS] others have “righteousness”. NETS has “vindication”.</w:t>
      </w:r>
    </w:p>
  </w:footnote>
  <w:footnote w:id="192">
    <w:p w14:paraId="5AE758E3" w14:textId="591B2CD9" w:rsidR="00486BA4" w:rsidRDefault="00486BA4" w:rsidP="004E0429">
      <w:pPr>
        <w:pStyle w:val="footnote"/>
      </w:pPr>
      <w:r>
        <w:rPr>
          <w:rStyle w:val="FootnoteReference"/>
        </w:rPr>
        <w:footnoteRef/>
      </w:r>
      <w:r>
        <w:t xml:space="preserve"> [JS] Fr. Lazarus has, “towering mountains”</w:t>
      </w:r>
    </w:p>
  </w:footnote>
  <w:footnote w:id="193">
    <w:p w14:paraId="6484AC83" w14:textId="6D53CC8C" w:rsidR="00486BA4" w:rsidRPr="004A3E27" w:rsidRDefault="00486BA4"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486BA4" w:rsidRDefault="00486BA4" w:rsidP="00090695">
      <w:pPr>
        <w:pStyle w:val="footnote"/>
      </w:pPr>
      <w:r>
        <w:rPr>
          <w:rStyle w:val="FootnoteReference"/>
        </w:rPr>
        <w:footnoteRef/>
      </w:r>
      <w:r>
        <w:t xml:space="preserve"> [JS] OSB has “many waters”</w:t>
      </w:r>
    </w:p>
  </w:footnote>
  <w:footnote w:id="195">
    <w:p w14:paraId="50DAFDF2" w14:textId="77777777" w:rsidR="00486BA4" w:rsidRPr="004A3E27" w:rsidRDefault="00486BA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486BA4" w:rsidRPr="004A3E27" w:rsidRDefault="00486BA4"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486BA4" w:rsidRPr="004A3E27" w:rsidRDefault="00486BA4" w:rsidP="00BD5BBE">
      <w:pPr>
        <w:pStyle w:val="footnote"/>
      </w:pPr>
      <w:r w:rsidRPr="004A3E27">
        <w:rPr>
          <w:rStyle w:val="FootnoteReference"/>
        </w:rPr>
        <w:footnoteRef/>
      </w:r>
      <w:r w:rsidRPr="004A3E27">
        <w:t xml:space="preserve"> Prov. 24:19.</w:t>
      </w:r>
    </w:p>
  </w:footnote>
  <w:footnote w:id="198">
    <w:p w14:paraId="325B4264" w14:textId="77777777" w:rsidR="00486BA4" w:rsidRPr="004A3E27" w:rsidRDefault="00486BA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486BA4" w:rsidRPr="004A3E27" w:rsidRDefault="00486BA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486BA4" w:rsidRPr="004A3E27" w:rsidRDefault="00486BA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486BA4" w:rsidRDefault="00486BA4" w:rsidP="00402CB0">
      <w:pPr>
        <w:pStyle w:val="footnote"/>
      </w:pPr>
      <w:r>
        <w:rPr>
          <w:rStyle w:val="FootnoteReference"/>
        </w:rPr>
        <w:footnoteRef/>
      </w:r>
      <w:r>
        <w:t xml:space="preserve"> [JS] or “judgment”</w:t>
      </w:r>
    </w:p>
  </w:footnote>
  <w:footnote w:id="202">
    <w:p w14:paraId="0271DF81" w14:textId="5DFB25DB" w:rsidR="00486BA4" w:rsidRPr="004A3E27" w:rsidRDefault="00486BA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486BA4" w:rsidRDefault="00486BA4" w:rsidP="00402CB0">
      <w:pPr>
        <w:pStyle w:val="footnote"/>
      </w:pPr>
      <w:r>
        <w:rPr>
          <w:rStyle w:val="FootnoteReference"/>
        </w:rPr>
        <w:footnoteRef/>
      </w:r>
      <w:r>
        <w:t xml:space="preserve"> [JS] or “fret”</w:t>
      </w:r>
    </w:p>
  </w:footnote>
  <w:footnote w:id="204">
    <w:p w14:paraId="0F35B29D" w14:textId="57DF774F" w:rsidR="00486BA4" w:rsidRDefault="00486BA4" w:rsidP="00414006">
      <w:pPr>
        <w:pStyle w:val="footnote"/>
      </w:pPr>
      <w:r>
        <w:rPr>
          <w:rStyle w:val="FootnoteReference"/>
        </w:rPr>
        <w:footnoteRef/>
      </w:r>
      <w:r>
        <w:t xml:space="preserve"> [JS] or “land”</w:t>
      </w:r>
    </w:p>
  </w:footnote>
  <w:footnote w:id="205">
    <w:p w14:paraId="65980F9C" w14:textId="79143A5A" w:rsidR="00486BA4" w:rsidRPr="004A3E27" w:rsidRDefault="00486BA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486BA4" w:rsidRPr="004A3E27" w:rsidRDefault="00486BA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486BA4" w:rsidRDefault="00486BA4" w:rsidP="00090695">
      <w:pPr>
        <w:pStyle w:val="footnote"/>
      </w:pPr>
      <w:r>
        <w:rPr>
          <w:rStyle w:val="FootnoteReference"/>
        </w:rPr>
        <w:footnoteRef/>
      </w:r>
      <w:r>
        <w:t xml:space="preserve"> [JS] literally, “seed”, here and throughout</w:t>
      </w:r>
    </w:p>
  </w:footnote>
  <w:footnote w:id="208">
    <w:p w14:paraId="112B59F5" w14:textId="77777777" w:rsidR="00486BA4" w:rsidRPr="004A3E27" w:rsidRDefault="00486BA4"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486BA4" w:rsidRPr="004A3E27" w:rsidRDefault="00486BA4"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486BA4" w:rsidRPr="004A3E27" w:rsidRDefault="00486BA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486BA4" w:rsidRDefault="00486BA4" w:rsidP="003F50A7">
      <w:pPr>
        <w:pStyle w:val="footnote"/>
      </w:pPr>
      <w:r>
        <w:rPr>
          <w:rStyle w:val="FootnoteReference"/>
        </w:rPr>
        <w:footnoteRef/>
      </w:r>
      <w:r>
        <w:t xml:space="preserve"> [JS] literally “with a sad face”</w:t>
      </w:r>
    </w:p>
  </w:footnote>
  <w:footnote w:id="212">
    <w:p w14:paraId="18445857" w14:textId="0B799012" w:rsidR="00486BA4" w:rsidRDefault="00486BA4" w:rsidP="003F50A7">
      <w:pPr>
        <w:pStyle w:val="footnote"/>
      </w:pPr>
      <w:r>
        <w:rPr>
          <w:rStyle w:val="FootnoteReference"/>
        </w:rPr>
        <w:footnoteRef/>
      </w:r>
      <w:r>
        <w:t xml:space="preserve"> [JS] literally “loins”</w:t>
      </w:r>
    </w:p>
  </w:footnote>
  <w:footnote w:id="213">
    <w:p w14:paraId="72DD6C76" w14:textId="7D200E30" w:rsidR="00486BA4" w:rsidRPr="004A3E27" w:rsidRDefault="00486BA4"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486BA4" w:rsidRDefault="00486BA4" w:rsidP="002538F7">
      <w:pPr>
        <w:pStyle w:val="footnote"/>
      </w:pPr>
      <w:r>
        <w:rPr>
          <w:rStyle w:val="FootnoteReference"/>
        </w:rPr>
        <w:footnoteRef/>
      </w:r>
      <w:r>
        <w:t xml:space="preserve"> [JS] or “walks about like a phantom”</w:t>
      </w:r>
    </w:p>
  </w:footnote>
  <w:footnote w:id="215">
    <w:p w14:paraId="3396E2D4" w14:textId="4AC28F88" w:rsidR="00486BA4" w:rsidRPr="004A3E27" w:rsidRDefault="00486BA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486BA4" w:rsidRPr="004A3E27" w:rsidRDefault="00486BA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486BA4" w:rsidRPr="004A3E27" w:rsidRDefault="00486BA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486BA4" w:rsidRPr="004A3E27" w:rsidRDefault="00486BA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486BA4" w:rsidRPr="004A3E27" w:rsidRDefault="00486BA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486BA4" w:rsidRDefault="00486BA4" w:rsidP="005B3452">
      <w:pPr>
        <w:pStyle w:val="footnote"/>
      </w:pPr>
      <w:r>
        <w:rPr>
          <w:rStyle w:val="FootnoteReference"/>
        </w:rPr>
        <w:footnoteRef/>
      </w:r>
      <w:r>
        <w:t xml:space="preserve"> [JS] or “Aha! Aha!” or “Well done! Well done!”</w:t>
      </w:r>
    </w:p>
  </w:footnote>
  <w:footnote w:id="221">
    <w:p w14:paraId="37A0E454" w14:textId="77777777" w:rsidR="00486BA4" w:rsidRPr="004A3E27" w:rsidRDefault="00486BA4" w:rsidP="00BD5BBE">
      <w:pPr>
        <w:pStyle w:val="footnote"/>
      </w:pPr>
      <w:r w:rsidRPr="004A3E27">
        <w:rPr>
          <w:rStyle w:val="FootnoteReference"/>
        </w:rPr>
        <w:footnoteRef/>
      </w:r>
      <w:r w:rsidRPr="004A3E27">
        <w:t xml:space="preserve"> John 13:30.</w:t>
      </w:r>
    </w:p>
  </w:footnote>
  <w:footnote w:id="222">
    <w:p w14:paraId="32644EEC" w14:textId="77777777" w:rsidR="00486BA4" w:rsidRPr="004A3E27" w:rsidRDefault="00486BA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486BA4" w:rsidRPr="004A3E27" w:rsidRDefault="00486BA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486BA4" w:rsidRPr="004A3E27" w:rsidRDefault="00486BA4"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486BA4" w:rsidRDefault="00486BA4" w:rsidP="008612F3">
      <w:pPr>
        <w:pStyle w:val="footnote"/>
      </w:pPr>
      <w:r>
        <w:rPr>
          <w:rStyle w:val="FootnoteReference"/>
        </w:rPr>
        <w:footnoteRef/>
      </w:r>
      <w:r>
        <w:t xml:space="preserve"> [JS] or “from age to age. So be it! So be it!”</w:t>
      </w:r>
    </w:p>
  </w:footnote>
  <w:footnote w:id="226">
    <w:p w14:paraId="2B9F5A56" w14:textId="77777777" w:rsidR="00486BA4" w:rsidRPr="004A3E27" w:rsidRDefault="00486BA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486BA4" w:rsidRDefault="00486BA4" w:rsidP="005B3452">
      <w:pPr>
        <w:pStyle w:val="footnote"/>
      </w:pPr>
      <w:r>
        <w:rPr>
          <w:rStyle w:val="FootnoteReference"/>
        </w:rPr>
        <w:footnoteRef/>
      </w:r>
      <w:r>
        <w:t xml:space="preserve"> [JS] or “thanksgiving”, or “thankful confession with praise”</w:t>
      </w:r>
    </w:p>
  </w:footnote>
  <w:footnote w:id="228">
    <w:p w14:paraId="53A5AE10" w14:textId="0D816E3A" w:rsidR="00486BA4" w:rsidRDefault="00486BA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486BA4" w:rsidRDefault="00486BA4" w:rsidP="00AD1AC9">
      <w:pPr>
        <w:pStyle w:val="footnote"/>
      </w:pPr>
      <w:r>
        <w:rPr>
          <w:rStyle w:val="FootnoteReference"/>
        </w:rPr>
        <w:footnoteRef/>
      </w:r>
      <w:r>
        <w:t xml:space="preserve"> [JS] Fr. Lazarus has “dwelling”</w:t>
      </w:r>
    </w:p>
  </w:footnote>
  <w:footnote w:id="230">
    <w:p w14:paraId="03275919" w14:textId="77777777" w:rsidR="00486BA4" w:rsidRPr="004A3E27" w:rsidRDefault="00486BA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486BA4" w:rsidRDefault="00486BA4"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486BA4" w:rsidRDefault="00486BA4"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486BA4" w:rsidRPr="004A3E27" w:rsidRDefault="00486BA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486BA4" w:rsidRDefault="00486BA4" w:rsidP="006C1793">
      <w:pPr>
        <w:pStyle w:val="footnote"/>
      </w:pPr>
      <w:r>
        <w:rPr>
          <w:rStyle w:val="FootnoteReference"/>
        </w:rPr>
        <w:footnoteRef/>
      </w:r>
      <w:r>
        <w:t xml:space="preserve"> [JS] or “presence”</w:t>
      </w:r>
    </w:p>
  </w:footnote>
  <w:footnote w:id="235">
    <w:p w14:paraId="14C8DE9A" w14:textId="1AF2328A" w:rsidR="00486BA4" w:rsidRDefault="00486BA4" w:rsidP="006C1793">
      <w:pPr>
        <w:pStyle w:val="footnote"/>
      </w:pPr>
      <w:r>
        <w:rPr>
          <w:rStyle w:val="FootnoteReference"/>
        </w:rPr>
        <w:footnoteRef/>
      </w:r>
      <w:r>
        <w:t xml:space="preserve"> [JS] or “boast in” or “praise”</w:t>
      </w:r>
    </w:p>
  </w:footnote>
  <w:footnote w:id="236">
    <w:p w14:paraId="66A26B87" w14:textId="54FC310A" w:rsidR="00486BA4" w:rsidRDefault="00486BA4" w:rsidP="006C1793">
      <w:pPr>
        <w:pStyle w:val="footnote"/>
      </w:pPr>
      <w:r>
        <w:rPr>
          <w:rStyle w:val="FootnoteReference"/>
        </w:rPr>
        <w:footnoteRef/>
      </w:r>
      <w:r>
        <w:t xml:space="preserve"> [JS] or “give thanks to”, or “thankfully confess Your Name with praise”</w:t>
      </w:r>
    </w:p>
  </w:footnote>
  <w:footnote w:id="237">
    <w:p w14:paraId="4F22E4CE" w14:textId="77777777" w:rsidR="00486BA4" w:rsidRPr="004A3E27" w:rsidRDefault="00486BA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486BA4" w:rsidRPr="004A3E27" w:rsidRDefault="00486BA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486BA4" w:rsidRPr="004A3E27" w:rsidRDefault="00486BA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486BA4" w:rsidRPr="004A3E27" w:rsidRDefault="00486BA4"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486BA4" w:rsidRPr="004A3E27" w:rsidRDefault="00486BA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486BA4" w:rsidRPr="004A3E27" w:rsidRDefault="00486BA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486BA4" w:rsidRDefault="00486BA4"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486BA4" w:rsidRDefault="00486BA4" w:rsidP="00E10FAF">
      <w:pPr>
        <w:pStyle w:val="footnote"/>
      </w:pPr>
      <w:r>
        <w:rPr>
          <w:rStyle w:val="FootnoteReference"/>
        </w:rPr>
        <w:footnoteRef/>
      </w:r>
      <w:r>
        <w:t xml:space="preserve"> [JS] literally “do obeisance”, i.e. “bow down to”</w:t>
      </w:r>
    </w:p>
  </w:footnote>
  <w:footnote w:id="245">
    <w:p w14:paraId="66A4B8D8" w14:textId="2A1C62C8" w:rsidR="00486BA4" w:rsidRPr="004A3E27" w:rsidRDefault="00486BA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486BA4" w:rsidRPr="004A3E27" w:rsidRDefault="00486BA4" w:rsidP="00714A98">
      <w:pPr>
        <w:pStyle w:val="footnote"/>
      </w:pPr>
      <w:r w:rsidRPr="004A3E27">
        <w:rPr>
          <w:rStyle w:val="FootnoteReference"/>
        </w:rPr>
        <w:footnoteRef/>
      </w:r>
      <w:r w:rsidRPr="004A3E27">
        <w:t xml:space="preserve"> Rev. 22:1.</w:t>
      </w:r>
    </w:p>
  </w:footnote>
  <w:footnote w:id="247">
    <w:p w14:paraId="0C57446A" w14:textId="77777777" w:rsidR="00486BA4" w:rsidRDefault="00486BA4" w:rsidP="00714A98">
      <w:pPr>
        <w:pStyle w:val="footnote"/>
      </w:pPr>
      <w:r>
        <w:rPr>
          <w:rStyle w:val="FootnoteReference"/>
        </w:rPr>
        <w:footnoteRef/>
      </w:r>
      <w:r>
        <w:t xml:space="preserve"> Fr. Lazarus has “dwelling-place”</w:t>
      </w:r>
    </w:p>
  </w:footnote>
  <w:footnote w:id="248">
    <w:p w14:paraId="77903F63" w14:textId="77777777" w:rsidR="00486BA4" w:rsidRDefault="00486BA4" w:rsidP="00714A98">
      <w:pPr>
        <w:pStyle w:val="footnote"/>
      </w:pPr>
      <w:r>
        <w:rPr>
          <w:rStyle w:val="FootnoteReference"/>
        </w:rPr>
        <w:footnoteRef/>
      </w:r>
      <w:r>
        <w:t xml:space="preserve"> [JS] the city’s</w:t>
      </w:r>
    </w:p>
  </w:footnote>
  <w:footnote w:id="249">
    <w:p w14:paraId="73DCC24E" w14:textId="7E226D89" w:rsidR="00486BA4" w:rsidRPr="004A3E27" w:rsidRDefault="00486BA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486BA4" w:rsidRPr="004A3E27" w:rsidRDefault="00486BA4"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486BA4" w:rsidRPr="004A3E27" w:rsidRDefault="00486BA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486BA4" w:rsidRPr="004A3E27" w:rsidRDefault="00486BA4"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486BA4" w:rsidRPr="004A3E27" w:rsidRDefault="00486BA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486BA4" w:rsidRPr="004A3E27" w:rsidRDefault="00486BA4"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486BA4" w:rsidRPr="004A3E27" w:rsidRDefault="00486BA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486BA4" w:rsidRDefault="00486BA4" w:rsidP="008C19B4">
      <w:pPr>
        <w:pStyle w:val="footnote"/>
      </w:pPr>
      <w:r>
        <w:rPr>
          <w:rStyle w:val="FootnoteReference"/>
        </w:rPr>
        <w:footnoteRef/>
      </w:r>
      <w:r>
        <w:t xml:space="preserve"> [JS] or “beautifully situated”</w:t>
      </w:r>
    </w:p>
  </w:footnote>
  <w:footnote w:id="257">
    <w:p w14:paraId="5F050EEC" w14:textId="7F9EDEA1" w:rsidR="00486BA4" w:rsidRPr="004A3E27" w:rsidRDefault="00486BA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486BA4" w:rsidRPr="004A3E27" w:rsidRDefault="00486BA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486BA4" w:rsidRPr="004A3E27" w:rsidRDefault="00486BA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486BA4" w:rsidRDefault="00486BA4" w:rsidP="00183599">
      <w:pPr>
        <w:pStyle w:val="footnote"/>
      </w:pPr>
      <w:r>
        <w:rPr>
          <w:rStyle w:val="FootnoteReference"/>
        </w:rPr>
        <w:footnoteRef/>
      </w:r>
      <w:r>
        <w:t xml:space="preserve"> [JS] Fr. Lazarus adds “justice and right judgment” to “righteousness”</w:t>
      </w:r>
    </w:p>
  </w:footnote>
  <w:footnote w:id="261">
    <w:p w14:paraId="7F2EAAD2" w14:textId="77777777" w:rsidR="00486BA4" w:rsidRPr="004A3E27" w:rsidRDefault="00486BA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486BA4" w:rsidRPr="004A3E27" w:rsidRDefault="00486BA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486BA4" w:rsidRDefault="00486BA4" w:rsidP="00183599">
      <w:pPr>
        <w:pStyle w:val="footnote"/>
      </w:pPr>
      <w:r>
        <w:rPr>
          <w:rStyle w:val="FootnoteReference"/>
        </w:rPr>
        <w:footnoteRef/>
      </w:r>
      <w:r>
        <w:t xml:space="preserve"> [JS] or “eternally”</w:t>
      </w:r>
    </w:p>
  </w:footnote>
  <w:footnote w:id="264">
    <w:p w14:paraId="398A65D2" w14:textId="3A913DFE" w:rsidR="00486BA4" w:rsidRDefault="00486BA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486BA4" w:rsidRDefault="00486BA4" w:rsidP="00183599">
      <w:pPr>
        <w:pStyle w:val="footnote"/>
      </w:pPr>
      <w:r>
        <w:rPr>
          <w:rStyle w:val="FootnoteReference"/>
        </w:rPr>
        <w:footnoteRef/>
      </w:r>
      <w:r>
        <w:t xml:space="preserve"> [JS] or “workers of iniquity”</w:t>
      </w:r>
    </w:p>
  </w:footnote>
  <w:footnote w:id="266">
    <w:p w14:paraId="3A50B91B" w14:textId="77777777" w:rsidR="00486BA4" w:rsidRPr="004A3E27" w:rsidRDefault="00486BA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486BA4" w:rsidRDefault="00486BA4" w:rsidP="00183599">
      <w:pPr>
        <w:pStyle w:val="footnote"/>
      </w:pPr>
      <w:r>
        <w:rPr>
          <w:rStyle w:val="FootnoteReference"/>
        </w:rPr>
        <w:footnoteRef/>
      </w:r>
      <w:r>
        <w:t xml:space="preserve"> [JS] or “ransom”</w:t>
      </w:r>
    </w:p>
  </w:footnote>
  <w:footnote w:id="268">
    <w:p w14:paraId="058ED3C9" w14:textId="6776EDA1" w:rsidR="00486BA4" w:rsidRDefault="00486BA4" w:rsidP="001B710E">
      <w:pPr>
        <w:pStyle w:val="footnote"/>
      </w:pPr>
      <w:r>
        <w:rPr>
          <w:rStyle w:val="FootnoteReference"/>
        </w:rPr>
        <w:footnoteRef/>
      </w:r>
      <w:r>
        <w:t xml:space="preserve"> [JS] or tabernacles.</w:t>
      </w:r>
    </w:p>
  </w:footnote>
  <w:footnote w:id="269">
    <w:p w14:paraId="329608F2" w14:textId="7CC39845" w:rsidR="00486BA4" w:rsidRDefault="00486BA4"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486BA4" w:rsidRDefault="00486BA4" w:rsidP="005E4259">
      <w:pPr>
        <w:pStyle w:val="footnote"/>
      </w:pPr>
      <w:r>
        <w:rPr>
          <w:rStyle w:val="FootnoteReference"/>
        </w:rPr>
        <w:footnoteRef/>
      </w:r>
      <w:r>
        <w:t xml:space="preserve"> [JS] or “I will not find fault with your sacrifices”</w:t>
      </w:r>
    </w:p>
  </w:footnote>
  <w:footnote w:id="271">
    <w:p w14:paraId="45DA152E" w14:textId="77777777" w:rsidR="00486BA4" w:rsidRPr="004A3E27" w:rsidRDefault="00486BA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486BA4" w:rsidRDefault="00486BA4" w:rsidP="007E0330">
      <w:pPr>
        <w:pStyle w:val="footnote"/>
      </w:pPr>
      <w:r>
        <w:rPr>
          <w:rStyle w:val="FootnoteReference"/>
        </w:rPr>
        <w:footnoteRef/>
      </w:r>
      <w:r>
        <w:t xml:space="preserve"> [JS] [] found in Coptic</w:t>
      </w:r>
    </w:p>
  </w:footnote>
  <w:footnote w:id="273">
    <w:p w14:paraId="5A6B4D6B" w14:textId="65293C06" w:rsidR="00486BA4" w:rsidRPr="004A3E27" w:rsidRDefault="00486BA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486BA4" w:rsidRDefault="00486BA4" w:rsidP="007E0330">
      <w:pPr>
        <w:pStyle w:val="footnote"/>
      </w:pPr>
      <w:r>
        <w:rPr>
          <w:rStyle w:val="FootnoteReference"/>
        </w:rPr>
        <w:footnoteRef/>
      </w:r>
      <w:r>
        <w:t xml:space="preserve"> [JS] “showed me” or “made known to me”</w:t>
      </w:r>
    </w:p>
  </w:footnote>
  <w:footnote w:id="275">
    <w:p w14:paraId="6185D531" w14:textId="77777777" w:rsidR="00486BA4" w:rsidRPr="004A3E27" w:rsidRDefault="00486BA4" w:rsidP="00BD5BBE">
      <w:pPr>
        <w:pStyle w:val="footnote"/>
      </w:pPr>
      <w:r w:rsidRPr="004A3E27">
        <w:rPr>
          <w:rStyle w:val="FootnoteReference"/>
        </w:rPr>
        <w:footnoteRef/>
      </w:r>
      <w:r w:rsidRPr="004A3E27">
        <w:t xml:space="preserve"> Exodus 12:22; John 19:29; Hebrews 9:19.</w:t>
      </w:r>
    </w:p>
  </w:footnote>
  <w:footnote w:id="276">
    <w:p w14:paraId="3533F1BB" w14:textId="71B96EA6" w:rsidR="00486BA4" w:rsidRDefault="00486BA4" w:rsidP="007E0330">
      <w:pPr>
        <w:pStyle w:val="footnote"/>
      </w:pPr>
      <w:r>
        <w:rPr>
          <w:rStyle w:val="FootnoteReference"/>
        </w:rPr>
        <w:footnoteRef/>
      </w:r>
      <w:r>
        <w:t xml:space="preserve"> [JS] literally “face”.</w:t>
      </w:r>
    </w:p>
  </w:footnote>
  <w:footnote w:id="277">
    <w:p w14:paraId="1F9FC60F" w14:textId="3E919970" w:rsidR="00486BA4" w:rsidRDefault="00486BA4" w:rsidP="005E4259">
      <w:pPr>
        <w:pStyle w:val="footnote"/>
      </w:pPr>
      <w:r>
        <w:rPr>
          <w:rStyle w:val="FootnoteReference"/>
        </w:rPr>
        <w:footnoteRef/>
      </w:r>
      <w:r>
        <w:t xml:space="preserve"> [JS] or “blood-guiltiness”</w:t>
      </w:r>
    </w:p>
  </w:footnote>
  <w:footnote w:id="278">
    <w:p w14:paraId="202128F8" w14:textId="4DFF74D6" w:rsidR="00486BA4" w:rsidRDefault="00486BA4" w:rsidP="00284568">
      <w:pPr>
        <w:pStyle w:val="footnote"/>
      </w:pPr>
      <w:r>
        <w:rPr>
          <w:rStyle w:val="FootnoteReference"/>
        </w:rPr>
        <w:footnoteRef/>
      </w:r>
      <w:r>
        <w:t xml:space="preserve"> [JS] or “gives thanks to,” or “thankfully confess You with praise”</w:t>
      </w:r>
    </w:p>
  </w:footnote>
  <w:footnote w:id="279">
    <w:p w14:paraId="6650920A" w14:textId="4D441CB0" w:rsidR="00486BA4" w:rsidRPr="004A3E27" w:rsidRDefault="00486BA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486BA4" w:rsidRPr="004A3E27" w:rsidRDefault="00486BA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486BA4" w:rsidRDefault="00486BA4" w:rsidP="00284568">
      <w:pPr>
        <w:pStyle w:val="footnote"/>
      </w:pPr>
      <w:r>
        <w:rPr>
          <w:rStyle w:val="FootnoteReference"/>
        </w:rPr>
        <w:footnoteRef/>
      </w:r>
      <w:r>
        <w:t xml:space="preserve"> [JS] or “give thanks to You,” or “thankfully confess You with praise”</w:t>
      </w:r>
    </w:p>
  </w:footnote>
  <w:footnote w:id="282">
    <w:p w14:paraId="51837483" w14:textId="77777777" w:rsidR="00486BA4" w:rsidRPr="004A3E27" w:rsidRDefault="00486BA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486BA4" w:rsidRPr="004A3E27" w:rsidRDefault="00486BA4" w:rsidP="00BD5BBE">
      <w:pPr>
        <w:pStyle w:val="footnote"/>
      </w:pPr>
      <w:r w:rsidRPr="004A3E27">
        <w:rPr>
          <w:rStyle w:val="FootnoteReference"/>
        </w:rPr>
        <w:footnoteRef/>
      </w:r>
      <w:r w:rsidRPr="004A3E27">
        <w:t xml:space="preserve"> Lk. 10:18; 2 Thess. 1:6.</w:t>
      </w:r>
    </w:p>
  </w:footnote>
  <w:footnote w:id="284">
    <w:p w14:paraId="649547A2" w14:textId="77777777" w:rsidR="00486BA4" w:rsidRPr="004A3E27" w:rsidRDefault="00486BA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486BA4" w:rsidRDefault="00486BA4" w:rsidP="00125EB7">
      <w:pPr>
        <w:pStyle w:val="footnote"/>
      </w:pPr>
      <w:r>
        <w:rPr>
          <w:rStyle w:val="FootnoteReference"/>
        </w:rPr>
        <w:footnoteRef/>
      </w:r>
      <w:r>
        <w:t xml:space="preserve"> [JS] “it” refers to the iniquity and strife.</w:t>
      </w:r>
    </w:p>
  </w:footnote>
  <w:footnote w:id="286">
    <w:p w14:paraId="4DEA0F95" w14:textId="27D8C248" w:rsidR="00486BA4" w:rsidRPr="004A3E27" w:rsidRDefault="00486BA4"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486BA4" w:rsidRPr="004A3E27" w:rsidRDefault="00486BA4"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486BA4" w:rsidRDefault="00486BA4" w:rsidP="00A8553A">
      <w:pPr>
        <w:pStyle w:val="footnote"/>
      </w:pPr>
      <w:r>
        <w:rPr>
          <w:rStyle w:val="FootnoteReference"/>
        </w:rPr>
        <w:footnoteRef/>
      </w:r>
      <w:r>
        <w:t xml:space="preserve"> [JS] NETS omits “not”</w:t>
      </w:r>
    </w:p>
  </w:footnote>
  <w:footnote w:id="289">
    <w:p w14:paraId="594F6979" w14:textId="77777777" w:rsidR="00486BA4" w:rsidRPr="004A3E27" w:rsidRDefault="00486BA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486BA4" w:rsidRPr="004A3E27" w:rsidRDefault="00486BA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486BA4" w:rsidRDefault="00486BA4" w:rsidP="003E4AFE">
      <w:pPr>
        <w:pStyle w:val="footnote"/>
      </w:pPr>
      <w:r>
        <w:rPr>
          <w:rStyle w:val="FootnoteReference"/>
        </w:rPr>
        <w:footnoteRef/>
      </w:r>
      <w:r>
        <w:t xml:space="preserve"> [JS] or “I will sing and praise,” or “I will sing and make music”</w:t>
      </w:r>
    </w:p>
  </w:footnote>
  <w:footnote w:id="292">
    <w:p w14:paraId="5EA08A63" w14:textId="7ED730C0" w:rsidR="00486BA4" w:rsidRDefault="00486BA4"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486BA4" w:rsidRPr="004A3E27" w:rsidRDefault="00486BA4"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486BA4" w:rsidRDefault="00486BA4" w:rsidP="0080248C">
      <w:pPr>
        <w:pStyle w:val="footnote"/>
      </w:pPr>
      <w:r>
        <w:rPr>
          <w:rStyle w:val="FootnoteReference"/>
        </w:rPr>
        <w:footnoteRef/>
      </w:r>
      <w:r>
        <w:t xml:space="preserve"> [JS] or “the lawless,” or “those that do wickedness”</w:t>
      </w:r>
    </w:p>
  </w:footnote>
  <w:footnote w:id="295">
    <w:p w14:paraId="21F36685" w14:textId="77777777" w:rsidR="00486BA4" w:rsidRPr="004A3E27" w:rsidRDefault="00486BA4" w:rsidP="00BD5BBE">
      <w:pPr>
        <w:pStyle w:val="footnote"/>
      </w:pPr>
      <w:r w:rsidRPr="004A3E27">
        <w:rPr>
          <w:rStyle w:val="FootnoteReference"/>
        </w:rPr>
        <w:footnoteRef/>
      </w:r>
      <w:r w:rsidRPr="004A3E27">
        <w:t xml:space="preserve"> Mercy: love (Luke 10:37).</w:t>
      </w:r>
    </w:p>
  </w:footnote>
  <w:footnote w:id="296">
    <w:p w14:paraId="6EFF888C" w14:textId="1261A193" w:rsidR="00486BA4" w:rsidRPr="004A3E27" w:rsidRDefault="00486BA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486BA4" w:rsidRPr="004A3E27" w:rsidRDefault="00486BA4"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486BA4" w:rsidRPr="004A3E27" w:rsidRDefault="00486BA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486BA4" w:rsidRPr="004A3E27" w:rsidRDefault="00486BA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486BA4" w:rsidRPr="004A3E27" w:rsidRDefault="00486BA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486BA4" w:rsidRPr="004A3E27" w:rsidRDefault="00486BA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486BA4" w:rsidRDefault="00486BA4"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486BA4" w:rsidRPr="004A3E27" w:rsidRDefault="00486BA4" w:rsidP="009C1AC4">
      <w:pPr>
        <w:pStyle w:val="footnote"/>
      </w:pPr>
      <w:r w:rsidRPr="004A3E27">
        <w:rPr>
          <w:rStyle w:val="FootnoteReference"/>
        </w:rPr>
        <w:footnoteRef/>
      </w:r>
      <w:r w:rsidRPr="004A3E27">
        <w:t xml:space="preserve"> Job. 33:14.</w:t>
      </w:r>
    </w:p>
  </w:footnote>
  <w:footnote w:id="304">
    <w:p w14:paraId="3F4DF601" w14:textId="362CF8F1" w:rsidR="00486BA4" w:rsidRDefault="00486BA4" w:rsidP="004F49CE">
      <w:pPr>
        <w:pStyle w:val="footnote"/>
      </w:pPr>
      <w:r>
        <w:rPr>
          <w:rStyle w:val="FootnoteReference"/>
        </w:rPr>
        <w:footnoteRef/>
      </w:r>
      <w:r>
        <w:t xml:space="preserve"> [JS] literally, “holy place”</w:t>
      </w:r>
    </w:p>
  </w:footnote>
  <w:footnote w:id="305">
    <w:p w14:paraId="686CF1C0" w14:textId="1BBF228C" w:rsidR="00486BA4" w:rsidRPr="004A3E27" w:rsidRDefault="00486BA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486BA4" w:rsidRPr="004A3E27" w:rsidRDefault="00486BA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486BA4" w:rsidRPr="004A3E27" w:rsidRDefault="00486BA4"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486BA4" w:rsidRDefault="00486BA4" w:rsidP="005438BF">
      <w:pPr>
        <w:pStyle w:val="footnote"/>
      </w:pPr>
      <w:r>
        <w:rPr>
          <w:rStyle w:val="FootnoteReference"/>
        </w:rPr>
        <w:footnoteRef/>
      </w:r>
      <w:r>
        <w:t xml:space="preserve"> [JS] lit, “filled with fatness.”</w:t>
      </w:r>
    </w:p>
  </w:footnote>
  <w:footnote w:id="309">
    <w:p w14:paraId="6F4E7A1F" w14:textId="704DC134" w:rsidR="00486BA4" w:rsidRPr="004A3E27" w:rsidRDefault="00486BA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486BA4" w:rsidRPr="004A3E27" w:rsidRDefault="00486BA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486BA4" w:rsidRPr="004A3E27" w:rsidRDefault="00486BA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486BA4" w:rsidRPr="004A3E27" w:rsidRDefault="00486BA4" w:rsidP="00BD5BBE">
      <w:pPr>
        <w:pStyle w:val="footnote"/>
      </w:pPr>
      <w:r w:rsidRPr="004A3E27">
        <w:rPr>
          <w:rStyle w:val="FootnoteReference"/>
        </w:rPr>
        <w:footnoteRef/>
      </w:r>
      <w:r w:rsidRPr="004A3E27">
        <w:t xml:space="preserve"> See footnote 62. &lt;2 previously&gt;</w:t>
      </w:r>
    </w:p>
  </w:footnote>
  <w:footnote w:id="313">
    <w:p w14:paraId="520E1D4D" w14:textId="70DD6036" w:rsidR="00486BA4" w:rsidRDefault="00486BA4" w:rsidP="000E01D1">
      <w:pPr>
        <w:pStyle w:val="footnote"/>
      </w:pPr>
      <w:r>
        <w:rPr>
          <w:rStyle w:val="FootnoteReference"/>
        </w:rPr>
        <w:footnoteRef/>
      </w:r>
      <w:r>
        <w:t xml:space="preserve"> [JS], “do obeisance”, i.e. prostrate, not just an attitude, but an act</w:t>
      </w:r>
    </w:p>
  </w:footnote>
  <w:footnote w:id="314">
    <w:p w14:paraId="1B791EBC" w14:textId="77777777" w:rsidR="00486BA4" w:rsidRPr="004A3E27" w:rsidRDefault="00486BA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486BA4" w:rsidRPr="004A3E27" w:rsidRDefault="00486BA4"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486BA4" w:rsidRDefault="00486BA4" w:rsidP="000E01D1">
      <w:pPr>
        <w:pStyle w:val="footnote"/>
      </w:pPr>
      <w:r>
        <w:rPr>
          <w:rStyle w:val="FootnoteReference"/>
        </w:rPr>
        <w:footnoteRef/>
      </w:r>
      <w:r>
        <w:t xml:space="preserve"> [JS] Fr. Lazarus has, “for”</w:t>
      </w:r>
    </w:p>
  </w:footnote>
  <w:footnote w:id="317">
    <w:p w14:paraId="693C7006" w14:textId="4BAA4AB8" w:rsidR="00486BA4" w:rsidRPr="004A3E27" w:rsidRDefault="00486BA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486BA4" w:rsidRPr="004A3E27" w:rsidRDefault="00486BA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486BA4" w:rsidRPr="004A3E27" w:rsidRDefault="00486BA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486BA4" w:rsidRPr="004A3E27" w:rsidRDefault="00486BA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486BA4" w:rsidRDefault="00486BA4" w:rsidP="00F81502">
      <w:pPr>
        <w:pStyle w:val="footnote"/>
      </w:pPr>
      <w:r>
        <w:rPr>
          <w:rStyle w:val="FootnoteReference"/>
        </w:rPr>
        <w:footnoteRef/>
      </w:r>
      <w:r>
        <w:t xml:space="preserve"> [JS] or “give thanks to You” or “thankfully confess You with praise”</w:t>
      </w:r>
    </w:p>
  </w:footnote>
  <w:footnote w:id="322">
    <w:p w14:paraId="29F3A7DD" w14:textId="66A81F41" w:rsidR="00486BA4" w:rsidRDefault="00486BA4"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486BA4" w:rsidRPr="004A3E27" w:rsidRDefault="00486BA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486BA4" w:rsidRPr="004A3E27" w:rsidRDefault="00486BA4"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486BA4" w:rsidRPr="004A3E27" w:rsidRDefault="00486BA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486BA4" w:rsidRDefault="00486BA4" w:rsidP="00A66BCD">
      <w:pPr>
        <w:pStyle w:val="footnote"/>
      </w:pPr>
      <w:r>
        <w:rPr>
          <w:rStyle w:val="FootnoteReference"/>
        </w:rPr>
        <w:footnoteRef/>
      </w:r>
      <w:r>
        <w:t xml:space="preserve"> [JS] literally, “before the face of”</w:t>
      </w:r>
    </w:p>
  </w:footnote>
  <w:footnote w:id="327">
    <w:p w14:paraId="576015E9" w14:textId="77777777" w:rsidR="00486BA4" w:rsidRPr="004A3E27" w:rsidRDefault="00486BA4" w:rsidP="00BD5BBE">
      <w:pPr>
        <w:pStyle w:val="footnote"/>
      </w:pPr>
      <w:r w:rsidRPr="004A3E27">
        <w:rPr>
          <w:rStyle w:val="FootnoteReference"/>
        </w:rPr>
        <w:footnoteRef/>
      </w:r>
      <w:r w:rsidRPr="004A3E27">
        <w:t xml:space="preserve"> Luke 4:32.</w:t>
      </w:r>
    </w:p>
  </w:footnote>
  <w:footnote w:id="328">
    <w:p w14:paraId="528CA841" w14:textId="6B333BD0" w:rsidR="00486BA4" w:rsidRDefault="00486BA4" w:rsidP="003863C1">
      <w:pPr>
        <w:pStyle w:val="footnote"/>
      </w:pPr>
      <w:r>
        <w:rPr>
          <w:rStyle w:val="FootnoteReference"/>
        </w:rPr>
        <w:footnoteRef/>
      </w:r>
      <w:r>
        <w:t xml:space="preserve"> [JS] literally “hosts”</w:t>
      </w:r>
    </w:p>
  </w:footnote>
  <w:footnote w:id="329">
    <w:p w14:paraId="1C35810F" w14:textId="7EDB3A13" w:rsidR="00486BA4" w:rsidRPr="004A3E27" w:rsidRDefault="00486BA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486BA4" w:rsidRDefault="00486BA4" w:rsidP="0080282E">
      <w:pPr>
        <w:pStyle w:val="footnote"/>
      </w:pPr>
      <w:r>
        <w:rPr>
          <w:rStyle w:val="FootnoteReference"/>
        </w:rPr>
        <w:footnoteRef/>
      </w:r>
      <w:r>
        <w:t xml:space="preserve"> [JS] literally, “ten-thousand fold”</w:t>
      </w:r>
    </w:p>
  </w:footnote>
  <w:footnote w:id="331">
    <w:p w14:paraId="4BA4E820" w14:textId="74DEA970" w:rsidR="00486BA4" w:rsidRPr="004A3E27" w:rsidRDefault="00486BA4"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486BA4" w:rsidRDefault="00486BA4" w:rsidP="00AC3180">
      <w:pPr>
        <w:pStyle w:val="footnote"/>
      </w:pPr>
      <w:r>
        <w:rPr>
          <w:rStyle w:val="FootnoteReference"/>
        </w:rPr>
        <w:footnoteRef/>
      </w:r>
      <w:r>
        <w:t xml:space="preserve"> [JS] “assemblies” or “congregations”</w:t>
      </w:r>
    </w:p>
  </w:footnote>
  <w:footnote w:id="333">
    <w:p w14:paraId="1069FF00" w14:textId="77777777" w:rsidR="00486BA4" w:rsidRPr="004A3E27" w:rsidRDefault="00486BA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486BA4" w:rsidRPr="004A3E27" w:rsidRDefault="00486BA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486BA4" w:rsidRPr="004A3E27" w:rsidRDefault="00486BA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486BA4" w:rsidRPr="004A3E27" w:rsidRDefault="00486BA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486BA4" w:rsidRPr="004A3E27" w:rsidRDefault="00486BA4" w:rsidP="00BD5BBE">
      <w:pPr>
        <w:pStyle w:val="footnote"/>
      </w:pPr>
      <w:r w:rsidRPr="004A3E27">
        <w:rPr>
          <w:rStyle w:val="FootnoteReference"/>
        </w:rPr>
        <w:footnoteRef/>
      </w:r>
      <w:r w:rsidRPr="004A3E27">
        <w:t xml:space="preserve"> Mk. 15:29; Jn. 2:17; Rom. 15:3.</w:t>
      </w:r>
    </w:p>
  </w:footnote>
  <w:footnote w:id="338">
    <w:p w14:paraId="252B5848" w14:textId="77777777" w:rsidR="00486BA4" w:rsidRPr="004A3E27" w:rsidRDefault="00486BA4" w:rsidP="00BD5BBE">
      <w:pPr>
        <w:pStyle w:val="footnote"/>
      </w:pPr>
      <w:r w:rsidRPr="004A3E27">
        <w:rPr>
          <w:rStyle w:val="FootnoteReference"/>
        </w:rPr>
        <w:footnoteRef/>
      </w:r>
      <w:r w:rsidRPr="004A3E27">
        <w:t xml:space="preserve"> The elders and chief priests.</w:t>
      </w:r>
    </w:p>
  </w:footnote>
  <w:footnote w:id="339">
    <w:p w14:paraId="0AE68D03" w14:textId="77777777" w:rsidR="00486BA4" w:rsidRPr="004A3E27" w:rsidRDefault="00486BA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486BA4" w:rsidRPr="004A3E27" w:rsidRDefault="00486BA4" w:rsidP="00BD5BBE">
      <w:pPr>
        <w:pStyle w:val="footnote"/>
      </w:pPr>
      <w:r w:rsidRPr="004A3E27">
        <w:rPr>
          <w:rStyle w:val="FootnoteReference"/>
        </w:rPr>
        <w:footnoteRef/>
      </w:r>
      <w:r w:rsidRPr="004A3E27">
        <w:t xml:space="preserve"> Mt. 16:21; Mk. 8:31.</w:t>
      </w:r>
    </w:p>
  </w:footnote>
  <w:footnote w:id="341">
    <w:p w14:paraId="5D4E90F4" w14:textId="77777777" w:rsidR="00486BA4" w:rsidRPr="004A3E27" w:rsidRDefault="00486BA4" w:rsidP="00BD5BBE">
      <w:pPr>
        <w:pStyle w:val="footnote"/>
      </w:pPr>
      <w:r w:rsidRPr="004A3E27">
        <w:rPr>
          <w:rStyle w:val="FootnoteReference"/>
        </w:rPr>
        <w:footnoteRef/>
      </w:r>
      <w:r w:rsidRPr="004A3E27">
        <w:t xml:space="preserve"> Mt. 27:34.</w:t>
      </w:r>
    </w:p>
  </w:footnote>
  <w:footnote w:id="342">
    <w:p w14:paraId="2A1BD707" w14:textId="2E0A380E" w:rsidR="00486BA4" w:rsidRPr="004A3E27" w:rsidRDefault="00486BA4"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486BA4" w:rsidRPr="004A3E27" w:rsidRDefault="00486BA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486BA4" w:rsidRPr="004A3E27" w:rsidRDefault="00486BA4"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486BA4" w:rsidRDefault="00486BA4"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486BA4" w:rsidRPr="004A3E27" w:rsidRDefault="00486BA4"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486BA4" w:rsidRPr="004A3E27" w:rsidRDefault="00486BA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486BA4" w:rsidRDefault="00486BA4" w:rsidP="00C614C7">
      <w:pPr>
        <w:pStyle w:val="footnote"/>
      </w:pPr>
      <w:r>
        <w:rPr>
          <w:rStyle w:val="FootnoteReference"/>
        </w:rPr>
        <w:footnoteRef/>
      </w:r>
      <w:r>
        <w:t xml:space="preserve"> [JS] literally, “arm”.</w:t>
      </w:r>
    </w:p>
  </w:footnote>
  <w:footnote w:id="349">
    <w:p w14:paraId="523E76EA" w14:textId="77777777" w:rsidR="00486BA4" w:rsidRPr="004A3E27" w:rsidRDefault="00486BA4" w:rsidP="00C614C7">
      <w:pPr>
        <w:pStyle w:val="footnote"/>
      </w:pPr>
      <w:r w:rsidRPr="004A3E27">
        <w:rPr>
          <w:rStyle w:val="FootnoteReference"/>
        </w:rPr>
        <w:footnoteRef/>
      </w:r>
      <w:r w:rsidRPr="004A3E27">
        <w:t xml:space="preserve"> Ephes. 3:10; 4:8.</w:t>
      </w:r>
    </w:p>
  </w:footnote>
  <w:footnote w:id="350">
    <w:p w14:paraId="65732174" w14:textId="7AFAEA7C" w:rsidR="00486BA4" w:rsidRDefault="00486BA4"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486BA4" w:rsidRPr="004A3E27" w:rsidRDefault="00486BA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486BA4" w:rsidRPr="004A3E27" w:rsidRDefault="00486BA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486BA4" w:rsidRDefault="00486BA4" w:rsidP="00733705">
      <w:pPr>
        <w:pStyle w:val="footnote"/>
      </w:pPr>
      <w:r>
        <w:rPr>
          <w:rStyle w:val="FootnoteReference"/>
        </w:rPr>
        <w:footnoteRef/>
      </w:r>
      <w:r>
        <w:t xml:space="preserve"> [JS] literally “He will judge the poor of the people.”</w:t>
      </w:r>
    </w:p>
  </w:footnote>
  <w:footnote w:id="354">
    <w:p w14:paraId="4ADD947E" w14:textId="3381547D" w:rsidR="00486BA4" w:rsidRPr="004A3E27" w:rsidRDefault="00486BA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486BA4" w:rsidRPr="004A3E27" w:rsidRDefault="00486BA4" w:rsidP="00BD5BBE">
      <w:pPr>
        <w:pStyle w:val="footnote"/>
      </w:pPr>
      <w:r w:rsidRPr="004A3E27">
        <w:rPr>
          <w:rStyle w:val="FootnoteReference"/>
        </w:rPr>
        <w:footnoteRef/>
      </w:r>
      <w:r w:rsidRPr="004A3E27">
        <w:t xml:space="preserve"> Rivers: Tigris and Euphrates.</w:t>
      </w:r>
    </w:p>
  </w:footnote>
  <w:footnote w:id="356">
    <w:p w14:paraId="7811A007" w14:textId="64EFDFFD" w:rsidR="00486BA4" w:rsidRPr="004A3E27" w:rsidRDefault="00486BA4"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486BA4" w:rsidRDefault="00486BA4"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486BA4" w:rsidRPr="004A3E27" w:rsidRDefault="00486BA4"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486BA4" w:rsidRPr="004A3E27" w:rsidRDefault="00486BA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486BA4" w:rsidRDefault="00486BA4" w:rsidP="005B5466">
      <w:pPr>
        <w:pStyle w:val="footnote"/>
      </w:pPr>
      <w:r>
        <w:rPr>
          <w:rStyle w:val="FootnoteReference"/>
        </w:rPr>
        <w:footnoteRef/>
      </w:r>
      <w:r>
        <w:t xml:space="preserve"> [JS] or, “So be it! So be it!”</w:t>
      </w:r>
    </w:p>
  </w:footnote>
  <w:footnote w:id="361">
    <w:p w14:paraId="2E2191B6" w14:textId="77777777" w:rsidR="00486BA4" w:rsidRPr="004A3E27" w:rsidRDefault="00486BA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486BA4" w:rsidRPr="004A3E27" w:rsidRDefault="00486BA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86BA4" w:rsidRPr="004A3E27" w:rsidRDefault="00486BA4" w:rsidP="00BD5BBE">
      <w:pPr>
        <w:pStyle w:val="footnote"/>
      </w:pPr>
      <w:r w:rsidRPr="004A3E27">
        <w:tab/>
        <w:t>For them there are no pains;</w:t>
      </w:r>
    </w:p>
    <w:p w14:paraId="15E57D33" w14:textId="77777777" w:rsidR="00486BA4" w:rsidRPr="004A3E27" w:rsidRDefault="00486BA4" w:rsidP="00BD5BBE">
      <w:pPr>
        <w:pStyle w:val="footnote"/>
      </w:pPr>
      <w:r w:rsidRPr="004A3E27">
        <w:tab/>
        <w:t>fit and strong are their bodies.</w:t>
      </w:r>
    </w:p>
  </w:footnote>
  <w:footnote w:id="363">
    <w:p w14:paraId="2000D9CE" w14:textId="77777777" w:rsidR="00486BA4" w:rsidRPr="004A3E27" w:rsidRDefault="00486BA4"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486BA4" w:rsidRPr="004A3E27" w:rsidRDefault="00486BA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486BA4" w:rsidRPr="004A3E27" w:rsidRDefault="00486BA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486BA4" w:rsidRPr="004A3E27" w:rsidRDefault="00486BA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486BA4" w:rsidRPr="004A3E27" w:rsidRDefault="00486BA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486BA4" w:rsidRPr="004A3E27" w:rsidRDefault="00486BA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486BA4" w:rsidRPr="004A3E27" w:rsidRDefault="00486BA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486BA4" w:rsidRDefault="00486BA4"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486BA4" w:rsidRDefault="00486BA4" w:rsidP="004B0577">
      <w:pPr>
        <w:pStyle w:val="footnote"/>
      </w:pPr>
      <w:r>
        <w:rPr>
          <w:rStyle w:val="FootnoteReference"/>
        </w:rPr>
        <w:footnoteRef/>
      </w:r>
      <w:r>
        <w:t xml:space="preserve"> [JS] or emblems.</w:t>
      </w:r>
    </w:p>
  </w:footnote>
  <w:footnote w:id="372">
    <w:p w14:paraId="48E0BAD1" w14:textId="77777777" w:rsidR="00486BA4" w:rsidRPr="004A3E27" w:rsidRDefault="00486BA4"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486BA4" w:rsidRPr="004A3E27" w:rsidRDefault="00486BA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486BA4" w:rsidRPr="004A3E27" w:rsidRDefault="00486BA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486BA4" w:rsidRDefault="00486BA4" w:rsidP="00E269C1">
      <w:pPr>
        <w:pStyle w:val="footnote"/>
      </w:pPr>
      <w:r>
        <w:rPr>
          <w:rStyle w:val="FootnoteReference"/>
        </w:rPr>
        <w:footnoteRef/>
      </w:r>
      <w:r>
        <w:t xml:space="preserve"> [JS] or “give thanks to You” or “thankfully confess you with praise”</w:t>
      </w:r>
    </w:p>
  </w:footnote>
  <w:footnote w:id="376">
    <w:p w14:paraId="13B7F9F8" w14:textId="32B2D2FD" w:rsidR="00486BA4" w:rsidRDefault="00486BA4"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486BA4" w:rsidRDefault="00486BA4" w:rsidP="00220BA1">
      <w:pPr>
        <w:pStyle w:val="footnote"/>
      </w:pPr>
      <w:r>
        <w:rPr>
          <w:rStyle w:val="FootnoteReference"/>
        </w:rPr>
        <w:footnoteRef/>
      </w:r>
      <w:r>
        <w:t xml:space="preserve"> [JS] literally “horn”, here and below.</w:t>
      </w:r>
    </w:p>
  </w:footnote>
  <w:footnote w:id="378">
    <w:p w14:paraId="43EF022B" w14:textId="270DF778" w:rsidR="00486BA4" w:rsidRPr="004A3E27" w:rsidRDefault="00486BA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486BA4" w:rsidRPr="004A3E27" w:rsidRDefault="00486BA4"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486BA4" w:rsidRPr="004A3E27" w:rsidRDefault="00486BA4"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486BA4" w:rsidRPr="004A3E27" w:rsidRDefault="00486BA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486BA4" w:rsidRPr="004A3E27" w:rsidRDefault="00486BA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486BA4" w:rsidRDefault="00486BA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486BA4" w:rsidRDefault="00486BA4" w:rsidP="0077116C">
      <w:pPr>
        <w:pStyle w:val="footnote"/>
      </w:pPr>
      <w:r>
        <w:rPr>
          <w:rStyle w:val="FootnoteReference"/>
        </w:rPr>
        <w:footnoteRef/>
      </w:r>
      <w:r>
        <w:t xml:space="preserve"> [JS] literally, “their voice”</w:t>
      </w:r>
    </w:p>
  </w:footnote>
  <w:footnote w:id="385">
    <w:p w14:paraId="691BE305" w14:textId="638D6FB9" w:rsidR="00486BA4" w:rsidRDefault="00486BA4" w:rsidP="0077116C">
      <w:pPr>
        <w:pStyle w:val="footnote"/>
      </w:pPr>
      <w:r>
        <w:rPr>
          <w:rStyle w:val="FootnoteReference"/>
        </w:rPr>
        <w:footnoteRef/>
      </w:r>
      <w:r>
        <w:t xml:space="preserve"> [JS] literally, “arrows”</w:t>
      </w:r>
    </w:p>
  </w:footnote>
  <w:footnote w:id="386">
    <w:p w14:paraId="02B0A65D" w14:textId="5AC6E269" w:rsidR="00486BA4" w:rsidRDefault="00486BA4" w:rsidP="0077116C">
      <w:pPr>
        <w:pStyle w:val="footnote"/>
      </w:pPr>
      <w:r>
        <w:rPr>
          <w:rStyle w:val="FootnoteReference"/>
        </w:rPr>
        <w:footnoteRef/>
      </w:r>
      <w:r>
        <w:t xml:space="preserve"> [JS] literally, “voice”</w:t>
      </w:r>
    </w:p>
  </w:footnote>
  <w:footnote w:id="387">
    <w:p w14:paraId="062E4DFE" w14:textId="77777777" w:rsidR="00486BA4" w:rsidRDefault="00486BA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86BA4" w:rsidRDefault="00486BA4" w:rsidP="00BD5BBE">
      <w:pPr>
        <w:pStyle w:val="footnote"/>
      </w:pPr>
      <w:r>
        <w:tab/>
        <w:t>‘I will speak My mind in parables,</w:t>
      </w:r>
    </w:p>
    <w:p w14:paraId="04636509" w14:textId="5081AB06" w:rsidR="00486BA4" w:rsidRDefault="00486BA4" w:rsidP="00BD5BBE">
      <w:pPr>
        <w:pStyle w:val="footnote"/>
      </w:pPr>
      <w:r>
        <w:tab/>
        <w:t>divulge secrets hidden since creation’ (cf. Rev. 3:14).</w:t>
      </w:r>
    </w:p>
  </w:footnote>
  <w:footnote w:id="388">
    <w:p w14:paraId="7427B3ED" w14:textId="77777777" w:rsidR="00486BA4" w:rsidRDefault="00486BA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486BA4" w:rsidRDefault="00486BA4" w:rsidP="00BD5BBE">
      <w:pPr>
        <w:pStyle w:val="footnote"/>
      </w:pPr>
      <w:r>
        <w:rPr>
          <w:rStyle w:val="FootnoteReference"/>
        </w:rPr>
        <w:footnoteRef/>
      </w:r>
      <w:r>
        <w:t xml:space="preserve"> Ephraim = Israel (cf. Hos. 7; Num. 14; 1 Sam. 4).</w:t>
      </w:r>
    </w:p>
  </w:footnote>
  <w:footnote w:id="390">
    <w:p w14:paraId="0E4A044E" w14:textId="4F6EBBCE" w:rsidR="00486BA4" w:rsidRDefault="00486BA4" w:rsidP="008A536F">
      <w:pPr>
        <w:pStyle w:val="footnote"/>
      </w:pPr>
      <w:r>
        <w:rPr>
          <w:rStyle w:val="FootnoteReference"/>
        </w:rPr>
        <w:footnoteRef/>
      </w:r>
      <w:r>
        <w:t xml:space="preserve"> [JS] literally, “a waterless land”</w:t>
      </w:r>
    </w:p>
  </w:footnote>
  <w:footnote w:id="391">
    <w:p w14:paraId="3E975B3D" w14:textId="77777777" w:rsidR="00486BA4" w:rsidRDefault="00486BA4" w:rsidP="00BD5BBE">
      <w:pPr>
        <w:pStyle w:val="footnote"/>
      </w:pPr>
      <w:r>
        <w:rPr>
          <w:rStyle w:val="FootnoteReference"/>
        </w:rPr>
        <w:footnoteRef/>
      </w:r>
      <w:r>
        <w:t xml:space="preserve"> He deferred giving them the promised food and the Promised Land.</w:t>
      </w:r>
    </w:p>
  </w:footnote>
  <w:footnote w:id="392">
    <w:p w14:paraId="0FFCC018" w14:textId="5FB43138" w:rsidR="00486BA4" w:rsidRDefault="00486BA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486BA4" w:rsidRDefault="00486BA4" w:rsidP="00287CDE">
      <w:pPr>
        <w:pStyle w:val="footnote"/>
      </w:pPr>
      <w:r>
        <w:rPr>
          <w:rStyle w:val="FootnoteReference"/>
        </w:rPr>
        <w:footnoteRef/>
      </w:r>
      <w:r>
        <w:t xml:space="preserve"> [JS] Fr. Lazarus has “recovered from wine”</w:t>
      </w:r>
    </w:p>
  </w:footnote>
  <w:footnote w:id="394">
    <w:p w14:paraId="4F93FDA3" w14:textId="3D07B295" w:rsidR="00486BA4" w:rsidRDefault="00486BA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486BA4" w:rsidRDefault="00486BA4"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486BA4" w:rsidRDefault="00486BA4" w:rsidP="00BD5BBE">
      <w:pPr>
        <w:pStyle w:val="footnote"/>
      </w:pPr>
      <w:r>
        <w:rPr>
          <w:rStyle w:val="FootnoteReference"/>
        </w:rPr>
        <w:footnoteRef/>
      </w:r>
      <w:r>
        <w:t xml:space="preserve"> John 15.</w:t>
      </w:r>
    </w:p>
  </w:footnote>
  <w:footnote w:id="397">
    <w:p w14:paraId="211D4309" w14:textId="77777777" w:rsidR="00486BA4" w:rsidRDefault="00486BA4" w:rsidP="00BD5BBE">
      <w:pPr>
        <w:pStyle w:val="footnote"/>
      </w:pPr>
      <w:r>
        <w:rPr>
          <w:rStyle w:val="FootnoteReference"/>
        </w:rPr>
        <w:footnoteRef/>
      </w:r>
      <w:r>
        <w:t xml:space="preserve"> Joseph = Israel (Gen. 40:23; 48:15; Amos 6:6).</w:t>
      </w:r>
    </w:p>
  </w:footnote>
  <w:footnote w:id="398">
    <w:p w14:paraId="7AA1750E" w14:textId="77777777" w:rsidR="00486BA4" w:rsidRDefault="00486BA4" w:rsidP="00BD5BBE">
      <w:pPr>
        <w:pStyle w:val="footnote"/>
      </w:pPr>
      <w:r>
        <w:rPr>
          <w:rStyle w:val="FootnoteReference"/>
        </w:rPr>
        <w:footnoteRef/>
      </w:r>
      <w:r>
        <w:t xml:space="preserve"> 2 Sam. 6:2 (LXX).</w:t>
      </w:r>
    </w:p>
  </w:footnote>
  <w:footnote w:id="399">
    <w:p w14:paraId="4A2B3530" w14:textId="5B5CF4B9" w:rsidR="00486BA4" w:rsidRDefault="00486BA4" w:rsidP="006B0A9B">
      <w:pPr>
        <w:pStyle w:val="footnote"/>
      </w:pPr>
      <w:r>
        <w:rPr>
          <w:rStyle w:val="FootnoteReference"/>
        </w:rPr>
        <w:footnoteRef/>
      </w:r>
      <w:r>
        <w:t xml:space="preserve"> [JS] or “appear” or “reveal Yourself”</w:t>
      </w:r>
    </w:p>
  </w:footnote>
  <w:footnote w:id="400">
    <w:p w14:paraId="502F316B" w14:textId="0CF056C9" w:rsidR="00486BA4" w:rsidRDefault="00486BA4" w:rsidP="00542B9B">
      <w:pPr>
        <w:pStyle w:val="footnote"/>
      </w:pPr>
      <w:r>
        <w:rPr>
          <w:rStyle w:val="FootnoteReference"/>
        </w:rPr>
        <w:footnoteRef/>
      </w:r>
      <w:r>
        <w:t xml:space="preserve"> [JS] or “reveal Your face”.</w:t>
      </w:r>
    </w:p>
  </w:footnote>
  <w:footnote w:id="401">
    <w:p w14:paraId="1F148131" w14:textId="7C16470D" w:rsidR="00486BA4" w:rsidRDefault="00486BA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486BA4" w:rsidRDefault="00486BA4" w:rsidP="00BD5BBE">
      <w:pPr>
        <w:pStyle w:val="footnote"/>
      </w:pPr>
      <w:r>
        <w:rPr>
          <w:rStyle w:val="FootnoteReference"/>
        </w:rPr>
        <w:footnoteRef/>
      </w:r>
      <w:r>
        <w:t xml:space="preserve"> ‘What tongue? The voice of God’ (St Athanasius).</w:t>
      </w:r>
    </w:p>
  </w:footnote>
  <w:footnote w:id="403">
    <w:p w14:paraId="33FBC19B" w14:textId="77777777" w:rsidR="00486BA4" w:rsidRDefault="00486BA4" w:rsidP="00BD5BBE">
      <w:pPr>
        <w:pStyle w:val="footnote"/>
      </w:pPr>
      <w:r>
        <w:rPr>
          <w:rStyle w:val="FootnoteReference"/>
        </w:rPr>
        <w:footnoteRef/>
      </w:r>
      <w:r>
        <w:t xml:space="preserve"> Exodus 9:23; 19:16.</w:t>
      </w:r>
    </w:p>
  </w:footnote>
  <w:footnote w:id="404">
    <w:p w14:paraId="5C3F1B44" w14:textId="608ECC60" w:rsidR="00486BA4" w:rsidRDefault="00486BA4"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486BA4" w:rsidRDefault="00486BA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486BA4" w:rsidRDefault="00486BA4" w:rsidP="00BD5BBE">
      <w:pPr>
        <w:pStyle w:val="footnote"/>
      </w:pPr>
      <w:r>
        <w:rPr>
          <w:rStyle w:val="FootnoteReference"/>
        </w:rPr>
        <w:footnoteRef/>
      </w:r>
      <w:r>
        <w:t xml:space="preserve"> </w:t>
      </w:r>
      <w:r>
        <w:rPr>
          <w:i/>
        </w:rPr>
        <w:t>See the previous footnote</w:t>
      </w:r>
      <w:r>
        <w:t>.</w:t>
      </w:r>
    </w:p>
  </w:footnote>
  <w:footnote w:id="407">
    <w:p w14:paraId="09156637" w14:textId="44D0701B" w:rsidR="00486BA4" w:rsidRDefault="00486BA4" w:rsidP="00BD5BBE">
      <w:pPr>
        <w:pStyle w:val="footnote"/>
      </w:pPr>
      <w:r>
        <w:rPr>
          <w:rStyle w:val="FootnoteReference"/>
        </w:rPr>
        <w:footnoteRef/>
      </w:r>
      <w:r>
        <w:t xml:space="preserve"> Cf. Isaiah 36:6; 2 Chron. 32:8; 1 Tim. 6:17; Ps. 74:4; Gal. 2:9; 1 Sam. 2:8.</w:t>
      </w:r>
    </w:p>
  </w:footnote>
  <w:footnote w:id="408">
    <w:p w14:paraId="14FEF0D9" w14:textId="77777777" w:rsidR="00486BA4" w:rsidRDefault="00486BA4" w:rsidP="00BD5BBE">
      <w:pPr>
        <w:pStyle w:val="footnote"/>
      </w:pPr>
      <w:r>
        <w:rPr>
          <w:rStyle w:val="FootnoteReference"/>
        </w:rPr>
        <w:footnoteRef/>
      </w:r>
      <w:r>
        <w:t xml:space="preserve"> John 10:34-36.</w:t>
      </w:r>
    </w:p>
  </w:footnote>
  <w:footnote w:id="409">
    <w:p w14:paraId="136A7666" w14:textId="77777777" w:rsidR="00486BA4" w:rsidRDefault="00486BA4" w:rsidP="00BD5BBE">
      <w:pPr>
        <w:pStyle w:val="footnote"/>
      </w:pPr>
      <w:r>
        <w:rPr>
          <w:rStyle w:val="FootnoteReference"/>
        </w:rPr>
        <w:footnoteRef/>
      </w:r>
      <w:r>
        <w:t xml:space="preserve"> This prayer is already answered (John 3:18; 9:39; 12:31; Acts 17:31).</w:t>
      </w:r>
    </w:p>
  </w:footnote>
  <w:footnote w:id="410">
    <w:p w14:paraId="764CD80E" w14:textId="77777777" w:rsidR="00486BA4" w:rsidRDefault="00486BA4"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486BA4" w:rsidRDefault="00486BA4" w:rsidP="00BD5BBE">
      <w:pPr>
        <w:pStyle w:val="footnote"/>
      </w:pPr>
      <w:r>
        <w:rPr>
          <w:rStyle w:val="FootnoteReference"/>
        </w:rPr>
        <w:footnoteRef/>
      </w:r>
      <w:r>
        <w:t xml:space="preserve"> Man has made a mess of the earth (Gen. 3; Isaiah 24:4-6 etc.)</w:t>
      </w:r>
    </w:p>
  </w:footnote>
  <w:footnote w:id="412">
    <w:p w14:paraId="65885EA4" w14:textId="7CFB9AA8" w:rsidR="00486BA4" w:rsidRDefault="00486BA4" w:rsidP="00C7094F">
      <w:pPr>
        <w:pStyle w:val="footnote"/>
      </w:pPr>
      <w:r>
        <w:rPr>
          <w:rStyle w:val="FootnoteReference"/>
        </w:rPr>
        <w:footnoteRef/>
      </w:r>
      <w:r>
        <w:t xml:space="preserve"> [JS] or “anointed”</w:t>
      </w:r>
    </w:p>
  </w:footnote>
  <w:footnote w:id="413">
    <w:p w14:paraId="71E6E356" w14:textId="3B6C4C62" w:rsidR="00486BA4" w:rsidRDefault="00486BA4" w:rsidP="00BD5BBE">
      <w:pPr>
        <w:pStyle w:val="footnote"/>
      </w:pPr>
      <w:r>
        <w:rPr>
          <w:rStyle w:val="FootnoteReference"/>
        </w:rPr>
        <w:footnoteRef/>
      </w:r>
      <w:r>
        <w:t xml:space="preserve"> Cf. Lk. 13:25; Mk. 4:11; Col. 4:5; Rev. 22:15.</w:t>
      </w:r>
    </w:p>
  </w:footnote>
  <w:footnote w:id="414">
    <w:p w14:paraId="39C94F4B" w14:textId="0B87A78E" w:rsidR="00486BA4" w:rsidRDefault="00486BA4" w:rsidP="006B0A9B">
      <w:pPr>
        <w:pStyle w:val="footnote"/>
      </w:pPr>
      <w:r>
        <w:rPr>
          <w:rStyle w:val="FootnoteReference"/>
        </w:rPr>
        <w:footnoteRef/>
      </w:r>
      <w:r>
        <w:t xml:space="preserve"> [JS] or “transgressions”</w:t>
      </w:r>
    </w:p>
  </w:footnote>
  <w:footnote w:id="415">
    <w:p w14:paraId="41AC4983" w14:textId="77777777" w:rsidR="00486BA4" w:rsidRDefault="00486BA4"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486BA4" w:rsidRDefault="00486BA4" w:rsidP="009745F6">
      <w:pPr>
        <w:pStyle w:val="footnote"/>
      </w:pPr>
      <w:r>
        <w:rPr>
          <w:rStyle w:val="FootnoteReference"/>
        </w:rPr>
        <w:footnoteRef/>
      </w:r>
      <w:r>
        <w:t xml:space="preserve"> [JS] Fr. Lazarus has, “convert us”</w:t>
      </w:r>
    </w:p>
  </w:footnote>
  <w:footnote w:id="417">
    <w:p w14:paraId="5359A239" w14:textId="2D06041F" w:rsidR="00486BA4" w:rsidRDefault="00486BA4" w:rsidP="009745F6">
      <w:pPr>
        <w:pStyle w:val="footnote"/>
      </w:pPr>
      <w:r>
        <w:rPr>
          <w:rStyle w:val="FootnoteReference"/>
        </w:rPr>
        <w:footnoteRef/>
      </w:r>
      <w:r>
        <w:t xml:space="preserve"> [JS] or “sprouted”</w:t>
      </w:r>
    </w:p>
  </w:footnote>
  <w:footnote w:id="418">
    <w:p w14:paraId="098CF664" w14:textId="4B2C526D" w:rsidR="00486BA4" w:rsidRDefault="00486BA4" w:rsidP="00BD5BBE">
      <w:pPr>
        <w:pStyle w:val="footnote"/>
      </w:pPr>
      <w:r>
        <w:rPr>
          <w:rStyle w:val="FootnoteReference"/>
        </w:rPr>
        <w:footnoteRef/>
      </w:r>
      <w:r>
        <w:t xml:space="preserve"> holy: cf. 1 Cor. 3:16,17; 6:15-19; Heb. 3:1; 12:10; 1 Pet. 1:15,16; 2 Pet. 1-4.</w:t>
      </w:r>
    </w:p>
  </w:footnote>
  <w:footnote w:id="419">
    <w:p w14:paraId="7FD51EF5" w14:textId="77777777" w:rsidR="00486BA4" w:rsidRDefault="00486BA4"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486BA4" w:rsidRDefault="00486BA4" w:rsidP="00751701">
      <w:pPr>
        <w:pStyle w:val="footnote"/>
      </w:pPr>
      <w:r>
        <w:rPr>
          <w:rStyle w:val="FootnoteReference"/>
        </w:rPr>
        <w:footnoteRef/>
      </w:r>
      <w:r>
        <w:t xml:space="preserve"> [JS] literally, “voice”</w:t>
      </w:r>
    </w:p>
  </w:footnote>
  <w:footnote w:id="421">
    <w:p w14:paraId="3DAD2C70" w14:textId="080A36FD" w:rsidR="00486BA4" w:rsidRDefault="00486BA4" w:rsidP="00C32C04">
      <w:pPr>
        <w:pStyle w:val="footnote"/>
      </w:pPr>
      <w:r>
        <w:rPr>
          <w:rStyle w:val="FootnoteReference"/>
        </w:rPr>
        <w:footnoteRef/>
      </w:r>
      <w:r>
        <w:t xml:space="preserve"> [JS] Literally, “do obeisance”, i.e. physically bow down</w:t>
      </w:r>
    </w:p>
  </w:footnote>
  <w:footnote w:id="422">
    <w:p w14:paraId="2E11ABE5" w14:textId="77777777" w:rsidR="00486BA4" w:rsidRDefault="00486BA4" w:rsidP="00BD5BBE">
      <w:pPr>
        <w:pStyle w:val="footnote"/>
      </w:pPr>
      <w:r>
        <w:rPr>
          <w:rStyle w:val="FootnoteReference"/>
        </w:rPr>
        <w:footnoteRef/>
      </w:r>
      <w:r>
        <w:t xml:space="preserve"> ‘The song of the Lamb.’ (Rev. 15:3-5; John 12:32).</w:t>
      </w:r>
    </w:p>
  </w:footnote>
  <w:footnote w:id="423">
    <w:p w14:paraId="7112E84B" w14:textId="2D3BBD84" w:rsidR="00486BA4" w:rsidRDefault="00486BA4"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486BA4" w:rsidRDefault="00486BA4" w:rsidP="00C32C04">
      <w:pPr>
        <w:pStyle w:val="footnote"/>
      </w:pPr>
      <w:r>
        <w:rPr>
          <w:rStyle w:val="FootnoteReference"/>
        </w:rPr>
        <w:footnoteRef/>
      </w:r>
      <w:r>
        <w:t xml:space="preserve"> [JS] or “lawless”</w:t>
      </w:r>
    </w:p>
  </w:footnote>
  <w:footnote w:id="425">
    <w:p w14:paraId="76D459DC" w14:textId="1D5E39F2" w:rsidR="00486BA4" w:rsidRDefault="00486BA4" w:rsidP="004A5192">
      <w:pPr>
        <w:pStyle w:val="footnote"/>
      </w:pPr>
      <w:r>
        <w:rPr>
          <w:rStyle w:val="FootnoteReference"/>
        </w:rPr>
        <w:footnoteRef/>
      </w:r>
      <w:r>
        <w:t xml:space="preserve"> [JS] Or, “band”, “gathering”, or “synagogue”</w:t>
      </w:r>
    </w:p>
  </w:footnote>
  <w:footnote w:id="426">
    <w:p w14:paraId="664DD95E" w14:textId="08E445BA" w:rsidR="00486BA4" w:rsidRDefault="00486BA4"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486BA4" w:rsidRDefault="00486BA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486BA4" w:rsidRDefault="00486BA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486BA4" w:rsidRDefault="00486BA4" w:rsidP="00ED7AD3">
      <w:pPr>
        <w:pStyle w:val="footnote"/>
      </w:pPr>
      <w:r>
        <w:rPr>
          <w:rStyle w:val="FootnoteReference"/>
        </w:rPr>
        <w:footnoteRef/>
      </w:r>
      <w:r>
        <w:t xml:space="preserve"> [JS] or “Mother Zion will say,”</w:t>
      </w:r>
    </w:p>
  </w:footnote>
  <w:footnote w:id="430">
    <w:p w14:paraId="2178F99A" w14:textId="083F0AD6" w:rsidR="00486BA4" w:rsidRDefault="00486BA4" w:rsidP="00ED7AD3">
      <w:pPr>
        <w:pStyle w:val="footnote"/>
      </w:pPr>
      <w:r>
        <w:rPr>
          <w:rStyle w:val="FootnoteReference"/>
        </w:rPr>
        <w:footnoteRef/>
      </w:r>
      <w:r>
        <w:t xml:space="preserve"> [JS] Coptic has, “that a man and a man dwelt in her”</w:t>
      </w:r>
    </w:p>
  </w:footnote>
  <w:footnote w:id="431">
    <w:p w14:paraId="02B9876C" w14:textId="77777777" w:rsidR="00486BA4" w:rsidRDefault="00486BA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486BA4" w:rsidRDefault="00486BA4" w:rsidP="004E2A9B">
      <w:pPr>
        <w:pStyle w:val="footnote"/>
      </w:pPr>
      <w:r>
        <w:rPr>
          <w:rStyle w:val="FootnoteReference"/>
        </w:rPr>
        <w:footnoteRef/>
      </w:r>
      <w:r>
        <w:t xml:space="preserve"> [JS] or, “corpses”</w:t>
      </w:r>
    </w:p>
  </w:footnote>
  <w:footnote w:id="433">
    <w:p w14:paraId="228CEE3D" w14:textId="77777777" w:rsidR="00486BA4" w:rsidRDefault="00486BA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486BA4" w:rsidRDefault="00486BA4" w:rsidP="004E2A9B">
      <w:pPr>
        <w:pStyle w:val="footnote"/>
      </w:pPr>
      <w:r>
        <w:rPr>
          <w:rStyle w:val="FootnoteReference"/>
        </w:rPr>
        <w:footnoteRef/>
      </w:r>
      <w:r>
        <w:t xml:space="preserve"> [JS] or “billows”</w:t>
      </w:r>
    </w:p>
  </w:footnote>
  <w:footnote w:id="435">
    <w:p w14:paraId="5ACFD856" w14:textId="14632015" w:rsidR="00486BA4" w:rsidRDefault="00486BA4" w:rsidP="00FF46D1">
      <w:pPr>
        <w:pStyle w:val="footnote"/>
      </w:pPr>
      <w:r>
        <w:rPr>
          <w:rStyle w:val="FootnoteReference"/>
        </w:rPr>
        <w:footnoteRef/>
      </w:r>
      <w:r>
        <w:t xml:space="preserve"> [JS] “they” refers to “the dead”, not to “physicians”</w:t>
      </w:r>
    </w:p>
  </w:footnote>
  <w:footnote w:id="436">
    <w:p w14:paraId="0E2F399B" w14:textId="26144FDB" w:rsidR="00486BA4" w:rsidRDefault="00486BA4"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486BA4" w:rsidRDefault="00486BA4"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486BA4" w:rsidRDefault="00486BA4"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486BA4" w:rsidRDefault="00486BA4"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486BA4" w:rsidRDefault="00486BA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486BA4" w:rsidRDefault="00486BA4" w:rsidP="006D6CF8">
      <w:pPr>
        <w:pStyle w:val="footnote"/>
      </w:pPr>
      <w:r>
        <w:rPr>
          <w:rStyle w:val="FootnoteReference"/>
        </w:rPr>
        <w:footnoteRef/>
      </w:r>
      <w:r>
        <w:t xml:space="preserve"> [JS] Fr. Lazarus has, “for an eternal reign”</w:t>
      </w:r>
    </w:p>
  </w:footnote>
  <w:footnote w:id="442">
    <w:p w14:paraId="71813680" w14:textId="7D3BCF59" w:rsidR="00486BA4" w:rsidRDefault="00486BA4" w:rsidP="006D6CF8">
      <w:pPr>
        <w:pStyle w:val="footnote"/>
      </w:pPr>
      <w:r>
        <w:rPr>
          <w:rStyle w:val="FootnoteReference"/>
        </w:rPr>
        <w:footnoteRef/>
      </w:r>
      <w:r>
        <w:t xml:space="preserve"> [JS] Fr. Lazarus has, “for all generations.”</w:t>
      </w:r>
    </w:p>
  </w:footnote>
  <w:footnote w:id="443">
    <w:p w14:paraId="3E8CA221" w14:textId="7ED1052D" w:rsidR="00486BA4" w:rsidRDefault="00486BA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486BA4" w:rsidRDefault="00486BA4" w:rsidP="006D6CF8">
      <w:pPr>
        <w:pStyle w:val="footnote"/>
      </w:pPr>
      <w:r>
        <w:rPr>
          <w:rStyle w:val="FootnoteReference"/>
        </w:rPr>
        <w:footnoteRef/>
      </w:r>
      <w:r>
        <w:t xml:space="preserve"> [JS] literally, “an assembly of holy ones”</w:t>
      </w:r>
    </w:p>
  </w:footnote>
  <w:footnote w:id="445">
    <w:p w14:paraId="179D7A74" w14:textId="04A38D47" w:rsidR="00486BA4" w:rsidRDefault="00486BA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486BA4" w:rsidRDefault="00486BA4" w:rsidP="001626CD">
      <w:pPr>
        <w:pStyle w:val="footnote"/>
      </w:pPr>
      <w:r>
        <w:rPr>
          <w:rStyle w:val="FootnoteReference"/>
        </w:rPr>
        <w:footnoteRef/>
      </w:r>
      <w:r>
        <w:t xml:space="preserve"> [JS] Fr. Lazarus has, “will pave the way for Your presence”</w:t>
      </w:r>
    </w:p>
  </w:footnote>
  <w:footnote w:id="447">
    <w:p w14:paraId="6DF491B9" w14:textId="2435757B" w:rsidR="00486BA4" w:rsidRDefault="00486BA4" w:rsidP="001626CD">
      <w:pPr>
        <w:pStyle w:val="footnote"/>
      </w:pPr>
      <w:r>
        <w:rPr>
          <w:rStyle w:val="FootnoteReference"/>
        </w:rPr>
        <w:footnoteRef/>
      </w:r>
      <w:r>
        <w:t xml:space="preserve"> [JS] or “face”</w:t>
      </w:r>
    </w:p>
  </w:footnote>
  <w:footnote w:id="448">
    <w:p w14:paraId="1815409B" w14:textId="50184218" w:rsidR="00486BA4" w:rsidRDefault="00486BA4" w:rsidP="00B5373A">
      <w:pPr>
        <w:pStyle w:val="footnote"/>
      </w:pPr>
      <w:r>
        <w:rPr>
          <w:rStyle w:val="FootnoteReference"/>
        </w:rPr>
        <w:footnoteRef/>
      </w:r>
      <w:r>
        <w:t xml:space="preserve"> [JS] Fr. Lazrus has “we are raised to power”</w:t>
      </w:r>
    </w:p>
  </w:footnote>
  <w:footnote w:id="449">
    <w:p w14:paraId="0F6F70D6" w14:textId="1994D705" w:rsidR="00486BA4" w:rsidRDefault="00486BA4" w:rsidP="00BD5BBE">
      <w:pPr>
        <w:pStyle w:val="footnote"/>
      </w:pPr>
      <w:r>
        <w:rPr>
          <w:rStyle w:val="FootnoteReference"/>
        </w:rPr>
        <w:footnoteRef/>
      </w:r>
      <w:r>
        <w:t xml:space="preserve"> Cf. 2 Samuel 7:4-17; 1 Chron. 17:3-14.</w:t>
      </w:r>
    </w:p>
  </w:footnote>
  <w:footnote w:id="450">
    <w:p w14:paraId="4FF1211C" w14:textId="57A861DB" w:rsidR="00486BA4" w:rsidRDefault="00486BA4" w:rsidP="00962B09">
      <w:pPr>
        <w:pStyle w:val="footnote"/>
      </w:pPr>
      <w:r>
        <w:rPr>
          <w:rStyle w:val="FootnoteReference"/>
        </w:rPr>
        <w:footnoteRef/>
      </w:r>
      <w:r>
        <w:t xml:space="preserve"> [JS] or “lawlessness,” or “transgression</w:t>
      </w:r>
    </w:p>
  </w:footnote>
  <w:footnote w:id="451">
    <w:p w14:paraId="5008AA97" w14:textId="7C635360" w:rsidR="00486BA4" w:rsidRDefault="00486BA4" w:rsidP="00B5373A">
      <w:pPr>
        <w:pStyle w:val="footnote"/>
      </w:pPr>
      <w:r>
        <w:rPr>
          <w:rStyle w:val="FootnoteReference"/>
        </w:rPr>
        <w:footnoteRef/>
      </w:r>
      <w:r>
        <w:t xml:space="preserve"> [JS] literally, “his horn will be exalted”</w:t>
      </w:r>
    </w:p>
  </w:footnote>
  <w:footnote w:id="452">
    <w:p w14:paraId="2D768480" w14:textId="725D7BB3" w:rsidR="00486BA4" w:rsidRDefault="00486BA4" w:rsidP="00B5373A">
      <w:pPr>
        <w:pStyle w:val="footnote"/>
      </w:pPr>
      <w:r>
        <w:rPr>
          <w:rStyle w:val="FootnoteReference"/>
        </w:rPr>
        <w:footnoteRef/>
      </w:r>
      <w:r>
        <w:t xml:space="preserve"> [JS] Fr. Lazarus has, “I will extend his power over the sea”</w:t>
      </w:r>
    </w:p>
  </w:footnote>
  <w:footnote w:id="453">
    <w:p w14:paraId="41487A2A" w14:textId="014FBA23" w:rsidR="00486BA4" w:rsidRDefault="00486BA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486BA4" w:rsidRDefault="00486BA4" w:rsidP="00962B09">
      <w:pPr>
        <w:pStyle w:val="footnote"/>
      </w:pPr>
      <w:r>
        <w:rPr>
          <w:rStyle w:val="FootnoteReference"/>
        </w:rPr>
        <w:footnoteRef/>
      </w:r>
      <w:r>
        <w:t xml:space="preserve"> [JS] Fr. Lazarus renders this, “dynasty”</w:t>
      </w:r>
    </w:p>
  </w:footnote>
  <w:footnote w:id="455">
    <w:p w14:paraId="11323AA1" w14:textId="77777777" w:rsidR="00486BA4" w:rsidRDefault="00486BA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486BA4" w:rsidRDefault="00486BA4" w:rsidP="00B5373A">
      <w:pPr>
        <w:pStyle w:val="footnote"/>
      </w:pPr>
      <w:r>
        <w:rPr>
          <w:rStyle w:val="FootnoteReference"/>
        </w:rPr>
        <w:footnoteRef/>
      </w:r>
      <w:r>
        <w:t xml:space="preserve"> [JS] or “in my holy place”</w:t>
      </w:r>
    </w:p>
  </w:footnote>
  <w:footnote w:id="457">
    <w:p w14:paraId="4C1D0FC5" w14:textId="77777777" w:rsidR="00486BA4" w:rsidRDefault="00486BA4" w:rsidP="00C544D6">
      <w:pPr>
        <w:pStyle w:val="footnote"/>
      </w:pPr>
      <w:r>
        <w:rPr>
          <w:rStyle w:val="FootnoteReference"/>
        </w:rPr>
        <w:footnoteRef/>
      </w:r>
      <w:r>
        <w:t xml:space="preserve"> Rev. 1:5; 3:14.</w:t>
      </w:r>
    </w:p>
  </w:footnote>
  <w:footnote w:id="458">
    <w:p w14:paraId="0B7D22CC" w14:textId="391FD3DE" w:rsidR="00486BA4" w:rsidRDefault="00486BA4" w:rsidP="00B5373A">
      <w:pPr>
        <w:pStyle w:val="footnote"/>
      </w:pPr>
      <w:r>
        <w:rPr>
          <w:rStyle w:val="FootnoteReference"/>
        </w:rPr>
        <w:footnoteRef/>
      </w:r>
      <w:r>
        <w:t xml:space="preserve"> [JS] “anointed”</w:t>
      </w:r>
    </w:p>
  </w:footnote>
  <w:footnote w:id="459">
    <w:p w14:paraId="2C6B21AE" w14:textId="0FBCD630" w:rsidR="00486BA4" w:rsidRDefault="00486BA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486BA4" w:rsidRDefault="00486BA4" w:rsidP="00B5373A">
      <w:pPr>
        <w:pStyle w:val="footnote"/>
      </w:pPr>
      <w:r>
        <w:rPr>
          <w:rStyle w:val="FootnoteReference"/>
        </w:rPr>
        <w:footnoteRef/>
      </w:r>
      <w:r>
        <w:t xml:space="preserve"> [JS] “So be it! So be it!” or “May it be! May it be!”</w:t>
      </w:r>
    </w:p>
  </w:footnote>
  <w:footnote w:id="461">
    <w:p w14:paraId="33FEA89E" w14:textId="6A510F2C" w:rsidR="00486BA4" w:rsidRDefault="00486BA4" w:rsidP="006236CC">
      <w:pPr>
        <w:pStyle w:val="footnote"/>
      </w:pPr>
      <w:r>
        <w:rPr>
          <w:rStyle w:val="FootnoteReference"/>
        </w:rPr>
        <w:footnoteRef/>
      </w:r>
      <w:r>
        <w:t xml:space="preserve"> [JS] or “expired”</w:t>
      </w:r>
    </w:p>
  </w:footnote>
  <w:footnote w:id="462">
    <w:p w14:paraId="11F2D9AD" w14:textId="77777777" w:rsidR="00486BA4" w:rsidRDefault="00486BA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486BA4" w:rsidRDefault="00486BA4" w:rsidP="00DB082B">
      <w:pPr>
        <w:pStyle w:val="footnote"/>
      </w:pPr>
      <w:r>
        <w:rPr>
          <w:rStyle w:val="FootnoteReference"/>
        </w:rPr>
        <w:footnoteRef/>
      </w:r>
      <w:r>
        <w:t xml:space="preserve"> [JS] or “chastened”</w:t>
      </w:r>
    </w:p>
  </w:footnote>
  <w:footnote w:id="464">
    <w:p w14:paraId="2C9584E9" w14:textId="0BF57A67" w:rsidR="00486BA4" w:rsidRDefault="00486BA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486BA4" w:rsidRDefault="00486BA4" w:rsidP="00C544D6">
      <w:pPr>
        <w:pStyle w:val="footnote"/>
      </w:pPr>
      <w:r>
        <w:rPr>
          <w:rStyle w:val="FootnoteReference"/>
        </w:rPr>
        <w:footnoteRef/>
      </w:r>
      <w:r>
        <w:t xml:space="preserve"> That is, in the Kingdom (1 Cor. 4:20).</w:t>
      </w:r>
    </w:p>
  </w:footnote>
  <w:footnote w:id="466">
    <w:p w14:paraId="6FEEFB4C" w14:textId="77777777" w:rsidR="00486BA4" w:rsidRDefault="00486BA4"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486BA4" w:rsidRDefault="00486BA4"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486BA4" w:rsidRDefault="00486BA4"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486BA4" w:rsidRDefault="00486BA4" w:rsidP="00B74D74">
      <w:pPr>
        <w:pStyle w:val="footnote"/>
      </w:pPr>
      <w:r>
        <w:rPr>
          <w:rStyle w:val="FootnoteReference"/>
        </w:rPr>
        <w:footnoteRef/>
      </w:r>
      <w:r>
        <w:t xml:space="preserve"> [JS] Or “ode”</w:t>
      </w:r>
    </w:p>
  </w:footnote>
  <w:footnote w:id="470">
    <w:p w14:paraId="4C277098" w14:textId="02C8A24D" w:rsidR="00486BA4" w:rsidRDefault="00486BA4" w:rsidP="00B74D74">
      <w:pPr>
        <w:pStyle w:val="footnote"/>
      </w:pPr>
      <w:r>
        <w:rPr>
          <w:rStyle w:val="FootnoteReference"/>
        </w:rPr>
        <w:footnoteRef/>
      </w:r>
      <w:r>
        <w:t xml:space="preserve"> [JS] or “forever and ever.”</w:t>
      </w:r>
    </w:p>
  </w:footnote>
  <w:footnote w:id="471">
    <w:p w14:paraId="3BE1818B" w14:textId="556FC717" w:rsidR="00486BA4" w:rsidRDefault="00486BA4" w:rsidP="00B74D74">
      <w:pPr>
        <w:pStyle w:val="footnote"/>
      </w:pPr>
      <w:r>
        <w:rPr>
          <w:rStyle w:val="FootnoteReference"/>
        </w:rPr>
        <w:footnoteRef/>
      </w:r>
      <w:r>
        <w:t xml:space="preserve"> [JS] literally, “And my horn will be exalted like a unicorn’s”</w:t>
      </w:r>
    </w:p>
  </w:footnote>
  <w:footnote w:id="472">
    <w:p w14:paraId="0EA8E9DE" w14:textId="575E16F4" w:rsidR="00486BA4" w:rsidRDefault="00486BA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486BA4" w:rsidRDefault="00486BA4"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486BA4" w:rsidRDefault="00486BA4" w:rsidP="00325B16">
      <w:pPr>
        <w:pStyle w:val="footnote"/>
      </w:pPr>
      <w:r>
        <w:rPr>
          <w:rStyle w:val="FootnoteReference"/>
        </w:rPr>
        <w:footnoteRef/>
      </w:r>
      <w:r>
        <w:t xml:space="preserve"> [JS] literally “still increase”</w:t>
      </w:r>
    </w:p>
  </w:footnote>
  <w:footnote w:id="475">
    <w:p w14:paraId="5C5C66FF" w14:textId="1F74D241" w:rsidR="00486BA4" w:rsidRDefault="00486BA4" w:rsidP="00325B16">
      <w:pPr>
        <w:pStyle w:val="footnote"/>
      </w:pPr>
      <w:r>
        <w:rPr>
          <w:rStyle w:val="FootnoteReference"/>
        </w:rPr>
        <w:footnoteRef/>
      </w:r>
      <w:r>
        <w:t xml:space="preserve"> [JS] literally, “rich” or “prosperous”</w:t>
      </w:r>
    </w:p>
  </w:footnote>
  <w:footnote w:id="476">
    <w:p w14:paraId="78AC2D24" w14:textId="77777777" w:rsidR="00486BA4" w:rsidRDefault="00486BA4" w:rsidP="00C544D6">
      <w:pPr>
        <w:pStyle w:val="footnote"/>
      </w:pPr>
      <w:r>
        <w:rPr>
          <w:rStyle w:val="FootnoteReference"/>
        </w:rPr>
        <w:footnoteRef/>
      </w:r>
      <w:r>
        <w:t xml:space="preserve"> John 7:38.</w:t>
      </w:r>
    </w:p>
  </w:footnote>
  <w:footnote w:id="477">
    <w:p w14:paraId="6ED6A617" w14:textId="771AAD68" w:rsidR="00486BA4" w:rsidRDefault="00486BA4" w:rsidP="00350BD4">
      <w:pPr>
        <w:pStyle w:val="footnote"/>
      </w:pPr>
      <w:r>
        <w:rPr>
          <w:rStyle w:val="FootnoteReference"/>
        </w:rPr>
        <w:footnoteRef/>
      </w:r>
      <w:r>
        <w:t xml:space="preserve"> [JS] or “forever”</w:t>
      </w:r>
    </w:p>
  </w:footnote>
  <w:footnote w:id="478">
    <w:p w14:paraId="004CC793" w14:textId="74A20F1B" w:rsidR="00486BA4" w:rsidRDefault="00486BA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486BA4" w:rsidRDefault="00486BA4" w:rsidP="0002098A">
      <w:pPr>
        <w:pStyle w:val="footnote"/>
      </w:pPr>
      <w:r>
        <w:rPr>
          <w:rStyle w:val="FootnoteReference"/>
        </w:rPr>
        <w:footnoteRef/>
      </w:r>
      <w:r>
        <w:t xml:space="preserve"> [JS] resident alien</w:t>
      </w:r>
    </w:p>
  </w:footnote>
  <w:footnote w:id="480">
    <w:p w14:paraId="1C9111DE" w14:textId="17A2009E" w:rsidR="00486BA4" w:rsidRDefault="00486BA4" w:rsidP="00C544D6">
      <w:pPr>
        <w:pStyle w:val="footnote"/>
      </w:pPr>
      <w:r>
        <w:rPr>
          <w:rStyle w:val="FootnoteReference"/>
        </w:rPr>
        <w:footnoteRef/>
      </w:r>
      <w:r>
        <w:t xml:space="preserve"> Cf. 1 Cor. 3:20, ‘The Lord knows the thoughts of the wise…’</w:t>
      </w:r>
    </w:p>
  </w:footnote>
  <w:footnote w:id="481">
    <w:p w14:paraId="63074263" w14:textId="3DCC4808" w:rsidR="00486BA4" w:rsidRDefault="00486BA4" w:rsidP="003E7D85">
      <w:pPr>
        <w:pStyle w:val="footnote"/>
      </w:pPr>
      <w:r>
        <w:rPr>
          <w:rStyle w:val="FootnoteReference"/>
        </w:rPr>
        <w:footnoteRef/>
      </w:r>
      <w:r>
        <w:t xml:space="preserve"> [JS] or “lawless,” or “the throne of iniquity”</w:t>
      </w:r>
    </w:p>
  </w:footnote>
  <w:footnote w:id="482">
    <w:p w14:paraId="31260F30" w14:textId="198F9DB4" w:rsidR="00486BA4" w:rsidRDefault="00486BA4" w:rsidP="000470D3">
      <w:pPr>
        <w:pStyle w:val="footnote"/>
      </w:pPr>
      <w:r>
        <w:rPr>
          <w:rStyle w:val="FootnoteReference"/>
        </w:rPr>
        <w:footnoteRef/>
      </w:r>
      <w:r>
        <w:t xml:space="preserve"> [JS] i.e. presence</w:t>
      </w:r>
    </w:p>
  </w:footnote>
  <w:footnote w:id="483">
    <w:p w14:paraId="3F261962" w14:textId="0A15CF5B" w:rsidR="00486BA4" w:rsidRDefault="00486BA4"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486BA4" w:rsidRDefault="00486BA4" w:rsidP="000470D3">
      <w:pPr>
        <w:pStyle w:val="footnote"/>
      </w:pPr>
      <w:r>
        <w:rPr>
          <w:rStyle w:val="FootnoteReference"/>
        </w:rPr>
        <w:footnoteRef/>
      </w:r>
      <w:r>
        <w:t xml:space="preserve"> [JS] or melody</w:t>
      </w:r>
    </w:p>
  </w:footnote>
  <w:footnote w:id="485">
    <w:p w14:paraId="6606F51D" w14:textId="294AC06E" w:rsidR="00486BA4" w:rsidRDefault="00486BA4" w:rsidP="002A2713">
      <w:pPr>
        <w:pStyle w:val="footnote"/>
      </w:pPr>
      <w:r>
        <w:rPr>
          <w:rStyle w:val="FootnoteReference"/>
        </w:rPr>
        <w:footnoteRef/>
      </w:r>
      <w:r>
        <w:t xml:space="preserve"> [JS] “do obeisance”</w:t>
      </w:r>
    </w:p>
  </w:footnote>
  <w:footnote w:id="486">
    <w:p w14:paraId="23B88AAA" w14:textId="4D5A6129" w:rsidR="00486BA4" w:rsidRDefault="00486BA4" w:rsidP="002A2713">
      <w:pPr>
        <w:pStyle w:val="footnote"/>
      </w:pPr>
      <w:r>
        <w:rPr>
          <w:rStyle w:val="FootnoteReference"/>
        </w:rPr>
        <w:footnoteRef/>
      </w:r>
      <w:r>
        <w:t xml:space="preserve"> [JS] “prostrate”</w:t>
      </w:r>
    </w:p>
  </w:footnote>
  <w:footnote w:id="487">
    <w:p w14:paraId="0242B10E" w14:textId="597B77DF" w:rsidR="00486BA4" w:rsidRDefault="00486BA4" w:rsidP="002A2713">
      <w:pPr>
        <w:pStyle w:val="footnote"/>
      </w:pPr>
      <w:r>
        <w:rPr>
          <w:rStyle w:val="FootnoteReference"/>
        </w:rPr>
        <w:footnoteRef/>
      </w:r>
      <w:r>
        <w:t xml:space="preserve"> [JS] OSB has, “Rebellion,” NETS has “embittering”</w:t>
      </w:r>
    </w:p>
  </w:footnote>
  <w:footnote w:id="488">
    <w:p w14:paraId="046745B9" w14:textId="77777777" w:rsidR="00486BA4" w:rsidRDefault="00486BA4" w:rsidP="00C544D6">
      <w:pPr>
        <w:pStyle w:val="footnote"/>
      </w:pPr>
      <w:r>
        <w:rPr>
          <w:rStyle w:val="FootnoteReference"/>
        </w:rPr>
        <w:footnoteRef/>
      </w:r>
      <w:r>
        <w:t xml:space="preserve"> Ex. 17:1-7.</w:t>
      </w:r>
    </w:p>
  </w:footnote>
  <w:footnote w:id="489">
    <w:p w14:paraId="64AAAD4A" w14:textId="25E6F9F0" w:rsidR="00486BA4" w:rsidRDefault="00486BA4" w:rsidP="002A2713">
      <w:pPr>
        <w:pStyle w:val="footnote"/>
      </w:pPr>
      <w:r>
        <w:rPr>
          <w:rStyle w:val="FootnoteReference"/>
        </w:rPr>
        <w:footnoteRef/>
      </w:r>
      <w:r>
        <w:t xml:space="preserve"> [JS] or “tempted”</w:t>
      </w:r>
    </w:p>
  </w:footnote>
  <w:footnote w:id="490">
    <w:p w14:paraId="08EA846E" w14:textId="77777777" w:rsidR="00486BA4" w:rsidRDefault="00486BA4" w:rsidP="00C544D6">
      <w:pPr>
        <w:pStyle w:val="footnote"/>
      </w:pPr>
      <w:r>
        <w:rPr>
          <w:rStyle w:val="FootnoteReference"/>
        </w:rPr>
        <w:footnoteRef/>
      </w:r>
      <w:r>
        <w:t xml:space="preserve"> Num. 14:32-34.</w:t>
      </w:r>
    </w:p>
  </w:footnote>
  <w:footnote w:id="491">
    <w:p w14:paraId="27E7289C" w14:textId="49B8D2B5" w:rsidR="00486BA4" w:rsidRDefault="00486BA4" w:rsidP="00C544D6">
      <w:pPr>
        <w:pStyle w:val="footnote"/>
      </w:pPr>
      <w:r>
        <w:rPr>
          <w:rStyle w:val="FootnoteReference"/>
        </w:rPr>
        <w:footnoteRef/>
      </w:r>
      <w:r>
        <w:t xml:space="preserve"> Cf. Heb.3:7-11; 4:10.</w:t>
      </w:r>
    </w:p>
  </w:footnote>
  <w:footnote w:id="492">
    <w:p w14:paraId="6A0DA86F" w14:textId="27B2622D" w:rsidR="00486BA4" w:rsidRDefault="00486BA4" w:rsidP="00C544D6">
      <w:pPr>
        <w:pStyle w:val="footnote"/>
      </w:pPr>
      <w:r>
        <w:rPr>
          <w:rStyle w:val="FootnoteReference"/>
        </w:rPr>
        <w:footnoteRef/>
      </w:r>
      <w:r>
        <w:t xml:space="preserve"> Cf. Deut. 32:17; 1 Cor. 10:20; Psalm 105:36-38; 1 Chron. 16:26.</w:t>
      </w:r>
    </w:p>
  </w:footnote>
  <w:footnote w:id="493">
    <w:p w14:paraId="20A46088" w14:textId="101D0C08" w:rsidR="00486BA4" w:rsidRDefault="00486BA4" w:rsidP="00363583">
      <w:pPr>
        <w:pStyle w:val="footnote"/>
      </w:pPr>
      <w:r>
        <w:rPr>
          <w:rStyle w:val="FootnoteReference"/>
        </w:rPr>
        <w:footnoteRef/>
      </w:r>
      <w:r>
        <w:t xml:space="preserve"> [JS] or “thanksgiving”, or “praise”. Really, “thankful confession with praise”.</w:t>
      </w:r>
    </w:p>
  </w:footnote>
  <w:footnote w:id="494">
    <w:p w14:paraId="4CE9E737" w14:textId="37ADED0C" w:rsidR="00486BA4" w:rsidRDefault="00486BA4" w:rsidP="00363583">
      <w:pPr>
        <w:pStyle w:val="footnote"/>
      </w:pPr>
      <w:r>
        <w:rPr>
          <w:rStyle w:val="FootnoteReference"/>
        </w:rPr>
        <w:footnoteRef/>
      </w:r>
      <w:r>
        <w:t xml:space="preserve"> [JS] literally, “holy place”</w:t>
      </w:r>
    </w:p>
  </w:footnote>
  <w:footnote w:id="495">
    <w:p w14:paraId="0D26CC38" w14:textId="563291CA" w:rsidR="00486BA4" w:rsidRDefault="00486BA4" w:rsidP="00363583">
      <w:pPr>
        <w:pStyle w:val="footnote"/>
      </w:pPr>
      <w:r>
        <w:rPr>
          <w:rStyle w:val="FootnoteReference"/>
        </w:rPr>
        <w:footnoteRef/>
      </w:r>
      <w:r>
        <w:t xml:space="preserve"> [JS] or, “sacrifices”</w:t>
      </w:r>
    </w:p>
  </w:footnote>
  <w:footnote w:id="496">
    <w:p w14:paraId="3B6D0020" w14:textId="12CB55F6" w:rsidR="00486BA4" w:rsidRDefault="00486BA4" w:rsidP="00363583">
      <w:pPr>
        <w:pStyle w:val="footnote"/>
      </w:pPr>
      <w:r>
        <w:rPr>
          <w:rStyle w:val="FootnoteReference"/>
        </w:rPr>
        <w:footnoteRef/>
      </w:r>
      <w:r>
        <w:t xml:space="preserve"> [JS] “do obeisance”</w:t>
      </w:r>
    </w:p>
  </w:footnote>
  <w:footnote w:id="497">
    <w:p w14:paraId="0223F21B" w14:textId="2545193C" w:rsidR="00486BA4" w:rsidRDefault="00486BA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486BA4" w:rsidRDefault="00486BA4" w:rsidP="00445570">
      <w:pPr>
        <w:pStyle w:val="footnote"/>
      </w:pPr>
      <w:r>
        <w:rPr>
          <w:rStyle w:val="FootnoteReference"/>
        </w:rPr>
        <w:footnoteRef/>
      </w:r>
      <w:r>
        <w:t xml:space="preserve"> [JS] literally, “set right the world”.</w:t>
      </w:r>
    </w:p>
  </w:footnote>
  <w:footnote w:id="499">
    <w:p w14:paraId="29039A45" w14:textId="77777777" w:rsidR="00486BA4" w:rsidRDefault="00486BA4"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486BA4" w:rsidRDefault="00486BA4" w:rsidP="00445570">
      <w:pPr>
        <w:pStyle w:val="footnote"/>
      </w:pPr>
      <w:r>
        <w:rPr>
          <w:rStyle w:val="FootnoteReference"/>
        </w:rPr>
        <w:footnoteRef/>
      </w:r>
      <w:r>
        <w:t xml:space="preserve"> [JS] or “exult.”</w:t>
      </w:r>
    </w:p>
  </w:footnote>
  <w:footnote w:id="501">
    <w:p w14:paraId="027E6C5C" w14:textId="07849C22" w:rsidR="00486BA4" w:rsidRDefault="00486BA4" w:rsidP="00445570">
      <w:pPr>
        <w:pStyle w:val="footnote"/>
      </w:pPr>
      <w:r>
        <w:rPr>
          <w:rStyle w:val="FootnoteReference"/>
        </w:rPr>
        <w:footnoteRef/>
      </w:r>
      <w:r>
        <w:t xml:space="preserve"> [JS] i.e. “the the presence of the Lord”</w:t>
      </w:r>
    </w:p>
  </w:footnote>
  <w:footnote w:id="502">
    <w:p w14:paraId="502B0E29" w14:textId="19324D6F" w:rsidR="00486BA4" w:rsidRDefault="00486BA4" w:rsidP="00AF055B">
      <w:pPr>
        <w:pStyle w:val="footnote"/>
      </w:pPr>
      <w:r>
        <w:rPr>
          <w:rStyle w:val="FootnoteReference"/>
        </w:rPr>
        <w:footnoteRef/>
      </w:r>
      <w:r>
        <w:t xml:space="preserve"> [JS] or are the establishment/restoration of His throne.”</w:t>
      </w:r>
    </w:p>
  </w:footnote>
  <w:footnote w:id="503">
    <w:p w14:paraId="0A420AC8" w14:textId="0E9B7FA2" w:rsidR="00486BA4" w:rsidRDefault="00486BA4" w:rsidP="00C544D6">
      <w:pPr>
        <w:pStyle w:val="footnote"/>
      </w:pPr>
      <w:r>
        <w:rPr>
          <w:rStyle w:val="FootnoteReference"/>
        </w:rPr>
        <w:footnoteRef/>
      </w:r>
      <w:r>
        <w:t xml:space="preserve"> Cf. Pss. 32:5b; 84:10b. Rom. 1:19-21; 2 Cor. 4:6; Jn. 1:14; 6:40; 17:22-24.</w:t>
      </w:r>
    </w:p>
  </w:footnote>
  <w:footnote w:id="504">
    <w:p w14:paraId="7B92C494" w14:textId="3893728C" w:rsidR="00486BA4" w:rsidRDefault="00486BA4" w:rsidP="00AF055B">
      <w:pPr>
        <w:pStyle w:val="footnote"/>
      </w:pPr>
      <w:r>
        <w:rPr>
          <w:rStyle w:val="FootnoteReference"/>
        </w:rPr>
        <w:footnoteRef/>
      </w:r>
      <w:r>
        <w:t xml:space="preserve"> [JS] “do obeisance to”</w:t>
      </w:r>
    </w:p>
  </w:footnote>
  <w:footnote w:id="505">
    <w:p w14:paraId="3C69AEE3" w14:textId="2FCFF9DA" w:rsidR="00486BA4" w:rsidRDefault="00486BA4" w:rsidP="00AF055B">
      <w:pPr>
        <w:pStyle w:val="footnote"/>
      </w:pPr>
      <w:r>
        <w:rPr>
          <w:rStyle w:val="FootnoteReference"/>
        </w:rPr>
        <w:footnoteRef/>
      </w:r>
      <w:r>
        <w:t xml:space="preserve"> [JS] “do obeisance to”</w:t>
      </w:r>
    </w:p>
  </w:footnote>
  <w:footnote w:id="506">
    <w:p w14:paraId="7E0327B2" w14:textId="516E0233" w:rsidR="00486BA4" w:rsidRDefault="00486BA4" w:rsidP="00AF055B">
      <w:pPr>
        <w:pStyle w:val="footnote"/>
      </w:pPr>
      <w:r>
        <w:rPr>
          <w:rStyle w:val="FootnoteReference"/>
        </w:rPr>
        <w:footnoteRef/>
      </w:r>
      <w:r>
        <w:t xml:space="preserve"> [JS] Fr. Lazarus has “lives”</w:t>
      </w:r>
    </w:p>
  </w:footnote>
  <w:footnote w:id="507">
    <w:p w14:paraId="202D3E03" w14:textId="48C7AC7B" w:rsidR="00486BA4" w:rsidRDefault="00486BA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486BA4" w:rsidRDefault="00486BA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486BA4" w:rsidRDefault="00486BA4" w:rsidP="00C544D6">
      <w:pPr>
        <w:pStyle w:val="footnote"/>
      </w:pPr>
      <w:r>
        <w:rPr>
          <w:rStyle w:val="FootnoteReference"/>
        </w:rPr>
        <w:footnoteRef/>
      </w:r>
      <w:r>
        <w:t xml:space="preserve"> Rev. 4:6, Ezek. 1:5-10.</w:t>
      </w:r>
    </w:p>
  </w:footnote>
  <w:footnote w:id="510">
    <w:p w14:paraId="2C987C7D" w14:textId="7DA14E0E" w:rsidR="00486BA4" w:rsidRDefault="00486BA4"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486BA4" w:rsidRDefault="00486BA4" w:rsidP="006263C2">
      <w:pPr>
        <w:pStyle w:val="footnote"/>
      </w:pPr>
      <w:r>
        <w:rPr>
          <w:rStyle w:val="FootnoteReference"/>
        </w:rPr>
        <w:footnoteRef/>
      </w:r>
      <w:r>
        <w:t xml:space="preserve"> [JS] Fr. Lazarus has “laws”</w:t>
      </w:r>
    </w:p>
  </w:footnote>
  <w:footnote w:id="512">
    <w:p w14:paraId="2FC019B3" w14:textId="70AAB5D0" w:rsidR="00486BA4" w:rsidRDefault="00486BA4" w:rsidP="006263C2">
      <w:pPr>
        <w:pStyle w:val="footnote"/>
      </w:pPr>
      <w:r>
        <w:rPr>
          <w:rStyle w:val="FootnoteReference"/>
        </w:rPr>
        <w:footnoteRef/>
      </w:r>
      <w:r>
        <w:t xml:space="preserve"> [JS] “do obeisance”, commonly rendered “worship”</w:t>
      </w:r>
    </w:p>
  </w:footnote>
  <w:footnote w:id="513">
    <w:p w14:paraId="7386C0B1" w14:textId="0080D811" w:rsidR="00486BA4" w:rsidRDefault="00486BA4" w:rsidP="004A1997">
      <w:pPr>
        <w:pStyle w:val="footnote"/>
      </w:pPr>
      <w:r>
        <w:rPr>
          <w:rStyle w:val="FootnoteReference"/>
        </w:rPr>
        <w:footnoteRef/>
      </w:r>
      <w:r>
        <w:t xml:space="preserve"> [JS] Fr. Lazarus has “correcting”</w:t>
      </w:r>
    </w:p>
  </w:footnote>
  <w:footnote w:id="514">
    <w:p w14:paraId="273EA178" w14:textId="4DFF2FD9" w:rsidR="00486BA4" w:rsidRDefault="00486BA4" w:rsidP="004A1997">
      <w:pPr>
        <w:pStyle w:val="footnote"/>
      </w:pPr>
      <w:r>
        <w:rPr>
          <w:rStyle w:val="FootnoteReference"/>
        </w:rPr>
        <w:footnoteRef/>
      </w:r>
      <w:r>
        <w:t xml:space="preserve"> [JS] “do obeisance” or “fall down”</w:t>
      </w:r>
    </w:p>
  </w:footnote>
  <w:footnote w:id="515">
    <w:p w14:paraId="6E38F9F7" w14:textId="307328EF" w:rsidR="00486BA4" w:rsidRDefault="00486BA4"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486BA4" w:rsidRDefault="00486BA4" w:rsidP="0016307C">
      <w:pPr>
        <w:pStyle w:val="footnote"/>
      </w:pPr>
      <w:r>
        <w:rPr>
          <w:rStyle w:val="FootnoteReference"/>
        </w:rPr>
        <w:footnoteRef/>
      </w:r>
      <w:r>
        <w:t xml:space="preserve"> [JS] or, “and not we Him”</w:t>
      </w:r>
    </w:p>
  </w:footnote>
  <w:footnote w:id="517">
    <w:p w14:paraId="14022FB6" w14:textId="4CE3B2A5" w:rsidR="00486BA4" w:rsidRDefault="00486BA4"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486BA4" w:rsidRDefault="00486BA4" w:rsidP="00C050C7">
      <w:pPr>
        <w:pStyle w:val="footnote"/>
      </w:pPr>
      <w:r>
        <w:rPr>
          <w:rStyle w:val="FootnoteReference"/>
        </w:rPr>
        <w:footnoteRef/>
      </w:r>
      <w:r>
        <w:t xml:space="preserve"> [JS] or “do wrong,” or “the workers of iniquity”</w:t>
      </w:r>
    </w:p>
  </w:footnote>
  <w:footnote w:id="519">
    <w:p w14:paraId="4E28D6F6" w14:textId="75DDD646" w:rsidR="00486BA4" w:rsidRDefault="00486BA4" w:rsidP="00CD361B">
      <w:pPr>
        <w:pStyle w:val="footnote"/>
      </w:pPr>
      <w:r>
        <w:rPr>
          <w:rStyle w:val="FootnoteReference"/>
        </w:rPr>
        <w:footnoteRef/>
      </w:r>
      <w:r>
        <w:t xml:space="preserve"> [JS] or proud/haughty eyes.</w:t>
      </w:r>
    </w:p>
  </w:footnote>
  <w:footnote w:id="520">
    <w:p w14:paraId="33F848D7" w14:textId="77777777" w:rsidR="00486BA4" w:rsidRDefault="00486BA4"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486BA4" w:rsidRDefault="00486BA4"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486BA4" w:rsidRDefault="00486BA4" w:rsidP="00C544D6">
      <w:pPr>
        <w:pStyle w:val="footnote"/>
      </w:pPr>
      <w:r>
        <w:rPr>
          <w:rStyle w:val="FootnoteReference"/>
        </w:rPr>
        <w:footnoteRef/>
      </w:r>
      <w:r>
        <w:t xml:space="preserve"> Cf. Ps. 38:7a.</w:t>
      </w:r>
    </w:p>
  </w:footnote>
  <w:footnote w:id="523">
    <w:p w14:paraId="1B133F2B" w14:textId="56FE4EC3" w:rsidR="00486BA4" w:rsidRDefault="00486BA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486BA4" w:rsidRDefault="00486BA4"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486BA4" w:rsidRDefault="00486BA4" w:rsidP="00C544D6">
      <w:pPr>
        <w:pStyle w:val="footnote"/>
      </w:pPr>
      <w:r>
        <w:rPr>
          <w:rStyle w:val="FootnoteReference"/>
        </w:rPr>
        <w:footnoteRef/>
      </w:r>
      <w:r>
        <w:t xml:space="preserve"> ‘God is love’ (1 John 4:8,16).</w:t>
      </w:r>
    </w:p>
  </w:footnote>
  <w:footnote w:id="526">
    <w:p w14:paraId="169A7896" w14:textId="77777777" w:rsidR="00486BA4" w:rsidRDefault="00486BA4"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486BA4" w:rsidRDefault="00486BA4" w:rsidP="00C544D6">
      <w:pPr>
        <w:pStyle w:val="footnote"/>
      </w:pPr>
      <w:r>
        <w:rPr>
          <w:rStyle w:val="FootnoteReference"/>
        </w:rPr>
        <w:footnoteRef/>
      </w:r>
      <w:r>
        <w:t xml:space="preserve"> Cf. Ps. 147:8.</w:t>
      </w:r>
    </w:p>
  </w:footnote>
  <w:footnote w:id="528">
    <w:p w14:paraId="3C4F2E7D" w14:textId="704C8BBC" w:rsidR="00486BA4" w:rsidRDefault="00486BA4" w:rsidP="001566BD">
      <w:pPr>
        <w:pStyle w:val="footnote"/>
      </w:pPr>
      <w:r>
        <w:rPr>
          <w:rStyle w:val="FootnoteReference"/>
        </w:rPr>
        <w:footnoteRef/>
      </w:r>
      <w:r>
        <w:t xml:space="preserve"> [JS] or “transgressions”</w:t>
      </w:r>
    </w:p>
  </w:footnote>
  <w:footnote w:id="529">
    <w:p w14:paraId="1F5C3038" w14:textId="77777777" w:rsidR="00486BA4" w:rsidRDefault="00486BA4"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486BA4" w:rsidRDefault="00486BA4"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486BA4" w:rsidRDefault="00486BA4"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486BA4" w:rsidRDefault="00486BA4" w:rsidP="00342E73">
      <w:pPr>
        <w:pStyle w:val="footnote"/>
      </w:pPr>
      <w:r>
        <w:rPr>
          <w:rStyle w:val="FootnoteReference"/>
        </w:rPr>
        <w:footnoteRef/>
      </w:r>
      <w:r>
        <w:t xml:space="preserve"> [JS] Fr. Lazarus has “very great”</w:t>
      </w:r>
    </w:p>
  </w:footnote>
  <w:footnote w:id="533">
    <w:p w14:paraId="4F7FE92C" w14:textId="411FA40A" w:rsidR="00486BA4" w:rsidRDefault="00486BA4" w:rsidP="00342E73">
      <w:pPr>
        <w:pStyle w:val="footnote"/>
      </w:pPr>
      <w:r>
        <w:rPr>
          <w:rStyle w:val="FootnoteReference"/>
        </w:rPr>
        <w:footnoteRef/>
      </w:r>
      <w:r>
        <w:t xml:space="preserve"> [JS] or “thanksgiving,” or “thankful confession with praise”</w:t>
      </w:r>
    </w:p>
  </w:footnote>
  <w:footnote w:id="534">
    <w:p w14:paraId="169AA0B7" w14:textId="592F3FAF" w:rsidR="00486BA4" w:rsidRDefault="00486BA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486BA4" w:rsidRDefault="00486BA4" w:rsidP="00342E73">
      <w:pPr>
        <w:pStyle w:val="footnote"/>
      </w:pPr>
      <w:r>
        <w:rPr>
          <w:rStyle w:val="FootnoteReference"/>
        </w:rPr>
        <w:footnoteRef/>
      </w:r>
      <w:r>
        <w:t xml:space="preserve"> [JS] or “makes the clouds His chariot”</w:t>
      </w:r>
    </w:p>
  </w:footnote>
  <w:footnote w:id="536">
    <w:p w14:paraId="62DF6E81" w14:textId="51054D24" w:rsidR="00486BA4" w:rsidRDefault="00486BA4" w:rsidP="00342E73">
      <w:pPr>
        <w:pStyle w:val="footnote"/>
      </w:pPr>
      <w:r>
        <w:rPr>
          <w:rStyle w:val="FootnoteReference"/>
        </w:rPr>
        <w:footnoteRef/>
      </w:r>
      <w:r>
        <w:t xml:space="preserve"> [JS] or “messengers”</w:t>
      </w:r>
    </w:p>
  </w:footnote>
  <w:footnote w:id="537">
    <w:p w14:paraId="168D3C90" w14:textId="7FDCEE0D" w:rsidR="00486BA4" w:rsidRDefault="00486BA4" w:rsidP="00342E73">
      <w:pPr>
        <w:pStyle w:val="footnote"/>
      </w:pPr>
      <w:r>
        <w:rPr>
          <w:rStyle w:val="FootnoteReference"/>
        </w:rPr>
        <w:footnoteRef/>
      </w:r>
      <w:r>
        <w:t xml:space="preserve"> [JS] Fr. Lazarus has “servants”</w:t>
      </w:r>
    </w:p>
  </w:footnote>
  <w:footnote w:id="538">
    <w:p w14:paraId="45145696" w14:textId="77777777" w:rsidR="00486BA4" w:rsidRDefault="00486BA4" w:rsidP="00C544D6">
      <w:pPr>
        <w:pStyle w:val="footnote"/>
      </w:pPr>
      <w:r>
        <w:rPr>
          <w:rStyle w:val="FootnoteReference"/>
        </w:rPr>
        <w:footnoteRef/>
      </w:r>
      <w:r>
        <w:t xml:space="preserve"> Heb. 1:7; Ezek. 1:14; 2 Esdras 8:22.</w:t>
      </w:r>
    </w:p>
  </w:footnote>
  <w:footnote w:id="539">
    <w:p w14:paraId="0185F645" w14:textId="47FC8356" w:rsidR="00486BA4" w:rsidRDefault="00486BA4" w:rsidP="00342E73">
      <w:pPr>
        <w:pStyle w:val="footnote"/>
      </w:pPr>
      <w:r>
        <w:rPr>
          <w:rStyle w:val="FootnoteReference"/>
        </w:rPr>
        <w:footnoteRef/>
      </w:r>
      <w:r>
        <w:t xml:space="preserve"> [JS] Fr. Lazarus has “axis”</w:t>
      </w:r>
    </w:p>
  </w:footnote>
  <w:footnote w:id="540">
    <w:p w14:paraId="62442F76" w14:textId="4CE61300" w:rsidR="00486BA4" w:rsidRDefault="00486BA4" w:rsidP="00342E73">
      <w:pPr>
        <w:pStyle w:val="footnote"/>
      </w:pPr>
      <w:r>
        <w:rPr>
          <w:rStyle w:val="FootnoteReference"/>
        </w:rPr>
        <w:footnoteRef/>
      </w:r>
      <w:r>
        <w:t xml:space="preserve"> [JS] Fr. Lazarus has “wander”. NETS has “be tilted”</w:t>
      </w:r>
    </w:p>
  </w:footnote>
  <w:footnote w:id="541">
    <w:p w14:paraId="1733D904" w14:textId="3B68C5C6" w:rsidR="00486BA4" w:rsidRDefault="00486BA4" w:rsidP="006A0F54">
      <w:pPr>
        <w:pStyle w:val="footnote"/>
      </w:pPr>
      <w:r>
        <w:rPr>
          <w:rStyle w:val="FootnoteReference"/>
        </w:rPr>
        <w:footnoteRef/>
      </w:r>
      <w:r>
        <w:t xml:space="preserve"> [JS] literally, “founded”</w:t>
      </w:r>
    </w:p>
  </w:footnote>
  <w:footnote w:id="542">
    <w:p w14:paraId="2075EA79" w14:textId="5E6B474F" w:rsidR="00486BA4" w:rsidRDefault="00486BA4" w:rsidP="006A0F54">
      <w:pPr>
        <w:pStyle w:val="footnote"/>
      </w:pPr>
      <w:r>
        <w:rPr>
          <w:rStyle w:val="FootnoteReference"/>
        </w:rPr>
        <w:footnoteRef/>
      </w:r>
      <w:r>
        <w:t xml:space="preserve"> [JS] or “takes the lead among them”</w:t>
      </w:r>
    </w:p>
  </w:footnote>
  <w:footnote w:id="543">
    <w:p w14:paraId="28E7BE34" w14:textId="16676F65" w:rsidR="00486BA4" w:rsidRDefault="00486BA4" w:rsidP="001566BD">
      <w:pPr>
        <w:pStyle w:val="footnote"/>
      </w:pPr>
      <w:r>
        <w:rPr>
          <w:rStyle w:val="FootnoteReference"/>
        </w:rPr>
        <w:footnoteRef/>
      </w:r>
      <w:r>
        <w:t xml:space="preserve"> [JS] or “serpent”</w:t>
      </w:r>
    </w:p>
  </w:footnote>
  <w:footnote w:id="544">
    <w:p w14:paraId="11DE9B53" w14:textId="0A5609C6" w:rsidR="00486BA4" w:rsidRDefault="00486BA4" w:rsidP="00915FD3">
      <w:pPr>
        <w:pStyle w:val="footnote"/>
      </w:pPr>
      <w:r>
        <w:rPr>
          <w:rStyle w:val="FootnoteReference"/>
        </w:rPr>
        <w:footnoteRef/>
      </w:r>
      <w:r>
        <w:t xml:space="preserve"> [JS] or, “the universe”</w:t>
      </w:r>
    </w:p>
  </w:footnote>
  <w:footnote w:id="545">
    <w:p w14:paraId="74093DC5" w14:textId="1E09F0AA" w:rsidR="00486BA4" w:rsidRDefault="00486BA4" w:rsidP="00915FD3">
      <w:pPr>
        <w:pStyle w:val="footnote"/>
      </w:pPr>
      <w:r>
        <w:rPr>
          <w:rStyle w:val="FootnoteReference"/>
        </w:rPr>
        <w:footnoteRef/>
      </w:r>
      <w:r>
        <w:t xml:space="preserve"> [JS] or, “breath”</w:t>
      </w:r>
    </w:p>
  </w:footnote>
  <w:footnote w:id="546">
    <w:p w14:paraId="7147B16E" w14:textId="621A8A9E" w:rsidR="00486BA4" w:rsidRDefault="00486BA4" w:rsidP="001566BD">
      <w:pPr>
        <w:pStyle w:val="footnote"/>
      </w:pPr>
      <w:r>
        <w:rPr>
          <w:rStyle w:val="FootnoteReference"/>
        </w:rPr>
        <w:footnoteRef/>
      </w:r>
      <w:r>
        <w:t xml:space="preserve"> [JS] Fr. Lazarus has, “meditation”</w:t>
      </w:r>
    </w:p>
  </w:footnote>
  <w:footnote w:id="547">
    <w:p w14:paraId="384A849F" w14:textId="641C79E3" w:rsidR="00486BA4" w:rsidRDefault="00486BA4" w:rsidP="00C544D6">
      <w:pPr>
        <w:pStyle w:val="footnote"/>
      </w:pPr>
      <w:r>
        <w:rPr>
          <w:rStyle w:val="FootnoteReference"/>
        </w:rPr>
        <w:footnoteRef/>
      </w:r>
      <w:r>
        <w:t xml:space="preserve"> Much of Psalm 104 occurs almost verbatim in 1 Chron. 16:8-22 (cf. vv. 7:36).</w:t>
      </w:r>
    </w:p>
  </w:footnote>
  <w:footnote w:id="548">
    <w:p w14:paraId="3905FF41" w14:textId="613F8D2E" w:rsidR="00486BA4" w:rsidRDefault="00486BA4" w:rsidP="00321F6F">
      <w:pPr>
        <w:pStyle w:val="footnote"/>
      </w:pPr>
      <w:r>
        <w:rPr>
          <w:rStyle w:val="FootnoteReference"/>
        </w:rPr>
        <w:footnoteRef/>
      </w:r>
      <w:r>
        <w:t xml:space="preserve"> [JS] or “give thanks to”. “Thankfully confess with praise”</w:t>
      </w:r>
    </w:p>
  </w:footnote>
  <w:footnote w:id="549">
    <w:p w14:paraId="01463307" w14:textId="64E551BC" w:rsidR="00486BA4" w:rsidRDefault="00486BA4" w:rsidP="00321F6F">
      <w:pPr>
        <w:pStyle w:val="footnote"/>
      </w:pPr>
      <w:r>
        <w:rPr>
          <w:rStyle w:val="FootnoteReference"/>
        </w:rPr>
        <w:footnoteRef/>
      </w:r>
      <w:r>
        <w:t xml:space="preserve"> [JS] or “make music to”</w:t>
      </w:r>
    </w:p>
  </w:footnote>
  <w:footnote w:id="550">
    <w:p w14:paraId="2B9E23B4" w14:textId="03FD2FE2" w:rsidR="00486BA4" w:rsidRDefault="00486BA4" w:rsidP="00321F6F">
      <w:pPr>
        <w:pStyle w:val="footnote"/>
      </w:pPr>
      <w:r>
        <w:rPr>
          <w:rStyle w:val="FootnoteReference"/>
        </w:rPr>
        <w:footnoteRef/>
      </w:r>
      <w:r>
        <w:t xml:space="preserve"> [JS] i.e. presence</w:t>
      </w:r>
    </w:p>
  </w:footnote>
  <w:footnote w:id="551">
    <w:p w14:paraId="661C891F" w14:textId="3A70284B" w:rsidR="00486BA4" w:rsidRDefault="00486BA4" w:rsidP="00321F6F">
      <w:pPr>
        <w:pStyle w:val="footnote"/>
      </w:pPr>
      <w:r>
        <w:rPr>
          <w:rStyle w:val="FootnoteReference"/>
        </w:rPr>
        <w:footnoteRef/>
      </w:r>
      <w:r>
        <w:t xml:space="preserve"> [JS] literally, “seed”</w:t>
      </w:r>
    </w:p>
  </w:footnote>
  <w:footnote w:id="552">
    <w:p w14:paraId="329D8569" w14:textId="5DC45E53" w:rsidR="00486BA4" w:rsidRDefault="00486BA4" w:rsidP="00321F6F">
      <w:pPr>
        <w:pStyle w:val="footnote"/>
      </w:pPr>
      <w:r>
        <w:rPr>
          <w:rStyle w:val="FootnoteReference"/>
        </w:rPr>
        <w:footnoteRef/>
      </w:r>
      <w:r>
        <w:t xml:space="preserve"> [JS] literally, “He remembered His covenant forever”</w:t>
      </w:r>
    </w:p>
  </w:footnote>
  <w:footnote w:id="553">
    <w:p w14:paraId="6010B733" w14:textId="6B64E095" w:rsidR="00486BA4" w:rsidRDefault="00486BA4" w:rsidP="00321F6F">
      <w:pPr>
        <w:pStyle w:val="footnote"/>
      </w:pPr>
      <w:r>
        <w:rPr>
          <w:rStyle w:val="FootnoteReference"/>
        </w:rPr>
        <w:footnoteRef/>
      </w:r>
      <w:r>
        <w:t xml:space="preserve"> [JS] i.e. the covenant</w:t>
      </w:r>
    </w:p>
  </w:footnote>
  <w:footnote w:id="554">
    <w:p w14:paraId="301BA381" w14:textId="3C68C9E1" w:rsidR="00486BA4" w:rsidRDefault="00486BA4" w:rsidP="00280E2D">
      <w:pPr>
        <w:pStyle w:val="footnote"/>
      </w:pPr>
      <w:r>
        <w:rPr>
          <w:rStyle w:val="FootnoteReference"/>
        </w:rPr>
        <w:footnoteRef/>
      </w:r>
      <w:r>
        <w:t xml:space="preserve"> [JS] or foreigners, resident aliens.</w:t>
      </w:r>
    </w:p>
  </w:footnote>
  <w:footnote w:id="555">
    <w:p w14:paraId="1DCE9038" w14:textId="77777777" w:rsidR="00486BA4" w:rsidRDefault="00486BA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486BA4" w:rsidRDefault="00486BA4" w:rsidP="00C544D6">
      <w:pPr>
        <w:pStyle w:val="footnote"/>
      </w:pPr>
      <w:r>
        <w:rPr>
          <w:rStyle w:val="FootnoteReference"/>
        </w:rPr>
        <w:footnoteRef/>
      </w:r>
      <w:r>
        <w:t xml:space="preserve"> caterpillars: larva of the locust.</w:t>
      </w:r>
    </w:p>
  </w:footnote>
  <w:footnote w:id="557">
    <w:p w14:paraId="6E762A27" w14:textId="77777777" w:rsidR="00486BA4" w:rsidRDefault="00486BA4" w:rsidP="00C544D6">
      <w:pPr>
        <w:pStyle w:val="footnote"/>
      </w:pPr>
      <w:r>
        <w:rPr>
          <w:rStyle w:val="FootnoteReference"/>
        </w:rPr>
        <w:footnoteRef/>
      </w:r>
      <w:r>
        <w:t xml:space="preserve"> Ex. 16:12-15; Jn. 6:31-35.</w:t>
      </w:r>
    </w:p>
  </w:footnote>
  <w:footnote w:id="558">
    <w:p w14:paraId="49AE41C2" w14:textId="50246779" w:rsidR="00486BA4" w:rsidRDefault="00486BA4" w:rsidP="00E46516">
      <w:pPr>
        <w:pStyle w:val="footnote"/>
      </w:pPr>
      <w:r>
        <w:rPr>
          <w:rStyle w:val="FootnoteReference"/>
        </w:rPr>
        <w:footnoteRef/>
      </w:r>
      <w:r>
        <w:t xml:space="preserve"> [JS] or “promise”</w:t>
      </w:r>
    </w:p>
  </w:footnote>
  <w:footnote w:id="559">
    <w:p w14:paraId="463C0491" w14:textId="77777777" w:rsidR="00486BA4" w:rsidRDefault="00486BA4" w:rsidP="00C544D6">
      <w:pPr>
        <w:pStyle w:val="footnote"/>
      </w:pPr>
      <w:r>
        <w:rPr>
          <w:rStyle w:val="FootnoteReference"/>
        </w:rPr>
        <w:footnoteRef/>
      </w:r>
      <w:r>
        <w:t xml:space="preserve"> Gen. 15:14.</w:t>
      </w:r>
    </w:p>
  </w:footnote>
  <w:footnote w:id="560">
    <w:p w14:paraId="078805D2" w14:textId="5FA9820B" w:rsidR="00486BA4" w:rsidRDefault="00486BA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486BA4" w:rsidRDefault="00486BA4" w:rsidP="00854B91">
      <w:pPr>
        <w:pStyle w:val="footnote"/>
      </w:pPr>
      <w:r>
        <w:rPr>
          <w:rStyle w:val="FootnoteReference"/>
        </w:rPr>
        <w:footnoteRef/>
      </w:r>
      <w:r>
        <w:t xml:space="preserve"> [JS] or “give thanks to”. “Thankfully confess with praise”</w:t>
      </w:r>
    </w:p>
  </w:footnote>
  <w:footnote w:id="562">
    <w:p w14:paraId="08540649" w14:textId="77777777" w:rsidR="00486BA4" w:rsidRDefault="00486BA4"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486BA4" w:rsidRDefault="00486BA4" w:rsidP="00854B91">
      <w:pPr>
        <w:pStyle w:val="footnote"/>
      </w:pPr>
      <w:r>
        <w:rPr>
          <w:rStyle w:val="FootnoteReference"/>
        </w:rPr>
        <w:footnoteRef/>
      </w:r>
      <w:r>
        <w:t xml:space="preserve"> [JS] or “observe justice”</w:t>
      </w:r>
    </w:p>
  </w:footnote>
  <w:footnote w:id="564">
    <w:p w14:paraId="03E9E4DD" w14:textId="395B2D3C" w:rsidR="00486BA4" w:rsidRDefault="00486BA4" w:rsidP="00854B91">
      <w:pPr>
        <w:pStyle w:val="footnote"/>
      </w:pPr>
      <w:r>
        <w:rPr>
          <w:rStyle w:val="FootnoteReference"/>
        </w:rPr>
        <w:footnoteRef/>
      </w:r>
      <w:r>
        <w:t xml:space="preserve"> [JS] literally, “do”</w:t>
      </w:r>
    </w:p>
  </w:footnote>
  <w:footnote w:id="565">
    <w:p w14:paraId="5B7ACE2B" w14:textId="78E5BEF3" w:rsidR="00486BA4" w:rsidRDefault="00486BA4" w:rsidP="00854B91">
      <w:pPr>
        <w:pStyle w:val="footnote"/>
      </w:pPr>
      <w:r>
        <w:rPr>
          <w:rStyle w:val="FootnoteReference"/>
        </w:rPr>
        <w:footnoteRef/>
      </w:r>
      <w:r>
        <w:t xml:space="preserve"> [JS] or “because of the good will of Your people”</w:t>
      </w:r>
    </w:p>
  </w:footnote>
  <w:footnote w:id="566">
    <w:p w14:paraId="1A81CC74" w14:textId="6EC9F596" w:rsidR="00486BA4" w:rsidRDefault="00486BA4" w:rsidP="00C544D6">
      <w:pPr>
        <w:pStyle w:val="footnote"/>
      </w:pPr>
      <w:r>
        <w:rPr>
          <w:rStyle w:val="FootnoteReference"/>
        </w:rPr>
        <w:footnoteRef/>
      </w:r>
      <w:r>
        <w:t xml:space="preserve"> Cf. Mark 8:17-21; Matthew 16:9-12.</w:t>
      </w:r>
    </w:p>
  </w:footnote>
  <w:footnote w:id="567">
    <w:p w14:paraId="6D8403EE" w14:textId="7911CBB2" w:rsidR="00486BA4" w:rsidRDefault="00486BA4" w:rsidP="00FF4329">
      <w:pPr>
        <w:pStyle w:val="footnote"/>
      </w:pPr>
      <w:r>
        <w:rPr>
          <w:rStyle w:val="FootnoteReference"/>
        </w:rPr>
        <w:footnoteRef/>
      </w:r>
      <w:r>
        <w:t xml:space="preserve"> [JS] Fr. Lazarus has “will”</w:t>
      </w:r>
    </w:p>
  </w:footnote>
  <w:footnote w:id="568">
    <w:p w14:paraId="008D3EE2" w14:textId="77777777" w:rsidR="00486BA4" w:rsidRDefault="00486BA4" w:rsidP="00C544D6">
      <w:pPr>
        <w:pStyle w:val="footnote"/>
      </w:pPr>
      <w:r>
        <w:rPr>
          <w:rStyle w:val="FootnoteReference"/>
        </w:rPr>
        <w:footnoteRef/>
      </w:r>
      <w:r>
        <w:t xml:space="preserve"> Num. 11:34.</w:t>
      </w:r>
    </w:p>
  </w:footnote>
  <w:footnote w:id="569">
    <w:p w14:paraId="45B2152E" w14:textId="77777777" w:rsidR="00486BA4" w:rsidRDefault="00486BA4" w:rsidP="00C544D6">
      <w:pPr>
        <w:pStyle w:val="footnote"/>
      </w:pPr>
      <w:r>
        <w:rPr>
          <w:rStyle w:val="FootnoteReference"/>
        </w:rPr>
        <w:footnoteRef/>
      </w:r>
      <w:r>
        <w:t xml:space="preserve"> Num. 16:32.</w:t>
      </w:r>
    </w:p>
  </w:footnote>
  <w:footnote w:id="570">
    <w:p w14:paraId="4E447E07" w14:textId="714805BD" w:rsidR="00486BA4" w:rsidRDefault="00486BA4" w:rsidP="00FF4329">
      <w:pPr>
        <w:pStyle w:val="footnote"/>
      </w:pPr>
      <w:r>
        <w:rPr>
          <w:rStyle w:val="FootnoteReference"/>
        </w:rPr>
        <w:footnoteRef/>
      </w:r>
      <w:r>
        <w:t xml:space="preserve"> [JS] “did obeisance”. “bowed down to”.</w:t>
      </w:r>
    </w:p>
  </w:footnote>
  <w:footnote w:id="571">
    <w:p w14:paraId="74DDF551" w14:textId="7993EDFC" w:rsidR="00486BA4" w:rsidRDefault="00486BA4" w:rsidP="00FF4329">
      <w:pPr>
        <w:pStyle w:val="footnote"/>
      </w:pPr>
      <w:r>
        <w:rPr>
          <w:rStyle w:val="FootnoteReference"/>
        </w:rPr>
        <w:footnoteRef/>
      </w:r>
      <w:r>
        <w:t xml:space="preserve"> [JS] or fearful, terrible.</w:t>
      </w:r>
    </w:p>
  </w:footnote>
  <w:footnote w:id="572">
    <w:p w14:paraId="5BE35E93" w14:textId="77777777" w:rsidR="00486BA4" w:rsidRDefault="00486BA4"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486BA4" w:rsidRDefault="00486BA4" w:rsidP="00335B68">
      <w:pPr>
        <w:pStyle w:val="footnote"/>
      </w:pPr>
      <w:r>
        <w:rPr>
          <w:rStyle w:val="FootnoteReference"/>
        </w:rPr>
        <w:footnoteRef/>
      </w:r>
      <w:r>
        <w:t xml:space="preserve"> [JS] or, “destruction”</w:t>
      </w:r>
    </w:p>
  </w:footnote>
  <w:footnote w:id="574">
    <w:p w14:paraId="6145EAB5" w14:textId="4C75086F" w:rsidR="00486BA4" w:rsidRDefault="00486BA4" w:rsidP="00335B68">
      <w:pPr>
        <w:pStyle w:val="footnote"/>
      </w:pPr>
      <w:r>
        <w:rPr>
          <w:rStyle w:val="FootnoteReference"/>
        </w:rPr>
        <w:footnoteRef/>
      </w:r>
      <w:r>
        <w:t xml:space="preserve"> [JS] or “the breach abated”</w:t>
      </w:r>
    </w:p>
  </w:footnote>
  <w:footnote w:id="575">
    <w:p w14:paraId="7BC84269" w14:textId="5FF802CF" w:rsidR="00486BA4" w:rsidRDefault="00486BA4" w:rsidP="00335B68">
      <w:pPr>
        <w:pStyle w:val="footnote"/>
      </w:pPr>
      <w:r>
        <w:rPr>
          <w:rStyle w:val="FootnoteReference"/>
        </w:rPr>
        <w:footnoteRef/>
      </w:r>
      <w:r>
        <w:t xml:space="preserve"> [JS] or “reckoned”</w:t>
      </w:r>
    </w:p>
  </w:footnote>
  <w:footnote w:id="576">
    <w:p w14:paraId="7C896B79" w14:textId="22421F6C" w:rsidR="00486BA4" w:rsidRDefault="00486BA4" w:rsidP="00335B68">
      <w:pPr>
        <w:pStyle w:val="footnote"/>
      </w:pPr>
      <w:r>
        <w:rPr>
          <w:rStyle w:val="FootnoteReference"/>
        </w:rPr>
        <w:footnoteRef/>
      </w:r>
      <w:r>
        <w:t xml:space="preserve"> [JS] literally “mingled” and “works”</w:t>
      </w:r>
    </w:p>
  </w:footnote>
  <w:footnote w:id="577">
    <w:p w14:paraId="642B0591" w14:textId="225C9085" w:rsidR="00486BA4" w:rsidRDefault="00486BA4" w:rsidP="00F208ED">
      <w:pPr>
        <w:pStyle w:val="footnote"/>
      </w:pPr>
      <w:r>
        <w:rPr>
          <w:rStyle w:val="FootnoteReference"/>
        </w:rPr>
        <w:footnoteRef/>
      </w:r>
      <w:r>
        <w:t xml:space="preserve"> [JS] or “give thanks to”, “thankfully confess with praise”</w:t>
      </w:r>
    </w:p>
  </w:footnote>
  <w:footnote w:id="578">
    <w:p w14:paraId="1D020CD0" w14:textId="190B32B1" w:rsidR="00486BA4" w:rsidRDefault="00486BA4" w:rsidP="00A87777">
      <w:pPr>
        <w:pStyle w:val="footnote"/>
      </w:pPr>
      <w:r>
        <w:rPr>
          <w:rStyle w:val="FootnoteReference"/>
        </w:rPr>
        <w:footnoteRef/>
      </w:r>
      <w:r>
        <w:t xml:space="preserve"> [JS] or “age to age”</w:t>
      </w:r>
    </w:p>
  </w:footnote>
  <w:footnote w:id="579">
    <w:p w14:paraId="0B2ABDB6" w14:textId="66F5B000" w:rsidR="00486BA4" w:rsidRDefault="00486BA4" w:rsidP="00F208ED">
      <w:pPr>
        <w:pStyle w:val="footnote"/>
      </w:pPr>
      <w:r>
        <w:rPr>
          <w:rStyle w:val="FootnoteReference"/>
        </w:rPr>
        <w:footnoteRef/>
      </w:r>
      <w:r>
        <w:t xml:space="preserve"> [JS] or “May it be! May it be” or “So be it! So be it!”</w:t>
      </w:r>
    </w:p>
  </w:footnote>
  <w:footnote w:id="580">
    <w:p w14:paraId="04C140F9" w14:textId="166D1F53" w:rsidR="00486BA4" w:rsidRDefault="00486BA4" w:rsidP="005843FD">
      <w:pPr>
        <w:pStyle w:val="footnote"/>
      </w:pPr>
      <w:r>
        <w:rPr>
          <w:rStyle w:val="FootnoteReference"/>
        </w:rPr>
        <w:footnoteRef/>
      </w:r>
      <w:r>
        <w:t xml:space="preserve"> [JS] or “give thanks to”, “thankfully confess with praise”</w:t>
      </w:r>
    </w:p>
  </w:footnote>
  <w:footnote w:id="581">
    <w:p w14:paraId="338DEC03" w14:textId="41CA3C59" w:rsidR="00486BA4" w:rsidRDefault="00486BA4" w:rsidP="005843FD">
      <w:pPr>
        <w:pStyle w:val="footnote"/>
      </w:pPr>
      <w:r>
        <w:rPr>
          <w:rStyle w:val="FootnoteReference"/>
        </w:rPr>
        <w:footnoteRef/>
      </w:r>
      <w:r>
        <w:t xml:space="preserve"> [JS] NETS and Fr. Lazarus have “sea” in place of “south”</w:t>
      </w:r>
    </w:p>
  </w:footnote>
  <w:footnote w:id="582">
    <w:p w14:paraId="6197905E" w14:textId="37F1FE6C" w:rsidR="00486BA4" w:rsidRDefault="00486BA4" w:rsidP="005843FD">
      <w:pPr>
        <w:pStyle w:val="footnote"/>
      </w:pPr>
      <w:r>
        <w:rPr>
          <w:rStyle w:val="FootnoteReference"/>
        </w:rPr>
        <w:footnoteRef/>
      </w:r>
      <w:r>
        <w:t xml:space="preserve"> [JS] or “praise and thank”, “thankfully confess with praise”</w:t>
      </w:r>
    </w:p>
  </w:footnote>
  <w:footnote w:id="583">
    <w:p w14:paraId="2927C9DC" w14:textId="30BA0C90" w:rsidR="00486BA4" w:rsidRDefault="00486BA4" w:rsidP="008B5FD0">
      <w:pPr>
        <w:pStyle w:val="footnote"/>
      </w:pPr>
      <w:r>
        <w:rPr>
          <w:rStyle w:val="FootnoteReference"/>
        </w:rPr>
        <w:footnoteRef/>
      </w:r>
      <w:r>
        <w:t xml:space="preserve"> [JS] or “praise and thank”, “thankfully confess with praise.”</w:t>
      </w:r>
    </w:p>
  </w:footnote>
  <w:footnote w:id="584">
    <w:p w14:paraId="6B4B3E8B" w14:textId="1A47DD82" w:rsidR="00486BA4" w:rsidRDefault="00486BA4" w:rsidP="005D0282">
      <w:pPr>
        <w:pStyle w:val="footnote"/>
      </w:pPr>
      <w:r>
        <w:rPr>
          <w:rStyle w:val="FootnoteReference"/>
        </w:rPr>
        <w:footnoteRef/>
      </w:r>
      <w:r>
        <w:t xml:space="preserve"> [JS] or “He helped them out of the way of their iniquity”</w:t>
      </w:r>
    </w:p>
  </w:footnote>
  <w:footnote w:id="585">
    <w:p w14:paraId="3CB0230A" w14:textId="77777777" w:rsidR="00486BA4" w:rsidRDefault="00486BA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486BA4" w:rsidRDefault="00486BA4" w:rsidP="008B5FD0">
      <w:pPr>
        <w:pStyle w:val="footnote"/>
      </w:pPr>
      <w:r>
        <w:rPr>
          <w:rStyle w:val="FootnoteReference"/>
        </w:rPr>
        <w:footnoteRef/>
      </w:r>
      <w:r>
        <w:t xml:space="preserve"> [JS] or “praise and thank”, “thankfully confess with praise”</w:t>
      </w:r>
    </w:p>
  </w:footnote>
  <w:footnote w:id="587">
    <w:p w14:paraId="678ED315" w14:textId="00F5D3AB" w:rsidR="00486BA4" w:rsidRDefault="00486BA4" w:rsidP="0048178C">
      <w:pPr>
        <w:pStyle w:val="footnote"/>
      </w:pPr>
      <w:r>
        <w:rPr>
          <w:rStyle w:val="FootnoteReference"/>
        </w:rPr>
        <w:footnoteRef/>
      </w:r>
      <w:r>
        <w:t xml:space="preserve"> [JS] Fr. Lazarus has “all their skill was scuttled.”</w:t>
      </w:r>
    </w:p>
  </w:footnote>
  <w:footnote w:id="588">
    <w:p w14:paraId="34CCA381" w14:textId="4D43FBED" w:rsidR="00486BA4" w:rsidRDefault="00486BA4" w:rsidP="0048178C">
      <w:pPr>
        <w:pStyle w:val="footnote"/>
      </w:pPr>
      <w:r>
        <w:rPr>
          <w:rStyle w:val="FootnoteReference"/>
        </w:rPr>
        <w:footnoteRef/>
      </w:r>
      <w:r>
        <w:t xml:space="preserve"> [JS] or “praise and thank”, “thankfully confess with praise”</w:t>
      </w:r>
    </w:p>
  </w:footnote>
  <w:footnote w:id="589">
    <w:p w14:paraId="4C3D1737" w14:textId="77777777" w:rsidR="00486BA4" w:rsidRDefault="00486BA4"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486BA4" w:rsidRDefault="00486BA4" w:rsidP="00F56D7A">
      <w:pPr>
        <w:pStyle w:val="footnote"/>
      </w:pPr>
      <w:r>
        <w:rPr>
          <w:rStyle w:val="FootnoteReference"/>
        </w:rPr>
        <w:footnoteRef/>
      </w:r>
      <w:r>
        <w:t xml:space="preserve"> [JS] NETS has, “make music”, OSB, “give praise”</w:t>
      </w:r>
    </w:p>
  </w:footnote>
  <w:footnote w:id="591">
    <w:p w14:paraId="004CF885" w14:textId="714969FE" w:rsidR="00486BA4" w:rsidRDefault="00486BA4" w:rsidP="00F56D7A">
      <w:pPr>
        <w:pStyle w:val="footnote"/>
      </w:pPr>
      <w:r>
        <w:rPr>
          <w:rStyle w:val="FootnoteReference"/>
        </w:rPr>
        <w:footnoteRef/>
      </w:r>
      <w:r>
        <w:t xml:space="preserve"> [JS] “thankfully confess You with praise”</w:t>
      </w:r>
    </w:p>
  </w:footnote>
  <w:footnote w:id="592">
    <w:p w14:paraId="5EB077FD" w14:textId="77777777" w:rsidR="00486BA4" w:rsidRDefault="00486BA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486BA4" w:rsidRDefault="00486BA4" w:rsidP="00F56D7A">
      <w:pPr>
        <w:pStyle w:val="footnote"/>
      </w:pPr>
      <w:r>
        <w:rPr>
          <w:rStyle w:val="FootnoteReference"/>
        </w:rPr>
        <w:footnoteRef/>
      </w:r>
      <w:r>
        <w:t xml:space="preserve"> [JS] “holy place.”</w:t>
      </w:r>
    </w:p>
  </w:footnote>
  <w:footnote w:id="594">
    <w:p w14:paraId="32F80B0A" w14:textId="77777777" w:rsidR="00486BA4" w:rsidRDefault="00486BA4" w:rsidP="00C544D6">
      <w:pPr>
        <w:pStyle w:val="footnote"/>
      </w:pPr>
      <w:r>
        <w:rPr>
          <w:rStyle w:val="FootnoteReference"/>
        </w:rPr>
        <w:footnoteRef/>
      </w:r>
      <w:r>
        <w:t xml:space="preserve"> See Psalm 59:10 and footnote.</w:t>
      </w:r>
    </w:p>
  </w:footnote>
  <w:footnote w:id="595">
    <w:p w14:paraId="70CC4836" w14:textId="77777777" w:rsidR="00486BA4" w:rsidRDefault="00486BA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486BA4" w:rsidRDefault="00486BA4" w:rsidP="00814FC4">
      <w:pPr>
        <w:pStyle w:val="footnote"/>
      </w:pPr>
      <w:r>
        <w:rPr>
          <w:rStyle w:val="FootnoteReference"/>
        </w:rPr>
        <w:footnoteRef/>
      </w:r>
      <w:r>
        <w:t xml:space="preserve"> [JS] or “lawlessness”</w:t>
      </w:r>
    </w:p>
  </w:footnote>
  <w:footnote w:id="597">
    <w:p w14:paraId="67FB27B1" w14:textId="3F7103C4" w:rsidR="00486BA4" w:rsidRDefault="00486BA4" w:rsidP="00C544D6">
      <w:pPr>
        <w:pStyle w:val="footnote"/>
      </w:pPr>
      <w:r>
        <w:rPr>
          <w:rStyle w:val="FootnoteReference"/>
        </w:rPr>
        <w:footnoteRef/>
      </w:r>
      <w:r>
        <w:t xml:space="preserve"> Cf. Num. 5:22.</w:t>
      </w:r>
    </w:p>
  </w:footnote>
  <w:footnote w:id="598">
    <w:p w14:paraId="292E96AE" w14:textId="77777777" w:rsidR="00486BA4" w:rsidRDefault="00486BA4" w:rsidP="00C544D6">
      <w:pPr>
        <w:pStyle w:val="footnote"/>
      </w:pPr>
      <w:r>
        <w:rPr>
          <w:rStyle w:val="FootnoteReference"/>
        </w:rPr>
        <w:footnoteRef/>
      </w:r>
      <w:r>
        <w:t xml:space="preserve"> Mt. 27:39.</w:t>
      </w:r>
    </w:p>
  </w:footnote>
  <w:footnote w:id="599">
    <w:p w14:paraId="151268C5" w14:textId="656FFD88" w:rsidR="00486BA4" w:rsidRDefault="00486BA4" w:rsidP="003A31BD">
      <w:pPr>
        <w:pStyle w:val="footnote"/>
      </w:pPr>
      <w:r>
        <w:rPr>
          <w:rStyle w:val="FootnoteReference"/>
        </w:rPr>
        <w:footnoteRef/>
      </w:r>
      <w:r>
        <w:t xml:space="preserve"> [JS] or “give thanks to”. “thankfully confess with praise”</w:t>
      </w:r>
    </w:p>
  </w:footnote>
  <w:footnote w:id="600">
    <w:p w14:paraId="7B5761D5" w14:textId="1159D032" w:rsidR="00486BA4" w:rsidRDefault="00486BA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486BA4" w:rsidRDefault="00486BA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486BA4" w:rsidRDefault="00486BA4" w:rsidP="00AB05E1">
      <w:pPr>
        <w:pStyle w:val="footnote"/>
      </w:pPr>
      <w:r>
        <w:rPr>
          <w:rStyle w:val="FootnoteReference"/>
        </w:rPr>
        <w:footnoteRef/>
      </w:r>
      <w:r>
        <w:t xml:space="preserve"> [JS] “with You is the dominion/rule in the day of Your power”</w:t>
      </w:r>
    </w:p>
  </w:footnote>
  <w:footnote w:id="603">
    <w:p w14:paraId="5B5E529A" w14:textId="5149157C" w:rsidR="00486BA4" w:rsidRDefault="00486BA4" w:rsidP="00C544D6">
      <w:pPr>
        <w:pStyle w:val="footnote"/>
      </w:pPr>
      <w:r>
        <w:rPr>
          <w:rStyle w:val="FootnoteReference"/>
        </w:rPr>
        <w:footnoteRef/>
      </w:r>
      <w:r>
        <w:t xml:space="preserve"> Cf. 1 Cor. 15:41-43.</w:t>
      </w:r>
    </w:p>
  </w:footnote>
  <w:footnote w:id="604">
    <w:p w14:paraId="58BF3DF2" w14:textId="33BF2504" w:rsidR="00486BA4" w:rsidRDefault="00486BA4" w:rsidP="00AB05E1">
      <w:pPr>
        <w:pStyle w:val="footnote"/>
      </w:pPr>
      <w:r>
        <w:rPr>
          <w:rStyle w:val="FootnoteReference"/>
        </w:rPr>
        <w:footnoteRef/>
      </w:r>
      <w:r>
        <w:t xml:space="preserve"> [JS] literally “morning star”</w:t>
      </w:r>
    </w:p>
  </w:footnote>
  <w:footnote w:id="605">
    <w:p w14:paraId="4C93D1C9" w14:textId="77777777" w:rsidR="00486BA4" w:rsidRDefault="00486BA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486BA4" w:rsidRDefault="00486BA4" w:rsidP="00AB05E1">
      <w:pPr>
        <w:pStyle w:val="footnote"/>
      </w:pPr>
      <w:r>
        <w:rPr>
          <w:rStyle w:val="FootnoteReference"/>
        </w:rPr>
        <w:footnoteRef/>
      </w:r>
      <w:r>
        <w:t xml:space="preserve"> [JS] Fr. Lazarus renders “repent” as “change His mind”</w:t>
      </w:r>
    </w:p>
  </w:footnote>
  <w:footnote w:id="607">
    <w:p w14:paraId="5DE3DED0" w14:textId="77777777" w:rsidR="00486BA4" w:rsidRDefault="00486BA4" w:rsidP="00C544D6">
      <w:pPr>
        <w:pStyle w:val="footnote"/>
      </w:pPr>
      <w:r>
        <w:rPr>
          <w:rStyle w:val="FootnoteReference"/>
        </w:rPr>
        <w:footnoteRef/>
      </w:r>
      <w:r>
        <w:t xml:space="preserve"> Heb. 7:21.</w:t>
      </w:r>
    </w:p>
  </w:footnote>
  <w:footnote w:id="608">
    <w:p w14:paraId="09E7C6C1" w14:textId="5A2E3633" w:rsidR="00486BA4" w:rsidRDefault="00486BA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486BA4" w:rsidRDefault="00486BA4" w:rsidP="003C200D">
      <w:pPr>
        <w:pStyle w:val="footnote"/>
      </w:pPr>
      <w:r>
        <w:rPr>
          <w:rStyle w:val="FootnoteReference"/>
        </w:rPr>
        <w:footnoteRef/>
      </w:r>
      <w:r>
        <w:t xml:space="preserve"> [JS] or “give thanks,” or “thankfully confess with praise”</w:t>
      </w:r>
    </w:p>
  </w:footnote>
  <w:footnote w:id="610">
    <w:p w14:paraId="71D97FF3" w14:textId="5ADB40B3" w:rsidR="00486BA4" w:rsidRDefault="00486BA4" w:rsidP="00680987">
      <w:pPr>
        <w:pStyle w:val="footnote"/>
      </w:pPr>
      <w:r>
        <w:rPr>
          <w:rStyle w:val="FootnoteReference"/>
        </w:rPr>
        <w:footnoteRef/>
      </w:r>
      <w:r>
        <w:t xml:space="preserve"> [JS] or “assembly”</w:t>
      </w:r>
    </w:p>
  </w:footnote>
  <w:footnote w:id="611">
    <w:p w14:paraId="794D19AF" w14:textId="3FB23375" w:rsidR="00486BA4" w:rsidRDefault="00486BA4" w:rsidP="00680987">
      <w:pPr>
        <w:pStyle w:val="footnote"/>
      </w:pPr>
      <w:r>
        <w:rPr>
          <w:rStyle w:val="FootnoteReference"/>
        </w:rPr>
        <w:footnoteRef/>
      </w:r>
      <w:r>
        <w:t xml:space="preserve"> [JS] or “sought out in all things according to His will.”</w:t>
      </w:r>
    </w:p>
  </w:footnote>
  <w:footnote w:id="612">
    <w:p w14:paraId="20B5E251" w14:textId="0958B144" w:rsidR="00486BA4" w:rsidRDefault="00486BA4" w:rsidP="003C200D">
      <w:pPr>
        <w:pStyle w:val="footnote"/>
      </w:pPr>
      <w:r>
        <w:rPr>
          <w:rStyle w:val="FootnoteReference"/>
        </w:rPr>
        <w:footnoteRef/>
      </w:r>
      <w:r>
        <w:t xml:space="preserve"> [JS] or “thanksgiving,” or “thankful confession with praise”</w:t>
      </w:r>
    </w:p>
  </w:footnote>
  <w:footnote w:id="613">
    <w:p w14:paraId="1BC090E3" w14:textId="77777777" w:rsidR="00486BA4" w:rsidRDefault="00486BA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486BA4" w:rsidRDefault="00486BA4" w:rsidP="00C544D6">
      <w:pPr>
        <w:pStyle w:val="footnote"/>
      </w:pPr>
      <w:r>
        <w:rPr>
          <w:rStyle w:val="FootnoteReference"/>
        </w:rPr>
        <w:footnoteRef/>
      </w:r>
      <w:r>
        <w:t xml:space="preserve"> Gen. 6:18; 9:9f; 15; 17; Ex. 19:5; Mk. 14:24; Lk. 22:20,29,30.</w:t>
      </w:r>
    </w:p>
  </w:footnote>
  <w:footnote w:id="615">
    <w:p w14:paraId="37902716" w14:textId="6DF49123" w:rsidR="00486BA4" w:rsidRDefault="00486BA4" w:rsidP="001F0BA8">
      <w:pPr>
        <w:pStyle w:val="footnote"/>
      </w:pPr>
      <w:r>
        <w:rPr>
          <w:rStyle w:val="FootnoteReference"/>
        </w:rPr>
        <w:footnoteRef/>
      </w:r>
      <w:r>
        <w:t xml:space="preserve"> [JS] or “awesome”, “terrible”</w:t>
      </w:r>
    </w:p>
  </w:footnote>
  <w:footnote w:id="616">
    <w:p w14:paraId="534F669F" w14:textId="77777777" w:rsidR="00486BA4" w:rsidRDefault="00486BA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486BA4" w:rsidRDefault="00486BA4"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486BA4" w:rsidRDefault="00486BA4" w:rsidP="009717D4">
      <w:pPr>
        <w:pStyle w:val="footnote"/>
      </w:pPr>
      <w:r>
        <w:rPr>
          <w:rStyle w:val="FootnoteReference"/>
        </w:rPr>
        <w:footnoteRef/>
      </w:r>
      <w:r>
        <w:t xml:space="preserve"> [JS] or “endures forever and ever”</w:t>
      </w:r>
    </w:p>
  </w:footnote>
  <w:footnote w:id="619">
    <w:p w14:paraId="6ED31546" w14:textId="32850D5D" w:rsidR="00486BA4" w:rsidRDefault="00486BA4" w:rsidP="00081087">
      <w:pPr>
        <w:pStyle w:val="footnote"/>
      </w:pPr>
      <w:r>
        <w:rPr>
          <w:rStyle w:val="FootnoteReference"/>
        </w:rPr>
        <w:footnoteRef/>
      </w:r>
      <w:r>
        <w:t xml:space="preserve"> [JS] or “dawned”</w:t>
      </w:r>
    </w:p>
  </w:footnote>
  <w:footnote w:id="620">
    <w:p w14:paraId="56F05B01" w14:textId="70E648CE" w:rsidR="00486BA4" w:rsidRDefault="00486BA4" w:rsidP="00081087">
      <w:pPr>
        <w:pStyle w:val="footnote"/>
      </w:pPr>
      <w:r>
        <w:rPr>
          <w:rStyle w:val="FootnoteReference"/>
        </w:rPr>
        <w:footnoteRef/>
      </w:r>
      <w:r>
        <w:t xml:space="preserve"> [JS] NETS interprets this as “He scattered [His enemies]”</w:t>
      </w:r>
    </w:p>
  </w:footnote>
  <w:footnote w:id="621">
    <w:p w14:paraId="246FBDEA" w14:textId="2D78AE51" w:rsidR="00486BA4" w:rsidRDefault="00486BA4" w:rsidP="00081087">
      <w:pPr>
        <w:pStyle w:val="footnote"/>
      </w:pPr>
      <w:r>
        <w:rPr>
          <w:rStyle w:val="FootnoteReference"/>
        </w:rPr>
        <w:footnoteRef/>
      </w:r>
      <w:r>
        <w:t xml:space="preserve"> [JS] or “contines forever and ever”</w:t>
      </w:r>
    </w:p>
  </w:footnote>
  <w:footnote w:id="622">
    <w:p w14:paraId="58019E44" w14:textId="02459B25" w:rsidR="00486BA4" w:rsidRDefault="00486BA4" w:rsidP="00081087">
      <w:pPr>
        <w:pStyle w:val="footnote"/>
      </w:pPr>
      <w:r>
        <w:rPr>
          <w:rStyle w:val="FootnoteReference"/>
        </w:rPr>
        <w:footnoteRef/>
      </w:r>
      <w:r>
        <w:t xml:space="preserve"> [JS] or “he will be raised to power and glory.”</w:t>
      </w:r>
    </w:p>
  </w:footnote>
  <w:footnote w:id="623">
    <w:p w14:paraId="0B84AC37" w14:textId="74BB2C6D" w:rsidR="00486BA4" w:rsidRDefault="00486BA4"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486BA4" w:rsidRDefault="00486BA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486BA4" w:rsidRDefault="00486BA4"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486BA4" w:rsidRDefault="00486BA4" w:rsidP="00C544D6">
      <w:pPr>
        <w:pStyle w:val="footnote"/>
      </w:pPr>
      <w:r>
        <w:rPr>
          <w:rStyle w:val="FootnoteReference"/>
        </w:rPr>
        <w:footnoteRef/>
      </w:r>
      <w:r>
        <w:t xml:space="preserve"> Ex. 19:6; 29:43-46; Deut. 27:9; Is. 63:18,19; Jer. 2:3; 2 Cor. 6:16.</w:t>
      </w:r>
    </w:p>
  </w:footnote>
  <w:footnote w:id="627">
    <w:p w14:paraId="6D9F1C7B" w14:textId="0AA2BDBF" w:rsidR="00486BA4" w:rsidRDefault="00486BA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486BA4" w:rsidRDefault="00486BA4"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486BA4" w:rsidRDefault="00486BA4" w:rsidP="004446FE">
      <w:pPr>
        <w:pStyle w:val="footnote"/>
      </w:pPr>
      <w:r>
        <w:rPr>
          <w:rStyle w:val="FootnoteReference"/>
        </w:rPr>
        <w:footnoteRef/>
      </w:r>
      <w:r>
        <w:t xml:space="preserve"> [JS] or “presence”</w:t>
      </w:r>
    </w:p>
  </w:footnote>
  <w:footnote w:id="630">
    <w:p w14:paraId="0CFFAE38" w14:textId="5E3C02BC" w:rsidR="00486BA4" w:rsidRDefault="00486BA4" w:rsidP="00C544D6">
      <w:pPr>
        <w:pStyle w:val="footnote"/>
      </w:pPr>
      <w:r>
        <w:rPr>
          <w:rStyle w:val="FootnoteReference"/>
        </w:rPr>
        <w:footnoteRef/>
      </w:r>
      <w:r>
        <w:t xml:space="preserve"> Cf. John 1:18; 3:13; Wisdom 18:16.</w:t>
      </w:r>
    </w:p>
  </w:footnote>
  <w:footnote w:id="631">
    <w:p w14:paraId="47CB4F3E" w14:textId="77777777" w:rsidR="00486BA4" w:rsidRDefault="00486BA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486BA4" w:rsidRDefault="00486BA4" w:rsidP="00BD138C">
      <w:pPr>
        <w:pStyle w:val="footnote"/>
      </w:pPr>
      <w:r>
        <w:rPr>
          <w:rStyle w:val="FootnoteReference"/>
        </w:rPr>
        <w:footnoteRef/>
      </w:r>
      <w:r>
        <w:t xml:space="preserve"> [JS] or “from now and forevermore.”</w:t>
      </w:r>
    </w:p>
  </w:footnote>
  <w:footnote w:id="633">
    <w:p w14:paraId="5DABE081" w14:textId="210E3418" w:rsidR="00486BA4" w:rsidRDefault="00486BA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486BA4" w:rsidRDefault="00486BA4" w:rsidP="00D27B1F">
      <w:pPr>
        <w:pStyle w:val="footnote"/>
      </w:pPr>
      <w:r>
        <w:rPr>
          <w:rStyle w:val="FootnoteReference"/>
        </w:rPr>
        <w:footnoteRef/>
      </w:r>
      <w:r>
        <w:t xml:space="preserve"> [JS] or “cry”</w:t>
      </w:r>
    </w:p>
  </w:footnote>
  <w:footnote w:id="635">
    <w:p w14:paraId="181149B5" w14:textId="32524C88" w:rsidR="00486BA4" w:rsidRDefault="00486BA4" w:rsidP="00D27B1F">
      <w:pPr>
        <w:pStyle w:val="footnote"/>
      </w:pPr>
      <w:r>
        <w:rPr>
          <w:rStyle w:val="FootnoteReference"/>
        </w:rPr>
        <w:footnoteRef/>
      </w:r>
      <w:r>
        <w:t xml:space="preserve"> [JS] or “rescue”, i.e. “O Lord, rescue me!”</w:t>
      </w:r>
    </w:p>
  </w:footnote>
  <w:footnote w:id="636">
    <w:p w14:paraId="25D08CAE" w14:textId="420582EC" w:rsidR="00486BA4" w:rsidRDefault="00486BA4" w:rsidP="00C544D6">
      <w:pPr>
        <w:pStyle w:val="footnote"/>
      </w:pPr>
      <w:r>
        <w:rPr>
          <w:rStyle w:val="FootnoteReference"/>
        </w:rPr>
        <w:footnoteRef/>
      </w:r>
      <w:r>
        <w:t xml:space="preserve"> cf. Heb. 4:10; Phil. 2:12; Mt. 11:28,29; Jer. 6:16.</w:t>
      </w:r>
    </w:p>
  </w:footnote>
  <w:footnote w:id="637">
    <w:p w14:paraId="05F0C10B" w14:textId="6BC266D9" w:rsidR="00486BA4" w:rsidRDefault="00486BA4" w:rsidP="0099246B">
      <w:pPr>
        <w:pStyle w:val="footnote"/>
      </w:pPr>
      <w:r>
        <w:rPr>
          <w:rStyle w:val="FootnoteReference"/>
        </w:rPr>
        <w:footnoteRef/>
      </w:r>
      <w:r>
        <w:t xml:space="preserve"> [JS] Fr. Lazarus has, “I will live to please the Lord”</w:t>
      </w:r>
    </w:p>
  </w:footnote>
  <w:footnote w:id="638">
    <w:p w14:paraId="4CB1C48E" w14:textId="77777777" w:rsidR="00486BA4" w:rsidRDefault="00486BA4" w:rsidP="00C544D6">
      <w:pPr>
        <w:pStyle w:val="footnote"/>
      </w:pPr>
      <w:r>
        <w:rPr>
          <w:rStyle w:val="FootnoteReference"/>
        </w:rPr>
        <w:footnoteRef/>
      </w:r>
      <w:r>
        <w:t xml:space="preserve"> 2 Cor. 4:13.</w:t>
      </w:r>
    </w:p>
  </w:footnote>
  <w:footnote w:id="639">
    <w:p w14:paraId="3BB26747" w14:textId="6DF70EDA" w:rsidR="00486BA4" w:rsidRDefault="00486BA4" w:rsidP="00040C56">
      <w:pPr>
        <w:pStyle w:val="footnote"/>
      </w:pPr>
      <w:r>
        <w:rPr>
          <w:rStyle w:val="FootnoteReference"/>
        </w:rPr>
        <w:footnoteRef/>
      </w:r>
      <w:r>
        <w:t xml:space="preserve"> [JS] or “brought very low”</w:t>
      </w:r>
    </w:p>
  </w:footnote>
  <w:footnote w:id="640">
    <w:p w14:paraId="14C69153" w14:textId="7E1050DE" w:rsidR="00486BA4" w:rsidRDefault="00486BA4" w:rsidP="00B403A1">
      <w:pPr>
        <w:pStyle w:val="footnote"/>
      </w:pPr>
      <w:r>
        <w:rPr>
          <w:rStyle w:val="FootnoteReference"/>
        </w:rPr>
        <w:footnoteRef/>
      </w:r>
      <w:r>
        <w:t xml:space="preserve"> [JS] OSB has, “ecstasy,” Fr. Lazarus has “madness,” Brenton has “amazement.”</w:t>
      </w:r>
    </w:p>
  </w:footnote>
  <w:footnote w:id="641">
    <w:p w14:paraId="01F55DAD" w14:textId="6E588482" w:rsidR="00486BA4" w:rsidRDefault="00486BA4" w:rsidP="00B403A1">
      <w:pPr>
        <w:pStyle w:val="footnote"/>
      </w:pPr>
      <w:r>
        <w:rPr>
          <w:rStyle w:val="FootnoteReference"/>
        </w:rPr>
        <w:footnoteRef/>
      </w:r>
      <w:r>
        <w:t xml:space="preserve"> [JS] NETS and OSB omit vs. 5.</w:t>
      </w:r>
    </w:p>
  </w:footnote>
  <w:footnote w:id="642">
    <w:p w14:paraId="0273528E" w14:textId="77777777" w:rsidR="00486BA4" w:rsidRDefault="00486BA4" w:rsidP="00F01C0B">
      <w:pPr>
        <w:pStyle w:val="footnote"/>
      </w:pPr>
      <w:r>
        <w:rPr>
          <w:rStyle w:val="FootnoteReference"/>
        </w:rPr>
        <w:footnoteRef/>
      </w:r>
      <w:r>
        <w:t xml:space="preserve"> [JS] literally, “holy ones.”</w:t>
      </w:r>
    </w:p>
  </w:footnote>
  <w:footnote w:id="643">
    <w:p w14:paraId="536B616C" w14:textId="77777777" w:rsidR="00486BA4" w:rsidRDefault="00486BA4"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486BA4" w:rsidRDefault="00486BA4" w:rsidP="00B403A1">
      <w:pPr>
        <w:pStyle w:val="footnote"/>
      </w:pPr>
      <w:r>
        <w:rPr>
          <w:rStyle w:val="FootnoteReference"/>
        </w:rPr>
        <w:footnoteRef/>
      </w:r>
      <w:r>
        <w:t xml:space="preserve"> [JS] litearlly, “slave”.</w:t>
      </w:r>
    </w:p>
  </w:footnote>
  <w:footnote w:id="645">
    <w:p w14:paraId="74CEF705" w14:textId="6A24290B" w:rsidR="00486BA4" w:rsidRDefault="00486BA4" w:rsidP="00B403A1">
      <w:pPr>
        <w:pStyle w:val="footnote"/>
      </w:pPr>
      <w:r>
        <w:rPr>
          <w:rStyle w:val="FootnoteReference"/>
        </w:rPr>
        <w:footnoteRef/>
      </w:r>
      <w:r>
        <w:t xml:space="preserve"> [JS] [] lacking in NETS and OSB.</w:t>
      </w:r>
    </w:p>
  </w:footnote>
  <w:footnote w:id="646">
    <w:p w14:paraId="380C2FA4" w14:textId="77777777" w:rsidR="00486BA4" w:rsidRDefault="00486BA4" w:rsidP="00C544D6">
      <w:pPr>
        <w:pStyle w:val="footnote"/>
      </w:pPr>
      <w:r>
        <w:rPr>
          <w:rStyle w:val="FootnoteReference"/>
        </w:rPr>
        <w:footnoteRef/>
      </w:r>
      <w:r>
        <w:t xml:space="preserve"> Rom. 15:11.</w:t>
      </w:r>
    </w:p>
  </w:footnote>
  <w:footnote w:id="647">
    <w:p w14:paraId="62277668" w14:textId="3F273B69" w:rsidR="00486BA4" w:rsidRDefault="00486BA4"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486BA4" w:rsidRDefault="00486BA4" w:rsidP="00407DA2">
      <w:pPr>
        <w:pStyle w:val="footnote"/>
      </w:pPr>
      <w:r>
        <w:rPr>
          <w:rStyle w:val="FootnoteReference"/>
        </w:rPr>
        <w:footnoteRef/>
      </w:r>
      <w:r>
        <w:t xml:space="preserve"> [JS] “thankfully confess the Lord with praise,” here and throughout</w:t>
      </w:r>
    </w:p>
  </w:footnote>
  <w:footnote w:id="649">
    <w:p w14:paraId="468C84B0" w14:textId="77777777" w:rsidR="00486BA4" w:rsidRDefault="00486BA4"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486BA4" w:rsidRPr="00C544D6" w:rsidRDefault="00486BA4" w:rsidP="00C544D6">
      <w:pPr>
        <w:pStyle w:val="footnote"/>
      </w:pPr>
      <w:r w:rsidRPr="00C544D6">
        <w:rPr>
          <w:rStyle w:val="FootnoteReference"/>
          <w:vertAlign w:val="baseline"/>
        </w:rPr>
        <w:footnoteRef/>
      </w:r>
      <w:r w:rsidRPr="00C544D6">
        <w:t xml:space="preserve"> Heb. 13:6.</w:t>
      </w:r>
    </w:p>
  </w:footnote>
  <w:footnote w:id="651">
    <w:p w14:paraId="0D5076CD" w14:textId="11027FF0" w:rsidR="00486BA4" w:rsidRDefault="00486BA4" w:rsidP="00C13781">
      <w:pPr>
        <w:pStyle w:val="footnote"/>
      </w:pPr>
      <w:r>
        <w:rPr>
          <w:rStyle w:val="FootnoteReference"/>
        </w:rPr>
        <w:footnoteRef/>
      </w:r>
      <w:r>
        <w:t xml:space="preserve"> [JS] Fr. Lazarus has “see the fall of”</w:t>
      </w:r>
    </w:p>
  </w:footnote>
  <w:footnote w:id="652">
    <w:p w14:paraId="6976F3A7" w14:textId="5D43CA43" w:rsidR="00486BA4" w:rsidRDefault="00486BA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486BA4" w:rsidRDefault="00486BA4" w:rsidP="00283E41">
      <w:pPr>
        <w:pStyle w:val="footnote"/>
      </w:pPr>
      <w:r>
        <w:rPr>
          <w:rStyle w:val="FootnoteReference"/>
        </w:rPr>
        <w:footnoteRef/>
      </w:r>
      <w:r>
        <w:t xml:space="preserve"> [JS] or “give thanks to”, “thankfully confess with praise”</w:t>
      </w:r>
    </w:p>
  </w:footnote>
  <w:footnote w:id="654">
    <w:p w14:paraId="6FF61961" w14:textId="48C00F3F" w:rsidR="00486BA4" w:rsidRDefault="00486BA4" w:rsidP="00283E41">
      <w:pPr>
        <w:pStyle w:val="footnote"/>
      </w:pPr>
      <w:r>
        <w:rPr>
          <w:rStyle w:val="FootnoteReference"/>
        </w:rPr>
        <w:footnoteRef/>
      </w:r>
      <w:r>
        <w:t xml:space="preserve"> [JS] or “praise and thank,” “thankfully confess with praise”</w:t>
      </w:r>
    </w:p>
  </w:footnote>
  <w:footnote w:id="655">
    <w:p w14:paraId="136E3140" w14:textId="77777777" w:rsidR="00486BA4" w:rsidRDefault="00486BA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486BA4" w:rsidRDefault="00486BA4" w:rsidP="00283E41">
      <w:pPr>
        <w:pStyle w:val="footnote"/>
      </w:pPr>
      <w:r>
        <w:rPr>
          <w:rStyle w:val="FootnoteReference"/>
        </w:rPr>
        <w:footnoteRef/>
      </w:r>
      <w:r>
        <w:t xml:space="preserve"> [JS] or “prosper us”</w:t>
      </w:r>
    </w:p>
  </w:footnote>
  <w:footnote w:id="657">
    <w:p w14:paraId="7A2D9627" w14:textId="49D0AACD" w:rsidR="00486BA4" w:rsidRDefault="00486BA4" w:rsidP="00407DA2">
      <w:pPr>
        <w:pStyle w:val="footnote"/>
      </w:pPr>
      <w:r>
        <w:rPr>
          <w:rStyle w:val="FootnoteReference"/>
        </w:rPr>
        <w:footnoteRef/>
      </w:r>
      <w:r>
        <w:t xml:space="preserve"> [JS] or “revealed Himself to us”</w:t>
      </w:r>
    </w:p>
  </w:footnote>
  <w:footnote w:id="658">
    <w:p w14:paraId="05642717" w14:textId="78CE3F15" w:rsidR="00486BA4" w:rsidRDefault="00486BA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486BA4" w:rsidRDefault="00486BA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486BA4" w:rsidRDefault="00486BA4" w:rsidP="00407DA2">
      <w:pPr>
        <w:pStyle w:val="footnote"/>
      </w:pPr>
      <w:r>
        <w:rPr>
          <w:rStyle w:val="FootnoteReference"/>
        </w:rPr>
        <w:footnoteRef/>
      </w:r>
      <w:r>
        <w:t xml:space="preserve"> [JS] “thankfully confess You with praise”</w:t>
      </w:r>
    </w:p>
  </w:footnote>
  <w:footnote w:id="661">
    <w:p w14:paraId="327B2E03" w14:textId="17966534" w:rsidR="00486BA4" w:rsidRDefault="00486BA4" w:rsidP="00407DA2">
      <w:pPr>
        <w:pStyle w:val="footnote"/>
      </w:pPr>
      <w:r>
        <w:rPr>
          <w:rStyle w:val="FootnoteReference"/>
        </w:rPr>
        <w:footnoteRef/>
      </w:r>
      <w:r>
        <w:t xml:space="preserve"> [JS] “thankfully confess You with praise”</w:t>
      </w:r>
    </w:p>
  </w:footnote>
  <w:footnote w:id="662">
    <w:p w14:paraId="6E3C51BA" w14:textId="77777777" w:rsidR="00486BA4" w:rsidRDefault="00486BA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486BA4" w:rsidRDefault="00486BA4" w:rsidP="00C544D6">
      <w:pPr>
        <w:pStyle w:val="footnote"/>
      </w:pPr>
      <w:r>
        <w:rPr>
          <w:rStyle w:val="FootnoteReference"/>
        </w:rPr>
        <w:footnoteRef/>
      </w:r>
      <w:r>
        <w:t xml:space="preserve"> Rom. 10:5; Gal. 3:12; Lev. 18:5; Luke 10:25-28.</w:t>
      </w:r>
    </w:p>
  </w:footnote>
  <w:footnote w:id="664">
    <w:p w14:paraId="0E153BF4" w14:textId="77777777" w:rsidR="00486BA4" w:rsidRDefault="00486BA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486BA4" w:rsidRDefault="00486BA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486BA4" w:rsidRDefault="00486BA4"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486BA4" w:rsidRDefault="00486BA4"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486BA4" w:rsidRDefault="00486BA4" w:rsidP="00C57482">
      <w:pPr>
        <w:pStyle w:val="footnote"/>
      </w:pPr>
      <w:r>
        <w:rPr>
          <w:rStyle w:val="FootnoteReference"/>
        </w:rPr>
        <w:footnoteRef/>
      </w:r>
      <w:r>
        <w:t xml:space="preserve"> [JS] or “sayings,” or “teachings”</w:t>
      </w:r>
    </w:p>
  </w:footnote>
  <w:footnote w:id="669">
    <w:p w14:paraId="798DF7BE" w14:textId="68962B07" w:rsidR="00486BA4" w:rsidRDefault="00486BA4" w:rsidP="00BE75D2">
      <w:pPr>
        <w:pStyle w:val="footnote"/>
      </w:pPr>
      <w:r>
        <w:rPr>
          <w:rStyle w:val="FootnoteReference"/>
        </w:rPr>
        <w:footnoteRef/>
      </w:r>
      <w:r>
        <w:t xml:space="preserve"> [JS] Fr. Athanasius has, “repaly,” Brenton has “recompense”</w:t>
      </w:r>
    </w:p>
  </w:footnote>
  <w:footnote w:id="670">
    <w:p w14:paraId="0D4EEBCE" w14:textId="0AC85059" w:rsidR="00486BA4" w:rsidRDefault="00486BA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486BA4" w:rsidRDefault="00486BA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486BA4" w:rsidRDefault="00486BA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486BA4" w:rsidRDefault="00486BA4"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486BA4" w:rsidRDefault="00486BA4" w:rsidP="005E7419">
      <w:pPr>
        <w:pStyle w:val="footnote"/>
      </w:pPr>
      <w:r>
        <w:rPr>
          <w:rStyle w:val="FootnoteReference"/>
        </w:rPr>
        <w:footnoteRef/>
      </w:r>
      <w:r>
        <w:t xml:space="preserve"> [JS] or “establish,” “confirm”</w:t>
      </w:r>
    </w:p>
  </w:footnote>
  <w:footnote w:id="675">
    <w:p w14:paraId="2E991C7E" w14:textId="4933BF85" w:rsidR="00486BA4" w:rsidRDefault="00486BA4" w:rsidP="00B5676D">
      <w:pPr>
        <w:pStyle w:val="footnote"/>
      </w:pPr>
      <w:r>
        <w:rPr>
          <w:rStyle w:val="FootnoteReference"/>
        </w:rPr>
        <w:footnoteRef/>
      </w:r>
      <w:r>
        <w:t xml:space="preserve"> [JS] or “covetousness”</w:t>
      </w:r>
    </w:p>
  </w:footnote>
  <w:footnote w:id="676">
    <w:p w14:paraId="25BE986A" w14:textId="2129563B" w:rsidR="00486BA4" w:rsidRDefault="00486BA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486BA4" w:rsidRDefault="00486BA4"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486BA4" w:rsidRDefault="00486BA4"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486BA4" w:rsidRDefault="00486BA4"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486BA4" w:rsidRDefault="00486BA4"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486BA4" w:rsidRDefault="00486BA4" w:rsidP="00D305E3">
      <w:pPr>
        <w:pStyle w:val="footnote"/>
      </w:pPr>
      <w:r>
        <w:rPr>
          <w:rStyle w:val="FootnoteReference"/>
        </w:rPr>
        <w:footnoteRef/>
      </w:r>
      <w:r>
        <w:t xml:space="preserve"> [JS] or “thank,” “thankfully confess You with praise”</w:t>
      </w:r>
    </w:p>
  </w:footnote>
  <w:footnote w:id="682">
    <w:p w14:paraId="7A206583" w14:textId="77777777" w:rsidR="00486BA4" w:rsidRDefault="00486BA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486BA4" w:rsidRDefault="00486BA4" w:rsidP="00C544D6">
      <w:pPr>
        <w:pStyle w:val="footnote"/>
      </w:pPr>
      <w:r>
        <w:rPr>
          <w:rStyle w:val="FootnoteReference"/>
        </w:rPr>
        <w:footnoteRef/>
      </w:r>
      <w:r>
        <w:t xml:space="preserve"> Curdled with scorn, anger and fear.</w:t>
      </w:r>
    </w:p>
  </w:footnote>
  <w:footnote w:id="684">
    <w:p w14:paraId="7309743D" w14:textId="0EE8ABB9" w:rsidR="00486BA4" w:rsidRDefault="00486BA4"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486BA4" w:rsidRDefault="00486BA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486BA4" w:rsidRDefault="00486BA4" w:rsidP="00C936FC">
      <w:pPr>
        <w:pStyle w:val="footnote"/>
      </w:pPr>
      <w:r>
        <w:rPr>
          <w:rStyle w:val="FootnoteReference"/>
        </w:rPr>
        <w:footnoteRef/>
      </w:r>
      <w:r>
        <w:t xml:space="preserve"> [JS] i.e. my eyes were straigned looking for your word.</w:t>
      </w:r>
    </w:p>
  </w:footnote>
  <w:footnote w:id="687">
    <w:p w14:paraId="4CBD2EF6" w14:textId="212825E8" w:rsidR="00486BA4" w:rsidRDefault="00486BA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486BA4" w:rsidRDefault="00486BA4"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486BA4" w:rsidRDefault="00486BA4" w:rsidP="00D9575C">
      <w:pPr>
        <w:pStyle w:val="footnote"/>
      </w:pPr>
      <w:r>
        <w:rPr>
          <w:rStyle w:val="FootnoteReference"/>
        </w:rPr>
        <w:footnoteRef/>
      </w:r>
      <w:r>
        <w:t xml:space="preserve"> [JS] revive, “give me life”</w:t>
      </w:r>
    </w:p>
  </w:footnote>
  <w:footnote w:id="690">
    <w:p w14:paraId="43860D7B" w14:textId="0D5C0E48" w:rsidR="00486BA4" w:rsidRDefault="00486BA4" w:rsidP="00D9575C">
      <w:pPr>
        <w:pStyle w:val="footnote"/>
      </w:pPr>
      <w:r>
        <w:rPr>
          <w:rStyle w:val="FootnoteReference"/>
        </w:rPr>
        <w:footnoteRef/>
      </w:r>
      <w:r>
        <w:t xml:space="preserve"> [JS] “all things together”, i.e. “all the universe”</w:t>
      </w:r>
    </w:p>
  </w:footnote>
  <w:footnote w:id="691">
    <w:p w14:paraId="1C03CDF6" w14:textId="6210968E" w:rsidR="00486BA4" w:rsidRDefault="00486BA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486BA4" w:rsidRDefault="00486BA4"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486BA4" w:rsidRDefault="00486BA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486BA4" w:rsidRDefault="00486BA4" w:rsidP="004D36A2">
      <w:pPr>
        <w:pStyle w:val="footnote"/>
      </w:pPr>
      <w:r>
        <w:rPr>
          <w:rStyle w:val="FootnoteReference"/>
        </w:rPr>
        <w:footnoteRef/>
      </w:r>
      <w:r>
        <w:t xml:space="preserve"> [JS] probably “forever for a reward”, rather than “for an eternal reward”</w:t>
      </w:r>
    </w:p>
  </w:footnote>
  <w:footnote w:id="695">
    <w:p w14:paraId="5687A5D1" w14:textId="12E6D97D" w:rsidR="00486BA4" w:rsidRDefault="00486BA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486BA4" w:rsidRDefault="00486BA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486BA4" w:rsidRDefault="00486BA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486BA4" w:rsidRDefault="00486BA4"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486BA4" w:rsidRDefault="00486BA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486BA4" w:rsidRDefault="00486BA4" w:rsidP="00027E51">
      <w:pPr>
        <w:pStyle w:val="footnote"/>
      </w:pPr>
      <w:r>
        <w:rPr>
          <w:rStyle w:val="FootnoteReference"/>
        </w:rPr>
        <w:footnoteRef/>
      </w:r>
      <w:r>
        <w:t xml:space="preserve"> [JS] or “I directed myself towards”</w:t>
      </w:r>
    </w:p>
  </w:footnote>
  <w:footnote w:id="701">
    <w:p w14:paraId="0B2F62E7" w14:textId="0CF252B5" w:rsidR="00486BA4" w:rsidRDefault="00486BA4" w:rsidP="00C544D6">
      <w:pPr>
        <w:pStyle w:val="footnote"/>
      </w:pPr>
      <w:r>
        <w:rPr>
          <w:rStyle w:val="FootnoteReference"/>
        </w:rPr>
        <w:footnoteRef/>
      </w:r>
      <w:r>
        <w:t xml:space="preserve"> Cf. Lk. 24:27,32,45.</w:t>
      </w:r>
    </w:p>
  </w:footnote>
  <w:footnote w:id="702">
    <w:p w14:paraId="081BE299" w14:textId="0DC86D26" w:rsidR="00486BA4" w:rsidRDefault="00486BA4"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486BA4" w:rsidRDefault="00486BA4"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486BA4" w:rsidRDefault="00486BA4"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486BA4" w:rsidRDefault="00486BA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486BA4" w:rsidRDefault="00486BA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486BA4" w:rsidRDefault="00486BA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486BA4" w:rsidRDefault="00486BA4" w:rsidP="00330381">
      <w:pPr>
        <w:pStyle w:val="footnote"/>
      </w:pPr>
      <w:r>
        <w:rPr>
          <w:rStyle w:val="FootnoteReference"/>
        </w:rPr>
        <w:footnoteRef/>
      </w:r>
      <w:r>
        <w:t xml:space="preserve"> [JS] or “wickedness”</w:t>
      </w:r>
    </w:p>
  </w:footnote>
  <w:footnote w:id="709">
    <w:p w14:paraId="50052FF4" w14:textId="1790CFD6" w:rsidR="00486BA4" w:rsidRDefault="00486BA4" w:rsidP="00C544D6">
      <w:pPr>
        <w:pStyle w:val="footnote"/>
      </w:pPr>
      <w:r>
        <w:rPr>
          <w:rStyle w:val="FootnoteReference"/>
        </w:rPr>
        <w:footnoteRef/>
      </w:r>
      <w:r>
        <w:t xml:space="preserve"> Cf. Ps. 110:10.</w:t>
      </w:r>
    </w:p>
  </w:footnote>
  <w:footnote w:id="710">
    <w:p w14:paraId="720D7516" w14:textId="1A9EC268" w:rsidR="00486BA4" w:rsidRDefault="00486BA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486BA4" w:rsidRDefault="00486BA4" w:rsidP="00922B79">
      <w:pPr>
        <w:pStyle w:val="footnote"/>
      </w:pPr>
      <w:r>
        <w:rPr>
          <w:rStyle w:val="FootnoteReference"/>
        </w:rPr>
        <w:footnoteRef/>
      </w:r>
      <w:r>
        <w:t xml:space="preserve"> [JS] Coptic has, “Name”.</w:t>
      </w:r>
    </w:p>
  </w:footnote>
  <w:footnote w:id="712">
    <w:p w14:paraId="6758F0AB" w14:textId="1B97FFBE" w:rsidR="00486BA4" w:rsidRDefault="00486BA4" w:rsidP="00922B79">
      <w:pPr>
        <w:pStyle w:val="footnote"/>
      </w:pPr>
      <w:r>
        <w:rPr>
          <w:rStyle w:val="FootnoteReference"/>
        </w:rPr>
        <w:footnoteRef/>
      </w:r>
      <w:r>
        <w:t xml:space="preserve"> [JS] or “word,” or “teachings</w:t>
      </w:r>
    </w:p>
  </w:footnote>
  <w:footnote w:id="713">
    <w:p w14:paraId="6F9983BE" w14:textId="25FEB91F" w:rsidR="00486BA4" w:rsidRDefault="00486BA4"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486BA4" w:rsidRDefault="00486BA4"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486BA4" w:rsidRDefault="00486BA4" w:rsidP="00C544D6">
      <w:pPr>
        <w:pStyle w:val="footnote"/>
      </w:pPr>
      <w:r>
        <w:rPr>
          <w:rStyle w:val="FootnoteReference"/>
        </w:rPr>
        <w:footnoteRef/>
      </w:r>
      <w:r>
        <w:t xml:space="preserve"> Cf. Jeremiah 3:23. I look through the hills to their unseen Maker.</w:t>
      </w:r>
    </w:p>
  </w:footnote>
  <w:footnote w:id="716">
    <w:p w14:paraId="597C7008" w14:textId="630EBDA2" w:rsidR="00486BA4" w:rsidRDefault="00486BA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486BA4" w:rsidRDefault="00486BA4"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486BA4" w:rsidRDefault="00486BA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486BA4" w:rsidRDefault="00486BA4" w:rsidP="00CE55B0">
      <w:pPr>
        <w:pStyle w:val="footnote"/>
      </w:pPr>
      <w:r>
        <w:rPr>
          <w:rStyle w:val="FootnoteReference"/>
        </w:rPr>
        <w:footnoteRef/>
      </w:r>
      <w:r>
        <w:t xml:space="preserve"> [JS] or “thank and praise”, “thankfully confess with praise”</w:t>
      </w:r>
    </w:p>
  </w:footnote>
  <w:footnote w:id="720">
    <w:p w14:paraId="351045EF" w14:textId="461615AB" w:rsidR="00486BA4" w:rsidRDefault="00486BA4"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486BA4" w:rsidRDefault="00486BA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486BA4" w:rsidRDefault="00486BA4" w:rsidP="00C544D6">
      <w:pPr>
        <w:pStyle w:val="footnote"/>
      </w:pPr>
      <w:r>
        <w:rPr>
          <w:rStyle w:val="FootnoteReference"/>
        </w:rPr>
        <w:footnoteRef/>
      </w:r>
      <w:r>
        <w:t xml:space="preserve"> Hebrews 11:26; 13:13.</w:t>
      </w:r>
    </w:p>
  </w:footnote>
  <w:footnote w:id="723">
    <w:p w14:paraId="09354BED" w14:textId="77777777" w:rsidR="00486BA4" w:rsidRDefault="00486BA4" w:rsidP="00C544D6">
      <w:pPr>
        <w:pStyle w:val="footnote"/>
      </w:pPr>
      <w:r>
        <w:rPr>
          <w:rStyle w:val="FootnoteReference"/>
        </w:rPr>
        <w:footnoteRef/>
      </w:r>
      <w:r>
        <w:t xml:space="preserve"> Heaven is here (Mt. 4:17; Lk. 17:21; Prov. 17:24).</w:t>
      </w:r>
    </w:p>
  </w:footnote>
  <w:footnote w:id="724">
    <w:p w14:paraId="70E4A917" w14:textId="510327E2" w:rsidR="00486BA4" w:rsidRDefault="00486BA4" w:rsidP="0017251E">
      <w:pPr>
        <w:pStyle w:val="footnote"/>
      </w:pPr>
      <w:r>
        <w:rPr>
          <w:rStyle w:val="FootnoteReference"/>
        </w:rPr>
        <w:footnoteRef/>
      </w:r>
      <w:r>
        <w:t xml:space="preserve"> [JS] Fr. Lazarus and NETS have “irresistible”, OSB has “overwhelming”</w:t>
      </w:r>
    </w:p>
  </w:footnote>
  <w:footnote w:id="725">
    <w:p w14:paraId="045830C0" w14:textId="3777C1FD" w:rsidR="00486BA4" w:rsidRDefault="00486BA4" w:rsidP="00330381">
      <w:pPr>
        <w:pStyle w:val="footnote"/>
      </w:pPr>
      <w:r>
        <w:rPr>
          <w:rStyle w:val="FootnoteReference"/>
        </w:rPr>
        <w:footnoteRef/>
      </w:r>
      <w:r>
        <w:t xml:space="preserve"> [JS] or “evildoers”</w:t>
      </w:r>
    </w:p>
  </w:footnote>
  <w:footnote w:id="726">
    <w:p w14:paraId="09C30AE4" w14:textId="6C02AB51" w:rsidR="00486BA4" w:rsidRDefault="00486BA4" w:rsidP="00511459">
      <w:pPr>
        <w:pStyle w:val="footnote"/>
      </w:pPr>
      <w:r>
        <w:rPr>
          <w:rStyle w:val="FootnoteReference"/>
        </w:rPr>
        <w:footnoteRef/>
      </w:r>
      <w:r>
        <w:t xml:space="preserve"> [JS] Fr. Athanasius has, “the Lord has magnified His doings with them.”</w:t>
      </w:r>
    </w:p>
  </w:footnote>
  <w:footnote w:id="727">
    <w:p w14:paraId="5CAE6DBB" w14:textId="77777777" w:rsidR="00486BA4" w:rsidRDefault="00486BA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486BA4" w:rsidRDefault="00486BA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486BA4" w:rsidRDefault="00486BA4" w:rsidP="003169DD">
      <w:pPr>
        <w:pStyle w:val="footnote"/>
      </w:pPr>
      <w:r>
        <w:rPr>
          <w:rStyle w:val="FootnoteReference"/>
        </w:rPr>
        <w:footnoteRef/>
      </w:r>
      <w:r>
        <w:t xml:space="preserve"> [JS] “from your rest”, literally, “after sitting”</w:t>
      </w:r>
    </w:p>
  </w:footnote>
  <w:footnote w:id="730">
    <w:p w14:paraId="2EF38BE0" w14:textId="36D5D79C" w:rsidR="00486BA4" w:rsidRDefault="00486BA4" w:rsidP="003169DD">
      <w:pPr>
        <w:pStyle w:val="footnote"/>
      </w:pPr>
      <w:r>
        <w:rPr>
          <w:rStyle w:val="FootnoteReference"/>
        </w:rPr>
        <w:footnoteRef/>
      </w:r>
      <w:r>
        <w:t xml:space="preserve"> [JS] Fr. Athanasius has, “the children of those who have been awakened.”</w:t>
      </w:r>
    </w:p>
  </w:footnote>
  <w:footnote w:id="731">
    <w:p w14:paraId="40FE15BF" w14:textId="13C73A63" w:rsidR="00486BA4" w:rsidRDefault="00486BA4" w:rsidP="008D24A6">
      <w:pPr>
        <w:pStyle w:val="footnote"/>
      </w:pPr>
      <w:r>
        <w:rPr>
          <w:rStyle w:val="FootnoteReference"/>
        </w:rPr>
        <w:footnoteRef/>
      </w:r>
      <w:r>
        <w:t xml:space="preserve"> [JS] Fr. Lazarus has, “such exiles”</w:t>
      </w:r>
    </w:p>
  </w:footnote>
  <w:footnote w:id="732">
    <w:p w14:paraId="48D4D6D3" w14:textId="3C1F801B" w:rsidR="00486BA4" w:rsidRDefault="00486BA4" w:rsidP="00087D9B">
      <w:pPr>
        <w:pStyle w:val="footnote"/>
      </w:pPr>
      <w:r>
        <w:rPr>
          <w:rStyle w:val="FootnoteReference"/>
        </w:rPr>
        <w:footnoteRef/>
      </w:r>
      <w:r>
        <w:t xml:space="preserve"> [JS] Fr. Athanasius has, “You will be blessed”</w:t>
      </w:r>
    </w:p>
  </w:footnote>
  <w:footnote w:id="733">
    <w:p w14:paraId="7A7A17DB" w14:textId="31683221" w:rsidR="00486BA4" w:rsidRDefault="00486BA4"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486BA4" w:rsidRDefault="00486BA4"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486BA4" w:rsidRDefault="00486BA4" w:rsidP="0061464A">
      <w:pPr>
        <w:pStyle w:val="footnote"/>
      </w:pPr>
      <w:r>
        <w:rPr>
          <w:rStyle w:val="FootnoteReference"/>
        </w:rPr>
        <w:footnoteRef/>
      </w:r>
      <w:r>
        <w:t xml:space="preserve"> [JS] or “lawlessness”</w:t>
      </w:r>
    </w:p>
  </w:footnote>
  <w:footnote w:id="736">
    <w:p w14:paraId="6A925E31" w14:textId="50F1CD8D" w:rsidR="00486BA4" w:rsidRDefault="00486BA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486BA4" w:rsidRDefault="00486BA4" w:rsidP="00714F88">
      <w:pPr>
        <w:pStyle w:val="footnote"/>
      </w:pPr>
      <w:r>
        <w:rPr>
          <w:rStyle w:val="FootnoteReference"/>
        </w:rPr>
        <w:footnoteRef/>
      </w:r>
      <w:r>
        <w:t xml:space="preserve"> [JS] or “transgressions” or “acts of lawlessness”, throughout.</w:t>
      </w:r>
    </w:p>
  </w:footnote>
  <w:footnote w:id="738">
    <w:p w14:paraId="0461F9AD" w14:textId="6F28CA37" w:rsidR="00486BA4" w:rsidRDefault="00486BA4" w:rsidP="00714F88">
      <w:pPr>
        <w:pStyle w:val="footnote"/>
      </w:pPr>
      <w:r>
        <w:rPr>
          <w:rStyle w:val="FootnoteReference"/>
        </w:rPr>
        <w:footnoteRef/>
      </w:r>
      <w:r>
        <w:t xml:space="preserve"> [JS] or “forgiveness”</w:t>
      </w:r>
    </w:p>
  </w:footnote>
  <w:footnote w:id="739">
    <w:p w14:paraId="0C346C8C" w14:textId="77777777" w:rsidR="00486BA4" w:rsidRDefault="00486BA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486BA4" w:rsidRDefault="00486BA4" w:rsidP="00C544D6">
      <w:pPr>
        <w:pStyle w:val="footnote"/>
      </w:pPr>
      <w:r>
        <w:rPr>
          <w:rStyle w:val="FootnoteReference"/>
        </w:rPr>
        <w:footnoteRef/>
      </w:r>
      <w:r>
        <w:t xml:space="preserve"> Cf. Titus 2:14.</w:t>
      </w:r>
    </w:p>
  </w:footnote>
  <w:footnote w:id="741">
    <w:p w14:paraId="55BAD822" w14:textId="77777777" w:rsidR="00486BA4" w:rsidRDefault="00486BA4" w:rsidP="00C544D6">
      <w:pPr>
        <w:pStyle w:val="footnote"/>
      </w:pPr>
      <w:r>
        <w:rPr>
          <w:rStyle w:val="FootnoteReference"/>
        </w:rPr>
        <w:footnoteRef/>
      </w:r>
      <w:r>
        <w:t xml:space="preserve"> Prov. 29:1; 2 Kings 17:14; Neh. 9:16; Dt. 9:6.</w:t>
      </w:r>
    </w:p>
  </w:footnote>
  <w:footnote w:id="742">
    <w:p w14:paraId="4E2F71A4" w14:textId="2CCCE707" w:rsidR="00486BA4" w:rsidRDefault="00486BA4" w:rsidP="00C0758B">
      <w:pPr>
        <w:pStyle w:val="footnote"/>
      </w:pPr>
      <w:r>
        <w:rPr>
          <w:rStyle w:val="FootnoteReference"/>
        </w:rPr>
        <w:footnoteRef/>
      </w:r>
      <w:r>
        <w:t xml:space="preserve"> [JS] literally “the tabernacle of my house”</w:t>
      </w:r>
    </w:p>
  </w:footnote>
  <w:footnote w:id="743">
    <w:p w14:paraId="7C027A5F" w14:textId="25B43E29" w:rsidR="00486BA4" w:rsidRDefault="00486BA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486BA4" w:rsidRDefault="00486BA4" w:rsidP="00C544D6">
      <w:pPr>
        <w:pStyle w:val="footnote"/>
      </w:pPr>
      <w:r>
        <w:rPr>
          <w:rStyle w:val="FootnoteReference"/>
        </w:rPr>
        <w:footnoteRef/>
      </w:r>
      <w:r>
        <w:t xml:space="preserve"> Cf. 1 Kings 6:21 (1 Sam. 6:21).</w:t>
      </w:r>
    </w:p>
  </w:footnote>
  <w:footnote w:id="745">
    <w:p w14:paraId="7A5052C0" w14:textId="161D9B7D" w:rsidR="00486BA4" w:rsidRDefault="00486BA4" w:rsidP="00023B09">
      <w:pPr>
        <w:pStyle w:val="footnote"/>
      </w:pPr>
      <w:r>
        <w:rPr>
          <w:rStyle w:val="FootnoteReference"/>
        </w:rPr>
        <w:footnoteRef/>
      </w:r>
      <w:r>
        <w:t xml:space="preserve"> [JS] “do obeisance”, i.e. literally “bow down”</w:t>
      </w:r>
    </w:p>
  </w:footnote>
  <w:footnote w:id="746">
    <w:p w14:paraId="7B1B3D1C" w14:textId="1A224FFE" w:rsidR="00486BA4" w:rsidRDefault="00486BA4" w:rsidP="00023B09">
      <w:pPr>
        <w:pStyle w:val="footnote"/>
      </w:pPr>
      <w:r>
        <w:rPr>
          <w:rStyle w:val="FootnoteReference"/>
        </w:rPr>
        <w:footnoteRef/>
      </w:r>
      <w:r>
        <w:t xml:space="preserve"> [JS] Fr. Lazarus has “resting-place”</w:t>
      </w:r>
    </w:p>
  </w:footnote>
  <w:footnote w:id="747">
    <w:p w14:paraId="57742C2B" w14:textId="024D8554" w:rsidR="00486BA4" w:rsidRDefault="00486BA4" w:rsidP="00023B09">
      <w:pPr>
        <w:pStyle w:val="footnote"/>
      </w:pPr>
      <w:r>
        <w:rPr>
          <w:rStyle w:val="FootnoteReference"/>
        </w:rPr>
        <w:footnoteRef/>
      </w:r>
      <w:r>
        <w:t xml:space="preserve"> [JS] or “the ark of Your holiness”</w:t>
      </w:r>
    </w:p>
  </w:footnote>
  <w:footnote w:id="748">
    <w:p w14:paraId="371872E1" w14:textId="77777777" w:rsidR="00486BA4" w:rsidRDefault="00486BA4" w:rsidP="00C544D6">
      <w:pPr>
        <w:pStyle w:val="footnote"/>
      </w:pPr>
      <w:r>
        <w:rPr>
          <w:rStyle w:val="FootnoteReference"/>
        </w:rPr>
        <w:footnoteRef/>
      </w:r>
      <w:r>
        <w:t xml:space="preserve"> Ps. 131:8-10 = 2 Chron. 6:41-42.</w:t>
      </w:r>
    </w:p>
  </w:footnote>
  <w:footnote w:id="749">
    <w:p w14:paraId="3FFC0219" w14:textId="77777777" w:rsidR="00486BA4" w:rsidRDefault="00486BA4" w:rsidP="00C544D6">
      <w:pPr>
        <w:pStyle w:val="footnote"/>
      </w:pPr>
      <w:r>
        <w:rPr>
          <w:rStyle w:val="FootnoteReference"/>
        </w:rPr>
        <w:footnoteRef/>
      </w:r>
      <w:r>
        <w:t xml:space="preserve"> I Chron. 17:11-14; Acts 2:30-33.</w:t>
      </w:r>
    </w:p>
  </w:footnote>
  <w:footnote w:id="750">
    <w:p w14:paraId="750994E1" w14:textId="39B5FB55" w:rsidR="00486BA4" w:rsidRDefault="00486BA4" w:rsidP="00631963">
      <w:pPr>
        <w:pStyle w:val="footnote"/>
      </w:pPr>
      <w:r>
        <w:rPr>
          <w:rStyle w:val="FootnoteReference"/>
        </w:rPr>
        <w:footnoteRef/>
      </w:r>
      <w:r>
        <w:t xml:space="preserve"> [JS] Coptic has “widow”.</w:t>
      </w:r>
    </w:p>
  </w:footnote>
  <w:footnote w:id="751">
    <w:p w14:paraId="20533A22" w14:textId="760F6E73" w:rsidR="00486BA4" w:rsidRDefault="00486BA4" w:rsidP="00631963">
      <w:pPr>
        <w:pStyle w:val="footnote"/>
      </w:pPr>
      <w:r>
        <w:rPr>
          <w:rStyle w:val="FootnoteReference"/>
        </w:rPr>
        <w:footnoteRef/>
      </w:r>
      <w:r>
        <w:t xml:space="preserve"> [JS] or “rejoice with rejoicing”</w:t>
      </w:r>
    </w:p>
  </w:footnote>
  <w:footnote w:id="752">
    <w:p w14:paraId="41E94330" w14:textId="77777777" w:rsidR="00486BA4" w:rsidRDefault="00486BA4" w:rsidP="00C544D6">
      <w:pPr>
        <w:pStyle w:val="footnote"/>
      </w:pPr>
      <w:r>
        <w:rPr>
          <w:rStyle w:val="FootnoteReference"/>
        </w:rPr>
        <w:footnoteRef/>
      </w:r>
      <w:r>
        <w:t xml:space="preserve"> stock: </w:t>
      </w:r>
      <w:r w:rsidRPr="00783CA0">
        <w:rPr>
          <w:i/>
        </w:rPr>
        <w:t>lit</w:t>
      </w:r>
      <w:r>
        <w:t>. horn.</w:t>
      </w:r>
    </w:p>
  </w:footnote>
  <w:footnote w:id="753">
    <w:p w14:paraId="2CC35491" w14:textId="77777777" w:rsidR="00486BA4" w:rsidRDefault="00486BA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486BA4" w:rsidRDefault="00486BA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486BA4" w:rsidRDefault="00486BA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486BA4" w:rsidRDefault="00486BA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486BA4" w:rsidRDefault="00486BA4" w:rsidP="008B199B">
      <w:pPr>
        <w:pStyle w:val="footnote"/>
      </w:pPr>
      <w:r>
        <w:rPr>
          <w:rStyle w:val="FootnoteReference"/>
        </w:rPr>
        <w:footnoteRef/>
      </w:r>
      <w:r>
        <w:t xml:space="preserve"> [JS] literally, “slaves”</w:t>
      </w:r>
    </w:p>
  </w:footnote>
  <w:footnote w:id="758">
    <w:p w14:paraId="1FC82724" w14:textId="77777777" w:rsidR="00486BA4" w:rsidRDefault="00486BA4"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486BA4" w:rsidRDefault="00486BA4" w:rsidP="00C544D6">
      <w:pPr>
        <w:pStyle w:val="footnote"/>
      </w:pPr>
      <w:r>
        <w:rPr>
          <w:rStyle w:val="FootnoteReference"/>
        </w:rPr>
        <w:footnoteRef/>
      </w:r>
      <w:r>
        <w:t xml:space="preserve"> Deut. 32:36.</w:t>
      </w:r>
    </w:p>
  </w:footnote>
  <w:footnote w:id="760">
    <w:p w14:paraId="6CA454B0" w14:textId="699660A9" w:rsidR="00486BA4" w:rsidRDefault="00486BA4" w:rsidP="009F1DA0">
      <w:pPr>
        <w:pStyle w:val="footnote"/>
      </w:pPr>
      <w:r>
        <w:rPr>
          <w:rStyle w:val="FootnoteReference"/>
        </w:rPr>
        <w:footnoteRef/>
      </w:r>
      <w:r>
        <w:t xml:space="preserve"> [JS] [] lacking in all but OSB</w:t>
      </w:r>
    </w:p>
  </w:footnote>
  <w:footnote w:id="761">
    <w:p w14:paraId="71CEF4E9" w14:textId="77777777" w:rsidR="00486BA4" w:rsidRDefault="00486BA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486BA4" w:rsidRDefault="00486BA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486BA4" w:rsidRDefault="00486BA4"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486BA4" w:rsidRDefault="00486BA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486BA4" w:rsidRDefault="00486BA4" w:rsidP="00AE1E0F">
      <w:pPr>
        <w:pStyle w:val="footnote"/>
      </w:pPr>
      <w:r>
        <w:rPr>
          <w:rStyle w:val="FootnoteReference"/>
        </w:rPr>
        <w:footnoteRef/>
      </w:r>
      <w:r>
        <w:t xml:space="preserve"> [JS] or “and shook of Pharaoh and his army into the Red sea,”</w:t>
      </w:r>
    </w:p>
  </w:footnote>
  <w:footnote w:id="766">
    <w:p w14:paraId="0B96BC12" w14:textId="30893C5B" w:rsidR="00486BA4" w:rsidRDefault="00486BA4" w:rsidP="00AE1E0F">
      <w:pPr>
        <w:pStyle w:val="footnote"/>
      </w:pPr>
      <w:r>
        <w:rPr>
          <w:rStyle w:val="FootnoteReference"/>
        </w:rPr>
        <w:footnoteRef/>
      </w:r>
      <w:r>
        <w:t xml:space="preserve"> [JS] or “slew”</w:t>
      </w:r>
    </w:p>
  </w:footnote>
  <w:footnote w:id="767">
    <w:p w14:paraId="0DA78EFF" w14:textId="6EE98942" w:rsidR="00486BA4" w:rsidRDefault="00486BA4"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486BA4" w:rsidRDefault="00486BA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486BA4" w:rsidRDefault="00486BA4" w:rsidP="00C544D6">
      <w:pPr>
        <w:pStyle w:val="footnote"/>
      </w:pPr>
      <w:r>
        <w:rPr>
          <w:rStyle w:val="FootnoteReference"/>
        </w:rPr>
        <w:footnoteRef/>
      </w:r>
      <w:r>
        <w:t xml:space="preserve"> See previous footnote.</w:t>
      </w:r>
    </w:p>
  </w:footnote>
  <w:footnote w:id="770">
    <w:p w14:paraId="32C9C8BA" w14:textId="1283C1AE" w:rsidR="00486BA4" w:rsidRDefault="00486BA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486BA4" w:rsidRDefault="00486BA4" w:rsidP="00AC3281">
      <w:pPr>
        <w:pStyle w:val="footnote"/>
      </w:pPr>
      <w:r>
        <w:rPr>
          <w:rStyle w:val="FootnoteReference"/>
        </w:rPr>
        <w:footnoteRef/>
      </w:r>
      <w:r>
        <w:t xml:space="preserve"> [JS] or “thank”, or “thankfully confess with praise”</w:t>
      </w:r>
    </w:p>
  </w:footnote>
  <w:footnote w:id="772">
    <w:p w14:paraId="02264BC2" w14:textId="77777777" w:rsidR="00486BA4" w:rsidRDefault="00486BA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486BA4" w:rsidRDefault="00486BA4"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486BA4" w:rsidRDefault="00486BA4"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486BA4" w:rsidRDefault="00486BA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486BA4" w:rsidRDefault="00486BA4"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486BA4" w:rsidRDefault="00486BA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486BA4" w:rsidRDefault="00486BA4" w:rsidP="00FF6795">
      <w:pPr>
        <w:pStyle w:val="footnote"/>
      </w:pPr>
      <w:r>
        <w:rPr>
          <w:rStyle w:val="FootnoteReference"/>
        </w:rPr>
        <w:footnoteRef/>
      </w:r>
      <w:r>
        <w:t xml:space="preserve"> [JS] literally “those who are exalted” or “the high things”</w:t>
      </w:r>
    </w:p>
  </w:footnote>
  <w:footnote w:id="779">
    <w:p w14:paraId="596BB70E" w14:textId="27F87B4A" w:rsidR="00486BA4" w:rsidRDefault="00486BA4"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486BA4" w:rsidRDefault="00486BA4" w:rsidP="00485563">
      <w:pPr>
        <w:pStyle w:val="footnote"/>
      </w:pPr>
      <w:r>
        <w:rPr>
          <w:rStyle w:val="FootnoteReference"/>
        </w:rPr>
        <w:footnoteRef/>
      </w:r>
      <w:r>
        <w:t xml:space="preserve"> [JS] or “possess”</w:t>
      </w:r>
    </w:p>
  </w:footnote>
  <w:footnote w:id="781">
    <w:p w14:paraId="145A6B15" w14:textId="77777777" w:rsidR="00486BA4" w:rsidRDefault="00486BA4"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486BA4" w:rsidRDefault="00486BA4" w:rsidP="00485563">
      <w:pPr>
        <w:pStyle w:val="footnote"/>
      </w:pPr>
      <w:r>
        <w:rPr>
          <w:rStyle w:val="FootnoteReference"/>
        </w:rPr>
        <w:footnoteRef/>
      </w:r>
      <w:r>
        <w:t xml:space="preserve"> [JS] or “give thanks,” or “thankfully confess You with praise”</w:t>
      </w:r>
    </w:p>
  </w:footnote>
  <w:footnote w:id="783">
    <w:p w14:paraId="4E73646F" w14:textId="549C13C9" w:rsidR="00486BA4" w:rsidRDefault="00486BA4" w:rsidP="00EB72A3">
      <w:pPr>
        <w:pStyle w:val="footnote"/>
      </w:pPr>
      <w:r>
        <w:rPr>
          <w:rStyle w:val="FootnoteReference"/>
        </w:rPr>
        <w:footnoteRef/>
      </w:r>
      <w:r>
        <w:t xml:space="preserve"> [JS] or “and do I not waste away because of my enemies?”</w:t>
      </w:r>
    </w:p>
  </w:footnote>
  <w:footnote w:id="784">
    <w:p w14:paraId="4CC16564" w14:textId="262FCF3B" w:rsidR="00486BA4" w:rsidRDefault="00486BA4" w:rsidP="00814FC4">
      <w:pPr>
        <w:pStyle w:val="footnote"/>
      </w:pPr>
      <w:r>
        <w:rPr>
          <w:rStyle w:val="FootnoteReference"/>
        </w:rPr>
        <w:footnoteRef/>
      </w:r>
      <w:r>
        <w:t xml:space="preserve"> [JS] or “way of iniquity”</w:t>
      </w:r>
    </w:p>
  </w:footnote>
  <w:footnote w:id="785">
    <w:p w14:paraId="6BCAB3AE" w14:textId="77777777" w:rsidR="00486BA4" w:rsidRDefault="00486BA4" w:rsidP="00C544D6">
      <w:pPr>
        <w:pStyle w:val="footnote"/>
      </w:pPr>
      <w:r>
        <w:rPr>
          <w:rStyle w:val="FootnoteReference"/>
        </w:rPr>
        <w:footnoteRef/>
      </w:r>
      <w:r>
        <w:t xml:space="preserve"> ‘He gives songs in the night’ (Job. 35:10).</w:t>
      </w:r>
    </w:p>
  </w:footnote>
  <w:footnote w:id="786">
    <w:p w14:paraId="6FFB8AE3" w14:textId="30159915" w:rsidR="00486BA4" w:rsidRDefault="00486BA4" w:rsidP="00FF4A4F">
      <w:pPr>
        <w:pStyle w:val="footnote"/>
      </w:pPr>
      <w:r>
        <w:rPr>
          <w:rStyle w:val="FootnoteReference"/>
        </w:rPr>
        <w:footnoteRef/>
      </w:r>
      <w:r>
        <w:t xml:space="preserve"> Literally “voice”</w:t>
      </w:r>
    </w:p>
  </w:footnote>
  <w:footnote w:id="787">
    <w:p w14:paraId="1995E6B7" w14:textId="70D38F62" w:rsidR="00486BA4" w:rsidRDefault="00486BA4" w:rsidP="00EB72A3">
      <w:pPr>
        <w:pStyle w:val="footnote"/>
      </w:pPr>
      <w:r>
        <w:rPr>
          <w:rStyle w:val="FootnoteReference"/>
        </w:rPr>
        <w:footnoteRef/>
      </w:r>
      <w:r>
        <w:t xml:space="preserve"> [JS] or “praise,” or “give thanks to,” or “thankfully confess with praise”</w:t>
      </w:r>
    </w:p>
  </w:footnote>
  <w:footnote w:id="788">
    <w:p w14:paraId="7EBC0985" w14:textId="77777777" w:rsidR="00486BA4" w:rsidRDefault="00486BA4" w:rsidP="00784373">
      <w:pPr>
        <w:pStyle w:val="footnote"/>
      </w:pPr>
      <w:r>
        <w:rPr>
          <w:rStyle w:val="FootnoteReference"/>
        </w:rPr>
        <w:footnoteRef/>
      </w:r>
      <w:r>
        <w:t xml:space="preserve"> [JS] or “Hades”.</w:t>
      </w:r>
    </w:p>
  </w:footnote>
  <w:footnote w:id="789">
    <w:p w14:paraId="5A5C1D1C" w14:textId="586EEB89" w:rsidR="00486BA4" w:rsidRDefault="00486BA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486BA4" w:rsidRDefault="00486BA4" w:rsidP="00C544D6">
      <w:pPr>
        <w:pStyle w:val="footnote"/>
      </w:pPr>
      <w:r>
        <w:rPr>
          <w:rStyle w:val="FootnoteReference"/>
        </w:rPr>
        <w:footnoteRef/>
      </w:r>
      <w:r>
        <w:t xml:space="preserve"> this way: the confession of Christ (2 Tim. 3:12).</w:t>
      </w:r>
    </w:p>
  </w:footnote>
  <w:footnote w:id="791">
    <w:p w14:paraId="1B4DA4D8" w14:textId="4D3CDF72" w:rsidR="00486BA4" w:rsidRDefault="00486BA4" w:rsidP="00EB72A3">
      <w:pPr>
        <w:pStyle w:val="footnote"/>
      </w:pPr>
      <w:r>
        <w:rPr>
          <w:rStyle w:val="FootnoteReference"/>
        </w:rPr>
        <w:footnoteRef/>
      </w:r>
      <w:r>
        <w:t xml:space="preserve"> [JS] or “praise” or “thive thanks to,” or “thankfully confess with praise”</w:t>
      </w:r>
    </w:p>
  </w:footnote>
  <w:footnote w:id="792">
    <w:p w14:paraId="10A5500A" w14:textId="77777777" w:rsidR="00486BA4" w:rsidRDefault="00486BA4" w:rsidP="00C544D6">
      <w:pPr>
        <w:pStyle w:val="footnote"/>
      </w:pPr>
      <w:r>
        <w:rPr>
          <w:rStyle w:val="FootnoteReference"/>
        </w:rPr>
        <w:footnoteRef/>
      </w:r>
      <w:r>
        <w:t xml:space="preserve"> These two lines are identical with Lamentations 3:6.</w:t>
      </w:r>
    </w:p>
  </w:footnote>
  <w:footnote w:id="793">
    <w:p w14:paraId="30FC40DD" w14:textId="11119DF6" w:rsidR="00486BA4" w:rsidRDefault="00486BA4" w:rsidP="00C544D6">
      <w:pPr>
        <w:pStyle w:val="footnote"/>
      </w:pPr>
      <w:r>
        <w:rPr>
          <w:rStyle w:val="FootnoteReference"/>
        </w:rPr>
        <w:footnoteRef/>
      </w:r>
      <w:r>
        <w:t xml:space="preserve"> Cf. Rev. 10:5; Ezek. 20:23,28,42; Deut. 32:14.</w:t>
      </w:r>
    </w:p>
  </w:footnote>
  <w:footnote w:id="794">
    <w:p w14:paraId="58511EB9" w14:textId="77777777" w:rsidR="00486BA4" w:rsidRDefault="00486BA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486BA4" w:rsidRDefault="00486BA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486BA4" w:rsidRDefault="00486BA4"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486BA4" w:rsidRDefault="00486BA4" w:rsidP="00F53108">
      <w:pPr>
        <w:pStyle w:val="footnote"/>
      </w:pPr>
      <w:r>
        <w:rPr>
          <w:rStyle w:val="FootnoteReference"/>
        </w:rPr>
        <w:footnoteRef/>
      </w:r>
      <w:r>
        <w:t xml:space="preserve"> [JS] or “gush forth”, “overflow”</w:t>
      </w:r>
    </w:p>
  </w:footnote>
  <w:footnote w:id="798">
    <w:p w14:paraId="291B5302" w14:textId="22414254" w:rsidR="00486BA4" w:rsidRDefault="00486BA4"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486BA4" w:rsidRDefault="00486BA4" w:rsidP="008D3680">
      <w:pPr>
        <w:pStyle w:val="footnote"/>
      </w:pPr>
      <w:r>
        <w:rPr>
          <w:rStyle w:val="FootnoteReference"/>
        </w:rPr>
        <w:footnoteRef/>
      </w:r>
      <w:r>
        <w:t xml:space="preserve"> [JS] literally “holy ones”</w:t>
      </w:r>
    </w:p>
  </w:footnote>
  <w:footnote w:id="800">
    <w:p w14:paraId="67EE1F7C" w14:textId="1AC854C4" w:rsidR="00486BA4" w:rsidRDefault="00486BA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486BA4" w:rsidRDefault="00486BA4" w:rsidP="00C544D6">
      <w:pPr>
        <w:pStyle w:val="footnote"/>
      </w:pPr>
      <w:r>
        <w:rPr>
          <w:rStyle w:val="FootnoteReference"/>
        </w:rPr>
        <w:footnoteRef/>
      </w:r>
      <w:r>
        <w:t xml:space="preserve"> Cf. Ps. 145:2 with Ps. 103:33. Only verbs differ.</w:t>
      </w:r>
    </w:p>
  </w:footnote>
  <w:footnote w:id="802">
    <w:p w14:paraId="35C0C4DD" w14:textId="71AC6682" w:rsidR="00486BA4" w:rsidRDefault="00486BA4" w:rsidP="007F50FD">
      <w:pPr>
        <w:pStyle w:val="footnote"/>
      </w:pPr>
      <w:r>
        <w:rPr>
          <w:rStyle w:val="FootnoteReference"/>
        </w:rPr>
        <w:footnoteRef/>
      </w:r>
      <w:r>
        <w:t xml:space="preserve"> [JS] or “spirit”</w:t>
      </w:r>
    </w:p>
  </w:footnote>
  <w:footnote w:id="803">
    <w:p w14:paraId="23EB32F2" w14:textId="235BD424" w:rsidR="00486BA4" w:rsidRDefault="00486BA4" w:rsidP="007F50FD">
      <w:pPr>
        <w:pStyle w:val="footnote"/>
      </w:pPr>
      <w:r>
        <w:rPr>
          <w:rStyle w:val="FootnoteReference"/>
        </w:rPr>
        <w:footnoteRef/>
      </w:r>
      <w:r>
        <w:t xml:space="preserve"> [JS] thoughts, or designs, plans, projects</w:t>
      </w:r>
    </w:p>
  </w:footnote>
  <w:footnote w:id="804">
    <w:p w14:paraId="1E480973" w14:textId="3F051D55" w:rsidR="00486BA4" w:rsidRDefault="00486BA4" w:rsidP="007F50FD">
      <w:pPr>
        <w:pStyle w:val="footnote"/>
      </w:pPr>
      <w:r>
        <w:rPr>
          <w:rStyle w:val="FootnoteReference"/>
        </w:rPr>
        <w:footnoteRef/>
      </w:r>
      <w:r>
        <w:t xml:space="preserve"> [JS] or “guards”</w:t>
      </w:r>
    </w:p>
  </w:footnote>
  <w:footnote w:id="805">
    <w:p w14:paraId="6A1BF79E" w14:textId="2C42AEE5" w:rsidR="00486BA4" w:rsidRDefault="00486BA4" w:rsidP="007F50FD">
      <w:pPr>
        <w:pStyle w:val="footnote"/>
      </w:pPr>
      <w:r>
        <w:rPr>
          <w:rStyle w:val="FootnoteReference"/>
        </w:rPr>
        <w:footnoteRef/>
      </w:r>
      <w:r>
        <w:t xml:space="preserve"> [JS] or “frees the prisoners”</w:t>
      </w:r>
    </w:p>
  </w:footnote>
  <w:footnote w:id="806">
    <w:p w14:paraId="5D5111FF" w14:textId="66B6F812" w:rsidR="00486BA4" w:rsidRDefault="00486BA4" w:rsidP="007F50FD">
      <w:pPr>
        <w:pStyle w:val="footnote"/>
      </w:pPr>
      <w:r>
        <w:rPr>
          <w:rStyle w:val="FootnoteReference"/>
        </w:rPr>
        <w:footnoteRef/>
      </w:r>
      <w:r>
        <w:t xml:space="preserve"> [JS] or “bent”</w:t>
      </w:r>
    </w:p>
  </w:footnote>
  <w:footnote w:id="807">
    <w:p w14:paraId="4090A924" w14:textId="68E30641" w:rsidR="00486BA4" w:rsidRDefault="00486BA4" w:rsidP="007F50FD">
      <w:pPr>
        <w:pStyle w:val="footnote"/>
      </w:pPr>
      <w:r>
        <w:rPr>
          <w:rStyle w:val="FootnoteReference"/>
        </w:rPr>
        <w:footnoteRef/>
      </w:r>
      <w:r>
        <w:t xml:space="preserve"> [JS] or “skill”</w:t>
      </w:r>
    </w:p>
  </w:footnote>
  <w:footnote w:id="808">
    <w:p w14:paraId="6F819BD3" w14:textId="78976808" w:rsidR="00486BA4" w:rsidRDefault="00486BA4" w:rsidP="007F50FD">
      <w:pPr>
        <w:pStyle w:val="footnote"/>
      </w:pPr>
      <w:r>
        <w:rPr>
          <w:rStyle w:val="FootnoteReference"/>
        </w:rPr>
        <w:footnoteRef/>
      </w:r>
      <w:r>
        <w:t xml:space="preserve"> [JS] or “foreigners”</w:t>
      </w:r>
    </w:p>
  </w:footnote>
  <w:footnote w:id="809">
    <w:p w14:paraId="78560DE2" w14:textId="6759CA05" w:rsidR="00486BA4" w:rsidRDefault="00486BA4" w:rsidP="007F50FD">
      <w:pPr>
        <w:pStyle w:val="footnote"/>
      </w:pPr>
      <w:r>
        <w:rPr>
          <w:rStyle w:val="FootnoteReference"/>
        </w:rPr>
        <w:footnoteRef/>
      </w:r>
      <w:r>
        <w:t xml:space="preserve"> [JS] or a psalm, or a melody</w:t>
      </w:r>
    </w:p>
  </w:footnote>
  <w:footnote w:id="810">
    <w:p w14:paraId="2C19D159" w14:textId="3C9E27D5" w:rsidR="00486BA4" w:rsidRDefault="00486BA4"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486BA4" w:rsidRDefault="00486BA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486BA4" w:rsidRDefault="00486BA4" w:rsidP="00CD1E61">
      <w:pPr>
        <w:pStyle w:val="footnote"/>
      </w:pPr>
      <w:r>
        <w:rPr>
          <w:rStyle w:val="FootnoteReference"/>
        </w:rPr>
        <w:footnoteRef/>
      </w:r>
      <w:r>
        <w:t xml:space="preserve"> [JS] or word, or teaching</w:t>
      </w:r>
    </w:p>
  </w:footnote>
  <w:footnote w:id="813">
    <w:p w14:paraId="407F2DDB" w14:textId="624657B1" w:rsidR="00486BA4" w:rsidRDefault="00486BA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486BA4" w:rsidRDefault="00486BA4" w:rsidP="00DE04F0">
      <w:pPr>
        <w:pStyle w:val="footnote"/>
      </w:pPr>
      <w:r>
        <w:rPr>
          <w:rStyle w:val="FootnoteReference"/>
        </w:rPr>
        <w:footnoteRef/>
      </w:r>
      <w:r>
        <w:t xml:space="preserve"> [JS] or “stormy wind”</w:t>
      </w:r>
    </w:p>
  </w:footnote>
  <w:footnote w:id="815">
    <w:p w14:paraId="596CA46F" w14:textId="3CE69ED5" w:rsidR="00486BA4" w:rsidRDefault="00486BA4" w:rsidP="00DE04F0">
      <w:pPr>
        <w:pStyle w:val="footnote"/>
      </w:pPr>
      <w:r>
        <w:rPr>
          <w:rStyle w:val="FootnoteReference"/>
        </w:rPr>
        <w:footnoteRef/>
      </w:r>
      <w:r>
        <w:t xml:space="preserve"> [JS] or “maidens,” or “unmarried women”</w:t>
      </w:r>
    </w:p>
  </w:footnote>
  <w:footnote w:id="816">
    <w:p w14:paraId="302477DE" w14:textId="111432A8" w:rsidR="00486BA4" w:rsidRDefault="00486BA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486BA4" w:rsidRDefault="00486BA4" w:rsidP="007039A0">
      <w:pPr>
        <w:pStyle w:val="footnote"/>
      </w:pPr>
      <w:r>
        <w:rPr>
          <w:rStyle w:val="FootnoteReference"/>
        </w:rPr>
        <w:footnoteRef/>
      </w:r>
      <w:r>
        <w:t xml:space="preserve"> [JS] literally, “And He will raise/exalt the horn of His people”</w:t>
      </w:r>
    </w:p>
  </w:footnote>
  <w:footnote w:id="818">
    <w:p w14:paraId="43AD805B" w14:textId="6DFE2128" w:rsidR="00486BA4" w:rsidRDefault="00486BA4" w:rsidP="007039A0">
      <w:pPr>
        <w:pStyle w:val="footnote"/>
      </w:pPr>
      <w:r>
        <w:rPr>
          <w:rStyle w:val="FootnoteReference"/>
        </w:rPr>
        <w:footnoteRef/>
      </w:r>
      <w:r>
        <w:t xml:space="preserve"> [JS] “assembly”</w:t>
      </w:r>
    </w:p>
  </w:footnote>
  <w:footnote w:id="819">
    <w:p w14:paraId="0C277B75" w14:textId="51E0F674" w:rsidR="00486BA4" w:rsidRDefault="00486BA4" w:rsidP="007039A0">
      <w:pPr>
        <w:pStyle w:val="footnote"/>
      </w:pPr>
      <w:r>
        <w:rPr>
          <w:rStyle w:val="FootnoteReference"/>
        </w:rPr>
        <w:footnoteRef/>
      </w:r>
      <w:r>
        <w:t xml:space="preserve"> [JS] Coptic has “in the chorus”</w:t>
      </w:r>
    </w:p>
  </w:footnote>
  <w:footnote w:id="820">
    <w:p w14:paraId="7329AB19" w14:textId="77777777" w:rsidR="00486BA4" w:rsidRDefault="00486BA4" w:rsidP="00F258B1">
      <w:pPr>
        <w:pStyle w:val="footnote"/>
      </w:pPr>
      <w:r>
        <w:rPr>
          <w:rStyle w:val="FootnoteReference"/>
        </w:rPr>
        <w:footnoteRef/>
      </w:r>
      <w:r>
        <w:t xml:space="preserve"> two-edged sword: praise which conquers Amalek (St. Chrysostom).</w:t>
      </w:r>
    </w:p>
  </w:footnote>
  <w:footnote w:id="821">
    <w:p w14:paraId="2095C32A" w14:textId="77777777" w:rsidR="00486BA4" w:rsidRDefault="00486BA4" w:rsidP="00F258B1">
      <w:pPr>
        <w:pStyle w:val="footnote"/>
      </w:pPr>
      <w:r>
        <w:rPr>
          <w:rStyle w:val="FootnoteReference"/>
        </w:rPr>
        <w:footnoteRef/>
      </w:r>
      <w:r>
        <w:t xml:space="preserve"> ‘Holiness of life is the mother of glory’ (St Theodoret).</w:t>
      </w:r>
    </w:p>
  </w:footnote>
  <w:footnote w:id="822">
    <w:p w14:paraId="4C5EFC08" w14:textId="6D588D58" w:rsidR="00486BA4" w:rsidRDefault="00486BA4" w:rsidP="00AE5C5A">
      <w:pPr>
        <w:pStyle w:val="footnote"/>
      </w:pPr>
      <w:r>
        <w:rPr>
          <w:rStyle w:val="FootnoteReference"/>
        </w:rPr>
        <w:footnoteRef/>
      </w:r>
      <w:r>
        <w:t xml:space="preserve"> [JS] variant reading, “harp and lyre”</w:t>
      </w:r>
    </w:p>
  </w:footnote>
  <w:footnote w:id="823">
    <w:p w14:paraId="34B39967" w14:textId="2F98E45D" w:rsidR="00486BA4" w:rsidRDefault="00486BA4" w:rsidP="00AE5C5A">
      <w:pPr>
        <w:pStyle w:val="footnote"/>
      </w:pPr>
      <w:r>
        <w:rPr>
          <w:rStyle w:val="FootnoteReference"/>
        </w:rPr>
        <w:footnoteRef/>
      </w:r>
      <w:r>
        <w:t xml:space="preserve"> [JS] Coptic has “chorus” in place of “dance”</w:t>
      </w:r>
    </w:p>
  </w:footnote>
  <w:footnote w:id="824">
    <w:p w14:paraId="3F01F63D" w14:textId="7FB71CE4" w:rsidR="00486BA4" w:rsidRDefault="00486BA4"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486BA4" w:rsidRDefault="00486BA4" w:rsidP="00865C59">
      <w:pPr>
        <w:pStyle w:val="footnote"/>
      </w:pPr>
      <w:r>
        <w:rPr>
          <w:rStyle w:val="FootnoteReference"/>
        </w:rPr>
        <w:footnoteRef/>
      </w:r>
      <w:r>
        <w:t xml:space="preserve"> Or “Spirit”</w:t>
      </w:r>
    </w:p>
  </w:footnote>
  <w:footnote w:id="826">
    <w:p w14:paraId="296DD30B" w14:textId="77777777" w:rsidR="00486BA4" w:rsidRDefault="00486BA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486BA4" w:rsidRDefault="00486BA4" w:rsidP="00344A59">
      <w:pPr>
        <w:pStyle w:val="footnote"/>
      </w:pPr>
      <w:r>
        <w:rPr>
          <w:rStyle w:val="FootnoteReference"/>
        </w:rPr>
        <w:footnoteRef/>
      </w:r>
      <w:r>
        <w:t xml:space="preserve"> The “alleluia” in each vs is inserted into each verse of the Psalm</w:t>
      </w:r>
    </w:p>
  </w:footnote>
  <w:footnote w:id="828">
    <w:p w14:paraId="1F1613E0" w14:textId="77777777" w:rsidR="00486BA4" w:rsidRDefault="00486BA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486BA4" w:rsidRDefault="00486BA4" w:rsidP="00A7333E">
      <w:pPr>
        <w:pStyle w:val="footnote"/>
      </w:pPr>
      <w:r>
        <w:rPr>
          <w:rStyle w:val="FootnoteReference"/>
        </w:rPr>
        <w:footnoteRef/>
      </w:r>
      <w:r>
        <w:t xml:space="preserve"> Do obiesance</w:t>
      </w:r>
    </w:p>
  </w:footnote>
  <w:footnote w:id="830">
    <w:p w14:paraId="109CBDA9" w14:textId="77777777" w:rsidR="00486BA4" w:rsidRDefault="00486BA4" w:rsidP="00A7333E">
      <w:pPr>
        <w:pStyle w:val="footnote"/>
      </w:pPr>
      <w:r>
        <w:rPr>
          <w:rStyle w:val="FootnoteReference"/>
        </w:rPr>
        <w:footnoteRef/>
      </w:r>
      <w:r>
        <w:t xml:space="preserve"> Literally, “horn”</w:t>
      </w:r>
    </w:p>
  </w:footnote>
  <w:footnote w:id="831">
    <w:p w14:paraId="6824A765" w14:textId="77777777" w:rsidR="00486BA4" w:rsidRDefault="00486BA4" w:rsidP="00A7333E">
      <w:pPr>
        <w:pStyle w:val="footnote"/>
      </w:pPr>
      <w:r>
        <w:rPr>
          <w:rStyle w:val="FootnoteReference"/>
        </w:rPr>
        <w:footnoteRef/>
      </w:r>
      <w:r>
        <w:t xml:space="preserve"> Or, “ways”</w:t>
      </w:r>
    </w:p>
  </w:footnote>
  <w:footnote w:id="832">
    <w:p w14:paraId="6136C7AC" w14:textId="77777777" w:rsidR="00486BA4" w:rsidRDefault="00486BA4" w:rsidP="00A7333E">
      <w:pPr>
        <w:pStyle w:val="footnote"/>
      </w:pPr>
      <w:r>
        <w:rPr>
          <w:rStyle w:val="FootnoteReference"/>
        </w:rPr>
        <w:footnoteRef/>
      </w:r>
      <w:r>
        <w:t xml:space="preserve"> Literally, “exalt the horn”</w:t>
      </w:r>
    </w:p>
  </w:footnote>
  <w:footnote w:id="833">
    <w:p w14:paraId="0D97069A" w14:textId="77777777" w:rsidR="00486BA4" w:rsidRDefault="00486BA4" w:rsidP="00A7333E">
      <w:pPr>
        <w:pStyle w:val="footnote"/>
      </w:pPr>
      <w:r>
        <w:rPr>
          <w:rStyle w:val="FootnoteReference"/>
        </w:rPr>
        <w:footnoteRef/>
      </w:r>
      <w:r>
        <w:t xml:space="preserve"> Or “christs”</w:t>
      </w:r>
    </w:p>
  </w:footnote>
  <w:footnote w:id="834">
    <w:p w14:paraId="75E4F1BF" w14:textId="77777777" w:rsidR="00486BA4" w:rsidRDefault="00486BA4" w:rsidP="00A7333E">
      <w:pPr>
        <w:pStyle w:val="footnote"/>
      </w:pPr>
      <w:r>
        <w:rPr>
          <w:rStyle w:val="FootnoteReference"/>
        </w:rPr>
        <w:footnoteRef/>
      </w:r>
      <w:r>
        <w:t xml:space="preserve"> Or “workers of iniquity”</w:t>
      </w:r>
    </w:p>
  </w:footnote>
  <w:footnote w:id="835">
    <w:p w14:paraId="6B1B283E" w14:textId="77777777" w:rsidR="00486BA4" w:rsidRDefault="00486BA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486BA4" w:rsidRDefault="00486BA4" w:rsidP="00A7333E">
      <w:pPr>
        <w:pStyle w:val="footnote"/>
      </w:pPr>
      <w:r>
        <w:rPr>
          <w:rStyle w:val="FootnoteReference"/>
        </w:rPr>
        <w:footnoteRef/>
      </w:r>
      <w:r>
        <w:t xml:space="preserve"> or “blessing”</w:t>
      </w:r>
    </w:p>
  </w:footnote>
  <w:footnote w:id="837">
    <w:p w14:paraId="39CDECB8" w14:textId="77777777" w:rsidR="00486BA4" w:rsidRDefault="00486BA4" w:rsidP="00A7333E">
      <w:pPr>
        <w:pStyle w:val="footnote"/>
      </w:pPr>
      <w:r>
        <w:rPr>
          <w:rStyle w:val="FootnoteReference"/>
        </w:rPr>
        <w:footnoteRef/>
      </w:r>
      <w:r>
        <w:t xml:space="preserve"> Or “Thy holy Name we do utter”</w:t>
      </w:r>
    </w:p>
  </w:footnote>
  <w:footnote w:id="838">
    <w:p w14:paraId="2BFF308D" w14:textId="77777777" w:rsidR="00486BA4" w:rsidRDefault="00486BA4" w:rsidP="00A7333E">
      <w:pPr>
        <w:pStyle w:val="footnote"/>
      </w:pPr>
      <w:r>
        <w:rPr>
          <w:rStyle w:val="FootnoteReference"/>
        </w:rPr>
        <w:footnoteRef/>
      </w:r>
      <w:r>
        <w:t xml:space="preserve"> Or “May it be so, Lord!”</w:t>
      </w:r>
    </w:p>
  </w:footnote>
  <w:footnote w:id="839">
    <w:p w14:paraId="7211B02A" w14:textId="77777777" w:rsidR="00486BA4" w:rsidRDefault="00486BA4" w:rsidP="008A378B">
      <w:pPr>
        <w:pStyle w:val="footnote"/>
      </w:pPr>
      <w:r>
        <w:rPr>
          <w:rStyle w:val="FootnoteReference"/>
        </w:rPr>
        <w:footnoteRef/>
      </w:r>
      <w:r>
        <w:t xml:space="preserve"> Or “thankfully confess You with praise”</w:t>
      </w:r>
    </w:p>
  </w:footnote>
  <w:footnote w:id="840">
    <w:p w14:paraId="693B122B" w14:textId="28D696D4" w:rsidR="00486BA4" w:rsidRDefault="00486BA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486BA4" w:rsidRDefault="00486BA4" w:rsidP="00A7333E">
      <w:pPr>
        <w:pStyle w:val="footnote"/>
      </w:pPr>
      <w:r>
        <w:rPr>
          <w:rStyle w:val="FootnoteReference"/>
        </w:rPr>
        <w:footnoteRef/>
      </w:r>
      <w:r>
        <w:t xml:space="preserve"> Latria</w:t>
      </w:r>
    </w:p>
  </w:footnote>
  <w:footnote w:id="842">
    <w:p w14:paraId="6A1BE515" w14:textId="5E13A526" w:rsidR="00486BA4" w:rsidRDefault="00486BA4" w:rsidP="00426715">
      <w:pPr>
        <w:pStyle w:val="footnote"/>
      </w:pPr>
      <w:r>
        <w:rPr>
          <w:rStyle w:val="FootnoteReference"/>
        </w:rPr>
        <w:footnoteRef/>
      </w:r>
      <w:r>
        <w:t xml:space="preserve"> Or, “Sing a hymn to Him, and exalt Him beyond measure unto the ages.”</w:t>
      </w:r>
    </w:p>
  </w:footnote>
  <w:footnote w:id="843">
    <w:p w14:paraId="68D0AB21" w14:textId="61EA66CA" w:rsidR="00486BA4" w:rsidRDefault="00486BA4" w:rsidP="00426715">
      <w:pPr>
        <w:pStyle w:val="footnote"/>
      </w:pPr>
      <w:r>
        <w:rPr>
          <w:rStyle w:val="FootnoteReference"/>
        </w:rPr>
        <w:footnoteRef/>
      </w:r>
      <w:r>
        <w:t xml:space="preserve"> This verse is lacking in the Greek.</w:t>
      </w:r>
    </w:p>
  </w:footnote>
  <w:footnote w:id="844">
    <w:p w14:paraId="26544D11" w14:textId="10502CC8" w:rsidR="00486BA4" w:rsidRDefault="00486BA4"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486BA4" w:rsidRDefault="00486BA4" w:rsidP="007757C9">
      <w:pPr>
        <w:pStyle w:val="footnote"/>
      </w:pPr>
      <w:r>
        <w:rPr>
          <w:rStyle w:val="FootnoteReference"/>
        </w:rPr>
        <w:footnoteRef/>
      </w:r>
      <w:r>
        <w:t xml:space="preserve"> Greek has “sea-monsters”</w:t>
      </w:r>
    </w:p>
  </w:footnote>
  <w:footnote w:id="846">
    <w:p w14:paraId="0ECD7B50" w14:textId="7593729A" w:rsidR="00486BA4" w:rsidRDefault="00486BA4" w:rsidP="007757C9">
      <w:pPr>
        <w:pStyle w:val="footnote"/>
      </w:pPr>
      <w:r>
        <w:rPr>
          <w:rStyle w:val="FootnoteReference"/>
        </w:rPr>
        <w:footnoteRef/>
      </w:r>
      <w:r>
        <w:t xml:space="preserve"> [] not found in Gk.</w:t>
      </w:r>
    </w:p>
  </w:footnote>
  <w:footnote w:id="847">
    <w:p w14:paraId="0A00818E" w14:textId="6F9A1D3E" w:rsidR="00486BA4" w:rsidRDefault="00486BA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486BA4" w:rsidRDefault="00486BA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486BA4" w:rsidRDefault="00486BA4" w:rsidP="003758F4">
      <w:pPr>
        <w:pStyle w:val="footnote"/>
      </w:pPr>
      <w:r>
        <w:rPr>
          <w:rStyle w:val="FootnoteReference"/>
        </w:rPr>
        <w:footnoteRef/>
      </w:r>
      <w:r>
        <w:t xml:space="preserve"> Or, “Sing a hymn to Him, and exalt Him beyond measure unto the ages.”</w:t>
      </w:r>
    </w:p>
  </w:footnote>
  <w:footnote w:id="850">
    <w:p w14:paraId="3AF01027" w14:textId="77777777" w:rsidR="00486BA4" w:rsidRDefault="00486BA4"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486BA4" w:rsidRDefault="00486BA4" w:rsidP="003758F4">
      <w:pPr>
        <w:pStyle w:val="footnote"/>
      </w:pPr>
      <w:r>
        <w:rPr>
          <w:rStyle w:val="FootnoteReference"/>
        </w:rPr>
        <w:footnoteRef/>
      </w:r>
      <w:r>
        <w:t xml:space="preserve"> [] not found in Gk.</w:t>
      </w:r>
    </w:p>
  </w:footnote>
  <w:footnote w:id="852">
    <w:p w14:paraId="3D357C32" w14:textId="77777777" w:rsidR="00486BA4" w:rsidRDefault="00486BA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486BA4" w:rsidRDefault="00486BA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486BA4" w:rsidRDefault="00486BA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486BA4" w:rsidRPr="008D5F3D" w:rsidRDefault="00486BA4" w:rsidP="008D5F3D">
      <w:pPr>
        <w:pStyle w:val="footnote"/>
      </w:pPr>
      <w:r>
        <w:rPr>
          <w:rStyle w:val="FootnoteReference"/>
        </w:rPr>
        <w:footnoteRef/>
      </w:r>
      <w:r>
        <w:t xml:space="preserve"> [JS] Greek has “stars and light,” while Coptic has “stars of light”</w:t>
      </w:r>
    </w:p>
  </w:footnote>
  <w:footnote w:id="856">
    <w:p w14:paraId="6888EF75" w14:textId="7291EAAC" w:rsidR="00486BA4" w:rsidRDefault="00486BA4" w:rsidP="00A17656">
      <w:pPr>
        <w:pStyle w:val="footnote"/>
      </w:pPr>
      <w:r>
        <w:rPr>
          <w:rStyle w:val="FootnoteReference"/>
        </w:rPr>
        <w:footnoteRef/>
      </w:r>
      <w:r>
        <w:t xml:space="preserve"> [JS] Gk has “confession/praise of Him is in the earth and heaven”</w:t>
      </w:r>
    </w:p>
  </w:footnote>
  <w:footnote w:id="857">
    <w:p w14:paraId="0C9270F2" w14:textId="14BEF321" w:rsidR="00486BA4" w:rsidRDefault="00486BA4" w:rsidP="00A17656">
      <w:pPr>
        <w:pStyle w:val="footnote"/>
      </w:pPr>
      <w:r>
        <w:rPr>
          <w:rStyle w:val="FootnoteReference"/>
        </w:rPr>
        <w:footnoteRef/>
      </w:r>
      <w:r>
        <w:t xml:space="preserve"> [JS] literally, “And He will exalt the horn of His people”</w:t>
      </w:r>
    </w:p>
  </w:footnote>
  <w:footnote w:id="858">
    <w:p w14:paraId="2890F7AF" w14:textId="127DC52C" w:rsidR="00486BA4" w:rsidRDefault="00486BA4"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486BA4" w:rsidRDefault="00486BA4" w:rsidP="00680B91">
      <w:pPr>
        <w:pStyle w:val="footnote"/>
      </w:pPr>
      <w:r>
        <w:rPr>
          <w:rStyle w:val="FootnoteReference"/>
        </w:rPr>
        <w:footnoteRef/>
      </w:r>
      <w:r>
        <w:t xml:space="preserve"> Latria</w:t>
      </w:r>
    </w:p>
  </w:footnote>
  <w:footnote w:id="860">
    <w:p w14:paraId="690DC348" w14:textId="77777777" w:rsidR="00486BA4" w:rsidRDefault="00486BA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486BA4" w:rsidRDefault="00486BA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486BA4" w:rsidRDefault="00486BA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486BA4" w:rsidRDefault="00486BA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486BA4" w:rsidRDefault="00486BA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486BA4" w:rsidRPr="00260CA9" w:rsidRDefault="00486BA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486BA4" w:rsidRDefault="00486BA4"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486BA4" w:rsidRDefault="00486BA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486BA4" w:rsidRDefault="00486BA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486BA4" w:rsidRDefault="00486BA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486BA4" w:rsidRDefault="00486BA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486BA4" w:rsidRPr="00B021F8" w:rsidRDefault="00486BA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486BA4" w:rsidRDefault="00486BA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486BA4" w:rsidRDefault="00486BA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486BA4" w:rsidRDefault="00486BA4" w:rsidP="00CA3D47">
      <w:pPr>
        <w:pStyle w:val="footnote"/>
      </w:pPr>
      <w:r>
        <w:rPr>
          <w:rStyle w:val="FootnoteReference"/>
        </w:rPr>
        <w:footnoteRef/>
      </w:r>
      <w:r>
        <w:t xml:space="preserve"> From Paoni 12 to Paopi 19: “Bless the waters of the river this year”.</w:t>
      </w:r>
    </w:p>
    <w:p w14:paraId="0B29F1A8" w14:textId="77777777" w:rsidR="00486BA4" w:rsidRDefault="00486BA4" w:rsidP="00CA3D47">
      <w:pPr>
        <w:pStyle w:val="footnote"/>
      </w:pPr>
      <w:r>
        <w:t>From Paopi 10 to Tobi 10: “Bless the herbs and the plants”.</w:t>
      </w:r>
    </w:p>
    <w:p w14:paraId="63287EF7" w14:textId="77777777" w:rsidR="00486BA4" w:rsidRDefault="00486BA4" w:rsidP="00CA3D47">
      <w:pPr>
        <w:pStyle w:val="footnote"/>
      </w:pPr>
      <w:r>
        <w:t>From Tobi 11 to paoni 18: “Bless the air of heaven”.</w:t>
      </w:r>
    </w:p>
  </w:footnote>
  <w:footnote w:id="875">
    <w:p w14:paraId="2C6CD715" w14:textId="77777777" w:rsidR="00486BA4" w:rsidRDefault="00486BA4">
      <w:pPr>
        <w:pStyle w:val="FootnoteText"/>
      </w:pPr>
      <w:r>
        <w:rPr>
          <w:rStyle w:val="FootnoteReference"/>
        </w:rPr>
        <w:footnoteRef/>
      </w:r>
      <w:r>
        <w:t xml:space="preserve"> Acts 7:60</w:t>
      </w:r>
    </w:p>
  </w:footnote>
  <w:footnote w:id="876">
    <w:p w14:paraId="66841CA4" w14:textId="77777777" w:rsidR="00486BA4" w:rsidRDefault="00486BA4"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486BA4" w:rsidRDefault="00486BA4"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486BA4" w:rsidRDefault="00486BA4">
      <w:pPr>
        <w:pStyle w:val="footnote"/>
        <w:rPr>
          <w:ins w:id="1116" w:author="Brett Slote" w:date="2011-07-21T19:13:00Z"/>
        </w:rPr>
        <w:pPrChange w:id="1117" w:author="Brett Slote" w:date="2011-07-21T20:05:00Z">
          <w:pPr>
            <w:pStyle w:val="FootnoteText"/>
          </w:pPr>
        </w:pPrChange>
      </w:pPr>
      <w:ins w:id="1118" w:author="Brett Slote" w:date="2011-07-21T19:13:00Z">
        <w:r>
          <w:rPr>
            <w:rStyle w:val="FootnoteReference"/>
          </w:rPr>
          <w:footnoteRef/>
        </w:r>
        <w:r>
          <w:t xml:space="preserve"> Numbers 12:7-8</w:t>
        </w:r>
      </w:ins>
    </w:p>
  </w:footnote>
  <w:footnote w:id="879">
    <w:p w14:paraId="7099EBEB" w14:textId="77777777" w:rsidR="00486BA4" w:rsidRDefault="00486BA4">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Exodus 28:1</w:t>
        </w:r>
      </w:ins>
    </w:p>
  </w:footnote>
  <w:footnote w:id="880">
    <w:p w14:paraId="5BFC95F9" w14:textId="77777777" w:rsidR="00486BA4" w:rsidRDefault="00486BA4">
      <w:pPr>
        <w:pStyle w:val="footnote"/>
        <w:rPr>
          <w:ins w:id="1122" w:author="Brett Slote" w:date="2011-07-21T19:13:00Z"/>
        </w:rPr>
        <w:pPrChange w:id="1123" w:author="Brett Slote" w:date="2011-07-21T20:05:00Z">
          <w:pPr>
            <w:pStyle w:val="FootnoteText"/>
          </w:pPr>
        </w:pPrChange>
      </w:pPr>
      <w:ins w:id="1124" w:author="Brett Slote" w:date="2011-07-21T19:13:00Z">
        <w:r>
          <w:rPr>
            <w:rStyle w:val="FootnoteReference"/>
          </w:rPr>
          <w:footnoteRef/>
        </w:r>
        <w:r>
          <w:t xml:space="preserve"> Matthew 16:18</w:t>
        </w:r>
      </w:ins>
    </w:p>
  </w:footnote>
  <w:footnote w:id="881">
    <w:p w14:paraId="04125830" w14:textId="77777777" w:rsidR="00486BA4" w:rsidRDefault="00486BA4">
      <w:pPr>
        <w:pStyle w:val="footnote"/>
        <w:rPr>
          <w:ins w:id="1126" w:author="Brett Slote" w:date="2011-07-21T19:13:00Z"/>
        </w:rPr>
        <w:pPrChange w:id="1127" w:author="Brett Slote" w:date="2011-07-21T20:05:00Z">
          <w:pPr>
            <w:pStyle w:val="FootnoteText"/>
          </w:pPr>
        </w:pPrChange>
      </w:pPr>
      <w:ins w:id="1128" w:author="Brett Slote" w:date="2011-07-21T19:13:00Z">
        <w:r>
          <w:rPr>
            <w:rStyle w:val="FootnoteReference"/>
          </w:rPr>
          <w:footnoteRef/>
        </w:r>
        <w:r>
          <w:t xml:space="preserve"> Psalms 110:4, Hebrews 5:6,10</w:t>
        </w:r>
      </w:ins>
    </w:p>
  </w:footnote>
  <w:footnote w:id="882">
    <w:p w14:paraId="4ECDDE09" w14:textId="77777777" w:rsidR="00486BA4" w:rsidRDefault="00486BA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486BA4" w:rsidRDefault="00486BA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486BA4" w:rsidRDefault="00486BA4" w:rsidP="00C0205C">
      <w:pPr>
        <w:pStyle w:val="footnote"/>
      </w:pPr>
      <w:r>
        <w:rPr>
          <w:rStyle w:val="FootnoteReference"/>
          <w:rFonts w:eastAsiaTheme="majorEastAsia"/>
        </w:rPr>
        <w:footnoteRef/>
      </w:r>
      <w:r>
        <w:t xml:space="preserve"> Ps 72:10</w:t>
      </w:r>
    </w:p>
  </w:footnote>
  <w:footnote w:id="885">
    <w:p w14:paraId="73200F36" w14:textId="77777777" w:rsidR="00486BA4" w:rsidRDefault="00486BA4">
      <w:pPr>
        <w:pStyle w:val="FootnoteText"/>
      </w:pPr>
      <w:r>
        <w:rPr>
          <w:rStyle w:val="FootnoteReference"/>
        </w:rPr>
        <w:footnoteRef/>
      </w:r>
      <w:r>
        <w:t xml:space="preserve"> Pope Dioscorus can but substituted here to use this doxology on his feast.</w:t>
      </w:r>
    </w:p>
  </w:footnote>
  <w:footnote w:id="886">
    <w:p w14:paraId="2FF46E46" w14:textId="77777777" w:rsidR="00486BA4" w:rsidRDefault="00486BA4" w:rsidP="003D4209">
      <w:pPr>
        <w:pStyle w:val="footnote"/>
      </w:pPr>
      <w:r>
        <w:rPr>
          <w:rStyle w:val="FootnoteReference"/>
        </w:rPr>
        <w:footnoteRef/>
      </w:r>
      <w:r>
        <w:t xml:space="preserve"> Dan 12:3</w:t>
      </w:r>
    </w:p>
  </w:footnote>
  <w:footnote w:id="887">
    <w:p w14:paraId="4F373D62" w14:textId="77777777" w:rsidR="00486BA4" w:rsidRDefault="00486BA4"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486BA4" w:rsidRDefault="00486BA4"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486BA4" w:rsidRDefault="00486BA4">
      <w:pPr>
        <w:pStyle w:val="FootnoteText"/>
      </w:pPr>
      <w:r>
        <w:rPr>
          <w:rStyle w:val="FootnoteReference"/>
        </w:rPr>
        <w:footnoteRef/>
      </w:r>
      <w:r>
        <w:t xml:space="preserve"> Rev 4:6</w:t>
      </w:r>
    </w:p>
  </w:footnote>
  <w:footnote w:id="890">
    <w:p w14:paraId="474C3AF6" w14:textId="77777777" w:rsidR="00486BA4" w:rsidRDefault="00486BA4" w:rsidP="00104A9B">
      <w:pPr>
        <w:pStyle w:val="FootnoteText"/>
        <w:rPr>
          <w:ins w:id="1228" w:author="Brett Slote" w:date="2011-07-19T15:43:00Z"/>
        </w:rPr>
      </w:pPr>
      <w:ins w:id="1229" w:author="Brett Slote" w:date="2011-07-19T15:43:00Z">
        <w:r>
          <w:rPr>
            <w:rStyle w:val="FootnoteReference"/>
          </w:rPr>
          <w:footnoteRef/>
        </w:r>
        <w:r>
          <w:t xml:space="preserve"> or supplications/intercessions</w:t>
        </w:r>
      </w:ins>
    </w:p>
  </w:footnote>
  <w:footnote w:id="891">
    <w:p w14:paraId="527ECCCD" w14:textId="77777777" w:rsidR="00486BA4" w:rsidRDefault="00486BA4">
      <w:pPr>
        <w:pStyle w:val="footnote"/>
        <w:rPr>
          <w:ins w:id="1230" w:author="Brett Slote" w:date="2011-07-19T15:43:00Z"/>
        </w:rPr>
        <w:pPrChange w:id="1231" w:author="Brett Slote" w:date="2011-07-21T19:56:00Z">
          <w:pPr>
            <w:pStyle w:val="FootnoteText"/>
          </w:pPr>
        </w:pPrChange>
      </w:pPr>
      <w:ins w:id="1232"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486BA4" w:rsidRDefault="00486BA4">
      <w:pPr>
        <w:pStyle w:val="footnote"/>
        <w:rPr>
          <w:ins w:id="1233" w:author="Brett Slote" w:date="2011-07-19T15:43:00Z"/>
          <w:rFonts w:ascii="Antonious" w:hAnsi="Antonious" w:cs="Antonious"/>
        </w:rPr>
        <w:pPrChange w:id="1234" w:author="Brett Slote" w:date="2011-07-21T19:56:00Z">
          <w:pPr>
            <w:widowControl w:val="0"/>
            <w:autoSpaceDE w:val="0"/>
            <w:autoSpaceDN w:val="0"/>
            <w:adjustRightInd w:val="0"/>
          </w:pPr>
        </w:pPrChange>
      </w:pPr>
      <w:ins w:id="123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486BA4" w:rsidRDefault="00486BA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486BA4" w:rsidRDefault="00486BA4">
      <w:pPr>
        <w:pStyle w:val="FootnoteText"/>
      </w:pPr>
      <w:r>
        <w:rPr>
          <w:rStyle w:val="FootnoteReference"/>
        </w:rPr>
        <w:footnoteRef/>
      </w:r>
      <w:r>
        <w:t xml:space="preserve"> Rev 4:4</w:t>
      </w:r>
    </w:p>
  </w:footnote>
  <w:footnote w:id="895">
    <w:p w14:paraId="70D69B5E" w14:textId="77777777" w:rsidR="00486BA4" w:rsidRDefault="00486BA4">
      <w:pPr>
        <w:pStyle w:val="FootnoteText"/>
      </w:pPr>
      <w:r>
        <w:rPr>
          <w:rStyle w:val="FootnoteReference"/>
        </w:rPr>
        <w:footnoteRef/>
      </w:r>
      <w:r>
        <w:t xml:space="preserve"> Rev 5:8</w:t>
      </w:r>
    </w:p>
  </w:footnote>
  <w:footnote w:id="896">
    <w:p w14:paraId="741347AD" w14:textId="77777777" w:rsidR="00486BA4" w:rsidRDefault="00486BA4">
      <w:pPr>
        <w:pStyle w:val="footnote"/>
        <w:rPr>
          <w:ins w:id="1259" w:author="Brett Slote" w:date="2011-07-19T18:33:00Z"/>
        </w:rPr>
        <w:pPrChange w:id="1260" w:author="Brett Slote" w:date="2011-07-21T19:58:00Z">
          <w:pPr>
            <w:pStyle w:val="FootnoteText"/>
          </w:pPr>
        </w:pPrChange>
      </w:pPr>
      <w:ins w:id="1261" w:author="Brett Slote" w:date="2011-07-19T18:33:00Z">
        <w:r w:rsidRPr="00C96A85">
          <w:rPr>
            <w:rStyle w:val="FootnoteReference"/>
            <w:vertAlign w:val="baseline"/>
          </w:rPr>
          <w:footnoteRef/>
        </w:r>
        <w:r w:rsidRPr="00C96A85">
          <w:t xml:space="preserve"> Ephesians 6:11</w:t>
        </w:r>
      </w:ins>
      <w:r>
        <w:t xml:space="preserve"> </w:t>
      </w:r>
      <w:ins w:id="1262" w:author="Brett Slote" w:date="2011-07-19T18:33:00Z">
        <w:r w:rsidRPr="00C96A85">
          <w:t>(Literally: “all the girding”)</w:t>
        </w:r>
      </w:ins>
    </w:p>
  </w:footnote>
  <w:footnote w:id="897">
    <w:p w14:paraId="22B1B2A8" w14:textId="77777777" w:rsidR="00486BA4" w:rsidRDefault="00486BA4">
      <w:pPr>
        <w:pStyle w:val="footnote"/>
        <w:rPr>
          <w:ins w:id="1265" w:author="Brett Slote" w:date="2011-07-19T18:34:00Z"/>
        </w:rPr>
        <w:pPrChange w:id="1266" w:author="Brett Slote" w:date="2011-07-21T19:58:00Z">
          <w:pPr>
            <w:pStyle w:val="FootnoteText"/>
          </w:pPr>
        </w:pPrChange>
      </w:pPr>
      <w:ins w:id="1267" w:author="Brett Slote" w:date="2011-07-19T18:34:00Z">
        <w:r>
          <w:rPr>
            <w:rStyle w:val="FootnoteReference"/>
          </w:rPr>
          <w:footnoteRef/>
        </w:r>
        <w:r>
          <w:t xml:space="preserve"> Col 3:1</w:t>
        </w:r>
      </w:ins>
    </w:p>
  </w:footnote>
  <w:footnote w:id="898">
    <w:p w14:paraId="515A7079" w14:textId="77777777" w:rsidR="00486BA4" w:rsidRDefault="00486BA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486BA4" w:rsidRDefault="00486BA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486BA4" w:rsidRDefault="00486BA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486BA4" w:rsidRDefault="00486BA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486BA4" w:rsidRDefault="00486BA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486BA4" w:rsidRPr="00A20ACC" w:rsidRDefault="00486BA4">
      <w:pPr>
        <w:pStyle w:val="footnote"/>
        <w:rPr>
          <w:ins w:id="1310" w:author="Brett Slote" w:date="2011-07-21T18:59:00Z"/>
          <w:color w:val="FF0000"/>
          <w:rPrChange w:id="1311" w:author="Brett Slote" w:date="2011-07-21T20:03:00Z">
            <w:rPr>
              <w:ins w:id="1312" w:author="Brett Slote" w:date="2011-07-21T18:59:00Z"/>
            </w:rPr>
          </w:rPrChange>
        </w:rPr>
        <w:pPrChange w:id="1313" w:author="Brett Slote" w:date="2011-07-21T20:03:00Z">
          <w:pPr>
            <w:pStyle w:val="FootnoteText"/>
          </w:pPr>
        </w:pPrChange>
      </w:pPr>
      <w:ins w:id="1314" w:author="Brett Slote" w:date="2011-07-21T18:59:00Z">
        <w:r w:rsidRPr="003A78C2">
          <w:rPr>
            <w:rStyle w:val="FootnoteReference"/>
            <w:color w:val="FF0000"/>
            <w:rPrChange w:id="1315" w:author="Brett Slote" w:date="2011-07-21T20:03:00Z">
              <w:rPr>
                <w:rStyle w:val="FootnoteReference"/>
              </w:rPr>
            </w:rPrChange>
          </w:rPr>
          <w:footnoteRef/>
        </w:r>
        <w:r w:rsidRPr="003A78C2">
          <w:rPr>
            <w:color w:val="FF0000"/>
            <w:rPrChange w:id="1316"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486BA4" w:rsidRDefault="00486BA4">
      <w:pPr>
        <w:pStyle w:val="footnote"/>
        <w:rPr>
          <w:ins w:id="1317" w:author="Brett Slote" w:date="2011-07-21T19:00:00Z"/>
        </w:rPr>
        <w:pPrChange w:id="1318" w:author="Brett Slote" w:date="2011-07-21T20:03:00Z">
          <w:pPr>
            <w:pStyle w:val="FootnoteText"/>
          </w:pPr>
        </w:pPrChange>
      </w:pPr>
      <w:ins w:id="1319" w:author="Brett Slote" w:date="2011-07-21T19:00:00Z">
        <w:r>
          <w:rPr>
            <w:rStyle w:val="FootnoteReference"/>
          </w:rPr>
          <w:footnoteRef/>
        </w:r>
        <w:r>
          <w:t xml:space="preserve"> Need to do some research into the name of this man in English</w:t>
        </w:r>
      </w:ins>
    </w:p>
  </w:footnote>
  <w:footnote w:id="905">
    <w:p w14:paraId="4DD173AD" w14:textId="50F9B05A" w:rsidR="00486BA4" w:rsidRDefault="00486BA4"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486BA4" w:rsidRDefault="00486BA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486BA4" w:rsidRDefault="00486BA4" w:rsidP="00073003">
      <w:pPr>
        <w:pStyle w:val="footnote"/>
      </w:pPr>
      <w:r>
        <w:rPr>
          <w:rStyle w:val="FootnoteReference"/>
        </w:rPr>
        <w:footnoteRef/>
      </w:r>
      <w:r>
        <w:t xml:space="preserve"> Revelation 7:2</w:t>
      </w:r>
    </w:p>
  </w:footnote>
  <w:footnote w:id="908">
    <w:p w14:paraId="047C672B" w14:textId="77777777" w:rsidR="00486BA4" w:rsidRDefault="00486BA4" w:rsidP="00073003">
      <w:pPr>
        <w:pStyle w:val="footnote"/>
      </w:pPr>
      <w:r>
        <w:rPr>
          <w:rStyle w:val="FootnoteReference"/>
        </w:rPr>
        <w:footnoteRef/>
      </w:r>
      <w:r>
        <w:t xml:space="preserve"> Revelation 7:3</w:t>
      </w:r>
    </w:p>
  </w:footnote>
  <w:footnote w:id="909">
    <w:p w14:paraId="338E8815" w14:textId="77777777" w:rsidR="00486BA4" w:rsidRDefault="00486BA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486BA4" w:rsidRDefault="00486BA4" w:rsidP="00BC160E">
      <w:pPr>
        <w:pStyle w:val="footnote"/>
      </w:pPr>
      <w:r>
        <w:rPr>
          <w:rStyle w:val="FootnoteReference"/>
        </w:rPr>
        <w:footnoteRef/>
      </w:r>
      <w:r>
        <w:t xml:space="preserve"> John 13:25</w:t>
      </w:r>
    </w:p>
  </w:footnote>
  <w:footnote w:id="911">
    <w:p w14:paraId="0E087572" w14:textId="27E962C9" w:rsidR="00486BA4" w:rsidRDefault="00486BA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486BA4" w:rsidRDefault="00486BA4" w:rsidP="00B53E05">
      <w:pPr>
        <w:pStyle w:val="footnote"/>
      </w:pPr>
      <w:r>
        <w:rPr>
          <w:rStyle w:val="FootnoteReference"/>
        </w:rPr>
        <w:footnoteRef/>
      </w:r>
      <w:r>
        <w:t xml:space="preserve"> Normally reserved for the Theotokos.</w:t>
      </w:r>
    </w:p>
  </w:footnote>
  <w:footnote w:id="913">
    <w:p w14:paraId="483F0E8B" w14:textId="77777777" w:rsidR="00486BA4" w:rsidRDefault="00486BA4" w:rsidP="00B53E05">
      <w:pPr>
        <w:pStyle w:val="footnote"/>
      </w:pPr>
      <w:r>
        <w:rPr>
          <w:rStyle w:val="FootnoteReference"/>
        </w:rPr>
        <w:footnoteRef/>
      </w:r>
      <w:r>
        <w:t xml:space="preserve"> The law of righteousness, not the Law of the Old Covenant.</w:t>
      </w:r>
    </w:p>
  </w:footnote>
  <w:footnote w:id="914">
    <w:p w14:paraId="361DBD71" w14:textId="77777777" w:rsidR="00486BA4" w:rsidRDefault="00486BA4" w:rsidP="00662600">
      <w:pPr>
        <w:pStyle w:val="footnote"/>
      </w:pPr>
      <w:r>
        <w:rPr>
          <w:rStyle w:val="FootnoteReference"/>
        </w:rPr>
        <w:footnoteRef/>
      </w:r>
      <w:r>
        <w:t xml:space="preserve"> Or image</w:t>
      </w:r>
    </w:p>
  </w:footnote>
  <w:footnote w:id="915">
    <w:p w14:paraId="2DF974D0" w14:textId="77777777" w:rsidR="00486BA4" w:rsidRDefault="00486BA4">
      <w:pPr>
        <w:pStyle w:val="footnote"/>
        <w:rPr>
          <w:ins w:id="1420" w:author="Brett Slote" w:date="2011-07-21T18:57:00Z"/>
        </w:rPr>
        <w:pPrChange w:id="1421" w:author="Brett Slote" w:date="2011-07-21T20:03:00Z">
          <w:pPr>
            <w:pStyle w:val="FootnoteText"/>
          </w:pPr>
        </w:pPrChange>
      </w:pPr>
      <w:ins w:id="1422" w:author="Brett Slote" w:date="2011-07-21T18:57:00Z">
        <w:r>
          <w:rPr>
            <w:rStyle w:val="FootnoteReference"/>
          </w:rPr>
          <w:footnoteRef/>
        </w:r>
        <w:r>
          <w:t xml:space="preserve"> Colossians 3:14</w:t>
        </w:r>
      </w:ins>
    </w:p>
  </w:footnote>
  <w:footnote w:id="916">
    <w:p w14:paraId="56032475" w14:textId="77777777" w:rsidR="00486BA4" w:rsidRDefault="00486BA4" w:rsidP="00E22010">
      <w:pPr>
        <w:pStyle w:val="footnote"/>
      </w:pPr>
      <w:r>
        <w:rPr>
          <w:rStyle w:val="FootnoteReference"/>
        </w:rPr>
        <w:footnoteRef/>
      </w:r>
      <w:r>
        <w:t xml:space="preserve"> 2 Tim 4:7</w:t>
      </w:r>
    </w:p>
  </w:footnote>
  <w:footnote w:id="917">
    <w:p w14:paraId="519A6EA0" w14:textId="77777777" w:rsidR="00486BA4" w:rsidRDefault="00486BA4" w:rsidP="00E22010">
      <w:pPr>
        <w:pStyle w:val="footnote"/>
      </w:pPr>
      <w:r>
        <w:rPr>
          <w:rStyle w:val="FootnoteReference"/>
        </w:rPr>
        <w:footnoteRef/>
      </w:r>
      <w:r>
        <w:t xml:space="preserve"> 2 Tim 4:8</w:t>
      </w:r>
    </w:p>
  </w:footnote>
  <w:footnote w:id="918">
    <w:p w14:paraId="2C92CCF6" w14:textId="77777777" w:rsidR="00486BA4" w:rsidRDefault="00486BA4"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486BA4" w:rsidRDefault="00486BA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486BA4" w:rsidRDefault="00486BA4">
      <w:pPr>
        <w:pStyle w:val="footnote"/>
        <w:rPr>
          <w:ins w:id="1485" w:author="Brett Slote" w:date="2011-07-21T18:45:00Z"/>
        </w:rPr>
        <w:pPrChange w:id="1486" w:author="Brett Slote" w:date="2011-07-21T20:01:00Z">
          <w:pPr>
            <w:pStyle w:val="FootnoteText"/>
          </w:pPr>
        </w:pPrChange>
      </w:pPr>
      <w:ins w:id="1487" w:author="Brett Slote" w:date="2011-07-21T18:45:00Z">
        <w:r>
          <w:rPr>
            <w:rStyle w:val="FootnoteReference"/>
          </w:rPr>
          <w:footnoteRef/>
        </w:r>
        <w:r>
          <w:t xml:space="preserve"> Daniel 12:3</w:t>
        </w:r>
      </w:ins>
    </w:p>
  </w:footnote>
  <w:footnote w:id="921">
    <w:p w14:paraId="7155AD88" w14:textId="77777777" w:rsidR="00486BA4" w:rsidRDefault="00486BA4">
      <w:pPr>
        <w:pStyle w:val="footnote"/>
        <w:rPr>
          <w:ins w:id="1488" w:author="Brett Slote" w:date="2011-07-21T18:46:00Z"/>
        </w:rPr>
        <w:pPrChange w:id="1489" w:author="Brett Slote" w:date="2011-07-21T20:01:00Z">
          <w:pPr>
            <w:pStyle w:val="FootnoteText"/>
          </w:pPr>
        </w:pPrChange>
      </w:pPr>
      <w:ins w:id="1490" w:author="Brett Slote" w:date="2011-07-21T18:46:00Z">
        <w:r>
          <w:rPr>
            <w:rStyle w:val="FootnoteReference"/>
          </w:rPr>
          <w:footnoteRef/>
        </w:r>
        <w:r>
          <w:t xml:space="preserve"> Literally: all you monastic folk</w:t>
        </w:r>
      </w:ins>
    </w:p>
  </w:footnote>
  <w:footnote w:id="922">
    <w:p w14:paraId="7EEF391B" w14:textId="77777777" w:rsidR="00486BA4" w:rsidRDefault="00486BA4">
      <w:pPr>
        <w:pStyle w:val="FootnoteText"/>
      </w:pPr>
      <w:r>
        <w:rPr>
          <w:rStyle w:val="FootnoteReference"/>
        </w:rPr>
        <w:footnoteRef/>
      </w:r>
      <w:r>
        <w:t xml:space="preserve"> Published by Abouna Matta El-Maskeen of St. Macarius’ Monastery.</w:t>
      </w:r>
    </w:p>
  </w:footnote>
  <w:footnote w:id="923">
    <w:p w14:paraId="6BC2BFA9" w14:textId="77777777" w:rsidR="00486BA4" w:rsidRDefault="00486BA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486BA4" w:rsidRDefault="00486BA4" w:rsidP="00670C79">
      <w:pPr>
        <w:pStyle w:val="footnote"/>
      </w:pPr>
      <w:r>
        <w:rPr>
          <w:rStyle w:val="FootnoteReference"/>
        </w:rPr>
        <w:footnoteRef/>
      </w:r>
      <w:r>
        <w:t xml:space="preserve"> Modern day Ethiopia and Eritrea.</w:t>
      </w:r>
    </w:p>
  </w:footnote>
  <w:footnote w:id="925">
    <w:p w14:paraId="46D5577E" w14:textId="77777777" w:rsidR="00486BA4" w:rsidRDefault="00486BA4"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486BA4" w:rsidRDefault="00486BA4" w:rsidP="00BD2B3F">
      <w:pPr>
        <w:pStyle w:val="footnote"/>
      </w:pPr>
      <w:r>
        <w:rPr>
          <w:rStyle w:val="FootnoteReference"/>
        </w:rPr>
        <w:footnoteRef/>
      </w:r>
      <w:r>
        <w:t xml:space="preserve"> Adapted from the hymn of St. Severus of Antioch, in 2015 in English.</w:t>
      </w:r>
    </w:p>
  </w:footnote>
  <w:footnote w:id="927">
    <w:p w14:paraId="018A465B" w14:textId="77777777" w:rsidR="00486BA4" w:rsidRDefault="00486BA4">
      <w:pPr>
        <w:pStyle w:val="footnote"/>
        <w:rPr>
          <w:ins w:id="1576" w:author="Brett Slote" w:date="2011-07-21T19:11:00Z"/>
        </w:rPr>
        <w:pPrChange w:id="1577" w:author="Brett Slote" w:date="2011-07-21T20:05:00Z">
          <w:pPr>
            <w:pStyle w:val="FootnoteText"/>
          </w:pPr>
        </w:pPrChange>
      </w:pPr>
      <w:ins w:id="1578" w:author="Brett Slote" w:date="2011-07-21T19:11:00Z">
        <w:r>
          <w:rPr>
            <w:rStyle w:val="FootnoteReference"/>
          </w:rPr>
          <w:footnoteRef/>
        </w:r>
        <w:r>
          <w:t xml:space="preserve"> Psalm 41:1</w:t>
        </w:r>
      </w:ins>
    </w:p>
  </w:footnote>
  <w:footnote w:id="928">
    <w:p w14:paraId="30B9D2C6" w14:textId="77777777" w:rsidR="00486BA4" w:rsidRDefault="00486BA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486BA4" w:rsidRDefault="00486BA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486BA4" w:rsidRDefault="00486BA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486BA4" w:rsidRDefault="00486BA4" w:rsidP="006D27E4">
      <w:pPr>
        <w:pStyle w:val="Footnote0"/>
      </w:pPr>
      <w:r>
        <w:rPr>
          <w:rStyle w:val="FootnoteReference"/>
        </w:rPr>
        <w:footnoteRef/>
      </w:r>
      <w:r>
        <w:t xml:space="preserve"> In modern day Libya</w:t>
      </w:r>
    </w:p>
  </w:footnote>
  <w:footnote w:id="932">
    <w:p w14:paraId="5E4AA7CE" w14:textId="77777777" w:rsidR="00486BA4" w:rsidRDefault="00486BA4">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Note that </w:t>
        </w:r>
        <w:r w:rsidRPr="003A78C2">
          <w:rPr>
            <w:rFonts w:ascii="CS Avva Shenouda" w:hAnsi="CS Avva Shenouda"/>
            <w:rPrChange w:id="1606"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486BA4" w:rsidRDefault="00486BA4">
      <w:pPr>
        <w:pStyle w:val="footnote"/>
        <w:rPr>
          <w:ins w:id="1607" w:author="Brett Slote" w:date="2011-07-21T18:50:00Z"/>
        </w:rPr>
        <w:pPrChange w:id="1608" w:author="Brett Slote" w:date="2011-07-21T20:02:00Z">
          <w:pPr>
            <w:pStyle w:val="FootnoteText"/>
          </w:pPr>
        </w:pPrChange>
      </w:pPr>
      <w:ins w:id="1609" w:author="Brett Slote" w:date="2011-07-21T18:50:00Z">
        <w:r>
          <w:rPr>
            <w:rStyle w:val="FootnoteReference"/>
          </w:rPr>
          <w:footnoteRef/>
        </w:r>
        <w:r>
          <w:t xml:space="preserve"> US book has “travails of torment” – but it’s not possessive.</w:t>
        </w:r>
      </w:ins>
    </w:p>
  </w:footnote>
  <w:footnote w:id="934">
    <w:p w14:paraId="39517237" w14:textId="77777777" w:rsidR="00486BA4" w:rsidRDefault="00486BA4">
      <w:pPr>
        <w:pStyle w:val="footnote"/>
        <w:rPr>
          <w:ins w:id="1610" w:author="Brett Slote" w:date="2011-07-21T18:49:00Z"/>
        </w:rPr>
        <w:pPrChange w:id="1611" w:author="Brett Slote" w:date="2011-07-21T20:02:00Z">
          <w:pPr>
            <w:pStyle w:val="FootnoteText"/>
          </w:pPr>
        </w:pPrChange>
      </w:pPr>
      <w:ins w:id="1612" w:author="Brett Slote" w:date="2011-07-21T18:49:00Z">
        <w:r>
          <w:rPr>
            <w:rStyle w:val="FootnoteReference"/>
          </w:rPr>
          <w:footnoteRef/>
        </w:r>
        <w:r>
          <w:t xml:space="preserve"> 1 Peter 1:4</w:t>
        </w:r>
      </w:ins>
    </w:p>
  </w:footnote>
  <w:footnote w:id="935">
    <w:p w14:paraId="049774F0" w14:textId="77777777" w:rsidR="00486BA4" w:rsidRDefault="00486BA4"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486BA4" w:rsidRDefault="00486BA4" w:rsidP="00E77C68">
      <w:pPr>
        <w:pStyle w:val="footnote"/>
      </w:pPr>
      <w:r>
        <w:rPr>
          <w:rStyle w:val="FootnoteReference"/>
        </w:rPr>
        <w:footnoteRef/>
      </w:r>
      <w:r>
        <w:t xml:space="preserve"> This line is heretical.</w:t>
      </w:r>
    </w:p>
  </w:footnote>
  <w:footnote w:id="937">
    <w:p w14:paraId="2A005F90" w14:textId="77777777" w:rsidR="00486BA4" w:rsidRDefault="00486BA4">
      <w:pPr>
        <w:pStyle w:val="footnote"/>
        <w:rPr>
          <w:ins w:id="1647" w:author="Brett Slote" w:date="2011-07-21T18:55:00Z"/>
        </w:rPr>
        <w:pPrChange w:id="1648" w:author="Brett Slote" w:date="2011-07-21T20:02:00Z">
          <w:pPr>
            <w:pStyle w:val="FootnoteText"/>
          </w:pPr>
        </w:pPrChange>
      </w:pPr>
      <w:ins w:id="1649"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486BA4" w:rsidRDefault="00486BA4">
      <w:pPr>
        <w:pStyle w:val="footnote"/>
        <w:rPr>
          <w:ins w:id="1655" w:author="Brett Slote" w:date="2011-07-21T18:52:00Z"/>
        </w:rPr>
        <w:pPrChange w:id="1656" w:author="Brett Slote" w:date="2011-07-21T20:02:00Z">
          <w:pPr/>
        </w:pPrChange>
      </w:pPr>
      <w:ins w:id="1657"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486BA4" w:rsidRPr="00A20ACC" w:rsidRDefault="00486BA4">
      <w:pPr>
        <w:pStyle w:val="footnote"/>
        <w:rPr>
          <w:ins w:id="1658" w:author="Brett Slote" w:date="2011-07-21T18:52:00Z"/>
          <w:rFonts w:ascii="CS Avva Shenouda" w:hAnsi="CS Avva Shenouda"/>
          <w:color w:val="FF0000"/>
          <w:rPrChange w:id="1659" w:author="Brett Slote" w:date="2011-07-21T20:02:00Z">
            <w:rPr>
              <w:ins w:id="1660" w:author="Brett Slote" w:date="2011-07-21T18:52:00Z"/>
              <w:color w:val="FF0000"/>
            </w:rPr>
          </w:rPrChange>
        </w:rPr>
        <w:pPrChange w:id="1661" w:author="Brett Slote" w:date="2011-07-21T20:02:00Z">
          <w:pPr/>
        </w:pPrChange>
      </w:pPr>
      <w:ins w:id="1662" w:author="Brett Slote" w:date="2011-07-21T18:52:00Z">
        <w:r w:rsidRPr="00FB36D8">
          <w:rPr>
            <w:rStyle w:val="FootnoteReference"/>
            <w:vertAlign w:val="baseline"/>
          </w:rPr>
          <w:footnoteRef/>
        </w:r>
        <w:r w:rsidRPr="00FB36D8">
          <w:t xml:space="preserve"> </w:t>
        </w:r>
        <w:r w:rsidRPr="003A78C2">
          <w:rPr>
            <w:rPrChange w:id="1663" w:author="Brett Slote" w:date="2011-07-21T20:02:00Z">
              <w:rPr>
                <w:rFonts w:ascii="Antonious Normal" w:hAnsi="Antonious Normal"/>
                <w:color w:val="FF0000"/>
              </w:rPr>
            </w:rPrChange>
          </w:rPr>
          <w:t>qen hanhwd/ nem han'almoc</w:t>
        </w:r>
      </w:ins>
    </w:p>
  </w:footnote>
  <w:footnote w:id="940">
    <w:p w14:paraId="4AFC6896" w14:textId="77777777" w:rsidR="00486BA4" w:rsidRDefault="00486BA4">
      <w:pPr>
        <w:pStyle w:val="FootnoteText"/>
      </w:pPr>
      <w:r>
        <w:rPr>
          <w:rStyle w:val="FootnoteReference"/>
        </w:rPr>
        <w:footnoteRef/>
      </w:r>
      <w:r>
        <w:t xml:space="preserve"> Matthew 1:20</w:t>
      </w:r>
    </w:p>
  </w:footnote>
  <w:footnote w:id="941">
    <w:p w14:paraId="0E9CA519" w14:textId="77777777" w:rsidR="00486BA4" w:rsidRDefault="00486BA4" w:rsidP="00662A48">
      <w:pPr>
        <w:pStyle w:val="footnote"/>
      </w:pPr>
      <w:r>
        <w:rPr>
          <w:rStyle w:val="FootnoteReference"/>
          <w:rFonts w:eastAsiaTheme="majorEastAsia"/>
        </w:rPr>
        <w:footnoteRef/>
      </w:r>
      <w:r>
        <w:t xml:space="preserve"> All-holy</w:t>
      </w:r>
    </w:p>
  </w:footnote>
  <w:footnote w:id="942">
    <w:p w14:paraId="50451B0F" w14:textId="77777777" w:rsidR="00486BA4" w:rsidRDefault="00486BA4">
      <w:pPr>
        <w:pStyle w:val="footnote"/>
        <w:rPr>
          <w:ins w:id="1732" w:author="Brett Slote" w:date="2011-07-21T19:04:00Z"/>
        </w:rPr>
        <w:pPrChange w:id="1733" w:author="Brett Slote" w:date="2011-07-21T20:04:00Z">
          <w:pPr>
            <w:pStyle w:val="FootnoteText"/>
          </w:pPr>
        </w:pPrChange>
      </w:pPr>
      <w:ins w:id="1734" w:author="Brett Slote" w:date="2011-07-21T19:04:00Z">
        <w:r>
          <w:rPr>
            <w:rStyle w:val="FootnoteReference"/>
          </w:rPr>
          <w:footnoteRef/>
        </w:r>
        <w:r>
          <w:t xml:space="preserve"> literal is disregarded</w:t>
        </w:r>
      </w:ins>
    </w:p>
  </w:footnote>
  <w:footnote w:id="943">
    <w:p w14:paraId="062BDCC1" w14:textId="77777777" w:rsidR="00486BA4" w:rsidRDefault="00486BA4">
      <w:pPr>
        <w:pStyle w:val="FootnoteText"/>
      </w:pPr>
      <w:r>
        <w:rPr>
          <w:rStyle w:val="FootnoteReference"/>
        </w:rPr>
        <w:footnoteRef/>
      </w:r>
      <w:r>
        <w:t xml:space="preserve"> Ps 8:2</w:t>
      </w:r>
    </w:p>
  </w:footnote>
  <w:footnote w:id="944">
    <w:p w14:paraId="5BC08478" w14:textId="77777777" w:rsidR="00486BA4" w:rsidRPr="000C76BB" w:rsidRDefault="00486BA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486BA4" w:rsidRDefault="00486BA4">
      <w:pPr>
        <w:pStyle w:val="FootnoteText"/>
      </w:pPr>
      <w:r>
        <w:rPr>
          <w:rStyle w:val="FootnoteReference"/>
        </w:rPr>
        <w:footnoteRef/>
      </w:r>
      <w:r>
        <w:t xml:space="preserve"> Matthew 28:6</w:t>
      </w:r>
    </w:p>
  </w:footnote>
  <w:footnote w:id="946">
    <w:p w14:paraId="339855D2" w14:textId="77777777" w:rsidR="00486BA4" w:rsidRDefault="00486BA4">
      <w:pPr>
        <w:pStyle w:val="FootnoteText"/>
      </w:pPr>
      <w:r>
        <w:rPr>
          <w:rStyle w:val="FootnoteReference"/>
        </w:rPr>
        <w:footnoteRef/>
      </w:r>
      <w:r>
        <w:t xml:space="preserve"> Matthew 28:7,6</w:t>
      </w:r>
    </w:p>
  </w:footnote>
  <w:footnote w:id="947">
    <w:p w14:paraId="76212A49" w14:textId="77777777" w:rsidR="00486BA4" w:rsidRDefault="00486BA4">
      <w:pPr>
        <w:pStyle w:val="FootnoteText"/>
      </w:pPr>
      <w:r>
        <w:rPr>
          <w:rStyle w:val="FootnoteReference"/>
        </w:rPr>
        <w:footnoteRef/>
      </w:r>
      <w:r>
        <w:t xml:space="preserve"> Matthew 28:7</w:t>
      </w:r>
    </w:p>
  </w:footnote>
  <w:footnote w:id="948">
    <w:p w14:paraId="716019EB" w14:textId="77777777" w:rsidR="00486BA4" w:rsidRDefault="00486BA4">
      <w:pPr>
        <w:pStyle w:val="FootnoteText"/>
      </w:pPr>
      <w:r>
        <w:rPr>
          <w:rStyle w:val="FootnoteReference"/>
        </w:rPr>
        <w:footnoteRef/>
      </w:r>
      <w:r>
        <w:t xml:space="preserve"> John 20:27</w:t>
      </w:r>
    </w:p>
  </w:footnote>
  <w:footnote w:id="949">
    <w:p w14:paraId="0ECF3FB0" w14:textId="77777777" w:rsidR="00486BA4" w:rsidRDefault="00486BA4">
      <w:pPr>
        <w:pStyle w:val="FootnoteText"/>
      </w:pPr>
      <w:r>
        <w:rPr>
          <w:rStyle w:val="FootnoteReference"/>
        </w:rPr>
        <w:footnoteRef/>
      </w:r>
      <w:r>
        <w:t xml:space="preserve"> John 20:28</w:t>
      </w:r>
    </w:p>
  </w:footnote>
  <w:footnote w:id="950">
    <w:p w14:paraId="3FCB0B65" w14:textId="77777777" w:rsidR="00486BA4" w:rsidRDefault="00486BA4">
      <w:pPr>
        <w:pStyle w:val="FootnoteText"/>
      </w:pPr>
      <w:r>
        <w:rPr>
          <w:rStyle w:val="FootnoteReference"/>
        </w:rPr>
        <w:footnoteRef/>
      </w:r>
      <w:r>
        <w:t xml:space="preserve"> John 20:29</w:t>
      </w:r>
    </w:p>
  </w:footnote>
  <w:footnote w:id="951">
    <w:p w14:paraId="6B80EDF7" w14:textId="77777777" w:rsidR="00486BA4" w:rsidRDefault="00486BA4">
      <w:pPr>
        <w:pStyle w:val="FootnoteText"/>
      </w:pPr>
      <w:r>
        <w:rPr>
          <w:rStyle w:val="FootnoteReference"/>
        </w:rPr>
        <w:footnoteRef/>
      </w:r>
      <w:r>
        <w:t xml:space="preserve"> John 20:29</w:t>
      </w:r>
    </w:p>
  </w:footnote>
  <w:footnote w:id="952">
    <w:p w14:paraId="31D8885C" w14:textId="3AFC7B18" w:rsidR="00486BA4" w:rsidRDefault="00486BA4"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486BA4" w:rsidRDefault="00486BA4" w:rsidP="00134DB2">
      <w:pPr>
        <w:pStyle w:val="footnote"/>
      </w:pPr>
      <w:r>
        <w:rPr>
          <w:rStyle w:val="FootnoteReference"/>
        </w:rPr>
        <w:footnoteRef/>
      </w:r>
      <w:r>
        <w:t xml:space="preserve"> Fr. Athanasius has “My soul shall make her boast in the Lord”</w:t>
      </w:r>
    </w:p>
  </w:footnote>
  <w:footnote w:id="954">
    <w:p w14:paraId="60AC8686" w14:textId="77777777" w:rsidR="00486BA4" w:rsidRDefault="00486BA4" w:rsidP="00134DB2">
      <w:pPr>
        <w:pStyle w:val="footnote"/>
      </w:pPr>
      <w:r>
        <w:rPr>
          <w:rStyle w:val="FootnoteReference"/>
        </w:rPr>
        <w:footnoteRef/>
      </w:r>
      <w:r>
        <w:t xml:space="preserve"> 2 Sam. 6:2 (LXX).</w:t>
      </w:r>
    </w:p>
  </w:footnote>
  <w:footnote w:id="955">
    <w:p w14:paraId="55B1ADAD" w14:textId="77777777" w:rsidR="00486BA4" w:rsidRDefault="00486BA4" w:rsidP="00134DB2">
      <w:pPr>
        <w:pStyle w:val="footnote"/>
      </w:pPr>
      <w:r>
        <w:rPr>
          <w:rStyle w:val="FootnoteReference"/>
        </w:rPr>
        <w:footnoteRef/>
      </w:r>
      <w:r>
        <w:t xml:space="preserve"> [JS] or “appear” or “reveal Yourself”</w:t>
      </w:r>
    </w:p>
  </w:footnote>
  <w:footnote w:id="956">
    <w:p w14:paraId="469FEDC5" w14:textId="77777777" w:rsidR="00486BA4" w:rsidRDefault="00486BA4" w:rsidP="001F4F1A">
      <w:pPr>
        <w:pStyle w:val="footnote"/>
      </w:pPr>
      <w:r>
        <w:rPr>
          <w:rStyle w:val="FootnoteReference"/>
        </w:rPr>
        <w:footnoteRef/>
      </w:r>
      <w:r>
        <w:t xml:space="preserve"> [JS] or “reveal Your face”.</w:t>
      </w:r>
    </w:p>
  </w:footnote>
  <w:footnote w:id="957">
    <w:p w14:paraId="0AB37BC4" w14:textId="77777777" w:rsidR="00486BA4" w:rsidRPr="004A3E27" w:rsidRDefault="00486BA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486BA4" w:rsidRDefault="00486BA4" w:rsidP="001F4F1A">
      <w:pPr>
        <w:pStyle w:val="footnote"/>
      </w:pPr>
      <w:r>
        <w:rPr>
          <w:rStyle w:val="FootnoteReference"/>
        </w:rPr>
        <w:footnoteRef/>
      </w:r>
      <w:r>
        <w:t xml:space="preserve"> [JS] literally “do obeisance”, i.e. “bow down to”</w:t>
      </w:r>
    </w:p>
  </w:footnote>
  <w:footnote w:id="959">
    <w:p w14:paraId="51131512" w14:textId="77777777" w:rsidR="00486BA4" w:rsidRPr="004A3E27" w:rsidRDefault="00486BA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486BA4" w:rsidRDefault="00486BA4" w:rsidP="001F4F1A">
      <w:pPr>
        <w:pStyle w:val="footnote"/>
      </w:pPr>
      <w:r>
        <w:rPr>
          <w:rStyle w:val="FootnoteReference"/>
        </w:rPr>
        <w:footnoteRef/>
      </w:r>
      <w:r>
        <w:t xml:space="preserve"> [JS] or “beautifully situated”</w:t>
      </w:r>
    </w:p>
  </w:footnote>
  <w:footnote w:id="961">
    <w:p w14:paraId="63608FED" w14:textId="77777777" w:rsidR="00486BA4" w:rsidRPr="004A3E27" w:rsidRDefault="00486BA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486BA4" w:rsidRDefault="00486BA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486BA4" w:rsidRDefault="00486BA4" w:rsidP="00394CC7">
      <w:pPr>
        <w:pStyle w:val="footnote"/>
      </w:pPr>
      <w:r>
        <w:rPr>
          <w:rStyle w:val="FootnoteReference"/>
        </w:rPr>
        <w:footnoteRef/>
      </w:r>
      <w:r>
        <w:t xml:space="preserve"> [JS] or “Mother Zion will say,”</w:t>
      </w:r>
    </w:p>
  </w:footnote>
  <w:footnote w:id="964">
    <w:p w14:paraId="7D124560" w14:textId="77777777" w:rsidR="00486BA4" w:rsidRDefault="00486BA4" w:rsidP="00394CC7">
      <w:pPr>
        <w:pStyle w:val="footnote"/>
      </w:pPr>
      <w:r>
        <w:rPr>
          <w:rStyle w:val="FootnoteReference"/>
        </w:rPr>
        <w:footnoteRef/>
      </w:r>
      <w:r>
        <w:t xml:space="preserve"> [JS] Coptic has, “that a man and a man dwelt in her”</w:t>
      </w:r>
    </w:p>
  </w:footnote>
  <w:footnote w:id="965">
    <w:p w14:paraId="19F3F5FF" w14:textId="77777777" w:rsidR="00486BA4" w:rsidRDefault="00486BA4" w:rsidP="00394CC7">
      <w:pPr>
        <w:pStyle w:val="footnote"/>
      </w:pPr>
      <w:r>
        <w:rPr>
          <w:rStyle w:val="FootnoteReference"/>
        </w:rPr>
        <w:footnoteRef/>
      </w:r>
      <w:r>
        <w:t xml:space="preserve"> [JS] or “messengers”</w:t>
      </w:r>
    </w:p>
  </w:footnote>
  <w:footnote w:id="966">
    <w:p w14:paraId="3F310231" w14:textId="77777777" w:rsidR="00486BA4" w:rsidRDefault="00486BA4" w:rsidP="00394CC7">
      <w:pPr>
        <w:pStyle w:val="footnote"/>
      </w:pPr>
      <w:r>
        <w:rPr>
          <w:rStyle w:val="FootnoteReference"/>
        </w:rPr>
        <w:footnoteRef/>
      </w:r>
      <w:r>
        <w:t xml:space="preserve"> [JS] Fr. Lazarus has “servants”</w:t>
      </w:r>
    </w:p>
  </w:footnote>
  <w:footnote w:id="967">
    <w:p w14:paraId="562DE160" w14:textId="77777777" w:rsidR="00486BA4" w:rsidRDefault="00486BA4" w:rsidP="00394CC7">
      <w:pPr>
        <w:pStyle w:val="footnote"/>
      </w:pPr>
      <w:r>
        <w:rPr>
          <w:rStyle w:val="FootnoteReference"/>
        </w:rPr>
        <w:footnoteRef/>
      </w:r>
      <w:r>
        <w:t xml:space="preserve"> Heb. 1:7; Ezek. 1:14; 2 Esdras 8:22.</w:t>
      </w:r>
    </w:p>
  </w:footnote>
  <w:footnote w:id="968">
    <w:p w14:paraId="2349FFF8" w14:textId="77777777" w:rsidR="00486BA4" w:rsidRDefault="00486BA4" w:rsidP="00394CC7">
      <w:pPr>
        <w:pStyle w:val="footnote"/>
      </w:pPr>
      <w:r>
        <w:rPr>
          <w:rStyle w:val="FootnoteReference"/>
        </w:rPr>
        <w:footnoteRef/>
      </w:r>
      <w:r>
        <w:t xml:space="preserve"> [JS] or “makes the clouds His chariot”</w:t>
      </w:r>
    </w:p>
  </w:footnote>
  <w:footnote w:id="969">
    <w:p w14:paraId="69FA1866" w14:textId="77777777" w:rsidR="00486BA4" w:rsidRDefault="00486BA4"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486BA4" w:rsidRDefault="00486BA4" w:rsidP="00486BA4">
      <w:pPr>
        <w:pStyle w:val="footnote"/>
      </w:pPr>
      <w:r>
        <w:rPr>
          <w:rStyle w:val="FootnoteReference"/>
        </w:rPr>
        <w:footnoteRef/>
      </w:r>
      <w:r>
        <w:t xml:space="preserve"> [JS] lit. day to day</w:t>
      </w:r>
    </w:p>
  </w:footnote>
  <w:footnote w:id="971">
    <w:p w14:paraId="15A4CA87" w14:textId="77777777" w:rsidR="00486BA4" w:rsidRPr="004A3E27" w:rsidRDefault="00486BA4" w:rsidP="00486BA4">
      <w:pPr>
        <w:pStyle w:val="footnote"/>
      </w:pPr>
      <w:r w:rsidRPr="004A3E27">
        <w:rPr>
          <w:rStyle w:val="FootnoteReference"/>
        </w:rPr>
        <w:footnoteRef/>
      </w:r>
      <w:r w:rsidRPr="004A3E27">
        <w:t xml:space="preserve"> Luke 4:32.</w:t>
      </w:r>
    </w:p>
  </w:footnote>
  <w:footnote w:id="972">
    <w:p w14:paraId="0F743031" w14:textId="77777777" w:rsidR="00486BA4" w:rsidRDefault="00486BA4" w:rsidP="00486BA4">
      <w:pPr>
        <w:pStyle w:val="footnote"/>
      </w:pPr>
      <w:r>
        <w:rPr>
          <w:rStyle w:val="FootnoteReference"/>
        </w:rPr>
        <w:footnoteRef/>
      </w:r>
      <w:r>
        <w:t xml:space="preserve"> [JS] or “give thanks to”. “Thankfully confess with praise”</w:t>
      </w:r>
    </w:p>
  </w:footnote>
  <w:footnote w:id="973">
    <w:p w14:paraId="5EFEDAB8" w14:textId="77777777" w:rsidR="00486BA4" w:rsidRDefault="00486BA4" w:rsidP="00486BA4">
      <w:pPr>
        <w:pStyle w:val="footnote"/>
      </w:pPr>
      <w:r>
        <w:rPr>
          <w:rStyle w:val="FootnoteReference"/>
        </w:rPr>
        <w:footnoteRef/>
      </w:r>
      <w:r>
        <w:t xml:space="preserve"> [JS] literally, “holy ones.”</w:t>
      </w:r>
    </w:p>
  </w:footnote>
  <w:footnote w:id="974">
    <w:p w14:paraId="7219A2E0" w14:textId="77777777" w:rsidR="00486BA4" w:rsidRDefault="00486BA4"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486BA4" w:rsidRDefault="00486BA4" w:rsidP="00486BA4">
      <w:pPr>
        <w:pStyle w:val="footnote"/>
      </w:pPr>
      <w:r>
        <w:rPr>
          <w:rStyle w:val="FootnoteReference"/>
        </w:rPr>
        <w:footnoteRef/>
      </w:r>
      <w:r>
        <w:t xml:space="preserve"> [JS] litearlly, “slave”.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DFF6C19" w:rsidR="00486BA4" w:rsidRPr="00E00D27" w:rsidRDefault="00486BA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66C2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486BA4" w:rsidRPr="00E00D27" w:rsidRDefault="00486BA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486BA4" w:rsidRPr="00E00D27" w:rsidRDefault="00486BA4" w:rsidP="00686912">
    <w:pPr>
      <w:pStyle w:val="Header"/>
      <w:jc w:val="center"/>
      <w:rPr>
        <w:sz w:val="20"/>
        <w:szCs w:val="20"/>
      </w:rPr>
    </w:pPr>
  </w:p>
  <w:p w14:paraId="022704DA" w14:textId="77777777" w:rsidR="00486BA4" w:rsidRPr="00686912" w:rsidRDefault="00486BA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8B95BB9" w:rsidR="00486BA4" w:rsidRPr="00E00D27" w:rsidRDefault="00486BA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66C2D">
      <w:rPr>
        <w:noProof/>
        <w:sz w:val="20"/>
        <w:szCs w:val="20"/>
      </w:rPr>
      <w:t>Additional Canticles for the Vigil of Joyous Saturday from the New Testament</w:t>
    </w:r>
    <w:r>
      <w:rPr>
        <w:sz w:val="20"/>
        <w:szCs w:val="20"/>
      </w:rPr>
      <w:fldChar w:fldCharType="end"/>
    </w:r>
  </w:p>
  <w:p w14:paraId="199CF7F3" w14:textId="77777777" w:rsidR="00486BA4" w:rsidRPr="00E00D27" w:rsidRDefault="00486BA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24D2CE72" w:rsidR="00486BA4" w:rsidRPr="00E00D27" w:rsidRDefault="00486BA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66C2D">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4C285AD" w:rsidR="00486BA4" w:rsidRPr="00E00D27" w:rsidRDefault="00486BA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66C2D">
      <w:rPr>
        <w:noProof/>
        <w:sz w:val="20"/>
        <w:szCs w:val="20"/>
      </w:rPr>
      <w:t>The Conclusion of the Adam Theotokias</w:t>
    </w:r>
    <w:r w:rsidRPr="00E00D27">
      <w:rPr>
        <w:sz w:val="20"/>
        <w:szCs w:val="20"/>
      </w:rPr>
      <w:fldChar w:fldCharType="end"/>
    </w:r>
  </w:p>
  <w:p w14:paraId="48CF3F9A" w14:textId="245E316D" w:rsidR="00486BA4" w:rsidRPr="00686912" w:rsidRDefault="00486BA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F96EABD" w:rsidR="00486BA4" w:rsidRPr="00E00D27" w:rsidRDefault="00486BA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66C2D">
      <w:rPr>
        <w:noProof/>
        <w:sz w:val="20"/>
        <w:szCs w:val="20"/>
      </w:rPr>
      <w:t xml:space="preserve">Hymns for </w:t>
    </w:r>
    <w:r w:rsidR="00066C2D" w:rsidRPr="00066C2D">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13E67A90" w:rsidR="00486BA4" w:rsidRPr="00E00D27" w:rsidRDefault="00486BA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66C2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7389783" w:rsidR="00486BA4" w:rsidRPr="00E00D27" w:rsidRDefault="00486BA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66C2D">
      <w:rPr>
        <w:noProof/>
        <w:sz w:val="20"/>
        <w:szCs w:val="20"/>
      </w:rPr>
      <w:t>Prayer for the Church</w:t>
    </w:r>
    <w:r w:rsidRPr="00E00D27">
      <w:rPr>
        <w:sz w:val="20"/>
        <w:szCs w:val="20"/>
      </w:rPr>
      <w:fldChar w:fldCharType="end"/>
    </w:r>
  </w:p>
  <w:p w14:paraId="1DAD4C8D" w14:textId="77777777" w:rsidR="00486BA4" w:rsidRPr="00686912" w:rsidRDefault="00486BA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486BA4" w:rsidRPr="00686912" w:rsidRDefault="00486BA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E508E2E" w:rsidR="00486BA4" w:rsidRPr="00E00D27" w:rsidRDefault="00486BA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066C2D">
      <w:rPr>
        <w:noProof/>
        <w:sz w:val="20"/>
        <w:szCs w:val="20"/>
      </w:rPr>
      <w:t>The December or Koiak Canticle</w:t>
    </w:r>
    <w:r w:rsidRPr="00E00D27">
      <w:rPr>
        <w:sz w:val="20"/>
        <w:szCs w:val="20"/>
      </w:rPr>
      <w:fldChar w:fldCharType="end"/>
    </w:r>
  </w:p>
  <w:p w14:paraId="7E9EFC1B" w14:textId="77777777" w:rsidR="00486BA4" w:rsidRPr="00686912" w:rsidRDefault="00486BA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D8305-3B56-4C9F-B6C3-C97CBED2CF12}">
  <ds:schemaRefs>
    <ds:schemaRef ds:uri="http://schemas.openxmlformats.org/officeDocument/2006/bibliography"/>
  </ds:schemaRefs>
</ds:datastoreItem>
</file>

<file path=customXml/itemProps2.xml><?xml version="1.0" encoding="utf-8"?>
<ds:datastoreItem xmlns:ds="http://schemas.openxmlformats.org/officeDocument/2006/customXml" ds:itemID="{EEB4D35B-1DD0-46BC-8C15-F8C36A9E23C8}">
  <ds:schemaRefs>
    <ds:schemaRef ds:uri="http://schemas.openxmlformats.org/officeDocument/2006/bibliography"/>
  </ds:schemaRefs>
</ds:datastoreItem>
</file>

<file path=customXml/itemProps3.xml><?xml version="1.0" encoding="utf-8"?>
<ds:datastoreItem xmlns:ds="http://schemas.openxmlformats.org/officeDocument/2006/customXml" ds:itemID="{37DCCE3E-E691-4011-8B0B-3E46E4F7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27411</TotalTime>
  <Pages>1</Pages>
  <Words>206976</Words>
  <Characters>1179769</Characters>
  <Application>Microsoft Office Word</Application>
  <DocSecurity>0</DocSecurity>
  <Lines>9831</Lines>
  <Paragraphs>2767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571</cp:revision>
  <cp:lastPrinted>2016-05-05T16:35:00Z</cp:lastPrinted>
  <dcterms:created xsi:type="dcterms:W3CDTF">2014-10-30T02:06:00Z</dcterms:created>
  <dcterms:modified xsi:type="dcterms:W3CDTF">2016-05-06T16:50:00Z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