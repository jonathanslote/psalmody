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AF3A49">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AF3A49">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AF3A49">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AF3A49">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AF3A49">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AF3A49">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AF3A49">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AF3A49">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AF3A49">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AF3A49">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AF3A49">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AF3A49">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AF3A49">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AF3A49">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AF3A49">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AF3A49">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AF3A49">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AF3A49">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AF3A49">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AF3A49">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AF3A49">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AF3A49">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AF3A49">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AF3A49">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AF3A49">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AF3A49">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AF3A49">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AF3A49">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AF3A49">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AF3A49">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AF3A49">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AF3A49">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AF3A49">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AF3A49">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AF3A49">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AF3A49">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AF3A49">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AF3A49">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AF3A49">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AF3A49">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AF3A49">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AF3A49">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Toc410196172" w:displacedByCustomXml="next"/>
    <w:bookmarkStart w:id="26" w:name="_Toc410196403" w:displacedByCustomXml="next"/>
    <w:bookmarkStart w:id="27" w:name="_Toc410196905" w:displacedByCustomXml="next"/>
    <w:bookmarkStart w:id="28" w:name="_Ref435790480" w:displacedByCustomXml="next"/>
    <w:bookmarkStart w:id="29" w:name="_Ref435790486"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AF3A49">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AF3A49">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AF3A49">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AF3A49">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AF3A49">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AF3A49">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AF3A49">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Toc410196186" w:displacedByCustomXml="next"/>
    <w:bookmarkStart w:id="146" w:name="_Toc410196428" w:displacedByCustomXml="next"/>
    <w:bookmarkStart w:id="147" w:name="_Toc410196930" w:displacedByCustomXml="next"/>
    <w:bookmarkStart w:id="148" w:name="_Ref435434336" w:displacedByCustomXml="next"/>
    <w:bookmarkStart w:id="149" w:name="_Ref435434342" w:displacedByCustomXml="next"/>
    <w:bookmarkStart w:id="150" w:name="_Ref435789623" w:displacedByCustomXml="next"/>
    <w:bookmarkStart w:id="151" w:name="_Ref435789629" w:displacedByCustomXml="next"/>
    <w:bookmarkStart w:id="152" w:name="_Ref435799254" w:displacedByCustomXml="next"/>
    <w:bookmarkStart w:id="153" w:name="_Ref435799261"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AF3A49">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AF3A49">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AF3A49">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AF3A49">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AF3A49">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AF3A49">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AF3A49">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AF3A49">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AF3A49">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AF3A49">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AF3A49">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AF3A49">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AF3A49">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AF3A49">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AF3A49">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AF3A49">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AF3A49">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AF3A49">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AF3A49">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AF3A49">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AF3A49">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AF3A49">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AF3A49">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AF3A49">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AF3A49">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AF3A49">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AF3A49">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AF3A49">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AF3A49">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AF3A49">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AF3A49">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AF3A49">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AF3A49">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AF3A49">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AF3A49">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AF3A49">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AF3A49">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AF3A49">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AF3A49">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AF3A49">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AF3A49">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AF3A49">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AF3A49">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AF3A49">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AF3A49">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AF3A49">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AF3A49">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AF3A49">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AF3A49">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AF3A49">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AF3A49">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AF3A49">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AF3A49">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AF3A49">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AF3A49">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AF3A49">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AF3A49">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AF3A49">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AF3A49">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AF3A49">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AF3A49">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AF3A49">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AF3A49">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AF3A49">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AF3A49">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AF3A49">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AF3A49">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AF3A49">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AF3A49">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AF3A49">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AF3A49">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AF3A49">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AF3A49">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AF3A49">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AF3A49">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AF3A49">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AF3A49">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AF3A49">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AF3A49">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AF3A49">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AF3A49">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AF3A49">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205" w:displacedByCustomXml="next"/>
    <w:bookmarkStart w:id="1547" w:name="_Toc410196447" w:displacedByCustomXml="next"/>
    <w:bookmarkStart w:id="1548" w:name="_Toc410196949"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AF3A49">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AF3A49">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AF3A49">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AF3A49">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AF3A49">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AF3A49">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AF3A49">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AF3A49">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AF3A49">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AF3A49">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AF3A49">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AF3A49">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AF3A49">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AF3A49">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AF3A49">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AF3A49">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AF3A49">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AF3A49">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AF3A49">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AF3A49">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291BA6AE" w14:textId="77777777" w:rsidR="00720984" w:rsidRDefault="00720984" w:rsidP="00720984">
            <w:pPr>
              <w:pStyle w:val="EngHang"/>
            </w:pPr>
            <w:r>
              <w:t>One of the</w:t>
            </w:r>
          </w:p>
          <w:p w14:paraId="28684FC5" w14:textId="13CFE1F1" w:rsidR="000847B6" w:rsidRDefault="00720984" w:rsidP="00720984">
            <w:pPr>
              <w:pStyle w:val="EngHang"/>
            </w:pPr>
            <w:r>
              <w:t>Holy Trinity</w:t>
            </w:r>
          </w:p>
          <w:p w14:paraId="27EE8CA4" w14:textId="77777777" w:rsidR="00720984" w:rsidRDefault="00720984" w:rsidP="00720984">
            <w:pPr>
              <w:pStyle w:val="EngHang"/>
            </w:pPr>
            <w:r>
              <w:t>Took flesh from</w:t>
            </w:r>
          </w:p>
          <w:p w14:paraId="0A9F759D" w14:textId="470C3E75" w:rsidR="00720984" w:rsidRDefault="00720984" w:rsidP="00720984">
            <w:pPr>
              <w:pStyle w:val="EngHangEnd"/>
            </w:pPr>
            <w:r>
              <w:t>The womb of the holy one</w:t>
            </w: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9A95CE5" w14:textId="77777777" w:rsidR="000847B6" w:rsidRDefault="00720984" w:rsidP="00720984">
            <w:pPr>
              <w:pStyle w:val="EngHang"/>
            </w:pPr>
            <w:r>
              <w:t>Our mouths are filled with joy,</w:t>
            </w:r>
          </w:p>
          <w:p w14:paraId="19362220" w14:textId="77777777" w:rsidR="00720984" w:rsidRDefault="00720984" w:rsidP="00720984">
            <w:pPr>
              <w:pStyle w:val="EngHang"/>
            </w:pPr>
            <w:r>
              <w:t>For salvation has come to us,</w:t>
            </w:r>
          </w:p>
          <w:p w14:paraId="1C106C06" w14:textId="77777777" w:rsidR="00720984" w:rsidRDefault="00720984" w:rsidP="00720984">
            <w:pPr>
              <w:pStyle w:val="EngHang"/>
            </w:pPr>
            <w:r>
              <w:t>And He has abolished</w:t>
            </w:r>
          </w:p>
          <w:p w14:paraId="36511C32" w14:textId="6D8A6262" w:rsidR="00720984" w:rsidRDefault="00720984" w:rsidP="00E6009C">
            <w:pPr>
              <w:pStyle w:val="EngHangEnd"/>
            </w:pPr>
            <w:r>
              <w:t>Our bitter bonadage.</w:t>
            </w: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3E405380" w14:textId="77777777" w:rsidR="000847B6" w:rsidRDefault="00720984" w:rsidP="00720984">
            <w:pPr>
              <w:pStyle w:val="EngHang"/>
            </w:pPr>
            <w:r>
              <w:t>Hear us and keep us,</w:t>
            </w:r>
          </w:p>
          <w:p w14:paraId="65812920" w14:textId="77777777" w:rsidR="00720984" w:rsidRDefault="00720984" w:rsidP="00720984">
            <w:pPr>
              <w:pStyle w:val="EngHang"/>
            </w:pPr>
            <w:r>
              <w:t>O Good One.</w:t>
            </w:r>
          </w:p>
          <w:p w14:paraId="5EA680B4" w14:textId="77777777" w:rsidR="00720984" w:rsidRDefault="00720984" w:rsidP="00720984">
            <w:pPr>
              <w:pStyle w:val="EngHang"/>
            </w:pPr>
            <w:r>
              <w:t>Be with us,</w:t>
            </w:r>
          </w:p>
          <w:p w14:paraId="49F2449D" w14:textId="0DA31D1A" w:rsidR="00720984" w:rsidRPr="0078672A" w:rsidRDefault="00720984" w:rsidP="00720984">
            <w:pPr>
              <w:pStyle w:val="EngHangEnd"/>
            </w:pPr>
            <w:r>
              <w:t>For You are our help.</w:t>
            </w: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6B4D8A11" w14:textId="7AFCA696" w:rsidR="00720984" w:rsidRDefault="00720984" w:rsidP="00720984">
            <w:pPr>
              <w:pStyle w:val="EngHang"/>
            </w:pPr>
            <w:r>
              <w:t>We worship You, o compassionate One</w:t>
            </w:r>
          </w:p>
          <w:p w14:paraId="26606CBE" w14:textId="77777777" w:rsidR="00720984" w:rsidRDefault="00720984" w:rsidP="00720984">
            <w:pPr>
              <w:pStyle w:val="EngHang"/>
            </w:pPr>
            <w:r>
              <w:t>With the sweet Name,</w:t>
            </w:r>
          </w:p>
          <w:p w14:paraId="5CFB9D23" w14:textId="77777777" w:rsidR="00720984" w:rsidRDefault="00720984" w:rsidP="00720984">
            <w:pPr>
              <w:pStyle w:val="EngHang"/>
            </w:pPr>
            <w:r>
              <w:t>With humble hearts</w:t>
            </w:r>
          </w:p>
          <w:p w14:paraId="7A38D6D0" w14:textId="4798DD7C" w:rsidR="00720984" w:rsidRDefault="00720984" w:rsidP="00E6009C">
            <w:pPr>
              <w:pStyle w:val="EngHangEnd"/>
            </w:pPr>
            <w:r>
              <w:t>And on bended knees.</w:t>
            </w: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3B2D6A5B" w14:textId="77777777" w:rsidR="000847B6" w:rsidRDefault="00A45670" w:rsidP="00A45670">
            <w:pPr>
              <w:pStyle w:val="EngHang"/>
            </w:pPr>
            <w:r>
              <w:t>O Master, Son of God,</w:t>
            </w:r>
          </w:p>
          <w:p w14:paraId="7E5F12DE" w14:textId="77777777" w:rsidR="00A45670" w:rsidRDefault="00A45670" w:rsidP="00A45670">
            <w:pPr>
              <w:pStyle w:val="EngHang"/>
            </w:pPr>
            <w:r>
              <w:t>Have mercy on me,</w:t>
            </w:r>
          </w:p>
          <w:p w14:paraId="50BDE226" w14:textId="77777777" w:rsidR="00A45670" w:rsidRDefault="00A45670" w:rsidP="00A45670">
            <w:pPr>
              <w:pStyle w:val="EngHang"/>
            </w:pPr>
            <w:r>
              <w:t>I, the lowly sinner,</w:t>
            </w:r>
          </w:p>
          <w:p w14:paraId="7699209D" w14:textId="34A16354" w:rsidR="00A45670" w:rsidRDefault="00A45670" w:rsidP="00E6009C">
            <w:pPr>
              <w:pStyle w:val="EngHangEnd"/>
            </w:pPr>
            <w:r>
              <w:t>For my sins have reached fullness.</w:t>
            </w: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213013EC" w14:textId="77777777" w:rsidR="000847B6" w:rsidRDefault="00A45670" w:rsidP="00A45670">
            <w:pPr>
              <w:pStyle w:val="EngHang"/>
            </w:pPr>
            <w:r>
              <w:t>O Lover-of-man</w:t>
            </w:r>
          </w:p>
          <w:p w14:paraId="79715361" w14:textId="77777777" w:rsidR="00A45670" w:rsidRDefault="00A45670" w:rsidP="00A45670">
            <w:pPr>
              <w:pStyle w:val="EngHang"/>
            </w:pPr>
            <w:r>
              <w:t>And longsuffering God,</w:t>
            </w:r>
          </w:p>
          <w:p w14:paraId="614BF312" w14:textId="77777777" w:rsidR="00A45670" w:rsidRDefault="00A45670" w:rsidP="00A45670">
            <w:pPr>
              <w:pStyle w:val="EngHang"/>
            </w:pPr>
            <w:r>
              <w:t>Who became man</w:t>
            </w:r>
          </w:p>
          <w:p w14:paraId="713316A1" w14:textId="25936BC8" w:rsidR="00A45670" w:rsidRDefault="00A45670" w:rsidP="00A45670">
            <w:pPr>
              <w:pStyle w:val="EngHangEnd"/>
              <w:ind w:left="0" w:firstLine="0"/>
            </w:pPr>
            <w:r>
              <w:t>Out of His compassion,</w:t>
            </w: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5108BFDB" w14:textId="77777777" w:rsidR="000847B6" w:rsidRDefault="00A45670" w:rsidP="00A45670">
            <w:pPr>
              <w:pStyle w:val="EngHang"/>
            </w:pPr>
            <w:r>
              <w:t>Forgive me my former sins,</w:t>
            </w:r>
          </w:p>
          <w:p w14:paraId="277522D8" w14:textId="77777777" w:rsidR="00A45670" w:rsidRDefault="00A45670" w:rsidP="00A45670">
            <w:pPr>
              <w:pStyle w:val="EngHang"/>
            </w:pPr>
            <w:r>
              <w:t>My God, through the intercessions</w:t>
            </w:r>
          </w:p>
          <w:p w14:paraId="58681B98" w14:textId="77777777" w:rsidR="00A45670" w:rsidRDefault="00A45670" w:rsidP="00A45670">
            <w:pPr>
              <w:pStyle w:val="EngHang"/>
            </w:pPr>
            <w:r>
              <w:t>Of the Mother of God,</w:t>
            </w:r>
          </w:p>
          <w:p w14:paraId="60B23057" w14:textId="0F98A255" w:rsidR="00A45670" w:rsidRDefault="00A45670" w:rsidP="00A45670">
            <w:pPr>
              <w:pStyle w:val="EngHangEnd"/>
              <w:ind w:left="0" w:firstLine="0"/>
            </w:pPr>
            <w:r>
              <w:t>The Virgin Mary.</w:t>
            </w: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75719EDD" w14:textId="77777777" w:rsidR="000847B6" w:rsidRDefault="00A45670" w:rsidP="00A45670">
            <w:pPr>
              <w:pStyle w:val="EngHang"/>
            </w:pPr>
            <w:r>
              <w:t>Every breath praises</w:t>
            </w:r>
          </w:p>
          <w:p w14:paraId="2CE77B3F" w14:textId="5EBA43B2" w:rsidR="00A45670" w:rsidRDefault="00A45670" w:rsidP="00A45670">
            <w:pPr>
              <w:pStyle w:val="EngHang"/>
            </w:pPr>
            <w:r>
              <w:t>And offers hymns,</w:t>
            </w:r>
          </w:p>
          <w:p w14:paraId="2AC3F256" w14:textId="545D93B1" w:rsidR="00A45670" w:rsidRDefault="00A45670" w:rsidP="00A45670">
            <w:pPr>
              <w:pStyle w:val="EngHang"/>
            </w:pPr>
            <w:r>
              <w:t>Giving honour to</w:t>
            </w:r>
          </w:p>
          <w:p w14:paraId="260FB9D2" w14:textId="2E6383BE" w:rsidR="00A45670" w:rsidRDefault="00A45670" w:rsidP="00E6009C">
            <w:pPr>
              <w:pStyle w:val="EngHangEnd"/>
            </w:pPr>
            <w:r>
              <w:t>God the Creator.</w:t>
            </w: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4756AF35" w14:textId="77777777" w:rsidR="000847B6" w:rsidRDefault="00A45670" w:rsidP="00A45670">
            <w:pPr>
              <w:pStyle w:val="EngHang"/>
            </w:pPr>
            <w:r>
              <w:t>Have compassion,</w:t>
            </w:r>
          </w:p>
          <w:p w14:paraId="39FEA2C1" w14:textId="77777777" w:rsidR="00A45670" w:rsidRDefault="00A45670" w:rsidP="00A45670">
            <w:pPr>
              <w:pStyle w:val="EngHang"/>
            </w:pPr>
            <w:r>
              <w:t>And hear my prayers.</w:t>
            </w:r>
          </w:p>
          <w:p w14:paraId="0F7E071C" w14:textId="77777777" w:rsidR="00A45670" w:rsidRDefault="00A45670" w:rsidP="00A45670">
            <w:pPr>
              <w:pStyle w:val="EngHang"/>
            </w:pPr>
            <w:r>
              <w:t>Preserve me, O Lord,</w:t>
            </w:r>
          </w:p>
          <w:p w14:paraId="1089AE27" w14:textId="50E82CCC" w:rsidR="00A45670" w:rsidRDefault="00A45670" w:rsidP="00E6009C">
            <w:pPr>
              <w:pStyle w:val="EngHangEnd"/>
            </w:pPr>
            <w:r>
              <w:t>From the snare that is set.</w:t>
            </w: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598CE9E8" w:rsidR="000847B6" w:rsidRDefault="000847B6" w:rsidP="000847B6">
            <w:pPr>
              <w:pStyle w:val="CopticVersemulti-line"/>
              <w:rPr>
                <w:rFonts w:eastAsia="Arial Unicode MS" w:cs="FreeSerifAvvaShenouda"/>
              </w:rPr>
            </w:pPr>
            <w:r>
              <w:rPr>
                <w:rFonts w:eastAsia="Arial Unicode MS" w:cs="FreeSerifAvvaShenouda"/>
              </w:rPr>
              <w:t>Ⲱⲟⲩⲛ</w:t>
            </w:r>
            <w:r w:rsidR="00C5072E">
              <w:rPr>
                <w:rFonts w:eastAsia="Arial Unicode MS" w:cs="FreeSerifAvvaShenouda"/>
              </w:rPr>
              <w:t>̀</w:t>
            </w:r>
            <w:r>
              <w:rPr>
                <w:rFonts w:eastAsia="Arial Unicode MS" w:cs="FreeSerifAvvaShenouda"/>
              </w:rPr>
              <w:t>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1" w:name="_Ref434475500"/>
      <w:r>
        <w:lastRenderedPageBreak/>
        <w:t>The Psali Batos</w:t>
      </w:r>
      <w:r w:rsidR="006C1B94">
        <w:t xml:space="preserve"> for the Wedding of Cana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2" w:name="_Ref434560112"/>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3" w:name="_Toc485884564"/>
      <w:r>
        <w:t>January 8 (9) / Tobi 13: Also the Martyrdom of St. Demiana</w:t>
      </w:r>
      <w:bookmarkEnd w:id="1602"/>
      <w:bookmarkEnd w:id="1603"/>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4" w:name="_Ref434490124"/>
      <w:r>
        <w:t>Another Doxology of St. Demiana</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5" w:name="_Ref434563224"/>
      <w:bookmarkStart w:id="1606" w:name="_Toc485884565"/>
      <w:r>
        <w:t>January 9 (10) / Tobi 14: St. Maximus</w:t>
      </w:r>
      <w:bookmarkEnd w:id="1605"/>
      <w:bookmarkEnd w:id="1606"/>
    </w:p>
    <w:p w14:paraId="1847ABB1" w14:textId="77777777" w:rsidR="00662600" w:rsidRDefault="00810F04" w:rsidP="00810F04">
      <w:pPr>
        <w:pStyle w:val="Heading4"/>
      </w:pPr>
      <w:bookmarkStart w:id="1607" w:name="_Ref434490957"/>
      <w:r>
        <w:t>The Doxology for</w:t>
      </w:r>
      <w:r w:rsidR="00662600">
        <w:t xml:space="preserve"> Sts. Maximus and Dometius</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1" w:name="_Toc485884566"/>
      <w:r>
        <w:t>Jan</w:t>
      </w:r>
      <w:r w:rsidR="00662600">
        <w:t>uary 12 (13) / Tobi 17: St. Dome</w:t>
      </w:r>
      <w:r>
        <w:t>tius</w:t>
      </w:r>
      <w:bookmarkEnd w:id="1611"/>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2" w:name="_Toc485884567"/>
      <w:r>
        <w:lastRenderedPageBreak/>
        <w:t>January 13 (14) / Tobi 18: St. Hilary of Poitiers</w:t>
      </w:r>
      <w:bookmarkEnd w:id="1612"/>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3" w:name="_Toc485884568"/>
      <w:bookmarkStart w:id="1614" w:name="_Toc410196208"/>
      <w:bookmarkStart w:id="1615" w:name="_Toc410196450"/>
      <w:bookmarkStart w:id="1616" w:name="_Toc410196952"/>
      <w:r>
        <w:t>January 15 (16) / Tobi 20: Departure of St. Prochorus the Disciple</w:t>
      </w:r>
      <w:bookmarkEnd w:id="1613"/>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7" w:name="_Toc485884569"/>
      <w:r>
        <w:lastRenderedPageBreak/>
        <w:t xml:space="preserve">January 16 (17) / Tobi 21: </w:t>
      </w:r>
      <w:r w:rsidR="00495F1A">
        <w:t>The Dormition of the Virgin</w:t>
      </w:r>
      <w:bookmarkEnd w:id="1614"/>
      <w:bookmarkEnd w:id="1615"/>
      <w:bookmarkEnd w:id="1616"/>
      <w:bookmarkEnd w:id="1617"/>
    </w:p>
    <w:p w14:paraId="721B09D4" w14:textId="5CF18050" w:rsidR="00DD1748" w:rsidRDefault="00DD1748" w:rsidP="00DD1748">
      <w:pPr>
        <w:pStyle w:val="Rubric"/>
      </w:pPr>
      <w:bookmarkStart w:id="1618"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19" w:name="_Ref485109335"/>
      <w:bookmarkStart w:id="1620" w:name="_Ref485109342"/>
      <w:bookmarkStart w:id="1621" w:name="_Toc485884570"/>
      <w:r>
        <w:t>January 17 (18) / Tobi 22: St. Anthony the Great</w:t>
      </w:r>
      <w:bookmarkEnd w:id="1618"/>
      <w:bookmarkEnd w:id="1619"/>
      <w:bookmarkEnd w:id="1620"/>
      <w:bookmarkEnd w:id="1621"/>
    </w:p>
    <w:p w14:paraId="38BCD1D7" w14:textId="77777777" w:rsidR="00FF5FF3" w:rsidRDefault="00FF5FF3" w:rsidP="00FF5FF3">
      <w:pPr>
        <w:pStyle w:val="Heading4"/>
      </w:pPr>
      <w:bookmarkStart w:id="1622" w:name="_Ref434490340"/>
      <w:r>
        <w:t>The Doxology</w:t>
      </w:r>
      <w:r w:rsidR="00B46E6E">
        <w:t xml:space="preserve"> for St. Anthony the Great</w:t>
      </w:r>
      <w:bookmarkEnd w:id="1622"/>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3" w:name="_Toc485884571"/>
      <w:r>
        <w:t>January 18 (19) / Tobi 23: St. Timothy the Apostle</w:t>
      </w:r>
      <w:bookmarkEnd w:id="1623"/>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4" w:name="_Toc485884572"/>
      <w:r>
        <w:t>January 22 (23) / Tobi 27: Archangel Suriel</w:t>
      </w:r>
      <w:bookmarkEnd w:id="1624"/>
    </w:p>
    <w:p w14:paraId="79FCFE0C" w14:textId="77777777" w:rsidR="00596AC8" w:rsidRDefault="00596AC8" w:rsidP="00596AC8">
      <w:pPr>
        <w:pStyle w:val="Heading4"/>
      </w:pPr>
      <w:bookmarkStart w:id="1625" w:name="_Ref434488250"/>
      <w:r>
        <w:t>The Doxology</w:t>
      </w:r>
      <w:r w:rsidR="00B46E6E">
        <w:t xml:space="preserve"> for Archangel Suriel</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6" w:name="_Toc485884573"/>
      <w:r>
        <w:t>January 22 (23) / Tobi 27: Also Relocation of St. Timothy the Apostle’s Relics</w:t>
      </w:r>
      <w:bookmarkEnd w:id="1626"/>
    </w:p>
    <w:p w14:paraId="3FBC7E0C" w14:textId="7BC1497D" w:rsidR="00191A26" w:rsidRDefault="00191A26" w:rsidP="00191A26">
      <w:pPr>
        <w:pStyle w:val="Rubric"/>
      </w:pPr>
      <w:bookmarkStart w:id="1627"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8" w:name="_Toc485884574"/>
      <w:r>
        <w:t>January 24 (25) / Tobi 29: Commemoration of the Annunciation, Nativity, and Resurrection on the 29</w:t>
      </w:r>
      <w:r w:rsidRPr="00C0205C">
        <w:rPr>
          <w:vertAlign w:val="superscript"/>
        </w:rPr>
        <w:t>th</w:t>
      </w:r>
      <w:r>
        <w:t xml:space="preserve"> of Every Month</w:t>
      </w:r>
      <w:bookmarkEnd w:id="1628"/>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29" w:name="_Toc485884575"/>
      <w:r>
        <w:t>January 27 (28) / Meshir 2: St. Paul the Anchorite</w:t>
      </w:r>
      <w:bookmarkEnd w:id="1627"/>
      <w:bookmarkEnd w:id="1629"/>
    </w:p>
    <w:p w14:paraId="680E4267" w14:textId="77777777" w:rsidR="00C30529" w:rsidRDefault="00C30529" w:rsidP="00C30529">
      <w:pPr>
        <w:pStyle w:val="Heading4"/>
      </w:pPr>
      <w:bookmarkStart w:id="1630" w:name="_Ref434490368"/>
      <w:r>
        <w:t>The Doxology</w:t>
      </w:r>
      <w:r w:rsidR="00B46E6E">
        <w:t xml:space="preserve"> for St. Paul the Anchorite</w:t>
      </w:r>
      <w:bookmarkEnd w:id="1630"/>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1" w:name="_Toc485884576"/>
      <w:r>
        <w:t>January 29 (30) / Meshir 4: Martyrdom of St. Agabus the Disciple</w:t>
      </w:r>
      <w:bookmarkEnd w:id="1631"/>
    </w:p>
    <w:p w14:paraId="6DDD9040" w14:textId="6068F3AD" w:rsidR="00191A26" w:rsidRDefault="00191A26" w:rsidP="00191A26">
      <w:pPr>
        <w:pStyle w:val="Rubric"/>
      </w:pPr>
      <w:bookmarkStart w:id="1632" w:name="_Toc410196209"/>
      <w:bookmarkStart w:id="1633" w:name="_Toc410196451"/>
      <w:bookmarkStart w:id="1634"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29D3F5B0" w:rsidR="00E30E2D" w:rsidRDefault="00DE5037" w:rsidP="00E30E2D">
      <w:pPr>
        <w:pStyle w:val="Heading3"/>
      </w:pPr>
      <w:bookmarkStart w:id="1635" w:name="_Toc485884577"/>
      <w:r>
        <w:t>January 30</w:t>
      </w:r>
      <w:r w:rsidR="00E30E2D">
        <w:t xml:space="preserve"> (31) / Meshir 5: St. Apollo the Friend of St. Api</w:t>
      </w:r>
      <w:r w:rsidR="00312E94">
        <w:t>b</w:t>
      </w:r>
      <w:bookmarkEnd w:id="1635"/>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6" w:name="_Toc485884450"/>
      <w:bookmarkStart w:id="1637" w:name="February"/>
      <w:bookmarkEnd w:id="1545"/>
      <w:r>
        <w:lastRenderedPageBreak/>
        <w:t>February</w:t>
      </w:r>
      <w:bookmarkEnd w:id="1632"/>
      <w:bookmarkEnd w:id="1633"/>
      <w:bookmarkEnd w:id="1634"/>
      <w:r w:rsidR="00C30529">
        <w:t xml:space="preserve"> or </w:t>
      </w:r>
      <w:r w:rsidR="00C30529">
        <w:rPr>
          <w:rFonts w:ascii="FreeSerifAvvaShenouda" w:hAnsi="FreeSerifAvvaShenouda" w:cs="FreeSerifAvvaShenouda"/>
        </w:rPr>
        <w:t>Ⲙϣⲓⲣ</w:t>
      </w:r>
      <w:bookmarkEnd w:id="1636"/>
    </w:p>
    <w:bookmarkStart w:id="1638" w:name="_Toc410196210" w:displacedByCustomXml="next"/>
    <w:bookmarkStart w:id="1639" w:name="_Toc410196452" w:displacedByCustomXml="next"/>
    <w:bookmarkStart w:id="1640" w:name="_Toc410196954"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AF3A49">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AF3A49">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AF3A49">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AF3A49">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AF3A49">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AF3A49">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AF3A49">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AF3A49">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AF3A49">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AF3A49">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1" w:name="_Toc485884578"/>
      <w:r>
        <w:lastRenderedPageBreak/>
        <w:t xml:space="preserve">February 2 (3): Meshir 8: </w:t>
      </w:r>
      <w:r w:rsidR="00495F1A">
        <w:t>The Entrance into the Temple</w:t>
      </w:r>
      <w:bookmarkEnd w:id="1640"/>
      <w:bookmarkEnd w:id="1639"/>
      <w:bookmarkEnd w:id="1638"/>
      <w:bookmarkEnd w:id="1641"/>
    </w:p>
    <w:p w14:paraId="1BDF8DD5" w14:textId="6632A6F6" w:rsidR="0039401F" w:rsidRPr="00A9348E" w:rsidRDefault="0039401F" w:rsidP="0039401F">
      <w:pPr>
        <w:pStyle w:val="Heading4"/>
        <w:rPr>
          <w:rFonts w:ascii="Arial Unicode MS" w:eastAsia="Arial Unicode MS" w:hAnsi="Arial Unicode MS" w:cs="Arial Unicode MS"/>
        </w:rPr>
      </w:pPr>
      <w:bookmarkStart w:id="1642"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3" w:name="_Ref485108288"/>
      <w:r>
        <w:t>The Doxology</w:t>
      </w:r>
      <w:r w:rsidR="00E21EA3">
        <w:t xml:space="preserve"> for the Entrance into the Temple</w:t>
      </w:r>
      <w:bookmarkEnd w:id="1642"/>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4" w:name="_Toc485884579"/>
      <w:r>
        <w:t>February 4 (5) / Meshir 10: Martyrdom of St. James the Son of Alphaeus</w:t>
      </w:r>
      <w:bookmarkEnd w:id="1644"/>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5" w:name="_Ref485883495"/>
      <w:r>
        <w:lastRenderedPageBreak/>
        <w:t>The Doxology for St. James the Son of Alphaeus</w:t>
      </w:r>
      <w:r w:rsidR="00D93653">
        <w:rPr>
          <w:rStyle w:val="FootnoteReference"/>
        </w:rPr>
        <w:footnoteReference w:id="1046"/>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6" w:name="_Toc485884580"/>
      <w:r>
        <w:t>February 6 (7) / Meshir 12: Commemoration of Archangel Michael</w:t>
      </w:r>
      <w:bookmarkEnd w:id="1646"/>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7" w:name="_Toc485884581"/>
      <w:r>
        <w:t>February 8 (9) / Meshir 14: The Departure of St. Severus</w:t>
      </w:r>
      <w:bookmarkEnd w:id="1647"/>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8" w:name="_Toc485884582"/>
      <w:r>
        <w:lastRenderedPageBreak/>
        <w:t>February 10 (11) / Meshir 16: Isaac the Syrian</w:t>
      </w:r>
      <w:bookmarkEnd w:id="1648"/>
    </w:p>
    <w:p w14:paraId="5326C3FA" w14:textId="7B1DD7DD" w:rsidR="00DD1748" w:rsidRDefault="00DD1748" w:rsidP="00DD1748">
      <w:pPr>
        <w:pStyle w:val="Heading4"/>
      </w:pPr>
      <w:bookmarkStart w:id="1649" w:name="_Ref485108083"/>
      <w:r>
        <w:t>The Doxology for St. Isaac the Syrian</w:t>
      </w:r>
      <w:r>
        <w:rPr>
          <w:rStyle w:val="FootnoteReference"/>
        </w:rPr>
        <w:footnoteReference w:id="1047"/>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0" w:name="_Toc485884583"/>
      <w:r>
        <w:t>February</w:t>
      </w:r>
      <w:r w:rsidR="005329C1">
        <w:t xml:space="preserve"> 15 (16) / Meshir 21: Commemoration of the Theotokos</w:t>
      </w:r>
      <w:bookmarkEnd w:id="1650"/>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1" w:name="_Toc485884584"/>
      <w:r>
        <w:lastRenderedPageBreak/>
        <w:t>February 15 (16) / Meshir 21: Also Martyrdom of St. Onesimus, the Disciple of St. Paul</w:t>
      </w:r>
      <w:bookmarkEnd w:id="1651"/>
    </w:p>
    <w:p w14:paraId="7222A1FD" w14:textId="13241A81" w:rsidR="00885E1E" w:rsidRDefault="00885E1E" w:rsidP="00885E1E">
      <w:pPr>
        <w:pStyle w:val="Heading4"/>
      </w:pPr>
      <w:bookmarkStart w:id="1652" w:name="_Ref485712030"/>
      <w:r>
        <w:t>The Doxology for St. Onesimus</w:t>
      </w:r>
      <w:r>
        <w:rPr>
          <w:rStyle w:val="FootnoteReference"/>
        </w:rPr>
        <w:footnoteReference w:id="1048"/>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3" w:name="_Toc485884585"/>
      <w:r>
        <w:lastRenderedPageBreak/>
        <w:t>February 23 (24) / Meshir 29: Commemoration of the Annunciation, Nativity, and Resurrection on the 29</w:t>
      </w:r>
      <w:r w:rsidRPr="00C0205C">
        <w:rPr>
          <w:vertAlign w:val="superscript"/>
        </w:rPr>
        <w:t>th</w:t>
      </w:r>
      <w:r>
        <w:t xml:space="preserve"> of Every Month</w:t>
      </w:r>
      <w:bookmarkEnd w:id="1653"/>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4" w:name="_Toc485884586"/>
      <w:r>
        <w:t>February 23 (24) / Meshir 29: Also St. Polycarp of Smyrna</w:t>
      </w:r>
      <w:bookmarkEnd w:id="1654"/>
    </w:p>
    <w:p w14:paraId="393F4FF3" w14:textId="26BA1C53" w:rsidR="00885E1E" w:rsidRDefault="00885E1E" w:rsidP="00885E1E">
      <w:pPr>
        <w:pStyle w:val="Heading4"/>
      </w:pPr>
      <w:bookmarkStart w:id="1655" w:name="_Ref485712077"/>
      <w:r>
        <w:t>The Doxology for St. Polycarp of Smyrna</w:t>
      </w:r>
      <w:r>
        <w:rPr>
          <w:rStyle w:val="FootnoteReference"/>
        </w:rPr>
        <w:footnoteReference w:id="1049"/>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6" w:name="_Toc485884587"/>
      <w:r>
        <w:t>February 24 (25) / Meshir 30: Appearance of the Head of St. John the Baptist</w:t>
      </w:r>
      <w:bookmarkEnd w:id="1656"/>
    </w:p>
    <w:p w14:paraId="49513F8D" w14:textId="50C73D54" w:rsidR="00191A26" w:rsidRDefault="00191A26" w:rsidP="00191A26">
      <w:pPr>
        <w:pStyle w:val="Rubric"/>
      </w:pPr>
      <w:bookmarkStart w:id="1657" w:name="_Toc410196211"/>
      <w:bookmarkStart w:id="1658" w:name="_Toc410196453"/>
      <w:bookmarkStart w:id="1659"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0" w:name="_Toc485884588"/>
      <w:r>
        <w:t>February 24 (25) / Meshir 30: Also St. Cyril VI</w:t>
      </w:r>
      <w:bookmarkEnd w:id="1660"/>
    </w:p>
    <w:p w14:paraId="0CDD55AC" w14:textId="77777777" w:rsidR="001779C0" w:rsidRDefault="001779C0" w:rsidP="001779C0">
      <w:pPr>
        <w:pStyle w:val="Heading4"/>
      </w:pPr>
      <w:bookmarkStart w:id="1661" w:name="_Ref434492506"/>
      <w:r>
        <w:t>The Doxology</w:t>
      </w:r>
      <w:r w:rsidR="00B82753">
        <w:t xml:space="preserve"> for St. Cyril VI</w:t>
      </w:r>
      <w:r>
        <w:rPr>
          <w:rStyle w:val="FootnoteReference"/>
        </w:rPr>
        <w:footnoteReference w:id="1050"/>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2" w:name="_Toc485884451"/>
      <w:bookmarkStart w:id="1663" w:name="March"/>
      <w:bookmarkEnd w:id="1637"/>
      <w:r>
        <w:lastRenderedPageBreak/>
        <w:t>March</w:t>
      </w:r>
      <w:bookmarkEnd w:id="1657"/>
      <w:bookmarkEnd w:id="1658"/>
      <w:bookmarkEnd w:id="1659"/>
      <w:r w:rsidR="00C30529">
        <w:t xml:space="preserve"> or </w:t>
      </w:r>
      <w:r w:rsidR="00C30529">
        <w:rPr>
          <w:rFonts w:ascii="FreeSerifAvvaShenouda" w:hAnsi="FreeSerifAvvaShenouda" w:cs="FreeSerifAvvaShenouda"/>
        </w:rPr>
        <w:t>Ⲡⲁⲣⲙϩⲟⲧⲡ</w:t>
      </w:r>
      <w:bookmarkEnd w:id="1662"/>
    </w:p>
    <w:bookmarkStart w:id="1664" w:name="_Toc410196212" w:displacedByCustomXml="next"/>
    <w:bookmarkStart w:id="1665" w:name="_Toc410196454" w:displacedByCustomXml="next"/>
    <w:bookmarkStart w:id="1666" w:name="_Toc410196956"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AF3A49">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AF3A49">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AF3A49">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AF3A49">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AF3A49">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AF3A49">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AF3A49">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AF3A49">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AF3A49">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AF3A49">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AF3A49">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AF3A49">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AF3A49">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7" w:name="_Toc485884589"/>
      <w:r>
        <w:lastRenderedPageBreak/>
        <w:t>March 2: Departure of St. Chad of Mercia</w:t>
      </w:r>
      <w:r w:rsidR="00377E51">
        <w:rPr>
          <w:rStyle w:val="FootnoteReference"/>
        </w:rPr>
        <w:footnoteReference w:id="1051"/>
      </w:r>
      <w:bookmarkEnd w:id="1667"/>
    </w:p>
    <w:p w14:paraId="668738F1" w14:textId="77777777" w:rsidR="006A140A" w:rsidRDefault="006A140A" w:rsidP="006A140A">
      <w:pPr>
        <w:pStyle w:val="Heading4"/>
      </w:pPr>
      <w:bookmarkStart w:id="1668" w:name="_Ref434492702"/>
      <w:r>
        <w:t>The Doxology</w:t>
      </w:r>
      <w:r w:rsidR="00B82753">
        <w:t xml:space="preserve"> for St. Chad of Mercia</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69" w:name="_Toc485884590"/>
      <w:r>
        <w:t>March 4 / Phamenoth 8: Martyrdom of St. Matthias the Apostle</w:t>
      </w:r>
      <w:bookmarkEnd w:id="1669"/>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0" w:name="_Toc485884591"/>
      <w:r>
        <w:t xml:space="preserve">March 6 / Phamenoth 10: </w:t>
      </w:r>
      <w:r w:rsidR="00495F1A">
        <w:t>The Finding of the Holy Cross</w:t>
      </w:r>
      <w:bookmarkEnd w:id="1666"/>
      <w:bookmarkEnd w:id="1665"/>
      <w:bookmarkEnd w:id="1664"/>
      <w:bookmarkEnd w:id="1670"/>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1" w:name="_Toc485884592"/>
      <w:r>
        <w:t>March 7 / Phamenoth 11: St. Basil of Caesarea</w:t>
      </w:r>
      <w:bookmarkEnd w:id="1671"/>
    </w:p>
    <w:p w14:paraId="0748B878" w14:textId="72005896" w:rsidR="00BD15D3" w:rsidRDefault="00BD15D3" w:rsidP="00BD15D3">
      <w:pPr>
        <w:pStyle w:val="Heading4"/>
      </w:pPr>
      <w:bookmarkStart w:id="1672" w:name="_Ref485712805"/>
      <w:r>
        <w:t>The Doxology for St. Basil of Caesarea</w:t>
      </w:r>
      <w:r>
        <w:rPr>
          <w:rStyle w:val="FootnoteReference"/>
        </w:rPr>
        <w:footnoteReference w:id="1053"/>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3" w:name="_Toc485884593"/>
      <w:r>
        <w:t>March 8 / Phamenoth</w:t>
      </w:r>
      <w:r w:rsidR="005329C1">
        <w:t xml:space="preserve"> 12</w:t>
      </w:r>
      <w:r>
        <w:t>: Commemoration of Archangel Michael</w:t>
      </w:r>
      <w:bookmarkEnd w:id="1673"/>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4" w:name="_Toc485884594"/>
      <w:r>
        <w:t>March 9 / Phamenoth 13: Return of St. Macarius the Great and St. Macarius of Alexandria from Exile</w:t>
      </w:r>
      <w:bookmarkEnd w:id="1674"/>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5" w:name="_Toc485884595"/>
      <w:r>
        <w:t>March 15 / Phamenoth 19: Martyrdom of St. Aristobulus the Apostle</w:t>
      </w:r>
      <w:bookmarkEnd w:id="1675"/>
    </w:p>
    <w:p w14:paraId="57821F33" w14:textId="32C46C23" w:rsidR="00191A26" w:rsidRDefault="00191A26" w:rsidP="00191A26">
      <w:pPr>
        <w:pStyle w:val="Rubric"/>
      </w:pPr>
      <w:bookmarkStart w:id="1676" w:name="_Toc410196213"/>
      <w:bookmarkStart w:id="1677" w:name="_Toc410196455"/>
      <w:bookmarkStart w:id="1678"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79" w:name="_Toc485884596"/>
      <w:r>
        <w:lastRenderedPageBreak/>
        <w:t>March 17 / Phamenoth 21: Commemoration of the Theotokos</w:t>
      </w:r>
      <w:bookmarkEnd w:id="1679"/>
    </w:p>
    <w:p w14:paraId="613D176A" w14:textId="6511E1F0" w:rsidR="00DD1748" w:rsidRDefault="00DD1748" w:rsidP="00DD1748">
      <w:pPr>
        <w:pStyle w:val="Rubric"/>
      </w:pPr>
      <w:bookmarkStart w:id="1680"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1" w:name="_Ref485798098"/>
      <w:bookmarkStart w:id="1682" w:name="_Toc485884597"/>
      <w:r>
        <w:t>March 19 / Phamenoth 23: Daniel the Prophet</w:t>
      </w:r>
      <w:bookmarkEnd w:id="1681"/>
      <w:bookmarkEnd w:id="1682"/>
    </w:p>
    <w:p w14:paraId="47ACD7BD" w14:textId="6134F14B" w:rsidR="004C6309" w:rsidRDefault="004C6309" w:rsidP="004C6309">
      <w:pPr>
        <w:pStyle w:val="Heading4"/>
      </w:pPr>
      <w:bookmarkStart w:id="1683" w:name="_Ref485796350"/>
      <w:r>
        <w:t>The Doxology for Prophet Daniel</w:t>
      </w:r>
      <w:r>
        <w:rPr>
          <w:rStyle w:val="FootnoteReference"/>
        </w:rPr>
        <w:footnoteReference w:id="1054"/>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4" w:name="_Toc485884598"/>
      <w:r>
        <w:lastRenderedPageBreak/>
        <w:t>March 20 / Phamenoth 24: The Apparition of the Theotokos at Zeitoun</w:t>
      </w:r>
      <w:bookmarkEnd w:id="1684"/>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5" w:name="_Ref485109371"/>
      <w:bookmarkStart w:id="1686" w:name="_Ref485109379"/>
      <w:bookmarkStart w:id="1687" w:name="_Ref485191508"/>
      <w:bookmarkStart w:id="1688" w:name="_Ref485191516"/>
      <w:bookmarkStart w:id="1689" w:name="_Toc485884599"/>
      <w:r>
        <w:t>March 23 / Phamenoth 27: St. Macarius the Great</w:t>
      </w:r>
      <w:bookmarkEnd w:id="1680"/>
      <w:bookmarkEnd w:id="1685"/>
      <w:bookmarkEnd w:id="1686"/>
      <w:bookmarkEnd w:id="1687"/>
      <w:bookmarkEnd w:id="1688"/>
      <w:bookmarkEnd w:id="1689"/>
    </w:p>
    <w:p w14:paraId="19445963" w14:textId="77777777" w:rsidR="003E7329" w:rsidRDefault="003E7329" w:rsidP="003E7329">
      <w:pPr>
        <w:pStyle w:val="Heading4"/>
      </w:pPr>
      <w:bookmarkStart w:id="1690" w:name="_Ref434490507"/>
      <w:r>
        <w:t>The Doxology of St. Macarius the Great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7" w:name="_Ref434490525"/>
      <w:r>
        <w:t>Another Doxology of St. Macarius the Great</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8" w:name="_Ref434490542"/>
      <w:r>
        <w:t>Another</w:t>
      </w:r>
      <w:r w:rsidR="00C30529">
        <w:t xml:space="preserve"> Doxology</w:t>
      </w:r>
      <w:r>
        <w:t xml:space="preserve"> of St. Macarius the Great</w:t>
      </w:r>
      <w:r>
        <w:rPr>
          <w:rStyle w:val="FootnoteReference"/>
        </w:rPr>
        <w:footnoteReference w:id="1057"/>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99" w:name="_Toc485884600"/>
      <w:r>
        <w:lastRenderedPageBreak/>
        <w:t xml:space="preserve">March 25 / Phamenoth 29: </w:t>
      </w:r>
      <w:r w:rsidR="00495F1A">
        <w:t>Annunciation</w:t>
      </w:r>
      <w:bookmarkEnd w:id="1676"/>
      <w:bookmarkEnd w:id="1677"/>
      <w:bookmarkEnd w:id="1678"/>
      <w:bookmarkEnd w:id="1699"/>
    </w:p>
    <w:p w14:paraId="2B8989CB" w14:textId="77777777" w:rsidR="004246C3" w:rsidRDefault="004246C3" w:rsidP="004246C3">
      <w:pPr>
        <w:pStyle w:val="Heading4"/>
      </w:pPr>
      <w:bookmarkStart w:id="1700"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1" w:name="_Ref459399117"/>
      <w:r>
        <w:t>The Doxology</w:t>
      </w:r>
      <w:r w:rsidR="00E21EA3">
        <w:t xml:space="preserve"> for the Annunciation</w:t>
      </w:r>
      <w:bookmarkEnd w:id="1700"/>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2" w:name="_Ref434475566"/>
      <w:bookmarkStart w:id="1703" w:name="_Toc410196214"/>
      <w:bookmarkStart w:id="1704" w:name="_Toc410196456"/>
      <w:bookmarkStart w:id="1705" w:name="_Toc410196958"/>
      <w:r>
        <w:t>The Psali Adam</w:t>
      </w:r>
      <w:r w:rsidR="006C1B94">
        <w:t xml:space="preserve"> for Annunciation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6"/>
            <w:r>
              <w:t>Head</w:t>
            </w:r>
            <w:commentRangeEnd w:id="1706"/>
            <w:r>
              <w:rPr>
                <w:rStyle w:val="CommentReference"/>
              </w:rPr>
              <w:commentReference w:id="170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7" w:name="_Ref434475591"/>
      <w:r>
        <w:lastRenderedPageBreak/>
        <w:t>The Psali Batos</w:t>
      </w:r>
      <w:r w:rsidR="006C1B94">
        <w:t xml:space="preserve"> for Annunciation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8"/>
            <w:r>
              <w:t>ruler</w:t>
            </w:r>
            <w:commentRangeEnd w:id="1708"/>
            <w:r>
              <w:rPr>
                <w:rStyle w:val="CommentReference"/>
              </w:rPr>
              <w:commentReference w:id="170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09"/>
            <w:r>
              <w:t xml:space="preserve">peoples </w:t>
            </w:r>
            <w:commentRangeEnd w:id="1709"/>
            <w:r>
              <w:rPr>
                <w:rStyle w:val="CommentReference"/>
              </w:rPr>
              <w:commentReference w:id="170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0"/>
            <w:r>
              <w:t>burned</w:t>
            </w:r>
            <w:commentRangeEnd w:id="1710"/>
            <w:r>
              <w:rPr>
                <w:rStyle w:val="CommentReference"/>
              </w:rPr>
              <w:commentReference w:id="171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1"/>
            <w:r>
              <w:t>Servant</w:t>
            </w:r>
            <w:commentRangeEnd w:id="1711"/>
            <w:r>
              <w:rPr>
                <w:rStyle w:val="CommentReference"/>
              </w:rPr>
              <w:commentReference w:id="171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2"/>
            <w:r>
              <w:t xml:space="preserve">Ⲫⲱⲕ </w:t>
            </w:r>
            <w:commentRangeEnd w:id="1712"/>
            <w:r>
              <w:rPr>
                <w:rStyle w:val="CommentReference"/>
                <w:rFonts w:ascii="Times New Roman" w:hAnsi="Times New Roman"/>
              </w:rPr>
              <w:commentReference w:id="171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3"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4" w:name="_Ref485107608"/>
      <w:bookmarkStart w:id="1715" w:name="_Toc485884601"/>
      <w:r>
        <w:t xml:space="preserve">March 26 / Phamenoth 30: </w:t>
      </w:r>
      <w:r w:rsidR="00D31016">
        <w:t>Arch</w:t>
      </w:r>
      <w:r>
        <w:t>angel Gabriel</w:t>
      </w:r>
      <w:bookmarkEnd w:id="1713"/>
      <w:bookmarkEnd w:id="1714"/>
      <w:bookmarkEnd w:id="1715"/>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16" w:name="_Toc485884602"/>
      <w:r>
        <w:lastRenderedPageBreak/>
        <w:t xml:space="preserve">March 28 / Pharamuthi 2: Martyrdom of St. James </w:t>
      </w:r>
      <w:r w:rsidR="008762FF">
        <w:t xml:space="preserve">the son of </w:t>
      </w:r>
      <w:r w:rsidR="002E495E">
        <w:t>Zebedee</w:t>
      </w:r>
      <w:r>
        <w:t>, the Apostle</w:t>
      </w:r>
      <w:bookmarkEnd w:id="1716"/>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7" w:name="_Ref485883519"/>
      <w:r>
        <w:t>The Doxology for St. James the Son of Zebedee</w:t>
      </w:r>
      <w:r>
        <w:rPr>
          <w:rStyle w:val="FootnoteReference"/>
        </w:rPr>
        <w:footnoteReference w:id="1059"/>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8" w:name="_Toc485884452"/>
      <w:bookmarkStart w:id="1719" w:name="April"/>
      <w:bookmarkEnd w:id="1663"/>
      <w:r>
        <w:lastRenderedPageBreak/>
        <w:t>April</w:t>
      </w:r>
      <w:bookmarkEnd w:id="1703"/>
      <w:bookmarkEnd w:id="1704"/>
      <w:bookmarkEnd w:id="170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8"/>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AF3A49">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AF3A49">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AF3A49">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AF3A49">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AF3A49">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AF3A49">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AF3A49">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AF3A49">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AF3A49">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AF3A49">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AF3A49">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AF3A49">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AF3A49">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AF3A49">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0" w:name="_Toc485884603"/>
      <w:r>
        <w:lastRenderedPageBreak/>
        <w:t>April 1 / Pharamuthi 6</w:t>
      </w:r>
      <w:r w:rsidR="006E4762">
        <w:t xml:space="preserve">: </w:t>
      </w:r>
      <w:r>
        <w:t>Saint Mary of Egypt</w:t>
      </w:r>
      <w:bookmarkEnd w:id="1720"/>
    </w:p>
    <w:p w14:paraId="70D0F650" w14:textId="77777777" w:rsidR="00254945" w:rsidRDefault="00254945" w:rsidP="00254945">
      <w:pPr>
        <w:pStyle w:val="Heading4"/>
      </w:pPr>
      <w:bookmarkStart w:id="1721" w:name="_Ref434491512"/>
      <w:r>
        <w:t>The Doxology</w:t>
      </w:r>
      <w:r w:rsidR="00810F04">
        <w:t xml:space="preserve"> for St. Mary of Egypt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2" w:name="_Toc485884604"/>
      <w:r>
        <w:lastRenderedPageBreak/>
        <w:t>April 2 / Pharamuthi 7: St. Joachim</w:t>
      </w:r>
      <w:bookmarkEnd w:id="1722"/>
    </w:p>
    <w:p w14:paraId="28AAF57F" w14:textId="1A3212FE" w:rsidR="00182B91" w:rsidRDefault="00182B91" w:rsidP="00182B91">
      <w:pPr>
        <w:pStyle w:val="Heading4"/>
      </w:pPr>
      <w:bookmarkStart w:id="1723" w:name="_Ref485796966"/>
      <w:r>
        <w:t>The Doxology for St. Joachim</w:t>
      </w:r>
      <w:r>
        <w:rPr>
          <w:rStyle w:val="FootnoteReference"/>
        </w:rPr>
        <w:footnoteReference w:id="1060"/>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4" w:name="_Toc485884605"/>
      <w:r>
        <w:t>April 7 / Pharamuthi 12: Commemoration of Archangel Michael</w:t>
      </w:r>
      <w:bookmarkEnd w:id="1724"/>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5" w:name="_Toc485884606"/>
      <w:r>
        <w:lastRenderedPageBreak/>
        <w:t>April 10 / Pharamuthi 15: Consecrating of the Church of St. Agabus the Apostle</w:t>
      </w:r>
      <w:bookmarkEnd w:id="1725"/>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6" w:name="_Toc485884607"/>
      <w:r>
        <w:t xml:space="preserve">April 12 / Pharamuthi 17: Martyrdom of St. </w:t>
      </w:r>
      <w:commentRangeStart w:id="1727"/>
      <w:r>
        <w:t xml:space="preserve">James </w:t>
      </w:r>
      <w:commentRangeEnd w:id="1727"/>
      <w:r>
        <w:rPr>
          <w:rStyle w:val="CommentReference"/>
          <w:rFonts w:eastAsiaTheme="minorHAnsi" w:cstheme="minorBidi"/>
          <w:b w:val="0"/>
          <w:bCs w:val="0"/>
        </w:rPr>
        <w:commentReference w:id="1727"/>
      </w:r>
      <w:r>
        <w:t xml:space="preserve">the </w:t>
      </w:r>
      <w:r w:rsidR="00894260">
        <w:t>B</w:t>
      </w:r>
      <w:r>
        <w:t xml:space="preserve">rother of </w:t>
      </w:r>
      <w:r w:rsidR="002E495E">
        <w:t>the Lord</w:t>
      </w:r>
      <w:r w:rsidR="00894260">
        <w:t>, the B</w:t>
      </w:r>
      <w:r w:rsidR="002E495E">
        <w:t>ishop of Jerusalem</w:t>
      </w:r>
      <w:bookmarkEnd w:id="1726"/>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8" w:name="_Ref485883643"/>
      <w:r>
        <w:t>The Doxology for St. James the Brother of the Lord</w:t>
      </w:r>
      <w:r>
        <w:rPr>
          <w:rStyle w:val="FootnoteReference"/>
        </w:rPr>
        <w:footnoteReference w:id="1061"/>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29" w:name="_Toc485884608"/>
      <w:r>
        <w:t>April 16 / Pharamuthi 21: Commemoration of the Theotokos</w:t>
      </w:r>
      <w:bookmarkEnd w:id="1729"/>
    </w:p>
    <w:p w14:paraId="3A82478B" w14:textId="4A6E384E" w:rsidR="00DD1748" w:rsidRDefault="00DD1748" w:rsidP="00DD1748">
      <w:pPr>
        <w:pStyle w:val="Rubric"/>
      </w:pPr>
      <w:bookmarkStart w:id="1730"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1" w:name="_Ref485109216"/>
      <w:bookmarkStart w:id="1732" w:name="_Ref485109221"/>
      <w:bookmarkStart w:id="1733" w:name="_Toc485884609"/>
      <w:r>
        <w:t>April 18 / Pharamuthi 23: Martyrdom of St. George the Prince of the Martyrs</w:t>
      </w:r>
      <w:bookmarkEnd w:id="1730"/>
      <w:bookmarkEnd w:id="1731"/>
      <w:bookmarkEnd w:id="1732"/>
      <w:bookmarkEnd w:id="1733"/>
    </w:p>
    <w:p w14:paraId="480B7CF0" w14:textId="77777777" w:rsidR="00AF6D10" w:rsidRDefault="00AF6D10" w:rsidP="00AF6D10">
      <w:pPr>
        <w:pStyle w:val="Heading4"/>
      </w:pPr>
      <w:bookmarkStart w:id="1734" w:name="_Ref434489211"/>
      <w:r>
        <w:t>Another Doxology of St. George</w:t>
      </w:r>
      <w:bookmarkEnd w:id="1734"/>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5" w:name="_Toc485884610"/>
      <w:r>
        <w:lastRenderedPageBreak/>
        <w:t>April 24 / Pharamuthi 29: Commemoration of the Annunciation, Nativity, and Resurrection on the 29</w:t>
      </w:r>
      <w:r w:rsidRPr="00C0205C">
        <w:rPr>
          <w:vertAlign w:val="superscript"/>
        </w:rPr>
        <w:t>th</w:t>
      </w:r>
      <w:r>
        <w:t xml:space="preserve"> of Every Month</w:t>
      </w:r>
      <w:bookmarkEnd w:id="1735"/>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6" w:name="_Toc485884611"/>
      <w:r>
        <w:t xml:space="preserve">April 24 / Pharamuthi 29: </w:t>
      </w:r>
      <w:r w:rsidR="00B52D77">
        <w:t xml:space="preserve">Also the </w:t>
      </w:r>
      <w:r>
        <w:t>Departure of St. Erastus the Apostle</w:t>
      </w:r>
      <w:bookmarkEnd w:id="1736"/>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7" w:name="_Ref434562195"/>
      <w:bookmarkStart w:id="1738" w:name="_Toc485884612"/>
      <w:r>
        <w:t>April 25 / Pharamuthi 30: Martyrdom of St. Mark the Evangelist</w:t>
      </w:r>
      <w:bookmarkEnd w:id="1737"/>
      <w:bookmarkEnd w:id="1738"/>
    </w:p>
    <w:p w14:paraId="1A50F251" w14:textId="77777777" w:rsidR="00072324" w:rsidRDefault="00B46E6E" w:rsidP="00072324">
      <w:pPr>
        <w:pStyle w:val="Heading4"/>
      </w:pPr>
      <w:bookmarkStart w:id="1739" w:name="_Ref434488936"/>
      <w:r>
        <w:t>Another</w:t>
      </w:r>
      <w:r w:rsidR="00072324">
        <w:t xml:space="preserve"> Doxology</w:t>
      </w:r>
      <w:r>
        <w:t xml:space="preserve"> of St. Mark</w:t>
      </w:r>
      <w:bookmarkEnd w:id="1739"/>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0" w:name="_Toc485884613"/>
      <w:r>
        <w:t>April 26 / Pashons 1: Nativity of the Theotokos</w:t>
      </w:r>
      <w:bookmarkEnd w:id="1740"/>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1" w:name="_Toc485884614"/>
      <w:r>
        <w:t>April 27 / Pashons 2: Job the Rigtheous</w:t>
      </w:r>
      <w:bookmarkEnd w:id="1741"/>
    </w:p>
    <w:p w14:paraId="615A1DD1" w14:textId="7F995846" w:rsidR="005A4893" w:rsidRDefault="005A4893" w:rsidP="005A4893">
      <w:pPr>
        <w:pStyle w:val="Heading4"/>
      </w:pPr>
      <w:bookmarkStart w:id="1742" w:name="_Ref485797335"/>
      <w:r>
        <w:t>The Doxology for Job the Righteous</w:t>
      </w:r>
      <w:r>
        <w:rPr>
          <w:rStyle w:val="FootnoteReference"/>
        </w:rPr>
        <w:footnoteReference w:id="1063"/>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3" w:name="_Toc485884615"/>
      <w:r>
        <w:t>April 28 /</w:t>
      </w:r>
      <w:r w:rsidR="00F66BB3">
        <w:t xml:space="preserve"> Pashons 3: Departure of St. Jas</w:t>
      </w:r>
      <w:r>
        <w:t>on the Disciple</w:t>
      </w:r>
      <w:bookmarkEnd w:id="1743"/>
    </w:p>
    <w:p w14:paraId="588AE276" w14:textId="0E55962B" w:rsidR="00191A26" w:rsidRDefault="00191A26" w:rsidP="00191A26">
      <w:pPr>
        <w:pStyle w:val="Rubric"/>
      </w:pPr>
      <w:bookmarkStart w:id="1744" w:name="_Toc410196215"/>
      <w:bookmarkStart w:id="1745" w:name="_Toc410196457"/>
      <w:bookmarkStart w:id="1746"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7" w:name="_Toc485884616"/>
      <w:r>
        <w:t>April 28 / Pashons 3: Also St. Theodore</w:t>
      </w:r>
      <w:r w:rsidR="00AF6F9B">
        <w:t xml:space="preserve"> the Disciple of St. Pachom</w:t>
      </w:r>
      <w:bookmarkEnd w:id="1747"/>
    </w:p>
    <w:p w14:paraId="29940895" w14:textId="08DFBAF5"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A93DD0">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A93DD0">
        <w:rPr>
          <w:noProof/>
        </w:rPr>
        <w:t>1029</w:t>
      </w:r>
      <w:r w:rsidR="00A93DD0">
        <w:fldChar w:fldCharType="end"/>
      </w:r>
      <w:r w:rsidR="00DB1A80">
        <w:t>.</w:t>
      </w:r>
    </w:p>
    <w:p w14:paraId="2D7170DD" w14:textId="5245A4B5" w:rsidR="00FD5DB0" w:rsidRDefault="00FD5DB0" w:rsidP="00FD5DB0">
      <w:pPr>
        <w:pStyle w:val="Heading3"/>
      </w:pPr>
      <w:bookmarkStart w:id="1748" w:name="_Toc485884617"/>
      <w:r>
        <w:lastRenderedPageBreak/>
        <w:t>April 30 / Pashons 5: Jeremias the Prophet</w:t>
      </w:r>
      <w:bookmarkEnd w:id="1748"/>
    </w:p>
    <w:p w14:paraId="732C7B8D" w14:textId="3094CAC0" w:rsidR="00FD5DB0" w:rsidRDefault="00FD5DB0" w:rsidP="00FD5DB0">
      <w:pPr>
        <w:pStyle w:val="Heading4"/>
      </w:pPr>
      <w:bookmarkStart w:id="1749" w:name="_Ref485798008"/>
      <w:r>
        <w:t>The Doxology for Prophet Jeremias</w:t>
      </w:r>
      <w:r>
        <w:rPr>
          <w:rStyle w:val="FootnoteReference"/>
        </w:rPr>
        <w:footnoteReference w:id="1064"/>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0" w:name="_Toc485884453"/>
      <w:bookmarkStart w:id="1751" w:name="May"/>
      <w:bookmarkEnd w:id="1719"/>
      <w:r>
        <w:lastRenderedPageBreak/>
        <w:t>May</w:t>
      </w:r>
      <w:r w:rsidR="00495F1A">
        <w:t xml:space="preserve"> or </w:t>
      </w:r>
      <w:bookmarkEnd w:id="1744"/>
      <w:bookmarkEnd w:id="1745"/>
      <w:bookmarkEnd w:id="1746"/>
      <w:r w:rsidRPr="00FB5E62">
        <w:rPr>
          <w:rFonts w:ascii="FreeSerifAvvaShenouda" w:eastAsia="Arial Unicode MS" w:hAnsi="FreeSerifAvvaShenouda" w:cs="FreeSerifAvvaShenouda"/>
          <w:lang w:val="en-US"/>
        </w:rPr>
        <w:t>Ⲡⲁϣⲁⲛⲥ</w:t>
      </w:r>
      <w:bookmarkEnd w:id="1750"/>
    </w:p>
    <w:bookmarkStart w:id="1752" w:name="_Ref434563583" w:displacedByCustomXml="next"/>
    <w:bookmarkStart w:id="1753" w:name="_Toc410196216" w:displacedByCustomXml="next"/>
    <w:bookmarkStart w:id="1754" w:name="_Toc410196458" w:displacedByCustomXml="next"/>
    <w:bookmarkStart w:id="1755" w:name="_Toc410196960"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AF3A49">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AF3A49">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AF3A49">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AF3A49">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AF3A49">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AF3A49">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AF3A49">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AF3A49">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AF3A49">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AF3A49">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AF3A49">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AF3A49">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AF3A49">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AF3A49">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AF3A49">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AF3A49">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AF3A49">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AF3A49">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AF3A49">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AF3A49">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AF3A49">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AF3A49">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6" w:name="_Ref436250616"/>
      <w:bookmarkStart w:id="1757" w:name="_Toc485884618"/>
      <w:r>
        <w:lastRenderedPageBreak/>
        <w:t>May 1 / Pashons 6: St. Macarius of Alexandria, the Presbyter</w:t>
      </w:r>
      <w:bookmarkEnd w:id="1752"/>
      <w:bookmarkEnd w:id="1756"/>
      <w:bookmarkEnd w:id="1757"/>
    </w:p>
    <w:p w14:paraId="65054283" w14:textId="77777777" w:rsidR="00137929" w:rsidRDefault="00137929" w:rsidP="00137929">
      <w:pPr>
        <w:pStyle w:val="Heading4"/>
      </w:pPr>
      <w:bookmarkStart w:id="1758" w:name="_Ref434490596"/>
      <w:r>
        <w:t>The Doxology</w:t>
      </w:r>
      <w:r w:rsidR="00B46E6E">
        <w:t xml:space="preserve"> for St. Macarius of Alexandria, the Presbyter</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59" w:name="_Ref434560539"/>
      <w:bookmarkStart w:id="1760" w:name="_Toc485884619"/>
      <w:r>
        <w:t>May 2 / Pashons 7: St. Athanasius the Apostolic</w:t>
      </w:r>
      <w:bookmarkEnd w:id="1759"/>
      <w:bookmarkEnd w:id="1760"/>
    </w:p>
    <w:p w14:paraId="5C918841" w14:textId="77777777" w:rsidR="00EE657B" w:rsidRDefault="00EE657B" w:rsidP="00EE657B">
      <w:pPr>
        <w:pStyle w:val="Heading4"/>
      </w:pPr>
      <w:bookmarkStart w:id="1761" w:name="_Ref434492183"/>
      <w:r>
        <w:t>The Doxology</w:t>
      </w:r>
      <w:r w:rsidR="00B82753">
        <w:t xml:space="preserve"> for St. Athanasius the Apostolic</w:t>
      </w:r>
      <w:bookmarkEnd w:id="1761"/>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2" w:name="_Ref434492196"/>
      <w:r>
        <w:lastRenderedPageBreak/>
        <w:t>Another</w:t>
      </w:r>
      <w:r w:rsidR="0047441D">
        <w:t xml:space="preserve"> Doxology</w:t>
      </w:r>
      <w:r>
        <w:t xml:space="preserve"> for St. Athanasius the Apostolic</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3" w:name="_Toc485884620"/>
      <w:r>
        <w:t>May 5 / Pashons 10: The Three Holy Youths</w:t>
      </w:r>
      <w:bookmarkEnd w:id="1763"/>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4" w:name="_Toc485884621"/>
      <w:r>
        <w:t>May 7 / Pashons 12: Commemoration of Archangel Michael</w:t>
      </w:r>
      <w:bookmarkEnd w:id="1764"/>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5" w:name="_Toc485884622"/>
      <w:r>
        <w:t>May 7 / Pashons 12: Also the Consecration of the Church of St. Demiana</w:t>
      </w:r>
      <w:bookmarkEnd w:id="1765"/>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6" w:name="_Toc485884623"/>
      <w:r>
        <w:t>May 8 / Pashons 13 St. Junia of the Seventy Two Disciples</w:t>
      </w:r>
      <w:bookmarkEnd w:id="1766"/>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7" w:name="_Toc485884624"/>
      <w:r>
        <w:t xml:space="preserve">May 8 / Pashons 13 Also St. </w:t>
      </w:r>
      <w:commentRangeStart w:id="1768"/>
      <w:r>
        <w:t>Arsenius</w:t>
      </w:r>
      <w:commentRangeEnd w:id="1768"/>
      <w:r>
        <w:rPr>
          <w:rStyle w:val="CommentReference"/>
          <w:rFonts w:eastAsiaTheme="minorHAnsi" w:cstheme="minorBidi"/>
          <w:b w:val="0"/>
          <w:bCs w:val="0"/>
        </w:rPr>
        <w:commentReference w:id="1768"/>
      </w:r>
      <w:bookmarkEnd w:id="1767"/>
    </w:p>
    <w:p w14:paraId="2EEE01C8" w14:textId="77777777" w:rsidR="00220DFD" w:rsidRDefault="00220DFD" w:rsidP="00220DFD">
      <w:pPr>
        <w:pStyle w:val="Heading4"/>
      </w:pPr>
      <w:bookmarkStart w:id="1769" w:name="_Ref434490892"/>
      <w:r>
        <w:t>The Doxology</w:t>
      </w:r>
      <w:r w:rsidR="00810F04">
        <w:t xml:space="preserve"> for St. Arsenius</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lastRenderedPageBreak/>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0BB8E446" w14:textId="174C8F18" w:rsidR="00220DFD" w:rsidRDefault="00220DFD" w:rsidP="0010062E">
            <w:pPr>
              <w:pStyle w:val="EngHangEnd"/>
            </w:pPr>
            <w:r>
              <w:t>And so has your fame.</w:t>
            </w: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0" w:name="_Toc485884625"/>
      <w:bookmarkStart w:id="1771" w:name="_Ref485107348"/>
      <w:bookmarkStart w:id="1772" w:name="_Ref485107356"/>
      <w:r>
        <w:lastRenderedPageBreak/>
        <w:t>May 9 / Pashons 14: St. Christopher</w:t>
      </w:r>
      <w:bookmarkEnd w:id="1770"/>
    </w:p>
    <w:p w14:paraId="65A69388" w14:textId="21147B1B" w:rsidR="008C608D" w:rsidRDefault="008C608D" w:rsidP="008C608D">
      <w:pPr>
        <w:pStyle w:val="Heading4"/>
      </w:pPr>
      <w:bookmarkStart w:id="1773" w:name="_Ref485796394"/>
      <w:r>
        <w:t>The Doxology for St. Christopher</w:t>
      </w:r>
      <w:r>
        <w:rPr>
          <w:rStyle w:val="FootnoteReference"/>
        </w:rPr>
        <w:footnoteReference w:id="1067"/>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4" w:name="_Toc485884626"/>
      <w:bookmarkStart w:id="1775" w:name="_Ref489387026"/>
      <w:bookmarkStart w:id="1776" w:name="_Ref489387048"/>
      <w:r>
        <w:t xml:space="preserve">May 9 / Pashons 14: </w:t>
      </w:r>
      <w:r w:rsidR="008C608D">
        <w:t xml:space="preserve">Also </w:t>
      </w:r>
      <w:r>
        <w:t>St. Pachomius</w:t>
      </w:r>
      <w:bookmarkEnd w:id="1771"/>
      <w:bookmarkEnd w:id="1772"/>
      <w:bookmarkEnd w:id="1774"/>
      <w:bookmarkEnd w:id="1775"/>
      <w:bookmarkEnd w:id="1776"/>
    </w:p>
    <w:p w14:paraId="1731E46B" w14:textId="77777777" w:rsidR="00C30529" w:rsidRDefault="00C30529" w:rsidP="00C30529">
      <w:pPr>
        <w:pStyle w:val="Heading4"/>
      </w:pPr>
      <w:bookmarkStart w:id="1777" w:name="_Ref434491150"/>
      <w:r>
        <w:t>The Doxology</w:t>
      </w:r>
      <w:r w:rsidR="00810F04">
        <w:t xml:space="preserve"> for St. Pachomius</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8" w:name="_Toc485884627"/>
      <w:r>
        <w:t>May 11 / Pashons 16: Commemoration of St. John the Evangelist</w:t>
      </w:r>
      <w:bookmarkEnd w:id="1778"/>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79" w:name="_Toc485884628"/>
      <w:r>
        <w:t>May 16 / Pashons 21: Commemoration of the Theotokos</w:t>
      </w:r>
      <w:bookmarkEnd w:id="1779"/>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80" w:name="_Toc485884629"/>
      <w:r>
        <w:t xml:space="preserve">May 17 / Pashons 22: Departure of St. Andronicus the </w:t>
      </w:r>
      <w:r w:rsidR="00191A26">
        <w:t>Disciple</w:t>
      </w:r>
      <w:bookmarkEnd w:id="1780"/>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1" w:name="_Ref485108333"/>
      <w:bookmarkStart w:id="1782" w:name="_Ref485108337"/>
      <w:bookmarkStart w:id="1783" w:name="_Toc485884630"/>
      <w:r>
        <w:lastRenderedPageBreak/>
        <w:t xml:space="preserve">May 19 / Pashons 24: </w:t>
      </w:r>
      <w:r w:rsidR="00495F1A">
        <w:t>The Entr</w:t>
      </w:r>
      <w:r w:rsidR="00CC0A2E">
        <w:t>y</w:t>
      </w:r>
      <w:r w:rsidR="00495F1A">
        <w:t xml:space="preserve"> into Egypt</w:t>
      </w:r>
      <w:bookmarkEnd w:id="1755"/>
      <w:bookmarkEnd w:id="1754"/>
      <w:bookmarkEnd w:id="1753"/>
      <w:bookmarkEnd w:id="1781"/>
      <w:bookmarkEnd w:id="1782"/>
      <w:bookmarkEnd w:id="1783"/>
    </w:p>
    <w:p w14:paraId="344CD129" w14:textId="08BCC326" w:rsidR="00D1689A" w:rsidRPr="008712A7" w:rsidRDefault="00D1689A" w:rsidP="00D1689A">
      <w:pPr>
        <w:pStyle w:val="Heading4"/>
        <w:rPr>
          <w:rFonts w:ascii="Arial Unicode MS" w:eastAsia="Arial Unicode MS" w:hAnsi="Arial Unicode MS" w:cs="Arial Unicode MS"/>
        </w:rPr>
      </w:pPr>
      <w:bookmarkStart w:id="1784"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5" w:name="_Ref434476089"/>
      <w:r>
        <w:t>The Psali Adam</w:t>
      </w:r>
      <w:r w:rsidR="006C1B94">
        <w:t xml:space="preserve"> for the Entr</w:t>
      </w:r>
      <w:r w:rsidR="00CC0A2E">
        <w:t>y</w:t>
      </w:r>
      <w:r w:rsidR="006C1B94">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220176B9" w14:textId="52ED4475" w:rsidR="00B91869" w:rsidRPr="00B91869" w:rsidRDefault="00B91869" w:rsidP="00D044A7">
            <w:pPr>
              <w:pStyle w:val="EngHangEnd"/>
            </w:pPr>
            <w:r w:rsidRPr="00B91869">
              <w:t>Of Adam and Eve.</w:t>
            </w: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6" w:name="_Ref434476112"/>
      <w:r>
        <w:t>The Psali Batos</w:t>
      </w:r>
      <w:r w:rsidR="006C1B94">
        <w:t xml:space="preserve"> for the Entr</w:t>
      </w:r>
      <w:r w:rsidR="00CC0A2E">
        <w:t>y</w:t>
      </w:r>
      <w:r w:rsidR="006C1B94">
        <w:t xml:space="preserve"> into Egypt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7"/>
            <w:r>
              <w:t>approached</w:t>
            </w:r>
            <w:commentRangeEnd w:id="1787"/>
            <w:r>
              <w:rPr>
                <w:rStyle w:val="CommentReference"/>
              </w:rPr>
              <w:commentReference w:id="178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8"/>
            <w:r>
              <w:t xml:space="preserve">Ⲫⲱⲕ </w:t>
            </w:r>
            <w:commentRangeEnd w:id="1788"/>
            <w:r>
              <w:rPr>
                <w:rStyle w:val="CommentReference"/>
                <w:rFonts w:ascii="Times New Roman" w:hAnsi="Times New Roman"/>
              </w:rPr>
              <w:commentReference w:id="178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9" w:name="_Toc485884631"/>
      <w:r>
        <w:t>May 19 / Pashons 24: Also, St. Pashnouni, the Monk and Martyr</w:t>
      </w:r>
      <w:bookmarkEnd w:id="1789"/>
    </w:p>
    <w:p w14:paraId="408F0E44" w14:textId="77777777" w:rsidR="00A055D8" w:rsidRDefault="00A055D8" w:rsidP="00A055D8">
      <w:pPr>
        <w:pStyle w:val="Heading4"/>
      </w:pPr>
      <w:bookmarkStart w:id="1790" w:name="_Ref434491429"/>
      <w:r>
        <w:t>The Doxology</w:t>
      </w:r>
      <w:r w:rsidR="00810F04">
        <w:t xml:space="preserve"> for St. Pashnouni</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1" w:name="_Toc485884632"/>
      <w:r>
        <w:t xml:space="preserve">May 21 / Pashons 26: </w:t>
      </w:r>
      <w:r w:rsidR="00072324">
        <w:t>Martyrdom of St. Thomas the Apostle</w:t>
      </w:r>
      <w:bookmarkEnd w:id="1791"/>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lastRenderedPageBreak/>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1D5338FD" w:rsidR="003462CF" w:rsidRDefault="003462CF" w:rsidP="003462CF">
            <w:pPr>
              <w:pStyle w:val="EngHangEnd"/>
              <w:rPr>
                <w:shd w:val="clear" w:color="auto" w:fill="FFFFFF"/>
              </w:rPr>
            </w:pPr>
            <w:r>
              <w:rPr>
                <w:shd w:val="clear" w:color="auto" w:fill="FFFFFF"/>
              </w:rPr>
              <w:t xml:space="preserve">You doubted the </w:t>
            </w:r>
            <w:r w:rsidR="008677DC" w:rsidRPr="008677DC">
              <w:rPr>
                <w:shd w:val="clear" w:color="auto" w:fill="FFFFFF"/>
              </w:rPr>
              <w:t>Resurrection</w:t>
            </w:r>
            <w:r>
              <w:rPr>
                <w:shd w:val="clear" w:color="auto" w:fill="FFFFFF"/>
              </w:rPr>
              <w:t>.</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2" w:name="_Toc485884633"/>
      <w:r>
        <w:t>May 22 / Pashons 27: St. Thomas the Anchorite</w:t>
      </w:r>
      <w:bookmarkEnd w:id="1792"/>
    </w:p>
    <w:p w14:paraId="638D349A" w14:textId="77777777" w:rsidR="007A6E4F" w:rsidRDefault="007A6E4F" w:rsidP="007A6E4F">
      <w:pPr>
        <w:pStyle w:val="Heading4"/>
      </w:pPr>
      <w:bookmarkStart w:id="1793" w:name="_Ref434490403"/>
      <w:r>
        <w:t>The Doxology</w:t>
      </w:r>
      <w:r w:rsidR="00B46E6E">
        <w:t xml:space="preserve"> for St. Thomas the Anchorite</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4"/>
            <w:r>
              <w:t>Like amber</w:t>
            </w:r>
          </w:p>
          <w:p w14:paraId="2CE5E879" w14:textId="77777777" w:rsidR="007A6E4F" w:rsidRDefault="007A6E4F" w:rsidP="007A6E4F">
            <w:pPr>
              <w:pStyle w:val="EngHangEnd"/>
            </w:pPr>
            <w:r>
              <w:t>Spreading in paradise.</w:t>
            </w:r>
            <w:commentRangeEnd w:id="1794"/>
            <w:r>
              <w:rPr>
                <w:rStyle w:val="CommentReference"/>
                <w:rFonts w:ascii="Times New Roman" w:eastAsiaTheme="minorHAnsi" w:hAnsi="Times New Roman" w:cstheme="minorBidi"/>
                <w:color w:val="auto"/>
              </w:rPr>
              <w:commentReference w:id="179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3E0608D5" w:rsidR="00B52D77" w:rsidRDefault="00BD41BC" w:rsidP="00B52D77">
      <w:pPr>
        <w:pStyle w:val="Heading3"/>
      </w:pPr>
      <w:bookmarkStart w:id="1795" w:name="_Toc485884634"/>
      <w:r>
        <w:t>May 24</w:t>
      </w:r>
      <w:r w:rsidR="00B52D77">
        <w:t xml:space="preserve"> / Pashons 29: Commemoration of the Annunciation, Nativity, and Resurrection on the 29</w:t>
      </w:r>
      <w:r w:rsidR="00B52D77" w:rsidRPr="00C0205C">
        <w:rPr>
          <w:vertAlign w:val="superscript"/>
        </w:rPr>
        <w:t>th</w:t>
      </w:r>
      <w:r w:rsidR="00B52D77">
        <w:t xml:space="preserve"> of Every Month</w:t>
      </w:r>
      <w:bookmarkEnd w:id="1795"/>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D3C5D22" w:rsidR="00D552F6" w:rsidRDefault="00BD41BC" w:rsidP="00D552F6">
      <w:pPr>
        <w:pStyle w:val="Heading3"/>
      </w:pPr>
      <w:bookmarkStart w:id="1796" w:name="_Toc485884635"/>
      <w:r>
        <w:t>May 24</w:t>
      </w:r>
      <w:r w:rsidR="00D552F6">
        <w:t xml:space="preserve"> / Pashons 29: Also St. </w:t>
      </w:r>
      <w:r w:rsidR="00F525F0">
        <w:t>Simeon</w:t>
      </w:r>
      <w:r w:rsidR="00D552F6">
        <w:t xml:space="preserve"> the Stylite</w:t>
      </w:r>
      <w:bookmarkEnd w:id="1796"/>
    </w:p>
    <w:p w14:paraId="6BC6625E" w14:textId="07CBC558" w:rsidR="00F525F0" w:rsidRPr="00F525F0" w:rsidRDefault="00F525F0" w:rsidP="00F525F0">
      <w:pPr>
        <w:pStyle w:val="Heading4"/>
      </w:pPr>
      <w:bookmarkStart w:id="1797" w:name="_Ref439328220"/>
      <w:r>
        <w:t>The Doxology for St. Simeon the Stylite</w:t>
      </w:r>
      <w:r w:rsidR="00BD2B3F">
        <w:rPr>
          <w:rStyle w:val="FootnoteReference"/>
        </w:rPr>
        <w:footnoteReference w:id="1069"/>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8" w:name="_Toc485884636"/>
      <w:r>
        <w:t>May 25 / Pashons 30: Departure of St. Fournous the Disciple</w:t>
      </w:r>
      <w:bookmarkEnd w:id="1798"/>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799" w:name="_Toc485884637"/>
      <w:r>
        <w:t>May 27 / Paoni 2: St. Commemoration of the Appearance of the Bodies of St. John the Baptist and Elisha the Prophet</w:t>
      </w:r>
      <w:bookmarkEnd w:id="1799"/>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800" w:name="_Toc485884638"/>
      <w:r>
        <w:lastRenderedPageBreak/>
        <w:t>May 28 / Paoni 3: Consecration of St. George’s Church</w:t>
      </w:r>
      <w:bookmarkEnd w:id="1800"/>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1" w:name="_Toc485884639"/>
      <w:r>
        <w:t xml:space="preserve">May 28 / Paoni 3: </w:t>
      </w:r>
      <w:r w:rsidR="00601ED3">
        <w:t xml:space="preserve">Also </w:t>
      </w:r>
      <w:r>
        <w:t>St. Abraam of Fayyoum</w:t>
      </w:r>
      <w:bookmarkEnd w:id="1801"/>
    </w:p>
    <w:p w14:paraId="26D71FAF" w14:textId="77777777" w:rsidR="00C30529" w:rsidRDefault="00C30529" w:rsidP="00C30529">
      <w:pPr>
        <w:pStyle w:val="Heading4"/>
      </w:pPr>
      <w:bookmarkStart w:id="1802" w:name="_Ref434492469"/>
      <w:r>
        <w:t>The Doxology</w:t>
      </w:r>
      <w:r w:rsidR="00B82753">
        <w:t xml:space="preserve"> for St. Abraam of Fayyoum</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6A61C6D0" w:rsidR="006A4A82" w:rsidRPr="004764BD" w:rsidRDefault="006A4A82" w:rsidP="006A4A82">
            <w:pPr>
              <w:pStyle w:val="EngHang"/>
            </w:pPr>
            <w:r>
              <w:t xml:space="preserve">But you built </w:t>
            </w:r>
            <w:r w:rsidR="009A2AEC" w:rsidRPr="009A2AEC">
              <w:t>spiritual</w:t>
            </w:r>
            <w:r w:rsidR="009A2AEC">
              <w:t xml:space="preserve"> </w:t>
            </w:r>
            <w:r>
              <w:t>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6" w:name="_Toc485884640"/>
      <w:r>
        <w:t>May 30 / Paoni 5: Consecration of the Church of St. Victor</w:t>
      </w:r>
      <w:bookmarkEnd w:id="1806"/>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7" w:name="_Toc410196217"/>
      <w:bookmarkStart w:id="1808" w:name="_Toc410196459"/>
      <w:bookmarkStart w:id="1809" w:name="_Toc410196961"/>
      <w:bookmarkStart w:id="1810" w:name="_Toc485884454"/>
      <w:bookmarkStart w:id="1811" w:name="June"/>
      <w:bookmarkEnd w:id="1751"/>
      <w:r>
        <w:lastRenderedPageBreak/>
        <w:t>June</w:t>
      </w:r>
      <w:bookmarkEnd w:id="1807"/>
      <w:bookmarkEnd w:id="1808"/>
      <w:bookmarkEnd w:id="1809"/>
      <w:r w:rsidR="00C30529">
        <w:t xml:space="preserve"> or </w:t>
      </w:r>
      <w:r w:rsidR="00C30529">
        <w:rPr>
          <w:rFonts w:ascii="FreeSerifAvvaShenouda" w:hAnsi="FreeSerifAvvaShenouda" w:cs="FreeSerifAvvaShenouda"/>
        </w:rPr>
        <w:t>Ⲡⲁⲱⲛⲉ</w:t>
      </w:r>
      <w:bookmarkEnd w:id="1810"/>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AF3A49">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AF3A49">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AF3A49">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AF3A49">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AF3A49">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AF3A49">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AF3A49">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AF3A49">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AF3A49">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AF3A49">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AF3A49">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AF3A49">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AF3A49">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AF3A49">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AF3A49">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AF3A49">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AF3A49">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AF3A49">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AF3A49">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2" w:name="_Toc485884641"/>
      <w:r>
        <w:lastRenderedPageBreak/>
        <w:t>The Apostles' Fast</w:t>
      </w:r>
      <w:bookmarkEnd w:id="1812"/>
    </w:p>
    <w:p w14:paraId="06362FF7" w14:textId="77777777" w:rsidR="00654C55" w:rsidRDefault="00654C55" w:rsidP="00654C55">
      <w:pPr>
        <w:pStyle w:val="Heading4"/>
      </w:pPr>
      <w:bookmarkStart w:id="1813" w:name="_Ref434476183"/>
      <w:r>
        <w:t>The Psali Adam</w:t>
      </w:r>
      <w:r w:rsidR="006C1B94">
        <w:t xml:space="preserve"> for the Apostles’ Fast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4" w:name="_Ref434476204"/>
      <w:r>
        <w:t>The Psali Batos</w:t>
      </w:r>
      <w:r w:rsidR="006C1B94">
        <w:t xml:space="preserve"> for the Apostles’ Fast</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5"/>
            <w:r>
              <w:t xml:space="preserve">the </w:t>
            </w:r>
            <w:commentRangeEnd w:id="1815"/>
            <w:r>
              <w:rPr>
                <w:rStyle w:val="CommentReference"/>
              </w:rPr>
              <w:commentReference w:id="181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6"/>
            <w:r>
              <w:t xml:space="preserve">sound </w:t>
            </w:r>
            <w:commentRangeEnd w:id="1816"/>
            <w:r>
              <w:rPr>
                <w:rStyle w:val="CommentReference"/>
                <w:rFonts w:ascii="Times New Roman" w:eastAsiaTheme="minorHAnsi" w:hAnsi="Times New Roman" w:cstheme="minorBidi"/>
                <w:color w:val="auto"/>
              </w:rPr>
              <w:commentReference w:id="1816"/>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7" w:name="_Toc485884642"/>
      <w:r>
        <w:t>June 6 / Paoni 12: Commemoration of Archangel Michael</w:t>
      </w:r>
      <w:bookmarkEnd w:id="1817"/>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8" w:name="_Toc485884643"/>
      <w:r>
        <w:t>June 7 / Paoni 13: Archangel Gabriel</w:t>
      </w:r>
      <w:r w:rsidR="00D31016">
        <w:t>, the Evangelist of Daniel</w:t>
      </w:r>
      <w:bookmarkEnd w:id="1818"/>
    </w:p>
    <w:p w14:paraId="00F4ACC1" w14:textId="77777777" w:rsidR="00595AF3" w:rsidRPr="00980D99" w:rsidRDefault="00595AF3" w:rsidP="00595AF3">
      <w:pPr>
        <w:pStyle w:val="Heading4"/>
      </w:pPr>
      <w:bookmarkStart w:id="1819" w:name="_Ref434488149"/>
      <w:r>
        <w:t>The Doxology</w:t>
      </w:r>
      <w:r w:rsidR="00B46E6E">
        <w:t xml:space="preserve"> for Archangel Gabriel, the Evangelist of Daniel</w:t>
      </w:r>
      <w:bookmarkEnd w:id="1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0" w:name="_Ref434564551"/>
      <w:bookmarkStart w:id="1821" w:name="_Toc485884644"/>
      <w:r>
        <w:t>June 8 / Paoni 14: Sts. Apakir and John</w:t>
      </w:r>
      <w:bookmarkEnd w:id="1820"/>
      <w:bookmarkEnd w:id="1821"/>
    </w:p>
    <w:p w14:paraId="25CBD4EF" w14:textId="77777777" w:rsidR="006A0D7C" w:rsidRPr="00980D99" w:rsidRDefault="006A0D7C" w:rsidP="006A0D7C">
      <w:pPr>
        <w:pStyle w:val="Heading4"/>
      </w:pPr>
      <w:bookmarkStart w:id="1822" w:name="_Ref434489722"/>
      <w:r>
        <w:t>The Doxology</w:t>
      </w:r>
      <w:r w:rsidR="00B46E6E">
        <w:t xml:space="preserve"> for Sts. Apakir and John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3" w:name="_Toc485884645"/>
      <w:r>
        <w:rPr>
          <w:lang w:val="en-US"/>
        </w:rPr>
        <w:t>June 9 / Paoni 15: Handing over of St. Mark's Relics</w:t>
      </w:r>
      <w:bookmarkEnd w:id="1823"/>
    </w:p>
    <w:p w14:paraId="12A16B61" w14:textId="77777777" w:rsidR="00980D99" w:rsidRDefault="00980D99" w:rsidP="00980D99">
      <w:pPr>
        <w:pStyle w:val="Heading3"/>
        <w:rPr>
          <w:lang w:val="en-US"/>
        </w:rPr>
      </w:pPr>
      <w:bookmarkStart w:id="1824" w:name="_Toc485884646"/>
      <w:r>
        <w:rPr>
          <w:lang w:val="en-US"/>
        </w:rPr>
        <w:t>June 11 / Paoni 17: Return of St. Mark's Relics</w:t>
      </w:r>
      <w:bookmarkEnd w:id="1824"/>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5" w:name="_Toc485884647"/>
      <w:r>
        <w:rPr>
          <w:lang w:val="en-US"/>
        </w:rPr>
        <w:t>June 13 / Paoni 19: Martyrdom of St. George of Zahim</w:t>
      </w:r>
      <w:bookmarkEnd w:id="1825"/>
    </w:p>
    <w:p w14:paraId="4EBBC2F1" w14:textId="77777777" w:rsidR="006D27E4" w:rsidRPr="00980D99" w:rsidRDefault="006D27E4" w:rsidP="006D27E4">
      <w:pPr>
        <w:pStyle w:val="Heading4"/>
      </w:pPr>
      <w:bookmarkStart w:id="1826" w:name="_Ref434489925"/>
      <w:r>
        <w:t>The Doxology</w:t>
      </w:r>
      <w:r w:rsidR="00B46E6E">
        <w:t xml:space="preserve"> for St. George of Zahim</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62A4B319" w:rsidR="006D27E4" w:rsidRDefault="000A5186" w:rsidP="006D27E4">
            <w:pPr>
              <w:pStyle w:val="EngHang"/>
            </w:pPr>
            <w:r>
              <w:t>O ath</w:t>
            </w:r>
            <w:r w:rsidR="006D27E4">
              <w:t>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7" w:name="_Toc485884648"/>
      <w:r>
        <w:t>June 15 / Paoni 21: Commemoration of the Theotokos</w:t>
      </w:r>
      <w:bookmarkEnd w:id="1827"/>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8" w:name="_Toc485884649"/>
      <w:r>
        <w:lastRenderedPageBreak/>
        <w:t>June 16 / Paoni 22: Consecration of a Church of St. Cosmas and Damian, Their Brothers and Their Mother</w:t>
      </w:r>
      <w:bookmarkEnd w:id="1828"/>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29" w:name="_Toc485884650"/>
      <w:r>
        <w:rPr>
          <w:lang w:val="en-US"/>
        </w:rPr>
        <w:t xml:space="preserve">June 18 / Paoni 24: </w:t>
      </w:r>
      <w:r w:rsidR="001B4E41">
        <w:rPr>
          <w:lang w:val="en-US"/>
        </w:rPr>
        <w:t xml:space="preserve">The Strong </w:t>
      </w:r>
      <w:r>
        <w:rPr>
          <w:lang w:val="en-US"/>
        </w:rPr>
        <w:t>St. Moses</w:t>
      </w:r>
      <w:bookmarkEnd w:id="1829"/>
    </w:p>
    <w:p w14:paraId="5BCAE9A6" w14:textId="77777777" w:rsidR="00980D99" w:rsidRDefault="00980D99" w:rsidP="00980D99">
      <w:pPr>
        <w:pStyle w:val="Heading4"/>
        <w:rPr>
          <w:lang w:val="en-US"/>
        </w:rPr>
      </w:pPr>
      <w:bookmarkStart w:id="1830" w:name="_Ref434491006"/>
      <w:r>
        <w:rPr>
          <w:lang w:val="en-US"/>
        </w:rPr>
        <w:t>The Doxology</w:t>
      </w:r>
      <w:r w:rsidR="00810F04">
        <w:rPr>
          <w:lang w:val="en-US"/>
        </w:rPr>
        <w:t xml:space="preserve"> for the Strong St. Moses</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292C55D3" w14:textId="1B4185A3" w:rsidR="001B4E41" w:rsidRDefault="001B4E41" w:rsidP="00537D6B">
            <w:pPr>
              <w:pStyle w:val="EngHangEnd"/>
            </w:pPr>
            <w:r w:rsidRPr="004764BD">
              <w:t>In the desert</w:t>
            </w:r>
            <w:r w:rsidRPr="004764BD">
              <w:rPr>
                <w:rStyle w:val="FootnoteReference"/>
              </w:rPr>
              <w:footnoteReference w:id="1075"/>
            </w:r>
            <w:r w:rsidRPr="004764BD">
              <w:t xml:space="preserve"> of </w:t>
            </w:r>
            <w:r>
              <w:t>Shiheet.</w:t>
            </w: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1" w:name="_Toc485884651"/>
      <w:r>
        <w:rPr>
          <w:lang w:val="en-US"/>
        </w:rPr>
        <w:t>June 19 / Paoni 25: Martyrdom of St</w:t>
      </w:r>
      <w:r w:rsidR="00191A26">
        <w:rPr>
          <w:lang w:val="en-US"/>
        </w:rPr>
        <w:t>. Jude the Disciple and Epistle-</w:t>
      </w:r>
      <w:r>
        <w:rPr>
          <w:lang w:val="en-US"/>
        </w:rPr>
        <w:t>Writer</w:t>
      </w:r>
      <w:bookmarkEnd w:id="1841"/>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BA8D767" w:rsidR="00F93B55" w:rsidRDefault="00F93B55" w:rsidP="003E4C32">
            <w:pPr>
              <w:pStyle w:val="EngHangEnd"/>
              <w:rPr>
                <w:shd w:val="clear" w:color="auto" w:fill="FFFFFF"/>
              </w:rPr>
            </w:pPr>
            <w:r>
              <w:rPr>
                <w:shd w:val="clear" w:color="auto" w:fill="FFFFFF"/>
              </w:rPr>
              <w:t>The brother of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lastRenderedPageBreak/>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03AAF3C7" w:rsidR="00F93B55" w:rsidRDefault="00F93B55" w:rsidP="000E2EAC">
            <w:pPr>
              <w:pStyle w:val="EngHang"/>
              <w:rPr>
                <w:shd w:val="clear" w:color="auto" w:fill="FFFFFF"/>
              </w:rPr>
            </w:pPr>
            <w:r>
              <w:rPr>
                <w:shd w:val="clear" w:color="auto" w:fill="FFFFFF"/>
              </w:rPr>
              <w:t>Christ chose you as His Di</w:t>
            </w:r>
            <w:r w:rsidR="003E4C32">
              <w:rPr>
                <w:shd w:val="clear" w:color="auto" w:fill="FFFFFF"/>
              </w:rPr>
              <w:t>s</w:t>
            </w:r>
            <w:r>
              <w:rPr>
                <w:shd w:val="clear" w:color="auto" w:fill="FFFFFF"/>
              </w:rPr>
              <w:t>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2" w:name="_Toc485884652"/>
      <w:r>
        <w:t xml:space="preserve">June 20 / Paoni 26: </w:t>
      </w:r>
      <w:r w:rsidR="00237D47">
        <w:t xml:space="preserve">Consecration of the Church of </w:t>
      </w:r>
      <w:r>
        <w:t>Archangel Gabriel</w:t>
      </w:r>
      <w:bookmarkEnd w:id="1842"/>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3" w:name="_Toc485884653"/>
      <w:r>
        <w:rPr>
          <w:lang w:val="en-US"/>
        </w:rPr>
        <w:lastRenderedPageBreak/>
        <w:t>June 21 / Paoni 27: Martyrdom of St. Ananias the Apostle</w:t>
      </w:r>
      <w:bookmarkEnd w:id="1843"/>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4" w:name="_Toc485884654"/>
      <w:r>
        <w:t>June 23 / Paoni 29: Commemoration of the Annunciation, Nativity, and Resurrection on the 29</w:t>
      </w:r>
      <w:r w:rsidRPr="00C0205C">
        <w:rPr>
          <w:vertAlign w:val="superscript"/>
        </w:rPr>
        <w:t>th</w:t>
      </w:r>
      <w:r>
        <w:t xml:space="preserve"> of Every Month</w:t>
      </w:r>
      <w:bookmarkEnd w:id="1844"/>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5" w:name="_Toc485884655"/>
      <w:r>
        <w:rPr>
          <w:lang w:val="en-US"/>
        </w:rPr>
        <w:t>June 24 / Paoni 30: The Nativity of St. John the Baptist</w:t>
      </w:r>
      <w:bookmarkEnd w:id="1845"/>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6" w:name="_Toc485884656"/>
      <w:r>
        <w:t>June 26 / Epip 2: Departure of St. Thaddaeus the Apostle</w:t>
      </w:r>
      <w:bookmarkEnd w:id="1846"/>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0CCC0D42" w:rsidR="00980D99" w:rsidRDefault="00980D99" w:rsidP="00980D99">
      <w:pPr>
        <w:pStyle w:val="Heading3"/>
      </w:pPr>
      <w:bookmarkStart w:id="1847" w:name="_Toc485884657"/>
      <w:r>
        <w:t>June 27 / Epip 3: St. Cyril of Alexandria</w:t>
      </w:r>
      <w:bookmarkEnd w:id="1847"/>
    </w:p>
    <w:p w14:paraId="0B254F42" w14:textId="091D48A5" w:rsidR="00174A89" w:rsidRPr="00174A89" w:rsidRDefault="00174A89" w:rsidP="00174A89">
      <w:pPr>
        <w:pStyle w:val="Heading4"/>
      </w:pPr>
      <w:bookmarkStart w:id="1848" w:name="_Ref490723575"/>
      <w:r>
        <w:t xml:space="preserve">The Doxology for St. </w:t>
      </w:r>
      <w:r>
        <w:t>Cyril of Alexandria</w:t>
      </w:r>
      <w:r>
        <w:rPr>
          <w:rStyle w:val="FootnoteReference"/>
        </w:rPr>
        <w:footnoteReference w:id="1079"/>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74A89" w14:paraId="7E6C09B5" w14:textId="77777777" w:rsidTr="007E6C79">
        <w:trPr>
          <w:cantSplit/>
          <w:jc w:val="center"/>
        </w:trPr>
        <w:tc>
          <w:tcPr>
            <w:tcW w:w="288" w:type="dxa"/>
          </w:tcPr>
          <w:p w14:paraId="17602C5A" w14:textId="77777777" w:rsidR="00174A89" w:rsidRDefault="00174A89" w:rsidP="007E6C79">
            <w:pPr>
              <w:pStyle w:val="CopticCross"/>
            </w:pPr>
            <w:bookmarkStart w:id="1849" w:name="_Toc485884658"/>
          </w:p>
        </w:tc>
        <w:tc>
          <w:tcPr>
            <w:tcW w:w="3960" w:type="dxa"/>
          </w:tcPr>
          <w:p w14:paraId="58104438" w14:textId="5992DCB9" w:rsidR="00174A89" w:rsidRDefault="00174A89" w:rsidP="007E6C79">
            <w:pPr>
              <w:pStyle w:val="EngHang"/>
              <w:rPr>
                <w:shd w:val="clear" w:color="auto" w:fill="FFFFFF"/>
              </w:rPr>
            </w:pPr>
            <w:r>
              <w:rPr>
                <w:shd w:val="clear" w:color="auto" w:fill="FFFFFF"/>
              </w:rPr>
              <w:t>Let us praise a light of the world</w:t>
            </w:r>
          </w:p>
          <w:p w14:paraId="722A79E0" w14:textId="28EACDD8" w:rsidR="00174A89" w:rsidRDefault="00174A89" w:rsidP="007E6C79">
            <w:pPr>
              <w:pStyle w:val="EngHang"/>
              <w:rPr>
                <w:shd w:val="clear" w:color="auto" w:fill="FFFFFF"/>
              </w:rPr>
            </w:pPr>
            <w:r>
              <w:rPr>
                <w:shd w:val="clear" w:color="auto" w:fill="FFFFFF"/>
              </w:rPr>
              <w:t>With all reverence:</w:t>
            </w:r>
          </w:p>
          <w:p w14:paraId="52E797E8" w14:textId="6EB77E5E" w:rsidR="00174A89" w:rsidRDefault="00174A89" w:rsidP="007E6C79">
            <w:pPr>
              <w:pStyle w:val="EngHang"/>
              <w:rPr>
                <w:shd w:val="clear" w:color="auto" w:fill="FFFFFF"/>
              </w:rPr>
            </w:pPr>
            <w:r>
              <w:rPr>
                <w:shd w:val="clear" w:color="auto" w:fill="FFFFFF"/>
              </w:rPr>
              <w:t>The great orator and</w:t>
            </w:r>
          </w:p>
          <w:p w14:paraId="0315EAB2" w14:textId="738BBC5D" w:rsidR="00174A89" w:rsidRDefault="00174A89" w:rsidP="007E6C79">
            <w:pPr>
              <w:pStyle w:val="EngHangEnd"/>
              <w:rPr>
                <w:shd w:val="clear" w:color="auto" w:fill="FFFFFF"/>
              </w:rPr>
            </w:pPr>
            <w:r>
              <w:rPr>
                <w:shd w:val="clear" w:color="auto" w:fill="FFFFFF"/>
              </w:rPr>
              <w:t>The champion of the Theotokos!</w:t>
            </w:r>
          </w:p>
        </w:tc>
        <w:tc>
          <w:tcPr>
            <w:tcW w:w="288" w:type="dxa"/>
          </w:tcPr>
          <w:p w14:paraId="7AD953AD" w14:textId="77777777" w:rsidR="00174A89" w:rsidRDefault="00174A89" w:rsidP="007E6C79"/>
        </w:tc>
      </w:tr>
      <w:tr w:rsidR="00174A89" w14:paraId="1A535069" w14:textId="77777777" w:rsidTr="007E6C79">
        <w:trPr>
          <w:cantSplit/>
          <w:jc w:val="center"/>
        </w:trPr>
        <w:tc>
          <w:tcPr>
            <w:tcW w:w="288" w:type="dxa"/>
          </w:tcPr>
          <w:p w14:paraId="11BD713F" w14:textId="77777777" w:rsidR="00174A89" w:rsidRDefault="00174A89" w:rsidP="007E6C79">
            <w:pPr>
              <w:pStyle w:val="CopticCross"/>
            </w:pPr>
            <w:r w:rsidRPr="00FB5ACB">
              <w:t>¿</w:t>
            </w:r>
          </w:p>
        </w:tc>
        <w:tc>
          <w:tcPr>
            <w:tcW w:w="3960" w:type="dxa"/>
          </w:tcPr>
          <w:p w14:paraId="62D86787" w14:textId="231D568D" w:rsidR="00174A89" w:rsidRDefault="00174A89" w:rsidP="007E6C79">
            <w:pPr>
              <w:pStyle w:val="EngHang"/>
              <w:rPr>
                <w:shd w:val="clear" w:color="auto" w:fill="FFFFFF"/>
              </w:rPr>
            </w:pPr>
            <w:r>
              <w:rPr>
                <w:shd w:val="clear" w:color="auto" w:fill="FFFFFF"/>
              </w:rPr>
              <w:t>For by his</w:t>
            </w:r>
          </w:p>
          <w:p w14:paraId="378E1985" w14:textId="61F3639B" w:rsidR="00174A89" w:rsidRDefault="00174A89" w:rsidP="007E6C79">
            <w:pPr>
              <w:pStyle w:val="EngHang"/>
              <w:rPr>
                <w:shd w:val="clear" w:color="auto" w:fill="FFFFFF"/>
              </w:rPr>
            </w:pPr>
            <w:r>
              <w:rPr>
                <w:shd w:val="clear" w:color="auto" w:fill="FFFFFF"/>
              </w:rPr>
              <w:t>Fiery teachings,</w:t>
            </w:r>
          </w:p>
          <w:p w14:paraId="51412C1E" w14:textId="16C03F57" w:rsidR="00174A89" w:rsidRDefault="00174A89" w:rsidP="007E6C79">
            <w:pPr>
              <w:pStyle w:val="EngHang"/>
              <w:rPr>
                <w:shd w:val="clear" w:color="auto" w:fill="FFFFFF"/>
              </w:rPr>
            </w:pPr>
            <w:r>
              <w:rPr>
                <w:shd w:val="clear" w:color="auto" w:fill="FFFFFF"/>
              </w:rPr>
              <w:t>He burned up the</w:t>
            </w:r>
          </w:p>
          <w:p w14:paraId="23089670" w14:textId="6F67CA9D" w:rsidR="00174A89" w:rsidRDefault="00174A89" w:rsidP="007E6C79">
            <w:pPr>
              <w:pStyle w:val="EngHangEnd"/>
              <w:rPr>
                <w:shd w:val="clear" w:color="auto" w:fill="FFFFFF"/>
              </w:rPr>
            </w:pPr>
            <w:r>
              <w:rPr>
                <w:shd w:val="clear" w:color="auto" w:fill="FFFFFF"/>
              </w:rPr>
              <w:t>Heresy of Nestorius.</w:t>
            </w:r>
          </w:p>
        </w:tc>
        <w:tc>
          <w:tcPr>
            <w:tcW w:w="288" w:type="dxa"/>
          </w:tcPr>
          <w:p w14:paraId="1B800BD9" w14:textId="77777777" w:rsidR="00174A89" w:rsidRDefault="00174A89" w:rsidP="007E6C79"/>
        </w:tc>
      </w:tr>
      <w:tr w:rsidR="00174A89" w14:paraId="156534E9" w14:textId="77777777" w:rsidTr="007E6C79">
        <w:trPr>
          <w:cantSplit/>
          <w:jc w:val="center"/>
        </w:trPr>
        <w:tc>
          <w:tcPr>
            <w:tcW w:w="288" w:type="dxa"/>
          </w:tcPr>
          <w:p w14:paraId="0940980D" w14:textId="77777777" w:rsidR="00174A89" w:rsidRDefault="00174A89" w:rsidP="007E6C79">
            <w:pPr>
              <w:pStyle w:val="CopticCross"/>
            </w:pPr>
          </w:p>
        </w:tc>
        <w:tc>
          <w:tcPr>
            <w:tcW w:w="3960" w:type="dxa"/>
          </w:tcPr>
          <w:p w14:paraId="3F5F13CF" w14:textId="7DD63672" w:rsidR="00174A89" w:rsidRDefault="00174A89" w:rsidP="007E6C79">
            <w:pPr>
              <w:pStyle w:val="EngHang"/>
              <w:rPr>
                <w:shd w:val="clear" w:color="auto" w:fill="FFFFFF"/>
              </w:rPr>
            </w:pPr>
            <w:r>
              <w:rPr>
                <w:shd w:val="clear" w:color="auto" w:fill="FFFFFF"/>
              </w:rPr>
              <w:t>You have openly poured out the depth</w:t>
            </w:r>
          </w:p>
          <w:p w14:paraId="1DF3B86A" w14:textId="3B07BB8A" w:rsidR="00174A89" w:rsidRDefault="00174A89" w:rsidP="007E6C79">
            <w:pPr>
              <w:pStyle w:val="EngHang"/>
              <w:rPr>
                <w:shd w:val="clear" w:color="auto" w:fill="FFFFFF"/>
              </w:rPr>
            </w:pPr>
            <w:r>
              <w:rPr>
                <w:shd w:val="clear" w:color="auto" w:fill="FFFFFF"/>
              </w:rPr>
              <w:t>Of the teaching theology upon us,</w:t>
            </w:r>
          </w:p>
          <w:p w14:paraId="32B278B2" w14:textId="7EAABA47" w:rsidR="00174A89" w:rsidRDefault="00174A89" w:rsidP="007E6C79">
            <w:pPr>
              <w:pStyle w:val="EngHang"/>
              <w:rPr>
                <w:shd w:val="clear" w:color="auto" w:fill="FFFFFF"/>
              </w:rPr>
            </w:pPr>
            <w:r>
              <w:rPr>
                <w:shd w:val="clear" w:color="auto" w:fill="FFFFFF"/>
              </w:rPr>
              <w:t>Drawing from the well-springs</w:t>
            </w:r>
          </w:p>
          <w:p w14:paraId="3D87BAF3" w14:textId="498E4094" w:rsidR="00174A89" w:rsidRDefault="00174A89" w:rsidP="007E6C79">
            <w:pPr>
              <w:pStyle w:val="EngHangEnd"/>
              <w:rPr>
                <w:shd w:val="clear" w:color="auto" w:fill="FFFFFF"/>
              </w:rPr>
            </w:pPr>
            <w:r>
              <w:rPr>
                <w:shd w:val="clear" w:color="auto" w:fill="FFFFFF"/>
              </w:rPr>
              <w:t>Of the Saviour.</w:t>
            </w:r>
          </w:p>
        </w:tc>
        <w:tc>
          <w:tcPr>
            <w:tcW w:w="288" w:type="dxa"/>
          </w:tcPr>
          <w:p w14:paraId="1B1BD273" w14:textId="77777777" w:rsidR="00174A89" w:rsidRDefault="00174A89" w:rsidP="007E6C79"/>
        </w:tc>
      </w:tr>
      <w:tr w:rsidR="00174A89" w14:paraId="5FDBC132" w14:textId="77777777" w:rsidTr="007E6C79">
        <w:trPr>
          <w:cantSplit/>
          <w:jc w:val="center"/>
        </w:trPr>
        <w:tc>
          <w:tcPr>
            <w:tcW w:w="288" w:type="dxa"/>
          </w:tcPr>
          <w:p w14:paraId="66AB8BC9" w14:textId="77777777" w:rsidR="00174A89" w:rsidRDefault="00174A89" w:rsidP="007E6C79">
            <w:pPr>
              <w:pStyle w:val="CopticCross"/>
            </w:pPr>
            <w:r w:rsidRPr="00FB5ACB">
              <w:lastRenderedPageBreak/>
              <w:t>¿</w:t>
            </w:r>
          </w:p>
        </w:tc>
        <w:tc>
          <w:tcPr>
            <w:tcW w:w="3960" w:type="dxa"/>
          </w:tcPr>
          <w:p w14:paraId="3230685D" w14:textId="14BD0923" w:rsidR="00174A89" w:rsidRDefault="00174A89" w:rsidP="00174A89">
            <w:pPr>
              <w:pStyle w:val="EngHang"/>
              <w:rPr>
                <w:shd w:val="clear" w:color="auto" w:fill="FFFFFF"/>
              </w:rPr>
            </w:pPr>
            <w:r>
              <w:rPr>
                <w:shd w:val="clear" w:color="auto" w:fill="FFFFFF"/>
              </w:rPr>
              <w:t>You drowned heresies</w:t>
            </w:r>
          </w:p>
          <w:p w14:paraId="3314467A" w14:textId="024328FA" w:rsidR="00174A89" w:rsidRDefault="00174A89" w:rsidP="00174A89">
            <w:pPr>
              <w:pStyle w:val="EngHang"/>
              <w:rPr>
                <w:shd w:val="clear" w:color="auto" w:fill="FFFFFF"/>
              </w:rPr>
            </w:pPr>
            <w:r>
              <w:rPr>
                <w:shd w:val="clear" w:color="auto" w:fill="FFFFFF"/>
              </w:rPr>
              <w:t>And saved your flock,</w:t>
            </w:r>
          </w:p>
          <w:p w14:paraId="65879D8A" w14:textId="3DAB71E9" w:rsidR="00174A89" w:rsidRDefault="00174A89" w:rsidP="00174A89">
            <w:pPr>
              <w:pStyle w:val="EngHang"/>
              <w:rPr>
                <w:shd w:val="clear" w:color="auto" w:fill="FFFFFF"/>
              </w:rPr>
            </w:pPr>
            <w:r>
              <w:rPr>
                <w:shd w:val="clear" w:color="auto" w:fill="FFFFFF"/>
              </w:rPr>
              <w:t>Unharmed by</w:t>
            </w:r>
          </w:p>
          <w:p w14:paraId="0620899C" w14:textId="123C10D9" w:rsidR="00174A89" w:rsidRDefault="00174A89" w:rsidP="007E6C79">
            <w:pPr>
              <w:pStyle w:val="EngHangEnd"/>
            </w:pPr>
            <w:r>
              <w:rPr>
                <w:shd w:val="clear" w:color="auto" w:fill="FFFFFF"/>
              </w:rPr>
              <w:t>Great waves.</w:t>
            </w:r>
          </w:p>
        </w:tc>
        <w:tc>
          <w:tcPr>
            <w:tcW w:w="288" w:type="dxa"/>
          </w:tcPr>
          <w:p w14:paraId="294BE6A3" w14:textId="77777777" w:rsidR="00174A89" w:rsidRDefault="00174A89" w:rsidP="007E6C79"/>
        </w:tc>
      </w:tr>
      <w:tr w:rsidR="00174A89" w14:paraId="22D008F4" w14:textId="77777777" w:rsidTr="007E6C79">
        <w:trPr>
          <w:cantSplit/>
          <w:jc w:val="center"/>
        </w:trPr>
        <w:tc>
          <w:tcPr>
            <w:tcW w:w="288" w:type="dxa"/>
          </w:tcPr>
          <w:p w14:paraId="0C8F8E08" w14:textId="77777777" w:rsidR="00174A89" w:rsidRDefault="00174A89" w:rsidP="007E6C79">
            <w:pPr>
              <w:pStyle w:val="CopticCross"/>
            </w:pPr>
          </w:p>
        </w:tc>
        <w:tc>
          <w:tcPr>
            <w:tcW w:w="3960" w:type="dxa"/>
          </w:tcPr>
          <w:p w14:paraId="28589964" w14:textId="18C68478" w:rsidR="00174A89" w:rsidRDefault="00174A89" w:rsidP="00174A89">
            <w:pPr>
              <w:pStyle w:val="EngHang"/>
              <w:rPr>
                <w:shd w:val="clear" w:color="auto" w:fill="FFFFFF"/>
              </w:rPr>
            </w:pPr>
            <w:r>
              <w:rPr>
                <w:shd w:val="clear" w:color="auto" w:fill="FFFFFF"/>
              </w:rPr>
              <w:t>O Blessed and venerable</w:t>
            </w:r>
          </w:p>
          <w:p w14:paraId="12D4BA60" w14:textId="687930B1" w:rsidR="00174A89" w:rsidRDefault="00174A89" w:rsidP="00174A89">
            <w:pPr>
              <w:pStyle w:val="EngHang"/>
              <w:rPr>
                <w:shd w:val="clear" w:color="auto" w:fill="FFFFFF"/>
              </w:rPr>
            </w:pPr>
            <w:r>
              <w:rPr>
                <w:shd w:val="clear" w:color="auto" w:fill="FFFFFF"/>
              </w:rPr>
              <w:t>Cyril of Alexandria,</w:t>
            </w:r>
          </w:p>
          <w:p w14:paraId="0C4DF622" w14:textId="226418B9" w:rsidR="00174A89" w:rsidRDefault="00174A89" w:rsidP="00174A89">
            <w:pPr>
              <w:pStyle w:val="EngHang"/>
              <w:rPr>
                <w:shd w:val="clear" w:color="auto" w:fill="FFFFFF"/>
              </w:rPr>
            </w:pPr>
            <w:r>
              <w:rPr>
                <w:shd w:val="clear" w:color="auto" w:fill="FFFFFF"/>
              </w:rPr>
              <w:t>You are a guide for all lands,</w:t>
            </w:r>
          </w:p>
          <w:p w14:paraId="780218A0" w14:textId="3DC8E087" w:rsidR="00174A89" w:rsidRDefault="00174A89" w:rsidP="007E6C79">
            <w:pPr>
              <w:pStyle w:val="EngHangEnd"/>
            </w:pPr>
            <w:r>
              <w:rPr>
                <w:shd w:val="clear" w:color="auto" w:fill="FFFFFF"/>
              </w:rPr>
              <w:t>Revealing divine truths.</w:t>
            </w:r>
          </w:p>
        </w:tc>
        <w:tc>
          <w:tcPr>
            <w:tcW w:w="288" w:type="dxa"/>
          </w:tcPr>
          <w:p w14:paraId="0377B7BA" w14:textId="77777777" w:rsidR="00174A89" w:rsidRDefault="00174A89" w:rsidP="007E6C79"/>
        </w:tc>
      </w:tr>
      <w:tr w:rsidR="00174A89" w14:paraId="6B2D199E" w14:textId="77777777" w:rsidTr="007E6C79">
        <w:trPr>
          <w:cantSplit/>
          <w:jc w:val="center"/>
        </w:trPr>
        <w:tc>
          <w:tcPr>
            <w:tcW w:w="288" w:type="dxa"/>
          </w:tcPr>
          <w:p w14:paraId="21F43CD4" w14:textId="77777777" w:rsidR="00174A89" w:rsidRDefault="00174A89" w:rsidP="007E6C79">
            <w:pPr>
              <w:pStyle w:val="CopticCross"/>
            </w:pPr>
            <w:r w:rsidRPr="00FB5ACB">
              <w:t>¿</w:t>
            </w:r>
          </w:p>
        </w:tc>
        <w:tc>
          <w:tcPr>
            <w:tcW w:w="3960" w:type="dxa"/>
          </w:tcPr>
          <w:p w14:paraId="31CE4FBB" w14:textId="696412F3" w:rsidR="00174A89" w:rsidRDefault="00174A89" w:rsidP="007E6C79">
            <w:pPr>
              <w:pStyle w:val="EngHang"/>
              <w:rPr>
                <w:shd w:val="clear" w:color="auto" w:fill="FFFFFF"/>
              </w:rPr>
            </w:pPr>
            <w:r>
              <w:rPr>
                <w:shd w:val="clear" w:color="auto" w:fill="FFFFFF"/>
              </w:rPr>
              <w:t xml:space="preserve">Hail to you, </w:t>
            </w:r>
            <w:r>
              <w:rPr>
                <w:shd w:val="clear" w:color="auto" w:fill="FFFFFF"/>
              </w:rPr>
              <w:t>O Archbishop</w:t>
            </w:r>
            <w:r>
              <w:rPr>
                <w:shd w:val="clear" w:color="auto" w:fill="FFFFFF"/>
              </w:rPr>
              <w:t>,</w:t>
            </w:r>
          </w:p>
          <w:p w14:paraId="52D5940C" w14:textId="2BB42E01" w:rsidR="00174A89" w:rsidRDefault="00174A89" w:rsidP="007E6C79">
            <w:pPr>
              <w:pStyle w:val="EngHang"/>
              <w:rPr>
                <w:shd w:val="clear" w:color="auto" w:fill="FFFFFF"/>
              </w:rPr>
            </w:pPr>
            <w:r>
              <w:rPr>
                <w:shd w:val="clear" w:color="auto" w:fill="FFFFFF"/>
              </w:rPr>
              <w:t xml:space="preserve">Hail to you, </w:t>
            </w:r>
            <w:r>
              <w:rPr>
                <w:shd w:val="clear" w:color="auto" w:fill="FFFFFF"/>
              </w:rPr>
              <w:t>O Theologi</w:t>
            </w:r>
            <w:r w:rsidR="00335AC4">
              <w:rPr>
                <w:shd w:val="clear" w:color="auto" w:fill="FFFFFF"/>
              </w:rPr>
              <w:t>a</w:t>
            </w:r>
            <w:r>
              <w:rPr>
                <w:shd w:val="clear" w:color="auto" w:fill="FFFFFF"/>
              </w:rPr>
              <w:t>n</w:t>
            </w:r>
            <w:r>
              <w:rPr>
                <w:shd w:val="clear" w:color="auto" w:fill="FFFFFF"/>
              </w:rPr>
              <w:t>,</w:t>
            </w:r>
          </w:p>
          <w:p w14:paraId="669D6567" w14:textId="5D14364B" w:rsidR="00174A89" w:rsidRDefault="00174A89" w:rsidP="007E6C79">
            <w:pPr>
              <w:pStyle w:val="EngHang"/>
              <w:rPr>
                <w:shd w:val="clear" w:color="auto" w:fill="FFFFFF"/>
              </w:rPr>
            </w:pPr>
            <w:r>
              <w:rPr>
                <w:shd w:val="clear" w:color="auto" w:fill="FFFFFF"/>
              </w:rPr>
              <w:t xml:space="preserve">Hail to you, </w:t>
            </w:r>
            <w:r>
              <w:rPr>
                <w:shd w:val="clear" w:color="auto" w:fill="FFFFFF"/>
              </w:rPr>
              <w:t>O defender of the faith,</w:t>
            </w:r>
          </w:p>
          <w:p w14:paraId="3F48007A" w14:textId="6F0EB3D5" w:rsidR="00174A89" w:rsidRDefault="00174A89" w:rsidP="007E6C79">
            <w:pPr>
              <w:pStyle w:val="EngHangEnd"/>
              <w:ind w:left="0" w:firstLine="0"/>
            </w:pPr>
            <w:r>
              <w:rPr>
                <w:shd w:val="clear" w:color="auto" w:fill="FFFFFF"/>
              </w:rPr>
              <w:t>St. Cyril the Pillar of the Faith</w:t>
            </w:r>
            <w:r>
              <w:rPr>
                <w:shd w:val="clear" w:color="auto" w:fill="FFFFFF"/>
              </w:rPr>
              <w:t>.</w:t>
            </w:r>
          </w:p>
        </w:tc>
        <w:tc>
          <w:tcPr>
            <w:tcW w:w="288" w:type="dxa"/>
          </w:tcPr>
          <w:p w14:paraId="48471CEA" w14:textId="77777777" w:rsidR="00174A89" w:rsidRDefault="00174A89" w:rsidP="007E6C79"/>
        </w:tc>
      </w:tr>
      <w:tr w:rsidR="00174A89" w14:paraId="6472E5AC" w14:textId="77777777" w:rsidTr="007E6C79">
        <w:trPr>
          <w:cantSplit/>
          <w:jc w:val="center"/>
        </w:trPr>
        <w:tc>
          <w:tcPr>
            <w:tcW w:w="288" w:type="dxa"/>
          </w:tcPr>
          <w:p w14:paraId="3C3CAFB8" w14:textId="77777777" w:rsidR="00174A89" w:rsidRDefault="00174A89" w:rsidP="007E6C79">
            <w:pPr>
              <w:pStyle w:val="CopticCross"/>
            </w:pPr>
          </w:p>
        </w:tc>
        <w:tc>
          <w:tcPr>
            <w:tcW w:w="3960" w:type="dxa"/>
          </w:tcPr>
          <w:p w14:paraId="7F2E0047" w14:textId="77777777" w:rsidR="00174A89" w:rsidRDefault="00174A89" w:rsidP="007E6C79">
            <w:pPr>
              <w:pStyle w:val="EngHang"/>
              <w:rPr>
                <w:shd w:val="clear" w:color="auto" w:fill="FFFFFF"/>
              </w:rPr>
            </w:pPr>
            <w:r>
              <w:rPr>
                <w:shd w:val="clear" w:color="auto" w:fill="FFFFFF"/>
              </w:rPr>
              <w:t>Pray to the Lord on our behalf,</w:t>
            </w:r>
          </w:p>
          <w:p w14:paraId="22CDAD37" w14:textId="62F277EC" w:rsidR="00174A89" w:rsidRDefault="00174A89" w:rsidP="007E6C79">
            <w:pPr>
              <w:pStyle w:val="EngHang"/>
              <w:rPr>
                <w:shd w:val="clear" w:color="auto" w:fill="FFFFFF"/>
              </w:rPr>
            </w:pPr>
            <w:r>
              <w:rPr>
                <w:shd w:val="clear" w:color="auto" w:fill="FFFFFF"/>
              </w:rPr>
              <w:t xml:space="preserve">O my lord and father, the </w:t>
            </w:r>
            <w:r>
              <w:rPr>
                <w:shd w:val="clear" w:color="auto" w:fill="FFFFFF"/>
              </w:rPr>
              <w:t>High Priest</w:t>
            </w:r>
            <w:r>
              <w:rPr>
                <w:shd w:val="clear" w:color="auto" w:fill="FFFFFF"/>
              </w:rPr>
              <w:t>,</w:t>
            </w:r>
          </w:p>
          <w:p w14:paraId="477ACF8D" w14:textId="32326DB4" w:rsidR="00174A89" w:rsidRDefault="00174A89" w:rsidP="007E6C79">
            <w:pPr>
              <w:pStyle w:val="EngHang"/>
              <w:rPr>
                <w:shd w:val="clear" w:color="auto" w:fill="FFFFFF"/>
              </w:rPr>
            </w:pPr>
            <w:r>
              <w:rPr>
                <w:shd w:val="clear" w:color="auto" w:fill="FFFFFF"/>
              </w:rPr>
              <w:t>Abba Cyril, the Pillar of the Faith</w:t>
            </w:r>
            <w:r>
              <w:rPr>
                <w:shd w:val="clear" w:color="auto" w:fill="FFFFFF"/>
              </w:rPr>
              <w:t>,</w:t>
            </w:r>
          </w:p>
          <w:p w14:paraId="4D793362" w14:textId="77777777" w:rsidR="00174A89" w:rsidRDefault="00174A89" w:rsidP="007E6C79">
            <w:pPr>
              <w:pStyle w:val="EngHangEnd"/>
            </w:pPr>
            <w:r>
              <w:rPr>
                <w:shd w:val="clear" w:color="auto" w:fill="FFFFFF"/>
              </w:rPr>
              <w:t>That He may forgive us our sins.</w:t>
            </w:r>
          </w:p>
        </w:tc>
        <w:tc>
          <w:tcPr>
            <w:tcW w:w="288" w:type="dxa"/>
          </w:tcPr>
          <w:p w14:paraId="3DB5044D" w14:textId="77777777" w:rsidR="00174A89" w:rsidRDefault="00174A89" w:rsidP="007E6C79"/>
        </w:tc>
      </w:tr>
    </w:tbl>
    <w:p w14:paraId="262DE9B6" w14:textId="01FA0672" w:rsidR="006A0D7C" w:rsidRDefault="006A0D7C" w:rsidP="006A0D7C">
      <w:pPr>
        <w:pStyle w:val="Heading3"/>
      </w:pPr>
      <w:r>
        <w:t>June 28 / Epip 4: Sts. Apakir and John</w:t>
      </w:r>
      <w:bookmarkEnd w:id="1849"/>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50"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50"/>
    </w:p>
    <w:p w14:paraId="251E582D" w14:textId="4DB63EF3" w:rsidR="00D62D89" w:rsidRPr="00D62D89" w:rsidRDefault="00D62D89" w:rsidP="00D62D89">
      <w:pPr>
        <w:pStyle w:val="Heading4"/>
        <w:rPr>
          <w:rFonts w:ascii="Segoe UI Historic" w:eastAsia="Arial Unicode MS" w:hAnsi="Segoe UI Historic" w:cs="Segoe UI Historic"/>
        </w:rPr>
      </w:pPr>
      <w:bookmarkStart w:id="1851"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2" w:name="_Ref485107884"/>
      <w:r>
        <w:lastRenderedPageBreak/>
        <w:t>The Doxology of Sts. Peter and Paul</w:t>
      </w:r>
      <w:bookmarkEnd w:id="1851"/>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3"/>
            <w:r>
              <w:t>Are the working husbandmen</w:t>
            </w:r>
            <w:commentRangeEnd w:id="1853"/>
            <w:r>
              <w:rPr>
                <w:rStyle w:val="CommentReference"/>
                <w:rFonts w:ascii="Times New Roman" w:eastAsiaTheme="minorHAnsi" w:hAnsi="Times New Roman" w:cstheme="minorBidi"/>
                <w:color w:val="auto"/>
              </w:rPr>
              <w:commentReference w:id="185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4"/>
            <w:r>
              <w:t xml:space="preserve">With </w:t>
            </w:r>
            <w:commentRangeEnd w:id="1854"/>
            <w:r>
              <w:rPr>
                <w:rStyle w:val="CommentReference"/>
                <w:rFonts w:ascii="Times New Roman" w:eastAsiaTheme="minorHAnsi" w:hAnsi="Times New Roman" w:cstheme="minorBidi"/>
                <w:color w:val="auto"/>
              </w:rPr>
              <w:commentReference w:id="185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5"/>
            <w:commentRangeStart w:id="1856"/>
            <w:r>
              <w:t xml:space="preserve">sound </w:t>
            </w:r>
            <w:commentRangeEnd w:id="1855"/>
            <w:r>
              <w:rPr>
                <w:rStyle w:val="CommentReference"/>
                <w:rFonts w:ascii="Times New Roman" w:eastAsiaTheme="minorHAnsi" w:hAnsi="Times New Roman" w:cstheme="minorBidi"/>
                <w:color w:val="auto"/>
              </w:rPr>
              <w:commentReference w:id="1855"/>
            </w:r>
            <w:commentRangeEnd w:id="1856"/>
            <w:r>
              <w:rPr>
                <w:rStyle w:val="CommentReference"/>
                <w:rFonts w:ascii="Times New Roman" w:eastAsiaTheme="minorHAnsi" w:hAnsi="Times New Roman" w:cstheme="minorBidi"/>
                <w:color w:val="auto"/>
              </w:rPr>
              <w:commentReference w:id="185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7" w:name="_Ref434488724"/>
      <w:r>
        <w:t>The Doxology of St. Paul</w:t>
      </w:r>
      <w:bookmarkEnd w:id="1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9"/>
            <w:r>
              <w:t xml:space="preserve">To </w:t>
            </w:r>
            <w:commentRangeEnd w:id="1859"/>
            <w:r>
              <w:rPr>
                <w:rStyle w:val="CommentReference"/>
                <w:rFonts w:ascii="Times New Roman" w:eastAsiaTheme="minorHAnsi" w:hAnsi="Times New Roman" w:cstheme="minorBidi"/>
                <w:color w:val="auto"/>
              </w:rPr>
              <w:commentReference w:id="1859"/>
            </w:r>
            <w:r>
              <w:t xml:space="preserve">all the </w:t>
            </w:r>
            <w:commentRangeStart w:id="1860"/>
            <w:r>
              <w:t>Gentiles</w:t>
            </w:r>
            <w:commentRangeEnd w:id="1860"/>
            <w:r>
              <w:rPr>
                <w:rStyle w:val="CommentReference"/>
                <w:rFonts w:ascii="Times New Roman" w:eastAsiaTheme="minorHAnsi" w:hAnsi="Times New Roman" w:cstheme="minorBidi"/>
                <w:color w:val="auto"/>
              </w:rPr>
              <w:commentReference w:id="186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1"/>
            <w:r>
              <w:t>To be completely filled</w:t>
            </w:r>
          </w:p>
          <w:p w14:paraId="68A85021" w14:textId="77777777" w:rsidR="00306181" w:rsidRDefault="00306181" w:rsidP="00306181">
            <w:pPr>
              <w:pStyle w:val="EngHangEnd"/>
            </w:pPr>
            <w:r>
              <w:t>With God in love.</w:t>
            </w:r>
            <w:commentRangeEnd w:id="1861"/>
            <w:r>
              <w:rPr>
                <w:rStyle w:val="CommentReference"/>
                <w:rFonts w:ascii="Times New Roman" w:eastAsiaTheme="minorHAnsi" w:hAnsi="Times New Roman" w:cstheme="minorBidi"/>
                <w:color w:val="auto"/>
              </w:rPr>
              <w:commentReference w:id="186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2" w:name="_Ref434476236"/>
      <w:r>
        <w:t>The Psali Adam</w:t>
      </w:r>
      <w:r w:rsidR="006C1B94">
        <w:t xml:space="preserve"> for the Apostles’ Feast</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6E54ADC5" w:rsidR="00EF40C2" w:rsidRDefault="00EF40C2" w:rsidP="00235C40">
            <w:pPr>
              <w:pStyle w:val="EngHangEnd"/>
            </w:pPr>
            <w:r>
              <w:t>In great righteousness</w:t>
            </w:r>
            <w:r w:rsidR="003E4C32">
              <w:t>.</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21A53A0" w:rsidR="0085168E" w:rsidRDefault="0085168E" w:rsidP="0085168E">
            <w:pPr>
              <w:pStyle w:val="EngHang"/>
            </w:pPr>
            <w:r>
              <w:t>More</w:t>
            </w:r>
            <w:r w:rsidR="00801F11">
              <w:t xml:space="preserve"> </w:t>
            </w:r>
            <w:r>
              <w:t>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lastRenderedPageBreak/>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3" w:name="_Ref434476261"/>
      <w:r>
        <w:t>The Psali Batos</w:t>
      </w:r>
      <w:r w:rsidR="006C1B94">
        <w:t xml:space="preserve"> for the Apostles’ Feast</w:t>
      </w:r>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4AC09FAC" w:rsidR="00703663" w:rsidRDefault="00801F11" w:rsidP="00235C40">
            <w:pPr>
              <w:pStyle w:val="EngHangEnd"/>
            </w:pPr>
            <w:r>
              <w:t>He Who has the domin</w:t>
            </w:r>
            <w:r w:rsidR="00703663">
              <w:t>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06026784" w:rsidR="00703663" w:rsidRDefault="00801F11" w:rsidP="00703663">
            <w:pPr>
              <w:pStyle w:val="EngHang"/>
            </w:pPr>
            <w:r>
              <w:t>Through</w:t>
            </w:r>
            <w:r w:rsidR="00703663">
              <w:t xml:space="preserve">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lastRenderedPageBreak/>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4" w:name="_Toc485884660"/>
      <w:r>
        <w:rPr>
          <w:lang w:val="en-US"/>
        </w:rPr>
        <w:t>June 30 / Epip 6: Martyrdom of St. Aoulimpas the Apostle</w:t>
      </w:r>
      <w:bookmarkEnd w:id="1864"/>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5" w:name="_Toc410196218"/>
      <w:bookmarkStart w:id="1866" w:name="_Toc410196460"/>
      <w:bookmarkStart w:id="1867" w:name="_Toc410196962"/>
      <w:bookmarkStart w:id="1868" w:name="_Toc485884455"/>
      <w:bookmarkStart w:id="1869" w:name="July"/>
      <w:bookmarkEnd w:id="1811"/>
      <w:r>
        <w:lastRenderedPageBreak/>
        <w:t>July</w:t>
      </w:r>
      <w:bookmarkEnd w:id="1865"/>
      <w:bookmarkEnd w:id="1866"/>
      <w:bookmarkEnd w:id="1867"/>
      <w:r w:rsidR="00980D99">
        <w:t xml:space="preserve"> or </w:t>
      </w:r>
      <w:r w:rsidR="00980D99">
        <w:rPr>
          <w:rFonts w:ascii="FreeSerifAvvaShenouda" w:hAnsi="FreeSerifAvvaShenouda" w:cs="FreeSerifAvvaShenouda"/>
        </w:rPr>
        <w:t>Ⲉⲡⲏⲡ</w:t>
      </w:r>
      <w:bookmarkEnd w:id="1868"/>
    </w:p>
    <w:bookmarkStart w:id="1870" w:name="_Ref434562742" w:displacedByCustomXml="next"/>
    <w:bookmarkStart w:id="1871" w:name="_Toc410196221" w:displacedByCustomXml="next"/>
    <w:bookmarkStart w:id="1872" w:name="_Toc410196463" w:displacedByCustomXml="next"/>
    <w:bookmarkStart w:id="1873" w:name="_Toc410196965"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AF3A49">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AF3A49">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AF3A49">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AF3A49">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AF3A49">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AF3A49">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AF3A49">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AF3A49">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AF3A49">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AF3A49">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AF3A49">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AF3A49">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AF3A49">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AF3A49">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AF3A49">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AF3A49">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AF3A49">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4" w:name="_Ref436250323"/>
      <w:bookmarkStart w:id="1875" w:name="_Toc485884661"/>
      <w:r>
        <w:rPr>
          <w:rFonts w:ascii="Times New Roman" w:hAnsi="Times New Roman" w:cs="Times New Roman"/>
        </w:rPr>
        <w:lastRenderedPageBreak/>
        <w:t>July 1 / Epip 7: St. Shenoute</w:t>
      </w:r>
      <w:bookmarkEnd w:id="1870"/>
      <w:bookmarkEnd w:id="1874"/>
      <w:bookmarkEnd w:id="1875"/>
    </w:p>
    <w:p w14:paraId="5B5A5AD3" w14:textId="77777777" w:rsidR="00980D99" w:rsidRDefault="00980D99" w:rsidP="00980D99">
      <w:pPr>
        <w:pStyle w:val="Heading4"/>
        <w:rPr>
          <w:lang w:val="en-US"/>
        </w:rPr>
      </w:pPr>
      <w:bookmarkStart w:id="1876" w:name="_Ref434491186"/>
      <w:r>
        <w:rPr>
          <w:lang w:val="en-US"/>
        </w:rPr>
        <w:t>The Doxology</w:t>
      </w:r>
      <w:r w:rsidR="00810F04">
        <w:rPr>
          <w:lang w:val="en-US"/>
        </w:rPr>
        <w:t xml:space="preserve"> for St. Shenoute</w:t>
      </w:r>
      <w:bookmarkEnd w:id="1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8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80" w:name="_Ref434491207"/>
      <w:r>
        <w:rPr>
          <w:lang w:val="en-US"/>
        </w:rPr>
        <w:t>A Doxology for St. Besa</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08CD1881" w14:textId="77777777" w:rsidR="00980D99" w:rsidRDefault="00980D99" w:rsidP="00980D99">
      <w:pPr>
        <w:pStyle w:val="Heading3"/>
        <w:rPr>
          <w:lang w:val="en-US"/>
        </w:rPr>
      </w:pPr>
      <w:bookmarkStart w:id="1881" w:name="_Ref434560325"/>
      <w:bookmarkStart w:id="1882" w:name="_Toc485884663"/>
      <w:r>
        <w:rPr>
          <w:lang w:val="en-US"/>
        </w:rPr>
        <w:t>July 2 / Epip 8: St. Pishoy</w:t>
      </w:r>
      <w:bookmarkEnd w:id="1881"/>
      <w:bookmarkEnd w:id="1882"/>
    </w:p>
    <w:p w14:paraId="3F31CCDA" w14:textId="77777777" w:rsidR="00980D99" w:rsidRDefault="00980D99" w:rsidP="00980D99">
      <w:pPr>
        <w:pStyle w:val="Heading4"/>
        <w:rPr>
          <w:lang w:val="en-US"/>
        </w:rPr>
      </w:pPr>
      <w:bookmarkStart w:id="1883" w:name="_Ref434490783"/>
      <w:r>
        <w:rPr>
          <w:lang w:val="en-US"/>
        </w:rPr>
        <w:t>The Doxology</w:t>
      </w:r>
      <w:r w:rsidR="00810F04">
        <w:rPr>
          <w:lang w:val="en-US"/>
        </w:rPr>
        <w:t xml:space="preserve"> for St. Pishoy</w:t>
      </w:r>
      <w:bookmarkEnd w:id="1883"/>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3" w:name="_Toc485884664"/>
      <w:bookmarkEnd w:id="1873"/>
      <w:bookmarkEnd w:id="1872"/>
      <w:bookmarkEnd w:id="1871"/>
      <w:r>
        <w:rPr>
          <w:lang w:val="en-US"/>
        </w:rPr>
        <w:t>July 3 / Epip 9: Martyrdom of</w:t>
      </w:r>
      <w:r w:rsidR="00FE0AE4">
        <w:rPr>
          <w:lang w:val="en-US"/>
        </w:rPr>
        <w:t xml:space="preserve"> </w:t>
      </w:r>
      <w:r>
        <w:rPr>
          <w:lang w:val="en-US"/>
        </w:rPr>
        <w:t>St. Simon Cleophas the Apostle</w:t>
      </w:r>
      <w:bookmarkEnd w:id="1893"/>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4" w:name="_Toc485884665"/>
      <w:r>
        <w:lastRenderedPageBreak/>
        <w:t>July 6 / Epip 12: Commemoration of Archangel Michael</w:t>
      </w:r>
      <w:bookmarkEnd w:id="1894"/>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5" w:name="_Toc485884666"/>
      <w:r>
        <w:t>July 12 / Epip 18: Martyrdom of St. James the Apostle, the Bishop of Jerusalem</w:t>
      </w:r>
      <w:bookmarkEnd w:id="1895"/>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6" w:name="_Ref434562330"/>
      <w:bookmarkStart w:id="1897" w:name="_Toc485884667"/>
      <w:r>
        <w:t>July 14 / Epip 20: Martyrdom of St. Theodore of Shotep, the General</w:t>
      </w:r>
      <w:bookmarkEnd w:id="1896"/>
      <w:bookmarkEnd w:id="1897"/>
    </w:p>
    <w:p w14:paraId="7B584133" w14:textId="77777777" w:rsidR="009C1989" w:rsidRDefault="009C1989" w:rsidP="009C1989">
      <w:pPr>
        <w:pStyle w:val="Heading4"/>
      </w:pPr>
      <w:bookmarkStart w:id="1898" w:name="_Ref434489277"/>
      <w:r>
        <w:t>The Doxology of St. Theodore of Shotep, the General</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99" w:name="_Ref434489296"/>
      <w:r>
        <w:lastRenderedPageBreak/>
        <w:t>Another Doxology of St. Theodore of Shotep, the General</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0"/>
            <w:r>
              <w:t>struggler</w:t>
            </w:r>
            <w:commentRangeEnd w:id="1900"/>
            <w:r>
              <w:rPr>
                <w:rStyle w:val="CommentReference"/>
                <w:rFonts w:ascii="Times New Roman" w:eastAsiaTheme="minorHAnsi" w:hAnsi="Times New Roman" w:cstheme="minorBidi"/>
                <w:color w:val="auto"/>
              </w:rPr>
              <w:commentReference w:id="190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1" w:name="_Toc485884668"/>
      <w:r>
        <w:t>July 15 / Epip 21: Commemoration of the Theotokos</w:t>
      </w:r>
      <w:bookmarkEnd w:id="1901"/>
    </w:p>
    <w:p w14:paraId="4AA179DA" w14:textId="112E5CAA" w:rsidR="00DD1748" w:rsidRDefault="00DD1748" w:rsidP="00DD1748">
      <w:pPr>
        <w:pStyle w:val="Rubric"/>
      </w:pPr>
      <w:bookmarkStart w:id="1902"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3" w:name="_Ref485190899"/>
      <w:bookmarkStart w:id="1904" w:name="_Ref485190907"/>
      <w:bookmarkStart w:id="1905" w:name="_Toc485884669"/>
      <w:r>
        <w:t>July 17 / Epip 23: The Martyrdom of St. Marina</w:t>
      </w:r>
      <w:bookmarkEnd w:id="1902"/>
      <w:bookmarkEnd w:id="1903"/>
      <w:bookmarkEnd w:id="1904"/>
      <w:bookmarkEnd w:id="1905"/>
    </w:p>
    <w:p w14:paraId="71210AE6" w14:textId="77777777" w:rsidR="0078548F" w:rsidRDefault="0078548F" w:rsidP="0078548F">
      <w:pPr>
        <w:pStyle w:val="Heading4"/>
      </w:pPr>
      <w:bookmarkStart w:id="1906" w:name="_Ref434490204"/>
      <w:r>
        <w:t>The Doxology</w:t>
      </w:r>
      <w:r w:rsidR="00B46E6E">
        <w:t xml:space="preserve"> for St. Marina</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EA3E391" w:rsidR="00951605" w:rsidRDefault="00951605" w:rsidP="00951605">
      <w:pPr>
        <w:pStyle w:val="Heading3"/>
      </w:pPr>
      <w:bookmarkStart w:id="1907" w:name="_Toc485884670"/>
      <w:r>
        <w:t xml:space="preserve">July 18 / Epip 24: The Martyrdom of </w:t>
      </w:r>
      <w:r w:rsidR="00EB5325">
        <w:t xml:space="preserve">St </w:t>
      </w:r>
      <w:r>
        <w:t>A</w:t>
      </w:r>
      <w:r w:rsidR="00EB5325">
        <w:t>p</w:t>
      </w:r>
      <w:r>
        <w:t>a</w:t>
      </w:r>
      <w:r w:rsidR="00EB5325">
        <w:t>n</w:t>
      </w:r>
      <w:r>
        <w:t>oub</w:t>
      </w:r>
      <w:bookmarkEnd w:id="1907"/>
    </w:p>
    <w:p w14:paraId="45A4C76D" w14:textId="21CDE1FD" w:rsidR="00951605" w:rsidRDefault="00951605" w:rsidP="00951605">
      <w:pPr>
        <w:pStyle w:val="Heading4"/>
      </w:pPr>
      <w:bookmarkStart w:id="1908" w:name="_Ref434489534"/>
      <w:r>
        <w:t>The Doxology</w:t>
      </w:r>
      <w:r w:rsidR="00B46E6E">
        <w:t xml:space="preserve"> for A</w:t>
      </w:r>
      <w:r w:rsidR="00EB5325">
        <w:t>p</w:t>
      </w:r>
      <w:r w:rsidR="00B46E6E">
        <w:t>a</w:t>
      </w:r>
      <w:r w:rsidR="00EB5325">
        <w:t>n</w:t>
      </w:r>
      <w:r w:rsidR="00B46E6E">
        <w:t>oub</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128324BC" w:rsidR="00951605" w:rsidRDefault="00951605" w:rsidP="00951605">
            <w:pPr>
              <w:pStyle w:val="EngHang"/>
            </w:pPr>
            <w:r>
              <w:t xml:space="preserve">O </w:t>
            </w:r>
            <w:r w:rsidR="00EB5325">
              <w:t>ap</w:t>
            </w:r>
            <w:commentRangeStart w:id="1909"/>
            <w:r>
              <w:t>a</w:t>
            </w:r>
            <w:r w:rsidR="00EB5325">
              <w:t>n</w:t>
            </w:r>
            <w:r>
              <w:t>oub</w:t>
            </w:r>
            <w:commentRangeEnd w:id="1909"/>
            <w:r>
              <w:rPr>
                <w:rStyle w:val="CommentReference"/>
                <w:rFonts w:ascii="Times New Roman" w:eastAsiaTheme="minorHAnsi" w:hAnsi="Times New Roman" w:cstheme="minorBidi"/>
                <w:color w:val="auto"/>
              </w:rPr>
              <w:commentReference w:id="190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5CDCCF2C" w:rsidR="00951605" w:rsidRDefault="00EB5325" w:rsidP="00951605">
            <w:pPr>
              <w:pStyle w:val="EngHang"/>
            </w:pPr>
            <w:r>
              <w:t>The strong saint Apan</w:t>
            </w:r>
            <w:r w:rsidR="00951605">
              <w:t>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0"/>
            <w:r>
              <w:t xml:space="preserve">upright </w:t>
            </w:r>
            <w:commentRangeEnd w:id="1910"/>
            <w:r>
              <w:rPr>
                <w:rStyle w:val="CommentReference"/>
                <w:rFonts w:ascii="Times New Roman" w:eastAsiaTheme="minorHAnsi" w:hAnsi="Times New Roman" w:cstheme="minorBidi"/>
                <w:color w:val="auto"/>
              </w:rPr>
              <w:commentReference w:id="191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B3CDCF" w:rsidR="00951605" w:rsidRDefault="00EB5325" w:rsidP="00951605">
            <w:pPr>
              <w:pStyle w:val="EngHangEnd"/>
            </w:pPr>
            <w:r>
              <w:t>Apan</w:t>
            </w:r>
            <w:r w:rsidR="00951605">
              <w:t>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4EFCCC92" w:rsidR="00951605" w:rsidRDefault="00EB5325" w:rsidP="00951605">
            <w:pPr>
              <w:pStyle w:val="EngHang"/>
            </w:pPr>
            <w:r>
              <w:t>Apan</w:t>
            </w:r>
            <w:r w:rsidR="00951605">
              <w:t>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1" w:name="_Toc485884671"/>
      <w:r>
        <w:t>July 19 / Epip 25: St. Seraphim of Sarov (uncovering of relics)</w:t>
      </w:r>
      <w:r>
        <w:rPr>
          <w:rStyle w:val="FootnoteReference"/>
        </w:rPr>
        <w:footnoteReference w:id="1086"/>
      </w:r>
      <w:bookmarkEnd w:id="1911"/>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2" w:name="_Toc485884672"/>
      <w:r>
        <w:lastRenderedPageBreak/>
        <w:t>July 20 / Epip 26: Joseph the Carpenter</w:t>
      </w:r>
      <w:bookmarkEnd w:id="1912"/>
    </w:p>
    <w:p w14:paraId="5DE3B33E" w14:textId="77777777" w:rsidR="00BF240D" w:rsidRDefault="00BF240D" w:rsidP="00BF240D">
      <w:pPr>
        <w:pStyle w:val="Heading4"/>
      </w:pPr>
      <w:bookmarkStart w:id="1913" w:name="_Ref434488476"/>
      <w:r>
        <w:t>The Doxology</w:t>
      </w:r>
      <w:r w:rsidR="00B46E6E">
        <w:t xml:space="preserve"> for St. Joseph the Carpenter</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4" w:name="_Toc485884673"/>
      <w:bookmarkStart w:id="1915" w:name="_Toc410196222"/>
      <w:bookmarkStart w:id="1916" w:name="_Toc410196464"/>
      <w:bookmarkStart w:id="1917" w:name="_Toc410196966"/>
      <w:r>
        <w:t>July 20 / Epip 26: Also St. Frumentius (Abune Selama), the First Bishop of Ethiopia</w:t>
      </w:r>
      <w:bookmarkEnd w:id="1914"/>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8" w:name="_Toc485884674"/>
      <w:r>
        <w:t>July 22 / Epip 28: Departure of St. Mary Magdalene</w:t>
      </w:r>
      <w:bookmarkEnd w:id="1918"/>
    </w:p>
    <w:p w14:paraId="41ADBBFF" w14:textId="77777777" w:rsidR="00C325FC" w:rsidRDefault="00C325FC" w:rsidP="00C325FC">
      <w:pPr>
        <w:pStyle w:val="Heading4"/>
      </w:pPr>
      <w:bookmarkStart w:id="1919" w:name="_Ref434489077"/>
      <w:r>
        <w:t>The Doxology</w:t>
      </w:r>
      <w:r w:rsidR="00B46E6E">
        <w:t xml:space="preserve"> for St. Mary Magdalene</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0"/>
            <w:r>
              <w:t xml:space="preserve">ϯⲁⲅⲓⲁ </w:t>
            </w:r>
            <w:commentRangeEnd w:id="1920"/>
            <w:r>
              <w:rPr>
                <w:rStyle w:val="CommentReference"/>
                <w:rFonts w:ascii="Times New Roman" w:hAnsi="Times New Roman" w:cstheme="minorBidi"/>
                <w:noProof w:val="0"/>
              </w:rPr>
              <w:commentReference w:id="192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1" w:name="_Toc48588467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1"/>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2" w:name="_Toc485884676"/>
      <w:r>
        <w:t xml:space="preserve">July 23 / Epip 29: </w:t>
      </w:r>
      <w:r w:rsidR="00B52D77">
        <w:t xml:space="preserve">Also the </w:t>
      </w:r>
      <w:r>
        <w:t>Translocation of the Relics of St. Andrew, the Apostle</w:t>
      </w:r>
      <w:bookmarkEnd w:id="1922"/>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3" w:name="_Toc485884677"/>
      <w:r>
        <w:t>July 25 / Mesori 1: The Virgin’s Fast</w:t>
      </w:r>
      <w:bookmarkEnd w:id="1923"/>
    </w:p>
    <w:p w14:paraId="05CFE451" w14:textId="726F8EE0" w:rsid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D80777" w14:textId="37AC330E" w:rsidR="002758BE" w:rsidRDefault="002758BE" w:rsidP="002758BE">
      <w:pPr>
        <w:pStyle w:val="Heading4"/>
      </w:pPr>
      <w:bookmarkStart w:id="1924" w:name="_Ref490464707"/>
      <w:r>
        <w:t xml:space="preserve">The Psali </w:t>
      </w:r>
      <w:commentRangeStart w:id="1925"/>
      <w:r>
        <w:t xml:space="preserve">Adam </w:t>
      </w:r>
      <w:commentRangeEnd w:id="1925"/>
      <w:r>
        <w:rPr>
          <w:rStyle w:val="CommentReference"/>
          <w:rFonts w:eastAsiaTheme="minorHAnsi" w:cstheme="minorBidi"/>
          <w:b w:val="0"/>
          <w:bCs w:val="0"/>
          <w:iCs w:val="0"/>
          <w:color w:val="auto"/>
        </w:rPr>
        <w:commentReference w:id="1925"/>
      </w:r>
      <w:r>
        <w:t>for the Virgin’s Fast</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28E6193E" w14:textId="77777777" w:rsidTr="002758BE">
        <w:trPr>
          <w:cantSplit/>
          <w:jc w:val="center"/>
        </w:trPr>
        <w:tc>
          <w:tcPr>
            <w:tcW w:w="288" w:type="dxa"/>
          </w:tcPr>
          <w:p w14:paraId="4FA33E57" w14:textId="77777777" w:rsidR="002758BE" w:rsidRDefault="002758BE" w:rsidP="002758BE">
            <w:pPr>
              <w:pStyle w:val="CopticCross"/>
            </w:pPr>
          </w:p>
        </w:tc>
        <w:tc>
          <w:tcPr>
            <w:tcW w:w="3960" w:type="dxa"/>
          </w:tcPr>
          <w:p w14:paraId="5E3313FD" w14:textId="77777777" w:rsidR="002758BE" w:rsidRDefault="00365E38" w:rsidP="00365E38">
            <w:pPr>
              <w:pStyle w:val="EngHang"/>
            </w:pPr>
            <w:r>
              <w:t>Come earnestly,</w:t>
            </w:r>
          </w:p>
          <w:p w14:paraId="1D313605" w14:textId="77777777" w:rsidR="00365E38" w:rsidRDefault="00365E38" w:rsidP="00365E38">
            <w:pPr>
              <w:pStyle w:val="EngHang"/>
            </w:pPr>
            <w:r>
              <w:t>O faithful, the people,</w:t>
            </w:r>
          </w:p>
          <w:p w14:paraId="2991E497" w14:textId="77777777" w:rsidR="00365E38" w:rsidRDefault="00365E38" w:rsidP="00365E38">
            <w:pPr>
              <w:pStyle w:val="EngHang"/>
            </w:pPr>
            <w:r>
              <w:t>To honour the wise</w:t>
            </w:r>
          </w:p>
          <w:p w14:paraId="4603E96D" w14:textId="615FCED9" w:rsidR="00365E38" w:rsidRDefault="00365E38" w:rsidP="002758BE">
            <w:pPr>
              <w:pStyle w:val="EngHangEnd"/>
            </w:pPr>
            <w:r>
              <w:t>Virgin Mary.</w:t>
            </w:r>
          </w:p>
        </w:tc>
        <w:tc>
          <w:tcPr>
            <w:tcW w:w="288" w:type="dxa"/>
          </w:tcPr>
          <w:p w14:paraId="1F1ED557" w14:textId="77777777" w:rsidR="002758BE" w:rsidRDefault="002758BE" w:rsidP="002758BE"/>
        </w:tc>
        <w:tc>
          <w:tcPr>
            <w:tcW w:w="288" w:type="dxa"/>
          </w:tcPr>
          <w:p w14:paraId="7CEB1CCE" w14:textId="77777777" w:rsidR="002758BE" w:rsidRDefault="002758BE" w:rsidP="002758BE">
            <w:pPr>
              <w:pStyle w:val="CopticCross"/>
            </w:pPr>
          </w:p>
        </w:tc>
        <w:tc>
          <w:tcPr>
            <w:tcW w:w="3960" w:type="dxa"/>
          </w:tcPr>
          <w:p w14:paraId="206EC999" w14:textId="77777777" w:rsidR="002758BE" w:rsidRDefault="00D2448A" w:rsidP="00D2448A">
            <w:pPr>
              <w:pStyle w:val="CopticVersemulti-line"/>
            </w:pPr>
            <w:r>
              <w:t>Ⲁⲙⲱⲓⲛⲓ ϧⲉⲛ ⲟⲩⲥ̀ⲡⲟⲩⲇⲏ:</w:t>
            </w:r>
          </w:p>
          <w:p w14:paraId="2E863C72" w14:textId="77777777" w:rsidR="00D2448A" w:rsidRDefault="00D2448A" w:rsidP="00D2448A">
            <w:pPr>
              <w:pStyle w:val="CopticVersemulti-line"/>
            </w:pPr>
            <w:r>
              <w:t>ⲱ̀ ⲛⲓⲗⲁⲟⲥ ⲛ̀ⲛⲓⲡⲓⲥⲧⲟⲥ:</w:t>
            </w:r>
          </w:p>
          <w:p w14:paraId="54ED6C88" w14:textId="77777777" w:rsidR="00D2448A" w:rsidRDefault="00D2448A" w:rsidP="00D2448A">
            <w:pPr>
              <w:pStyle w:val="CopticVersemulti-line"/>
            </w:pPr>
            <w:r>
              <w:t>ⲛ̀ⲧⲉⲛⲧⲁⲓⲟ ⲛ̀ϯⲥⲁⲃⲏ:</w:t>
            </w:r>
          </w:p>
          <w:p w14:paraId="781A6D75" w14:textId="18AE2D67" w:rsidR="00D2448A" w:rsidRPr="00C35319" w:rsidRDefault="00D2448A" w:rsidP="002758BE">
            <w:pPr>
              <w:pStyle w:val="CopticHangingVerse"/>
            </w:pPr>
            <w:r>
              <w:t>Ⲙⲁⲣⲓⲁ ϯⲡⲁⲣⲑⲉⲛⲟⲥ.</w:t>
            </w:r>
          </w:p>
        </w:tc>
      </w:tr>
      <w:tr w:rsidR="002758BE" w14:paraId="18BAC594" w14:textId="77777777" w:rsidTr="002758BE">
        <w:trPr>
          <w:cantSplit/>
          <w:jc w:val="center"/>
        </w:trPr>
        <w:tc>
          <w:tcPr>
            <w:tcW w:w="288" w:type="dxa"/>
          </w:tcPr>
          <w:p w14:paraId="1E631D31" w14:textId="77777777" w:rsidR="002758BE" w:rsidRDefault="002758BE" w:rsidP="002758BE">
            <w:pPr>
              <w:pStyle w:val="CopticCross"/>
            </w:pPr>
          </w:p>
        </w:tc>
        <w:tc>
          <w:tcPr>
            <w:tcW w:w="3960" w:type="dxa"/>
          </w:tcPr>
          <w:p w14:paraId="3A39C44A" w14:textId="77777777" w:rsidR="002758BE" w:rsidRDefault="00365E38" w:rsidP="00365E38">
            <w:pPr>
              <w:pStyle w:val="EngHang"/>
            </w:pPr>
            <w:r>
              <w:t>Open our minds,</w:t>
            </w:r>
          </w:p>
          <w:p w14:paraId="6622284F" w14:textId="77777777" w:rsidR="00365E38" w:rsidRDefault="00365E38" w:rsidP="00365E38">
            <w:pPr>
              <w:pStyle w:val="EngHang"/>
            </w:pPr>
            <w:r>
              <w:t>And the eyes of our hearts,</w:t>
            </w:r>
          </w:p>
          <w:p w14:paraId="3FCADDC4" w14:textId="77777777" w:rsidR="00365E38" w:rsidRDefault="00365E38" w:rsidP="00365E38">
            <w:pPr>
              <w:pStyle w:val="EngHang"/>
            </w:pPr>
            <w:r>
              <w:t>To sing with understanding,</w:t>
            </w:r>
          </w:p>
          <w:p w14:paraId="314E3BE2" w14:textId="2D0D17CB" w:rsidR="00365E38" w:rsidRDefault="00365E38" w:rsidP="002758BE">
            <w:pPr>
              <w:pStyle w:val="EngHangEnd"/>
            </w:pPr>
            <w:r>
              <w:t>O God, our helper,</w:t>
            </w:r>
          </w:p>
        </w:tc>
        <w:tc>
          <w:tcPr>
            <w:tcW w:w="288" w:type="dxa"/>
          </w:tcPr>
          <w:p w14:paraId="215C1748" w14:textId="77777777" w:rsidR="002758BE" w:rsidRDefault="002758BE" w:rsidP="002758BE"/>
        </w:tc>
        <w:tc>
          <w:tcPr>
            <w:tcW w:w="288" w:type="dxa"/>
          </w:tcPr>
          <w:p w14:paraId="64F5F840" w14:textId="77777777" w:rsidR="002758BE" w:rsidRDefault="002758BE" w:rsidP="002758BE">
            <w:pPr>
              <w:pStyle w:val="CopticCross"/>
            </w:pPr>
          </w:p>
        </w:tc>
        <w:tc>
          <w:tcPr>
            <w:tcW w:w="3960" w:type="dxa"/>
          </w:tcPr>
          <w:p w14:paraId="1F6FFF33" w14:textId="77777777" w:rsidR="002758BE" w:rsidRDefault="00D2448A" w:rsidP="00D2448A">
            <w:pPr>
              <w:pStyle w:val="CopticVersemulti-line"/>
            </w:pPr>
            <w:r>
              <w:t>Ⲃⲱⲛ ⲛⲁⲛ ⲙ̀ⲡⲉⲛⲛⲟⲩⲥ:</w:t>
            </w:r>
          </w:p>
          <w:p w14:paraId="6A796997" w14:textId="77777777" w:rsidR="00D2448A" w:rsidRDefault="00D2448A" w:rsidP="00D2448A">
            <w:pPr>
              <w:pStyle w:val="CopticVersemulti-line"/>
            </w:pPr>
            <w:r>
              <w:t>ⲛⲉⲙ ⲛⲓⲃⲁⲗ ⲛ̀ⲛⲉⲛϩⲏⲧ:</w:t>
            </w:r>
          </w:p>
          <w:p w14:paraId="4382F512" w14:textId="77777777" w:rsidR="00D2448A" w:rsidRDefault="00D2448A" w:rsidP="00D2448A">
            <w:pPr>
              <w:pStyle w:val="CopticVersemulti-line"/>
            </w:pPr>
            <w:r>
              <w:t>ⲱ̀ Ⲫⲛⲟⲩϯ ⲡⲉⲛⲃⲟⲏ̀ⲑⲟⲥ:</w:t>
            </w:r>
          </w:p>
          <w:p w14:paraId="79965EAB" w14:textId="38D790FD" w:rsidR="00D2448A" w:rsidRDefault="00D2448A" w:rsidP="002758BE">
            <w:pPr>
              <w:pStyle w:val="CopticHangingVerse"/>
            </w:pPr>
            <w:r>
              <w:t>ⲛ̀ⲧⲉⲛϫⲱ ϧⲉⲛ ⲟⲩⲕⲁⲧϩⲏⲧ.</w:t>
            </w:r>
          </w:p>
        </w:tc>
      </w:tr>
      <w:tr w:rsidR="002758BE" w14:paraId="33CF9E41" w14:textId="77777777" w:rsidTr="002758BE">
        <w:trPr>
          <w:cantSplit/>
          <w:jc w:val="center"/>
        </w:trPr>
        <w:tc>
          <w:tcPr>
            <w:tcW w:w="288" w:type="dxa"/>
          </w:tcPr>
          <w:p w14:paraId="503A7131" w14:textId="77777777" w:rsidR="002758BE" w:rsidRDefault="002758BE" w:rsidP="002758BE">
            <w:pPr>
              <w:pStyle w:val="CopticCross"/>
            </w:pPr>
            <w:r w:rsidRPr="00FB5ACB">
              <w:t>¿</w:t>
            </w:r>
          </w:p>
        </w:tc>
        <w:tc>
          <w:tcPr>
            <w:tcW w:w="3960" w:type="dxa"/>
          </w:tcPr>
          <w:p w14:paraId="0D4D876F" w14:textId="77777777" w:rsidR="002758BE" w:rsidRDefault="00365E38" w:rsidP="00365E38">
            <w:pPr>
              <w:pStyle w:val="EngHang"/>
            </w:pPr>
            <w:r>
              <w:t>For she is exalted</w:t>
            </w:r>
          </w:p>
          <w:p w14:paraId="732E7246" w14:textId="77777777" w:rsidR="00365E38" w:rsidRDefault="00365E38" w:rsidP="00365E38">
            <w:pPr>
              <w:pStyle w:val="EngHang"/>
            </w:pPr>
            <w:r>
              <w:t>Above the Cherubim,</w:t>
            </w:r>
          </w:p>
          <w:p w14:paraId="3EE8CF32" w14:textId="77777777" w:rsidR="00365E38" w:rsidRDefault="00365E38" w:rsidP="00365E38">
            <w:pPr>
              <w:pStyle w:val="EngHang"/>
            </w:pPr>
            <w:r>
              <w:t>The fragrant incense,</w:t>
            </w:r>
          </w:p>
          <w:p w14:paraId="7DF99E04" w14:textId="42C71AFE" w:rsidR="00365E38" w:rsidRDefault="00365E38" w:rsidP="002758BE">
            <w:pPr>
              <w:pStyle w:val="EngHangEnd"/>
            </w:pPr>
            <w:r>
              <w:t>The daughter of Joachim.</w:t>
            </w:r>
          </w:p>
        </w:tc>
        <w:tc>
          <w:tcPr>
            <w:tcW w:w="288" w:type="dxa"/>
          </w:tcPr>
          <w:p w14:paraId="6C3001C0" w14:textId="77777777" w:rsidR="002758BE" w:rsidRDefault="002758BE" w:rsidP="002758BE"/>
        </w:tc>
        <w:tc>
          <w:tcPr>
            <w:tcW w:w="288" w:type="dxa"/>
          </w:tcPr>
          <w:p w14:paraId="08C01E29" w14:textId="77777777" w:rsidR="002758BE" w:rsidRDefault="002758BE" w:rsidP="002758BE">
            <w:pPr>
              <w:pStyle w:val="CopticCross"/>
            </w:pPr>
            <w:r w:rsidRPr="00FB5ACB">
              <w:t>¿</w:t>
            </w:r>
          </w:p>
        </w:tc>
        <w:tc>
          <w:tcPr>
            <w:tcW w:w="3960" w:type="dxa"/>
          </w:tcPr>
          <w:p w14:paraId="2A8E4E59" w14:textId="77777777" w:rsidR="002758BE" w:rsidRDefault="00D2448A" w:rsidP="00D2448A">
            <w:pPr>
              <w:pStyle w:val="CopticVersemulti-line"/>
            </w:pPr>
            <w:r>
              <w:t>Ⲅⲉ ⲅⲁⲣ ⲁⲥϭⲓⲥⲓ:</w:t>
            </w:r>
          </w:p>
          <w:p w14:paraId="6C865F3A" w14:textId="77777777" w:rsidR="00D2448A" w:rsidRDefault="00D2448A" w:rsidP="00D2448A">
            <w:pPr>
              <w:pStyle w:val="CopticVersemulti-line"/>
            </w:pPr>
            <w:r>
              <w:t>ⲉ̀ϩⲟⲧⲉ ⲛⲓⲭⲉⲣⲟⲩⲃⲓⲙ:</w:t>
            </w:r>
          </w:p>
          <w:p w14:paraId="77E82724" w14:textId="77777777" w:rsidR="00D2448A" w:rsidRDefault="00D2448A" w:rsidP="00D2448A">
            <w:pPr>
              <w:pStyle w:val="CopticVersemulti-line"/>
            </w:pPr>
            <w:r>
              <w:t>ϯϩ̀ⲣⲏⲣⲓ ⲙ̀ⲡⲓⲥ̀ⲑⲟⲓⲛⲟⲩϥⲓ:</w:t>
            </w:r>
          </w:p>
          <w:p w14:paraId="26D77C7D" w14:textId="5057A768" w:rsidR="00D2448A" w:rsidRDefault="00D2448A" w:rsidP="002758BE">
            <w:pPr>
              <w:pStyle w:val="CopticHangingVerse"/>
            </w:pPr>
            <w:r>
              <w:t>ⲧ̀ϣⲉⲣⲓ ⲛ̀Ⲓⲱⲁⲕⲓⲙ.</w:t>
            </w:r>
          </w:p>
        </w:tc>
      </w:tr>
      <w:tr w:rsidR="002758BE" w14:paraId="627242AD" w14:textId="77777777" w:rsidTr="002758BE">
        <w:trPr>
          <w:cantSplit/>
          <w:jc w:val="center"/>
        </w:trPr>
        <w:tc>
          <w:tcPr>
            <w:tcW w:w="288" w:type="dxa"/>
          </w:tcPr>
          <w:p w14:paraId="3EF6EB18" w14:textId="77777777" w:rsidR="002758BE" w:rsidRDefault="002758BE" w:rsidP="002758BE">
            <w:pPr>
              <w:pStyle w:val="CopticCross"/>
            </w:pPr>
            <w:r w:rsidRPr="00FB5ACB">
              <w:t>¿</w:t>
            </w:r>
          </w:p>
        </w:tc>
        <w:tc>
          <w:tcPr>
            <w:tcW w:w="3960" w:type="dxa"/>
          </w:tcPr>
          <w:p w14:paraId="7DA783A8" w14:textId="77777777" w:rsidR="00365E38" w:rsidRDefault="00365E38" w:rsidP="00365E38">
            <w:pPr>
              <w:pStyle w:val="EngHang"/>
            </w:pPr>
            <w:r>
              <w:t>You are truly worthy</w:t>
            </w:r>
          </w:p>
          <w:p w14:paraId="1BD1FEC4" w14:textId="05F0B049" w:rsidR="00365E38" w:rsidRDefault="00365E38" w:rsidP="00365E38">
            <w:pPr>
              <w:pStyle w:val="EngHang"/>
            </w:pPr>
            <w:r>
              <w:t>of blessings,</w:t>
            </w:r>
          </w:p>
          <w:p w14:paraId="227B1C4E" w14:textId="77777777" w:rsidR="00365E38" w:rsidRDefault="00365E38" w:rsidP="00365E38">
            <w:pPr>
              <w:pStyle w:val="EngHang"/>
            </w:pPr>
            <w:r>
              <w:t>O Mother of the Messiah</w:t>
            </w:r>
          </w:p>
          <w:p w14:paraId="5884C912" w14:textId="720761C1" w:rsidR="00365E38" w:rsidRDefault="00365E38" w:rsidP="00365E38">
            <w:pPr>
              <w:pStyle w:val="EngHangEnd"/>
            </w:pPr>
            <w:r>
              <w:t>Jesus Christ our Lord.</w:t>
            </w:r>
          </w:p>
        </w:tc>
        <w:tc>
          <w:tcPr>
            <w:tcW w:w="288" w:type="dxa"/>
          </w:tcPr>
          <w:p w14:paraId="7922A12F" w14:textId="77777777" w:rsidR="002758BE" w:rsidRDefault="002758BE" w:rsidP="002758BE"/>
        </w:tc>
        <w:tc>
          <w:tcPr>
            <w:tcW w:w="288" w:type="dxa"/>
          </w:tcPr>
          <w:p w14:paraId="408E8C9F" w14:textId="77777777" w:rsidR="002758BE" w:rsidRDefault="002758BE" w:rsidP="002758BE">
            <w:pPr>
              <w:pStyle w:val="CopticCross"/>
            </w:pPr>
            <w:r w:rsidRPr="00FB5ACB">
              <w:t>¿</w:t>
            </w:r>
          </w:p>
        </w:tc>
        <w:tc>
          <w:tcPr>
            <w:tcW w:w="3960" w:type="dxa"/>
          </w:tcPr>
          <w:p w14:paraId="3985ECF1" w14:textId="77777777" w:rsidR="002758BE" w:rsidRDefault="00D2448A" w:rsidP="00D2448A">
            <w:pPr>
              <w:pStyle w:val="CopticVersemulti-line"/>
            </w:pPr>
            <w:r>
              <w:t>Ⲇⲓⲕⲉⲱⲥ ⲁⲝⲓⲁⲥ:</w:t>
            </w:r>
          </w:p>
          <w:p w14:paraId="0F683216" w14:textId="77777777" w:rsidR="00D2448A" w:rsidRDefault="00D2448A" w:rsidP="00D2448A">
            <w:pPr>
              <w:pStyle w:val="CopticVersemulti-line"/>
            </w:pPr>
            <w:r>
              <w:t>ⲛ̀ⲛⲓⲙⲁⲕⲁⲣⲓⲥⲙⲟⲥ:</w:t>
            </w:r>
          </w:p>
          <w:p w14:paraId="73D729F9" w14:textId="77777777" w:rsidR="00D2448A" w:rsidRDefault="00D2448A" w:rsidP="00D2448A">
            <w:pPr>
              <w:pStyle w:val="CopticVersemulti-line"/>
            </w:pPr>
            <w:r>
              <w:t>ⲱ̀ ⲑ̀ⲙⲁⲩ ⲙ̀Ⲙⲁⲥⲓⲁⲥ:</w:t>
            </w:r>
          </w:p>
          <w:p w14:paraId="05A33D45" w14:textId="25340C75" w:rsidR="00D2448A" w:rsidRDefault="00D2448A" w:rsidP="002758BE">
            <w:pPr>
              <w:pStyle w:val="CopticHangingVerse"/>
            </w:pPr>
            <w:r>
              <w:t>Ⲓⲏⲥⲟⲩⲥ Ⲡⲓⲭⲣⲓⲥⲧⲟⲥ Ⲡⲉⲛϭⲟⲓⲥ.</w:t>
            </w:r>
          </w:p>
        </w:tc>
      </w:tr>
      <w:tr w:rsidR="002758BE" w14:paraId="10551FBA" w14:textId="77777777" w:rsidTr="002758BE">
        <w:trPr>
          <w:cantSplit/>
          <w:jc w:val="center"/>
        </w:trPr>
        <w:tc>
          <w:tcPr>
            <w:tcW w:w="288" w:type="dxa"/>
          </w:tcPr>
          <w:p w14:paraId="5474D30B" w14:textId="77777777" w:rsidR="002758BE" w:rsidRDefault="002758BE" w:rsidP="002758BE">
            <w:pPr>
              <w:pStyle w:val="CopticCross"/>
            </w:pPr>
          </w:p>
        </w:tc>
        <w:tc>
          <w:tcPr>
            <w:tcW w:w="3960" w:type="dxa"/>
          </w:tcPr>
          <w:p w14:paraId="55A2E80A" w14:textId="77777777" w:rsidR="002758BE" w:rsidRDefault="00365E38" w:rsidP="00365E38">
            <w:pPr>
              <w:pStyle w:val="EngHang"/>
            </w:pPr>
            <w:r>
              <w:t>The first Eve</w:t>
            </w:r>
          </w:p>
          <w:p w14:paraId="6AA4CEB6" w14:textId="77777777" w:rsidR="00365E38" w:rsidRDefault="00365E38" w:rsidP="00365E38">
            <w:pPr>
              <w:pStyle w:val="EngHang"/>
            </w:pPr>
            <w:r>
              <w:t>Was saved through</w:t>
            </w:r>
          </w:p>
          <w:p w14:paraId="631AF38B" w14:textId="77777777" w:rsidR="00365E38" w:rsidRDefault="00365E38" w:rsidP="00365E38">
            <w:pPr>
              <w:pStyle w:val="EngHang"/>
            </w:pPr>
            <w:r>
              <w:t>The Mother of God,</w:t>
            </w:r>
          </w:p>
          <w:p w14:paraId="531A8BCA" w14:textId="55A1E8CC" w:rsidR="00365E38" w:rsidRDefault="00365E38" w:rsidP="002758BE">
            <w:pPr>
              <w:pStyle w:val="EngHangEnd"/>
            </w:pPr>
            <w:r>
              <w:t>The second heaven.</w:t>
            </w:r>
          </w:p>
        </w:tc>
        <w:tc>
          <w:tcPr>
            <w:tcW w:w="288" w:type="dxa"/>
          </w:tcPr>
          <w:p w14:paraId="3C71A005" w14:textId="77777777" w:rsidR="002758BE" w:rsidRDefault="002758BE" w:rsidP="002758BE"/>
        </w:tc>
        <w:tc>
          <w:tcPr>
            <w:tcW w:w="288" w:type="dxa"/>
          </w:tcPr>
          <w:p w14:paraId="6E14BF46" w14:textId="77777777" w:rsidR="002758BE" w:rsidRDefault="002758BE" w:rsidP="002758BE">
            <w:pPr>
              <w:pStyle w:val="CopticCross"/>
            </w:pPr>
          </w:p>
        </w:tc>
        <w:tc>
          <w:tcPr>
            <w:tcW w:w="3960" w:type="dxa"/>
          </w:tcPr>
          <w:p w14:paraId="467AF410" w14:textId="77777777" w:rsidR="002758BE" w:rsidRDefault="00D2448A" w:rsidP="00D2448A">
            <w:pPr>
              <w:pStyle w:val="CopticVersemulti-line"/>
            </w:pPr>
            <w:r>
              <w:t>Ⲉⲩⲁ ⲛ̀ϩⲟⲩⲓϯ:</w:t>
            </w:r>
          </w:p>
          <w:p w14:paraId="3F3751D8" w14:textId="77777777" w:rsidR="00D2448A" w:rsidRDefault="00D2448A" w:rsidP="00D2448A">
            <w:pPr>
              <w:pStyle w:val="CopticVersemulti-line"/>
            </w:pPr>
            <w:r>
              <w:t>ⲉⲥⲟⲓ ⲛ̀ⲣⲉⲙϩⲉ:</w:t>
            </w:r>
          </w:p>
          <w:p w14:paraId="3E7892B6" w14:textId="77777777" w:rsidR="00D2448A" w:rsidRDefault="00D2448A" w:rsidP="00D2448A">
            <w:pPr>
              <w:pStyle w:val="CopticVersemulti-line"/>
            </w:pPr>
            <w:r>
              <w:t>ϩⲓⲧⲛ ϯⲙⲁⲥⲛⲟⲩϯ:</w:t>
            </w:r>
          </w:p>
          <w:p w14:paraId="7E57FB6A" w14:textId="2DE4F5E1" w:rsidR="00D2448A" w:rsidRDefault="00D2448A" w:rsidP="002758BE">
            <w:pPr>
              <w:pStyle w:val="CopticHangingVerse"/>
            </w:pPr>
            <w:r>
              <w:t>ϯⲙⲁϩⲥ̀ⲛⲟⲩϯ ⲙ̀ⲫⲉ.</w:t>
            </w:r>
          </w:p>
        </w:tc>
      </w:tr>
      <w:tr w:rsidR="002758BE" w14:paraId="224783BF" w14:textId="77777777" w:rsidTr="002758BE">
        <w:trPr>
          <w:cantSplit/>
          <w:jc w:val="center"/>
        </w:trPr>
        <w:tc>
          <w:tcPr>
            <w:tcW w:w="288" w:type="dxa"/>
          </w:tcPr>
          <w:p w14:paraId="2CAECCC2" w14:textId="77777777" w:rsidR="002758BE" w:rsidRDefault="002758BE" w:rsidP="002758BE">
            <w:pPr>
              <w:pStyle w:val="CopticCross"/>
            </w:pPr>
          </w:p>
        </w:tc>
        <w:tc>
          <w:tcPr>
            <w:tcW w:w="3960" w:type="dxa"/>
          </w:tcPr>
          <w:p w14:paraId="09ECCC49" w14:textId="77777777" w:rsidR="002758BE" w:rsidRDefault="00365E38" w:rsidP="00365E38">
            <w:pPr>
              <w:pStyle w:val="EngHang"/>
            </w:pPr>
            <w:r>
              <w:t>Her praises are</w:t>
            </w:r>
          </w:p>
          <w:p w14:paraId="4B6F3786" w14:textId="77777777" w:rsidR="00365E38" w:rsidRDefault="00365E38" w:rsidP="00365E38">
            <w:pPr>
              <w:pStyle w:val="EngHang"/>
            </w:pPr>
            <w:r>
              <w:t>Greatly abundant,</w:t>
            </w:r>
          </w:p>
          <w:p w14:paraId="140E240F" w14:textId="77777777" w:rsidR="00365E38" w:rsidRDefault="00365E38" w:rsidP="00365E38">
            <w:pPr>
              <w:pStyle w:val="EngHang"/>
            </w:pPr>
            <w:r>
              <w:t>For St. Mary is</w:t>
            </w:r>
          </w:p>
          <w:p w14:paraId="24C790BE" w14:textId="207A2934" w:rsidR="00365E38" w:rsidRDefault="00365E38" w:rsidP="002758BE">
            <w:pPr>
              <w:pStyle w:val="EngHangEnd"/>
            </w:pPr>
            <w:r>
              <w:t>Full of glory.</w:t>
            </w:r>
          </w:p>
        </w:tc>
        <w:tc>
          <w:tcPr>
            <w:tcW w:w="288" w:type="dxa"/>
          </w:tcPr>
          <w:p w14:paraId="170885B8" w14:textId="77777777" w:rsidR="002758BE" w:rsidRDefault="002758BE" w:rsidP="002758BE"/>
        </w:tc>
        <w:tc>
          <w:tcPr>
            <w:tcW w:w="288" w:type="dxa"/>
          </w:tcPr>
          <w:p w14:paraId="3CFE9C44" w14:textId="77777777" w:rsidR="002758BE" w:rsidRDefault="002758BE" w:rsidP="002758BE">
            <w:pPr>
              <w:pStyle w:val="CopticCross"/>
            </w:pPr>
          </w:p>
        </w:tc>
        <w:tc>
          <w:tcPr>
            <w:tcW w:w="3960" w:type="dxa"/>
          </w:tcPr>
          <w:p w14:paraId="557D00A9" w14:textId="77777777" w:rsidR="002758BE" w:rsidRDefault="00D2448A" w:rsidP="00D2448A">
            <w:pPr>
              <w:pStyle w:val="CopticVersemulti-line"/>
            </w:pPr>
            <w:r>
              <w:t>Ⲍⲉⲟϣ ⲉ̀ⲙⲁϣⲱ:</w:t>
            </w:r>
          </w:p>
          <w:p w14:paraId="333368B1" w14:textId="77777777" w:rsidR="00D2448A" w:rsidRDefault="00D2448A" w:rsidP="00D2448A">
            <w:pPr>
              <w:pStyle w:val="CopticVersemulti-line"/>
            </w:pPr>
            <w:r>
              <w:t>ⲛ̀ϫⲉ ⲛⲉⲥⲉⲩⲫⲱⲙⲓⲁ:</w:t>
            </w:r>
          </w:p>
          <w:p w14:paraId="4B5FB4E2" w14:textId="77777777" w:rsidR="00D2448A" w:rsidRDefault="00D2448A" w:rsidP="00D2448A">
            <w:pPr>
              <w:pStyle w:val="CopticVersemulti-line"/>
            </w:pPr>
            <w:r>
              <w:t>ⲑⲏⲉⲑⲙⲉϩ ⲛ̀ⲱ̀ⲟⲩ:</w:t>
            </w:r>
          </w:p>
          <w:p w14:paraId="53C75CFF" w14:textId="28A0746C" w:rsidR="00D2448A" w:rsidRDefault="00D2448A" w:rsidP="002758BE">
            <w:pPr>
              <w:pStyle w:val="CopticHangingVerse"/>
            </w:pPr>
            <w:r>
              <w:t>ϯⲁ̀ⲅⲓⲁ Ⲙⲁⲣⲓⲁ.</w:t>
            </w:r>
          </w:p>
        </w:tc>
      </w:tr>
      <w:tr w:rsidR="002758BE" w14:paraId="50934949" w14:textId="77777777" w:rsidTr="002758BE">
        <w:trPr>
          <w:cantSplit/>
          <w:jc w:val="center"/>
        </w:trPr>
        <w:tc>
          <w:tcPr>
            <w:tcW w:w="288" w:type="dxa"/>
          </w:tcPr>
          <w:p w14:paraId="2C95F973" w14:textId="77777777" w:rsidR="002758BE" w:rsidRDefault="002758BE" w:rsidP="002758BE">
            <w:pPr>
              <w:pStyle w:val="CopticCross"/>
            </w:pPr>
            <w:r w:rsidRPr="00FB5ACB">
              <w:t>¿</w:t>
            </w:r>
          </w:p>
        </w:tc>
        <w:tc>
          <w:tcPr>
            <w:tcW w:w="3960" w:type="dxa"/>
          </w:tcPr>
          <w:p w14:paraId="45F8DD3A" w14:textId="77777777" w:rsidR="002758BE" w:rsidRDefault="002E3D49" w:rsidP="002E3D49">
            <w:pPr>
              <w:pStyle w:val="EngHang"/>
            </w:pPr>
            <w:r>
              <w:t>The prophets point us to</w:t>
            </w:r>
          </w:p>
          <w:p w14:paraId="76D17AA8" w14:textId="77777777" w:rsidR="002E3D49" w:rsidRDefault="002E3D49" w:rsidP="002E3D49">
            <w:pPr>
              <w:pStyle w:val="EngHang"/>
            </w:pPr>
            <w:r>
              <w:t>Her intercessions,</w:t>
            </w:r>
          </w:p>
          <w:p w14:paraId="55B0E812" w14:textId="77777777" w:rsidR="002E3D49" w:rsidRDefault="002E3D49" w:rsidP="002E3D49">
            <w:pPr>
              <w:pStyle w:val="EngHang"/>
            </w:pPr>
            <w:r>
              <w:t>So that God may have</w:t>
            </w:r>
          </w:p>
          <w:p w14:paraId="1C9F23E1" w14:textId="05D634B5" w:rsidR="002E3D49" w:rsidRDefault="002E3D49" w:rsidP="002758BE">
            <w:pPr>
              <w:pStyle w:val="EngHangEnd"/>
            </w:pPr>
            <w:r>
              <w:t>Mercy upon us.</w:t>
            </w:r>
          </w:p>
        </w:tc>
        <w:tc>
          <w:tcPr>
            <w:tcW w:w="288" w:type="dxa"/>
          </w:tcPr>
          <w:p w14:paraId="20301F25" w14:textId="77777777" w:rsidR="002758BE" w:rsidRDefault="002758BE" w:rsidP="002758BE"/>
        </w:tc>
        <w:tc>
          <w:tcPr>
            <w:tcW w:w="288" w:type="dxa"/>
          </w:tcPr>
          <w:p w14:paraId="71278EF4" w14:textId="77777777" w:rsidR="002758BE" w:rsidRDefault="002758BE" w:rsidP="002758BE">
            <w:pPr>
              <w:pStyle w:val="CopticCross"/>
            </w:pPr>
            <w:r w:rsidRPr="00FB5ACB">
              <w:t>¿</w:t>
            </w:r>
          </w:p>
        </w:tc>
        <w:tc>
          <w:tcPr>
            <w:tcW w:w="3960" w:type="dxa"/>
          </w:tcPr>
          <w:p w14:paraId="4A551E9A" w14:textId="77777777" w:rsidR="002758BE" w:rsidRDefault="00D2448A" w:rsidP="00D2448A">
            <w:pPr>
              <w:pStyle w:val="CopticVersemulti-line"/>
            </w:pPr>
            <w:r>
              <w:t>Ⲏⲥ ⲛⲓⲡ̀ⲣⲟⲫⲏⲧⲏⲥ:</w:t>
            </w:r>
          </w:p>
          <w:p w14:paraId="7B3A3E11" w14:textId="77777777" w:rsidR="00D2448A" w:rsidRDefault="00D2448A" w:rsidP="00D2448A">
            <w:pPr>
              <w:pStyle w:val="CopticVersemulti-line"/>
            </w:pPr>
            <w:r>
              <w:t>ⲉⲩⲉⲣⲥⲉⲙⲙⲉⲛⲓⲛ ⲛⲁⲛ:</w:t>
            </w:r>
          </w:p>
          <w:p w14:paraId="4B79B5F0" w14:textId="77777777" w:rsidR="00D2448A" w:rsidRDefault="00D2448A" w:rsidP="00D2448A">
            <w:pPr>
              <w:pStyle w:val="CopticVersemulti-line"/>
            </w:pPr>
            <w:r>
              <w:t>ⲛ̀ϯⲡ̀ⲣⲟⲥⲧⲁⲧⲏⲥ:</w:t>
            </w:r>
          </w:p>
          <w:p w14:paraId="230D4EC3" w14:textId="7D7306D3" w:rsidR="00D2448A" w:rsidRDefault="00D2448A" w:rsidP="002758BE">
            <w:pPr>
              <w:pStyle w:val="CopticHangingVerse"/>
            </w:pPr>
            <w:r>
              <w:t>ⲉ̀ⲣⲉ Ⲫⲛⲟⲩϯ ⲛⲁⲓ ⲛⲁⲛ.</w:t>
            </w:r>
          </w:p>
        </w:tc>
      </w:tr>
      <w:tr w:rsidR="002758BE" w14:paraId="1EE32D6A" w14:textId="77777777" w:rsidTr="002758BE">
        <w:trPr>
          <w:cantSplit/>
          <w:jc w:val="center"/>
        </w:trPr>
        <w:tc>
          <w:tcPr>
            <w:tcW w:w="288" w:type="dxa"/>
          </w:tcPr>
          <w:p w14:paraId="3D6F4312" w14:textId="77777777" w:rsidR="002758BE" w:rsidRDefault="002758BE" w:rsidP="002758BE">
            <w:pPr>
              <w:pStyle w:val="CopticCross"/>
            </w:pPr>
            <w:r w:rsidRPr="00FB5ACB">
              <w:t>¿</w:t>
            </w:r>
          </w:p>
        </w:tc>
        <w:tc>
          <w:tcPr>
            <w:tcW w:w="3960" w:type="dxa"/>
          </w:tcPr>
          <w:p w14:paraId="17D1D9F1" w14:textId="77777777" w:rsidR="002758BE" w:rsidRDefault="002E3D49" w:rsidP="002E3D49">
            <w:pPr>
              <w:pStyle w:val="EngHang"/>
            </w:pPr>
            <w:r>
              <w:t>God has chosen</w:t>
            </w:r>
          </w:p>
          <w:p w14:paraId="26173563" w14:textId="77777777" w:rsidR="002E3D49" w:rsidRDefault="002E3D49" w:rsidP="002E3D49">
            <w:pPr>
              <w:pStyle w:val="EngHang"/>
            </w:pPr>
            <w:r>
              <w:t>She who is full of grace,</w:t>
            </w:r>
          </w:p>
          <w:p w14:paraId="27CF60CB" w14:textId="77777777" w:rsidR="002E3D49" w:rsidRDefault="002E3D49" w:rsidP="002E3D49">
            <w:pPr>
              <w:pStyle w:val="EngHang"/>
            </w:pPr>
            <w:r>
              <w:t>The pure censer,</w:t>
            </w:r>
          </w:p>
          <w:p w14:paraId="0B9B042B" w14:textId="2616530B" w:rsidR="002E3D49" w:rsidRDefault="002E3D49" w:rsidP="002758BE">
            <w:pPr>
              <w:pStyle w:val="EngHangEnd"/>
            </w:pPr>
            <w:r>
              <w:t>The strong fortress.</w:t>
            </w:r>
          </w:p>
        </w:tc>
        <w:tc>
          <w:tcPr>
            <w:tcW w:w="288" w:type="dxa"/>
          </w:tcPr>
          <w:p w14:paraId="54FB8A69" w14:textId="77777777" w:rsidR="002758BE" w:rsidRDefault="002758BE" w:rsidP="002758BE"/>
        </w:tc>
        <w:tc>
          <w:tcPr>
            <w:tcW w:w="288" w:type="dxa"/>
          </w:tcPr>
          <w:p w14:paraId="50F9BF1A" w14:textId="77777777" w:rsidR="002758BE" w:rsidRDefault="002758BE" w:rsidP="002758BE">
            <w:pPr>
              <w:pStyle w:val="CopticCross"/>
            </w:pPr>
            <w:r w:rsidRPr="00FB5ACB">
              <w:t>¿</w:t>
            </w:r>
          </w:p>
        </w:tc>
        <w:tc>
          <w:tcPr>
            <w:tcW w:w="3960" w:type="dxa"/>
          </w:tcPr>
          <w:p w14:paraId="3DB63B7A" w14:textId="77777777" w:rsidR="002758BE" w:rsidRDefault="00D2448A" w:rsidP="00D2448A">
            <w:pPr>
              <w:pStyle w:val="CopticVersemulti-line"/>
            </w:pPr>
            <w:r>
              <w:t>Ⲑⲏⲉⲑⲙⲉϩ ⲛ̀ϩ̀ⲙⲟⲧ:</w:t>
            </w:r>
          </w:p>
          <w:p w14:paraId="4F7B19C2" w14:textId="77777777" w:rsidR="00D2448A" w:rsidRDefault="00D2448A" w:rsidP="00D2448A">
            <w:pPr>
              <w:pStyle w:val="CopticVersemulti-line"/>
            </w:pPr>
            <w:r>
              <w:t>ⲁ̀Ⲫⲛⲟⲩϯ ⲥⲱⲧⲡ ⲙ̀ⲙⲟⲥ:</w:t>
            </w:r>
          </w:p>
          <w:p w14:paraId="47841ABC" w14:textId="77777777" w:rsidR="00D2448A" w:rsidRDefault="00D2448A" w:rsidP="00D2448A">
            <w:pPr>
              <w:pStyle w:val="CopticVersemulti-line"/>
            </w:pPr>
            <w:r>
              <w:t>ϯϣⲟⲩⲣⲏ ⲉⲧⲧⲟⲩⲃⲏⲟⲩⲧ:</w:t>
            </w:r>
          </w:p>
          <w:p w14:paraId="4869D37D" w14:textId="4D09C4A9" w:rsidR="00D2448A" w:rsidRPr="005130A7" w:rsidRDefault="00D2448A" w:rsidP="002758BE">
            <w:pPr>
              <w:pStyle w:val="CopticHangingVerse"/>
            </w:pPr>
            <w:r>
              <w:t>ⲡⲓϫⲱⲣⲓ ⲙ̀ⲡⲩⲣⲅⲟⲥ.</w:t>
            </w:r>
          </w:p>
        </w:tc>
      </w:tr>
      <w:tr w:rsidR="002758BE" w14:paraId="7288AEBB" w14:textId="77777777" w:rsidTr="002758BE">
        <w:trPr>
          <w:cantSplit/>
          <w:jc w:val="center"/>
        </w:trPr>
        <w:tc>
          <w:tcPr>
            <w:tcW w:w="288" w:type="dxa"/>
          </w:tcPr>
          <w:p w14:paraId="0C520E88" w14:textId="77777777" w:rsidR="002758BE" w:rsidRDefault="002758BE" w:rsidP="002758BE">
            <w:pPr>
              <w:pStyle w:val="CopticCross"/>
            </w:pPr>
          </w:p>
        </w:tc>
        <w:tc>
          <w:tcPr>
            <w:tcW w:w="3960" w:type="dxa"/>
          </w:tcPr>
          <w:p w14:paraId="0F5BAB38" w14:textId="77777777" w:rsidR="002758BE" w:rsidRDefault="002E3D49" w:rsidP="002E3D49">
            <w:pPr>
              <w:pStyle w:val="EngHang"/>
            </w:pPr>
            <w:r>
              <w:t>Jesus Christ our God,</w:t>
            </w:r>
          </w:p>
          <w:p w14:paraId="67D6B8D8" w14:textId="7196DC3D" w:rsidR="002E3D49" w:rsidRDefault="002E3D49" w:rsidP="002E3D49">
            <w:pPr>
              <w:pStyle w:val="EngHang"/>
            </w:pPr>
            <w:r>
              <w:t>Has de</w:t>
            </w:r>
            <w:r w:rsidR="0084452E">
              <w:t>s</w:t>
            </w:r>
            <w:r>
              <w:t>cended,</w:t>
            </w:r>
          </w:p>
          <w:p w14:paraId="5800EF9F" w14:textId="77777777" w:rsidR="002E3D49" w:rsidRDefault="002E3D49" w:rsidP="002E3D49">
            <w:pPr>
              <w:pStyle w:val="EngHang"/>
            </w:pPr>
            <w:r>
              <w:t>And was incarnate</w:t>
            </w:r>
          </w:p>
          <w:p w14:paraId="0A61FCC8" w14:textId="74F30EE8" w:rsidR="002E3D49" w:rsidRDefault="002E3D49" w:rsidP="002758BE">
            <w:pPr>
              <w:pStyle w:val="EngHangEnd"/>
            </w:pPr>
            <w:r>
              <w:t>Within the pure womb.</w:t>
            </w:r>
          </w:p>
        </w:tc>
        <w:tc>
          <w:tcPr>
            <w:tcW w:w="288" w:type="dxa"/>
          </w:tcPr>
          <w:p w14:paraId="6C2B4BE9" w14:textId="77777777" w:rsidR="002758BE" w:rsidRDefault="002758BE" w:rsidP="002758BE"/>
        </w:tc>
        <w:tc>
          <w:tcPr>
            <w:tcW w:w="288" w:type="dxa"/>
          </w:tcPr>
          <w:p w14:paraId="540C1FE1" w14:textId="77777777" w:rsidR="002758BE" w:rsidRDefault="002758BE" w:rsidP="002758BE">
            <w:pPr>
              <w:pStyle w:val="CopticCross"/>
            </w:pPr>
          </w:p>
        </w:tc>
        <w:tc>
          <w:tcPr>
            <w:tcW w:w="3960" w:type="dxa"/>
          </w:tcPr>
          <w:p w14:paraId="23C7127D" w14:textId="77777777" w:rsidR="002758BE" w:rsidRDefault="001F163C" w:rsidP="001F163C">
            <w:pPr>
              <w:pStyle w:val="CopticVersemulti-line"/>
            </w:pPr>
            <w:r>
              <w:t>Ⲓⲏⲥⲟⲩⲥ Ⲡⲓⲭⲣⲓⲥⲧⲟⲥ ⲡⲉⲛⲛⲟⲩϯ:</w:t>
            </w:r>
          </w:p>
          <w:p w14:paraId="79BF5172" w14:textId="77777777" w:rsidR="001F163C" w:rsidRDefault="001F163C" w:rsidP="001F163C">
            <w:pPr>
              <w:pStyle w:val="CopticVersemulti-line"/>
            </w:pPr>
            <w:r>
              <w:t>ⲁϥϣⲟⲩⲱϥ ⲉ̀ⲃⲟⲗ:</w:t>
            </w:r>
          </w:p>
          <w:p w14:paraId="28E84724" w14:textId="77777777" w:rsidR="001F163C" w:rsidRDefault="001F163C" w:rsidP="001F163C">
            <w:pPr>
              <w:pStyle w:val="CopticVersemulti-line"/>
            </w:pPr>
            <w:r>
              <w:t>ϧⲉⲛ ϯⲁ̀ⲅⲁⲛⲏ ⲛ̀ⲧⲟϯ:</w:t>
            </w:r>
          </w:p>
          <w:p w14:paraId="37C74401" w14:textId="413513AA" w:rsidR="001F163C" w:rsidRPr="005130A7" w:rsidRDefault="001F163C" w:rsidP="002758BE">
            <w:pPr>
              <w:pStyle w:val="CopticHangingVerse"/>
            </w:pPr>
            <w:r>
              <w:t>ⲁϥⲭⲓⲥⲁⲣⲝ ⲉ̀ⲃⲟⲗ.</w:t>
            </w:r>
          </w:p>
        </w:tc>
      </w:tr>
      <w:tr w:rsidR="002758BE" w14:paraId="253D8811" w14:textId="77777777" w:rsidTr="002758BE">
        <w:trPr>
          <w:cantSplit/>
          <w:jc w:val="center"/>
        </w:trPr>
        <w:tc>
          <w:tcPr>
            <w:tcW w:w="288" w:type="dxa"/>
          </w:tcPr>
          <w:p w14:paraId="00A42A02" w14:textId="77777777" w:rsidR="002758BE" w:rsidRDefault="002758BE" w:rsidP="002758BE">
            <w:pPr>
              <w:pStyle w:val="CopticCross"/>
            </w:pPr>
          </w:p>
        </w:tc>
        <w:tc>
          <w:tcPr>
            <w:tcW w:w="3960" w:type="dxa"/>
          </w:tcPr>
          <w:p w14:paraId="01E2ACA2" w14:textId="77777777" w:rsidR="002758BE" w:rsidRDefault="002E3D49" w:rsidP="002E3D49">
            <w:pPr>
              <w:pStyle w:val="EngHang"/>
            </w:pPr>
            <w:r>
              <w:t>The [Lord] Jesus is</w:t>
            </w:r>
          </w:p>
          <w:p w14:paraId="2E4133B9" w14:textId="77777777" w:rsidR="002E3D49" w:rsidRDefault="002E3D49" w:rsidP="002E3D49">
            <w:pPr>
              <w:pStyle w:val="EngHang"/>
            </w:pPr>
            <w:r>
              <w:t>The fragrant garden,</w:t>
            </w:r>
          </w:p>
          <w:p w14:paraId="487763E9" w14:textId="77777777" w:rsidR="002E3D49" w:rsidRDefault="002E3D49" w:rsidP="002E3D49">
            <w:pPr>
              <w:pStyle w:val="EngHang"/>
            </w:pPr>
            <w:r>
              <w:t>And the hidden treasure within it,</w:t>
            </w:r>
          </w:p>
          <w:p w14:paraId="5975715D" w14:textId="0AE2CC3F" w:rsidR="002E3D49" w:rsidRDefault="002E3D49" w:rsidP="002E3D49">
            <w:pPr>
              <w:pStyle w:val="EngHangEnd"/>
              <w:ind w:left="0" w:firstLine="0"/>
            </w:pPr>
            <w:r>
              <w:t>The precious pearl.</w:t>
            </w:r>
          </w:p>
        </w:tc>
        <w:tc>
          <w:tcPr>
            <w:tcW w:w="288" w:type="dxa"/>
          </w:tcPr>
          <w:p w14:paraId="098ADB93" w14:textId="77777777" w:rsidR="002758BE" w:rsidRDefault="002758BE" w:rsidP="002758BE"/>
        </w:tc>
        <w:tc>
          <w:tcPr>
            <w:tcW w:w="288" w:type="dxa"/>
          </w:tcPr>
          <w:p w14:paraId="2F164143" w14:textId="77777777" w:rsidR="002758BE" w:rsidRDefault="002758BE" w:rsidP="002758BE">
            <w:pPr>
              <w:pStyle w:val="CopticCross"/>
            </w:pPr>
          </w:p>
        </w:tc>
        <w:tc>
          <w:tcPr>
            <w:tcW w:w="3960" w:type="dxa"/>
          </w:tcPr>
          <w:p w14:paraId="6FD7D233" w14:textId="77777777" w:rsidR="002758BE" w:rsidRDefault="001F163C" w:rsidP="001F163C">
            <w:pPr>
              <w:pStyle w:val="CopticVersemulti-line"/>
            </w:pPr>
            <w:r>
              <w:t>Ⲕⲡⲟⲥ ⲙ̀ⲡⲓⲥ̀ⲑⲟⲓⲛⲟⲩϥⲓ:</w:t>
            </w:r>
          </w:p>
          <w:p w14:paraId="2A8CA251" w14:textId="77777777" w:rsidR="001F163C" w:rsidRDefault="001F163C" w:rsidP="001F163C">
            <w:pPr>
              <w:pStyle w:val="CopticVersemulti-line"/>
            </w:pPr>
            <w:r>
              <w:t>ⲡⲓⲁ̀ϩⲟ ⲉϥⲭⲏⲡ ⲛ̀ϧⲏⲧϥ:</w:t>
            </w:r>
          </w:p>
          <w:p w14:paraId="3575B0E3" w14:textId="77777777" w:rsidR="001F163C" w:rsidRDefault="001F163C" w:rsidP="001F163C">
            <w:pPr>
              <w:pStyle w:val="CopticVersemulti-line"/>
            </w:pPr>
            <w:r>
              <w:t>Ⲓⲏⲥⲟⲩⲥ ⲡⲉ ⲡⲓⲁ̀ⲛⲁⲙⲏⲓ:</w:t>
            </w:r>
          </w:p>
          <w:p w14:paraId="539F66F4" w14:textId="45BEF93B" w:rsidR="001F163C" w:rsidRPr="005130A7" w:rsidRDefault="001F163C" w:rsidP="002758BE">
            <w:pPr>
              <w:pStyle w:val="CopticHangingVerse"/>
            </w:pPr>
            <w:r>
              <w:t>ⲉ̀ⲛⲁϣⲉⲛ̀ⲥⲟⲩⲉⲛϥ.</w:t>
            </w:r>
          </w:p>
        </w:tc>
      </w:tr>
      <w:tr w:rsidR="002758BE" w14:paraId="2130F608" w14:textId="77777777" w:rsidTr="002758BE">
        <w:trPr>
          <w:cantSplit/>
          <w:jc w:val="center"/>
        </w:trPr>
        <w:tc>
          <w:tcPr>
            <w:tcW w:w="288" w:type="dxa"/>
          </w:tcPr>
          <w:p w14:paraId="4499BD75" w14:textId="77777777" w:rsidR="002758BE" w:rsidRDefault="002758BE" w:rsidP="002758BE">
            <w:pPr>
              <w:pStyle w:val="CopticCross"/>
            </w:pPr>
            <w:r w:rsidRPr="00FB5ACB">
              <w:lastRenderedPageBreak/>
              <w:t>¿</w:t>
            </w:r>
          </w:p>
        </w:tc>
        <w:tc>
          <w:tcPr>
            <w:tcW w:w="3960" w:type="dxa"/>
          </w:tcPr>
          <w:p w14:paraId="05B19845" w14:textId="77777777" w:rsidR="002758BE" w:rsidRDefault="002E3D49" w:rsidP="002E3D49">
            <w:pPr>
              <w:pStyle w:val="EngHang"/>
            </w:pPr>
            <w:r>
              <w:t>The faithful people</w:t>
            </w:r>
          </w:p>
          <w:p w14:paraId="5B9B54D5" w14:textId="1B40CD81" w:rsidR="002E3D49" w:rsidRDefault="002E3D49" w:rsidP="002E3D49">
            <w:pPr>
              <w:pStyle w:val="EngHang"/>
            </w:pPr>
            <w:r>
              <w:t>Bless her,</w:t>
            </w:r>
          </w:p>
          <w:p w14:paraId="2018A109" w14:textId="36F3633A" w:rsidR="002E3D49" w:rsidRDefault="002E3D49" w:rsidP="002E3D49">
            <w:pPr>
              <w:pStyle w:val="EngHang"/>
            </w:pPr>
            <w:r>
              <w:t>For she is worthy,</w:t>
            </w:r>
          </w:p>
          <w:p w14:paraId="6D6F2F6A" w14:textId="111966C6" w:rsidR="002E3D49" w:rsidRDefault="002E3D49" w:rsidP="002758BE">
            <w:pPr>
              <w:pStyle w:val="EngHangEnd"/>
            </w:pPr>
            <w:r>
              <w:t>And they also fast.</w:t>
            </w:r>
          </w:p>
        </w:tc>
        <w:tc>
          <w:tcPr>
            <w:tcW w:w="288" w:type="dxa"/>
          </w:tcPr>
          <w:p w14:paraId="5D7ADC88" w14:textId="77777777" w:rsidR="002758BE" w:rsidRDefault="002758BE" w:rsidP="002758BE"/>
        </w:tc>
        <w:tc>
          <w:tcPr>
            <w:tcW w:w="288" w:type="dxa"/>
          </w:tcPr>
          <w:p w14:paraId="4D6B4451" w14:textId="77777777" w:rsidR="002758BE" w:rsidRDefault="002758BE" w:rsidP="002758BE">
            <w:pPr>
              <w:pStyle w:val="CopticCross"/>
            </w:pPr>
            <w:r w:rsidRPr="00FB5ACB">
              <w:t>¿</w:t>
            </w:r>
          </w:p>
        </w:tc>
        <w:tc>
          <w:tcPr>
            <w:tcW w:w="3960" w:type="dxa"/>
          </w:tcPr>
          <w:p w14:paraId="7767427D" w14:textId="77777777" w:rsidR="002758BE" w:rsidRDefault="001F163C" w:rsidP="001F163C">
            <w:pPr>
              <w:pStyle w:val="CopticVersemulti-line"/>
            </w:pPr>
            <w:r>
              <w:t>Ⲗⲁⲟⲥ ⲛ̀ⲛⲓⲡⲓⲥⲧⲟⲥ:</w:t>
            </w:r>
          </w:p>
          <w:p w14:paraId="5CDCB407" w14:textId="77777777" w:rsidR="001F163C" w:rsidRDefault="001F163C" w:rsidP="001F163C">
            <w:pPr>
              <w:pStyle w:val="CopticVersemulti-line"/>
            </w:pPr>
            <w:r>
              <w:t>ⲉⲩⲉⲣⲙⲁⲕⲁⲣⲓⲍⲓⲛ:</w:t>
            </w:r>
          </w:p>
          <w:p w14:paraId="184A0A09" w14:textId="77777777" w:rsidR="001F163C" w:rsidRDefault="001F163C" w:rsidP="001F163C">
            <w:pPr>
              <w:pStyle w:val="CopticVersemulti-line"/>
            </w:pPr>
            <w:r>
              <w:t>ⲙ̀ⲙⲟⲥ ϧⲉⲛ ⲁⲝⲓⲟⲥ:</w:t>
            </w:r>
          </w:p>
          <w:p w14:paraId="6CC01D4D" w14:textId="231F5CDF" w:rsidR="001F163C" w:rsidRPr="005130A7" w:rsidRDefault="001F163C" w:rsidP="002758BE">
            <w:pPr>
              <w:pStyle w:val="CopticHangingVerse"/>
            </w:pPr>
            <w:r>
              <w:t>ⲇⲉ ⲟⲛ ⲉⲣⲛⲏⲥⲧⲉⲩⲓⲛ.</w:t>
            </w:r>
          </w:p>
        </w:tc>
      </w:tr>
      <w:tr w:rsidR="002758BE" w14:paraId="040E1857" w14:textId="77777777" w:rsidTr="002758BE">
        <w:trPr>
          <w:cantSplit/>
          <w:jc w:val="center"/>
        </w:trPr>
        <w:tc>
          <w:tcPr>
            <w:tcW w:w="288" w:type="dxa"/>
          </w:tcPr>
          <w:p w14:paraId="6E5B497A" w14:textId="77777777" w:rsidR="002758BE" w:rsidRDefault="002758BE" w:rsidP="002758BE">
            <w:pPr>
              <w:pStyle w:val="CopticCross"/>
            </w:pPr>
            <w:r w:rsidRPr="00FB5ACB">
              <w:t>¿</w:t>
            </w:r>
          </w:p>
        </w:tc>
        <w:tc>
          <w:tcPr>
            <w:tcW w:w="3960" w:type="dxa"/>
          </w:tcPr>
          <w:p w14:paraId="27E6E1DC" w14:textId="77777777" w:rsidR="002758BE" w:rsidRDefault="002E3D49" w:rsidP="002E3D49">
            <w:pPr>
              <w:pStyle w:val="EngHang"/>
            </w:pPr>
            <w:r>
              <w:t>The Virgin Mary</w:t>
            </w:r>
          </w:p>
          <w:p w14:paraId="48C9E4E6" w14:textId="561DB774" w:rsidR="002E3D49" w:rsidRDefault="002E3D49" w:rsidP="002E3D49">
            <w:pPr>
              <w:pStyle w:val="EngHang"/>
            </w:pPr>
            <w:r>
              <w:t xml:space="preserve">Is the </w:t>
            </w:r>
            <w:r w:rsidR="001F163C">
              <w:t>gate</w:t>
            </w:r>
            <w:r>
              <w:t xml:space="preserve"> of heaven.</w:t>
            </w:r>
          </w:p>
          <w:p w14:paraId="758E3F61" w14:textId="64FEE0AC" w:rsidR="002E3D49" w:rsidRDefault="002E3D49" w:rsidP="002E3D49">
            <w:pPr>
              <w:pStyle w:val="EngHang"/>
            </w:pPr>
            <w:r>
              <w:t xml:space="preserve">Open the </w:t>
            </w:r>
            <w:r w:rsidR="001F163C">
              <w:t>door</w:t>
            </w:r>
            <w:r>
              <w:t xml:space="preserve"> of the </w:t>
            </w:r>
            <w:r w:rsidR="00D2448A">
              <w:t>Temple</w:t>
            </w:r>
          </w:p>
          <w:p w14:paraId="7DE09993" w14:textId="62758808" w:rsidR="002E3D49" w:rsidRDefault="002E3D49" w:rsidP="002758BE">
            <w:pPr>
              <w:pStyle w:val="EngHangEnd"/>
            </w:pPr>
            <w:r>
              <w:t>To us, O Lord.</w:t>
            </w:r>
          </w:p>
        </w:tc>
        <w:tc>
          <w:tcPr>
            <w:tcW w:w="288" w:type="dxa"/>
          </w:tcPr>
          <w:p w14:paraId="2C70A1C7" w14:textId="77777777" w:rsidR="002758BE" w:rsidRDefault="002758BE" w:rsidP="002758BE"/>
        </w:tc>
        <w:tc>
          <w:tcPr>
            <w:tcW w:w="288" w:type="dxa"/>
          </w:tcPr>
          <w:p w14:paraId="77FB0F0E" w14:textId="77777777" w:rsidR="002758BE" w:rsidRDefault="002758BE" w:rsidP="002758BE">
            <w:pPr>
              <w:pStyle w:val="CopticCross"/>
            </w:pPr>
            <w:r w:rsidRPr="00FB5ACB">
              <w:t>¿</w:t>
            </w:r>
          </w:p>
        </w:tc>
        <w:tc>
          <w:tcPr>
            <w:tcW w:w="3960" w:type="dxa"/>
          </w:tcPr>
          <w:p w14:paraId="664EA432" w14:textId="77777777" w:rsidR="002758BE" w:rsidRDefault="002E3D49" w:rsidP="002E3D49">
            <w:pPr>
              <w:pStyle w:val="CopticVersemulti-line"/>
            </w:pPr>
            <w:r>
              <w:t>Ⲙⲁⲣⲓⲁ ϯⲡⲁⲣⲑⲉⲛⲟⲥ:</w:t>
            </w:r>
          </w:p>
          <w:p w14:paraId="30A4B835" w14:textId="7D040DD9" w:rsidR="002E3D49" w:rsidRDefault="002E3D49" w:rsidP="002E3D49">
            <w:pPr>
              <w:pStyle w:val="CopticVersemulti-line"/>
            </w:pPr>
            <w:r>
              <w:t>ϯⲡⲩⲗⲏ ⲛ̀ⲧⲉ ⲧ̀ⲫⲉ:</w:t>
            </w:r>
          </w:p>
          <w:p w14:paraId="0C767713" w14:textId="77777777" w:rsidR="002E3D49" w:rsidRDefault="002E3D49" w:rsidP="002E3D49">
            <w:pPr>
              <w:pStyle w:val="CopticVersemulti-line"/>
            </w:pPr>
            <w:r>
              <w:t>ⲁ̀ⲟⲩⲱⲛ ⲛⲁⲛ Ⲡ̀ϭⲟⲓⲥ:</w:t>
            </w:r>
          </w:p>
          <w:p w14:paraId="611880B2" w14:textId="530B155F" w:rsidR="002E3D49" w:rsidRPr="005130A7" w:rsidRDefault="002E3D49" w:rsidP="002758BE">
            <w:pPr>
              <w:pStyle w:val="CopticHangingVerse"/>
            </w:pPr>
            <w:r>
              <w:t>ⲙ̀ⲫ̀ⲣⲟ ⲙ̀ⲡⲉⲕⲉⲣⲫⲉⲓ.</w:t>
            </w:r>
          </w:p>
        </w:tc>
      </w:tr>
      <w:tr w:rsidR="002758BE" w14:paraId="37371A3E" w14:textId="77777777" w:rsidTr="002758BE">
        <w:trPr>
          <w:cantSplit/>
          <w:jc w:val="center"/>
        </w:trPr>
        <w:tc>
          <w:tcPr>
            <w:tcW w:w="288" w:type="dxa"/>
          </w:tcPr>
          <w:p w14:paraId="2BC875C2" w14:textId="77777777" w:rsidR="002758BE" w:rsidRDefault="002758BE" w:rsidP="002758BE">
            <w:pPr>
              <w:pStyle w:val="CopticCross"/>
            </w:pPr>
          </w:p>
        </w:tc>
        <w:tc>
          <w:tcPr>
            <w:tcW w:w="3960" w:type="dxa"/>
          </w:tcPr>
          <w:p w14:paraId="43229ED4" w14:textId="77777777" w:rsidR="002758BE" w:rsidRDefault="002E3D49" w:rsidP="002E3D49">
            <w:pPr>
              <w:pStyle w:val="EngHang"/>
            </w:pPr>
            <w:r>
              <w:t>Who can speak of</w:t>
            </w:r>
          </w:p>
          <w:p w14:paraId="6C2FE45E" w14:textId="77777777" w:rsidR="002E3D49" w:rsidRDefault="002E3D49" w:rsidP="002E3D49">
            <w:pPr>
              <w:pStyle w:val="EngHang"/>
            </w:pPr>
            <w:r>
              <w:t>The honour of Mary,</w:t>
            </w:r>
          </w:p>
          <w:p w14:paraId="260A382B" w14:textId="77777777" w:rsidR="002E3D49" w:rsidRDefault="002E3D49" w:rsidP="002E3D49">
            <w:pPr>
              <w:pStyle w:val="EngHang"/>
            </w:pPr>
            <w:r>
              <w:t>The Mother of the Lover of Mankind,</w:t>
            </w:r>
          </w:p>
          <w:p w14:paraId="66DEEA29" w14:textId="33A47556" w:rsidR="002E3D49" w:rsidRDefault="002E3D49" w:rsidP="002758BE">
            <w:pPr>
              <w:pStyle w:val="EngHangEnd"/>
            </w:pPr>
            <w:r>
              <w:t>The all-holy?</w:t>
            </w:r>
          </w:p>
        </w:tc>
        <w:tc>
          <w:tcPr>
            <w:tcW w:w="288" w:type="dxa"/>
          </w:tcPr>
          <w:p w14:paraId="10CA1F9B" w14:textId="77777777" w:rsidR="002758BE" w:rsidRDefault="002758BE" w:rsidP="002758BE"/>
        </w:tc>
        <w:tc>
          <w:tcPr>
            <w:tcW w:w="288" w:type="dxa"/>
          </w:tcPr>
          <w:p w14:paraId="352B48B0" w14:textId="77777777" w:rsidR="002758BE" w:rsidRDefault="002758BE" w:rsidP="002758BE">
            <w:pPr>
              <w:pStyle w:val="CopticCross"/>
            </w:pPr>
          </w:p>
        </w:tc>
        <w:tc>
          <w:tcPr>
            <w:tcW w:w="3960" w:type="dxa"/>
          </w:tcPr>
          <w:p w14:paraId="70976E2E" w14:textId="77777777" w:rsidR="002758BE" w:rsidRDefault="001F163C" w:rsidP="001F163C">
            <w:pPr>
              <w:pStyle w:val="CopticVersemulti-line"/>
            </w:pPr>
            <w:r>
              <w:t>Ⲛⲓⲙ ⲡⲉⲑⲛⲁϣ̀ⲥⲁϫⲓ:</w:t>
            </w:r>
          </w:p>
          <w:p w14:paraId="158DC1B2" w14:textId="77777777" w:rsidR="001F163C" w:rsidRDefault="001F163C" w:rsidP="001F163C">
            <w:pPr>
              <w:pStyle w:val="CopticVersemulti-line"/>
            </w:pPr>
            <w:r>
              <w:t>ⲙ̀ⲡ̀ⲧⲁⲓⲟ ⲙ̀Ⲙⲁⲣⲓⲁ:</w:t>
            </w:r>
          </w:p>
          <w:p w14:paraId="4EBD7FCF" w14:textId="77777777" w:rsidR="001F163C" w:rsidRDefault="001F163C" w:rsidP="001F163C">
            <w:pPr>
              <w:pStyle w:val="CopticVersemulti-line"/>
            </w:pPr>
            <w:r>
              <w:t>ⲑ̀ⲙⲁⲩ ⲙ̀ⲡⲓⲙⲁⲓⲣⲱⲙⲓ:</w:t>
            </w:r>
          </w:p>
          <w:p w14:paraId="01446082" w14:textId="1E5D955B" w:rsidR="001F163C" w:rsidRPr="005130A7" w:rsidRDefault="001F163C" w:rsidP="002758BE">
            <w:pPr>
              <w:pStyle w:val="CopticHangingVerse"/>
            </w:pPr>
            <w:r>
              <w:t>ϯⲁ̀ⲗⲟⲩ ⲙ̀ⲡⲁⲛⲁ̀ⲅⲓⲁ.</w:t>
            </w:r>
          </w:p>
        </w:tc>
      </w:tr>
      <w:tr w:rsidR="002758BE" w14:paraId="19E65F8E" w14:textId="77777777" w:rsidTr="002758BE">
        <w:trPr>
          <w:cantSplit/>
          <w:jc w:val="center"/>
        </w:trPr>
        <w:tc>
          <w:tcPr>
            <w:tcW w:w="288" w:type="dxa"/>
          </w:tcPr>
          <w:p w14:paraId="57F68D25" w14:textId="77777777" w:rsidR="002758BE" w:rsidRDefault="002758BE" w:rsidP="002758BE">
            <w:pPr>
              <w:pStyle w:val="CopticCross"/>
            </w:pPr>
          </w:p>
        </w:tc>
        <w:tc>
          <w:tcPr>
            <w:tcW w:w="3960" w:type="dxa"/>
          </w:tcPr>
          <w:p w14:paraId="04F32583" w14:textId="77777777" w:rsidR="002758BE" w:rsidRDefault="002E3D49" w:rsidP="002E3D49">
            <w:pPr>
              <w:pStyle w:val="EngHang"/>
            </w:pPr>
            <w:r>
              <w:t>You know my thoughts,</w:t>
            </w:r>
          </w:p>
          <w:p w14:paraId="38437237" w14:textId="77777777" w:rsidR="002E3D49" w:rsidRDefault="002E3D49" w:rsidP="002E3D49">
            <w:pPr>
              <w:pStyle w:val="EngHang"/>
            </w:pPr>
            <w:r>
              <w:t>O compassionate God.</w:t>
            </w:r>
          </w:p>
          <w:p w14:paraId="29BDEC1F" w14:textId="77777777" w:rsidR="002E3D49" w:rsidRDefault="002E3D49" w:rsidP="002E3D49">
            <w:pPr>
              <w:pStyle w:val="EngHang"/>
            </w:pPr>
            <w:r>
              <w:t>I speak with joy</w:t>
            </w:r>
          </w:p>
          <w:p w14:paraId="2298F06A" w14:textId="306E5AA1" w:rsidR="002E3D49" w:rsidRDefault="002E3D49" w:rsidP="002758BE">
            <w:pPr>
              <w:pStyle w:val="EngHangEnd"/>
            </w:pPr>
            <w:r>
              <w:t>Of Your Bride.</w:t>
            </w:r>
          </w:p>
        </w:tc>
        <w:tc>
          <w:tcPr>
            <w:tcW w:w="288" w:type="dxa"/>
          </w:tcPr>
          <w:p w14:paraId="604BC6CE" w14:textId="77777777" w:rsidR="002758BE" w:rsidRDefault="002758BE" w:rsidP="002758BE"/>
        </w:tc>
        <w:tc>
          <w:tcPr>
            <w:tcW w:w="288" w:type="dxa"/>
          </w:tcPr>
          <w:p w14:paraId="5616C4CC" w14:textId="77777777" w:rsidR="002758BE" w:rsidRDefault="002758BE" w:rsidP="002758BE">
            <w:pPr>
              <w:pStyle w:val="CopticCross"/>
            </w:pPr>
          </w:p>
        </w:tc>
        <w:tc>
          <w:tcPr>
            <w:tcW w:w="3960" w:type="dxa"/>
          </w:tcPr>
          <w:p w14:paraId="37F25AA1" w14:textId="77777777" w:rsidR="002758BE" w:rsidRDefault="001F163C" w:rsidP="001F163C">
            <w:pPr>
              <w:pStyle w:val="CopticVersemulti-line"/>
            </w:pPr>
            <w:r>
              <w:t>Ⲝⲱⲟⲩⲛ ⲛ̀ⲛⲁⲙⲉⲩⲓ̀:</w:t>
            </w:r>
          </w:p>
          <w:p w14:paraId="7FECD097" w14:textId="77777777" w:rsidR="001F163C" w:rsidRDefault="001F163C" w:rsidP="001F163C">
            <w:pPr>
              <w:pStyle w:val="CopticVersemulti-line"/>
            </w:pPr>
            <w:r>
              <w:t>Ⲫⲛⲟⲩϯ ⲡⲓⲣⲉϥϣⲉⲛϩⲏⲧ:</w:t>
            </w:r>
          </w:p>
          <w:p w14:paraId="10069A6E" w14:textId="77777777" w:rsidR="001F163C" w:rsidRDefault="001F163C" w:rsidP="001F163C">
            <w:pPr>
              <w:pStyle w:val="CopticVersemulti-line"/>
            </w:pPr>
            <w:r>
              <w:t>Ϧⲉⲛ ⲟⲩϣ̀ⲗⲏⲗⲟⲩⲓ:</w:t>
            </w:r>
          </w:p>
          <w:p w14:paraId="52942F46" w14:textId="733F8B49" w:rsidR="001F163C" w:rsidRPr="005130A7" w:rsidRDefault="001F163C" w:rsidP="002758BE">
            <w:pPr>
              <w:pStyle w:val="CopticHangingVerse"/>
            </w:pPr>
            <w:r>
              <w:t>ⲁⲓⲥⲁϫⲓ ⲉ̀ⲧⲉⲕϣⲉⲗⲏⲧ.</w:t>
            </w:r>
          </w:p>
        </w:tc>
      </w:tr>
      <w:tr w:rsidR="002758BE" w14:paraId="7F4F5FA5" w14:textId="77777777" w:rsidTr="002758BE">
        <w:trPr>
          <w:cantSplit/>
          <w:jc w:val="center"/>
        </w:trPr>
        <w:tc>
          <w:tcPr>
            <w:tcW w:w="288" w:type="dxa"/>
          </w:tcPr>
          <w:p w14:paraId="35EC9D3C" w14:textId="77777777" w:rsidR="002758BE" w:rsidRDefault="002758BE" w:rsidP="002758BE">
            <w:pPr>
              <w:pStyle w:val="CopticCross"/>
            </w:pPr>
            <w:r w:rsidRPr="00FB5ACB">
              <w:t>¿</w:t>
            </w:r>
          </w:p>
        </w:tc>
        <w:tc>
          <w:tcPr>
            <w:tcW w:w="3960" w:type="dxa"/>
          </w:tcPr>
          <w:p w14:paraId="7C9BA454" w14:textId="77777777" w:rsidR="002758BE" w:rsidRDefault="002E3D49" w:rsidP="002E3D49">
            <w:pPr>
              <w:pStyle w:val="EngHang"/>
            </w:pPr>
            <w:r>
              <w:t>Our hearts are filled</w:t>
            </w:r>
          </w:p>
          <w:p w14:paraId="100D00BB" w14:textId="77777777" w:rsidR="002E3D49" w:rsidRDefault="002E3D49" w:rsidP="002E3D49">
            <w:pPr>
              <w:pStyle w:val="EngHang"/>
            </w:pPr>
            <w:r>
              <w:t>With joy and gladness,</w:t>
            </w:r>
          </w:p>
          <w:p w14:paraId="7E163B75" w14:textId="77777777" w:rsidR="002E3D49" w:rsidRDefault="002E3D49" w:rsidP="002E3D49">
            <w:pPr>
              <w:pStyle w:val="EngHang"/>
            </w:pPr>
            <w:r>
              <w:t>For she gave birth to Emmanuel,</w:t>
            </w:r>
          </w:p>
          <w:p w14:paraId="5C7DA343" w14:textId="22EC2C7F" w:rsidR="002E3D49" w:rsidRDefault="002E3D49" w:rsidP="002758BE">
            <w:pPr>
              <w:pStyle w:val="EngHangEnd"/>
            </w:pPr>
            <w:r>
              <w:t>The Lord of all.</w:t>
            </w:r>
          </w:p>
        </w:tc>
        <w:tc>
          <w:tcPr>
            <w:tcW w:w="288" w:type="dxa"/>
          </w:tcPr>
          <w:p w14:paraId="5AED22E5" w14:textId="77777777" w:rsidR="002758BE" w:rsidRDefault="002758BE" w:rsidP="002758BE"/>
        </w:tc>
        <w:tc>
          <w:tcPr>
            <w:tcW w:w="288" w:type="dxa"/>
          </w:tcPr>
          <w:p w14:paraId="56609810" w14:textId="77777777" w:rsidR="002758BE" w:rsidRDefault="002758BE" w:rsidP="002758BE">
            <w:pPr>
              <w:pStyle w:val="CopticCross"/>
            </w:pPr>
            <w:r w:rsidRPr="00FB5ACB">
              <w:t>¿</w:t>
            </w:r>
          </w:p>
        </w:tc>
        <w:tc>
          <w:tcPr>
            <w:tcW w:w="3960" w:type="dxa"/>
          </w:tcPr>
          <w:p w14:paraId="2EE10083" w14:textId="77777777" w:rsidR="002758BE" w:rsidRDefault="001F163C" w:rsidP="001F163C">
            <w:pPr>
              <w:pStyle w:val="CopticVersemulti-line"/>
            </w:pPr>
            <w:r>
              <w:t>Ⲟⲩⲣⲁϣⲓ ⲛⲉⲙ ⲟⲩⲑⲉⲗⲏⲗ:</w:t>
            </w:r>
          </w:p>
          <w:p w14:paraId="014E9A19" w14:textId="77777777" w:rsidR="001F163C" w:rsidRDefault="001F163C" w:rsidP="001F163C">
            <w:pPr>
              <w:pStyle w:val="CopticVersemulti-line"/>
            </w:pPr>
            <w:r>
              <w:t>ⲁⲩⲙⲟϩ ⲙ̀ⲡⲉⲛϩⲏⲧ ⲧⲏⲣϥ:</w:t>
            </w:r>
          </w:p>
          <w:p w14:paraId="1F94B399" w14:textId="77777777" w:rsidR="001F163C" w:rsidRDefault="001F163C" w:rsidP="001F163C">
            <w:pPr>
              <w:pStyle w:val="CopticVersemulti-line"/>
            </w:pPr>
            <w:r>
              <w:t>ⲁⲥⲙⲓⲥⲓ ⲛ̀Ⲉⲙⲙⲁⲛⲟⲩⲗ:</w:t>
            </w:r>
          </w:p>
          <w:p w14:paraId="733CD1F3" w14:textId="77AB8D67" w:rsidR="001F163C" w:rsidRPr="005130A7" w:rsidRDefault="001F163C" w:rsidP="002758BE">
            <w:pPr>
              <w:pStyle w:val="CopticHangingVerse"/>
            </w:pPr>
            <w:r>
              <w:t>Ⲡϭⲟⲓⲥ ⲙ̀ⲡⲓⲉ̀ⲡ̀ⲧⲏⲣϥ.</w:t>
            </w:r>
          </w:p>
        </w:tc>
      </w:tr>
      <w:tr w:rsidR="002758BE" w14:paraId="7CE4B68C" w14:textId="77777777" w:rsidTr="002758BE">
        <w:trPr>
          <w:cantSplit/>
          <w:jc w:val="center"/>
        </w:trPr>
        <w:tc>
          <w:tcPr>
            <w:tcW w:w="288" w:type="dxa"/>
          </w:tcPr>
          <w:p w14:paraId="23152D43" w14:textId="77777777" w:rsidR="002758BE" w:rsidRDefault="002758BE" w:rsidP="002758BE">
            <w:pPr>
              <w:pStyle w:val="CopticCross"/>
            </w:pPr>
            <w:r w:rsidRPr="00FB5ACB">
              <w:t>¿</w:t>
            </w:r>
          </w:p>
        </w:tc>
        <w:tc>
          <w:tcPr>
            <w:tcW w:w="3960" w:type="dxa"/>
          </w:tcPr>
          <w:p w14:paraId="11495552" w14:textId="77777777" w:rsidR="002758BE" w:rsidRDefault="00D60C63" w:rsidP="00D60C63">
            <w:pPr>
              <w:pStyle w:val="EngHang"/>
            </w:pPr>
            <w:r>
              <w:t>The Holy Spirit</w:t>
            </w:r>
          </w:p>
          <w:p w14:paraId="2729C613" w14:textId="044E8ABA" w:rsidR="00D60C63" w:rsidRDefault="00984235" w:rsidP="00D60C63">
            <w:pPr>
              <w:pStyle w:val="EngHang"/>
            </w:pPr>
            <w:r>
              <w:t>Overshad</w:t>
            </w:r>
            <w:r w:rsidR="00D60C63">
              <w:t>owed you;</w:t>
            </w:r>
          </w:p>
          <w:p w14:paraId="559D55DF" w14:textId="77777777" w:rsidR="00D60C63" w:rsidRDefault="00D60C63" w:rsidP="00D60C63">
            <w:pPr>
              <w:pStyle w:val="EngHang"/>
            </w:pPr>
            <w:r>
              <w:t>You gave birth to the Holy One,</w:t>
            </w:r>
          </w:p>
          <w:p w14:paraId="0584D2A0" w14:textId="2DDCE2CB" w:rsidR="00D60C63" w:rsidRDefault="00D60C63" w:rsidP="002758BE">
            <w:pPr>
              <w:pStyle w:val="EngHangEnd"/>
            </w:pPr>
            <w:r>
              <w:t>O Mary the Queen.</w:t>
            </w:r>
          </w:p>
        </w:tc>
        <w:tc>
          <w:tcPr>
            <w:tcW w:w="288" w:type="dxa"/>
          </w:tcPr>
          <w:p w14:paraId="5390FF64" w14:textId="77777777" w:rsidR="002758BE" w:rsidRDefault="002758BE" w:rsidP="002758BE"/>
        </w:tc>
        <w:tc>
          <w:tcPr>
            <w:tcW w:w="288" w:type="dxa"/>
          </w:tcPr>
          <w:p w14:paraId="7CA2932A" w14:textId="77777777" w:rsidR="002758BE" w:rsidRDefault="002758BE" w:rsidP="002758BE">
            <w:pPr>
              <w:pStyle w:val="CopticCross"/>
            </w:pPr>
            <w:r w:rsidRPr="00FB5ACB">
              <w:t>¿</w:t>
            </w:r>
          </w:p>
        </w:tc>
        <w:tc>
          <w:tcPr>
            <w:tcW w:w="3960" w:type="dxa"/>
          </w:tcPr>
          <w:p w14:paraId="1D4FCDE0" w14:textId="77777777" w:rsidR="002758BE" w:rsidRDefault="001F163C" w:rsidP="001F163C">
            <w:pPr>
              <w:pStyle w:val="CopticVersemulti-line"/>
            </w:pPr>
            <w:r>
              <w:t>Ⲡⲓⲡⲛⲉⲩⲙⲁ ⲉⲑⲟⲩⲁⲃ:</w:t>
            </w:r>
          </w:p>
          <w:p w14:paraId="0608714A" w14:textId="77777777" w:rsidR="001F163C" w:rsidRDefault="001F163C" w:rsidP="001F163C">
            <w:pPr>
              <w:pStyle w:val="CopticVersemulti-line"/>
            </w:pPr>
            <w:r>
              <w:t>ⲁϥⲉⲣϧⲏⲓⲃⲓ ⲉ̀ⲣⲟ:</w:t>
            </w:r>
          </w:p>
          <w:p w14:paraId="52C3D15C" w14:textId="77777777" w:rsidR="001F163C" w:rsidRDefault="001F163C" w:rsidP="001F163C">
            <w:pPr>
              <w:pStyle w:val="CopticVersemulti-line"/>
            </w:pPr>
            <w:r>
              <w:t>ⲁ̀ⲣⲉϫ̀ⲫⲟ ⲙ̀ⲫⲏⲉⲑⲟⲩⲁⲃ:</w:t>
            </w:r>
          </w:p>
          <w:p w14:paraId="6CE3DEBC" w14:textId="01120E45" w:rsidR="001F163C" w:rsidRPr="005130A7" w:rsidRDefault="001F163C" w:rsidP="002758BE">
            <w:pPr>
              <w:pStyle w:val="CopticHangingVerse"/>
            </w:pPr>
            <w:r>
              <w:t>ⲱ̀ Ⲙⲁⲣⲓⲁ ϯⲟⲩⲣⲱ.</w:t>
            </w:r>
          </w:p>
        </w:tc>
      </w:tr>
      <w:tr w:rsidR="002758BE" w14:paraId="5D94F9DC" w14:textId="77777777" w:rsidTr="002758BE">
        <w:trPr>
          <w:cantSplit/>
          <w:jc w:val="center"/>
        </w:trPr>
        <w:tc>
          <w:tcPr>
            <w:tcW w:w="288" w:type="dxa"/>
          </w:tcPr>
          <w:p w14:paraId="6D3C1A8F" w14:textId="77777777" w:rsidR="002758BE" w:rsidRDefault="002758BE" w:rsidP="002758BE">
            <w:pPr>
              <w:pStyle w:val="CopticCross"/>
            </w:pPr>
          </w:p>
        </w:tc>
        <w:tc>
          <w:tcPr>
            <w:tcW w:w="3960" w:type="dxa"/>
          </w:tcPr>
          <w:p w14:paraId="2AF8D6ED" w14:textId="77777777" w:rsidR="002758BE" w:rsidRDefault="00D60C63" w:rsidP="00D60C63">
            <w:pPr>
              <w:pStyle w:val="EngHang"/>
            </w:pPr>
            <w:r>
              <w:t>Your station,</w:t>
            </w:r>
          </w:p>
          <w:p w14:paraId="77370904" w14:textId="77777777" w:rsidR="00D60C63" w:rsidRDefault="00D60C63" w:rsidP="00D60C63">
            <w:pPr>
              <w:pStyle w:val="EngHang"/>
            </w:pPr>
            <w:r>
              <w:t>O bold one,</w:t>
            </w:r>
          </w:p>
          <w:p w14:paraId="59853961" w14:textId="77777777" w:rsidR="00D60C63" w:rsidRDefault="00D60C63" w:rsidP="00D60C63">
            <w:pPr>
              <w:pStyle w:val="EngHang"/>
            </w:pPr>
            <w:r>
              <w:t>Is above the heavens,</w:t>
            </w:r>
          </w:p>
          <w:p w14:paraId="1C9DC23C" w14:textId="75E7FAC5" w:rsidR="00D60C63" w:rsidRDefault="00D60C63" w:rsidP="002758BE">
            <w:pPr>
              <w:pStyle w:val="EngHangEnd"/>
            </w:pPr>
            <w:r>
              <w:t>O pride of virginity.</w:t>
            </w:r>
          </w:p>
        </w:tc>
        <w:tc>
          <w:tcPr>
            <w:tcW w:w="288" w:type="dxa"/>
          </w:tcPr>
          <w:p w14:paraId="6B314A84" w14:textId="77777777" w:rsidR="002758BE" w:rsidRDefault="002758BE" w:rsidP="002758BE"/>
        </w:tc>
        <w:tc>
          <w:tcPr>
            <w:tcW w:w="288" w:type="dxa"/>
          </w:tcPr>
          <w:p w14:paraId="5D04982C" w14:textId="77777777" w:rsidR="002758BE" w:rsidRDefault="002758BE" w:rsidP="002758BE">
            <w:pPr>
              <w:pStyle w:val="CopticCross"/>
            </w:pPr>
          </w:p>
        </w:tc>
        <w:tc>
          <w:tcPr>
            <w:tcW w:w="3960" w:type="dxa"/>
          </w:tcPr>
          <w:p w14:paraId="23E84B55" w14:textId="77777777" w:rsidR="002758BE" w:rsidRDefault="00D2448A" w:rsidP="00D2448A">
            <w:pPr>
              <w:pStyle w:val="CopticVersemulti-line"/>
            </w:pPr>
            <w:r>
              <w:t>Ⲣⲁⲙⲁ ⲙ̀ⲡⲉⲧⲟⲡⲟⲥ:</w:t>
            </w:r>
          </w:p>
          <w:p w14:paraId="5FA15F03" w14:textId="77777777" w:rsidR="00D2448A" w:rsidRDefault="00D2448A" w:rsidP="00D2448A">
            <w:pPr>
              <w:pStyle w:val="CopticVersemulti-line"/>
            </w:pPr>
            <w:r>
              <w:t>ⲑⲁ ϯⲡⲁⲣⲣⲏⲥⲓⲁ:</w:t>
            </w:r>
          </w:p>
          <w:p w14:paraId="4230B623" w14:textId="77777777" w:rsidR="00D2448A" w:rsidRDefault="00D2448A" w:rsidP="00D2448A">
            <w:pPr>
              <w:pStyle w:val="CopticVersemulti-line"/>
            </w:pPr>
            <w:r>
              <w:t>ⲉ̀ϩⲟⲧⲉ ⲛⲓⲟⲩⲣⲁⲛⲟⲥ:</w:t>
            </w:r>
          </w:p>
          <w:p w14:paraId="571BB8FF" w14:textId="4CB79F7F" w:rsidR="00D2448A" w:rsidRPr="005130A7" w:rsidRDefault="00D2448A" w:rsidP="00D2448A">
            <w:pPr>
              <w:pStyle w:val="CopticVerse"/>
            </w:pPr>
            <w:r>
              <w:t>ⲫⲁ ϯⲡⲁⲣⲑⲉⲛⲓⲁ.</w:t>
            </w:r>
          </w:p>
        </w:tc>
      </w:tr>
      <w:tr w:rsidR="002758BE" w14:paraId="04D998B5" w14:textId="77777777" w:rsidTr="002758BE">
        <w:trPr>
          <w:cantSplit/>
          <w:jc w:val="center"/>
        </w:trPr>
        <w:tc>
          <w:tcPr>
            <w:tcW w:w="288" w:type="dxa"/>
          </w:tcPr>
          <w:p w14:paraId="374243FD" w14:textId="77777777" w:rsidR="002758BE" w:rsidRDefault="002758BE" w:rsidP="002758BE">
            <w:pPr>
              <w:pStyle w:val="CopticCross"/>
            </w:pPr>
          </w:p>
        </w:tc>
        <w:tc>
          <w:tcPr>
            <w:tcW w:w="3960" w:type="dxa"/>
          </w:tcPr>
          <w:p w14:paraId="27693877" w14:textId="77777777" w:rsidR="002758BE" w:rsidRDefault="00D60C63" w:rsidP="00D60C63">
            <w:pPr>
              <w:pStyle w:val="EngHang"/>
            </w:pPr>
            <w:r>
              <w:t>They entreat you,</w:t>
            </w:r>
          </w:p>
          <w:p w14:paraId="457875E5" w14:textId="77777777" w:rsidR="00D60C63" w:rsidRDefault="00D60C63" w:rsidP="00D60C63">
            <w:pPr>
              <w:pStyle w:val="EngHang"/>
            </w:pPr>
            <w:r>
              <w:t>O Mother of God,</w:t>
            </w:r>
          </w:p>
          <w:p w14:paraId="37DC98CA" w14:textId="77777777" w:rsidR="00D60C63" w:rsidRDefault="00D60C63" w:rsidP="00D60C63">
            <w:pPr>
              <w:pStyle w:val="EngHang"/>
            </w:pPr>
            <w:r>
              <w:t>For the Logos Himself</w:t>
            </w:r>
          </w:p>
          <w:p w14:paraId="7489683E" w14:textId="6679EBE1" w:rsidR="00D60C63" w:rsidRDefault="00D60C63" w:rsidP="002758BE">
            <w:pPr>
              <w:pStyle w:val="EngHangEnd"/>
            </w:pPr>
            <w:r>
              <w:t>Was incarnate of you.</w:t>
            </w:r>
          </w:p>
        </w:tc>
        <w:tc>
          <w:tcPr>
            <w:tcW w:w="288" w:type="dxa"/>
          </w:tcPr>
          <w:p w14:paraId="5670FFFE" w14:textId="77777777" w:rsidR="002758BE" w:rsidRDefault="002758BE" w:rsidP="002758BE"/>
        </w:tc>
        <w:tc>
          <w:tcPr>
            <w:tcW w:w="288" w:type="dxa"/>
          </w:tcPr>
          <w:p w14:paraId="48199BA6" w14:textId="77777777" w:rsidR="002758BE" w:rsidRDefault="002758BE" w:rsidP="002758BE">
            <w:pPr>
              <w:pStyle w:val="CopticCross"/>
            </w:pPr>
          </w:p>
        </w:tc>
        <w:tc>
          <w:tcPr>
            <w:tcW w:w="3960" w:type="dxa"/>
          </w:tcPr>
          <w:p w14:paraId="2875AC03" w14:textId="77777777" w:rsidR="001F163C" w:rsidRDefault="001F163C" w:rsidP="001F163C">
            <w:pPr>
              <w:pStyle w:val="CopticVersemulti-line"/>
            </w:pPr>
            <w:r>
              <w:t>Ⲥⲉⲓ̀ⲛⲓ ⲛ̀ϩⲁⲛⲗⲓⲧⲁⲛⲓⲁ:</w:t>
            </w:r>
          </w:p>
          <w:p w14:paraId="23376F97" w14:textId="77777777" w:rsidR="001F163C" w:rsidRDefault="001F163C" w:rsidP="001F163C">
            <w:pPr>
              <w:pStyle w:val="CopticVersemulti-line"/>
            </w:pPr>
            <w:r>
              <w:t>ⲛⲉ ⲱ̀ ϯⲙⲁⲥⲛⲟⲩϯ:</w:t>
            </w:r>
          </w:p>
          <w:p w14:paraId="49D7B7C9" w14:textId="77777777" w:rsidR="001F163C" w:rsidRDefault="001F163C" w:rsidP="001F163C">
            <w:pPr>
              <w:pStyle w:val="CopticVersemulti-line"/>
            </w:pPr>
            <w:r>
              <w:t>ϫⲉ ⲡⲓⲗⲟⲅⲟⲥ ⲛ̀ⲁⲓⲇⲓⲁ:</w:t>
            </w:r>
          </w:p>
          <w:p w14:paraId="34FA63F6" w14:textId="695658A2" w:rsidR="001F163C" w:rsidRPr="005130A7" w:rsidRDefault="001F163C" w:rsidP="001F163C">
            <w:pPr>
              <w:pStyle w:val="CopticHangingVerse"/>
            </w:pPr>
            <w:r>
              <w:t>ⲁϥϭⲓⲥⲁⲣⲝ ⲛ̀ϧⲏϯ.</w:t>
            </w:r>
          </w:p>
        </w:tc>
      </w:tr>
      <w:tr w:rsidR="002758BE" w14:paraId="72A43C09" w14:textId="77777777" w:rsidTr="002758BE">
        <w:trPr>
          <w:cantSplit/>
          <w:jc w:val="center"/>
        </w:trPr>
        <w:tc>
          <w:tcPr>
            <w:tcW w:w="288" w:type="dxa"/>
          </w:tcPr>
          <w:p w14:paraId="2AC3FE0B" w14:textId="77777777" w:rsidR="002758BE" w:rsidRDefault="002758BE" w:rsidP="002758BE">
            <w:pPr>
              <w:pStyle w:val="CopticCross"/>
            </w:pPr>
            <w:r w:rsidRPr="00FB5ACB">
              <w:t>¿</w:t>
            </w:r>
          </w:p>
        </w:tc>
        <w:tc>
          <w:tcPr>
            <w:tcW w:w="3960" w:type="dxa"/>
          </w:tcPr>
          <w:p w14:paraId="46C81F96" w14:textId="77777777" w:rsidR="002758BE" w:rsidRDefault="00D60C63" w:rsidP="00D60C63">
            <w:pPr>
              <w:pStyle w:val="EngHang"/>
            </w:pPr>
            <w:r>
              <w:t>You are clothed with purity</w:t>
            </w:r>
          </w:p>
          <w:p w14:paraId="40AF7209" w14:textId="77777777" w:rsidR="00D60C63" w:rsidRDefault="00D60C63" w:rsidP="00D60C63">
            <w:pPr>
              <w:pStyle w:val="EngHang"/>
            </w:pPr>
            <w:r>
              <w:t>Within and without.</w:t>
            </w:r>
          </w:p>
          <w:p w14:paraId="5D0BC7C2" w14:textId="77777777" w:rsidR="00D60C63" w:rsidRDefault="00D60C63" w:rsidP="00D60C63">
            <w:pPr>
              <w:pStyle w:val="EngHang"/>
            </w:pPr>
            <w:r>
              <w:t>You gave birth to the King,</w:t>
            </w:r>
          </w:p>
          <w:p w14:paraId="693225EC" w14:textId="6609D635" w:rsidR="00D60C63" w:rsidRPr="0078672A" w:rsidRDefault="00D60C63" w:rsidP="002758BE">
            <w:pPr>
              <w:pStyle w:val="EngHangEnd"/>
            </w:pPr>
            <w:r>
              <w:t>He who forgives us.</w:t>
            </w:r>
          </w:p>
        </w:tc>
        <w:tc>
          <w:tcPr>
            <w:tcW w:w="288" w:type="dxa"/>
          </w:tcPr>
          <w:p w14:paraId="43E5AF18" w14:textId="77777777" w:rsidR="002758BE" w:rsidRDefault="002758BE" w:rsidP="002758BE"/>
        </w:tc>
        <w:tc>
          <w:tcPr>
            <w:tcW w:w="288" w:type="dxa"/>
          </w:tcPr>
          <w:p w14:paraId="5D7AF5D2" w14:textId="77777777" w:rsidR="002758BE" w:rsidRDefault="002758BE" w:rsidP="002758BE">
            <w:pPr>
              <w:pStyle w:val="CopticCross"/>
            </w:pPr>
            <w:r w:rsidRPr="00FB5ACB">
              <w:t>¿</w:t>
            </w:r>
          </w:p>
        </w:tc>
        <w:tc>
          <w:tcPr>
            <w:tcW w:w="3960" w:type="dxa"/>
          </w:tcPr>
          <w:p w14:paraId="52CA6881" w14:textId="77777777" w:rsidR="002758BE" w:rsidRDefault="001F163C" w:rsidP="001F163C">
            <w:pPr>
              <w:pStyle w:val="CopticVersemulti-line"/>
            </w:pPr>
            <w:r>
              <w:t>Ⲧⲉϫⲟⲗϩ ⲙ̀ⲡⲓⲧⲟⲩⲃⲟ:</w:t>
            </w:r>
          </w:p>
          <w:p w14:paraId="24B6046B" w14:textId="77777777" w:rsidR="001F163C" w:rsidRDefault="001F163C" w:rsidP="001F163C">
            <w:pPr>
              <w:pStyle w:val="CopticVersemulti-line"/>
            </w:pPr>
            <w:r>
              <w:t>ⲥⲁϧⲟⲩⲛ ⲛⲉⲙ ⲥⲁⲃⲟⲗ:</w:t>
            </w:r>
          </w:p>
          <w:p w14:paraId="1F84CA82" w14:textId="77777777" w:rsidR="001F163C" w:rsidRDefault="001F163C" w:rsidP="001F163C">
            <w:pPr>
              <w:pStyle w:val="CopticVersemulti-line"/>
            </w:pPr>
            <w:r>
              <w:t>ⲁ̀ⲣⲉⲙⲓⲥⲓ ⲙ̀ⲡⲓⲟⲩⲣⲟ:</w:t>
            </w:r>
          </w:p>
          <w:p w14:paraId="626FB5F4" w14:textId="0A573C22" w:rsidR="001F163C" w:rsidRPr="005130A7" w:rsidRDefault="001F163C" w:rsidP="002758BE">
            <w:pPr>
              <w:pStyle w:val="CopticHangingVerse"/>
            </w:pPr>
            <w:r>
              <w:t>ⲡⲓⲣⲉϥⲭⲱ ⲛⲁⲛ ⲉ̀ⲃⲟⲗ.</w:t>
            </w:r>
          </w:p>
        </w:tc>
      </w:tr>
      <w:tr w:rsidR="002758BE" w14:paraId="1B89E2A1" w14:textId="77777777" w:rsidTr="002758BE">
        <w:trPr>
          <w:cantSplit/>
          <w:jc w:val="center"/>
        </w:trPr>
        <w:tc>
          <w:tcPr>
            <w:tcW w:w="288" w:type="dxa"/>
          </w:tcPr>
          <w:p w14:paraId="21A022C7" w14:textId="77777777" w:rsidR="002758BE" w:rsidRDefault="002758BE" w:rsidP="002758BE">
            <w:pPr>
              <w:pStyle w:val="CopticCross"/>
            </w:pPr>
            <w:r w:rsidRPr="00FB5ACB">
              <w:t>¿</w:t>
            </w:r>
          </w:p>
        </w:tc>
        <w:tc>
          <w:tcPr>
            <w:tcW w:w="3960" w:type="dxa"/>
          </w:tcPr>
          <w:p w14:paraId="6CC65F80" w14:textId="77777777" w:rsidR="002758BE" w:rsidRDefault="00D60C63" w:rsidP="00D60C63">
            <w:pPr>
              <w:pStyle w:val="EngHang"/>
            </w:pPr>
            <w:r>
              <w:t>O Son of God, our God,</w:t>
            </w:r>
          </w:p>
          <w:p w14:paraId="2D06C3AB" w14:textId="77777777" w:rsidR="00D60C63" w:rsidRDefault="00D60C63" w:rsidP="00D60C63">
            <w:pPr>
              <w:pStyle w:val="EngHang"/>
            </w:pPr>
            <w:r>
              <w:t>King of the ages,</w:t>
            </w:r>
          </w:p>
          <w:p w14:paraId="2FAB2543" w14:textId="77777777" w:rsidR="00D60C63" w:rsidRDefault="00D60C63" w:rsidP="00D60C63">
            <w:pPr>
              <w:pStyle w:val="EngHang"/>
            </w:pPr>
            <w:r>
              <w:t>We honour the Mother of God</w:t>
            </w:r>
          </w:p>
          <w:p w14:paraId="5B749C67" w14:textId="3A181136" w:rsidR="00D60C63" w:rsidRDefault="00D60C63" w:rsidP="002758BE">
            <w:pPr>
              <w:pStyle w:val="EngHangEnd"/>
            </w:pPr>
            <w:r>
              <w:t>With praises,</w:t>
            </w:r>
          </w:p>
        </w:tc>
        <w:tc>
          <w:tcPr>
            <w:tcW w:w="288" w:type="dxa"/>
          </w:tcPr>
          <w:p w14:paraId="23A0F0C3" w14:textId="77777777" w:rsidR="002758BE" w:rsidRDefault="002758BE" w:rsidP="002758BE"/>
        </w:tc>
        <w:tc>
          <w:tcPr>
            <w:tcW w:w="288" w:type="dxa"/>
          </w:tcPr>
          <w:p w14:paraId="70413E68" w14:textId="77777777" w:rsidR="002758BE" w:rsidRDefault="002758BE" w:rsidP="002758BE">
            <w:pPr>
              <w:pStyle w:val="CopticCross"/>
            </w:pPr>
            <w:r w:rsidRPr="00FB5ACB">
              <w:t>¿</w:t>
            </w:r>
          </w:p>
        </w:tc>
        <w:tc>
          <w:tcPr>
            <w:tcW w:w="3960" w:type="dxa"/>
          </w:tcPr>
          <w:p w14:paraId="609A61E8" w14:textId="77777777" w:rsidR="002758BE" w:rsidRDefault="001F163C" w:rsidP="001F163C">
            <w:pPr>
              <w:pStyle w:val="CopticVersemulti-line"/>
            </w:pPr>
            <w:r>
              <w:t>Ⲩⲓⲟⲥ Ⲑⲉⲟⲥ ⲡⲉⲛⲛⲟⲩϯ:</w:t>
            </w:r>
          </w:p>
          <w:p w14:paraId="7EADFD59" w14:textId="77777777" w:rsidR="001F163C" w:rsidRDefault="001F163C" w:rsidP="001F163C">
            <w:pPr>
              <w:pStyle w:val="CopticVersemulti-line"/>
            </w:pPr>
            <w:r>
              <w:t>ⲡ̀ⲟⲩⲣⲟ ⲛ̀ⲛⲓⲉ̀ⲱⲛ:</w:t>
            </w:r>
          </w:p>
          <w:p w14:paraId="1682131E" w14:textId="77777777" w:rsidR="001F163C" w:rsidRDefault="001F163C" w:rsidP="001F163C">
            <w:pPr>
              <w:pStyle w:val="CopticVersemulti-line"/>
            </w:pPr>
            <w:r>
              <w:t>ⲧⲉⲛⲧⲁⲓⲟ ⲛ̀ϯⲙⲁⲥⲛⲟⲩϯ:</w:t>
            </w:r>
          </w:p>
          <w:p w14:paraId="78A6369B" w14:textId="2DBD93B3" w:rsidR="001F163C" w:rsidRPr="005130A7" w:rsidRDefault="001F163C" w:rsidP="002758BE">
            <w:pPr>
              <w:pStyle w:val="CopticHangingVerse"/>
            </w:pPr>
            <w:r>
              <w:t>ϧⲉⲛ ϩⲁⲛⲟⲣⲑⲓⲛⲟⲛ.</w:t>
            </w:r>
          </w:p>
        </w:tc>
      </w:tr>
      <w:tr w:rsidR="002758BE" w14:paraId="390C25D0" w14:textId="77777777" w:rsidTr="002758BE">
        <w:trPr>
          <w:cantSplit/>
          <w:jc w:val="center"/>
        </w:trPr>
        <w:tc>
          <w:tcPr>
            <w:tcW w:w="288" w:type="dxa"/>
          </w:tcPr>
          <w:p w14:paraId="13C7F9F5" w14:textId="77777777" w:rsidR="002758BE" w:rsidRDefault="002758BE" w:rsidP="002758BE">
            <w:pPr>
              <w:pStyle w:val="CopticCross"/>
            </w:pPr>
          </w:p>
        </w:tc>
        <w:tc>
          <w:tcPr>
            <w:tcW w:w="3960" w:type="dxa"/>
          </w:tcPr>
          <w:p w14:paraId="56C6138A" w14:textId="77777777" w:rsidR="002758BE" w:rsidRDefault="00D60C63" w:rsidP="00D60C63">
            <w:pPr>
              <w:pStyle w:val="EngHang"/>
            </w:pPr>
            <w:r>
              <w:t>Because you have glorified her</w:t>
            </w:r>
          </w:p>
          <w:p w14:paraId="2F04E44F" w14:textId="77777777" w:rsidR="00D60C63" w:rsidRDefault="00D60C63" w:rsidP="00D60C63">
            <w:pPr>
              <w:pStyle w:val="EngHang"/>
            </w:pPr>
            <w:r>
              <w:t>By your descent</w:t>
            </w:r>
          </w:p>
          <w:p w14:paraId="4DDAFBF0" w14:textId="77777777" w:rsidR="00D60C63" w:rsidRDefault="00D60C63" w:rsidP="00D60C63">
            <w:pPr>
              <w:pStyle w:val="EngHang"/>
            </w:pPr>
            <w:r>
              <w:t>Into her pure womb,</w:t>
            </w:r>
          </w:p>
          <w:p w14:paraId="3E357143" w14:textId="007794D2" w:rsidR="00D60C63" w:rsidRDefault="00D60C63" w:rsidP="002758BE">
            <w:pPr>
              <w:pStyle w:val="EngHangEnd"/>
            </w:pPr>
            <w:r>
              <w:t>And have raised her to heaven.</w:t>
            </w:r>
          </w:p>
        </w:tc>
        <w:tc>
          <w:tcPr>
            <w:tcW w:w="288" w:type="dxa"/>
          </w:tcPr>
          <w:p w14:paraId="2346E199" w14:textId="77777777" w:rsidR="002758BE" w:rsidRDefault="002758BE" w:rsidP="002758BE"/>
        </w:tc>
        <w:tc>
          <w:tcPr>
            <w:tcW w:w="288" w:type="dxa"/>
          </w:tcPr>
          <w:p w14:paraId="71495E48" w14:textId="77777777" w:rsidR="002758BE" w:rsidRDefault="002758BE" w:rsidP="002758BE">
            <w:pPr>
              <w:pStyle w:val="CopticCross"/>
            </w:pPr>
          </w:p>
        </w:tc>
        <w:tc>
          <w:tcPr>
            <w:tcW w:w="3960" w:type="dxa"/>
          </w:tcPr>
          <w:p w14:paraId="055D470E" w14:textId="77777777" w:rsidR="002758BE" w:rsidRDefault="001F163C" w:rsidP="001F163C">
            <w:pPr>
              <w:pStyle w:val="CopticVersemulti-line"/>
            </w:pPr>
            <w:r>
              <w:t>Ⲫⲙⲁ ϫⲉ ⲁⲕϯⲱ̀ⲟⲩ:</w:t>
            </w:r>
          </w:p>
          <w:p w14:paraId="094B4113" w14:textId="77777777" w:rsidR="001F163C" w:rsidRDefault="001F163C" w:rsidP="001F163C">
            <w:pPr>
              <w:pStyle w:val="CopticVersemulti-line"/>
            </w:pPr>
            <w:r>
              <w:t>ⲛⲁⲥ ϧⲉⲛ ⲡⲉⲕϫⲓⲛⲓ̀:</w:t>
            </w:r>
          </w:p>
          <w:p w14:paraId="75759A98" w14:textId="77777777" w:rsidR="001F163C" w:rsidRDefault="001F163C" w:rsidP="001F163C">
            <w:pPr>
              <w:pStyle w:val="CopticVersemulti-line"/>
            </w:pPr>
            <w:r>
              <w:t>ϧⲉⲛ ⲧⲉⲥⲛⲉϫⲓ ⲛ̀ⲧⲟⲩⲃⲟ:</w:t>
            </w:r>
          </w:p>
          <w:p w14:paraId="559B11F1" w14:textId="5C6362B0" w:rsidR="001F163C" w:rsidRPr="005130A7" w:rsidRDefault="001F163C" w:rsidP="002758BE">
            <w:pPr>
              <w:pStyle w:val="CopticHangingVerse"/>
            </w:pPr>
            <w:r>
              <w:t>ⲁⲕⲧⲁⲗⲟⲥ ⲉ̀ⲛⲓⲫⲏⲟⲩⲓ.</w:t>
            </w:r>
          </w:p>
        </w:tc>
      </w:tr>
      <w:tr w:rsidR="002758BE" w14:paraId="45E365F2" w14:textId="77777777" w:rsidTr="002758BE">
        <w:trPr>
          <w:cantSplit/>
          <w:jc w:val="center"/>
        </w:trPr>
        <w:tc>
          <w:tcPr>
            <w:tcW w:w="288" w:type="dxa"/>
          </w:tcPr>
          <w:p w14:paraId="22137F8C" w14:textId="77777777" w:rsidR="002758BE" w:rsidRDefault="002758BE" w:rsidP="002758BE">
            <w:pPr>
              <w:pStyle w:val="CopticCross"/>
            </w:pPr>
          </w:p>
        </w:tc>
        <w:tc>
          <w:tcPr>
            <w:tcW w:w="3960" w:type="dxa"/>
          </w:tcPr>
          <w:p w14:paraId="4CAA19D5" w14:textId="77777777" w:rsidR="002758BE" w:rsidRDefault="00D60C63" w:rsidP="00D60C63">
            <w:pPr>
              <w:pStyle w:val="EngHang"/>
            </w:pPr>
            <w:r>
              <w:t>Hail to you, O Mary,</w:t>
            </w:r>
          </w:p>
          <w:p w14:paraId="3C8D5742" w14:textId="77777777" w:rsidR="00D60C63" w:rsidRDefault="00D60C63" w:rsidP="00D60C63">
            <w:pPr>
              <w:pStyle w:val="EngHang"/>
            </w:pPr>
            <w:r>
              <w:t>The fair dove</w:t>
            </w:r>
          </w:p>
          <w:p w14:paraId="6FADC116" w14:textId="77777777" w:rsidR="00D60C63" w:rsidRDefault="00D60C63" w:rsidP="00D60C63">
            <w:pPr>
              <w:pStyle w:val="EngHang"/>
            </w:pPr>
            <w:r>
              <w:t>Full of blessings,</w:t>
            </w:r>
          </w:p>
          <w:p w14:paraId="17E20CCF" w14:textId="1D9F72E6" w:rsidR="00D60C63" w:rsidRDefault="00D60C63" w:rsidP="002758BE">
            <w:pPr>
              <w:pStyle w:val="EngHangEnd"/>
            </w:pPr>
            <w:r>
              <w:t>The chaste and pure one.</w:t>
            </w:r>
          </w:p>
        </w:tc>
        <w:tc>
          <w:tcPr>
            <w:tcW w:w="288" w:type="dxa"/>
          </w:tcPr>
          <w:p w14:paraId="561218F2" w14:textId="77777777" w:rsidR="002758BE" w:rsidRDefault="002758BE" w:rsidP="002758BE"/>
        </w:tc>
        <w:tc>
          <w:tcPr>
            <w:tcW w:w="288" w:type="dxa"/>
          </w:tcPr>
          <w:p w14:paraId="0F53DB27" w14:textId="77777777" w:rsidR="002758BE" w:rsidRDefault="002758BE" w:rsidP="002758BE">
            <w:pPr>
              <w:pStyle w:val="CopticCross"/>
            </w:pPr>
          </w:p>
        </w:tc>
        <w:tc>
          <w:tcPr>
            <w:tcW w:w="3960" w:type="dxa"/>
          </w:tcPr>
          <w:p w14:paraId="6F8B75A9" w14:textId="77777777" w:rsidR="002758BE" w:rsidRDefault="00A35815" w:rsidP="00A35815">
            <w:pPr>
              <w:pStyle w:val="CopticVersemulti-line"/>
            </w:pPr>
            <w:r>
              <w:t>Ⲭⲉⲣⲉ ⲛⲉ Ⲙⲁⲣⲓⲁ:</w:t>
            </w:r>
          </w:p>
          <w:p w14:paraId="19B249E0" w14:textId="6A242BB6" w:rsidR="00A35815" w:rsidRDefault="00A35815" w:rsidP="00A35815">
            <w:pPr>
              <w:pStyle w:val="CopticVersemulti-line"/>
            </w:pPr>
            <w:r>
              <w:t>ϯϭⲣⲟⲙⲡⲓ ⲉⲑⲛⲉⲥⲱⲥ:</w:t>
            </w:r>
          </w:p>
          <w:p w14:paraId="672CF8ED" w14:textId="77777777" w:rsidR="00A35815" w:rsidRDefault="00A35815" w:rsidP="00A35815">
            <w:pPr>
              <w:pStyle w:val="CopticVersemulti-line"/>
            </w:pPr>
            <w:r>
              <w:t>ⲉⲑⲙⲉϩ ⲛ̀ⲉⲩⲗⲟⲅⲓⲁ:</w:t>
            </w:r>
          </w:p>
          <w:p w14:paraId="6CA30AD4" w14:textId="43E4D012" w:rsidR="00A35815" w:rsidRPr="005130A7" w:rsidRDefault="00A35815" w:rsidP="002758BE">
            <w:pPr>
              <w:pStyle w:val="CopticHangingVerse"/>
            </w:pPr>
            <w:r>
              <w:t>ϯⲁⲅⲛⲏ ⲛ̀ⲕⲁⲑⲁⲣⲟⲥ.</w:t>
            </w:r>
          </w:p>
        </w:tc>
      </w:tr>
      <w:tr w:rsidR="002758BE" w14:paraId="1CE06FC4" w14:textId="77777777" w:rsidTr="002758BE">
        <w:trPr>
          <w:cantSplit/>
          <w:jc w:val="center"/>
        </w:trPr>
        <w:tc>
          <w:tcPr>
            <w:tcW w:w="288" w:type="dxa"/>
          </w:tcPr>
          <w:p w14:paraId="3FCAC35D" w14:textId="77777777" w:rsidR="002758BE" w:rsidRPr="003209AF" w:rsidRDefault="002758BE" w:rsidP="002758BE">
            <w:pPr>
              <w:pStyle w:val="CopticCross"/>
              <w:rPr>
                <w:b/>
              </w:rPr>
            </w:pPr>
            <w:r w:rsidRPr="00FB5ACB">
              <w:t>¿</w:t>
            </w:r>
          </w:p>
        </w:tc>
        <w:tc>
          <w:tcPr>
            <w:tcW w:w="3960" w:type="dxa"/>
          </w:tcPr>
          <w:p w14:paraId="276A2FE9" w14:textId="77777777" w:rsidR="002758BE" w:rsidRDefault="00D60C63" w:rsidP="00D60C63">
            <w:pPr>
              <w:pStyle w:val="EngHang"/>
            </w:pPr>
            <w:r>
              <w:t>We will bless You O Lord</w:t>
            </w:r>
          </w:p>
          <w:p w14:paraId="62354DE7" w14:textId="77777777" w:rsidR="00D60C63" w:rsidRDefault="00D60C63" w:rsidP="00D60C63">
            <w:pPr>
              <w:pStyle w:val="EngHang"/>
            </w:pPr>
            <w:r>
              <w:t>For the rest of our days,</w:t>
            </w:r>
          </w:p>
          <w:p w14:paraId="32EC28E5" w14:textId="77777777" w:rsidR="00D60C63" w:rsidRDefault="00D60C63" w:rsidP="00D60C63">
            <w:pPr>
              <w:pStyle w:val="EngHang"/>
            </w:pPr>
            <w:r>
              <w:t>And honour your mother,</w:t>
            </w:r>
          </w:p>
          <w:p w14:paraId="2F36E12E" w14:textId="46B3059D" w:rsidR="00D60C63" w:rsidRDefault="00D60C63" w:rsidP="00D60C63">
            <w:pPr>
              <w:pStyle w:val="EngHangEnd"/>
            </w:pPr>
            <w:r>
              <w:t>The Virg</w:t>
            </w:r>
            <w:r w:rsidR="005F2DC9">
              <w:t>i</w:t>
            </w:r>
            <w:r>
              <w:t>n [Mary],</w:t>
            </w:r>
          </w:p>
        </w:tc>
        <w:tc>
          <w:tcPr>
            <w:tcW w:w="288" w:type="dxa"/>
          </w:tcPr>
          <w:p w14:paraId="67695FE6" w14:textId="77777777" w:rsidR="002758BE" w:rsidRDefault="002758BE" w:rsidP="002758BE"/>
        </w:tc>
        <w:tc>
          <w:tcPr>
            <w:tcW w:w="288" w:type="dxa"/>
          </w:tcPr>
          <w:p w14:paraId="5090F19D" w14:textId="77777777" w:rsidR="002758BE" w:rsidRDefault="002758BE" w:rsidP="002758BE">
            <w:pPr>
              <w:pStyle w:val="CopticCross"/>
            </w:pPr>
            <w:r w:rsidRPr="00FB5ACB">
              <w:t>¿</w:t>
            </w:r>
          </w:p>
        </w:tc>
        <w:tc>
          <w:tcPr>
            <w:tcW w:w="3960" w:type="dxa"/>
          </w:tcPr>
          <w:p w14:paraId="322CE8F8" w14:textId="77777777" w:rsidR="002758BE" w:rsidRDefault="00A35815" w:rsidP="00A35815">
            <w:pPr>
              <w:pStyle w:val="CopticVersemulti-line"/>
            </w:pPr>
            <w:r>
              <w:t>Ⲯⲉⲡⲓ ⲛ̀ⲧⲉ ⲛⲉⲛⲉ̀ϩⲟⲟⲩ:</w:t>
            </w:r>
          </w:p>
          <w:p w14:paraId="0CAA4506" w14:textId="77777777" w:rsidR="00A35815" w:rsidRDefault="00A35815" w:rsidP="00A35815">
            <w:pPr>
              <w:pStyle w:val="CopticVersemulti-line"/>
            </w:pPr>
            <w:r>
              <w:t>ⲧⲉⲛⲥ̀ⲙⲟⲩ ⲉ̀ⲣⲟⲕ Ⲡⲁϭⲟⲓⲥ:</w:t>
            </w:r>
          </w:p>
          <w:p w14:paraId="423850A3" w14:textId="77777777" w:rsidR="00A35815" w:rsidRDefault="00A35815" w:rsidP="00A35815">
            <w:pPr>
              <w:pStyle w:val="CopticVersemulti-line"/>
            </w:pPr>
            <w:r>
              <w:t>ⲟⲩⲟϩ ⲧⲉⲛϯⲧⲁⲓⲟ:</w:t>
            </w:r>
          </w:p>
          <w:p w14:paraId="7C2E7236" w14:textId="45D11684" w:rsidR="00A35815" w:rsidRPr="005130A7" w:rsidRDefault="00A35815" w:rsidP="002758BE">
            <w:pPr>
              <w:pStyle w:val="CopticHangingVerse"/>
            </w:pPr>
            <w:r>
              <w:t>ⲛ̀ⲧⲉⲕⲙⲁⲩ ⲙ̀ⲡⲁⲣⲑⲉⲛⲟⲥ.</w:t>
            </w:r>
          </w:p>
        </w:tc>
      </w:tr>
      <w:tr w:rsidR="002758BE" w14:paraId="36CB9FDA" w14:textId="77777777" w:rsidTr="002758BE">
        <w:trPr>
          <w:cantSplit/>
          <w:jc w:val="center"/>
        </w:trPr>
        <w:tc>
          <w:tcPr>
            <w:tcW w:w="288" w:type="dxa"/>
          </w:tcPr>
          <w:p w14:paraId="692C6647" w14:textId="77777777" w:rsidR="002758BE" w:rsidRDefault="002758BE" w:rsidP="002758BE">
            <w:pPr>
              <w:pStyle w:val="CopticCross"/>
            </w:pPr>
            <w:r w:rsidRPr="00FB5ACB">
              <w:lastRenderedPageBreak/>
              <w:t>¿</w:t>
            </w:r>
          </w:p>
        </w:tc>
        <w:tc>
          <w:tcPr>
            <w:tcW w:w="3960" w:type="dxa"/>
          </w:tcPr>
          <w:p w14:paraId="09198143" w14:textId="77777777" w:rsidR="002758BE" w:rsidRDefault="00D60C63" w:rsidP="00D60C63">
            <w:pPr>
              <w:pStyle w:val="EngHang"/>
            </w:pPr>
            <w:r>
              <w:t>The gate of life</w:t>
            </w:r>
          </w:p>
          <w:p w14:paraId="4CE20528" w14:textId="1018A859" w:rsidR="00D60C63" w:rsidRDefault="005F2DC9" w:rsidP="00D60C63">
            <w:pPr>
              <w:pStyle w:val="EngHang"/>
            </w:pPr>
            <w:r>
              <w:t>Who intercedes fo</w:t>
            </w:r>
            <w:r w:rsidR="00D60C63">
              <w:t>r</w:t>
            </w:r>
            <w:r>
              <w:t xml:space="preserve"> </w:t>
            </w:r>
            <w:r w:rsidR="00D60C63">
              <w:t>us</w:t>
            </w:r>
          </w:p>
          <w:p w14:paraId="29CA2337" w14:textId="77777777" w:rsidR="00D60C63" w:rsidRDefault="00D60C63" w:rsidP="00D60C63">
            <w:pPr>
              <w:pStyle w:val="EngHang"/>
            </w:pPr>
            <w:r>
              <w:t>Before her Son,</w:t>
            </w:r>
          </w:p>
          <w:p w14:paraId="6C430EB4" w14:textId="3C867914" w:rsidR="00D60C63" w:rsidRDefault="00D60C63" w:rsidP="002758BE">
            <w:pPr>
              <w:pStyle w:val="EngHangEnd"/>
            </w:pPr>
            <w:r>
              <w:t>To have compassion on us.</w:t>
            </w:r>
          </w:p>
        </w:tc>
        <w:tc>
          <w:tcPr>
            <w:tcW w:w="288" w:type="dxa"/>
          </w:tcPr>
          <w:p w14:paraId="6397F657" w14:textId="77777777" w:rsidR="002758BE" w:rsidRDefault="002758BE" w:rsidP="002758BE"/>
        </w:tc>
        <w:tc>
          <w:tcPr>
            <w:tcW w:w="288" w:type="dxa"/>
          </w:tcPr>
          <w:p w14:paraId="57D2579F" w14:textId="77777777" w:rsidR="002758BE" w:rsidRDefault="002758BE" w:rsidP="002758BE">
            <w:pPr>
              <w:pStyle w:val="CopticCross"/>
            </w:pPr>
            <w:r w:rsidRPr="00FB5ACB">
              <w:t>¿</w:t>
            </w:r>
          </w:p>
        </w:tc>
        <w:tc>
          <w:tcPr>
            <w:tcW w:w="3960" w:type="dxa"/>
          </w:tcPr>
          <w:p w14:paraId="3791A594" w14:textId="77777777" w:rsidR="002758BE" w:rsidRDefault="00A35815" w:rsidP="00A35815">
            <w:pPr>
              <w:pStyle w:val="CopticVersemulti-line"/>
            </w:pPr>
            <w:r>
              <w:t>Ⲱ ϯⲡⲩⲗⲏ ⲛ̀ⲧⲉ ⲍⲱⲏ:</w:t>
            </w:r>
          </w:p>
          <w:p w14:paraId="3834E5CB" w14:textId="77777777" w:rsidR="00A35815" w:rsidRDefault="00A35815" w:rsidP="00A35815">
            <w:pPr>
              <w:pStyle w:val="CopticVersemulti-line"/>
            </w:pPr>
            <w:r>
              <w:t>ⲁ̀ⲣⲓⲡ̀ⲣⲉⲥⲃⲉⲩⲓⲛ ⲉ̀ϫⲱⲛ:</w:t>
            </w:r>
          </w:p>
          <w:p w14:paraId="5A0FACCE" w14:textId="77777777" w:rsidR="00A35815" w:rsidRDefault="00A35815" w:rsidP="00A35815">
            <w:pPr>
              <w:pStyle w:val="CopticVersemulti-line"/>
            </w:pPr>
            <w:r>
              <w:t>ⲙ̀ⲡⲉⲙ̀ⲑⲟ ⲙ̀ⲡⲉϣⲏⲣⲓ:</w:t>
            </w:r>
          </w:p>
          <w:p w14:paraId="2C899FFE" w14:textId="4D23CCBF" w:rsidR="00A35815" w:rsidRPr="00384F62" w:rsidRDefault="00A35815" w:rsidP="002758BE">
            <w:pPr>
              <w:pStyle w:val="CopticHangingVerse"/>
            </w:pPr>
            <w:r>
              <w:t>ⲛ̀ⲧⲉϥϣⲉⲛϩⲏⲧ ϧⲁⲣⲟⲛ.</w:t>
            </w:r>
          </w:p>
        </w:tc>
      </w:tr>
      <w:tr w:rsidR="00D60C63" w14:paraId="3B0AA978" w14:textId="77777777" w:rsidTr="002758BE">
        <w:trPr>
          <w:cantSplit/>
          <w:jc w:val="center"/>
        </w:trPr>
        <w:tc>
          <w:tcPr>
            <w:tcW w:w="288" w:type="dxa"/>
          </w:tcPr>
          <w:p w14:paraId="64D15EA9" w14:textId="77777777" w:rsidR="00D60C63" w:rsidRPr="00FB5ACB" w:rsidRDefault="00D60C63" w:rsidP="002758BE">
            <w:pPr>
              <w:pStyle w:val="CopticCross"/>
            </w:pPr>
          </w:p>
        </w:tc>
        <w:tc>
          <w:tcPr>
            <w:tcW w:w="3960" w:type="dxa"/>
          </w:tcPr>
          <w:p w14:paraId="12C51184" w14:textId="77777777" w:rsidR="00D60C63" w:rsidRDefault="00D60C63" w:rsidP="00D60C63">
            <w:pPr>
              <w:pStyle w:val="EngHang"/>
            </w:pPr>
            <w:r>
              <w:t>Accept us to Yourself</w:t>
            </w:r>
          </w:p>
          <w:p w14:paraId="61E596A0" w14:textId="77777777" w:rsidR="00D60C63" w:rsidRDefault="00D60C63" w:rsidP="00D60C63">
            <w:pPr>
              <w:pStyle w:val="EngHang"/>
            </w:pPr>
            <w:r>
              <w:t>My Lord, in Your Kingdom,</w:t>
            </w:r>
          </w:p>
          <w:p w14:paraId="458726EC" w14:textId="77777777" w:rsidR="00D60C63" w:rsidRDefault="00D60C63" w:rsidP="00D60C63">
            <w:pPr>
              <w:pStyle w:val="EngHang"/>
            </w:pPr>
            <w:r>
              <w:t>For the sake of the Theotokos,</w:t>
            </w:r>
          </w:p>
          <w:p w14:paraId="4F29751A" w14:textId="54754D9A" w:rsidR="00D60C63" w:rsidRDefault="00D60C63" w:rsidP="00D60C63">
            <w:pPr>
              <w:pStyle w:val="EngHangEnd"/>
            </w:pPr>
            <w:r>
              <w:t>Mary, our Queen.</w:t>
            </w:r>
          </w:p>
        </w:tc>
        <w:tc>
          <w:tcPr>
            <w:tcW w:w="288" w:type="dxa"/>
          </w:tcPr>
          <w:p w14:paraId="047E3C04" w14:textId="77777777" w:rsidR="00D60C63" w:rsidRDefault="00D60C63" w:rsidP="002758BE"/>
        </w:tc>
        <w:tc>
          <w:tcPr>
            <w:tcW w:w="288" w:type="dxa"/>
          </w:tcPr>
          <w:p w14:paraId="79D1298F" w14:textId="77777777" w:rsidR="00D60C63" w:rsidRPr="00FB5ACB" w:rsidRDefault="00D60C63" w:rsidP="002758BE">
            <w:pPr>
              <w:pStyle w:val="CopticCross"/>
            </w:pPr>
          </w:p>
        </w:tc>
        <w:tc>
          <w:tcPr>
            <w:tcW w:w="3960" w:type="dxa"/>
          </w:tcPr>
          <w:p w14:paraId="24CF9C93" w14:textId="77777777" w:rsidR="00D60C63" w:rsidRDefault="00A35815" w:rsidP="00A35815">
            <w:pPr>
              <w:pStyle w:val="CopticVersemulti-line"/>
            </w:pPr>
            <w:r>
              <w:t>Ϣⲟⲡⲧⲉⲛ ⲉ̀ⲣⲟⲕ Ⲡⲁϭⲟⲓⲥ:</w:t>
            </w:r>
          </w:p>
          <w:p w14:paraId="7573AB6E" w14:textId="77777777" w:rsidR="00A35815" w:rsidRDefault="00A35815" w:rsidP="00A35815">
            <w:pPr>
              <w:pStyle w:val="CopticVersemulti-line"/>
            </w:pPr>
            <w:r>
              <w:t>Ϧⲉⲛ ⲧⲉⲕⲙⲉⲧⲟⲩⲣⲟ:</w:t>
            </w:r>
          </w:p>
          <w:p w14:paraId="09CEBB6C" w14:textId="4752526D" w:rsidR="00A35815" w:rsidRDefault="00A35815" w:rsidP="00A35815">
            <w:pPr>
              <w:pStyle w:val="CopticVersemulti-line"/>
            </w:pPr>
            <w:r>
              <w:t>ⲉⲑⲃⲉ ϯⲑⲉⲟⲧⲟⲕⲟⲥ:</w:t>
            </w:r>
          </w:p>
          <w:p w14:paraId="6834576C" w14:textId="2602660B" w:rsidR="00A35815" w:rsidRPr="00384F62" w:rsidRDefault="00A35815" w:rsidP="002758BE">
            <w:pPr>
              <w:pStyle w:val="CopticHangingVerse"/>
            </w:pPr>
            <w:r>
              <w:t>Ⲙⲁⲣⲓⲁ ⲧⲉⲛⲟⲩⲣⲱ.</w:t>
            </w:r>
          </w:p>
        </w:tc>
      </w:tr>
      <w:tr w:rsidR="00D60C63" w14:paraId="06140BC8" w14:textId="77777777" w:rsidTr="002758BE">
        <w:trPr>
          <w:cantSplit/>
          <w:jc w:val="center"/>
        </w:trPr>
        <w:tc>
          <w:tcPr>
            <w:tcW w:w="288" w:type="dxa"/>
          </w:tcPr>
          <w:p w14:paraId="7CBA8B23" w14:textId="1DCE4DA1" w:rsidR="00D60C63" w:rsidRPr="00FB5ACB" w:rsidRDefault="00D60C63" w:rsidP="002758BE">
            <w:pPr>
              <w:pStyle w:val="CopticCross"/>
            </w:pPr>
            <w:r w:rsidRPr="00FB5ACB">
              <w:t>¿</w:t>
            </w:r>
          </w:p>
        </w:tc>
        <w:tc>
          <w:tcPr>
            <w:tcW w:w="3960" w:type="dxa"/>
          </w:tcPr>
          <w:p w14:paraId="37C6D655" w14:textId="77777777" w:rsidR="00D60C63" w:rsidRDefault="00D60C63" w:rsidP="00D60C63">
            <w:pPr>
              <w:pStyle w:val="EngHang"/>
            </w:pPr>
            <w:r>
              <w:t>It is right to offer</w:t>
            </w:r>
          </w:p>
          <w:p w14:paraId="1902214B" w14:textId="77777777" w:rsidR="00D60C63" w:rsidRDefault="00D60C63" w:rsidP="00D60C63">
            <w:pPr>
              <w:pStyle w:val="EngHang"/>
            </w:pPr>
            <w:r>
              <w:t>Veneration to her.</w:t>
            </w:r>
          </w:p>
          <w:p w14:paraId="06276AFC" w14:textId="77777777" w:rsidR="00D60C63" w:rsidRDefault="00D60C63" w:rsidP="00D60C63">
            <w:pPr>
              <w:pStyle w:val="EngHang"/>
            </w:pPr>
            <w:r>
              <w:t>We have faith in You,</w:t>
            </w:r>
          </w:p>
          <w:p w14:paraId="1B78A8A4" w14:textId="11225ABD" w:rsidR="00D60C63" w:rsidRDefault="00D60C63" w:rsidP="00D60C63">
            <w:pPr>
              <w:pStyle w:val="EngEnd"/>
            </w:pPr>
            <w:r>
              <w:t>And in your mother, Mary.</w:t>
            </w:r>
          </w:p>
        </w:tc>
        <w:tc>
          <w:tcPr>
            <w:tcW w:w="288" w:type="dxa"/>
          </w:tcPr>
          <w:p w14:paraId="7EEA56D8" w14:textId="77777777" w:rsidR="00D60C63" w:rsidRDefault="00D60C63" w:rsidP="002758BE"/>
        </w:tc>
        <w:tc>
          <w:tcPr>
            <w:tcW w:w="288" w:type="dxa"/>
          </w:tcPr>
          <w:p w14:paraId="7F12904E" w14:textId="77777777" w:rsidR="00D60C63" w:rsidRPr="00FB5ACB" w:rsidRDefault="00D60C63" w:rsidP="002758BE">
            <w:pPr>
              <w:pStyle w:val="CopticCross"/>
            </w:pPr>
          </w:p>
        </w:tc>
        <w:tc>
          <w:tcPr>
            <w:tcW w:w="3960" w:type="dxa"/>
          </w:tcPr>
          <w:p w14:paraId="3A00AA2C" w14:textId="77777777" w:rsidR="00D60C63" w:rsidRDefault="00A35815" w:rsidP="00A35815">
            <w:pPr>
              <w:pStyle w:val="CopticVersemulti-line"/>
            </w:pPr>
            <w:r>
              <w:t>Ϥⲧⲟⲙⲓ ⲉ̀ⲣⲟⲕ:</w:t>
            </w:r>
          </w:p>
          <w:p w14:paraId="0C3EC398" w14:textId="77777777" w:rsidR="00A35815" w:rsidRDefault="00A35815" w:rsidP="00A35815">
            <w:pPr>
              <w:pStyle w:val="CopticVersemulti-line"/>
            </w:pPr>
            <w:r>
              <w:t>ⲛ̀ϩⲁⲛⲇⲟⲝⲟⲗⲟⲅⲓⲁ:</w:t>
            </w:r>
          </w:p>
          <w:p w14:paraId="17716815" w14:textId="77777777" w:rsidR="00A35815" w:rsidRDefault="00A35815" w:rsidP="00A35815">
            <w:pPr>
              <w:pStyle w:val="CopticVersemulti-line"/>
            </w:pPr>
            <w:r>
              <w:t>ⲧⲉⲛⲛⲁϩϯ ⲉ̀ⲣⲟⲕ:</w:t>
            </w:r>
          </w:p>
          <w:p w14:paraId="0636F9A6" w14:textId="300B76C3" w:rsidR="00A35815" w:rsidRPr="00384F62" w:rsidRDefault="00A35815" w:rsidP="002758BE">
            <w:pPr>
              <w:pStyle w:val="CopticHangingVerse"/>
            </w:pPr>
            <w:r>
              <w:t>ⲛⲉⲙ ⲧⲉⲕⲙⲁⲩ Ⲙⲁⲣⲓⲁ.</w:t>
            </w:r>
          </w:p>
        </w:tc>
      </w:tr>
      <w:tr w:rsidR="00D60C63" w14:paraId="28FD6BA0" w14:textId="77777777" w:rsidTr="002758BE">
        <w:trPr>
          <w:cantSplit/>
          <w:jc w:val="center"/>
        </w:trPr>
        <w:tc>
          <w:tcPr>
            <w:tcW w:w="288" w:type="dxa"/>
          </w:tcPr>
          <w:p w14:paraId="583D66AA" w14:textId="6BEF4882" w:rsidR="00D60C63" w:rsidRPr="00FB5ACB" w:rsidRDefault="00D60C63" w:rsidP="002758BE">
            <w:pPr>
              <w:pStyle w:val="CopticCross"/>
            </w:pPr>
            <w:r w:rsidRPr="00FB5ACB">
              <w:t>¿</w:t>
            </w:r>
          </w:p>
        </w:tc>
        <w:tc>
          <w:tcPr>
            <w:tcW w:w="3960" w:type="dxa"/>
          </w:tcPr>
          <w:p w14:paraId="54AABF5F" w14:textId="77777777" w:rsidR="00D60C63" w:rsidRDefault="00D60C63" w:rsidP="00D60C63">
            <w:pPr>
              <w:pStyle w:val="EngHang"/>
            </w:pPr>
            <w:r>
              <w:t>Crush the enemies</w:t>
            </w:r>
          </w:p>
          <w:p w14:paraId="4544DCA5" w14:textId="77777777" w:rsidR="00D60C63" w:rsidRDefault="00D60C63" w:rsidP="00D60C63">
            <w:pPr>
              <w:pStyle w:val="EngHang"/>
            </w:pPr>
            <w:r>
              <w:t>Of the Church,</w:t>
            </w:r>
          </w:p>
          <w:p w14:paraId="27EEA79D" w14:textId="77777777" w:rsidR="00D60C63" w:rsidRDefault="00D60C63" w:rsidP="00D60C63">
            <w:pPr>
              <w:pStyle w:val="EngHang"/>
            </w:pPr>
            <w:r>
              <w:t>And their cunning devices,</w:t>
            </w:r>
          </w:p>
          <w:p w14:paraId="46985B87" w14:textId="1B83C70E" w:rsidR="00D60C63" w:rsidRDefault="00D60C63" w:rsidP="00D60C63">
            <w:pPr>
              <w:pStyle w:val="EngHangEnd"/>
            </w:pPr>
            <w:r>
              <w:t>O eternal Logos.</w:t>
            </w:r>
          </w:p>
        </w:tc>
        <w:tc>
          <w:tcPr>
            <w:tcW w:w="288" w:type="dxa"/>
          </w:tcPr>
          <w:p w14:paraId="5DFC345D" w14:textId="77777777" w:rsidR="00D60C63" w:rsidRDefault="00D60C63" w:rsidP="002758BE"/>
        </w:tc>
        <w:tc>
          <w:tcPr>
            <w:tcW w:w="288" w:type="dxa"/>
          </w:tcPr>
          <w:p w14:paraId="2F71CA53" w14:textId="77777777" w:rsidR="00D60C63" w:rsidRPr="00FB5ACB" w:rsidRDefault="00D60C63" w:rsidP="002758BE">
            <w:pPr>
              <w:pStyle w:val="CopticCross"/>
            </w:pPr>
          </w:p>
        </w:tc>
        <w:tc>
          <w:tcPr>
            <w:tcW w:w="3960" w:type="dxa"/>
          </w:tcPr>
          <w:p w14:paraId="3B4F5F1E" w14:textId="77777777" w:rsidR="00D60C63" w:rsidRDefault="00A35815" w:rsidP="00A35815">
            <w:pPr>
              <w:pStyle w:val="CopticVersemulti-line"/>
            </w:pPr>
            <w:r>
              <w:t>Ϧⲟⲙϧⲉⲙ ⲛ̀ⲛⲉⲛϫⲁϫⲓ:</w:t>
            </w:r>
          </w:p>
          <w:p w14:paraId="0A69A658" w14:textId="77777777" w:rsidR="00A35815" w:rsidRDefault="00A35815" w:rsidP="00A35815">
            <w:pPr>
              <w:pStyle w:val="CopticVersemulti-line"/>
            </w:pPr>
            <w:r>
              <w:t>ⲛ̀ϯⲉⲕⲕⲗⲏⲥⲓⲁ:</w:t>
            </w:r>
          </w:p>
          <w:p w14:paraId="3931D782" w14:textId="77777777" w:rsidR="00A35815" w:rsidRDefault="00A35815" w:rsidP="00A35815">
            <w:pPr>
              <w:pStyle w:val="CopticVersemulti-line"/>
            </w:pPr>
            <w:r>
              <w:t>ⲛⲉⲙ ⲭ̀ⲣⲟϥ ⲛ̀ⲛⲟⲩⲗⲱⲓϫⲓ:</w:t>
            </w:r>
          </w:p>
          <w:p w14:paraId="3B6B9344" w14:textId="4397F751" w:rsidR="00A35815" w:rsidRPr="00384F62" w:rsidRDefault="00A35815" w:rsidP="002758BE">
            <w:pPr>
              <w:pStyle w:val="CopticHangingVerse"/>
            </w:pPr>
            <w:r>
              <w:t>ⲱ̀ ⲡⲓⲗⲟⲅⲟⲥ ⲛ̀ⲁⲓⲇⲓⲁ.</w:t>
            </w:r>
          </w:p>
        </w:tc>
      </w:tr>
      <w:tr w:rsidR="00D60C63" w14:paraId="6144412D" w14:textId="77777777" w:rsidTr="002758BE">
        <w:trPr>
          <w:cantSplit/>
          <w:jc w:val="center"/>
        </w:trPr>
        <w:tc>
          <w:tcPr>
            <w:tcW w:w="288" w:type="dxa"/>
          </w:tcPr>
          <w:p w14:paraId="002D6594" w14:textId="77777777" w:rsidR="00D60C63" w:rsidRPr="00FB5ACB" w:rsidRDefault="00D60C63" w:rsidP="002758BE">
            <w:pPr>
              <w:pStyle w:val="CopticCross"/>
            </w:pPr>
          </w:p>
        </w:tc>
        <w:tc>
          <w:tcPr>
            <w:tcW w:w="3960" w:type="dxa"/>
          </w:tcPr>
          <w:p w14:paraId="2EC115E6" w14:textId="77777777" w:rsidR="00D60C63" w:rsidRDefault="00D60C63" w:rsidP="00D60C63">
            <w:pPr>
              <w:pStyle w:val="EngHang"/>
            </w:pPr>
            <w:r>
              <w:t>You have healed our sickness,</w:t>
            </w:r>
          </w:p>
          <w:p w14:paraId="520F8104" w14:textId="77777777" w:rsidR="00D60C63" w:rsidRDefault="00D60C63" w:rsidP="00D60C63">
            <w:pPr>
              <w:pStyle w:val="EngHang"/>
            </w:pPr>
            <w:r>
              <w:t>As a true Physician,</w:t>
            </w:r>
          </w:p>
          <w:p w14:paraId="51400BCC" w14:textId="77777777" w:rsidR="00D60C63" w:rsidRDefault="00D60C63" w:rsidP="00D60C63">
            <w:pPr>
              <w:pStyle w:val="EngHang"/>
            </w:pPr>
            <w:r>
              <w:t>Through the counsel of the Trinity,</w:t>
            </w:r>
          </w:p>
          <w:p w14:paraId="689E940A" w14:textId="6E82F502" w:rsidR="00D60C63" w:rsidRDefault="00D60C63" w:rsidP="00D60C63">
            <w:pPr>
              <w:pStyle w:val="EngEnd"/>
            </w:pPr>
            <w:r>
              <w:t>And through Mary.</w:t>
            </w:r>
          </w:p>
        </w:tc>
        <w:tc>
          <w:tcPr>
            <w:tcW w:w="288" w:type="dxa"/>
          </w:tcPr>
          <w:p w14:paraId="26A22318" w14:textId="77777777" w:rsidR="00D60C63" w:rsidRDefault="00D60C63" w:rsidP="002758BE"/>
        </w:tc>
        <w:tc>
          <w:tcPr>
            <w:tcW w:w="288" w:type="dxa"/>
          </w:tcPr>
          <w:p w14:paraId="35292151" w14:textId="77777777" w:rsidR="00D60C63" w:rsidRPr="00FB5ACB" w:rsidRDefault="00D60C63" w:rsidP="002758BE">
            <w:pPr>
              <w:pStyle w:val="CopticCross"/>
            </w:pPr>
          </w:p>
        </w:tc>
        <w:tc>
          <w:tcPr>
            <w:tcW w:w="3960" w:type="dxa"/>
          </w:tcPr>
          <w:p w14:paraId="57EA636E" w14:textId="77777777" w:rsidR="00D60C63" w:rsidRDefault="00A35815" w:rsidP="00A35815">
            <w:pPr>
              <w:pStyle w:val="CopticVersemulti-line"/>
            </w:pPr>
            <w:r>
              <w:t>Ϩⲱⲥ ⲥⲏⲓ̀ⲛⲓ ⲙ̀ⲙⲏⲓ:</w:t>
            </w:r>
          </w:p>
          <w:p w14:paraId="14F75716" w14:textId="436AF15B" w:rsidR="00A35815" w:rsidRDefault="00A35815" w:rsidP="00A35815">
            <w:pPr>
              <w:pStyle w:val="CopticVersemulti-line"/>
            </w:pPr>
            <w:r>
              <w:t>ϧⲉⲛ ⲡ̀ⲥⲟϭⲛⲓ ⲛ̀Ϯⲧ̀ⲣⲓⲁⲥ:</w:t>
            </w:r>
          </w:p>
          <w:p w14:paraId="559BCFF8" w14:textId="77777777" w:rsidR="00A35815" w:rsidRDefault="00A35815" w:rsidP="00A35815">
            <w:pPr>
              <w:pStyle w:val="CopticVersemulti-line"/>
            </w:pPr>
            <w:r>
              <w:t>ⲁⲕⲧⲟⲩϫⲟ ⲛ̀ⲛⲉⲛϣⲱⲛⲓ:</w:t>
            </w:r>
          </w:p>
          <w:p w14:paraId="05EFF2DA" w14:textId="2525D01C" w:rsidR="00A35815" w:rsidRPr="00384F62" w:rsidRDefault="00A35815" w:rsidP="002758BE">
            <w:pPr>
              <w:pStyle w:val="CopticHangingVerse"/>
            </w:pPr>
            <w:r>
              <w:t>ϧⲉⲛ ⲉⲩⲕⲉⲣⲓⲁ ⲙ̀Ⲙⲁⲣⲓⲁ.</w:t>
            </w:r>
          </w:p>
        </w:tc>
      </w:tr>
      <w:tr w:rsidR="00D60C63" w14:paraId="0F04AC05" w14:textId="77777777" w:rsidTr="002758BE">
        <w:trPr>
          <w:cantSplit/>
          <w:jc w:val="center"/>
        </w:trPr>
        <w:tc>
          <w:tcPr>
            <w:tcW w:w="288" w:type="dxa"/>
          </w:tcPr>
          <w:p w14:paraId="568BFCE1" w14:textId="77777777" w:rsidR="00D60C63" w:rsidRPr="00FB5ACB" w:rsidRDefault="00D60C63" w:rsidP="002758BE">
            <w:pPr>
              <w:pStyle w:val="CopticCross"/>
            </w:pPr>
          </w:p>
        </w:tc>
        <w:tc>
          <w:tcPr>
            <w:tcW w:w="3960" w:type="dxa"/>
          </w:tcPr>
          <w:p w14:paraId="25480D81" w14:textId="77777777" w:rsidR="00D60C63" w:rsidRDefault="00D60C63" w:rsidP="00D60C63">
            <w:pPr>
              <w:pStyle w:val="EngHang"/>
            </w:pPr>
            <w:r>
              <w:t>You have shone in the flesh,</w:t>
            </w:r>
          </w:p>
          <w:p w14:paraId="0660A253" w14:textId="0029B899" w:rsidR="00D60C63" w:rsidRDefault="00D60C63" w:rsidP="00D60C63">
            <w:pPr>
              <w:pStyle w:val="EngHang"/>
            </w:pPr>
            <w:r>
              <w:t>Without the seed of</w:t>
            </w:r>
            <w:r w:rsidR="00D15C3F">
              <w:t xml:space="preserve"> </w:t>
            </w:r>
            <w:r>
              <w:t>man,</w:t>
            </w:r>
          </w:p>
          <w:p w14:paraId="3D6CD646" w14:textId="77777777" w:rsidR="00D60C63" w:rsidRDefault="00D60C63" w:rsidP="00D60C63">
            <w:pPr>
              <w:pStyle w:val="EngHang"/>
            </w:pPr>
            <w:r>
              <w:t>From the Virgin,</w:t>
            </w:r>
          </w:p>
          <w:p w14:paraId="53712D50" w14:textId="5F0FD0A4" w:rsidR="00D60C63" w:rsidRDefault="00D60C63" w:rsidP="00D60C63">
            <w:pPr>
              <w:pStyle w:val="EngHangEnd"/>
            </w:pPr>
            <w:r>
              <w:t>Through Your love for mankind.</w:t>
            </w:r>
          </w:p>
        </w:tc>
        <w:tc>
          <w:tcPr>
            <w:tcW w:w="288" w:type="dxa"/>
          </w:tcPr>
          <w:p w14:paraId="37E42D48" w14:textId="77777777" w:rsidR="00D60C63" w:rsidRDefault="00D60C63" w:rsidP="002758BE"/>
        </w:tc>
        <w:tc>
          <w:tcPr>
            <w:tcW w:w="288" w:type="dxa"/>
          </w:tcPr>
          <w:p w14:paraId="47A9E71E" w14:textId="77777777" w:rsidR="00D60C63" w:rsidRPr="00FB5ACB" w:rsidRDefault="00D60C63" w:rsidP="002758BE">
            <w:pPr>
              <w:pStyle w:val="CopticCross"/>
            </w:pPr>
          </w:p>
        </w:tc>
        <w:tc>
          <w:tcPr>
            <w:tcW w:w="3960" w:type="dxa"/>
          </w:tcPr>
          <w:p w14:paraId="547E3D51" w14:textId="77777777" w:rsidR="00D60C63" w:rsidRDefault="00A35815" w:rsidP="00A35815">
            <w:pPr>
              <w:pStyle w:val="CopticVersemulti-line"/>
            </w:pPr>
            <w:r>
              <w:t>Ϫⲉ ⲁⲕϣⲁⲓ ⲥⲱⲙⲁⲧⲓⲕⲟⲥ:</w:t>
            </w:r>
          </w:p>
          <w:p w14:paraId="6065B33F" w14:textId="77777777" w:rsidR="00A35815" w:rsidRDefault="00A35815" w:rsidP="00A35815">
            <w:pPr>
              <w:pStyle w:val="CopticVersemulti-line"/>
            </w:pPr>
            <w:r>
              <w:t>ⲁϭⲛⲉ ⲥ̀ⲡⲉⲣⲙⲁ ⲛ̀ⲣⲱⲙⲓ:</w:t>
            </w:r>
          </w:p>
          <w:p w14:paraId="60E96141" w14:textId="77777777" w:rsidR="00A35815" w:rsidRDefault="00A35815" w:rsidP="00A35815">
            <w:pPr>
              <w:pStyle w:val="CopticVersemulti-line"/>
            </w:pPr>
            <w:r>
              <w:t>ⲉ̀ⲃⲟⲗϧⲉⲛ ϯⲡⲁⲣⲑⲉⲛⲟⲥ:</w:t>
            </w:r>
          </w:p>
          <w:p w14:paraId="5C143A12" w14:textId="351F38B5" w:rsidR="00A35815" w:rsidRPr="00384F62" w:rsidRDefault="00A35815" w:rsidP="002758BE">
            <w:pPr>
              <w:pStyle w:val="CopticHangingVerse"/>
            </w:pPr>
            <w:r>
              <w:t>ϩⲓⲧⲉⲛ ⲧⲉⲕⲙⲉⲧⲙⲁⲓⲣⲱⲙⲓ.</w:t>
            </w:r>
          </w:p>
        </w:tc>
      </w:tr>
      <w:tr w:rsidR="00D60C63" w14:paraId="26E127B1" w14:textId="77777777" w:rsidTr="002758BE">
        <w:trPr>
          <w:cantSplit/>
          <w:jc w:val="center"/>
        </w:trPr>
        <w:tc>
          <w:tcPr>
            <w:tcW w:w="288" w:type="dxa"/>
          </w:tcPr>
          <w:p w14:paraId="1324953F" w14:textId="549B6DE6" w:rsidR="00D60C63" w:rsidRPr="00FB5ACB" w:rsidRDefault="00D60C63" w:rsidP="002758BE">
            <w:pPr>
              <w:pStyle w:val="CopticCross"/>
            </w:pPr>
            <w:r w:rsidRPr="00FB5ACB">
              <w:t>¿</w:t>
            </w:r>
          </w:p>
        </w:tc>
        <w:tc>
          <w:tcPr>
            <w:tcW w:w="3960" w:type="dxa"/>
          </w:tcPr>
          <w:p w14:paraId="1C485F5F" w14:textId="77777777" w:rsidR="00D60C63" w:rsidRDefault="00D60C63" w:rsidP="00D60C63">
            <w:pPr>
              <w:pStyle w:val="EngHang"/>
            </w:pPr>
            <w:r>
              <w:t>Sow within us</w:t>
            </w:r>
          </w:p>
          <w:p w14:paraId="1240C650" w14:textId="77777777" w:rsidR="00D60C63" w:rsidRDefault="00D60C63" w:rsidP="00D60C63">
            <w:pPr>
              <w:pStyle w:val="EngHang"/>
            </w:pPr>
            <w:r>
              <w:t>The fruit of Your love,</w:t>
            </w:r>
          </w:p>
          <w:p w14:paraId="7B08A224" w14:textId="77777777" w:rsidR="00D60C63" w:rsidRDefault="00D60C63" w:rsidP="00D60C63">
            <w:pPr>
              <w:pStyle w:val="EngHang"/>
            </w:pPr>
            <w:r>
              <w:t>Through the prayers</w:t>
            </w:r>
          </w:p>
          <w:p w14:paraId="7D7E5924" w14:textId="0913BD87" w:rsidR="00D60C63" w:rsidRPr="00D60C63" w:rsidRDefault="00D60C63" w:rsidP="00D60C63">
            <w:pPr>
              <w:pStyle w:val="EngHangEnd"/>
            </w:pPr>
            <w:r>
              <w:t>Of Your wise mother.</w:t>
            </w:r>
          </w:p>
        </w:tc>
        <w:tc>
          <w:tcPr>
            <w:tcW w:w="288" w:type="dxa"/>
          </w:tcPr>
          <w:p w14:paraId="732EB050" w14:textId="77777777" w:rsidR="00D60C63" w:rsidRDefault="00D60C63" w:rsidP="002758BE"/>
        </w:tc>
        <w:tc>
          <w:tcPr>
            <w:tcW w:w="288" w:type="dxa"/>
          </w:tcPr>
          <w:p w14:paraId="612EDF2D" w14:textId="77777777" w:rsidR="00D60C63" w:rsidRPr="00FB5ACB" w:rsidRDefault="00D60C63" w:rsidP="002758BE">
            <w:pPr>
              <w:pStyle w:val="CopticCross"/>
            </w:pPr>
          </w:p>
        </w:tc>
        <w:tc>
          <w:tcPr>
            <w:tcW w:w="3960" w:type="dxa"/>
          </w:tcPr>
          <w:p w14:paraId="4A541291" w14:textId="77777777" w:rsidR="00D60C63" w:rsidRDefault="00A35815" w:rsidP="00A35815">
            <w:pPr>
              <w:pStyle w:val="CopticVersemulti-line"/>
            </w:pPr>
            <w:r>
              <w:t>Ϭⲟ ⲛ̀ϧ̀ⲣⲏⲓ ⲛ̀ϧⲏⲧⲉⲛ:</w:t>
            </w:r>
          </w:p>
          <w:p w14:paraId="35ED6C35" w14:textId="77777777" w:rsidR="00A35815" w:rsidRDefault="00A35815" w:rsidP="00A35815">
            <w:pPr>
              <w:pStyle w:val="CopticVersemulti-line"/>
            </w:pPr>
            <w:r>
              <w:t>ⲙ̀ⲡ̀ⲟⲩⲧⲁϩ ⲛ̀ⲧⲉⲕⲁ̀ⲅⲁⲡⲏ:</w:t>
            </w:r>
          </w:p>
          <w:p w14:paraId="25C1DB19" w14:textId="77777777" w:rsidR="00A35815" w:rsidRDefault="00A35815" w:rsidP="00A35815">
            <w:pPr>
              <w:pStyle w:val="CopticVersemulti-line"/>
            </w:pPr>
            <w:r>
              <w:t>ϩⲓⲧⲉⲛ ⲛⲓϯϩⲟ ⲉⲑⲃⲏⲧⲉⲛ:</w:t>
            </w:r>
          </w:p>
          <w:p w14:paraId="5E34B3C3" w14:textId="338D4780" w:rsidR="00A35815" w:rsidRPr="00384F62" w:rsidRDefault="00A35815" w:rsidP="002758BE">
            <w:pPr>
              <w:pStyle w:val="CopticHangingVerse"/>
            </w:pPr>
            <w:r>
              <w:t>ⲛ̀ⲧⲉⲕⲙⲁⲩ ⲛ̀ⲥⲁⲃⲏ.</w:t>
            </w:r>
          </w:p>
        </w:tc>
      </w:tr>
      <w:tr w:rsidR="00D60C63" w14:paraId="36EFF706" w14:textId="77777777" w:rsidTr="002758BE">
        <w:trPr>
          <w:cantSplit/>
          <w:jc w:val="center"/>
        </w:trPr>
        <w:tc>
          <w:tcPr>
            <w:tcW w:w="288" w:type="dxa"/>
          </w:tcPr>
          <w:p w14:paraId="71B120D3" w14:textId="379A98FA" w:rsidR="00D60C63" w:rsidRPr="00FB5ACB" w:rsidRDefault="00D60C63" w:rsidP="002758BE">
            <w:pPr>
              <w:pStyle w:val="CopticCross"/>
            </w:pPr>
            <w:r w:rsidRPr="00FB5ACB">
              <w:lastRenderedPageBreak/>
              <w:t>¿</w:t>
            </w:r>
          </w:p>
        </w:tc>
        <w:tc>
          <w:tcPr>
            <w:tcW w:w="3960" w:type="dxa"/>
          </w:tcPr>
          <w:p w14:paraId="2ADD02D2" w14:textId="77777777" w:rsidR="00D60C63" w:rsidRDefault="00D60C63" w:rsidP="00D60C63">
            <w:pPr>
              <w:pStyle w:val="EngHang"/>
            </w:pPr>
            <w:r>
              <w:t>I entreat You,</w:t>
            </w:r>
          </w:p>
          <w:p w14:paraId="7534D697" w14:textId="77777777" w:rsidR="00D60C63" w:rsidRDefault="00D60C63" w:rsidP="00D60C63">
            <w:pPr>
              <w:pStyle w:val="EngHang"/>
            </w:pPr>
            <w:r>
              <w:t>O Jesus, our Saviour,</w:t>
            </w:r>
          </w:p>
          <w:p w14:paraId="1F73BB35" w14:textId="77777777" w:rsidR="00D60C63" w:rsidRDefault="00D60C63" w:rsidP="00D60C63">
            <w:pPr>
              <w:pStyle w:val="EngHang"/>
            </w:pPr>
            <w:r>
              <w:t>Save Your servant</w:t>
            </w:r>
          </w:p>
          <w:p w14:paraId="334524EE" w14:textId="72213415" w:rsidR="00D60C63" w:rsidRDefault="00D60C63" w:rsidP="00D60C63">
            <w:pPr>
              <w:pStyle w:val="EngHangEnd"/>
            </w:pPr>
            <w:r>
              <w:t>From temptations.</w:t>
            </w:r>
          </w:p>
        </w:tc>
        <w:tc>
          <w:tcPr>
            <w:tcW w:w="288" w:type="dxa"/>
          </w:tcPr>
          <w:p w14:paraId="7EA6960C" w14:textId="77777777" w:rsidR="00D60C63" w:rsidRDefault="00D60C63" w:rsidP="002758BE"/>
        </w:tc>
        <w:tc>
          <w:tcPr>
            <w:tcW w:w="288" w:type="dxa"/>
          </w:tcPr>
          <w:p w14:paraId="57D75786" w14:textId="77777777" w:rsidR="00D60C63" w:rsidRPr="00FB5ACB" w:rsidRDefault="00D60C63" w:rsidP="002758BE">
            <w:pPr>
              <w:pStyle w:val="CopticCross"/>
            </w:pPr>
          </w:p>
        </w:tc>
        <w:tc>
          <w:tcPr>
            <w:tcW w:w="3960" w:type="dxa"/>
          </w:tcPr>
          <w:p w14:paraId="32C6BBBE" w14:textId="77777777" w:rsidR="00D60C63" w:rsidRDefault="00A35815" w:rsidP="00A35815">
            <w:pPr>
              <w:pStyle w:val="CopticVersemulti-line"/>
            </w:pPr>
            <w:r>
              <w:t>Ϯϯϩⲟ ⲉ̀ⲣⲟⲕ:</w:t>
            </w:r>
          </w:p>
          <w:p w14:paraId="42A2877A" w14:textId="77777777" w:rsidR="00A35815" w:rsidRDefault="00A35815" w:rsidP="00A35815">
            <w:pPr>
              <w:pStyle w:val="CopticVersemulti-line"/>
            </w:pPr>
            <w:r>
              <w:t>ⲱ̀ ⲡⲉⲛⲥⲱⲧⲏⲣ Ⲓⲏⲥⲟⲩⲥ:</w:t>
            </w:r>
          </w:p>
          <w:p w14:paraId="1037A833" w14:textId="77777777" w:rsidR="00A35815" w:rsidRDefault="00A35815" w:rsidP="00A35815">
            <w:pPr>
              <w:pStyle w:val="CopticVersemulti-line"/>
            </w:pPr>
            <w:r>
              <w:t>ⲛⲟϩⲉⲙ ⲙ̀ⲡⲉⲕⲃⲱⲕ:</w:t>
            </w:r>
          </w:p>
          <w:p w14:paraId="7B45919C" w14:textId="1CCEE751" w:rsidR="00A35815" w:rsidRPr="00384F62" w:rsidRDefault="00A35815" w:rsidP="002758BE">
            <w:pPr>
              <w:pStyle w:val="CopticHangingVerse"/>
            </w:pPr>
            <w:r>
              <w:t>ⲉ̀ⲃⲟⲗϧⲉⲛ ⲛⲓⲡⲓⲣⲁⲥⲙⲟⲥ.</w:t>
            </w:r>
          </w:p>
        </w:tc>
      </w:tr>
    </w:tbl>
    <w:p w14:paraId="3CC03A19" w14:textId="5EAE5BEC" w:rsidR="002758BE" w:rsidRDefault="002758BE" w:rsidP="002758BE">
      <w:pPr>
        <w:pStyle w:val="Heading4"/>
      </w:pPr>
      <w:bookmarkStart w:id="1926" w:name="_Ref490464720"/>
      <w:r>
        <w:t>The Psali Batos for the Virgi</w:t>
      </w:r>
      <w:r w:rsidR="005712A5">
        <w:t>n’s Fast</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36FA6BC1" w14:textId="77777777" w:rsidTr="002758BE">
        <w:trPr>
          <w:cantSplit/>
          <w:jc w:val="center"/>
        </w:trPr>
        <w:tc>
          <w:tcPr>
            <w:tcW w:w="288" w:type="dxa"/>
          </w:tcPr>
          <w:p w14:paraId="3581AAFF" w14:textId="77777777" w:rsidR="002758BE" w:rsidRDefault="002758BE" w:rsidP="002758BE">
            <w:pPr>
              <w:pStyle w:val="CopticCross"/>
            </w:pPr>
          </w:p>
        </w:tc>
        <w:tc>
          <w:tcPr>
            <w:tcW w:w="3960" w:type="dxa"/>
          </w:tcPr>
          <w:p w14:paraId="230E426A" w14:textId="328E8AD6" w:rsidR="002758BE" w:rsidRDefault="002758BE" w:rsidP="002758BE">
            <w:pPr>
              <w:pStyle w:val="EngHang"/>
            </w:pPr>
            <w:r>
              <w:t>Come to praise</w:t>
            </w:r>
          </w:p>
          <w:p w14:paraId="7F05237D" w14:textId="07BA0658" w:rsidR="002758BE" w:rsidRDefault="002758BE" w:rsidP="002758BE">
            <w:pPr>
              <w:pStyle w:val="EngHang"/>
            </w:pPr>
            <w:r>
              <w:t>Our Lord Jesus Christ,</w:t>
            </w:r>
          </w:p>
          <w:p w14:paraId="06921472" w14:textId="4E73F502" w:rsidR="002758BE" w:rsidRDefault="002758BE" w:rsidP="002758BE">
            <w:pPr>
              <w:pStyle w:val="EngHang"/>
            </w:pPr>
            <w:r>
              <w:t>And His Mother, the Virgin,</w:t>
            </w:r>
          </w:p>
          <w:p w14:paraId="7516A4BC" w14:textId="3A20D6BC" w:rsidR="002758BE" w:rsidRDefault="002758BE" w:rsidP="002758BE">
            <w:pPr>
              <w:pStyle w:val="EngHangEnd"/>
            </w:pPr>
            <w:r>
              <w:t>O Mary the Theotokos.</w:t>
            </w:r>
          </w:p>
        </w:tc>
        <w:tc>
          <w:tcPr>
            <w:tcW w:w="288" w:type="dxa"/>
          </w:tcPr>
          <w:p w14:paraId="00BAC466" w14:textId="77777777" w:rsidR="002758BE" w:rsidRDefault="002758BE" w:rsidP="002758BE"/>
        </w:tc>
        <w:tc>
          <w:tcPr>
            <w:tcW w:w="288" w:type="dxa"/>
          </w:tcPr>
          <w:p w14:paraId="180D3986" w14:textId="77777777" w:rsidR="002758BE" w:rsidRDefault="002758BE" w:rsidP="002758BE">
            <w:pPr>
              <w:pStyle w:val="CopticCross"/>
            </w:pPr>
          </w:p>
        </w:tc>
        <w:tc>
          <w:tcPr>
            <w:tcW w:w="3960" w:type="dxa"/>
          </w:tcPr>
          <w:p w14:paraId="2CF81C5A" w14:textId="77777777" w:rsidR="002758BE" w:rsidRDefault="00B219D6" w:rsidP="00B219D6">
            <w:pPr>
              <w:pStyle w:val="CopticVersemulti-line"/>
            </w:pPr>
            <w:r>
              <w:t>Ⲁⲙⲱⲓⲛⲓ ⲧⲏⲣⲟⲩ ⲛ̀ⲧⲉⲛϩⲱⲥ:</w:t>
            </w:r>
          </w:p>
          <w:p w14:paraId="42C260AF" w14:textId="77777777" w:rsidR="00B219D6" w:rsidRDefault="00B219D6" w:rsidP="00B219D6">
            <w:pPr>
              <w:pStyle w:val="CopticVersemulti-line"/>
            </w:pPr>
            <w:r>
              <w:t>ⲉ̀Ⲡϭⲟⲓⲥ Ⲡⲓⲭⲣⲓⲥⲧⲟⲥ:</w:t>
            </w:r>
          </w:p>
          <w:p w14:paraId="093980CE" w14:textId="77777777" w:rsidR="00B219D6" w:rsidRDefault="00B219D6" w:rsidP="00B219D6">
            <w:pPr>
              <w:pStyle w:val="CopticVersemulti-line"/>
            </w:pPr>
            <w:r>
              <w:t>ⲛⲉⲙ ⲧⲉϥⲙⲁⲩ ⲙ̀ⲡⲁⲣⲑⲉⲛⲟⲥ:</w:t>
            </w:r>
          </w:p>
          <w:p w14:paraId="613E8829" w14:textId="6E11D231" w:rsidR="00B219D6" w:rsidRPr="00C35319" w:rsidRDefault="00B219D6" w:rsidP="002758BE">
            <w:pPr>
              <w:pStyle w:val="CopticHangingVerse"/>
            </w:pPr>
            <w:r>
              <w:t>Ⲙⲁⲣⲓⲁ ϯⲑⲉⲟⲧⲟⲕⲟⲥ.</w:t>
            </w:r>
          </w:p>
        </w:tc>
      </w:tr>
      <w:tr w:rsidR="002758BE" w14:paraId="3CB309A3" w14:textId="77777777" w:rsidTr="002758BE">
        <w:trPr>
          <w:cantSplit/>
          <w:jc w:val="center"/>
        </w:trPr>
        <w:tc>
          <w:tcPr>
            <w:tcW w:w="288" w:type="dxa"/>
          </w:tcPr>
          <w:p w14:paraId="4004A34E" w14:textId="2D270EEA" w:rsidR="002758BE" w:rsidRDefault="002758BE" w:rsidP="002758BE">
            <w:pPr>
              <w:pStyle w:val="CopticCross"/>
            </w:pPr>
          </w:p>
        </w:tc>
        <w:tc>
          <w:tcPr>
            <w:tcW w:w="3960" w:type="dxa"/>
          </w:tcPr>
          <w:p w14:paraId="53B02FE7" w14:textId="71BC6385" w:rsidR="002758BE" w:rsidRDefault="002758BE" w:rsidP="002758BE">
            <w:pPr>
              <w:pStyle w:val="EngHang"/>
            </w:pPr>
            <w:r>
              <w:t>Berechias spoke of you,</w:t>
            </w:r>
          </w:p>
          <w:p w14:paraId="6342D7E1" w14:textId="77777777" w:rsidR="002758BE" w:rsidRDefault="002758BE" w:rsidP="002758BE">
            <w:pPr>
              <w:pStyle w:val="EngHang"/>
            </w:pPr>
            <w:r>
              <w:t>Of the Economy of salvation,</w:t>
            </w:r>
          </w:p>
          <w:p w14:paraId="19FC8B12" w14:textId="4C5D6653" w:rsidR="002758BE" w:rsidRDefault="002758BE" w:rsidP="002758BE">
            <w:pPr>
              <w:pStyle w:val="EngHang"/>
            </w:pPr>
            <w:r>
              <w:t>Of the dawning of Christ from You,</w:t>
            </w:r>
          </w:p>
          <w:p w14:paraId="292AA3C9" w14:textId="7AA866E5" w:rsidR="002758BE" w:rsidRDefault="002758BE" w:rsidP="002758BE">
            <w:pPr>
              <w:pStyle w:val="EngHangEnd"/>
            </w:pPr>
            <w:r>
              <w:t>O Mary the Theotokos.</w:t>
            </w:r>
          </w:p>
        </w:tc>
        <w:tc>
          <w:tcPr>
            <w:tcW w:w="288" w:type="dxa"/>
          </w:tcPr>
          <w:p w14:paraId="63DA1AF4" w14:textId="77777777" w:rsidR="002758BE" w:rsidRDefault="002758BE" w:rsidP="002758BE"/>
        </w:tc>
        <w:tc>
          <w:tcPr>
            <w:tcW w:w="288" w:type="dxa"/>
          </w:tcPr>
          <w:p w14:paraId="4148E0AD" w14:textId="77777777" w:rsidR="002758BE" w:rsidRDefault="002758BE" w:rsidP="002758BE">
            <w:pPr>
              <w:pStyle w:val="CopticCross"/>
            </w:pPr>
          </w:p>
        </w:tc>
        <w:tc>
          <w:tcPr>
            <w:tcW w:w="3960" w:type="dxa"/>
          </w:tcPr>
          <w:p w14:paraId="1563849D" w14:textId="77777777" w:rsidR="002758BE" w:rsidRDefault="00B219D6" w:rsidP="00B219D6">
            <w:pPr>
              <w:pStyle w:val="CopticVersemulti-line"/>
            </w:pPr>
            <w:r>
              <w:t>Ⲃⲁⲣⲁⲭⲓⲁⲥ ⲁϥⲥⲁϫⲓ ⲉⲑⲃⲏϯ:</w:t>
            </w:r>
          </w:p>
          <w:p w14:paraId="1B78167F" w14:textId="77777777" w:rsidR="00B219D6" w:rsidRDefault="00B219D6" w:rsidP="00B219D6">
            <w:pPr>
              <w:pStyle w:val="CopticVersemulti-line"/>
            </w:pPr>
            <w:r>
              <w:t>ⲛ̀ⲧⲉ ⲛⲉⲛⲉⲛⲧⲟⲗⲏ ⲙ̀ⲡ̀ⲥⲱϯ:</w:t>
            </w:r>
          </w:p>
          <w:p w14:paraId="7273ABC1" w14:textId="77777777" w:rsidR="00B219D6" w:rsidRDefault="00B219D6" w:rsidP="00B219D6">
            <w:pPr>
              <w:pStyle w:val="CopticVersemulti-line"/>
            </w:pPr>
            <w:r>
              <w:t>ⲉ̀ⲧⲁ Ⲡⲓⲭⲣⲓⲥⲧⲟⲥ ϣⲁⲓ ⲛⲁⲛ ⲛ̀ϩⲏϯ:</w:t>
            </w:r>
          </w:p>
          <w:p w14:paraId="0594E8C9" w14:textId="14C49D01" w:rsidR="00B219D6" w:rsidRDefault="00B219D6" w:rsidP="002758BE">
            <w:pPr>
              <w:pStyle w:val="CopticHangingVerse"/>
            </w:pPr>
            <w:r>
              <w:t>Ⲙⲁⲣⲓⲁ ϯⲑⲉⲟⲧⲟⲕⲟⲥ.</w:t>
            </w:r>
          </w:p>
        </w:tc>
      </w:tr>
      <w:tr w:rsidR="002758BE" w14:paraId="63CE640C" w14:textId="77777777" w:rsidTr="002758BE">
        <w:trPr>
          <w:cantSplit/>
          <w:jc w:val="center"/>
        </w:trPr>
        <w:tc>
          <w:tcPr>
            <w:tcW w:w="288" w:type="dxa"/>
          </w:tcPr>
          <w:p w14:paraId="3B8588E8" w14:textId="08700430" w:rsidR="002758BE" w:rsidRDefault="002758BE" w:rsidP="002758BE">
            <w:pPr>
              <w:pStyle w:val="CopticCross"/>
            </w:pPr>
            <w:r w:rsidRPr="00FB5ACB">
              <w:t>¿</w:t>
            </w:r>
          </w:p>
        </w:tc>
        <w:tc>
          <w:tcPr>
            <w:tcW w:w="3960" w:type="dxa"/>
          </w:tcPr>
          <w:p w14:paraId="22C23656" w14:textId="77777777" w:rsidR="002758BE" w:rsidRDefault="002758BE" w:rsidP="002758BE">
            <w:pPr>
              <w:pStyle w:val="EngHang"/>
            </w:pPr>
            <w:r>
              <w:t>For the Lord without beginning,</w:t>
            </w:r>
          </w:p>
          <w:p w14:paraId="39BA844B" w14:textId="77777777" w:rsidR="002758BE" w:rsidRDefault="002758BE" w:rsidP="002758BE">
            <w:pPr>
              <w:pStyle w:val="EngHang"/>
            </w:pPr>
            <w:r>
              <w:t>Chose you, O Virgin,</w:t>
            </w:r>
          </w:p>
          <w:p w14:paraId="05B3641D" w14:textId="77777777" w:rsidR="002758BE" w:rsidRDefault="002758BE" w:rsidP="002758BE">
            <w:pPr>
              <w:pStyle w:val="EngHang"/>
            </w:pPr>
            <w:r>
              <w:t>For you are the pride of our race,</w:t>
            </w:r>
          </w:p>
          <w:p w14:paraId="3611F2A1" w14:textId="7B850A3B" w:rsidR="002758BE" w:rsidRDefault="002758BE" w:rsidP="002758BE">
            <w:pPr>
              <w:pStyle w:val="EngHangEnd"/>
            </w:pPr>
            <w:r>
              <w:t>O Mary the Theotokos.</w:t>
            </w:r>
          </w:p>
        </w:tc>
        <w:tc>
          <w:tcPr>
            <w:tcW w:w="288" w:type="dxa"/>
          </w:tcPr>
          <w:p w14:paraId="6995EBE5" w14:textId="77777777" w:rsidR="002758BE" w:rsidRDefault="002758BE" w:rsidP="002758BE"/>
        </w:tc>
        <w:tc>
          <w:tcPr>
            <w:tcW w:w="288" w:type="dxa"/>
          </w:tcPr>
          <w:p w14:paraId="37878F20" w14:textId="77777777" w:rsidR="002758BE" w:rsidRDefault="002758BE" w:rsidP="002758BE">
            <w:pPr>
              <w:pStyle w:val="CopticCross"/>
            </w:pPr>
            <w:r w:rsidRPr="00FB5ACB">
              <w:t>¿</w:t>
            </w:r>
          </w:p>
        </w:tc>
        <w:tc>
          <w:tcPr>
            <w:tcW w:w="3960" w:type="dxa"/>
          </w:tcPr>
          <w:p w14:paraId="2E8E8735" w14:textId="77777777" w:rsidR="002758BE" w:rsidRDefault="00B219D6" w:rsidP="00B219D6">
            <w:pPr>
              <w:pStyle w:val="CopticVersemulti-line"/>
            </w:pPr>
            <w:r>
              <w:t>Ⲅⲉ ⲅⲁⲣ Ⲡ̀ϭⲟⲓⲥ ⲡⲓⲁⲛⲁⲣⲭⲟⲥ:</w:t>
            </w:r>
          </w:p>
          <w:p w14:paraId="08B9DCF1" w14:textId="77777777" w:rsidR="00B219D6" w:rsidRDefault="00B219D6" w:rsidP="00B219D6">
            <w:pPr>
              <w:pStyle w:val="CopticVersemulti-line"/>
            </w:pPr>
            <w:r>
              <w:t>ⲁϥⲥⲱⲧⲡ ⲙ̀ⲙⲟ ⲱ̀ϯⲡⲁⲣⲑⲉⲛⲟⲥ:</w:t>
            </w:r>
          </w:p>
          <w:p w14:paraId="1B381BA5" w14:textId="77777777" w:rsidR="00B219D6" w:rsidRDefault="00B219D6" w:rsidP="00B219D6">
            <w:pPr>
              <w:pStyle w:val="CopticVersemulti-line"/>
            </w:pPr>
            <w:r>
              <w:t>ϫⲉ ⲛ̀ⲑⲟ ⲧⲉ ⲡ̀ϣⲟⲩϣⲟⲩ ⲙ̀ⲡⲉⲛⲅⲉⲛⲟⲥ:</w:t>
            </w:r>
          </w:p>
          <w:p w14:paraId="463E6C52" w14:textId="12972002" w:rsidR="00B219D6" w:rsidRDefault="00B219D6" w:rsidP="002758BE">
            <w:pPr>
              <w:pStyle w:val="CopticHangingVerse"/>
            </w:pPr>
            <w:r>
              <w:t>Ⲙⲁⲣⲓⲁ ϯⲑⲉⲟⲧⲟⲕⲟⲥ.</w:t>
            </w:r>
          </w:p>
        </w:tc>
      </w:tr>
      <w:tr w:rsidR="002758BE" w14:paraId="170CEF61" w14:textId="77777777" w:rsidTr="002758BE">
        <w:trPr>
          <w:cantSplit/>
          <w:jc w:val="center"/>
        </w:trPr>
        <w:tc>
          <w:tcPr>
            <w:tcW w:w="288" w:type="dxa"/>
          </w:tcPr>
          <w:p w14:paraId="7FE10D87" w14:textId="4E14567F" w:rsidR="002758BE" w:rsidRDefault="002758BE" w:rsidP="002758BE">
            <w:pPr>
              <w:pStyle w:val="CopticCross"/>
            </w:pPr>
            <w:r w:rsidRPr="00FB5ACB">
              <w:t>¿</w:t>
            </w:r>
          </w:p>
        </w:tc>
        <w:tc>
          <w:tcPr>
            <w:tcW w:w="3960" w:type="dxa"/>
          </w:tcPr>
          <w:p w14:paraId="5867835C" w14:textId="77777777" w:rsidR="002758BE" w:rsidRDefault="002758BE" w:rsidP="002758BE">
            <w:pPr>
              <w:pStyle w:val="EngHang"/>
            </w:pPr>
            <w:r>
              <w:t>Daniel also likened her</w:t>
            </w:r>
          </w:p>
          <w:p w14:paraId="7C573276" w14:textId="77777777" w:rsidR="002758BE" w:rsidRDefault="002758BE" w:rsidP="002758BE">
            <w:pPr>
              <w:pStyle w:val="EngHang"/>
            </w:pPr>
            <w:r>
              <w:t>To the rational mountain,</w:t>
            </w:r>
          </w:p>
          <w:p w14:paraId="4CA9AA18" w14:textId="77777777" w:rsidR="002758BE" w:rsidRDefault="002758BE" w:rsidP="002758BE">
            <w:pPr>
              <w:pStyle w:val="EngHang"/>
            </w:pPr>
            <w:r>
              <w:t>And to Mount Zion,</w:t>
            </w:r>
          </w:p>
          <w:p w14:paraId="61A70468" w14:textId="2A41A950" w:rsidR="002758BE" w:rsidRDefault="002758BE" w:rsidP="002758BE">
            <w:pPr>
              <w:pStyle w:val="EngHangEnd"/>
            </w:pPr>
            <w:r>
              <w:t>O Mary the Theotokos.</w:t>
            </w:r>
          </w:p>
        </w:tc>
        <w:tc>
          <w:tcPr>
            <w:tcW w:w="288" w:type="dxa"/>
          </w:tcPr>
          <w:p w14:paraId="5F60E1F8" w14:textId="77777777" w:rsidR="002758BE" w:rsidRDefault="002758BE" w:rsidP="002758BE"/>
        </w:tc>
        <w:tc>
          <w:tcPr>
            <w:tcW w:w="288" w:type="dxa"/>
          </w:tcPr>
          <w:p w14:paraId="22C9DF48" w14:textId="77777777" w:rsidR="002758BE" w:rsidRDefault="002758BE" w:rsidP="002758BE">
            <w:pPr>
              <w:pStyle w:val="CopticCross"/>
            </w:pPr>
            <w:r w:rsidRPr="00FB5ACB">
              <w:t>¿</w:t>
            </w:r>
          </w:p>
        </w:tc>
        <w:tc>
          <w:tcPr>
            <w:tcW w:w="3960" w:type="dxa"/>
          </w:tcPr>
          <w:p w14:paraId="74C761B2" w14:textId="77777777" w:rsidR="002758BE" w:rsidRDefault="00B219D6" w:rsidP="00B219D6">
            <w:pPr>
              <w:pStyle w:val="CopticVersemulti-line"/>
            </w:pPr>
            <w:r>
              <w:t>Ⲇⲁⲛⲓⲏⲗ ⲁϥⲧⲉⲛⲑⲱⲛ ⲉ̀ⲣⲟⲥ ⲟⲛ:</w:t>
            </w:r>
          </w:p>
          <w:p w14:paraId="21DD0555" w14:textId="77777777" w:rsidR="00B219D6" w:rsidRDefault="00B219D6" w:rsidP="00B219D6">
            <w:pPr>
              <w:pStyle w:val="CopticVersemulti-line"/>
            </w:pPr>
            <w:r>
              <w:t>Ϫⲉ ⲡⲓⲧⲱⲟⲩ ⲛ̀ⲟⲩⲏ̀ⲣⲟⲛ:</w:t>
            </w:r>
          </w:p>
          <w:p w14:paraId="6FC015BF" w14:textId="77777777" w:rsidR="00B219D6" w:rsidRDefault="00B219D6" w:rsidP="00B219D6">
            <w:pPr>
              <w:pStyle w:val="CopticVersemulti-line"/>
            </w:pPr>
            <w:r>
              <w:t>ⲛⲉⲙ ⲡⲓⲧⲱⲟⲩ ⲛ̀ⲧⲉ Ⲥⲓⲱⲛ:</w:t>
            </w:r>
          </w:p>
          <w:p w14:paraId="2D7FB343" w14:textId="6E66CB37" w:rsidR="00B219D6" w:rsidRDefault="00B219D6" w:rsidP="002758BE">
            <w:pPr>
              <w:pStyle w:val="CopticHangingVerse"/>
            </w:pPr>
            <w:r>
              <w:t>Ⲙⲁⲣⲓⲁ ϯⲑⲉⲟⲧⲟⲕⲟⲥ.</w:t>
            </w:r>
          </w:p>
        </w:tc>
      </w:tr>
      <w:tr w:rsidR="002758BE" w14:paraId="35B225EB" w14:textId="77777777" w:rsidTr="002758BE">
        <w:trPr>
          <w:cantSplit/>
          <w:jc w:val="center"/>
        </w:trPr>
        <w:tc>
          <w:tcPr>
            <w:tcW w:w="288" w:type="dxa"/>
          </w:tcPr>
          <w:p w14:paraId="66480E23" w14:textId="23EF3143" w:rsidR="002758BE" w:rsidRDefault="002758BE" w:rsidP="002758BE">
            <w:pPr>
              <w:pStyle w:val="CopticCross"/>
            </w:pPr>
          </w:p>
        </w:tc>
        <w:tc>
          <w:tcPr>
            <w:tcW w:w="3960" w:type="dxa"/>
          </w:tcPr>
          <w:p w14:paraId="340930F7" w14:textId="77777777" w:rsidR="002758BE" w:rsidRDefault="002758BE" w:rsidP="002758BE">
            <w:pPr>
              <w:pStyle w:val="EngHang"/>
            </w:pPr>
            <w:r>
              <w:t>Who among the wise,</w:t>
            </w:r>
          </w:p>
          <w:p w14:paraId="63072182" w14:textId="1E52FB33" w:rsidR="002758BE" w:rsidRDefault="002758BE" w:rsidP="00454778">
            <w:pPr>
              <w:pStyle w:val="EngHang"/>
            </w:pPr>
            <w:r>
              <w:t xml:space="preserve">The faithful </w:t>
            </w:r>
            <w:r w:rsidR="00454778">
              <w:t>with understanding,</w:t>
            </w:r>
          </w:p>
          <w:p w14:paraId="239D536B" w14:textId="77777777" w:rsidR="002758BE" w:rsidRDefault="002758BE" w:rsidP="002758BE">
            <w:pPr>
              <w:pStyle w:val="EngHang"/>
            </w:pPr>
            <w:r>
              <w:t>Could speak of your blessedness,</w:t>
            </w:r>
          </w:p>
          <w:p w14:paraId="0EAA195B" w14:textId="4292FB41" w:rsidR="002758BE" w:rsidRDefault="002758BE" w:rsidP="002758BE">
            <w:pPr>
              <w:pStyle w:val="EngHangEnd"/>
            </w:pPr>
            <w:r>
              <w:t>O Mary the Theotokos.</w:t>
            </w:r>
          </w:p>
        </w:tc>
        <w:tc>
          <w:tcPr>
            <w:tcW w:w="288" w:type="dxa"/>
          </w:tcPr>
          <w:p w14:paraId="2E9B6864" w14:textId="77777777" w:rsidR="002758BE" w:rsidRDefault="002758BE" w:rsidP="002758BE"/>
        </w:tc>
        <w:tc>
          <w:tcPr>
            <w:tcW w:w="288" w:type="dxa"/>
          </w:tcPr>
          <w:p w14:paraId="1B007DE0" w14:textId="77777777" w:rsidR="002758BE" w:rsidRDefault="002758BE" w:rsidP="002758BE">
            <w:pPr>
              <w:pStyle w:val="CopticCross"/>
            </w:pPr>
          </w:p>
        </w:tc>
        <w:tc>
          <w:tcPr>
            <w:tcW w:w="3960" w:type="dxa"/>
          </w:tcPr>
          <w:p w14:paraId="77E797B9" w14:textId="77777777" w:rsidR="002758BE" w:rsidRDefault="00B219D6" w:rsidP="00B219D6">
            <w:pPr>
              <w:pStyle w:val="CopticVersemulti-line"/>
            </w:pPr>
            <w:r>
              <w:t>Ⲉⲣⲉ ⲛⲓⲙ ϧⲉⲛ ⲛⲓⲥⲟⲫⲟⲥ:</w:t>
            </w:r>
          </w:p>
          <w:p w14:paraId="7925ED5A" w14:textId="77777777" w:rsidR="00B219D6" w:rsidRDefault="00B219D6" w:rsidP="00B219D6">
            <w:pPr>
              <w:pStyle w:val="CopticVersemulti-line"/>
            </w:pPr>
            <w:r>
              <w:t>ⲛⲓⲣⲉⲙⲛ̀ⲕⲁϯ ⲙ̀ⲡⲓⲥⲧⲟⲥ:</w:t>
            </w:r>
          </w:p>
          <w:p w14:paraId="147E0FEC" w14:textId="77777777" w:rsidR="00B219D6" w:rsidRDefault="00B219D6" w:rsidP="00B219D6">
            <w:pPr>
              <w:pStyle w:val="CopticVersemulti-line"/>
            </w:pPr>
            <w:r>
              <w:t>ⲉⲩϫⲱ ⲛ̀ⲛⲉⲙⲁⲕⲁⲣⲓⲥⲙⲟⲥ:</w:t>
            </w:r>
          </w:p>
          <w:p w14:paraId="2593E482" w14:textId="3297A285" w:rsidR="00B219D6" w:rsidRDefault="00B219D6" w:rsidP="002758BE">
            <w:pPr>
              <w:pStyle w:val="CopticHangingVerse"/>
            </w:pPr>
            <w:r>
              <w:t>ⲱ̀ Ⲙⲁⲣⲓⲁ ϯⲑⲉⲟⲧⲟⲕⲟⲥ.</w:t>
            </w:r>
          </w:p>
        </w:tc>
      </w:tr>
      <w:tr w:rsidR="002758BE" w14:paraId="345441DB" w14:textId="77777777" w:rsidTr="002758BE">
        <w:trPr>
          <w:cantSplit/>
          <w:jc w:val="center"/>
        </w:trPr>
        <w:tc>
          <w:tcPr>
            <w:tcW w:w="288" w:type="dxa"/>
          </w:tcPr>
          <w:p w14:paraId="0E658848" w14:textId="6595E585" w:rsidR="002758BE" w:rsidRDefault="002758BE" w:rsidP="002758BE">
            <w:pPr>
              <w:pStyle w:val="CopticCross"/>
            </w:pPr>
          </w:p>
        </w:tc>
        <w:tc>
          <w:tcPr>
            <w:tcW w:w="3960" w:type="dxa"/>
          </w:tcPr>
          <w:p w14:paraId="1BBDC196" w14:textId="7398FAE1" w:rsidR="002758BE" w:rsidRDefault="002758BE" w:rsidP="002758BE">
            <w:pPr>
              <w:pStyle w:val="EngHang"/>
            </w:pPr>
            <w:r>
              <w:t>Zacharias taught us,</w:t>
            </w:r>
          </w:p>
          <w:p w14:paraId="4B1497AF" w14:textId="77777777" w:rsidR="002758BE" w:rsidRDefault="002758BE" w:rsidP="002758BE">
            <w:pPr>
              <w:pStyle w:val="EngHang"/>
            </w:pPr>
            <w:r>
              <w:t>Saying in his prophecy,</w:t>
            </w:r>
          </w:p>
          <w:p w14:paraId="1641991D" w14:textId="44933C47" w:rsidR="002758BE" w:rsidRDefault="002758BE" w:rsidP="002758BE">
            <w:pPr>
              <w:pStyle w:val="EngHang"/>
            </w:pPr>
            <w:r>
              <w:t>“You are the daughter of Zion,”</w:t>
            </w:r>
          </w:p>
          <w:p w14:paraId="433B7BAC" w14:textId="33F7C22C" w:rsidR="002758BE" w:rsidRDefault="002758BE" w:rsidP="002758BE">
            <w:pPr>
              <w:pStyle w:val="EngHangEnd"/>
            </w:pPr>
            <w:r>
              <w:t>O Mary the Theotokos.</w:t>
            </w:r>
          </w:p>
        </w:tc>
        <w:tc>
          <w:tcPr>
            <w:tcW w:w="288" w:type="dxa"/>
          </w:tcPr>
          <w:p w14:paraId="5C04546B" w14:textId="77777777" w:rsidR="002758BE" w:rsidRDefault="002758BE" w:rsidP="002758BE"/>
        </w:tc>
        <w:tc>
          <w:tcPr>
            <w:tcW w:w="288" w:type="dxa"/>
          </w:tcPr>
          <w:p w14:paraId="2D276C08" w14:textId="77777777" w:rsidR="002758BE" w:rsidRDefault="002758BE" w:rsidP="002758BE">
            <w:pPr>
              <w:pStyle w:val="CopticCross"/>
            </w:pPr>
          </w:p>
        </w:tc>
        <w:tc>
          <w:tcPr>
            <w:tcW w:w="3960" w:type="dxa"/>
          </w:tcPr>
          <w:p w14:paraId="15E8EA56" w14:textId="77777777" w:rsidR="002758BE" w:rsidRDefault="00B219D6" w:rsidP="00B219D6">
            <w:pPr>
              <w:pStyle w:val="CopticVersemulti-line"/>
            </w:pPr>
            <w:r>
              <w:t>Ⲍⲁⲭⲁⲣⲓⲁⲥ ⲁϥϫⲟⲥ ⲛⲁⲛ:</w:t>
            </w:r>
          </w:p>
          <w:p w14:paraId="31C7E3FA" w14:textId="77777777" w:rsidR="00B219D6" w:rsidRDefault="00B219D6" w:rsidP="00B219D6">
            <w:pPr>
              <w:pStyle w:val="CopticVersemulti-line"/>
            </w:pPr>
            <w:r>
              <w:t>Ϧⲉⲛ ⲧⲉϥⲡ̀ⲣⲟⲫⲏⲧⲓⲁ ⲁϥⲧⲁⲙⲟⲛ:</w:t>
            </w:r>
          </w:p>
          <w:p w14:paraId="39584CD9" w14:textId="77777777" w:rsidR="00B219D6" w:rsidRDefault="00B219D6" w:rsidP="00B219D6">
            <w:pPr>
              <w:pStyle w:val="CopticVersemulti-line"/>
            </w:pPr>
            <w:r>
              <w:t>Ϫⲉ ⲛ̀ⲑⲟ ⲧⲉ ⲧ̀ϣⲉⲣⲓ ⲛ̀Ⲥⲓⲱⲛ:</w:t>
            </w:r>
          </w:p>
          <w:p w14:paraId="702E1E7B" w14:textId="3E9CD487" w:rsidR="00B219D6" w:rsidRDefault="00B219D6" w:rsidP="002758BE">
            <w:pPr>
              <w:pStyle w:val="CopticHangingVerse"/>
            </w:pPr>
            <w:r>
              <w:t>Ⲙⲁⲣⲓⲁ ϯⲑⲉⲟ̀ⲧⲟⲕⲟⲥ.</w:t>
            </w:r>
          </w:p>
        </w:tc>
      </w:tr>
      <w:tr w:rsidR="002758BE" w14:paraId="212DEEDF" w14:textId="77777777" w:rsidTr="002758BE">
        <w:trPr>
          <w:cantSplit/>
          <w:jc w:val="center"/>
        </w:trPr>
        <w:tc>
          <w:tcPr>
            <w:tcW w:w="288" w:type="dxa"/>
          </w:tcPr>
          <w:p w14:paraId="1F6F3B10" w14:textId="6D9B99D1" w:rsidR="002758BE" w:rsidRDefault="002758BE" w:rsidP="002758BE">
            <w:pPr>
              <w:pStyle w:val="CopticCross"/>
            </w:pPr>
            <w:r w:rsidRPr="00FB5ACB">
              <w:t>¿</w:t>
            </w:r>
          </w:p>
        </w:tc>
        <w:tc>
          <w:tcPr>
            <w:tcW w:w="3960" w:type="dxa"/>
          </w:tcPr>
          <w:p w14:paraId="5F7C497B" w14:textId="77777777" w:rsidR="002758BE" w:rsidRDefault="002758BE" w:rsidP="002758BE">
            <w:pPr>
              <w:pStyle w:val="EngHang"/>
            </w:pPr>
            <w:r>
              <w:t>Isaias and Daniel</w:t>
            </w:r>
          </w:p>
          <w:p w14:paraId="4E18234A" w14:textId="77777777" w:rsidR="002758BE" w:rsidRDefault="002758BE" w:rsidP="002758BE">
            <w:pPr>
              <w:pStyle w:val="EngHang"/>
            </w:pPr>
            <w:r>
              <w:t>Joyfully proclaimed</w:t>
            </w:r>
          </w:p>
          <w:p w14:paraId="36BBDBD9" w14:textId="77777777" w:rsidR="002758BE" w:rsidRDefault="002758BE" w:rsidP="002758BE">
            <w:pPr>
              <w:pStyle w:val="EngHang"/>
            </w:pPr>
            <w:r>
              <w:t>That you are the Mother of Emmanuel,</w:t>
            </w:r>
          </w:p>
          <w:p w14:paraId="4439B44B" w14:textId="4744DFD4" w:rsidR="002758BE" w:rsidRDefault="002758BE" w:rsidP="002758BE">
            <w:pPr>
              <w:pStyle w:val="EngHangEnd"/>
            </w:pPr>
            <w:r>
              <w:t>O Mary the Theotokos.</w:t>
            </w:r>
          </w:p>
        </w:tc>
        <w:tc>
          <w:tcPr>
            <w:tcW w:w="288" w:type="dxa"/>
          </w:tcPr>
          <w:p w14:paraId="74C67514" w14:textId="77777777" w:rsidR="002758BE" w:rsidRDefault="002758BE" w:rsidP="002758BE"/>
        </w:tc>
        <w:tc>
          <w:tcPr>
            <w:tcW w:w="288" w:type="dxa"/>
          </w:tcPr>
          <w:p w14:paraId="7C867AFF" w14:textId="77777777" w:rsidR="002758BE" w:rsidRDefault="002758BE" w:rsidP="002758BE">
            <w:pPr>
              <w:pStyle w:val="CopticCross"/>
            </w:pPr>
            <w:r w:rsidRPr="00FB5ACB">
              <w:t>¿</w:t>
            </w:r>
          </w:p>
        </w:tc>
        <w:tc>
          <w:tcPr>
            <w:tcW w:w="3960" w:type="dxa"/>
          </w:tcPr>
          <w:p w14:paraId="579073F5" w14:textId="77777777" w:rsidR="002758BE" w:rsidRDefault="00B219D6" w:rsidP="00B219D6">
            <w:pPr>
              <w:pStyle w:val="CopticVersemulti-line"/>
            </w:pPr>
            <w:r>
              <w:t>Ⲏⲥⲁⲏ̀ⲁⲥ ⲛⲉⲙ Ⲇⲁⲛⲓⲏⲗ:</w:t>
            </w:r>
          </w:p>
          <w:p w14:paraId="61108855" w14:textId="77777777" w:rsidR="00B219D6" w:rsidRDefault="00B219D6" w:rsidP="00B219D6">
            <w:pPr>
              <w:pStyle w:val="CopticVersemulti-line"/>
            </w:pPr>
            <w:r>
              <w:t>ⲁⲩⲉⲣⲙⲉⲑⲣⲉ ϧⲉⲛ ⲟⲩⲑⲉⲗⲏⲗ:</w:t>
            </w:r>
          </w:p>
          <w:p w14:paraId="2A1F67FF" w14:textId="77777777" w:rsidR="00B219D6" w:rsidRDefault="00B219D6" w:rsidP="00B219D6">
            <w:pPr>
              <w:pStyle w:val="CopticVersemulti-line"/>
            </w:pPr>
            <w:r>
              <w:t>ϫⲉ ⲛ̀ⲑⲟ ⲧⲉ ⲑ̀ⲙⲁⲩ ⲛ̀Ⲉⲙⲙⲁⲛⲟⲩⲏⲗ:</w:t>
            </w:r>
          </w:p>
          <w:p w14:paraId="03D51908" w14:textId="60751FB5" w:rsidR="00B219D6" w:rsidRDefault="00B219D6" w:rsidP="002758BE">
            <w:pPr>
              <w:pStyle w:val="CopticHangingVerse"/>
            </w:pPr>
            <w:r>
              <w:t>Ⲙⲁⲣⲓⲁ ϯⲑⲉⲟⲧⲟⲕⲟⲥ.</w:t>
            </w:r>
          </w:p>
        </w:tc>
      </w:tr>
      <w:tr w:rsidR="002758BE" w14:paraId="3AD00B0D" w14:textId="77777777" w:rsidTr="002758BE">
        <w:trPr>
          <w:cantSplit/>
          <w:jc w:val="center"/>
        </w:trPr>
        <w:tc>
          <w:tcPr>
            <w:tcW w:w="288" w:type="dxa"/>
          </w:tcPr>
          <w:p w14:paraId="7A31A5DE" w14:textId="5FEDF7B6" w:rsidR="002758BE" w:rsidRDefault="002758BE" w:rsidP="002758BE">
            <w:pPr>
              <w:pStyle w:val="CopticCross"/>
            </w:pPr>
            <w:r w:rsidRPr="00FB5ACB">
              <w:t>¿</w:t>
            </w:r>
          </w:p>
        </w:tc>
        <w:tc>
          <w:tcPr>
            <w:tcW w:w="3960" w:type="dxa"/>
          </w:tcPr>
          <w:p w14:paraId="384B9245" w14:textId="77777777" w:rsidR="002758BE" w:rsidRDefault="002758BE" w:rsidP="002758BE">
            <w:pPr>
              <w:pStyle w:val="EngHang"/>
            </w:pPr>
            <w:r>
              <w:t>She is the gate towards the East,</w:t>
            </w:r>
          </w:p>
          <w:p w14:paraId="4FE44791" w14:textId="77777777" w:rsidR="002758BE" w:rsidRDefault="002758BE" w:rsidP="002758BE">
            <w:pPr>
              <w:pStyle w:val="EngHang"/>
            </w:pPr>
            <w:r>
              <w:t>She is the City of the Merciful,</w:t>
            </w:r>
          </w:p>
          <w:p w14:paraId="526392BD" w14:textId="77777777" w:rsidR="002758BE" w:rsidRDefault="002758BE" w:rsidP="002758BE">
            <w:pPr>
              <w:pStyle w:val="EngHang"/>
            </w:pPr>
            <w:r>
              <w:t>The dwelling of the Lord,</w:t>
            </w:r>
          </w:p>
          <w:p w14:paraId="39FCD523" w14:textId="38A2A682" w:rsidR="002758BE" w:rsidRDefault="002758BE" w:rsidP="002758BE">
            <w:pPr>
              <w:pStyle w:val="EngHangEnd"/>
            </w:pPr>
            <w:r>
              <w:t>O Mary the Theotokos.</w:t>
            </w:r>
          </w:p>
        </w:tc>
        <w:tc>
          <w:tcPr>
            <w:tcW w:w="288" w:type="dxa"/>
          </w:tcPr>
          <w:p w14:paraId="33897B6E" w14:textId="77777777" w:rsidR="002758BE" w:rsidRDefault="002758BE" w:rsidP="002758BE"/>
        </w:tc>
        <w:tc>
          <w:tcPr>
            <w:tcW w:w="288" w:type="dxa"/>
          </w:tcPr>
          <w:p w14:paraId="3C50EB06" w14:textId="77777777" w:rsidR="002758BE" w:rsidRDefault="002758BE" w:rsidP="002758BE">
            <w:pPr>
              <w:pStyle w:val="CopticCross"/>
            </w:pPr>
            <w:r w:rsidRPr="00FB5ACB">
              <w:t>¿</w:t>
            </w:r>
          </w:p>
        </w:tc>
        <w:tc>
          <w:tcPr>
            <w:tcW w:w="3960" w:type="dxa"/>
          </w:tcPr>
          <w:p w14:paraId="7C87D1DE" w14:textId="77777777" w:rsidR="002758BE" w:rsidRDefault="00B219D6" w:rsidP="00B219D6">
            <w:pPr>
              <w:pStyle w:val="CopticVersemulti-line"/>
            </w:pPr>
            <w:r>
              <w:t>Ⲑⲁⲓ ⲧⲉ ϯⲡⲩⲗⲏ ⲛ̀ⲛⲓⲙⲁⲛ̀ϣⲁⲓ:</w:t>
            </w:r>
          </w:p>
          <w:p w14:paraId="0D535871" w14:textId="77777777" w:rsidR="00B219D6" w:rsidRDefault="00B219D6" w:rsidP="00B219D6">
            <w:pPr>
              <w:pStyle w:val="CopticVersemulti-line"/>
            </w:pPr>
            <w:r>
              <w:t>ⲑⲁⲓ ⲧⲉ ⲧ̀ⲡⲟⲗⲓⲥ ⲙ̀ⲡⲓⲣⲉϥⲛⲁⲓ:</w:t>
            </w:r>
          </w:p>
          <w:p w14:paraId="4311FE43" w14:textId="77777777" w:rsidR="00B219D6" w:rsidRDefault="00B219D6" w:rsidP="00B219D6">
            <w:pPr>
              <w:pStyle w:val="CopticVersemulti-line"/>
            </w:pPr>
            <w:r>
              <w:t>ⲡⲓⲙⲁⲛ̀ϣⲱⲡⲓ ⲛ̀ⲧⲉ Ⲁⲗⲱⲛⲁⲓ:</w:t>
            </w:r>
          </w:p>
          <w:p w14:paraId="47664E20" w14:textId="6C32AD7F" w:rsidR="00B219D6" w:rsidRPr="005130A7" w:rsidRDefault="00B219D6" w:rsidP="002758BE">
            <w:pPr>
              <w:pStyle w:val="CopticHangingVerse"/>
            </w:pPr>
            <w:r>
              <w:t>Ⲙⲁⲣⲓⲁ ϯⲑⲉⲟⲧⲕⲟⲥ.</w:t>
            </w:r>
          </w:p>
        </w:tc>
      </w:tr>
      <w:tr w:rsidR="002758BE" w14:paraId="59DBC04C" w14:textId="77777777" w:rsidTr="002758BE">
        <w:trPr>
          <w:cantSplit/>
          <w:jc w:val="center"/>
        </w:trPr>
        <w:tc>
          <w:tcPr>
            <w:tcW w:w="288" w:type="dxa"/>
          </w:tcPr>
          <w:p w14:paraId="5A44BB00" w14:textId="51014436" w:rsidR="002758BE" w:rsidRDefault="002758BE" w:rsidP="002758BE">
            <w:pPr>
              <w:pStyle w:val="CopticCross"/>
            </w:pPr>
          </w:p>
        </w:tc>
        <w:tc>
          <w:tcPr>
            <w:tcW w:w="3960" w:type="dxa"/>
          </w:tcPr>
          <w:p w14:paraId="52DA895D" w14:textId="77777777" w:rsidR="002758BE" w:rsidRDefault="002758BE" w:rsidP="002758BE">
            <w:pPr>
              <w:pStyle w:val="EngHang"/>
            </w:pPr>
            <w:r>
              <w:t>Jeremias alluded</w:t>
            </w:r>
          </w:p>
          <w:p w14:paraId="0C3941BA" w14:textId="77777777" w:rsidR="002758BE" w:rsidRDefault="002758BE" w:rsidP="002758BE">
            <w:pPr>
              <w:pStyle w:val="EngHang"/>
            </w:pPr>
            <w:r>
              <w:t>In his prophecy,</w:t>
            </w:r>
          </w:p>
          <w:p w14:paraId="4DB11C2D" w14:textId="77777777" w:rsidR="002758BE" w:rsidRDefault="002758BE" w:rsidP="002758BE">
            <w:pPr>
              <w:pStyle w:val="EngHang"/>
            </w:pPr>
            <w:r>
              <w:t>That you are the unshakable mountain,</w:t>
            </w:r>
          </w:p>
          <w:p w14:paraId="018B82CB" w14:textId="7FAE14E8" w:rsidR="002758BE" w:rsidRDefault="002758BE" w:rsidP="002758BE">
            <w:pPr>
              <w:pStyle w:val="EngHangEnd"/>
            </w:pPr>
            <w:r>
              <w:t>O Mary the Theotokos.</w:t>
            </w:r>
          </w:p>
        </w:tc>
        <w:tc>
          <w:tcPr>
            <w:tcW w:w="288" w:type="dxa"/>
          </w:tcPr>
          <w:p w14:paraId="602546DD" w14:textId="77777777" w:rsidR="002758BE" w:rsidRDefault="002758BE" w:rsidP="002758BE"/>
        </w:tc>
        <w:tc>
          <w:tcPr>
            <w:tcW w:w="288" w:type="dxa"/>
          </w:tcPr>
          <w:p w14:paraId="111C7111" w14:textId="77777777" w:rsidR="002758BE" w:rsidRDefault="002758BE" w:rsidP="002758BE">
            <w:pPr>
              <w:pStyle w:val="CopticCross"/>
            </w:pPr>
          </w:p>
        </w:tc>
        <w:tc>
          <w:tcPr>
            <w:tcW w:w="3960" w:type="dxa"/>
          </w:tcPr>
          <w:p w14:paraId="098B17C1" w14:textId="77777777" w:rsidR="002758BE" w:rsidRDefault="00B219D6" w:rsidP="00B219D6">
            <w:pPr>
              <w:pStyle w:val="CopticVersemulti-line"/>
            </w:pPr>
            <w:r>
              <w:t>Ⲓⲉⲣⲉⲙⲓⲁⲥ ⲁϥⲣⲉⲥⲩⲙⲙⲉⲛⲓⲛ:</w:t>
            </w:r>
          </w:p>
          <w:p w14:paraId="0AED0BF2" w14:textId="77777777" w:rsidR="00B219D6" w:rsidRDefault="00B219D6" w:rsidP="00B219D6">
            <w:pPr>
              <w:pStyle w:val="CopticVersemulti-line"/>
            </w:pPr>
            <w:r>
              <w:t>ⲟⲩⲟϩ ⲁϥⲉⲣⲡ̀ⲣⲟⲫⲏⲧⲉⲩⲓⲛ:</w:t>
            </w:r>
          </w:p>
          <w:p w14:paraId="75E044EF" w14:textId="77777777" w:rsidR="00B219D6" w:rsidRDefault="00B219D6" w:rsidP="00B219D6">
            <w:pPr>
              <w:pStyle w:val="CopticVersemulti-line"/>
            </w:pPr>
            <w:r>
              <w:t>ϫⲉ ⲛ̀ⲑⲟ ⲧⲉ ⲡⲓⲧⲱⲟⲩ ⲛ̀ⲁⲧⲕⲓⲙ:</w:t>
            </w:r>
          </w:p>
          <w:p w14:paraId="19F151CC" w14:textId="49DDFF66" w:rsidR="00B219D6" w:rsidRPr="005130A7" w:rsidRDefault="00B219D6" w:rsidP="002758BE">
            <w:pPr>
              <w:pStyle w:val="CopticHangingVerse"/>
            </w:pPr>
            <w:r>
              <w:t>Ⲙⲁⲣⲓⲁ ϯⲑⲉⲟⲧⲕⲟⲥ.</w:t>
            </w:r>
          </w:p>
        </w:tc>
      </w:tr>
      <w:tr w:rsidR="002758BE" w14:paraId="0126CAB7" w14:textId="77777777" w:rsidTr="002758BE">
        <w:trPr>
          <w:cantSplit/>
          <w:jc w:val="center"/>
        </w:trPr>
        <w:tc>
          <w:tcPr>
            <w:tcW w:w="288" w:type="dxa"/>
          </w:tcPr>
          <w:p w14:paraId="5E6CFE7F" w14:textId="1E92C576" w:rsidR="002758BE" w:rsidRDefault="002758BE" w:rsidP="002758BE">
            <w:pPr>
              <w:pStyle w:val="CopticCross"/>
            </w:pPr>
          </w:p>
        </w:tc>
        <w:tc>
          <w:tcPr>
            <w:tcW w:w="3960" w:type="dxa"/>
          </w:tcPr>
          <w:p w14:paraId="54650EB4" w14:textId="77777777" w:rsidR="002758BE" w:rsidRDefault="002758BE" w:rsidP="00454778">
            <w:pPr>
              <w:pStyle w:val="EngHang"/>
            </w:pPr>
            <w:r>
              <w:t>Jacob also spoke well,</w:t>
            </w:r>
          </w:p>
          <w:p w14:paraId="341D5538" w14:textId="77777777" w:rsidR="002758BE" w:rsidRDefault="00454778" w:rsidP="00454778">
            <w:pPr>
              <w:pStyle w:val="EngHang"/>
            </w:pPr>
            <w:r>
              <w:t>[Indicating] w</w:t>
            </w:r>
            <w:r w:rsidR="002758BE">
              <w:t>ith hidden mystery</w:t>
            </w:r>
          </w:p>
          <w:p w14:paraId="645B040F" w14:textId="77777777" w:rsidR="00454778" w:rsidRDefault="00454778" w:rsidP="00454778">
            <w:pPr>
              <w:pStyle w:val="EngHang"/>
            </w:pPr>
            <w:r>
              <w:t>That her virginity is sealed,</w:t>
            </w:r>
          </w:p>
          <w:p w14:paraId="1DF445C1" w14:textId="26E4FF5C" w:rsidR="00454778" w:rsidRDefault="00454778" w:rsidP="002758BE">
            <w:pPr>
              <w:pStyle w:val="EngHangEnd"/>
            </w:pPr>
            <w:r>
              <w:t>O Mary the Theotokos.</w:t>
            </w:r>
          </w:p>
        </w:tc>
        <w:tc>
          <w:tcPr>
            <w:tcW w:w="288" w:type="dxa"/>
          </w:tcPr>
          <w:p w14:paraId="3F24B529" w14:textId="77777777" w:rsidR="002758BE" w:rsidRDefault="002758BE" w:rsidP="002758BE"/>
        </w:tc>
        <w:tc>
          <w:tcPr>
            <w:tcW w:w="288" w:type="dxa"/>
          </w:tcPr>
          <w:p w14:paraId="7E46BAA3" w14:textId="77777777" w:rsidR="002758BE" w:rsidRDefault="002758BE" w:rsidP="002758BE">
            <w:pPr>
              <w:pStyle w:val="CopticCross"/>
            </w:pPr>
          </w:p>
        </w:tc>
        <w:tc>
          <w:tcPr>
            <w:tcW w:w="3960" w:type="dxa"/>
          </w:tcPr>
          <w:p w14:paraId="5D76284E" w14:textId="77777777" w:rsidR="002758BE" w:rsidRDefault="00B219D6" w:rsidP="00B219D6">
            <w:pPr>
              <w:pStyle w:val="CopticVersemulti-line"/>
            </w:pPr>
            <w:r>
              <w:t>Ⲕⲁⲗⲱⲥ ⲁϥⲥⲁϫⲓ Ⲓⲁⲕⲱⲃ:</w:t>
            </w:r>
          </w:p>
          <w:p w14:paraId="4ACB3DD8" w14:textId="77777777" w:rsidR="00B219D6" w:rsidRDefault="00B219D6" w:rsidP="00B219D6">
            <w:pPr>
              <w:pStyle w:val="CopticVersemulti-line"/>
            </w:pPr>
            <w:r>
              <w:t>Ϧⲉⲛ ⲟⲙⲙⲩⲥⲧⲏⲣⲓⲟⲛ ⲉⲧϩⲏⲡ:</w:t>
            </w:r>
          </w:p>
          <w:p w14:paraId="04D8F189" w14:textId="77777777" w:rsidR="00B219D6" w:rsidRDefault="00B219D6" w:rsidP="00B219D6">
            <w:pPr>
              <w:pStyle w:val="CopticVersemulti-line"/>
            </w:pPr>
            <w:r>
              <w:t>Ϫⲉ ⲧⲉⲥⲡⲁⲣⲑⲉⲛⲓⲁ ⲉⲥⲧⲟⲃ:</w:t>
            </w:r>
          </w:p>
          <w:p w14:paraId="3E91F9BE" w14:textId="4EA44C36" w:rsidR="00B219D6" w:rsidRPr="005130A7" w:rsidRDefault="00B219D6" w:rsidP="002758BE">
            <w:pPr>
              <w:pStyle w:val="CopticHangingVerse"/>
            </w:pPr>
            <w:r>
              <w:t>Ⲙⲁⲣⲓⲁ ϯⲑⲉⲟⲧⲟⲕⲟⲥ.</w:t>
            </w:r>
          </w:p>
        </w:tc>
      </w:tr>
      <w:tr w:rsidR="002758BE" w14:paraId="67C7BDB8" w14:textId="77777777" w:rsidTr="002758BE">
        <w:trPr>
          <w:cantSplit/>
          <w:jc w:val="center"/>
        </w:trPr>
        <w:tc>
          <w:tcPr>
            <w:tcW w:w="288" w:type="dxa"/>
          </w:tcPr>
          <w:p w14:paraId="483B760B" w14:textId="12B78E91" w:rsidR="002758BE" w:rsidRDefault="002758BE" w:rsidP="002758BE">
            <w:pPr>
              <w:pStyle w:val="CopticCross"/>
            </w:pPr>
            <w:r w:rsidRPr="00FB5ACB">
              <w:t>¿</w:t>
            </w:r>
          </w:p>
        </w:tc>
        <w:tc>
          <w:tcPr>
            <w:tcW w:w="3960" w:type="dxa"/>
          </w:tcPr>
          <w:p w14:paraId="3A25261E" w14:textId="77777777" w:rsidR="002758BE" w:rsidRDefault="00454778" w:rsidP="00454778">
            <w:pPr>
              <w:pStyle w:val="EngHang"/>
            </w:pPr>
            <w:r>
              <w:t>A branch budded from her,</w:t>
            </w:r>
          </w:p>
          <w:p w14:paraId="02A5F60B" w14:textId="77777777" w:rsidR="00454778" w:rsidRDefault="00454778" w:rsidP="00454778">
            <w:pPr>
              <w:pStyle w:val="EngHang"/>
            </w:pPr>
            <w:r>
              <w:t>The pure vineyard, the fair dove,</w:t>
            </w:r>
          </w:p>
          <w:p w14:paraId="7D8C1389" w14:textId="77777777" w:rsidR="00454778" w:rsidRDefault="00454778" w:rsidP="00454778">
            <w:pPr>
              <w:pStyle w:val="EngHang"/>
            </w:pPr>
            <w:r>
              <w:t>And He is the One,</w:t>
            </w:r>
          </w:p>
          <w:p w14:paraId="05828053" w14:textId="188EEDAD" w:rsidR="00454778" w:rsidRDefault="00454778" w:rsidP="00454778">
            <w:pPr>
              <w:pStyle w:val="EngHangEnd"/>
            </w:pPr>
            <w:r>
              <w:t>O Mary the Theotokos.</w:t>
            </w:r>
          </w:p>
        </w:tc>
        <w:tc>
          <w:tcPr>
            <w:tcW w:w="288" w:type="dxa"/>
          </w:tcPr>
          <w:p w14:paraId="7A8191B8" w14:textId="77777777" w:rsidR="002758BE" w:rsidRDefault="002758BE" w:rsidP="002758BE"/>
        </w:tc>
        <w:tc>
          <w:tcPr>
            <w:tcW w:w="288" w:type="dxa"/>
          </w:tcPr>
          <w:p w14:paraId="57C02811" w14:textId="77777777" w:rsidR="002758BE" w:rsidRDefault="002758BE" w:rsidP="002758BE">
            <w:pPr>
              <w:pStyle w:val="CopticCross"/>
            </w:pPr>
            <w:r w:rsidRPr="00FB5ACB">
              <w:t>¿</w:t>
            </w:r>
          </w:p>
        </w:tc>
        <w:tc>
          <w:tcPr>
            <w:tcW w:w="3960" w:type="dxa"/>
          </w:tcPr>
          <w:p w14:paraId="7B0EF086" w14:textId="77777777" w:rsidR="002758BE" w:rsidRDefault="00B219D6" w:rsidP="00B219D6">
            <w:pPr>
              <w:pStyle w:val="CopticVersemulti-line"/>
            </w:pPr>
            <w:r>
              <w:t>Ⲗⲁϧⲉⲙ ⲉϥⲫⲟⲣⲓ ⲉ̀ϫⲱⲥ:</w:t>
            </w:r>
          </w:p>
          <w:p w14:paraId="3F7AAB66" w14:textId="77777777" w:rsidR="00B219D6" w:rsidRDefault="00B219D6" w:rsidP="00B219D6">
            <w:pPr>
              <w:pStyle w:val="CopticVersemulti-line"/>
            </w:pPr>
            <w:r>
              <w:t>Ϯⲃⲱ ⲛ̀ⲁⲗⲟⲗⲓ ⲛ̀ⲕⲁⲑⲣⲟⲥ:</w:t>
            </w:r>
          </w:p>
          <w:p w14:paraId="6B86387C" w14:textId="77777777" w:rsidR="00B219D6" w:rsidRDefault="00B219D6" w:rsidP="00B219D6">
            <w:pPr>
              <w:pStyle w:val="CopticVersemulti-line"/>
            </w:pPr>
            <w:r>
              <w:t>ⲉ̀ⲧⲉ ⲙ̀ⲡⲓⲟⲩⲁⲓ ϯϭⲣⲱⲟⲙⲡⲓ ⲉⲑⲛⲉⲥⲱⲥ:</w:t>
            </w:r>
          </w:p>
          <w:p w14:paraId="7FCC9D9E" w14:textId="00A8F80A" w:rsidR="00B219D6" w:rsidRPr="005130A7" w:rsidRDefault="00B219D6" w:rsidP="002758BE">
            <w:pPr>
              <w:pStyle w:val="CopticHangingVerse"/>
            </w:pPr>
            <w:r>
              <w:t>Ⲙⲁⲣⲓⲁ ϯⲑⲉⲟⲧⲟⲕⲟⲥ.</w:t>
            </w:r>
          </w:p>
        </w:tc>
      </w:tr>
      <w:tr w:rsidR="002758BE" w14:paraId="14E52102" w14:textId="77777777" w:rsidTr="002758BE">
        <w:trPr>
          <w:cantSplit/>
          <w:jc w:val="center"/>
        </w:trPr>
        <w:tc>
          <w:tcPr>
            <w:tcW w:w="288" w:type="dxa"/>
          </w:tcPr>
          <w:p w14:paraId="74C6177A" w14:textId="01D6628A" w:rsidR="002758BE" w:rsidRDefault="002758BE" w:rsidP="002758BE">
            <w:pPr>
              <w:pStyle w:val="CopticCross"/>
            </w:pPr>
            <w:r w:rsidRPr="00FB5ACB">
              <w:t>¿</w:t>
            </w:r>
          </w:p>
        </w:tc>
        <w:tc>
          <w:tcPr>
            <w:tcW w:w="3960" w:type="dxa"/>
          </w:tcPr>
          <w:p w14:paraId="3E40B967" w14:textId="77777777" w:rsidR="002758BE" w:rsidRDefault="00454778" w:rsidP="00454778">
            <w:pPr>
              <w:pStyle w:val="EngHang"/>
            </w:pPr>
            <w:r>
              <w:t>Moses saw the Logos,</w:t>
            </w:r>
          </w:p>
          <w:p w14:paraId="551E383A" w14:textId="77777777" w:rsidR="00454778" w:rsidRDefault="00454778" w:rsidP="00454778">
            <w:pPr>
              <w:pStyle w:val="EngHang"/>
            </w:pPr>
            <w:r>
              <w:t>He Who dwelt within her,</w:t>
            </w:r>
          </w:p>
          <w:p w14:paraId="14C10615" w14:textId="77777777" w:rsidR="00454778" w:rsidRDefault="00454778" w:rsidP="00454778">
            <w:pPr>
              <w:pStyle w:val="EngHang"/>
            </w:pPr>
            <w:r>
              <w:t>The fire within the bush,</w:t>
            </w:r>
          </w:p>
          <w:p w14:paraId="19C95014" w14:textId="108E8DC9" w:rsidR="00454778" w:rsidRDefault="00454778" w:rsidP="002758BE">
            <w:pPr>
              <w:pStyle w:val="EngHangEnd"/>
            </w:pPr>
            <w:r>
              <w:t>O Mary the Theotokos.</w:t>
            </w:r>
          </w:p>
        </w:tc>
        <w:tc>
          <w:tcPr>
            <w:tcW w:w="288" w:type="dxa"/>
          </w:tcPr>
          <w:p w14:paraId="5B11DC11" w14:textId="77777777" w:rsidR="002758BE" w:rsidRDefault="002758BE" w:rsidP="002758BE"/>
        </w:tc>
        <w:tc>
          <w:tcPr>
            <w:tcW w:w="288" w:type="dxa"/>
          </w:tcPr>
          <w:p w14:paraId="573458FB" w14:textId="77777777" w:rsidR="002758BE" w:rsidRDefault="002758BE" w:rsidP="002758BE">
            <w:pPr>
              <w:pStyle w:val="CopticCross"/>
            </w:pPr>
            <w:r w:rsidRPr="00FB5ACB">
              <w:t>¿</w:t>
            </w:r>
          </w:p>
        </w:tc>
        <w:tc>
          <w:tcPr>
            <w:tcW w:w="3960" w:type="dxa"/>
          </w:tcPr>
          <w:p w14:paraId="007B96C4" w14:textId="77777777" w:rsidR="002758BE" w:rsidRDefault="00B219D6" w:rsidP="00B219D6">
            <w:pPr>
              <w:pStyle w:val="CopticVersemulti-line"/>
            </w:pPr>
            <w:r>
              <w:t>Ⲙⲱⲩ̀ⲥⲏⲥ ⲁϥⲛⲁⲩ ⲉ̀ⲡⲓⲗⲟⲅⲟⲥ:</w:t>
            </w:r>
          </w:p>
          <w:p w14:paraId="08C548DC" w14:textId="77777777" w:rsidR="00B219D6" w:rsidRDefault="00B219D6" w:rsidP="00B219D6">
            <w:pPr>
              <w:pStyle w:val="CopticVersemulti-line"/>
            </w:pPr>
            <w:r>
              <w:t>ⲉ̀ⲧⲁϥⲱⲡⲓ ⲥⲁϧⲟⲩⲛ ⲙ̀ⲙⲟⲥ:</w:t>
            </w:r>
          </w:p>
          <w:p w14:paraId="399344DF" w14:textId="77777777" w:rsidR="00B219D6" w:rsidRDefault="00B219D6" w:rsidP="00B219D6">
            <w:pPr>
              <w:pStyle w:val="CopticVersemulti-line"/>
            </w:pPr>
            <w:r>
              <w:t>ⲉ̀ⲧⲉ ⲡⲓⲭ̀ⲣⲱⲙ ϧⲉⲛ ⲡⲓⲃⲁⲧⲟⲥ:</w:t>
            </w:r>
          </w:p>
          <w:p w14:paraId="69F91D47" w14:textId="6683514F" w:rsidR="00B219D6" w:rsidRPr="005130A7" w:rsidRDefault="00B219D6" w:rsidP="002758BE">
            <w:pPr>
              <w:pStyle w:val="CopticHangingVerse"/>
            </w:pPr>
            <w:r>
              <w:t>Ⲙⲁⲣⲓⲁ ϯⲑⲉⲟⲧⲟⲕⲟⲥ.</w:t>
            </w:r>
          </w:p>
        </w:tc>
      </w:tr>
      <w:tr w:rsidR="002758BE" w14:paraId="1AA3AC1D" w14:textId="77777777" w:rsidTr="002758BE">
        <w:trPr>
          <w:cantSplit/>
          <w:jc w:val="center"/>
        </w:trPr>
        <w:tc>
          <w:tcPr>
            <w:tcW w:w="288" w:type="dxa"/>
          </w:tcPr>
          <w:p w14:paraId="35301900" w14:textId="4C130408" w:rsidR="002758BE" w:rsidRDefault="002758BE" w:rsidP="002758BE">
            <w:pPr>
              <w:pStyle w:val="CopticCross"/>
            </w:pPr>
          </w:p>
        </w:tc>
        <w:tc>
          <w:tcPr>
            <w:tcW w:w="3960" w:type="dxa"/>
          </w:tcPr>
          <w:p w14:paraId="47E21A8E" w14:textId="77777777" w:rsidR="002758BE" w:rsidRDefault="00454778" w:rsidP="00454778">
            <w:pPr>
              <w:pStyle w:val="EngHang"/>
            </w:pPr>
            <w:r>
              <w:t>The heavenly are amazed,</w:t>
            </w:r>
          </w:p>
          <w:p w14:paraId="4CD67A9D" w14:textId="5DFE94A8" w:rsidR="00454778" w:rsidRDefault="00454778" w:rsidP="00454778">
            <w:pPr>
              <w:pStyle w:val="EngHang"/>
            </w:pPr>
            <w:r>
              <w:t>And powerfully praise</w:t>
            </w:r>
          </w:p>
          <w:p w14:paraId="0E28E38E" w14:textId="77777777" w:rsidR="00454778" w:rsidRDefault="00454778" w:rsidP="00454778">
            <w:pPr>
              <w:pStyle w:val="EngHang"/>
            </w:pPr>
            <w:r>
              <w:t>Before Your Son, Jesus,</w:t>
            </w:r>
          </w:p>
          <w:p w14:paraId="16FA100D" w14:textId="2A8336B2" w:rsidR="00454778" w:rsidRDefault="00454778" w:rsidP="002758BE">
            <w:pPr>
              <w:pStyle w:val="EngHangEnd"/>
            </w:pPr>
            <w:r>
              <w:t>O Mary the Theotokos.</w:t>
            </w:r>
          </w:p>
        </w:tc>
        <w:tc>
          <w:tcPr>
            <w:tcW w:w="288" w:type="dxa"/>
          </w:tcPr>
          <w:p w14:paraId="12468470" w14:textId="77777777" w:rsidR="002758BE" w:rsidRDefault="002758BE" w:rsidP="002758BE"/>
        </w:tc>
        <w:tc>
          <w:tcPr>
            <w:tcW w:w="288" w:type="dxa"/>
          </w:tcPr>
          <w:p w14:paraId="36537BA1" w14:textId="77777777" w:rsidR="002758BE" w:rsidRDefault="002758BE" w:rsidP="002758BE">
            <w:pPr>
              <w:pStyle w:val="CopticCross"/>
            </w:pPr>
          </w:p>
        </w:tc>
        <w:tc>
          <w:tcPr>
            <w:tcW w:w="3960" w:type="dxa"/>
          </w:tcPr>
          <w:p w14:paraId="0F52928C" w14:textId="77777777" w:rsidR="002758BE" w:rsidRDefault="00B219D6" w:rsidP="00B219D6">
            <w:pPr>
              <w:pStyle w:val="CopticVersemulti-line"/>
            </w:pPr>
            <w:r>
              <w:t>Ⲛⲓⲣⲉⲙⲙ̀ⲫⲉ ⲉⲩⲉⲣϣ̀ⲫⲏⲣⲓ:</w:t>
            </w:r>
          </w:p>
          <w:p w14:paraId="68AB9667" w14:textId="77777777" w:rsidR="00B219D6" w:rsidRDefault="00B219D6" w:rsidP="00B219D6">
            <w:pPr>
              <w:pStyle w:val="CopticVersemulti-line"/>
            </w:pPr>
            <w:r>
              <w:t>ⲉⲩϩⲱⲥ ϧⲉⲛ ⲟⲩⲛⲓϣϯ ⲙ̀ⲙⲉⲧϫⲱⲣⲓ:</w:t>
            </w:r>
          </w:p>
          <w:p w14:paraId="50DE4F41" w14:textId="77777777" w:rsidR="00B219D6" w:rsidRDefault="00B219D6" w:rsidP="00B219D6">
            <w:pPr>
              <w:pStyle w:val="CopticVersemulti-line"/>
            </w:pPr>
            <w:r>
              <w:t>ⲙ̀ⲡⲉⲙ̀ⲑⲟ ⲛ̀Ⲓⲏⲥⲟⲩⲥ ⲡⲉϣⲏⲣⲓ:</w:t>
            </w:r>
          </w:p>
          <w:p w14:paraId="0CF47E73" w14:textId="7E64B196" w:rsidR="00B219D6" w:rsidRPr="005130A7" w:rsidRDefault="00B219D6" w:rsidP="002758BE">
            <w:pPr>
              <w:pStyle w:val="CopticHangingVerse"/>
            </w:pPr>
            <w:r>
              <w:t>Ⲙⲁⲣⲓⲁ ϯⲑⲉⲟⲧⲟⲕⲟⲥ.</w:t>
            </w:r>
          </w:p>
        </w:tc>
      </w:tr>
      <w:tr w:rsidR="002758BE" w14:paraId="0F7BFE8A" w14:textId="77777777" w:rsidTr="002758BE">
        <w:trPr>
          <w:cantSplit/>
          <w:jc w:val="center"/>
        </w:trPr>
        <w:tc>
          <w:tcPr>
            <w:tcW w:w="288" w:type="dxa"/>
          </w:tcPr>
          <w:p w14:paraId="140EA011" w14:textId="51AE65C6" w:rsidR="002758BE" w:rsidRDefault="002758BE" w:rsidP="002758BE">
            <w:pPr>
              <w:pStyle w:val="CopticCross"/>
            </w:pPr>
          </w:p>
        </w:tc>
        <w:tc>
          <w:tcPr>
            <w:tcW w:w="3960" w:type="dxa"/>
          </w:tcPr>
          <w:p w14:paraId="0A99E540" w14:textId="77777777" w:rsidR="002758BE" w:rsidRDefault="00454778" w:rsidP="00454778">
            <w:pPr>
              <w:pStyle w:val="EngHang"/>
            </w:pPr>
            <w:r>
              <w:t>And Gabriel</w:t>
            </w:r>
          </w:p>
          <w:p w14:paraId="0B8E127B" w14:textId="77777777" w:rsidR="00454778" w:rsidRDefault="00454778" w:rsidP="00454778">
            <w:pPr>
              <w:pStyle w:val="EngHang"/>
            </w:pPr>
            <w:r>
              <w:t>Came to you with honour,</w:t>
            </w:r>
          </w:p>
          <w:p w14:paraId="790AC9A4" w14:textId="77777777" w:rsidR="00454778" w:rsidRDefault="00454778" w:rsidP="00454778">
            <w:pPr>
              <w:pStyle w:val="EngHang"/>
            </w:pPr>
            <w:r>
              <w:t>And saluted you,</w:t>
            </w:r>
          </w:p>
          <w:p w14:paraId="72789B98" w14:textId="00103E8C" w:rsidR="00454778" w:rsidRDefault="00454778" w:rsidP="002758BE">
            <w:pPr>
              <w:pStyle w:val="EngHangEnd"/>
            </w:pPr>
            <w:r>
              <w:t>O Mary the Theotokos.</w:t>
            </w:r>
          </w:p>
        </w:tc>
        <w:tc>
          <w:tcPr>
            <w:tcW w:w="288" w:type="dxa"/>
          </w:tcPr>
          <w:p w14:paraId="17F5F8C1" w14:textId="77777777" w:rsidR="002758BE" w:rsidRDefault="002758BE" w:rsidP="002758BE"/>
        </w:tc>
        <w:tc>
          <w:tcPr>
            <w:tcW w:w="288" w:type="dxa"/>
          </w:tcPr>
          <w:p w14:paraId="5254B232" w14:textId="77777777" w:rsidR="002758BE" w:rsidRDefault="002758BE" w:rsidP="002758BE">
            <w:pPr>
              <w:pStyle w:val="CopticCross"/>
            </w:pPr>
          </w:p>
        </w:tc>
        <w:tc>
          <w:tcPr>
            <w:tcW w:w="3960" w:type="dxa"/>
          </w:tcPr>
          <w:p w14:paraId="45AAD54C" w14:textId="77777777" w:rsidR="002758BE" w:rsidRDefault="00B219D6" w:rsidP="00B219D6">
            <w:pPr>
              <w:pStyle w:val="CopticVersemulti-line"/>
            </w:pPr>
            <w:r>
              <w:t>Ⲝⲁⲡⲓⲛⲁ ⲁϥⲓ̀ ϣⲁⲣⲟⲛ:</w:t>
            </w:r>
          </w:p>
          <w:p w14:paraId="3B887200" w14:textId="77777777" w:rsidR="00B219D6" w:rsidRDefault="00B219D6" w:rsidP="00B219D6">
            <w:pPr>
              <w:pStyle w:val="CopticVersemulti-line"/>
            </w:pPr>
            <w:r>
              <w:t>ⲛ̀ϫⲉ Ⲅⲁⲃⲣⲓⲏⲗ ϧⲉⲛ ⲟⲩⲧⲁⲓⲟ:</w:t>
            </w:r>
          </w:p>
          <w:p w14:paraId="715A5EB4" w14:textId="77777777" w:rsidR="00B219D6" w:rsidRDefault="00B219D6" w:rsidP="00B219D6">
            <w:pPr>
              <w:pStyle w:val="CopticVersemulti-line"/>
            </w:pPr>
            <w:r>
              <w:t>ⲁϥⲉⲣⲭⲉⲣⲉⲧⲓⲍⲓⲛ ⲙ̀ⲙⲟ:</w:t>
            </w:r>
          </w:p>
          <w:p w14:paraId="767F5F68" w14:textId="23902E3B" w:rsidR="00B219D6" w:rsidRPr="005130A7" w:rsidRDefault="00B219D6" w:rsidP="002758BE">
            <w:pPr>
              <w:pStyle w:val="CopticHangingVerse"/>
            </w:pPr>
            <w:r>
              <w:t>ⲱ̀ Ⲙⲁⲣⲓⲁ ϯⲑⲉⲟⲧⲟⲕⲟⲥ.</w:t>
            </w:r>
          </w:p>
        </w:tc>
      </w:tr>
      <w:tr w:rsidR="002758BE" w14:paraId="6CFA8398" w14:textId="77777777" w:rsidTr="002758BE">
        <w:trPr>
          <w:cantSplit/>
          <w:jc w:val="center"/>
        </w:trPr>
        <w:tc>
          <w:tcPr>
            <w:tcW w:w="288" w:type="dxa"/>
          </w:tcPr>
          <w:p w14:paraId="22E09B06" w14:textId="2DE68886" w:rsidR="002758BE" w:rsidRDefault="002758BE" w:rsidP="002758BE">
            <w:pPr>
              <w:pStyle w:val="CopticCross"/>
            </w:pPr>
            <w:r w:rsidRPr="00FB5ACB">
              <w:t>¿</w:t>
            </w:r>
          </w:p>
        </w:tc>
        <w:tc>
          <w:tcPr>
            <w:tcW w:w="3960" w:type="dxa"/>
          </w:tcPr>
          <w:p w14:paraId="0A3C2760" w14:textId="5C39B94C" w:rsidR="002758BE" w:rsidRDefault="00454778" w:rsidP="00454778">
            <w:pPr>
              <w:pStyle w:val="EngHang"/>
            </w:pPr>
            <w:r>
              <w:t>Two wondrous mysteries,</w:t>
            </w:r>
          </w:p>
          <w:p w14:paraId="0651A0F9" w14:textId="77777777" w:rsidR="00454778" w:rsidRDefault="00454778" w:rsidP="00454778">
            <w:pPr>
              <w:pStyle w:val="EngHang"/>
            </w:pPr>
            <w:r>
              <w:t>The barren gave birth to a son,</w:t>
            </w:r>
          </w:p>
          <w:p w14:paraId="013842AF" w14:textId="2D11C423" w:rsidR="00454778" w:rsidRDefault="005712A5" w:rsidP="00454778">
            <w:pPr>
              <w:pStyle w:val="EngHang"/>
            </w:pPr>
            <w:r>
              <w:t>And the Virgin gav</w:t>
            </w:r>
            <w:r w:rsidR="00454778">
              <w:t>e birth to God for us,</w:t>
            </w:r>
          </w:p>
          <w:p w14:paraId="051F9312" w14:textId="791068DF" w:rsidR="00454778" w:rsidRDefault="00454778" w:rsidP="002758BE">
            <w:pPr>
              <w:pStyle w:val="EngHangEnd"/>
            </w:pPr>
            <w:r>
              <w:t>O Mary the Theotokos.</w:t>
            </w:r>
          </w:p>
        </w:tc>
        <w:tc>
          <w:tcPr>
            <w:tcW w:w="288" w:type="dxa"/>
          </w:tcPr>
          <w:p w14:paraId="2759C825" w14:textId="77777777" w:rsidR="002758BE" w:rsidRDefault="002758BE" w:rsidP="002758BE"/>
        </w:tc>
        <w:tc>
          <w:tcPr>
            <w:tcW w:w="288" w:type="dxa"/>
          </w:tcPr>
          <w:p w14:paraId="3A600C88" w14:textId="77777777" w:rsidR="002758BE" w:rsidRDefault="002758BE" w:rsidP="002758BE">
            <w:pPr>
              <w:pStyle w:val="CopticCross"/>
            </w:pPr>
            <w:r w:rsidRPr="00FB5ACB">
              <w:t>¿</w:t>
            </w:r>
          </w:p>
        </w:tc>
        <w:tc>
          <w:tcPr>
            <w:tcW w:w="3960" w:type="dxa"/>
          </w:tcPr>
          <w:p w14:paraId="2638D93C" w14:textId="77777777" w:rsidR="002758BE" w:rsidRDefault="00B219D6" w:rsidP="00B219D6">
            <w:pPr>
              <w:pStyle w:val="CopticVersemulti-line"/>
            </w:pPr>
            <w:r>
              <w:t>Ⲟⲩⲙⲩⲥⲧⲏⲣⲓⲟⲛ ϧⲉⲛ ϣ̀ⲫⲏⲣⲓ ⲥ̀ⲛⲟⲩϯ:</w:t>
            </w:r>
          </w:p>
          <w:p w14:paraId="4CB11F07" w14:textId="77777777" w:rsidR="00B219D6" w:rsidRDefault="00B219D6" w:rsidP="00B219D6">
            <w:pPr>
              <w:pStyle w:val="CopticVersemulti-line"/>
            </w:pPr>
            <w:r>
              <w:t>Ϫⲉ ϯϭⲣⲏⲛ ⲁⲥⲙⲓⲥⲓ ⲛ̀ⲟⲩϣⲏⲣⲓ:</w:t>
            </w:r>
          </w:p>
          <w:p w14:paraId="1A29FF20" w14:textId="77777777" w:rsidR="00B219D6" w:rsidRDefault="00B219D6" w:rsidP="00B219D6">
            <w:pPr>
              <w:pStyle w:val="CopticVersemulti-line"/>
            </w:pPr>
            <w:r>
              <w:t>ⲟⲩⲟϩ ϯⲡⲁⲣⲑⲉⲛⲟⲥ ⲙⲓⲥⲓ ⲛⲁⲛ ⲙ̀Ⲫⲛⲟⲩϯ:</w:t>
            </w:r>
          </w:p>
          <w:p w14:paraId="38CEB4CA" w14:textId="4247C31A" w:rsidR="00B219D6" w:rsidRPr="005130A7" w:rsidRDefault="00B219D6" w:rsidP="002758BE">
            <w:pPr>
              <w:pStyle w:val="CopticHangingVerse"/>
            </w:pPr>
            <w:r>
              <w:t>Ⲙⲁⲣⲓⲁ ϯⲑⲉⲟⲧⲟⲕⲟⲥ.</w:t>
            </w:r>
          </w:p>
        </w:tc>
      </w:tr>
      <w:tr w:rsidR="002758BE" w14:paraId="1FBD887A" w14:textId="77777777" w:rsidTr="002758BE">
        <w:trPr>
          <w:cantSplit/>
          <w:jc w:val="center"/>
        </w:trPr>
        <w:tc>
          <w:tcPr>
            <w:tcW w:w="288" w:type="dxa"/>
          </w:tcPr>
          <w:p w14:paraId="619752BB" w14:textId="6662D849" w:rsidR="002758BE" w:rsidRDefault="002758BE" w:rsidP="002758BE">
            <w:pPr>
              <w:pStyle w:val="CopticCross"/>
            </w:pPr>
            <w:r w:rsidRPr="00FB5ACB">
              <w:t>¿</w:t>
            </w:r>
          </w:p>
        </w:tc>
        <w:tc>
          <w:tcPr>
            <w:tcW w:w="3960" w:type="dxa"/>
          </w:tcPr>
          <w:p w14:paraId="707B98C2" w14:textId="77777777" w:rsidR="002758BE" w:rsidRDefault="00454778" w:rsidP="00454778">
            <w:pPr>
              <w:pStyle w:val="EngHang"/>
            </w:pPr>
            <w:r>
              <w:t>The pure Lamb,</w:t>
            </w:r>
          </w:p>
          <w:p w14:paraId="2F6C51D3" w14:textId="77777777" w:rsidR="00454778" w:rsidRDefault="00454778" w:rsidP="00454778">
            <w:pPr>
              <w:pStyle w:val="EngHang"/>
            </w:pPr>
            <w:r>
              <w:t>The Son of God in truth,</w:t>
            </w:r>
          </w:p>
          <w:p w14:paraId="2224E92C" w14:textId="77777777" w:rsidR="00454778" w:rsidRDefault="00454778" w:rsidP="00454778">
            <w:pPr>
              <w:pStyle w:val="EngHang"/>
            </w:pPr>
            <w:r>
              <w:t>Was incarnate of the Virgin,</w:t>
            </w:r>
          </w:p>
          <w:p w14:paraId="50AEEB82" w14:textId="36F49180" w:rsidR="00454778" w:rsidRDefault="00454778" w:rsidP="002758BE">
            <w:pPr>
              <w:pStyle w:val="EngHangEnd"/>
            </w:pPr>
            <w:r>
              <w:t>O Mary the Theotokos.</w:t>
            </w:r>
          </w:p>
        </w:tc>
        <w:tc>
          <w:tcPr>
            <w:tcW w:w="288" w:type="dxa"/>
          </w:tcPr>
          <w:p w14:paraId="618DC0F4" w14:textId="77777777" w:rsidR="002758BE" w:rsidRDefault="002758BE" w:rsidP="002758BE"/>
        </w:tc>
        <w:tc>
          <w:tcPr>
            <w:tcW w:w="288" w:type="dxa"/>
          </w:tcPr>
          <w:p w14:paraId="16302B9B" w14:textId="77777777" w:rsidR="002758BE" w:rsidRDefault="002758BE" w:rsidP="002758BE">
            <w:pPr>
              <w:pStyle w:val="CopticCross"/>
            </w:pPr>
            <w:r w:rsidRPr="00FB5ACB">
              <w:t>¿</w:t>
            </w:r>
          </w:p>
        </w:tc>
        <w:tc>
          <w:tcPr>
            <w:tcW w:w="3960" w:type="dxa"/>
          </w:tcPr>
          <w:p w14:paraId="19B3F2C9" w14:textId="77777777" w:rsidR="002758BE" w:rsidRDefault="00D3361E" w:rsidP="00D3361E">
            <w:pPr>
              <w:pStyle w:val="CopticVersemulti-line"/>
            </w:pPr>
            <w:r>
              <w:t>Ⲡⲓϩⲓⲏⲃ ⲛ̀ⲕⲁⲑⲁⲣⲟⲥ:</w:t>
            </w:r>
          </w:p>
          <w:p w14:paraId="65A36732" w14:textId="77777777" w:rsidR="00D3361E" w:rsidRDefault="00D3361E" w:rsidP="00D3361E">
            <w:pPr>
              <w:pStyle w:val="CopticVersemulti-line"/>
            </w:pPr>
            <w:r>
              <w:t>Ⲡϣⲏⲣⲓ ⲙ̀Ⲫⲛⲟⲩϯ ⲁ̀ⲗⲏⲑⲱⲥ:</w:t>
            </w:r>
          </w:p>
          <w:p w14:paraId="7ED6972E" w14:textId="77777777" w:rsidR="00D3361E" w:rsidRDefault="00D3361E" w:rsidP="00D3361E">
            <w:pPr>
              <w:pStyle w:val="CopticVersemulti-line"/>
            </w:pPr>
            <w:r>
              <w:t>ⲁϥϭⲓⲥⲁⲣⲝ ϧⲉⲛ ϯⲡⲁⲣⲑⲉⲛⲟⲥ:</w:t>
            </w:r>
          </w:p>
          <w:p w14:paraId="170B18A7" w14:textId="2E9965F1" w:rsidR="00D3361E" w:rsidRPr="005130A7" w:rsidRDefault="00D3361E" w:rsidP="002758BE">
            <w:pPr>
              <w:pStyle w:val="CopticHangingVerse"/>
            </w:pPr>
            <w:r>
              <w:t>Ⲙⲁⲣⲓⲁ ϯⲑⲉⲟⲧⲟⲕⲟⲥ.</w:t>
            </w:r>
          </w:p>
        </w:tc>
      </w:tr>
      <w:tr w:rsidR="002758BE" w14:paraId="0D423B32" w14:textId="77777777" w:rsidTr="002758BE">
        <w:trPr>
          <w:cantSplit/>
          <w:jc w:val="center"/>
        </w:trPr>
        <w:tc>
          <w:tcPr>
            <w:tcW w:w="288" w:type="dxa"/>
          </w:tcPr>
          <w:p w14:paraId="45296093" w14:textId="7D120271" w:rsidR="002758BE" w:rsidRDefault="002758BE" w:rsidP="002758BE">
            <w:pPr>
              <w:pStyle w:val="CopticCross"/>
            </w:pPr>
          </w:p>
        </w:tc>
        <w:tc>
          <w:tcPr>
            <w:tcW w:w="3960" w:type="dxa"/>
          </w:tcPr>
          <w:p w14:paraId="5F7EBD6E" w14:textId="77777777" w:rsidR="002758BE" w:rsidRDefault="00454778" w:rsidP="00454778">
            <w:pPr>
              <w:pStyle w:val="EngHang"/>
            </w:pPr>
            <w:r>
              <w:t>The teachers of the Church,</w:t>
            </w:r>
          </w:p>
          <w:p w14:paraId="60CFD55F" w14:textId="77777777" w:rsidR="00454778" w:rsidRDefault="00454778" w:rsidP="00454778">
            <w:pPr>
              <w:pStyle w:val="EngHang"/>
            </w:pPr>
            <w:r>
              <w:t>The fountains of wisdom,</w:t>
            </w:r>
          </w:p>
          <w:p w14:paraId="5BF73793" w14:textId="77777777" w:rsidR="00454778" w:rsidRDefault="00454778" w:rsidP="00454778">
            <w:pPr>
              <w:pStyle w:val="EngHang"/>
            </w:pPr>
            <w:r>
              <w:t>Speak of the honour of the all-holy,</w:t>
            </w:r>
          </w:p>
          <w:p w14:paraId="20C1AF61" w14:textId="697D7E6C" w:rsidR="00454778" w:rsidRDefault="00454778" w:rsidP="002758BE">
            <w:pPr>
              <w:pStyle w:val="EngHangEnd"/>
            </w:pPr>
            <w:r>
              <w:t>O Mary the Theotokos.</w:t>
            </w:r>
          </w:p>
        </w:tc>
        <w:tc>
          <w:tcPr>
            <w:tcW w:w="288" w:type="dxa"/>
          </w:tcPr>
          <w:p w14:paraId="4171EBE3" w14:textId="77777777" w:rsidR="002758BE" w:rsidRDefault="002758BE" w:rsidP="002758BE"/>
        </w:tc>
        <w:tc>
          <w:tcPr>
            <w:tcW w:w="288" w:type="dxa"/>
          </w:tcPr>
          <w:p w14:paraId="4A734087" w14:textId="77777777" w:rsidR="002758BE" w:rsidRDefault="002758BE" w:rsidP="002758BE">
            <w:pPr>
              <w:pStyle w:val="CopticCross"/>
            </w:pPr>
          </w:p>
        </w:tc>
        <w:tc>
          <w:tcPr>
            <w:tcW w:w="3960" w:type="dxa"/>
          </w:tcPr>
          <w:p w14:paraId="67D9A4D0" w14:textId="77777777" w:rsidR="002758BE" w:rsidRDefault="00D3361E" w:rsidP="00D3361E">
            <w:pPr>
              <w:pStyle w:val="CopticVersemulti-line"/>
            </w:pPr>
            <w:r>
              <w:t>Ⲣⲱⲟⲩ ⲛ̀ⲛⲓⲥⲁϧ ⲛ̀ⲧⲉ ϯⲉⲕⲕⲗⲏⲥⲓⲁ:</w:t>
            </w:r>
          </w:p>
          <w:p w14:paraId="01CD5DDA" w14:textId="77777777" w:rsidR="00D3361E" w:rsidRDefault="00D3361E" w:rsidP="00D3361E">
            <w:pPr>
              <w:pStyle w:val="CopticVersemulti-line"/>
            </w:pPr>
            <w:r>
              <w:t>ⲡⲓⲣⲉϥⲃⲉⲃⲓ ⲛ̀ⲧⲉ ϯⲥⲟⲫⲓⲁ:</w:t>
            </w:r>
          </w:p>
          <w:p w14:paraId="2DEDE7A1" w14:textId="77777777" w:rsidR="00D3361E" w:rsidRDefault="00D3361E" w:rsidP="00D3361E">
            <w:pPr>
              <w:pStyle w:val="CopticVersemulti-line"/>
            </w:pPr>
            <w:r>
              <w:t>ⲉⲩϫⲱ ⲙ̀ⲡ̀ⲧⲁⲓⲟ ⲛ̀ϯⲡⲁⲛⲁ̀ⲅⲓⲁ:</w:t>
            </w:r>
          </w:p>
          <w:p w14:paraId="03D7EA40" w14:textId="537A2022" w:rsidR="00D3361E" w:rsidRPr="005130A7" w:rsidRDefault="00D3361E" w:rsidP="002758BE">
            <w:pPr>
              <w:pStyle w:val="CopticHangingVerse"/>
            </w:pPr>
            <w:r>
              <w:t>Ⲙⲁⲣⲓⲁ ϯⲑⲉⲟⲧⲟⲕⲟⲥ.</w:t>
            </w:r>
          </w:p>
        </w:tc>
      </w:tr>
      <w:tr w:rsidR="002758BE" w14:paraId="38609656" w14:textId="77777777" w:rsidTr="002758BE">
        <w:trPr>
          <w:cantSplit/>
          <w:jc w:val="center"/>
        </w:trPr>
        <w:tc>
          <w:tcPr>
            <w:tcW w:w="288" w:type="dxa"/>
          </w:tcPr>
          <w:p w14:paraId="40E5AB81" w14:textId="361BF472" w:rsidR="002758BE" w:rsidRDefault="002758BE" w:rsidP="002758BE">
            <w:pPr>
              <w:pStyle w:val="CopticCross"/>
            </w:pPr>
          </w:p>
        </w:tc>
        <w:tc>
          <w:tcPr>
            <w:tcW w:w="3960" w:type="dxa"/>
          </w:tcPr>
          <w:p w14:paraId="0E67DA3E" w14:textId="77777777" w:rsidR="002758BE" w:rsidRDefault="00454778" w:rsidP="00454778">
            <w:pPr>
              <w:pStyle w:val="EngHang"/>
            </w:pPr>
            <w:r>
              <w:t>Solomon, the son of the king,</w:t>
            </w:r>
          </w:p>
          <w:p w14:paraId="565FCB80" w14:textId="77777777" w:rsidR="00454778" w:rsidRDefault="00454778" w:rsidP="00454778">
            <w:pPr>
              <w:pStyle w:val="EngHang"/>
            </w:pPr>
            <w:r>
              <w:t>Spoke of your great honour</w:t>
            </w:r>
          </w:p>
          <w:p w14:paraId="36E25C31" w14:textId="77777777" w:rsidR="00454778" w:rsidRDefault="00454778" w:rsidP="00454778">
            <w:pPr>
              <w:pStyle w:val="EngHang"/>
            </w:pPr>
            <w:r>
              <w:t>In the Song of Songs,</w:t>
            </w:r>
          </w:p>
          <w:p w14:paraId="07086D19" w14:textId="4828881D" w:rsidR="00454778" w:rsidRDefault="00454778" w:rsidP="002758BE">
            <w:pPr>
              <w:pStyle w:val="EngHangEnd"/>
            </w:pPr>
            <w:r>
              <w:t>O Mary the Theotokos.</w:t>
            </w:r>
          </w:p>
        </w:tc>
        <w:tc>
          <w:tcPr>
            <w:tcW w:w="288" w:type="dxa"/>
          </w:tcPr>
          <w:p w14:paraId="694E0244" w14:textId="77777777" w:rsidR="002758BE" w:rsidRDefault="002758BE" w:rsidP="002758BE"/>
        </w:tc>
        <w:tc>
          <w:tcPr>
            <w:tcW w:w="288" w:type="dxa"/>
          </w:tcPr>
          <w:p w14:paraId="70B9CEA8" w14:textId="77777777" w:rsidR="002758BE" w:rsidRDefault="002758BE" w:rsidP="002758BE">
            <w:pPr>
              <w:pStyle w:val="CopticCross"/>
            </w:pPr>
          </w:p>
        </w:tc>
        <w:tc>
          <w:tcPr>
            <w:tcW w:w="3960" w:type="dxa"/>
          </w:tcPr>
          <w:p w14:paraId="587A567A" w14:textId="77777777" w:rsidR="002758BE" w:rsidRDefault="00D3361E" w:rsidP="00D3361E">
            <w:pPr>
              <w:pStyle w:val="CopticVersemulti-line"/>
            </w:pPr>
            <w:r>
              <w:t>Ⲥⲟⲗⲟⲙⲱⲛ ⲡ̀ϣⲏⲣⲓ ⲙ̀ⲡ̀ⲟⲩⲣⲟ:</w:t>
            </w:r>
          </w:p>
          <w:p w14:paraId="723EACC5" w14:textId="77777777" w:rsidR="00D3361E" w:rsidRDefault="00D3361E" w:rsidP="00D3361E">
            <w:pPr>
              <w:pStyle w:val="CopticVersemulti-line"/>
            </w:pPr>
            <w:r>
              <w:t>ⲁϥⲥⲁϫⲓ ⲉ̀ⲡⲉⲛⲓϣϯ ⲛ̀ⲧⲁⲓⲟ:</w:t>
            </w:r>
          </w:p>
          <w:p w14:paraId="3A4725E6" w14:textId="77777777" w:rsidR="00D3361E" w:rsidRDefault="00D3361E" w:rsidP="00D3361E">
            <w:pPr>
              <w:pStyle w:val="CopticVersemulti-line"/>
            </w:pPr>
            <w:r>
              <w:t>ϧⲉⲛ ⲡⲓϫⲱ ⲛ̀ⲧⲉ ⲛⲓϫⲱ:</w:t>
            </w:r>
          </w:p>
          <w:p w14:paraId="3209ADE2" w14:textId="182D6557" w:rsidR="00D3361E" w:rsidRPr="005130A7" w:rsidRDefault="00D3361E" w:rsidP="002758BE">
            <w:pPr>
              <w:pStyle w:val="CopticHangingVerse"/>
            </w:pPr>
            <w:r>
              <w:t>ⲱ̀ Ⲙⲁⲣⲓⲁ ϯⲑⲉⲟⲧⲟⲕⲟⲥ.</w:t>
            </w:r>
          </w:p>
        </w:tc>
      </w:tr>
      <w:tr w:rsidR="002758BE" w14:paraId="2F1B6431" w14:textId="77777777" w:rsidTr="002758BE">
        <w:trPr>
          <w:cantSplit/>
          <w:jc w:val="center"/>
        </w:trPr>
        <w:tc>
          <w:tcPr>
            <w:tcW w:w="288" w:type="dxa"/>
          </w:tcPr>
          <w:p w14:paraId="6C7435E9" w14:textId="24F78EA8" w:rsidR="002758BE" w:rsidRDefault="002758BE" w:rsidP="002758BE">
            <w:pPr>
              <w:pStyle w:val="CopticCross"/>
            </w:pPr>
            <w:r w:rsidRPr="00FB5ACB">
              <w:lastRenderedPageBreak/>
              <w:t>¿</w:t>
            </w:r>
          </w:p>
        </w:tc>
        <w:tc>
          <w:tcPr>
            <w:tcW w:w="3960" w:type="dxa"/>
          </w:tcPr>
          <w:p w14:paraId="55FAAC81" w14:textId="77777777" w:rsidR="002758BE" w:rsidRDefault="00454778" w:rsidP="00454778">
            <w:pPr>
              <w:pStyle w:val="EngHang"/>
            </w:pPr>
            <w:r>
              <w:t>You are worth of all honour,</w:t>
            </w:r>
          </w:p>
          <w:p w14:paraId="3DA69F3D" w14:textId="77777777" w:rsidR="00454778" w:rsidRDefault="00454778" w:rsidP="00454778">
            <w:pPr>
              <w:pStyle w:val="EngHang"/>
            </w:pPr>
            <w:r>
              <w:t>O Queen, Mother of the King.</w:t>
            </w:r>
          </w:p>
          <w:p w14:paraId="41F3EEAC" w14:textId="77777777" w:rsidR="00454778" w:rsidRDefault="00454778" w:rsidP="00454778">
            <w:pPr>
              <w:pStyle w:val="EngHang"/>
            </w:pPr>
            <w:r>
              <w:t>The angels praise you,</w:t>
            </w:r>
          </w:p>
          <w:p w14:paraId="790A5B45" w14:textId="250C009A" w:rsidR="00454778" w:rsidRPr="0078672A" w:rsidRDefault="00454778" w:rsidP="002758BE">
            <w:pPr>
              <w:pStyle w:val="EngHangEnd"/>
            </w:pPr>
            <w:r>
              <w:t>O Mary the Theotokos.</w:t>
            </w:r>
          </w:p>
        </w:tc>
        <w:tc>
          <w:tcPr>
            <w:tcW w:w="288" w:type="dxa"/>
          </w:tcPr>
          <w:p w14:paraId="1D5C5B1B" w14:textId="77777777" w:rsidR="002758BE" w:rsidRDefault="002758BE" w:rsidP="002758BE"/>
        </w:tc>
        <w:tc>
          <w:tcPr>
            <w:tcW w:w="288" w:type="dxa"/>
          </w:tcPr>
          <w:p w14:paraId="7B1FEA28" w14:textId="77777777" w:rsidR="002758BE" w:rsidRDefault="002758BE" w:rsidP="002758BE">
            <w:pPr>
              <w:pStyle w:val="CopticCross"/>
            </w:pPr>
            <w:r w:rsidRPr="00FB5ACB">
              <w:t>¿</w:t>
            </w:r>
          </w:p>
        </w:tc>
        <w:tc>
          <w:tcPr>
            <w:tcW w:w="3960" w:type="dxa"/>
          </w:tcPr>
          <w:p w14:paraId="2D61F82E" w14:textId="77777777" w:rsidR="002758BE" w:rsidRDefault="00D3361E" w:rsidP="00D3361E">
            <w:pPr>
              <w:pStyle w:val="CopticVersemulti-line"/>
            </w:pPr>
            <w:r>
              <w:t>Ⲧⲁⲓⲟ ⲛⲓⲃⲉⲛ ⲉⲩⲧⲟⲙⲓ ⲉ̀ⲣⲟ:</w:t>
            </w:r>
          </w:p>
          <w:p w14:paraId="6647DC63" w14:textId="77777777" w:rsidR="00D3361E" w:rsidRDefault="00D3361E" w:rsidP="00D3361E">
            <w:pPr>
              <w:pStyle w:val="CopticVersemulti-line"/>
            </w:pPr>
            <w:r>
              <w:t>ⲱ̀ ϯⲟⲩⲣⲟ ⲑ̀ⲙⲁⲩ ⲙ̀ⲡⲓⲟⲩⲣⲟ:</w:t>
            </w:r>
          </w:p>
          <w:p w14:paraId="3DDAE182" w14:textId="77777777" w:rsidR="00D3361E" w:rsidRDefault="00D3361E" w:rsidP="00D3361E">
            <w:pPr>
              <w:pStyle w:val="CopticVersemulti-line"/>
            </w:pPr>
            <w:r>
              <w:t>ⲛⲓⲁⲅⲅⲉⲗⲟⲥ ⲉⲩϩⲱⲥ ⲉ̀ⲣⲟ:</w:t>
            </w:r>
          </w:p>
          <w:p w14:paraId="3530E058" w14:textId="47626DB2" w:rsidR="00D3361E" w:rsidRPr="005130A7" w:rsidRDefault="00D3361E" w:rsidP="002758BE">
            <w:pPr>
              <w:pStyle w:val="CopticHangingVerse"/>
            </w:pPr>
            <w:r>
              <w:t>ⲱ̀ Ⲙⲁⲣⲓⲁ ϯⲑⲉⲟⲧⲟⲕⲟⲥ.</w:t>
            </w:r>
          </w:p>
        </w:tc>
      </w:tr>
      <w:tr w:rsidR="002758BE" w14:paraId="27F8DC02" w14:textId="77777777" w:rsidTr="002758BE">
        <w:trPr>
          <w:cantSplit/>
          <w:jc w:val="center"/>
        </w:trPr>
        <w:tc>
          <w:tcPr>
            <w:tcW w:w="288" w:type="dxa"/>
          </w:tcPr>
          <w:p w14:paraId="48DF6592" w14:textId="461815E0" w:rsidR="002758BE" w:rsidRDefault="002758BE" w:rsidP="002758BE">
            <w:pPr>
              <w:pStyle w:val="CopticCross"/>
            </w:pPr>
            <w:r w:rsidRPr="00FB5ACB">
              <w:t>¿</w:t>
            </w:r>
          </w:p>
        </w:tc>
        <w:tc>
          <w:tcPr>
            <w:tcW w:w="3960" w:type="dxa"/>
          </w:tcPr>
          <w:p w14:paraId="587FDFB2" w14:textId="77777777" w:rsidR="002758BE" w:rsidRDefault="00454778" w:rsidP="00454778">
            <w:pPr>
              <w:pStyle w:val="EngHang"/>
            </w:pPr>
            <w:r>
              <w:t>The Son of God chose you,</w:t>
            </w:r>
          </w:p>
          <w:p w14:paraId="1F14E13F" w14:textId="77777777" w:rsidR="00454778" w:rsidRDefault="00454778" w:rsidP="00454778">
            <w:pPr>
              <w:pStyle w:val="EngHang"/>
            </w:pPr>
            <w:r>
              <w:t>And dwelt in you,</w:t>
            </w:r>
          </w:p>
          <w:p w14:paraId="70F3256C" w14:textId="77777777" w:rsidR="00454778" w:rsidRDefault="00454778" w:rsidP="00454778">
            <w:pPr>
              <w:pStyle w:val="EngHang"/>
            </w:pPr>
            <w:r>
              <w:t>For you were worth of the honour,</w:t>
            </w:r>
          </w:p>
          <w:p w14:paraId="5F2D53A8" w14:textId="13B753C9" w:rsidR="00454778" w:rsidRDefault="00454778" w:rsidP="002758BE">
            <w:pPr>
              <w:pStyle w:val="EngHangEnd"/>
            </w:pPr>
            <w:r>
              <w:t>O Mary the Theotokos.</w:t>
            </w:r>
          </w:p>
        </w:tc>
        <w:tc>
          <w:tcPr>
            <w:tcW w:w="288" w:type="dxa"/>
          </w:tcPr>
          <w:p w14:paraId="68EF41E0" w14:textId="77777777" w:rsidR="002758BE" w:rsidRDefault="002758BE" w:rsidP="002758BE"/>
        </w:tc>
        <w:tc>
          <w:tcPr>
            <w:tcW w:w="288" w:type="dxa"/>
          </w:tcPr>
          <w:p w14:paraId="3DBF1327" w14:textId="77777777" w:rsidR="002758BE" w:rsidRDefault="002758BE" w:rsidP="002758BE">
            <w:pPr>
              <w:pStyle w:val="CopticCross"/>
            </w:pPr>
            <w:r w:rsidRPr="00FB5ACB">
              <w:t>¿</w:t>
            </w:r>
          </w:p>
        </w:tc>
        <w:tc>
          <w:tcPr>
            <w:tcW w:w="3960" w:type="dxa"/>
          </w:tcPr>
          <w:p w14:paraId="513EBDB7" w14:textId="77777777" w:rsidR="002758BE" w:rsidRDefault="00D3361E" w:rsidP="00D3361E">
            <w:pPr>
              <w:pStyle w:val="CopticVersemulti-line"/>
            </w:pPr>
            <w:r>
              <w:t>Ⲩⲓⲟⲥ Ⲑⲉⲟⲥ ⲁϥⲥⲱⲧⲡ ⲙ̀ⲙⲟ:</w:t>
            </w:r>
          </w:p>
          <w:p w14:paraId="034A984D" w14:textId="77777777" w:rsidR="00D3361E" w:rsidRDefault="00D3361E" w:rsidP="00D3361E">
            <w:pPr>
              <w:pStyle w:val="CopticVersemulti-line"/>
            </w:pPr>
            <w:r>
              <w:t>ⲟⲩⲟϩ ⲁϥϣⲱⲡⲓ ⲥⲁϧⲟⲩⲛ ⲙ̀ⲙⲟ:</w:t>
            </w:r>
          </w:p>
          <w:p w14:paraId="2501952D" w14:textId="77777777" w:rsidR="00D3361E" w:rsidRDefault="00D3361E" w:rsidP="00D3361E">
            <w:pPr>
              <w:pStyle w:val="CopticVersemulti-line"/>
            </w:pPr>
            <w:r>
              <w:t>ϫⲉ ⲁ̀ⲣⲉ ⲙ̀ⲡ̀ϣⲁ ⲙ̀ⲡⲓⲧⲁⲓⲟ:</w:t>
            </w:r>
          </w:p>
          <w:p w14:paraId="77B2F89F" w14:textId="3C2279C2" w:rsidR="00D3361E" w:rsidRPr="005130A7" w:rsidRDefault="00D3361E" w:rsidP="002758BE">
            <w:pPr>
              <w:pStyle w:val="CopticHangingVerse"/>
            </w:pPr>
            <w:r>
              <w:t>ⲱ̀ Ⲙⲁⲣⲓⲁ ϯⲑⲉⲟⲧⲟⲕⲟⲥ.</w:t>
            </w:r>
          </w:p>
        </w:tc>
      </w:tr>
      <w:tr w:rsidR="002758BE" w14:paraId="209CD71C" w14:textId="77777777" w:rsidTr="002758BE">
        <w:trPr>
          <w:cantSplit/>
          <w:jc w:val="center"/>
        </w:trPr>
        <w:tc>
          <w:tcPr>
            <w:tcW w:w="288" w:type="dxa"/>
          </w:tcPr>
          <w:p w14:paraId="111CF01A" w14:textId="3AEF91C0" w:rsidR="002758BE" w:rsidRDefault="002758BE" w:rsidP="002758BE">
            <w:pPr>
              <w:pStyle w:val="CopticCross"/>
            </w:pPr>
          </w:p>
        </w:tc>
        <w:tc>
          <w:tcPr>
            <w:tcW w:w="3960" w:type="dxa"/>
          </w:tcPr>
          <w:p w14:paraId="7B16021C" w14:textId="77777777" w:rsidR="002758BE" w:rsidRDefault="00454778" w:rsidP="00454778">
            <w:pPr>
              <w:pStyle w:val="EngHang"/>
            </w:pPr>
            <w:r>
              <w:t>God is glorified</w:t>
            </w:r>
          </w:p>
          <w:p w14:paraId="5DAAC617" w14:textId="77777777" w:rsidR="00454778" w:rsidRDefault="00454778" w:rsidP="00454778">
            <w:pPr>
              <w:pStyle w:val="EngHang"/>
            </w:pPr>
            <w:r>
              <w:t>In the counsel of His saints.</w:t>
            </w:r>
          </w:p>
          <w:p w14:paraId="348E41B5" w14:textId="3FF330C7" w:rsidR="00454778" w:rsidRDefault="00454778" w:rsidP="00454778">
            <w:pPr>
              <w:pStyle w:val="EngHang"/>
            </w:pPr>
            <w:r>
              <w:t>The pure Virgin was pleasing to Him,</w:t>
            </w:r>
          </w:p>
          <w:p w14:paraId="1525D057" w14:textId="2FA09EA7" w:rsidR="00454778" w:rsidRDefault="00454778" w:rsidP="002758BE">
            <w:pPr>
              <w:pStyle w:val="EngHangEnd"/>
            </w:pPr>
            <w:r>
              <w:t>O Mary the Theotokos.</w:t>
            </w:r>
          </w:p>
        </w:tc>
        <w:tc>
          <w:tcPr>
            <w:tcW w:w="288" w:type="dxa"/>
          </w:tcPr>
          <w:p w14:paraId="66B66847" w14:textId="77777777" w:rsidR="002758BE" w:rsidRDefault="002758BE" w:rsidP="002758BE"/>
        </w:tc>
        <w:tc>
          <w:tcPr>
            <w:tcW w:w="288" w:type="dxa"/>
          </w:tcPr>
          <w:p w14:paraId="7ECB615A" w14:textId="77777777" w:rsidR="002758BE" w:rsidRDefault="002758BE" w:rsidP="002758BE">
            <w:pPr>
              <w:pStyle w:val="CopticCross"/>
            </w:pPr>
          </w:p>
        </w:tc>
        <w:tc>
          <w:tcPr>
            <w:tcW w:w="3960" w:type="dxa"/>
          </w:tcPr>
          <w:p w14:paraId="55DD43E4" w14:textId="77777777" w:rsidR="002758BE" w:rsidRDefault="00D3361E" w:rsidP="00D3361E">
            <w:pPr>
              <w:pStyle w:val="CopticVersemulti-line"/>
            </w:pPr>
            <w:r>
              <w:t>Ⲫⲛⲟⲩϯ ⲫⲏⲉⲧⲟⲩϯⲱ̀ⲟⲩ ⲛⲁϥ:</w:t>
            </w:r>
          </w:p>
          <w:p w14:paraId="018809C7" w14:textId="77777777" w:rsidR="00D3361E" w:rsidRDefault="00D3361E" w:rsidP="00D3361E">
            <w:pPr>
              <w:pStyle w:val="CopticVersemulti-line"/>
            </w:pPr>
            <w:r>
              <w:t>ϧⲉⲛ ⲡ̀ⲥⲟϭⲛⲓ ⲛ̀ⲧⲉ ⲛⲓⲉⲑⲟⲩⲁⲃ:</w:t>
            </w:r>
          </w:p>
          <w:p w14:paraId="41485EDA" w14:textId="77777777" w:rsidR="00D3361E" w:rsidRDefault="00D3361E" w:rsidP="00D3361E">
            <w:pPr>
              <w:pStyle w:val="CopticVersemulti-line"/>
            </w:pPr>
            <w:r>
              <w:t>ⲛ̀ⲧⲁϥ: ϯⲁ̀ⲧⲓⲁ ⲙ̀ⲡⲁⲣⲑⲉⲛⲟⲥ ⲁⲥⲣⲁⲛⲁϥ:</w:t>
            </w:r>
          </w:p>
          <w:p w14:paraId="37039CA2" w14:textId="78D6F086" w:rsidR="00D3361E" w:rsidRPr="005130A7" w:rsidRDefault="00D3361E" w:rsidP="002758BE">
            <w:pPr>
              <w:pStyle w:val="CopticHangingVerse"/>
            </w:pPr>
            <w:r>
              <w:t>Ⲙⲁⲣⲓⲁ ϯⲑⲉⲟⲧⲟⲕⲟⲥ.</w:t>
            </w:r>
          </w:p>
        </w:tc>
      </w:tr>
      <w:tr w:rsidR="002758BE" w14:paraId="7F87A923" w14:textId="77777777" w:rsidTr="002758BE">
        <w:trPr>
          <w:cantSplit/>
          <w:jc w:val="center"/>
        </w:trPr>
        <w:tc>
          <w:tcPr>
            <w:tcW w:w="288" w:type="dxa"/>
          </w:tcPr>
          <w:p w14:paraId="3BF501FF" w14:textId="507B9219" w:rsidR="002758BE" w:rsidRDefault="002758BE" w:rsidP="002758BE">
            <w:pPr>
              <w:pStyle w:val="CopticCross"/>
            </w:pPr>
          </w:p>
        </w:tc>
        <w:tc>
          <w:tcPr>
            <w:tcW w:w="3960" w:type="dxa"/>
          </w:tcPr>
          <w:p w14:paraId="6FA32066" w14:textId="77777777" w:rsidR="002758BE" w:rsidRDefault="00454778" w:rsidP="00454778">
            <w:pPr>
              <w:pStyle w:val="EngHang"/>
            </w:pPr>
            <w:r>
              <w:t>Hail to the mountain from which was cut</w:t>
            </w:r>
          </w:p>
          <w:p w14:paraId="1DB6516A" w14:textId="77777777" w:rsidR="00454778" w:rsidRDefault="00454778" w:rsidP="00454778">
            <w:pPr>
              <w:pStyle w:val="EngHang"/>
            </w:pPr>
            <w:r>
              <w:t>The stone without human hands.</w:t>
            </w:r>
          </w:p>
          <w:p w14:paraId="12265262" w14:textId="77777777" w:rsidR="00454778" w:rsidRDefault="00454778" w:rsidP="00454778">
            <w:pPr>
              <w:pStyle w:val="EngHang"/>
            </w:pPr>
            <w:r>
              <w:t>You guide all virgins,</w:t>
            </w:r>
          </w:p>
          <w:p w14:paraId="15ABC4DE" w14:textId="3D88E79C" w:rsidR="00454778" w:rsidRDefault="00454778" w:rsidP="002758BE">
            <w:pPr>
              <w:pStyle w:val="EngHangEnd"/>
            </w:pPr>
            <w:r>
              <w:t>O Mary the Theotokos.</w:t>
            </w:r>
          </w:p>
        </w:tc>
        <w:tc>
          <w:tcPr>
            <w:tcW w:w="288" w:type="dxa"/>
          </w:tcPr>
          <w:p w14:paraId="79AC2B12" w14:textId="77777777" w:rsidR="002758BE" w:rsidRDefault="002758BE" w:rsidP="002758BE"/>
        </w:tc>
        <w:tc>
          <w:tcPr>
            <w:tcW w:w="288" w:type="dxa"/>
          </w:tcPr>
          <w:p w14:paraId="5CFD5B1B" w14:textId="77777777" w:rsidR="002758BE" w:rsidRDefault="002758BE" w:rsidP="002758BE">
            <w:pPr>
              <w:pStyle w:val="CopticCross"/>
            </w:pPr>
          </w:p>
        </w:tc>
        <w:tc>
          <w:tcPr>
            <w:tcW w:w="3960" w:type="dxa"/>
          </w:tcPr>
          <w:p w14:paraId="38B31CB7" w14:textId="77777777" w:rsidR="002758BE" w:rsidRDefault="00D3361E" w:rsidP="00D3361E">
            <w:pPr>
              <w:pStyle w:val="CopticVersemulti-line"/>
            </w:pPr>
            <w:r>
              <w:t>Ⲭⲉⲣⲉ ⲡⲓⲧⲱⲟⲩ ⲫⲏⲉ̀ⲧⲁ ⲡⲓⲱ̀ⲛⲓ:</w:t>
            </w:r>
          </w:p>
          <w:p w14:paraId="138E2367" w14:textId="028AB60E" w:rsidR="00D3361E" w:rsidRDefault="00D3361E" w:rsidP="00D3361E">
            <w:pPr>
              <w:pStyle w:val="CopticVersemulti-line"/>
            </w:pPr>
            <w:r>
              <w:t>ϣⲁⲧϩⲓⲱⲧϥ ⲁϭⲛⲉ ϫⲓϫ ⲛ̀ⲣⲱⲙⲓ:</w:t>
            </w:r>
          </w:p>
          <w:p w14:paraId="475618A3" w14:textId="77777777" w:rsidR="00D3361E" w:rsidRDefault="00D3361E" w:rsidP="00D3361E">
            <w:pPr>
              <w:pStyle w:val="CopticVersemulti-line"/>
            </w:pPr>
            <w:r>
              <w:t>ⲛⲓⲡⲁⲣⲑⲉⲛⲟⲥ ⲧⲏⲣⲟⲩ ⲁ̀ⲣⲉ ⲉⲣϩⲉⲙⲓ:</w:t>
            </w:r>
          </w:p>
          <w:p w14:paraId="1A5665AF" w14:textId="07A7B32B" w:rsidR="00D3361E" w:rsidRPr="005130A7" w:rsidRDefault="00D3361E" w:rsidP="002758BE">
            <w:pPr>
              <w:pStyle w:val="CopticHangingVerse"/>
            </w:pPr>
            <w:r>
              <w:t>Ⲙⲁⲣⲓⲁ ϯⲑⲉⲟⲧⲟⲕⲟⲥ.</w:t>
            </w:r>
          </w:p>
        </w:tc>
      </w:tr>
      <w:tr w:rsidR="002758BE" w14:paraId="7129E57B" w14:textId="77777777" w:rsidTr="002758BE">
        <w:trPr>
          <w:cantSplit/>
          <w:jc w:val="center"/>
        </w:trPr>
        <w:tc>
          <w:tcPr>
            <w:tcW w:w="288" w:type="dxa"/>
          </w:tcPr>
          <w:p w14:paraId="12709742" w14:textId="63332E6D" w:rsidR="002758BE" w:rsidRPr="003209AF" w:rsidRDefault="002758BE" w:rsidP="002758BE">
            <w:pPr>
              <w:pStyle w:val="CopticCross"/>
              <w:rPr>
                <w:b/>
              </w:rPr>
            </w:pPr>
            <w:r w:rsidRPr="00FB5ACB">
              <w:t>¿</w:t>
            </w:r>
          </w:p>
        </w:tc>
        <w:tc>
          <w:tcPr>
            <w:tcW w:w="3960" w:type="dxa"/>
          </w:tcPr>
          <w:p w14:paraId="482A279C" w14:textId="77777777" w:rsidR="002758BE" w:rsidRDefault="00454778" w:rsidP="00454778">
            <w:pPr>
              <w:pStyle w:val="EngHang"/>
            </w:pPr>
            <w:r>
              <w:t>The adornment of the Church,</w:t>
            </w:r>
          </w:p>
          <w:p w14:paraId="380E4CAB" w14:textId="77777777" w:rsidR="00454778" w:rsidRDefault="00454778" w:rsidP="00454778">
            <w:pPr>
              <w:pStyle w:val="EngHang"/>
            </w:pPr>
            <w:r>
              <w:t>The pride of virginity,</w:t>
            </w:r>
          </w:p>
          <w:p w14:paraId="734C31FA" w14:textId="77777777" w:rsidR="00454778" w:rsidRDefault="00454778" w:rsidP="00454778">
            <w:pPr>
              <w:pStyle w:val="EngHang"/>
            </w:pPr>
            <w:r>
              <w:t>The true and chaste Queen,</w:t>
            </w:r>
          </w:p>
          <w:p w14:paraId="2188219A" w14:textId="4DBF2683" w:rsidR="00454778" w:rsidRDefault="00454778" w:rsidP="002758BE">
            <w:pPr>
              <w:pStyle w:val="EngHangEnd"/>
            </w:pPr>
            <w:r>
              <w:t>O Mary the Theotokos.</w:t>
            </w:r>
          </w:p>
        </w:tc>
        <w:tc>
          <w:tcPr>
            <w:tcW w:w="288" w:type="dxa"/>
          </w:tcPr>
          <w:p w14:paraId="7E7DCD1C" w14:textId="77777777" w:rsidR="002758BE" w:rsidRDefault="002758BE" w:rsidP="002758BE"/>
        </w:tc>
        <w:tc>
          <w:tcPr>
            <w:tcW w:w="288" w:type="dxa"/>
          </w:tcPr>
          <w:p w14:paraId="3B32B44B" w14:textId="77777777" w:rsidR="002758BE" w:rsidRDefault="002758BE" w:rsidP="002758BE">
            <w:pPr>
              <w:pStyle w:val="CopticCross"/>
            </w:pPr>
            <w:r w:rsidRPr="00FB5ACB">
              <w:t>¿</w:t>
            </w:r>
          </w:p>
        </w:tc>
        <w:tc>
          <w:tcPr>
            <w:tcW w:w="3960" w:type="dxa"/>
          </w:tcPr>
          <w:p w14:paraId="5EA451D4" w14:textId="77777777" w:rsidR="002758BE" w:rsidRDefault="00D3361E" w:rsidP="00D3361E">
            <w:pPr>
              <w:pStyle w:val="CopticVersemulti-line"/>
            </w:pPr>
            <w:r>
              <w:t>Ⲯⲟⲗⲥⲉⲗ ⲛ̀ⲧⲉ ϯⲉⲕⲕⲗⲏⲥⲓⲁ:</w:t>
            </w:r>
          </w:p>
          <w:p w14:paraId="4920CE3F" w14:textId="77777777" w:rsidR="00D3361E" w:rsidRDefault="00D3361E" w:rsidP="00D3361E">
            <w:pPr>
              <w:pStyle w:val="CopticVersemulti-line"/>
            </w:pPr>
            <w:r>
              <w:t>ⲛⲉⲙ ⲡ̀ϣⲟⲩϣⲟⲩ ⲛ̀ⲧⲉ ϯⲡⲁⲣⲑⲉⲛⲓⲁ:</w:t>
            </w:r>
          </w:p>
          <w:p w14:paraId="58AB5704" w14:textId="77777777" w:rsidR="00D3361E" w:rsidRDefault="00D3361E" w:rsidP="00D3361E">
            <w:pPr>
              <w:pStyle w:val="CopticVersemulti-line"/>
            </w:pPr>
            <w:r>
              <w:t>ϯⲟⲩⲣⲱ ⲙ̀ⲙⲏⲓ ⲛⲉⲙ ϯⲁ̀ⲅⲛⲓⲁ:</w:t>
            </w:r>
          </w:p>
          <w:p w14:paraId="0F029564" w14:textId="1CF91340" w:rsidR="00D3361E" w:rsidRPr="005130A7" w:rsidRDefault="00D3361E" w:rsidP="002758BE">
            <w:pPr>
              <w:pStyle w:val="CopticHangingVerse"/>
            </w:pPr>
            <w:r>
              <w:t>ⲧⲉ Ⲙⲁⲣⲓⲁ ϯⲑⲉⲟⲧⲟⲕⲟⲥ.</w:t>
            </w:r>
          </w:p>
        </w:tc>
      </w:tr>
      <w:tr w:rsidR="002758BE" w14:paraId="3D38BAE2" w14:textId="77777777" w:rsidTr="002758BE">
        <w:trPr>
          <w:cantSplit/>
          <w:jc w:val="center"/>
        </w:trPr>
        <w:tc>
          <w:tcPr>
            <w:tcW w:w="288" w:type="dxa"/>
          </w:tcPr>
          <w:p w14:paraId="6F559CD0" w14:textId="4D2634A9" w:rsidR="002758BE" w:rsidRDefault="002758BE" w:rsidP="002758BE">
            <w:pPr>
              <w:pStyle w:val="CopticCross"/>
            </w:pPr>
            <w:r w:rsidRPr="00FB5ACB">
              <w:t>¿</w:t>
            </w:r>
          </w:p>
        </w:tc>
        <w:tc>
          <w:tcPr>
            <w:tcW w:w="3960" w:type="dxa"/>
          </w:tcPr>
          <w:p w14:paraId="546E982A" w14:textId="77777777" w:rsidR="002758BE" w:rsidRDefault="00552156" w:rsidP="00552156">
            <w:pPr>
              <w:pStyle w:val="EngHang"/>
            </w:pPr>
            <w:r>
              <w:t>O pure Tent,</w:t>
            </w:r>
          </w:p>
          <w:p w14:paraId="31D06950" w14:textId="77777777" w:rsidR="00552156" w:rsidRDefault="00552156" w:rsidP="00552156">
            <w:pPr>
              <w:pStyle w:val="EngHang"/>
            </w:pPr>
            <w:r>
              <w:t>O serene Virgin,</w:t>
            </w:r>
          </w:p>
          <w:p w14:paraId="70A586AE" w14:textId="77777777" w:rsidR="00552156" w:rsidRDefault="00552156" w:rsidP="00552156">
            <w:pPr>
              <w:pStyle w:val="EngHang"/>
            </w:pPr>
            <w:r>
              <w:t>The Mother of God the Logos,</w:t>
            </w:r>
          </w:p>
          <w:p w14:paraId="138CB831" w14:textId="60EE8054" w:rsidR="00552156" w:rsidRDefault="00552156" w:rsidP="002758BE">
            <w:pPr>
              <w:pStyle w:val="EngHangEnd"/>
            </w:pPr>
            <w:r>
              <w:t>O Mary the Theotokos.</w:t>
            </w:r>
          </w:p>
        </w:tc>
        <w:tc>
          <w:tcPr>
            <w:tcW w:w="288" w:type="dxa"/>
          </w:tcPr>
          <w:p w14:paraId="1882F5F0" w14:textId="77777777" w:rsidR="002758BE" w:rsidRDefault="002758BE" w:rsidP="002758BE"/>
        </w:tc>
        <w:tc>
          <w:tcPr>
            <w:tcW w:w="288" w:type="dxa"/>
          </w:tcPr>
          <w:p w14:paraId="7321AC43" w14:textId="77777777" w:rsidR="002758BE" w:rsidRDefault="002758BE" w:rsidP="002758BE">
            <w:pPr>
              <w:pStyle w:val="CopticCross"/>
            </w:pPr>
            <w:r w:rsidRPr="00FB5ACB">
              <w:t>¿</w:t>
            </w:r>
          </w:p>
        </w:tc>
        <w:tc>
          <w:tcPr>
            <w:tcW w:w="3960" w:type="dxa"/>
          </w:tcPr>
          <w:p w14:paraId="141B905F" w14:textId="77777777" w:rsidR="002758BE" w:rsidRDefault="00D3361E" w:rsidP="00D3361E">
            <w:pPr>
              <w:pStyle w:val="CopticVersemulti-line"/>
            </w:pPr>
            <w:r>
              <w:t>Ⲱ ϯⲥ̀ⲕⲏⲛⲏ ⲛ̀ⲕⲁⲑⲁⲣⲟⲥ:</w:t>
            </w:r>
          </w:p>
          <w:p w14:paraId="5F2F81FA" w14:textId="77777777" w:rsidR="00D3361E" w:rsidRDefault="00D3361E" w:rsidP="00D3361E">
            <w:pPr>
              <w:pStyle w:val="CopticVersemulti-line"/>
            </w:pPr>
            <w:r>
              <w:t>ⲱ̀ ϯⲥⲉⲙⲛⲉ ⲙ̀ⲡⲁⲣⲑⲉⲛⲟⲥ:</w:t>
            </w:r>
          </w:p>
          <w:p w14:paraId="6FD94557" w14:textId="77777777" w:rsidR="00D3361E" w:rsidRDefault="00D3361E" w:rsidP="00D3361E">
            <w:pPr>
              <w:pStyle w:val="CopticVersemulti-line"/>
            </w:pPr>
            <w:r>
              <w:t>ⲑ̀ⲙⲁⲩ ⲙ̀Ⲫⲛⲟⲩϯ ⲡⲓⲗⲟⲅⲟⲥ:</w:t>
            </w:r>
          </w:p>
          <w:p w14:paraId="76B9492A" w14:textId="51D6FE0B" w:rsidR="00D3361E" w:rsidRPr="00384F62" w:rsidRDefault="00D3361E" w:rsidP="002758BE">
            <w:pPr>
              <w:pStyle w:val="CopticHangingVerse"/>
            </w:pPr>
            <w:r>
              <w:t>Ⲙⲁⲣⲓⲁ ϯⲑⲉⲟⲧⲕⲟⲥ.</w:t>
            </w:r>
          </w:p>
        </w:tc>
      </w:tr>
    </w:tbl>
    <w:p w14:paraId="45A80516" w14:textId="192CA624" w:rsidR="002758BE" w:rsidRPr="003D07AB" w:rsidRDefault="002758BE" w:rsidP="003D07AB">
      <w:pPr>
        <w:pStyle w:val="Rubric"/>
      </w:pPr>
    </w:p>
    <w:p w14:paraId="3CDA1374" w14:textId="375A2E44" w:rsidR="00960235" w:rsidRDefault="00960235" w:rsidP="00960235">
      <w:pPr>
        <w:pStyle w:val="Heading3"/>
      </w:pPr>
      <w:bookmarkStart w:id="1927" w:name="_Toc485884678"/>
      <w:r>
        <w:t>July 28 / Mesori 4: Consecration of the Church of St. Anthony</w:t>
      </w:r>
      <w:bookmarkEnd w:id="1927"/>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9"/>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8" w:name="_Toc485884456"/>
      <w:bookmarkStart w:id="1929" w:name="August"/>
      <w:r>
        <w:lastRenderedPageBreak/>
        <w:t>August</w:t>
      </w:r>
      <w:bookmarkEnd w:id="1915"/>
      <w:bookmarkEnd w:id="1916"/>
      <w:bookmarkEnd w:id="191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8"/>
    </w:p>
    <w:bookmarkStart w:id="1930" w:name="_Toc410196223" w:displacedByCustomXml="next"/>
    <w:bookmarkStart w:id="1931" w:name="_Toc410196465" w:displacedByCustomXml="next"/>
    <w:bookmarkStart w:id="1932" w:name="_Toc410196967"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AF3A49">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AF3A49">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AF3A49">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AF3A49">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AF3A49">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AF3A49">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AF3A49">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AF3A49">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AF3A49">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AF3A49">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AF3A49">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AF3A49">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33" w:name="_Toc485884679"/>
      <w:r>
        <w:lastRenderedPageBreak/>
        <w:t>August 1 / Mesori 8: The Confession of St. Peter</w:t>
      </w:r>
      <w:bookmarkEnd w:id="1933"/>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4" w:name="_Toc485884680"/>
      <w:r>
        <w:t>August 5 / Mesori 12: Commemoration of Archangel Michael</w:t>
      </w:r>
      <w:bookmarkEnd w:id="1934"/>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5" w:name="_Toc485884681"/>
      <w:r>
        <w:t xml:space="preserve">August 6 / Mesori 13: </w:t>
      </w:r>
      <w:r w:rsidR="00495F1A">
        <w:t>The Transfiguration</w:t>
      </w:r>
      <w:bookmarkEnd w:id="1932"/>
      <w:bookmarkEnd w:id="1931"/>
      <w:bookmarkEnd w:id="1930"/>
      <w:bookmarkEnd w:id="1935"/>
    </w:p>
    <w:p w14:paraId="7EAEB060" w14:textId="12F0EC4C" w:rsidR="00155D64" w:rsidRPr="008712A7" w:rsidRDefault="00155D64" w:rsidP="00155D64">
      <w:pPr>
        <w:pStyle w:val="Heading4"/>
        <w:rPr>
          <w:rFonts w:ascii="Arial Unicode MS" w:eastAsia="Arial Unicode MS" w:hAnsi="Arial Unicode MS" w:cs="Arial Unicode MS"/>
        </w:rPr>
      </w:pPr>
      <w:bookmarkStart w:id="1936"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7" w:name="_Ref485108387"/>
      <w:r>
        <w:t>The Doxology</w:t>
      </w:r>
      <w:r w:rsidR="00E21EA3">
        <w:t xml:space="preserve"> of the Transfiguration</w:t>
      </w:r>
      <w:bookmarkEnd w:id="1936"/>
      <w:bookmarkEnd w:id="1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8" w:name="_Ref434476299"/>
      <w:r>
        <w:t>The Psali Adam</w:t>
      </w:r>
      <w:r w:rsidR="006C1B94">
        <w:t xml:space="preserve"> for the Transfiguration</w:t>
      </w:r>
      <w:bookmarkEnd w:id="1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18E7CCDB" w:rsidR="00934B8D" w:rsidRDefault="008452C0" w:rsidP="00934B8D">
            <w:pPr>
              <w:pStyle w:val="EngHangEnd"/>
            </w:pPr>
            <w:r>
              <w:t>O three Discip</w:t>
            </w:r>
            <w:r w:rsidR="00934B8D">
              <w:t>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lastRenderedPageBreak/>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9" w:name="_Ref434476316"/>
      <w:r>
        <w:lastRenderedPageBreak/>
        <w:t>The Psali Batos</w:t>
      </w:r>
      <w:r w:rsidR="006C1B94">
        <w:t xml:space="preserve"> for the Transfiguration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lastRenderedPageBreak/>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40" w:name="_Toc410196224"/>
      <w:bookmarkStart w:id="1941" w:name="_Toc410196466"/>
      <w:bookmarkStart w:id="1942" w:name="_Toc410196968"/>
      <w:bookmarkStart w:id="1943" w:name="_Ref435642801"/>
      <w:bookmarkStart w:id="1944" w:name="_Ref435642808"/>
      <w:r>
        <w:lastRenderedPageBreak/>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5" w:name="_Ref485102883"/>
      <w:bookmarkStart w:id="1946" w:name="_Toc485884682"/>
      <w:r>
        <w:t xml:space="preserve">August 9 / Mesori 16: </w:t>
      </w:r>
      <w:r w:rsidR="00495F1A">
        <w:t>The Assumption of the Virgin</w:t>
      </w:r>
      <w:bookmarkEnd w:id="1940"/>
      <w:bookmarkEnd w:id="1941"/>
      <w:bookmarkEnd w:id="1942"/>
      <w:bookmarkEnd w:id="1943"/>
      <w:bookmarkEnd w:id="1944"/>
      <w:bookmarkEnd w:id="1945"/>
      <w:bookmarkEnd w:id="1946"/>
    </w:p>
    <w:p w14:paraId="7CA90D1D" w14:textId="7FF594DA" w:rsidR="003D07AB" w:rsidRDefault="003D07AB" w:rsidP="003D07AB">
      <w:pPr>
        <w:pStyle w:val="Heading4"/>
      </w:pPr>
      <w:bookmarkStart w:id="1947"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8" w:name="_Ref485192399"/>
      <w:r>
        <w:t xml:space="preserve">The Psali </w:t>
      </w:r>
      <w:commentRangeStart w:id="1949"/>
      <w:r>
        <w:t xml:space="preserve">Adam </w:t>
      </w:r>
      <w:commentRangeEnd w:id="1949"/>
      <w:r>
        <w:rPr>
          <w:rStyle w:val="CommentReference"/>
          <w:rFonts w:eastAsiaTheme="minorHAnsi" w:cstheme="minorBidi"/>
          <w:b w:val="0"/>
          <w:bCs w:val="0"/>
          <w:iCs w:val="0"/>
          <w:color w:val="auto"/>
        </w:rPr>
        <w:commentReference w:id="1949"/>
      </w:r>
      <w:r>
        <w:t>for the Virgin</w:t>
      </w:r>
      <w:bookmarkEnd w:id="1947"/>
      <w:bookmarkEnd w:id="1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50"/>
            <w:r>
              <w:t>With divine hands.”</w:t>
            </w:r>
            <w:commentRangeEnd w:id="1950"/>
            <w:r>
              <w:rPr>
                <w:rStyle w:val="CommentReference"/>
                <w:rFonts w:ascii="Times New Roman" w:eastAsiaTheme="minorHAnsi" w:hAnsi="Times New Roman" w:cstheme="minorBidi"/>
                <w:color w:val="auto"/>
              </w:rPr>
              <w:commentReference w:id="195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lastRenderedPageBreak/>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lastRenderedPageBreak/>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51" w:name="_Ref435734818"/>
      <w:r>
        <w:lastRenderedPageBreak/>
        <w:t>The Psali Batos for the Virgin</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lastRenderedPageBreak/>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52"/>
            <w:r>
              <w:t>forever</w:t>
            </w:r>
            <w:commentRangeEnd w:id="1952"/>
            <w:r>
              <w:rPr>
                <w:rStyle w:val="CommentReference"/>
                <w:rFonts w:ascii="Times New Roman" w:eastAsiaTheme="minorHAnsi" w:hAnsi="Times New Roman" w:cstheme="minorBidi"/>
                <w:color w:val="auto"/>
              </w:rPr>
              <w:commentReference w:id="195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53"/>
            <w:r>
              <w:t>In the unshakable places.</w:t>
            </w:r>
            <w:commentRangeEnd w:id="1953"/>
            <w:r>
              <w:rPr>
                <w:rStyle w:val="CommentReference"/>
                <w:rFonts w:ascii="Times New Roman" w:eastAsiaTheme="minorHAnsi" w:hAnsi="Times New Roman" w:cstheme="minorBidi"/>
                <w:color w:val="auto"/>
              </w:rPr>
              <w:commentReference w:id="195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4"/>
            <w:r>
              <w:t>Your name adorns our works.</w:t>
            </w:r>
            <w:commentRangeEnd w:id="1954"/>
            <w:r>
              <w:rPr>
                <w:rStyle w:val="CommentReference"/>
                <w:rFonts w:ascii="Times New Roman" w:eastAsiaTheme="minorHAnsi" w:hAnsi="Times New Roman" w:cstheme="minorBidi"/>
                <w:color w:val="auto"/>
              </w:rPr>
              <w:commentReference w:id="195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5"/>
            <w:r>
              <w:t xml:space="preserve">Interceding </w:t>
            </w:r>
            <w:commentRangeEnd w:id="1955"/>
            <w:r>
              <w:rPr>
                <w:rStyle w:val="CommentReference"/>
                <w:rFonts w:ascii="Times New Roman" w:eastAsiaTheme="minorHAnsi" w:hAnsi="Times New Roman" w:cstheme="minorBidi"/>
                <w:color w:val="auto"/>
              </w:rPr>
              <w:commentReference w:id="195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lastRenderedPageBreak/>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lastRenderedPageBreak/>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lastRenderedPageBreak/>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6" w:name="_Toc485884683"/>
      <w:r>
        <w:t>August 12 / Mesori 19: Translocation of the Relics of St. Macarius the Great</w:t>
      </w:r>
      <w:bookmarkEnd w:id="1956"/>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7" w:name="_Toc485884684"/>
      <w:r>
        <w:t>August 14 / Mesori 21: Commemoration of the Theotokos</w:t>
      </w:r>
      <w:bookmarkEnd w:id="1957"/>
    </w:p>
    <w:p w14:paraId="3E243021" w14:textId="74DC604E" w:rsidR="00DD1748" w:rsidRDefault="00DD1748" w:rsidP="00DD1748">
      <w:pPr>
        <w:pStyle w:val="Rubric"/>
      </w:pPr>
      <w:bookmarkStart w:id="1958"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9" w:name="_Ref485109122"/>
      <w:bookmarkStart w:id="1960" w:name="_Ref485109128"/>
      <w:bookmarkStart w:id="1961" w:name="_Toc485884685"/>
      <w:r>
        <w:lastRenderedPageBreak/>
        <w:t>August 17 / Mesori 24: Departure of St. Takle Haymanot</w:t>
      </w:r>
      <w:bookmarkEnd w:id="1958"/>
      <w:bookmarkEnd w:id="1959"/>
      <w:bookmarkEnd w:id="1960"/>
      <w:bookmarkEnd w:id="1961"/>
    </w:p>
    <w:p w14:paraId="34845613" w14:textId="77777777" w:rsidR="009F60F1" w:rsidRDefault="009F60F1" w:rsidP="009F60F1">
      <w:pPr>
        <w:pStyle w:val="Heading4"/>
      </w:pPr>
      <w:bookmarkStart w:id="1962" w:name="_Ref434492302"/>
      <w:r>
        <w:t>The Doxology</w:t>
      </w:r>
      <w:r w:rsidR="00B82753">
        <w:t xml:space="preserve"> for St. Takle Haymanot</w:t>
      </w:r>
      <w:bookmarkEnd w:id="1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63" w:name="_Toc485884686"/>
      <w:r>
        <w:t>August 21 / Mesori 28: The Patriarchs: Abraham, Isaac, and Jacob</w:t>
      </w:r>
      <w:bookmarkEnd w:id="1963"/>
    </w:p>
    <w:p w14:paraId="1D063B19" w14:textId="77777777" w:rsidR="00431ABD" w:rsidRDefault="00431ABD" w:rsidP="00431ABD">
      <w:pPr>
        <w:pStyle w:val="Heading4"/>
      </w:pPr>
      <w:bookmarkStart w:id="1964" w:name="_Ref434492413"/>
      <w:r>
        <w:t>The Doxology</w:t>
      </w:r>
      <w:r w:rsidR="00B82753">
        <w:t xml:space="preserve"> for the Patriarchs: Abraham, Isaac, and Jacob</w:t>
      </w:r>
      <w:bookmarkEnd w:id="1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5" w:name="_Toc485884687"/>
      <w:r>
        <w:t>August 22 / Mesori 29: Commemoration of the Annunciation, Nativity, and Resurrection on the 29</w:t>
      </w:r>
      <w:r w:rsidRPr="00C0205C">
        <w:rPr>
          <w:vertAlign w:val="superscript"/>
        </w:rPr>
        <w:t>th</w:t>
      </w:r>
      <w:r>
        <w:t xml:space="preserve"> of Every Month</w:t>
      </w:r>
      <w:bookmarkEnd w:id="1965"/>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6" w:name="_Toc485884688"/>
      <w:r>
        <w:t xml:space="preserve">August 22 / Mesori 29: </w:t>
      </w:r>
      <w:r w:rsidR="007D439A">
        <w:t xml:space="preserve">Also the </w:t>
      </w:r>
      <w:r>
        <w:t>Translocation of the Relics of St. John the Short to Scetis</w:t>
      </w:r>
      <w:bookmarkEnd w:id="1966"/>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7" w:name="_Toc485884689"/>
      <w:r>
        <w:t>August 25 / Little Month 2: Departure of St. Titus the Apostle</w:t>
      </w:r>
      <w:bookmarkEnd w:id="1967"/>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8" w:name="_Toc485884690"/>
      <w:r>
        <w:lastRenderedPageBreak/>
        <w:t>August 26 / Little Month 3: Archangel Raphael</w:t>
      </w:r>
      <w:bookmarkEnd w:id="1968"/>
    </w:p>
    <w:p w14:paraId="0292BCC5" w14:textId="77777777" w:rsidR="00C30039" w:rsidRDefault="00C30039" w:rsidP="00C30039">
      <w:pPr>
        <w:pStyle w:val="Heading4"/>
      </w:pPr>
      <w:bookmarkStart w:id="1969" w:name="_Ref434488208"/>
      <w:r>
        <w:t>The Doxology</w:t>
      </w:r>
      <w:r w:rsidR="00B46E6E">
        <w:t xml:space="preserve"> for Archangel Raphael</w:t>
      </w:r>
      <w:bookmarkEnd w:id="1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70" w:name="_Toc485884691"/>
      <w:r>
        <w:t>August 28 / Little Month 5</w:t>
      </w:r>
      <w:r w:rsidR="00980D99">
        <w:t>: St. Parsouma</w:t>
      </w:r>
      <w:bookmarkEnd w:id="1970"/>
    </w:p>
    <w:p w14:paraId="32F5CFB7" w14:textId="77777777" w:rsidR="00980D99" w:rsidRDefault="00980D99" w:rsidP="00980D99">
      <w:pPr>
        <w:pStyle w:val="Heading4"/>
      </w:pPr>
      <w:bookmarkStart w:id="1971" w:name="_Ref434491294"/>
      <w:r>
        <w:t>The Doxology</w:t>
      </w:r>
      <w:r w:rsidR="00810F04">
        <w:t xml:space="preserve"> for St. Parsouma</w:t>
      </w:r>
      <w:bookmarkEnd w:id="1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5"/>
            <w:r>
              <w:t xml:space="preserve">ⲙ̀Ⲡⲭ̄ⲥ̄ </w:t>
            </w:r>
            <w:commentRangeEnd w:id="1975"/>
            <w:r>
              <w:rPr>
                <w:rStyle w:val="CommentReference"/>
                <w:rFonts w:ascii="Times New Roman" w:hAnsi="Times New Roman" w:cstheme="minorBidi"/>
                <w:noProof w:val="0"/>
              </w:rPr>
              <w:commentReference w:id="19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6"/>
            <w:r>
              <w:t xml:space="preserve">ⲡⲉⲛⲥⲱⲧⲏⲣ </w:t>
            </w:r>
            <w:commentRangeEnd w:id="1976"/>
            <w:r>
              <w:rPr>
                <w:rStyle w:val="CommentReference"/>
                <w:rFonts w:ascii="Times New Roman" w:hAnsi="Times New Roman" w:cstheme="minorBidi"/>
                <w:noProof w:val="0"/>
              </w:rPr>
              <w:commentReference w:id="19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7" w:name="_Toc410196226"/>
      <w:bookmarkStart w:id="1978" w:name="_Toc410196468"/>
      <w:bookmarkStart w:id="1979" w:name="_Toc410196970"/>
      <w:bookmarkStart w:id="1980" w:name="_Toc485884457"/>
      <w:bookmarkStart w:id="1981" w:name="Pascal"/>
      <w:bookmarkEnd w:id="1929"/>
      <w:r>
        <w:lastRenderedPageBreak/>
        <w:t>The Pascal Cycle</w:t>
      </w:r>
      <w:bookmarkEnd w:id="1977"/>
      <w:bookmarkEnd w:id="1978"/>
      <w:bookmarkEnd w:id="1979"/>
      <w:bookmarkEnd w:id="1980"/>
    </w:p>
    <w:p w14:paraId="5B5D97E6" w14:textId="018E9B71" w:rsidR="009E261C" w:rsidRDefault="00EF4931" w:rsidP="00EF4931">
      <w:pPr>
        <w:pStyle w:val="TOC3"/>
        <w:tabs>
          <w:tab w:val="right" w:leader="dot" w:pos="8846"/>
        </w:tabs>
      </w:pPr>
      <w:bookmarkStart w:id="1982" w:name="_Toc410196227"/>
      <w:bookmarkStart w:id="1983" w:name="_Toc410196469"/>
      <w:bookmarkStart w:id="1984" w:name="_Toc410196971"/>
      <w:r>
        <w:t>TODO: READD TOC</w:t>
      </w:r>
    </w:p>
    <w:p w14:paraId="0AD076AD" w14:textId="5D532FCC" w:rsidR="00495F1A" w:rsidRDefault="00495F1A" w:rsidP="00495F1A">
      <w:pPr>
        <w:pStyle w:val="Heading3"/>
      </w:pPr>
      <w:bookmarkStart w:id="1985" w:name="_Toc479145670"/>
      <w:r>
        <w:t>Jonah’s Fast</w:t>
      </w:r>
      <w:bookmarkEnd w:id="1982"/>
      <w:bookmarkEnd w:id="1983"/>
      <w:bookmarkEnd w:id="1984"/>
      <w:bookmarkEnd w:id="1985"/>
    </w:p>
    <w:p w14:paraId="7A658690" w14:textId="77777777" w:rsidR="001E5E16" w:rsidRPr="001E5E16" w:rsidRDefault="001E5E16" w:rsidP="001E5E16">
      <w:pPr>
        <w:pStyle w:val="Heading4"/>
      </w:pPr>
      <w:bookmarkStart w:id="1986" w:name="_Ref434478053"/>
      <w:r>
        <w:t>The Doxology</w:t>
      </w:r>
      <w:r w:rsidR="00E21EA3">
        <w:t xml:space="preserve"> of Jonah’s Fast</w:t>
      </w:r>
      <w:bookmarkEnd w:id="1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7" w:name="_Toc410196228"/>
      <w:bookmarkStart w:id="1988" w:name="_Toc410196470"/>
      <w:bookmarkStart w:id="1989" w:name="_Toc410196972"/>
      <w:bookmarkStart w:id="1990" w:name="_Toc479145671"/>
      <w:r>
        <w:t>Jonah’s Feast</w:t>
      </w:r>
      <w:bookmarkEnd w:id="1987"/>
      <w:bookmarkEnd w:id="1988"/>
      <w:bookmarkEnd w:id="1989"/>
      <w:bookmarkEnd w:id="1990"/>
    </w:p>
    <w:p w14:paraId="6EE6C439" w14:textId="77777777" w:rsidR="00495F1A" w:rsidRDefault="00495F1A" w:rsidP="00495F1A">
      <w:pPr>
        <w:pStyle w:val="Heading3"/>
      </w:pPr>
      <w:bookmarkStart w:id="1991" w:name="_Toc410196229"/>
      <w:bookmarkStart w:id="1992" w:name="_Toc410196471"/>
      <w:bookmarkStart w:id="1993" w:name="_Toc410196973"/>
      <w:bookmarkStart w:id="1994" w:name="_Toc479145672"/>
      <w:r>
        <w:t>Great Lent</w:t>
      </w:r>
      <w:bookmarkEnd w:id="1991"/>
      <w:bookmarkEnd w:id="1992"/>
      <w:bookmarkEnd w:id="1993"/>
      <w:bookmarkEnd w:id="1994"/>
    </w:p>
    <w:p w14:paraId="100B48D2" w14:textId="61FB6051" w:rsidR="008C6F4C" w:rsidRDefault="008C6F4C" w:rsidP="008C6F4C">
      <w:pPr>
        <w:pStyle w:val="Heading4"/>
      </w:pPr>
      <w:bookmarkStart w:id="1995"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6"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5"/>
      <w:bookmarkEnd w:id="1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7" w:name="_Ref434478104"/>
      <w:r>
        <w:lastRenderedPageBreak/>
        <w:t>The Doxology</w:t>
      </w:r>
      <w:r w:rsidR="00E21EA3">
        <w:t xml:space="preserve"> for Weekdays in Great Lent</w:t>
      </w:r>
      <w:bookmarkEnd w:id="1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8"/>
            <w:r>
              <w:t>ⲛⲓⲉ̀ⲛⲉϩ</w:t>
            </w:r>
            <w:commentRangeEnd w:id="1998"/>
            <w:r>
              <w:rPr>
                <w:rStyle w:val="CommentReference"/>
                <w:rFonts w:ascii="Times New Roman" w:hAnsi="Times New Roman" w:cstheme="minorBidi"/>
                <w:noProof w:val="0"/>
              </w:rPr>
              <w:commentReference w:id="1998"/>
            </w:r>
            <w:r>
              <w:t>.</w:t>
            </w:r>
          </w:p>
        </w:tc>
      </w:tr>
    </w:tbl>
    <w:p w14:paraId="1A70F51E" w14:textId="77777777" w:rsidR="00420CFA" w:rsidRPr="001E5E16" w:rsidRDefault="00420CFA" w:rsidP="00420CFA">
      <w:pPr>
        <w:pStyle w:val="Heading4"/>
      </w:pPr>
      <w:bookmarkStart w:id="1999" w:name="_Ref434478128"/>
      <w:r>
        <w:lastRenderedPageBreak/>
        <w:t>A Second Doxology for Weekdays</w:t>
      </w:r>
      <w:r w:rsidR="00E21EA3">
        <w:t xml:space="preserve"> in Great Lent</w:t>
      </w:r>
      <w:bookmarkEnd w:id="1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2000"/>
            <w:r>
              <w:t xml:space="preserve">He </w:t>
            </w:r>
            <w:r w:rsidR="00253DD3">
              <w:t>humiliated</w:t>
            </w:r>
          </w:p>
          <w:p w14:paraId="774AFAE4" w14:textId="77777777" w:rsidR="00420CFA" w:rsidRDefault="00420CFA" w:rsidP="00420CFA">
            <w:pPr>
              <w:pStyle w:val="EngHangEnd"/>
            </w:pPr>
            <w:r>
              <w:t>The Tempter</w:t>
            </w:r>
            <w:commentRangeEnd w:id="2000"/>
            <w:r>
              <w:rPr>
                <w:rStyle w:val="CommentReference"/>
              </w:rPr>
              <w:commentReference w:id="200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2001"/>
            <w:r>
              <w:t>“Fast in watchfulness</w:t>
            </w:r>
          </w:p>
          <w:p w14:paraId="6B2FDE71" w14:textId="77777777" w:rsidR="00420CFA" w:rsidRDefault="00420CFA" w:rsidP="00420CFA">
            <w:pPr>
              <w:pStyle w:val="EngHangEnd"/>
            </w:pPr>
            <w:r>
              <w:t>By day and by night.”</w:t>
            </w:r>
            <w:commentRangeEnd w:id="2001"/>
            <w:r>
              <w:rPr>
                <w:rStyle w:val="CommentReference"/>
              </w:rPr>
              <w:commentReference w:id="200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02" w:name="_Ref434478147"/>
      <w:r>
        <w:t>A Third</w:t>
      </w:r>
      <w:r w:rsidR="00420CFA">
        <w:t xml:space="preserve"> Doxology</w:t>
      </w:r>
      <w:r>
        <w:t xml:space="preserve"> for Weekdays</w:t>
      </w:r>
      <w:r w:rsidR="00E21EA3">
        <w:t xml:space="preserve"> in Great Lent</w:t>
      </w:r>
      <w:bookmarkEnd w:id="2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03" w:name="_Ref434478172"/>
      <w:r>
        <w:lastRenderedPageBreak/>
        <w:t xml:space="preserve">The </w:t>
      </w:r>
      <w:r w:rsidR="007A72D2">
        <w:t xml:space="preserve">Fourth </w:t>
      </w:r>
      <w:r>
        <w:t>Doxology</w:t>
      </w:r>
      <w:r w:rsidR="007A72D2">
        <w:t xml:space="preserve"> </w:t>
      </w:r>
      <w:r w:rsidR="00E21EA3">
        <w:t>for Great Lent</w:t>
      </w:r>
      <w:bookmarkEnd w:id="2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4"/>
            <w:r>
              <w:t xml:space="preserve">Ϯⲛⲏⲥⲧⲓⲁ̀ </w:t>
            </w:r>
            <w:commentRangeEnd w:id="2004"/>
            <w:r>
              <w:rPr>
                <w:rStyle w:val="CommentReference"/>
                <w:rFonts w:ascii="Times New Roman" w:hAnsi="Times New Roman" w:cstheme="minorBidi"/>
                <w:noProof w:val="0"/>
              </w:rPr>
              <w:commentReference w:id="200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5"/>
            <w:r>
              <w:t>pretense</w:t>
            </w:r>
            <w:commentRangeEnd w:id="2005"/>
            <w:r>
              <w:rPr>
                <w:rStyle w:val="CommentReference"/>
              </w:rPr>
              <w:commentReference w:id="200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6"/>
            <w:r>
              <w:t>strugglers</w:t>
            </w:r>
            <w:commentRangeEnd w:id="2006"/>
            <w:r>
              <w:rPr>
                <w:rStyle w:val="CommentReference"/>
              </w:rPr>
              <w:commentReference w:id="200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7"/>
            <w:r>
              <w:t>martyrdom</w:t>
            </w:r>
            <w:commentRangeEnd w:id="2007"/>
            <w:r>
              <w:rPr>
                <w:rStyle w:val="CommentReference"/>
              </w:rPr>
              <w:commentReference w:id="200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8"/>
            <w:r>
              <w:t xml:space="preserve">carries </w:t>
            </w:r>
            <w:commentRangeEnd w:id="2008"/>
            <w:r>
              <w:rPr>
                <w:rStyle w:val="CommentReference"/>
              </w:rPr>
              <w:commentReference w:id="200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9"/>
            <w:r>
              <w:t>assembly</w:t>
            </w:r>
            <w:commentRangeEnd w:id="2009"/>
            <w:r>
              <w:rPr>
                <w:rStyle w:val="CommentReference"/>
              </w:rPr>
              <w:commentReference w:id="2009"/>
            </w:r>
            <w:r>
              <w:t>,</w:t>
            </w:r>
          </w:p>
          <w:p w14:paraId="33941A18" w14:textId="77777777" w:rsidR="006A78B4" w:rsidRDefault="006A78B4" w:rsidP="006A78B4">
            <w:pPr>
              <w:pStyle w:val="EngHangEnd"/>
            </w:pPr>
            <w:r>
              <w:t xml:space="preserve">From now until the </w:t>
            </w:r>
            <w:commentRangeStart w:id="2010"/>
            <w:r>
              <w:t>ages of ages</w:t>
            </w:r>
            <w:commentRangeEnd w:id="2010"/>
            <w:r>
              <w:rPr>
                <w:rStyle w:val="CommentReference"/>
              </w:rPr>
              <w:commentReference w:id="201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11" w:name="_Ref434476347"/>
      <w:r>
        <w:t>The Psali Adam</w:t>
      </w:r>
      <w:r w:rsidR="006C1B94">
        <w:t xml:space="preserve"> for Great Lent</w:t>
      </w:r>
      <w:bookmarkEnd w:id="2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42714AAA" w:rsidR="00356D1B" w:rsidRDefault="00356D1B" w:rsidP="00AF3A49">
            <w:pPr>
              <w:pStyle w:val="EngHangEnd"/>
            </w:pPr>
            <w:r>
              <w:t>He received the two tablet</w:t>
            </w:r>
            <w:r w:rsidR="00AF3A49">
              <w:t>s</w:t>
            </w:r>
            <w:r>
              <w:t>.</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12" w:name="_Ref434476369"/>
      <w:r>
        <w:t>The Psali Batos</w:t>
      </w:r>
      <w:r w:rsidR="006C1B94">
        <w:t xml:space="preserve"> for Great Lent</w:t>
      </w:r>
      <w:bookmarkEnd w:id="2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13" w:name="_Toc410196230"/>
      <w:bookmarkStart w:id="2014" w:name="_Toc410196472"/>
      <w:bookmarkStart w:id="2015" w:name="_Toc410196974"/>
      <w:bookmarkStart w:id="2016"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13"/>
      <w:bookmarkEnd w:id="2014"/>
      <w:bookmarkEnd w:id="2015"/>
      <w:bookmarkEnd w:id="2016"/>
    </w:p>
    <w:p w14:paraId="536840DE" w14:textId="77777777" w:rsidR="00EC2AEB" w:rsidRPr="001E5E16" w:rsidRDefault="00EC2AEB" w:rsidP="00EC2AEB">
      <w:pPr>
        <w:pStyle w:val="Heading4"/>
      </w:pPr>
      <w:bookmarkStart w:id="2017" w:name="_Ref434478195"/>
      <w:r>
        <w:t>The Doxology</w:t>
      </w:r>
      <w:r w:rsidR="00E21EA3">
        <w:t xml:space="preserve"> for Lazarus Saturday</w:t>
      </w:r>
      <w:bookmarkEnd w:id="2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8" w:name="_Ref434476394"/>
      <w:r>
        <w:t>The Psali Batos</w:t>
      </w:r>
      <w:r w:rsidR="006C1B94">
        <w:t xml:space="preserve"> for Lazarus Saturday</w:t>
      </w:r>
      <w:bookmarkEnd w:id="2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9"/>
            <w:r>
              <w:t>With glory befitting You</w:t>
            </w:r>
            <w:commentRangeEnd w:id="2019"/>
            <w:r>
              <w:rPr>
                <w:rStyle w:val="CommentReference"/>
              </w:rPr>
              <w:commentReference w:id="201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20" w:name="_Toc410196231"/>
      <w:bookmarkStart w:id="2021" w:name="_Toc410196473"/>
      <w:bookmarkStart w:id="2022" w:name="_Toc410196975"/>
      <w:bookmarkStart w:id="2023" w:name="_Toc479145674"/>
      <w:r>
        <w:t>Palm Sunday</w:t>
      </w:r>
      <w:bookmarkEnd w:id="2020"/>
      <w:bookmarkEnd w:id="2021"/>
      <w:bookmarkEnd w:id="2022"/>
      <w:bookmarkEnd w:id="2023"/>
    </w:p>
    <w:p w14:paraId="1C79214B" w14:textId="452580E2" w:rsidR="00B91DD6" w:rsidRPr="00B91DD6" w:rsidRDefault="00B91DD6" w:rsidP="00B91DD6">
      <w:pPr>
        <w:pStyle w:val="Heading4"/>
        <w:rPr>
          <w:rFonts w:ascii="Arial Unicode MS" w:eastAsia="Arial Unicode MS" w:hAnsi="Arial Unicode MS" w:cs="Arial Unicode MS"/>
        </w:rPr>
      </w:pPr>
      <w:bookmarkStart w:id="2024"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5" w:name="_Ref485108442"/>
      <w:r>
        <w:lastRenderedPageBreak/>
        <w:t xml:space="preserve">The </w:t>
      </w:r>
      <w:r w:rsidR="00FA139D">
        <w:t xml:space="preserve">First </w:t>
      </w:r>
      <w:r>
        <w:t>Doxology</w:t>
      </w:r>
      <w:r w:rsidR="00E21EA3">
        <w:t xml:space="preserve"> for Palm Sunday</w:t>
      </w:r>
      <w:bookmarkEnd w:id="2024"/>
      <w:bookmarkEnd w:id="2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6"/>
            <w:r>
              <w:t>To the ages.</w:t>
            </w:r>
            <w:commentRangeEnd w:id="2026"/>
            <w:r>
              <w:rPr>
                <w:rStyle w:val="CommentReference"/>
              </w:rPr>
              <w:commentReference w:id="202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7" w:name="_Ref434478234"/>
      <w:r>
        <w:t>The Second Doxology</w:t>
      </w:r>
      <w:r w:rsidR="00E21EA3">
        <w:t xml:space="preserve"> for Palm Sunday</w:t>
      </w:r>
      <w:bookmarkEnd w:id="2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9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8" w:name="_Ref434478255"/>
      <w:r>
        <w:lastRenderedPageBreak/>
        <w:t>The Third Doxology</w:t>
      </w:r>
      <w:r w:rsidR="00E21EA3">
        <w:t xml:space="preserve"> for Palm Sunday</w:t>
      </w:r>
      <w:bookmarkEnd w:id="2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9"/>
            <w:r>
              <w:t xml:space="preserve">is </w:t>
            </w:r>
            <w:commentRangeEnd w:id="2029"/>
            <w:r>
              <w:rPr>
                <w:rStyle w:val="CommentReference"/>
              </w:rPr>
              <w:commentReference w:id="202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30"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63075718" w:rsidR="00914BF2" w:rsidRDefault="00AE7891"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4800A927" w:rsidR="00914BF2" w:rsidRDefault="00AE7891" w:rsidP="00914BF2">
            <w:pPr>
              <w:pStyle w:val="EngHangEnd"/>
            </w:pPr>
            <w:r>
              <w:t>Again to the Son of Davi</w:t>
            </w:r>
            <w:r w:rsidR="00914BF2">
              <w:t>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31" w:name="_Ref485192297"/>
      <w:r>
        <w:t>The Psali Adam</w:t>
      </w:r>
      <w:r w:rsidR="006C1B94">
        <w:t xml:space="preserve"> for Palm Sunday</w:t>
      </w:r>
      <w:bookmarkEnd w:id="2030"/>
      <w:bookmarkEnd w:id="20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32"/>
            <w:r>
              <w:t xml:space="preserve">Offer </w:t>
            </w:r>
            <w:commentRangeEnd w:id="2032"/>
            <w:r>
              <w:rPr>
                <w:rStyle w:val="CommentReference"/>
              </w:rPr>
              <w:commentReference w:id="203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33"/>
            <w:r>
              <w:t>Kranion</w:t>
            </w:r>
            <w:commentRangeEnd w:id="2033"/>
            <w:r>
              <w:rPr>
                <w:rStyle w:val="CommentReference"/>
              </w:rPr>
              <w:commentReference w:id="203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4" w:name="_Toc479145675"/>
      <w:bookmarkStart w:id="2035" w:name="_Toc410196232"/>
      <w:bookmarkStart w:id="2036" w:name="_Toc410196474"/>
      <w:bookmarkStart w:id="2037"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8" w:name="_Ref485365426"/>
      <w:r>
        <w:t>Bright</w:t>
      </w:r>
      <w:r w:rsidR="003E106D">
        <w:t xml:space="preserve"> Saturday</w:t>
      </w:r>
      <w:bookmarkEnd w:id="2034"/>
      <w:bookmarkEnd w:id="2038"/>
    </w:p>
    <w:p w14:paraId="65F4337A" w14:textId="2CA465AF" w:rsidR="003E106D" w:rsidRDefault="003E106D" w:rsidP="003E106D">
      <w:pPr>
        <w:pStyle w:val="Heading4"/>
      </w:pPr>
      <w:bookmarkStart w:id="2039" w:name="_Ref435562018"/>
      <w:r>
        <w:t>The Psali Batos for the Joyous Saturday</w:t>
      </w:r>
      <w:bookmarkEnd w:id="2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40"/>
            <w:r>
              <w:t xml:space="preserve">abolished </w:t>
            </w:r>
            <w:commentRangeEnd w:id="2040"/>
            <w:r>
              <w:rPr>
                <w:rStyle w:val="CommentReference"/>
              </w:rPr>
              <w:commentReference w:id="204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41"/>
            <w:r>
              <w:t>power</w:t>
            </w:r>
            <w:commentRangeEnd w:id="2041"/>
            <w:r>
              <w:rPr>
                <w:rStyle w:val="CommentReference"/>
              </w:rPr>
              <w:commentReference w:id="204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42" w:name="_Toc479145676"/>
      <w:bookmarkEnd w:id="2035"/>
      <w:bookmarkEnd w:id="2036"/>
      <w:bookmarkEnd w:id="2037"/>
      <w:r>
        <w:rPr>
          <w:lang w:val="en-US"/>
        </w:rPr>
        <w:t>Pascha</w:t>
      </w:r>
      <w:bookmarkEnd w:id="2042"/>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43"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4" w:name="_Ref485108466"/>
      <w:r>
        <w:t>The Doxology</w:t>
      </w:r>
      <w:r w:rsidR="00E21EA3">
        <w:t xml:space="preserve"> for </w:t>
      </w:r>
      <w:r w:rsidR="00D22853">
        <w:t>Pascha</w:t>
      </w:r>
      <w:bookmarkEnd w:id="2043"/>
      <w:bookmarkEnd w:id="2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5"/>
            <w:r>
              <w:t>Name</w:t>
            </w:r>
            <w:commentRangeEnd w:id="2045"/>
            <w:r>
              <w:rPr>
                <w:rStyle w:val="CommentReference"/>
              </w:rPr>
              <w:commentReference w:id="20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6" w:name="_Ref434478317"/>
      <w:r>
        <w:t>A</w:t>
      </w:r>
      <w:r w:rsidR="00E21EA3">
        <w:t>nother</w:t>
      </w:r>
      <w:r>
        <w:t xml:space="preserve"> Doxology</w:t>
      </w:r>
      <w:r w:rsidR="00E21EA3">
        <w:t xml:space="preserve"> </w:t>
      </w:r>
      <w:r w:rsidR="00D22853">
        <w:t>Pascha</w:t>
      </w:r>
      <w:bookmarkEnd w:id="2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7" w:name="_Ref434478347"/>
      <w:r>
        <w:lastRenderedPageBreak/>
        <w:t>A Doxology for Archangel Michael</w:t>
      </w:r>
      <w:r w:rsidR="00E21EA3">
        <w:t xml:space="preserve"> </w:t>
      </w:r>
      <w:r w:rsidR="00D22853">
        <w:t>Pascha</w:t>
      </w:r>
      <w:bookmarkEnd w:id="2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8"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9" w:name="_Ref485192337"/>
      <w:r>
        <w:t>The Psali Adam</w:t>
      </w:r>
      <w:r w:rsidR="006C1B94">
        <w:t xml:space="preserve"> </w:t>
      </w:r>
      <w:r w:rsidR="00D22853">
        <w:t>Pascha</w:t>
      </w:r>
      <w:bookmarkEnd w:id="2048"/>
      <w:bookmarkEnd w:id="2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50" w:name="_Ref434476459"/>
      <w:r>
        <w:t>The Psali Batos</w:t>
      </w:r>
      <w:r w:rsidR="006C1B94">
        <w:t xml:space="preserve"> </w:t>
      </w:r>
      <w:r w:rsidR="00D22853">
        <w:t>Pascha</w:t>
      </w:r>
      <w:bookmarkEnd w:id="2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51" w:name="_Toc479145677"/>
      <w:bookmarkStart w:id="2052" w:name="_Toc410196233"/>
      <w:bookmarkStart w:id="2053" w:name="_Toc410196475"/>
      <w:bookmarkStart w:id="2054"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51"/>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5" w:name="_Toc479145678"/>
      <w:r>
        <w:t>Thomas Sunday</w:t>
      </w:r>
      <w:bookmarkEnd w:id="2052"/>
      <w:bookmarkEnd w:id="2053"/>
      <w:bookmarkEnd w:id="2054"/>
      <w:bookmarkEnd w:id="2055"/>
    </w:p>
    <w:p w14:paraId="1CFE554E" w14:textId="77777777" w:rsidR="00EC2AEB" w:rsidRDefault="00EC2AEB" w:rsidP="00EC2AEB">
      <w:pPr>
        <w:pStyle w:val="Heading4"/>
      </w:pPr>
      <w:bookmarkStart w:id="2056" w:name="_Ref434478375"/>
      <w:r>
        <w:t>The Doxology</w:t>
      </w:r>
      <w:r w:rsidR="00E21EA3">
        <w:t xml:space="preserve"> for Thomas Sunday</w:t>
      </w:r>
      <w:bookmarkEnd w:id="2056"/>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7"/>
            <w:r>
              <w:t xml:space="preserve">Jesus </w:t>
            </w:r>
            <w:commentRangeEnd w:id="2057"/>
            <w:r>
              <w:rPr>
                <w:rStyle w:val="CommentReference"/>
                <w:rFonts w:ascii="Times New Roman" w:hAnsi="Times New Roman"/>
              </w:rPr>
              <w:commentReference w:id="205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8" w:name="_Toc410196235"/>
      <w:bookmarkStart w:id="2059" w:name="_Toc410196477"/>
      <w:bookmarkStart w:id="2060" w:name="_Toc410196979"/>
      <w:bookmarkStart w:id="2061" w:name="_Toc479145679"/>
      <w:r>
        <w:lastRenderedPageBreak/>
        <w:t>Ascension</w:t>
      </w:r>
      <w:bookmarkEnd w:id="2058"/>
      <w:bookmarkEnd w:id="2059"/>
      <w:bookmarkEnd w:id="2060"/>
      <w:bookmarkEnd w:id="2061"/>
    </w:p>
    <w:p w14:paraId="55079EBC" w14:textId="6DF7C14F" w:rsidR="000437A2" w:rsidRDefault="000437A2" w:rsidP="000437A2">
      <w:pPr>
        <w:pStyle w:val="Heading4"/>
      </w:pPr>
      <w:bookmarkStart w:id="2062"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63" w:name="_Ref485108492"/>
      <w:r>
        <w:t>The Doxology</w:t>
      </w:r>
      <w:r w:rsidR="00CC1CA8">
        <w:t xml:space="preserve"> for the Ascension</w:t>
      </w:r>
      <w:bookmarkEnd w:id="2062"/>
      <w:bookmarkEnd w:id="2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4"/>
            <w:r>
              <w:t>Name</w:t>
            </w:r>
            <w:commentRangeEnd w:id="2064"/>
            <w:r>
              <w:rPr>
                <w:rStyle w:val="CommentReference"/>
              </w:rPr>
              <w:commentReference w:id="2064"/>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5"/>
            <w:r>
              <w:t>to Him</w:t>
            </w:r>
            <w:commentRangeEnd w:id="2065"/>
            <w:r>
              <w:rPr>
                <w:rStyle w:val="CommentReference"/>
              </w:rPr>
              <w:commentReference w:id="2065"/>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6"/>
            <w:r>
              <w:t>might</w:t>
            </w:r>
            <w:commentRangeEnd w:id="2066"/>
            <w:r>
              <w:rPr>
                <w:rStyle w:val="CommentReference"/>
              </w:rPr>
              <w:commentReference w:id="2066"/>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7"/>
            <w:r>
              <w:t xml:space="preserve">Jesus </w:t>
            </w:r>
            <w:commentRangeEnd w:id="2067"/>
            <w:r>
              <w:rPr>
                <w:rStyle w:val="CommentReference"/>
                <w:rFonts w:ascii="Times New Roman" w:hAnsi="Times New Roman"/>
              </w:rPr>
              <w:commentReference w:id="2067"/>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8" w:name="_Ref434476482"/>
      <w:r>
        <w:t>The Psali Adam</w:t>
      </w:r>
      <w:r w:rsidR="006C1B94">
        <w:t xml:space="preserve"> for the Ascension</w:t>
      </w:r>
      <w:bookmarkEnd w:id="2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9" w:name="_Ref434476541"/>
      <w:r>
        <w:t>The Psali Batos</w:t>
      </w:r>
      <w:r w:rsidR="006C1B94">
        <w:t xml:space="preserve"> for the Ascension</w:t>
      </w:r>
      <w:bookmarkEnd w:id="2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70"/>
            <w:r>
              <w:t>miracles</w:t>
            </w:r>
            <w:commentRangeEnd w:id="2070"/>
            <w:r>
              <w:rPr>
                <w:rStyle w:val="CommentReference"/>
              </w:rPr>
              <w:commentReference w:id="2070"/>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71" w:name="_Toc410196236"/>
      <w:bookmarkStart w:id="2072" w:name="_Toc410196478"/>
      <w:bookmarkStart w:id="2073" w:name="_Toc410196980"/>
      <w:bookmarkStart w:id="2074"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71"/>
      <w:bookmarkEnd w:id="2072"/>
      <w:bookmarkEnd w:id="2073"/>
      <w:bookmarkEnd w:id="2074"/>
    </w:p>
    <w:p w14:paraId="32BBB15A" w14:textId="73B730F0" w:rsidR="00D46EC1" w:rsidRPr="00924C51" w:rsidRDefault="00D46EC1" w:rsidP="00D46EC1">
      <w:pPr>
        <w:pStyle w:val="Heading4"/>
      </w:pPr>
      <w:bookmarkStart w:id="2075"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6" w:name="_Ref485108524"/>
      <w:r>
        <w:t>The Doxology</w:t>
      </w:r>
      <w:r w:rsidR="00CC1CA8">
        <w:t xml:space="preserve"> for Pentecost</w:t>
      </w:r>
      <w:bookmarkEnd w:id="2075"/>
      <w:bookmarkEnd w:id="2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7"/>
            <w:r>
              <w:t>Name</w:t>
            </w:r>
            <w:commentRangeEnd w:id="2077"/>
            <w:r>
              <w:rPr>
                <w:rStyle w:val="CommentReference"/>
              </w:rPr>
              <w:commentReference w:id="207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8"/>
            <w:r>
              <w:t>to Him</w:t>
            </w:r>
            <w:commentRangeEnd w:id="2078"/>
            <w:r>
              <w:rPr>
                <w:rStyle w:val="CommentReference"/>
              </w:rPr>
              <w:commentReference w:id="207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9"/>
            <w:r>
              <w:t>might</w:t>
            </w:r>
            <w:commentRangeEnd w:id="2079"/>
            <w:r>
              <w:rPr>
                <w:rStyle w:val="CommentReference"/>
              </w:rPr>
              <w:commentReference w:id="207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80" w:name="_Ref434476566"/>
      <w:r>
        <w:lastRenderedPageBreak/>
        <w:t>The Psali Adam</w:t>
      </w:r>
      <w:r w:rsidR="006C1B94">
        <w:t xml:space="preserve"> for Pentecost</w:t>
      </w:r>
      <w:bookmarkEnd w:id="2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81"/>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81" w:name="_Toc485884458"/>
      <w:r>
        <w:lastRenderedPageBreak/>
        <w:t>Index of Psalis</w:t>
      </w:r>
      <w:bookmarkEnd w:id="2081"/>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03EDA02C"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4E267D71" w14:textId="34BB4AC7" w:rsidR="005712A5" w:rsidRDefault="005712A5" w:rsidP="00E21EA3">
      <w:pPr>
        <w:tabs>
          <w:tab w:val="left" w:leader="dot" w:pos="8280"/>
        </w:tabs>
        <w:spacing w:after="0" w:line="240" w:lineRule="auto"/>
      </w:pPr>
      <w:r>
        <w:fldChar w:fldCharType="begin"/>
      </w:r>
      <w:r>
        <w:instrText xml:space="preserve"> REF _Ref490464707 \h </w:instrText>
      </w:r>
      <w:r>
        <w:fldChar w:fldCharType="separate"/>
      </w:r>
      <w:r>
        <w:t>The Psali Adam for the Virgin’s Fast</w:t>
      </w:r>
      <w:r>
        <w:fldChar w:fldCharType="end"/>
      </w:r>
      <w:r>
        <w:tab/>
      </w:r>
      <w:r>
        <w:fldChar w:fldCharType="begin"/>
      </w:r>
      <w:r>
        <w:instrText xml:space="preserve"> PAGEREF _Ref490464707 \h </w:instrText>
      </w:r>
      <w:r>
        <w:fldChar w:fldCharType="separate"/>
      </w:r>
      <w:r>
        <w:rPr>
          <w:noProof/>
        </w:rPr>
        <w:t>1097</w:t>
      </w:r>
      <w:r>
        <w:fldChar w:fldCharType="end"/>
      </w:r>
    </w:p>
    <w:p w14:paraId="103070FD" w14:textId="638502CD" w:rsidR="005712A5" w:rsidRDefault="005712A5" w:rsidP="00E21EA3">
      <w:pPr>
        <w:tabs>
          <w:tab w:val="left" w:leader="dot" w:pos="8280"/>
        </w:tabs>
        <w:spacing w:after="0" w:line="240" w:lineRule="auto"/>
      </w:pPr>
      <w:r>
        <w:fldChar w:fldCharType="begin"/>
      </w:r>
      <w:r>
        <w:instrText xml:space="preserve"> REF _Ref490464720 \h </w:instrText>
      </w:r>
      <w:r>
        <w:fldChar w:fldCharType="separate"/>
      </w:r>
      <w:r>
        <w:t>The Psali Batos for the Virgin</w:t>
      </w:r>
      <w:r>
        <w:fldChar w:fldCharType="end"/>
      </w:r>
      <w:r>
        <w:tab/>
      </w:r>
      <w:r>
        <w:fldChar w:fldCharType="begin"/>
      </w:r>
      <w:r>
        <w:instrText xml:space="preserve"> PAGEREF _Ref490464720 \h </w:instrText>
      </w:r>
      <w:r>
        <w:fldChar w:fldCharType="separate"/>
      </w:r>
      <w:r>
        <w:rPr>
          <w:noProof/>
        </w:rPr>
        <w:t>1102</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82" w:name="_Toc485884459"/>
      <w:r>
        <w:lastRenderedPageBreak/>
        <w:t>Index of Doxologies</w:t>
      </w:r>
      <w:bookmarkEnd w:id="2082"/>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83" w:name="_Ref435642966"/>
      <w:r>
        <w:t>Seasonal Doxologies</w:t>
      </w:r>
      <w:bookmarkEnd w:id="2083"/>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4" w:name="_Ref435643009"/>
      <w:r>
        <w:t>Saints’ Doxologies</w:t>
      </w:r>
      <w:bookmarkEnd w:id="2084"/>
    </w:p>
    <w:p w14:paraId="201EF1F5" w14:textId="59DD1F24"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74A3C">
        <w:t>The Evening Doxology of the Virgin</w:t>
      </w:r>
      <w:r>
        <w:fldChar w:fldCharType="end"/>
      </w:r>
      <w:r>
        <w:tab/>
      </w:r>
      <w:r>
        <w:fldChar w:fldCharType="begin"/>
      </w:r>
      <w:r>
        <w:instrText xml:space="preserve"> PAGEREF _Ref434487836 \h </w:instrText>
      </w:r>
      <w:r>
        <w:fldChar w:fldCharType="separate"/>
      </w:r>
      <w:r w:rsidR="00A74A3C">
        <w:rPr>
          <w:noProof/>
        </w:rPr>
        <w:t>681</w:t>
      </w:r>
      <w:r>
        <w:fldChar w:fldCharType="end"/>
      </w:r>
    </w:p>
    <w:p w14:paraId="5E3507F6" w14:textId="28157DB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74A3C" w:rsidRPr="00A74A3C">
        <w:t>The Doxology of the Virgin for Midnight Praise</w:t>
      </w:r>
      <w:r>
        <w:fldChar w:fldCharType="end"/>
      </w:r>
      <w:r>
        <w:tab/>
      </w:r>
      <w:r>
        <w:fldChar w:fldCharType="begin"/>
      </w:r>
      <w:r>
        <w:instrText xml:space="preserve"> PAGEREF _Ref434487891 \h </w:instrText>
      </w:r>
      <w:r>
        <w:fldChar w:fldCharType="separate"/>
      </w:r>
      <w:r w:rsidR="00A74A3C">
        <w:rPr>
          <w:noProof/>
        </w:rPr>
        <w:t>404</w:t>
      </w:r>
      <w:r>
        <w:fldChar w:fldCharType="end"/>
      </w:r>
    </w:p>
    <w:p w14:paraId="337F5EE8" w14:textId="67915E45"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74A3C">
        <w:t>The Morning Doxology of the Virgin</w:t>
      </w:r>
      <w:r>
        <w:fldChar w:fldCharType="end"/>
      </w:r>
      <w:r>
        <w:tab/>
      </w:r>
      <w:r>
        <w:fldChar w:fldCharType="begin"/>
      </w:r>
      <w:r>
        <w:instrText xml:space="preserve"> PAGEREF _Ref434487846 \h </w:instrText>
      </w:r>
      <w:r>
        <w:fldChar w:fldCharType="separate"/>
      </w:r>
      <w:r w:rsidR="00A74A3C">
        <w:rPr>
          <w:noProof/>
        </w:rPr>
        <w:t>682</w:t>
      </w:r>
      <w:r>
        <w:fldChar w:fldCharType="end"/>
      </w:r>
    </w:p>
    <w:p w14:paraId="11C50006" w14:textId="2E17D825"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A74A3C">
        <w:t>The Doxology of the Entry of the Theotokos into the Temple</w:t>
      </w:r>
      <w:r>
        <w:fldChar w:fldCharType="end"/>
      </w:r>
      <w:r>
        <w:tab/>
      </w:r>
      <w:r>
        <w:fldChar w:fldCharType="begin"/>
      </w:r>
      <w:r>
        <w:instrText xml:space="preserve"> PAGEREF _Ref470555203 \h </w:instrText>
      </w:r>
      <w:r>
        <w:fldChar w:fldCharType="separate"/>
      </w:r>
      <w:r w:rsidR="00A74A3C">
        <w:rPr>
          <w:noProof/>
        </w:rPr>
        <w:t>816</w:t>
      </w:r>
      <w:r>
        <w:fldChar w:fldCharType="end"/>
      </w:r>
    </w:p>
    <w:p w14:paraId="3868AB65" w14:textId="1BD89708"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74A3C">
        <w:t>The Doxology for Archangel Michael</w:t>
      </w:r>
      <w:r>
        <w:fldChar w:fldCharType="end"/>
      </w:r>
      <w:r>
        <w:tab/>
      </w:r>
      <w:r>
        <w:fldChar w:fldCharType="begin"/>
      </w:r>
      <w:r>
        <w:instrText xml:space="preserve"> PAGEREF _Ref434487967 \h </w:instrText>
      </w:r>
      <w:r>
        <w:fldChar w:fldCharType="separate"/>
      </w:r>
      <w:r w:rsidR="00A74A3C">
        <w:rPr>
          <w:noProof/>
        </w:rPr>
        <w:t>791</w:t>
      </w:r>
      <w:r>
        <w:fldChar w:fldCharType="end"/>
      </w:r>
    </w:p>
    <w:p w14:paraId="2284159D" w14:textId="4471263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74A3C">
        <w:t xml:space="preserve">The Doxology of Archangel Gabriel for December or </w:t>
      </w:r>
      <w:r w:rsidR="00A74A3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74A3C">
        <w:rPr>
          <w:noProof/>
        </w:rPr>
        <w:t>834</w:t>
      </w:r>
      <w:r>
        <w:fldChar w:fldCharType="end"/>
      </w:r>
    </w:p>
    <w:p w14:paraId="403DEC4C" w14:textId="1ACDD31B"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74A3C">
        <w:t>The Doxology for Archangel Gabriel, the Evangelist of Daniel</w:t>
      </w:r>
      <w:r>
        <w:fldChar w:fldCharType="end"/>
      </w:r>
      <w:r>
        <w:tab/>
      </w:r>
      <w:r>
        <w:fldChar w:fldCharType="begin"/>
      </w:r>
      <w:r>
        <w:instrText xml:space="preserve"> PAGEREF _Ref434488149 \h </w:instrText>
      </w:r>
      <w:r>
        <w:fldChar w:fldCharType="separate"/>
      </w:r>
      <w:r w:rsidR="00A74A3C">
        <w:rPr>
          <w:noProof/>
        </w:rPr>
        <w:t>1060</w:t>
      </w:r>
      <w:r>
        <w:fldChar w:fldCharType="end"/>
      </w:r>
    </w:p>
    <w:p w14:paraId="229EE54B" w14:textId="5626BC26"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74A3C">
        <w:t>The Doxology for Michael and Gabriel</w:t>
      </w:r>
      <w:r>
        <w:fldChar w:fldCharType="end"/>
      </w:r>
      <w:r>
        <w:tab/>
      </w:r>
      <w:r>
        <w:fldChar w:fldCharType="begin"/>
      </w:r>
      <w:r>
        <w:instrText xml:space="preserve"> PAGEREF _Ref434487984 \h </w:instrText>
      </w:r>
      <w:r>
        <w:fldChar w:fldCharType="separate"/>
      </w:r>
      <w:r w:rsidR="00A74A3C">
        <w:rPr>
          <w:noProof/>
        </w:rPr>
        <w:t>792</w:t>
      </w:r>
      <w:r>
        <w:fldChar w:fldCharType="end"/>
      </w:r>
    </w:p>
    <w:p w14:paraId="44CF453D" w14:textId="5220D00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74A3C">
        <w:t>The Doxology for Archangel Raphael</w:t>
      </w:r>
      <w:r>
        <w:fldChar w:fldCharType="end"/>
      </w:r>
      <w:r>
        <w:tab/>
      </w:r>
      <w:r>
        <w:fldChar w:fldCharType="begin"/>
      </w:r>
      <w:r>
        <w:instrText xml:space="preserve"> PAGEREF _Ref434488208 \h </w:instrText>
      </w:r>
      <w:r>
        <w:fldChar w:fldCharType="separate"/>
      </w:r>
      <w:r w:rsidR="00A74A3C">
        <w:rPr>
          <w:noProof/>
        </w:rPr>
        <w:t>1123</w:t>
      </w:r>
      <w:r>
        <w:fldChar w:fldCharType="end"/>
      </w:r>
    </w:p>
    <w:p w14:paraId="5EA00A94" w14:textId="26C1ABD3"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74A3C">
        <w:t>The Doxology for Archangel Suriel</w:t>
      </w:r>
      <w:r>
        <w:fldChar w:fldCharType="end"/>
      </w:r>
      <w:r>
        <w:tab/>
      </w:r>
      <w:r>
        <w:fldChar w:fldCharType="begin"/>
      </w:r>
      <w:r>
        <w:instrText xml:space="preserve"> PAGEREF _Ref434488250 \h </w:instrText>
      </w:r>
      <w:r>
        <w:fldChar w:fldCharType="separate"/>
      </w:r>
      <w:r w:rsidR="00A74A3C">
        <w:rPr>
          <w:noProof/>
        </w:rPr>
        <w:t>973</w:t>
      </w:r>
      <w:r>
        <w:fldChar w:fldCharType="end"/>
      </w:r>
    </w:p>
    <w:p w14:paraId="3CC2AC4D" w14:textId="05676B62"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A74A3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A74A3C">
        <w:rPr>
          <w:noProof/>
        </w:rPr>
        <w:t>788</w:t>
      </w:r>
      <w:r w:rsidR="00B46E6E">
        <w:fldChar w:fldCharType="end"/>
      </w:r>
    </w:p>
    <w:p w14:paraId="1358EC54" w14:textId="40F6B0DF"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A74A3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A74A3C">
        <w:rPr>
          <w:noProof/>
        </w:rPr>
        <w:t>805</w:t>
      </w:r>
      <w:r w:rsidR="00B46E6E">
        <w:fldChar w:fldCharType="end"/>
      </w:r>
    </w:p>
    <w:p w14:paraId="556F0AA3" w14:textId="69B5149B"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74A3C">
        <w:t>The Doxology of the Heavenly</w:t>
      </w:r>
      <w:r>
        <w:fldChar w:fldCharType="end"/>
      </w:r>
      <w:r>
        <w:tab/>
      </w:r>
      <w:r>
        <w:fldChar w:fldCharType="begin"/>
      </w:r>
      <w:r>
        <w:instrText xml:space="preserve"> PAGEREF _Ref434488390 \h </w:instrText>
      </w:r>
      <w:r>
        <w:fldChar w:fldCharType="separate"/>
      </w:r>
      <w:r w:rsidR="00A74A3C">
        <w:rPr>
          <w:noProof/>
        </w:rPr>
        <w:t>699</w:t>
      </w:r>
      <w:r>
        <w:fldChar w:fldCharType="end"/>
      </w:r>
    </w:p>
    <w:p w14:paraId="0E766256" w14:textId="73951DCD"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A74A3C">
        <w:t>The Doxology for Job the Righteous</w:t>
      </w:r>
      <w:r>
        <w:fldChar w:fldCharType="end"/>
      </w:r>
      <w:r>
        <w:tab/>
      </w:r>
      <w:r>
        <w:fldChar w:fldCharType="begin"/>
      </w:r>
      <w:r>
        <w:instrText xml:space="preserve"> PAGEREF _Ref485797335 \h </w:instrText>
      </w:r>
      <w:r>
        <w:fldChar w:fldCharType="separate"/>
      </w:r>
      <w:r w:rsidR="00A74A3C">
        <w:rPr>
          <w:noProof/>
        </w:rPr>
        <w:t>1019</w:t>
      </w:r>
      <w:r>
        <w:fldChar w:fldCharType="end"/>
      </w:r>
    </w:p>
    <w:p w14:paraId="7A324BA9" w14:textId="00E18639"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A74A3C">
        <w:t>The Doxology for Moses the Archprophet</w:t>
      </w:r>
      <w:r>
        <w:fldChar w:fldCharType="end"/>
      </w:r>
      <w:r>
        <w:tab/>
      </w:r>
      <w:r>
        <w:fldChar w:fldCharType="begin"/>
      </w:r>
      <w:r>
        <w:instrText xml:space="preserve"> PAGEREF _Ref485625619 \h </w:instrText>
      </w:r>
      <w:r>
        <w:fldChar w:fldCharType="separate"/>
      </w:r>
      <w:r w:rsidR="00A74A3C">
        <w:rPr>
          <w:noProof/>
        </w:rPr>
        <w:t>741</w:t>
      </w:r>
      <w:r>
        <w:fldChar w:fldCharType="end"/>
      </w:r>
    </w:p>
    <w:p w14:paraId="6E52D984" w14:textId="55A44C62"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A74A3C">
        <w:t>The Doxology for Prophet Isaias</w:t>
      </w:r>
      <w:r>
        <w:fldChar w:fldCharType="end"/>
      </w:r>
      <w:r>
        <w:tab/>
      </w:r>
      <w:r>
        <w:fldChar w:fldCharType="begin"/>
      </w:r>
      <w:r>
        <w:instrText xml:space="preserve"> PAGEREF _Ref485797659 \h </w:instrText>
      </w:r>
      <w:r>
        <w:fldChar w:fldCharType="separate"/>
      </w:r>
      <w:r w:rsidR="00A74A3C">
        <w:rPr>
          <w:noProof/>
        </w:rPr>
        <w:t>738</w:t>
      </w:r>
      <w:r>
        <w:fldChar w:fldCharType="end"/>
      </w:r>
    </w:p>
    <w:p w14:paraId="66DA7D48" w14:textId="250D275E"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A74A3C">
        <w:t>The Doxology for Prophet Daniel</w:t>
      </w:r>
      <w:r>
        <w:fldChar w:fldCharType="end"/>
      </w:r>
      <w:r>
        <w:tab/>
      </w:r>
      <w:r>
        <w:fldChar w:fldCharType="begin"/>
      </w:r>
      <w:r>
        <w:instrText xml:space="preserve"> PAGEREF _Ref485796350 \h </w:instrText>
      </w:r>
      <w:r>
        <w:fldChar w:fldCharType="separate"/>
      </w:r>
      <w:r w:rsidR="00A74A3C">
        <w:rPr>
          <w:noProof/>
        </w:rPr>
        <w:t>992</w:t>
      </w:r>
      <w:r>
        <w:fldChar w:fldCharType="end"/>
      </w:r>
    </w:p>
    <w:p w14:paraId="241168C8" w14:textId="3A7FDC9C"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A74A3C">
        <w:t>The Doxology for Prophet Jeremias</w:t>
      </w:r>
      <w:r>
        <w:fldChar w:fldCharType="end"/>
      </w:r>
      <w:r>
        <w:tab/>
      </w:r>
      <w:r>
        <w:fldChar w:fldCharType="begin"/>
      </w:r>
      <w:r>
        <w:instrText xml:space="preserve"> PAGEREF _Ref485798008 \h </w:instrText>
      </w:r>
      <w:r>
        <w:fldChar w:fldCharType="separate"/>
      </w:r>
      <w:r w:rsidR="00A74A3C">
        <w:rPr>
          <w:noProof/>
        </w:rPr>
        <w:t>1021</w:t>
      </w:r>
      <w:r>
        <w:fldChar w:fldCharType="end"/>
      </w:r>
    </w:p>
    <w:p w14:paraId="1FF7EAEE" w14:textId="083D13A9"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74A3C">
        <w:t>The Doxology of St. John the Baptist</w:t>
      </w:r>
      <w:r>
        <w:fldChar w:fldCharType="end"/>
      </w:r>
      <w:r>
        <w:tab/>
      </w:r>
      <w:r>
        <w:fldChar w:fldCharType="begin"/>
      </w:r>
      <w:r>
        <w:instrText xml:space="preserve"> PAGEREF _Ref434488524 \h </w:instrText>
      </w:r>
      <w:r>
        <w:fldChar w:fldCharType="separate"/>
      </w:r>
      <w:r w:rsidR="00A74A3C">
        <w:rPr>
          <w:noProof/>
        </w:rPr>
        <w:t>700</w:t>
      </w:r>
      <w:r>
        <w:fldChar w:fldCharType="end"/>
      </w:r>
    </w:p>
    <w:p w14:paraId="04FC6C87" w14:textId="31AE96E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74A3C">
        <w:t>Another Doxology of St. John the Baptist</w:t>
      </w:r>
      <w:r>
        <w:fldChar w:fldCharType="end"/>
      </w:r>
      <w:r>
        <w:tab/>
      </w:r>
      <w:r>
        <w:fldChar w:fldCharType="begin"/>
      </w:r>
      <w:r>
        <w:instrText xml:space="preserve"> PAGEREF _Ref434488546 \h </w:instrText>
      </w:r>
      <w:r>
        <w:fldChar w:fldCharType="separate"/>
      </w:r>
      <w:r w:rsidR="00A74A3C">
        <w:rPr>
          <w:noProof/>
        </w:rPr>
        <w:t>701</w:t>
      </w:r>
      <w:r>
        <w:fldChar w:fldCharType="end"/>
      </w:r>
    </w:p>
    <w:p w14:paraId="62DC3621" w14:textId="28234E32"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74A3C">
        <w:t>The Doxology for the One Hundred and Forty Four Thousand</w:t>
      </w:r>
      <w:r>
        <w:fldChar w:fldCharType="end"/>
      </w:r>
      <w:r>
        <w:tab/>
      </w:r>
      <w:r>
        <w:fldChar w:fldCharType="begin"/>
      </w:r>
      <w:r>
        <w:instrText xml:space="preserve"> PAGEREF _Ref434488616 \h </w:instrText>
      </w:r>
      <w:r>
        <w:fldChar w:fldCharType="separate"/>
      </w:r>
      <w:r w:rsidR="00A74A3C">
        <w:rPr>
          <w:noProof/>
        </w:rPr>
        <w:t>900</w:t>
      </w:r>
      <w:r>
        <w:fldChar w:fldCharType="end"/>
      </w:r>
    </w:p>
    <w:p w14:paraId="35158DF2" w14:textId="07F0305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74A3C">
        <w:t>A Doxology for the Apostles</w:t>
      </w:r>
      <w:r>
        <w:fldChar w:fldCharType="end"/>
      </w:r>
      <w:r>
        <w:tab/>
      </w:r>
      <w:r>
        <w:fldChar w:fldCharType="begin"/>
      </w:r>
      <w:r>
        <w:instrText xml:space="preserve"> PAGEREF _Ref434488644 \h </w:instrText>
      </w:r>
      <w:r>
        <w:fldChar w:fldCharType="separate"/>
      </w:r>
      <w:r w:rsidR="00A74A3C">
        <w:rPr>
          <w:noProof/>
        </w:rPr>
        <w:t>702</w:t>
      </w:r>
      <w:r>
        <w:fldChar w:fldCharType="end"/>
      </w:r>
    </w:p>
    <w:p w14:paraId="16F33D5B" w14:textId="6320CE98"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74A3C">
        <w:t>Another Doxology for the Apostles</w:t>
      </w:r>
      <w:r>
        <w:fldChar w:fldCharType="end"/>
      </w:r>
      <w:r>
        <w:tab/>
      </w:r>
      <w:r>
        <w:fldChar w:fldCharType="begin"/>
      </w:r>
      <w:r>
        <w:instrText xml:space="preserve"> PAGEREF _Ref434488657 \h </w:instrText>
      </w:r>
      <w:r>
        <w:fldChar w:fldCharType="separate"/>
      </w:r>
      <w:r w:rsidR="00A74A3C">
        <w:rPr>
          <w:noProof/>
        </w:rPr>
        <w:t>702</w:t>
      </w:r>
      <w:r>
        <w:fldChar w:fldCharType="end"/>
      </w:r>
    </w:p>
    <w:p w14:paraId="0C8587A1" w14:textId="367A97EF"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A74A3C">
        <w:t>The Doxology of Sts. Peter and Paul</w:t>
      </w:r>
      <w:r>
        <w:fldChar w:fldCharType="end"/>
      </w:r>
      <w:r w:rsidR="00B46E6E">
        <w:tab/>
      </w:r>
      <w:r>
        <w:fldChar w:fldCharType="begin"/>
      </w:r>
      <w:r>
        <w:instrText xml:space="preserve"> PAGEREF _Ref485107884 \h </w:instrText>
      </w:r>
      <w:r>
        <w:fldChar w:fldCharType="separate"/>
      </w:r>
      <w:r w:rsidR="00A74A3C">
        <w:rPr>
          <w:noProof/>
        </w:rPr>
        <w:t>1069</w:t>
      </w:r>
      <w:r>
        <w:fldChar w:fldCharType="end"/>
      </w:r>
    </w:p>
    <w:p w14:paraId="79B0EE79" w14:textId="3DF702BA"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74A3C">
        <w:t>The Doxology of St. Paul</w:t>
      </w:r>
      <w:r>
        <w:fldChar w:fldCharType="end"/>
      </w:r>
      <w:r>
        <w:tab/>
      </w:r>
      <w:r>
        <w:fldChar w:fldCharType="begin"/>
      </w:r>
      <w:r>
        <w:instrText xml:space="preserve"> PAGEREF _Ref434488724 \h </w:instrText>
      </w:r>
      <w:r>
        <w:fldChar w:fldCharType="separate"/>
      </w:r>
      <w:r w:rsidR="00A74A3C">
        <w:rPr>
          <w:noProof/>
        </w:rPr>
        <w:t>1070</w:t>
      </w:r>
      <w:r>
        <w:fldChar w:fldCharType="end"/>
      </w:r>
    </w:p>
    <w:p w14:paraId="13B980A3" w14:textId="4A2534E5"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74A3C">
        <w:t>The Doxology for St. John the Evangelist</w:t>
      </w:r>
      <w:r>
        <w:fldChar w:fldCharType="end"/>
      </w:r>
      <w:r>
        <w:tab/>
      </w:r>
      <w:r>
        <w:fldChar w:fldCharType="begin"/>
      </w:r>
      <w:r>
        <w:instrText xml:space="preserve"> PAGEREF _Ref434488768 \h </w:instrText>
      </w:r>
      <w:r>
        <w:fldChar w:fldCharType="separate"/>
      </w:r>
      <w:r w:rsidR="00A74A3C">
        <w:rPr>
          <w:noProof/>
        </w:rPr>
        <w:t>901</w:t>
      </w:r>
      <w:r>
        <w:fldChar w:fldCharType="end"/>
      </w:r>
    </w:p>
    <w:p w14:paraId="4E889740" w14:textId="7B89EEB4"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74A3C">
        <w:t>The Doxology of St. Mark</w:t>
      </w:r>
      <w:r>
        <w:fldChar w:fldCharType="end"/>
      </w:r>
      <w:r>
        <w:tab/>
      </w:r>
      <w:r>
        <w:fldChar w:fldCharType="begin"/>
      </w:r>
      <w:r>
        <w:instrText xml:space="preserve"> PAGEREF _Ref434488814 \h </w:instrText>
      </w:r>
      <w:r>
        <w:fldChar w:fldCharType="separate"/>
      </w:r>
      <w:r w:rsidR="00A74A3C">
        <w:rPr>
          <w:noProof/>
        </w:rPr>
        <w:t>703</w:t>
      </w:r>
      <w:r>
        <w:fldChar w:fldCharType="end"/>
      </w:r>
    </w:p>
    <w:p w14:paraId="0EF1B0F4" w14:textId="0B23E186"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A74A3C">
        <w:t>The Doxology for St. Matthew the Evangelist</w:t>
      </w:r>
      <w:r>
        <w:fldChar w:fldCharType="end"/>
      </w:r>
      <w:r>
        <w:tab/>
      </w:r>
      <w:r>
        <w:fldChar w:fldCharType="begin"/>
      </w:r>
      <w:r>
        <w:instrText xml:space="preserve"> PAGEREF _Ref485885284 \h </w:instrText>
      </w:r>
      <w:r>
        <w:fldChar w:fldCharType="separate"/>
      </w:r>
      <w:r w:rsidR="00A74A3C">
        <w:rPr>
          <w:noProof/>
        </w:rPr>
        <w:t>776</w:t>
      </w:r>
      <w:r>
        <w:fldChar w:fldCharType="end"/>
      </w:r>
    </w:p>
    <w:p w14:paraId="5557A11C" w14:textId="3200C516"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A74A3C">
        <w:t>The Doxology For the Apostle Andrew</w:t>
      </w:r>
      <w:r>
        <w:fldChar w:fldCharType="end"/>
      </w:r>
      <w:r>
        <w:tab/>
      </w:r>
      <w:r>
        <w:fldChar w:fldCharType="begin"/>
      </w:r>
      <w:r>
        <w:instrText xml:space="preserve"> PAGEREF _Ref485710305 \h </w:instrText>
      </w:r>
      <w:r>
        <w:fldChar w:fldCharType="separate"/>
      </w:r>
      <w:r w:rsidR="00A74A3C">
        <w:rPr>
          <w:noProof/>
        </w:rPr>
        <w:t>817</w:t>
      </w:r>
      <w:r>
        <w:fldChar w:fldCharType="end"/>
      </w:r>
    </w:p>
    <w:p w14:paraId="6217D1B3" w14:textId="0E2ABBD9"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A74A3C">
        <w:t>The Doxology for St. James the Son of Alphaeus</w:t>
      </w:r>
      <w:r>
        <w:fldChar w:fldCharType="end"/>
      </w:r>
      <w:r>
        <w:tab/>
      </w:r>
      <w:r>
        <w:fldChar w:fldCharType="begin"/>
      </w:r>
      <w:r>
        <w:instrText xml:space="preserve"> PAGEREF _Ref485883495 \h </w:instrText>
      </w:r>
      <w:r>
        <w:fldChar w:fldCharType="separate"/>
      </w:r>
      <w:r w:rsidR="00A74A3C">
        <w:rPr>
          <w:noProof/>
        </w:rPr>
        <w:t>980</w:t>
      </w:r>
      <w:r>
        <w:fldChar w:fldCharType="end"/>
      </w:r>
    </w:p>
    <w:p w14:paraId="7F0EF8E3" w14:textId="7ABAD237"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A74A3C">
        <w:t>The Doxology for St. James the Son of Zebedee</w:t>
      </w:r>
      <w:r>
        <w:fldChar w:fldCharType="end"/>
      </w:r>
      <w:r>
        <w:tab/>
      </w:r>
      <w:r>
        <w:fldChar w:fldCharType="begin"/>
      </w:r>
      <w:r>
        <w:instrText xml:space="preserve"> PAGEREF _Ref485883519 \h </w:instrText>
      </w:r>
      <w:r>
        <w:fldChar w:fldCharType="separate"/>
      </w:r>
      <w:r w:rsidR="00A74A3C">
        <w:rPr>
          <w:noProof/>
        </w:rPr>
        <w:t>1010</w:t>
      </w:r>
      <w:r>
        <w:fldChar w:fldCharType="end"/>
      </w:r>
    </w:p>
    <w:p w14:paraId="4850D6C1" w14:textId="483813B3"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A74A3C">
        <w:t>The Doxology for St. James the Brother of the Lord</w:t>
      </w:r>
      <w:r>
        <w:fldChar w:fldCharType="end"/>
      </w:r>
      <w:r>
        <w:tab/>
      </w:r>
      <w:r>
        <w:fldChar w:fldCharType="begin"/>
      </w:r>
      <w:r>
        <w:instrText xml:space="preserve"> PAGEREF _Ref485883643 \h </w:instrText>
      </w:r>
      <w:r>
        <w:fldChar w:fldCharType="separate"/>
      </w:r>
      <w:r w:rsidR="00A74A3C">
        <w:rPr>
          <w:noProof/>
        </w:rPr>
        <w:t>1015</w:t>
      </w:r>
      <w:r>
        <w:fldChar w:fldCharType="end"/>
      </w:r>
    </w:p>
    <w:p w14:paraId="691F4844" w14:textId="6724B21F"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74A3C">
        <w:t>Another Doxology of St. Mark</w:t>
      </w:r>
      <w:r>
        <w:fldChar w:fldCharType="end"/>
      </w:r>
      <w:r>
        <w:tab/>
      </w:r>
      <w:r>
        <w:fldChar w:fldCharType="begin"/>
      </w:r>
      <w:r>
        <w:instrText xml:space="preserve"> PAGEREF _Ref434488936 \h </w:instrText>
      </w:r>
      <w:r>
        <w:fldChar w:fldCharType="separate"/>
      </w:r>
      <w:r w:rsidR="00A74A3C">
        <w:rPr>
          <w:noProof/>
        </w:rPr>
        <w:t>1018</w:t>
      </w:r>
      <w:r>
        <w:fldChar w:fldCharType="end"/>
      </w:r>
    </w:p>
    <w:p w14:paraId="24E309BB" w14:textId="02A86080"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A74A3C">
        <w:t>The Doxology for St. Luke the Evangelist</w:t>
      </w:r>
      <w:r>
        <w:fldChar w:fldCharType="end"/>
      </w:r>
      <w:r>
        <w:tab/>
      </w:r>
      <w:r>
        <w:fldChar w:fldCharType="begin"/>
      </w:r>
      <w:r>
        <w:instrText xml:space="preserve"> PAGEREF _Ref485624848 \h </w:instrText>
      </w:r>
      <w:r>
        <w:fldChar w:fldCharType="separate"/>
      </w:r>
      <w:r w:rsidR="00A74A3C">
        <w:rPr>
          <w:noProof/>
        </w:rPr>
        <w:t>782</w:t>
      </w:r>
      <w:r>
        <w:fldChar w:fldCharType="end"/>
      </w:r>
    </w:p>
    <w:p w14:paraId="7024469F" w14:textId="5005361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74A3C">
        <w:t>The Doxology of Any Apostle</w:t>
      </w:r>
      <w:r>
        <w:fldChar w:fldCharType="end"/>
      </w:r>
      <w:r>
        <w:tab/>
      </w:r>
      <w:r>
        <w:fldChar w:fldCharType="begin"/>
      </w:r>
      <w:r>
        <w:instrText xml:space="preserve"> PAGEREF _Ref434488992 \h </w:instrText>
      </w:r>
      <w:r>
        <w:fldChar w:fldCharType="separate"/>
      </w:r>
      <w:r w:rsidR="00A74A3C">
        <w:rPr>
          <w:noProof/>
        </w:rPr>
        <w:t>704</w:t>
      </w:r>
      <w:r>
        <w:fldChar w:fldCharType="end"/>
      </w:r>
    </w:p>
    <w:p w14:paraId="3AB62D82" w14:textId="7375F31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74A3C">
        <w:t>The Doxology of St. Stephen</w:t>
      </w:r>
      <w:r>
        <w:fldChar w:fldCharType="end"/>
      </w:r>
      <w:r>
        <w:tab/>
      </w:r>
      <w:r>
        <w:fldChar w:fldCharType="begin"/>
      </w:r>
      <w:r>
        <w:instrText xml:space="preserve"> PAGEREF _Ref434489014 \h </w:instrText>
      </w:r>
      <w:r>
        <w:fldChar w:fldCharType="separate"/>
      </w:r>
      <w:r w:rsidR="00A74A3C">
        <w:rPr>
          <w:noProof/>
        </w:rPr>
        <w:t>705</w:t>
      </w:r>
      <w:r>
        <w:fldChar w:fldCharType="end"/>
      </w:r>
    </w:p>
    <w:p w14:paraId="15FA9A83" w14:textId="38BD0B26"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A74A3C">
        <w:t>The Doxology for St. Philip the Deacon</w:t>
      </w:r>
      <w:r>
        <w:fldChar w:fldCharType="end"/>
      </w:r>
      <w:r>
        <w:tab/>
      </w:r>
      <w:r>
        <w:fldChar w:fldCharType="begin"/>
      </w:r>
      <w:r>
        <w:instrText xml:space="preserve"> PAGEREF _Ref465591592 \h </w:instrText>
      </w:r>
      <w:r>
        <w:fldChar w:fldCharType="separate"/>
      </w:r>
      <w:r w:rsidR="00A74A3C">
        <w:rPr>
          <w:noProof/>
        </w:rPr>
        <w:t>777</w:t>
      </w:r>
      <w:r>
        <w:fldChar w:fldCharType="end"/>
      </w:r>
    </w:p>
    <w:p w14:paraId="7F6CB8F0" w14:textId="4756D05A"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A74A3C">
        <w:t>The Doxology for St. Onesimus</w:t>
      </w:r>
      <w:r>
        <w:fldChar w:fldCharType="end"/>
      </w:r>
      <w:r>
        <w:tab/>
      </w:r>
      <w:r>
        <w:fldChar w:fldCharType="begin"/>
      </w:r>
      <w:r>
        <w:instrText xml:space="preserve"> PAGEREF _Ref485712030 \h </w:instrText>
      </w:r>
      <w:r>
        <w:fldChar w:fldCharType="separate"/>
      </w:r>
      <w:r w:rsidR="00A74A3C">
        <w:rPr>
          <w:noProof/>
        </w:rPr>
        <w:t>982</w:t>
      </w:r>
      <w:r>
        <w:fldChar w:fldCharType="end"/>
      </w:r>
    </w:p>
    <w:p w14:paraId="3F6FF356" w14:textId="0CB11820"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A74A3C">
        <w:t>The Doxology for St. Phoebe the Protodeaconess</w:t>
      </w:r>
      <w:r>
        <w:fldChar w:fldCharType="end"/>
      </w:r>
      <w:r>
        <w:tab/>
      </w:r>
      <w:r>
        <w:fldChar w:fldCharType="begin"/>
      </w:r>
      <w:r>
        <w:instrText xml:space="preserve"> PAGEREF _Ref485107985 \h </w:instrText>
      </w:r>
      <w:r>
        <w:fldChar w:fldCharType="separate"/>
      </w:r>
      <w:r w:rsidR="00A74A3C">
        <w:rPr>
          <w:noProof/>
        </w:rPr>
        <w:t>737</w:t>
      </w:r>
      <w:r>
        <w:fldChar w:fldCharType="end"/>
      </w:r>
    </w:p>
    <w:p w14:paraId="79FCB5DB" w14:textId="318B284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74A3C">
        <w:t>The Doxology for St. Joseph the Carpenter</w:t>
      </w:r>
      <w:r>
        <w:fldChar w:fldCharType="end"/>
      </w:r>
      <w:r>
        <w:tab/>
      </w:r>
      <w:r>
        <w:fldChar w:fldCharType="begin"/>
      </w:r>
      <w:r>
        <w:instrText xml:space="preserve"> PAGEREF _Ref434488476 \h </w:instrText>
      </w:r>
      <w:r>
        <w:fldChar w:fldCharType="separate"/>
      </w:r>
      <w:r w:rsidR="00A74A3C">
        <w:rPr>
          <w:noProof/>
        </w:rPr>
        <w:t>1094</w:t>
      </w:r>
      <w:r>
        <w:fldChar w:fldCharType="end"/>
      </w:r>
    </w:p>
    <w:p w14:paraId="372582DD" w14:textId="47357CD8"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A74A3C">
        <w:t>The Doxology for St. Cornelius</w:t>
      </w:r>
      <w:r>
        <w:fldChar w:fldCharType="end"/>
      </w:r>
      <w:r>
        <w:tab/>
      </w:r>
      <w:r>
        <w:fldChar w:fldCharType="begin"/>
      </w:r>
      <w:r>
        <w:instrText xml:space="preserve"> PAGEREF _Ref485626355 \h </w:instrText>
      </w:r>
      <w:r>
        <w:fldChar w:fldCharType="separate"/>
      </w:r>
      <w:r w:rsidR="00A74A3C">
        <w:rPr>
          <w:noProof/>
        </w:rPr>
        <w:t>804</w:t>
      </w:r>
      <w:r>
        <w:fldChar w:fldCharType="end"/>
      </w:r>
    </w:p>
    <w:p w14:paraId="6ED98665" w14:textId="7D572AFB"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74A3C">
        <w:t>The Doxology for St. Mary Magdalene</w:t>
      </w:r>
      <w:r>
        <w:fldChar w:fldCharType="end"/>
      </w:r>
      <w:r>
        <w:tab/>
      </w:r>
      <w:r>
        <w:fldChar w:fldCharType="begin"/>
      </w:r>
      <w:r>
        <w:instrText xml:space="preserve"> PAGEREF _Ref434489077 \h </w:instrText>
      </w:r>
      <w:r>
        <w:fldChar w:fldCharType="separate"/>
      </w:r>
      <w:r w:rsidR="00A74A3C">
        <w:rPr>
          <w:noProof/>
        </w:rPr>
        <w:t>1095</w:t>
      </w:r>
      <w:r>
        <w:fldChar w:fldCharType="end"/>
      </w:r>
    </w:p>
    <w:p w14:paraId="04DEF5FE" w14:textId="7CA232D6"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A74A3C">
        <w:t>The Doxology for St. Joachim</w:t>
      </w:r>
      <w:r>
        <w:fldChar w:fldCharType="end"/>
      </w:r>
      <w:r>
        <w:tab/>
      </w:r>
      <w:r>
        <w:fldChar w:fldCharType="begin"/>
      </w:r>
      <w:r>
        <w:instrText xml:space="preserve"> PAGEREF _Ref485796966 \h </w:instrText>
      </w:r>
      <w:r>
        <w:fldChar w:fldCharType="separate"/>
      </w:r>
      <w:r w:rsidR="00A74A3C">
        <w:rPr>
          <w:noProof/>
        </w:rPr>
        <w:t>1014</w:t>
      </w:r>
      <w:r>
        <w:fldChar w:fldCharType="end"/>
      </w:r>
    </w:p>
    <w:p w14:paraId="056965CE" w14:textId="06F814D8"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A74A3C">
        <w:t>The Doxology for St. Anna, mother of the Theotokos</w:t>
      </w:r>
      <w:r>
        <w:fldChar w:fldCharType="end"/>
      </w:r>
      <w:r>
        <w:tab/>
      </w:r>
      <w:r>
        <w:fldChar w:fldCharType="begin"/>
      </w:r>
      <w:r>
        <w:instrText xml:space="preserve"> PAGEREF _Ref485625144 \h </w:instrText>
      </w:r>
      <w:r>
        <w:fldChar w:fldCharType="separate"/>
      </w:r>
      <w:r w:rsidR="00A74A3C">
        <w:rPr>
          <w:noProof/>
        </w:rPr>
        <w:t>790</w:t>
      </w:r>
      <w:r>
        <w:fldChar w:fldCharType="end"/>
      </w:r>
    </w:p>
    <w:p w14:paraId="2A05CA01" w14:textId="43B7F1E5"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74A3C">
        <w:t>The Doxology for Lazarus Saturday</w:t>
      </w:r>
      <w:r>
        <w:fldChar w:fldCharType="end"/>
      </w:r>
      <w:r>
        <w:tab/>
      </w:r>
      <w:r>
        <w:fldChar w:fldCharType="begin"/>
      </w:r>
      <w:r>
        <w:instrText xml:space="preserve"> PAGEREF _Ref434478195 \h </w:instrText>
      </w:r>
      <w:r>
        <w:fldChar w:fldCharType="separate"/>
      </w:r>
      <w:r w:rsidR="00A74A3C">
        <w:rPr>
          <w:noProof/>
        </w:rPr>
        <w:t>1155</w:t>
      </w:r>
      <w:r>
        <w:fldChar w:fldCharType="end"/>
      </w:r>
    </w:p>
    <w:p w14:paraId="3B233ED6" w14:textId="30FA3150"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74A3C">
        <w:t>The Doxology of St. George</w:t>
      </w:r>
      <w:r>
        <w:fldChar w:fldCharType="end"/>
      </w:r>
      <w:r>
        <w:tab/>
      </w:r>
      <w:r>
        <w:fldChar w:fldCharType="begin"/>
      </w:r>
      <w:r>
        <w:instrText xml:space="preserve"> PAGEREF _Ref434489170 \h </w:instrText>
      </w:r>
      <w:r>
        <w:fldChar w:fldCharType="separate"/>
      </w:r>
      <w:r w:rsidR="00A74A3C">
        <w:rPr>
          <w:noProof/>
        </w:rPr>
        <w:t>707</w:t>
      </w:r>
      <w:r>
        <w:fldChar w:fldCharType="end"/>
      </w:r>
    </w:p>
    <w:p w14:paraId="522E739A" w14:textId="0A8A738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74A3C">
        <w:t>Another Doxology of St. George</w:t>
      </w:r>
      <w:r>
        <w:fldChar w:fldCharType="end"/>
      </w:r>
      <w:r>
        <w:tab/>
      </w:r>
      <w:r>
        <w:fldChar w:fldCharType="begin"/>
      </w:r>
      <w:r>
        <w:instrText xml:space="preserve"> PAGEREF _Ref434489211 \h </w:instrText>
      </w:r>
      <w:r>
        <w:fldChar w:fldCharType="separate"/>
      </w:r>
      <w:r w:rsidR="00A74A3C">
        <w:rPr>
          <w:noProof/>
        </w:rPr>
        <w:t>1016</w:t>
      </w:r>
      <w:r>
        <w:fldChar w:fldCharType="end"/>
      </w:r>
    </w:p>
    <w:p w14:paraId="6DF40848" w14:textId="25BC1FE3"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A74A3C">
        <w:t>The Doxology For St. Clement of Rome and St. Peter of Alexandria</w:t>
      </w:r>
      <w:r>
        <w:fldChar w:fldCharType="end"/>
      </w:r>
      <w:r>
        <w:tab/>
      </w:r>
      <w:r>
        <w:fldChar w:fldCharType="begin"/>
      </w:r>
      <w:r>
        <w:instrText xml:space="preserve"> PAGEREF _Ref485709635 \h </w:instrText>
      </w:r>
      <w:r>
        <w:fldChar w:fldCharType="separate"/>
      </w:r>
      <w:r w:rsidR="00A74A3C">
        <w:rPr>
          <w:noProof/>
        </w:rPr>
        <w:t>814</w:t>
      </w:r>
      <w:r>
        <w:fldChar w:fldCharType="end"/>
      </w:r>
    </w:p>
    <w:p w14:paraId="6C65AE32" w14:textId="1D556BC3"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A74A3C">
        <w:t>The Doxology of St. Ignatius</w:t>
      </w:r>
      <w:r>
        <w:fldChar w:fldCharType="end"/>
      </w:r>
      <w:r>
        <w:tab/>
      </w:r>
      <w:r>
        <w:fldChar w:fldCharType="begin"/>
      </w:r>
      <w:r>
        <w:instrText xml:space="preserve"> PAGEREF _Ref472885708 \h </w:instrText>
      </w:r>
      <w:r>
        <w:fldChar w:fldCharType="separate"/>
      </w:r>
      <w:r w:rsidR="00A74A3C">
        <w:rPr>
          <w:noProof/>
        </w:rPr>
        <w:t>853</w:t>
      </w:r>
      <w:r>
        <w:fldChar w:fldCharType="end"/>
      </w:r>
    </w:p>
    <w:p w14:paraId="46256D25" w14:textId="7C9B7ED6"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A74A3C">
        <w:t>The Doxology for St. Polycarp of Smyrna</w:t>
      </w:r>
      <w:r>
        <w:fldChar w:fldCharType="end"/>
      </w:r>
      <w:r>
        <w:tab/>
      </w:r>
      <w:r>
        <w:fldChar w:fldCharType="begin"/>
      </w:r>
      <w:r>
        <w:instrText xml:space="preserve"> PAGEREF _Ref485712077 \h </w:instrText>
      </w:r>
      <w:r>
        <w:fldChar w:fldCharType="separate"/>
      </w:r>
      <w:r w:rsidR="00A74A3C">
        <w:rPr>
          <w:noProof/>
        </w:rPr>
        <w:t>983</w:t>
      </w:r>
      <w:r>
        <w:fldChar w:fldCharType="end"/>
      </w:r>
    </w:p>
    <w:p w14:paraId="5B15CF4F" w14:textId="1BA0221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74A3C">
        <w:t>The Doxology of St. Theodore of Shotep, the General</w:t>
      </w:r>
      <w:r>
        <w:fldChar w:fldCharType="end"/>
      </w:r>
      <w:r>
        <w:tab/>
      </w:r>
      <w:r>
        <w:fldChar w:fldCharType="begin"/>
      </w:r>
      <w:r>
        <w:instrText xml:space="preserve"> PAGEREF _Ref434489277 \h </w:instrText>
      </w:r>
      <w:r>
        <w:fldChar w:fldCharType="separate"/>
      </w:r>
      <w:r w:rsidR="00A74A3C">
        <w:rPr>
          <w:noProof/>
        </w:rPr>
        <w:t>1089</w:t>
      </w:r>
      <w:r>
        <w:fldChar w:fldCharType="end"/>
      </w:r>
    </w:p>
    <w:p w14:paraId="6EBEE6E8" w14:textId="3F49AE3C"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74A3C">
        <w:t>Another Doxology of St. Theodore of Shotep, the General</w:t>
      </w:r>
      <w:r>
        <w:fldChar w:fldCharType="end"/>
      </w:r>
      <w:r>
        <w:tab/>
      </w:r>
      <w:r>
        <w:fldChar w:fldCharType="begin"/>
      </w:r>
      <w:r>
        <w:instrText xml:space="preserve"> PAGEREF _Ref434489296 \h </w:instrText>
      </w:r>
      <w:r>
        <w:fldChar w:fldCharType="separate"/>
      </w:r>
      <w:r w:rsidR="00A74A3C">
        <w:rPr>
          <w:noProof/>
        </w:rPr>
        <w:t>1090</w:t>
      </w:r>
      <w:r>
        <w:fldChar w:fldCharType="end"/>
      </w:r>
    </w:p>
    <w:p w14:paraId="2CAD50FD" w14:textId="2C42945C"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74A3C">
        <w:t>The Doxology for St. Theodore Anatoly</w:t>
      </w:r>
      <w:r>
        <w:fldChar w:fldCharType="end"/>
      </w:r>
      <w:r>
        <w:tab/>
      </w:r>
      <w:r>
        <w:fldChar w:fldCharType="begin"/>
      </w:r>
      <w:r>
        <w:instrText xml:space="preserve"> PAGEREF _Ref434489376 \h </w:instrText>
      </w:r>
      <w:r>
        <w:fldChar w:fldCharType="separate"/>
      </w:r>
      <w:r w:rsidR="00A74A3C">
        <w:rPr>
          <w:noProof/>
        </w:rPr>
        <w:t>952</w:t>
      </w:r>
      <w:r>
        <w:fldChar w:fldCharType="end"/>
      </w:r>
      <w:r>
        <w:tab/>
      </w:r>
    </w:p>
    <w:p w14:paraId="1008B362" w14:textId="1CB7711F"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A74A3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A74A3C">
        <w:rPr>
          <w:noProof/>
        </w:rPr>
        <w:t>808</w:t>
      </w:r>
      <w:r w:rsidR="00B46E6E">
        <w:fldChar w:fldCharType="end"/>
      </w:r>
    </w:p>
    <w:p w14:paraId="38D6764B" w14:textId="541C4220"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A74A3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A74A3C">
        <w:rPr>
          <w:noProof/>
        </w:rPr>
        <w:t>796</w:t>
      </w:r>
      <w:r w:rsidR="00B46E6E">
        <w:fldChar w:fldCharType="end"/>
      </w:r>
    </w:p>
    <w:p w14:paraId="1684DDDC" w14:textId="081E1D5D"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74A3C">
        <w:t>The Doxology for Apanoub</w:t>
      </w:r>
      <w:r>
        <w:fldChar w:fldCharType="end"/>
      </w:r>
      <w:r>
        <w:tab/>
      </w:r>
      <w:r>
        <w:fldChar w:fldCharType="begin"/>
      </w:r>
      <w:r>
        <w:instrText xml:space="preserve"> PAGEREF _Ref434489534 \h </w:instrText>
      </w:r>
      <w:r>
        <w:fldChar w:fldCharType="separate"/>
      </w:r>
      <w:r w:rsidR="00A74A3C">
        <w:rPr>
          <w:noProof/>
        </w:rPr>
        <w:t>1092</w:t>
      </w:r>
      <w:r>
        <w:fldChar w:fldCharType="end"/>
      </w:r>
    </w:p>
    <w:p w14:paraId="024006C2" w14:textId="4440E0B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74A3C">
        <w:t>The Doxology for St. Victor</w:t>
      </w:r>
      <w:r>
        <w:fldChar w:fldCharType="end"/>
      </w:r>
      <w:r>
        <w:tab/>
      </w:r>
      <w:r>
        <w:fldChar w:fldCharType="begin"/>
      </w:r>
      <w:r>
        <w:instrText xml:space="preserve"> PAGEREF _Ref434489590 \h </w:instrText>
      </w:r>
      <w:r>
        <w:fldChar w:fldCharType="separate"/>
      </w:r>
      <w:r w:rsidR="00A74A3C">
        <w:rPr>
          <w:noProof/>
        </w:rPr>
        <w:t>843</w:t>
      </w:r>
      <w:r>
        <w:fldChar w:fldCharType="end"/>
      </w:r>
    </w:p>
    <w:p w14:paraId="6D4FFF0A" w14:textId="2F71093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A74A3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A74A3C">
        <w:rPr>
          <w:noProof/>
        </w:rPr>
        <w:t>772</w:t>
      </w:r>
      <w:r w:rsidR="00B46E6E">
        <w:fldChar w:fldCharType="end"/>
      </w:r>
    </w:p>
    <w:p w14:paraId="30F8162D" w14:textId="08C581A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A74A3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A74A3C">
        <w:rPr>
          <w:noProof/>
        </w:rPr>
        <w:t>802</w:t>
      </w:r>
      <w:r>
        <w:fldChar w:fldCharType="end"/>
      </w:r>
    </w:p>
    <w:p w14:paraId="38778A59" w14:textId="12182F8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74A3C">
        <w:t>The Doxology for Sts. Apakir and John</w:t>
      </w:r>
      <w:r>
        <w:fldChar w:fldCharType="end"/>
      </w:r>
      <w:r>
        <w:tab/>
      </w:r>
      <w:r>
        <w:fldChar w:fldCharType="begin"/>
      </w:r>
      <w:r>
        <w:instrText xml:space="preserve"> PAGEREF _Ref434489722 \h </w:instrText>
      </w:r>
      <w:r>
        <w:fldChar w:fldCharType="separate"/>
      </w:r>
      <w:r w:rsidR="00A74A3C">
        <w:rPr>
          <w:noProof/>
        </w:rPr>
        <w:t>1061</w:t>
      </w:r>
      <w:r>
        <w:fldChar w:fldCharType="end"/>
      </w:r>
    </w:p>
    <w:p w14:paraId="5D03558B" w14:textId="552F95F1"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A74A3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A74A3C">
        <w:rPr>
          <w:noProof/>
        </w:rPr>
        <w:t>812</w:t>
      </w:r>
      <w:r w:rsidR="00B46E6E">
        <w:fldChar w:fldCharType="end"/>
      </w:r>
    </w:p>
    <w:p w14:paraId="63F58DD6" w14:textId="2804918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74A3C">
        <w:t>The Doxology for St. Maurice and the Theban Legion</w:t>
      </w:r>
      <w:r>
        <w:fldChar w:fldCharType="end"/>
      </w:r>
      <w:r>
        <w:tab/>
      </w:r>
      <w:r>
        <w:fldChar w:fldCharType="begin"/>
      </w:r>
      <w:r>
        <w:instrText xml:space="preserve"> PAGEREF _Ref434489859 \h </w:instrText>
      </w:r>
      <w:r>
        <w:fldChar w:fldCharType="separate"/>
      </w:r>
      <w:r w:rsidR="00A74A3C">
        <w:rPr>
          <w:noProof/>
        </w:rPr>
        <w:t>757</w:t>
      </w:r>
      <w:r>
        <w:fldChar w:fldCharType="end"/>
      </w:r>
    </w:p>
    <w:p w14:paraId="5E4F2A80" w14:textId="45C8AEC2"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74A3C">
        <w:t>Another Doxology of St. Maurice</w:t>
      </w:r>
      <w:r>
        <w:fldChar w:fldCharType="end"/>
      </w:r>
      <w:r>
        <w:tab/>
      </w:r>
      <w:r>
        <w:fldChar w:fldCharType="begin"/>
      </w:r>
      <w:r>
        <w:instrText xml:space="preserve"> PAGEREF _Ref434489873 \h </w:instrText>
      </w:r>
      <w:r>
        <w:fldChar w:fldCharType="separate"/>
      </w:r>
      <w:r w:rsidR="00A74A3C">
        <w:rPr>
          <w:noProof/>
        </w:rPr>
        <w:t>759</w:t>
      </w:r>
      <w:r>
        <w:fldChar w:fldCharType="end"/>
      </w:r>
    </w:p>
    <w:p w14:paraId="5DDC8DB2" w14:textId="17DA71BE"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A74A3C">
        <w:t>The Doxology for St. Christopher</w:t>
      </w:r>
      <w:r>
        <w:fldChar w:fldCharType="end"/>
      </w:r>
      <w:r>
        <w:tab/>
      </w:r>
      <w:r>
        <w:fldChar w:fldCharType="begin"/>
      </w:r>
      <w:r>
        <w:instrText xml:space="preserve"> PAGEREF _Ref485796394 \h </w:instrText>
      </w:r>
      <w:r>
        <w:fldChar w:fldCharType="separate"/>
      </w:r>
      <w:r w:rsidR="00A74A3C">
        <w:rPr>
          <w:noProof/>
        </w:rPr>
        <w:t>1028</w:t>
      </w:r>
      <w:r>
        <w:fldChar w:fldCharType="end"/>
      </w:r>
    </w:p>
    <w:p w14:paraId="1E1E4F96" w14:textId="398A8CD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74A3C">
        <w:t>The Doxology for St. George of Zahim</w:t>
      </w:r>
      <w:r>
        <w:fldChar w:fldCharType="end"/>
      </w:r>
      <w:r>
        <w:tab/>
      </w:r>
      <w:r>
        <w:fldChar w:fldCharType="begin"/>
      </w:r>
      <w:r>
        <w:instrText xml:space="preserve"> PAGEREF _Ref434489925 \h </w:instrText>
      </w:r>
      <w:r>
        <w:fldChar w:fldCharType="separate"/>
      </w:r>
      <w:r w:rsidR="00A74A3C">
        <w:rPr>
          <w:noProof/>
        </w:rPr>
        <w:t>1062</w:t>
      </w:r>
      <w:r>
        <w:fldChar w:fldCharType="end"/>
      </w:r>
    </w:p>
    <w:p w14:paraId="40B36E78" w14:textId="3354CE19"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A74A3C">
        <w:t>The Doxology for St. James the Sawn-Asunder</w:t>
      </w:r>
      <w:r>
        <w:fldChar w:fldCharType="end"/>
      </w:r>
      <w:r>
        <w:tab/>
      </w:r>
      <w:r>
        <w:fldChar w:fldCharType="begin"/>
      </w:r>
      <w:r>
        <w:instrText xml:space="preserve"> PAGEREF _Ref468565824 \h </w:instrText>
      </w:r>
      <w:r>
        <w:fldChar w:fldCharType="separate"/>
      </w:r>
      <w:r w:rsidR="00A74A3C">
        <w:rPr>
          <w:noProof/>
        </w:rPr>
        <w:t>810</w:t>
      </w:r>
      <w:r>
        <w:fldChar w:fldCharType="end"/>
      </w:r>
    </w:p>
    <w:p w14:paraId="099E3380" w14:textId="626DE488"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A74A3C">
        <w:t>The Doxology for St. Peter of Alexandria, the Seal of the Martyrs</w:t>
      </w:r>
      <w:r>
        <w:fldChar w:fldCharType="end"/>
      </w:r>
      <w:r w:rsidR="00350773">
        <w:tab/>
      </w:r>
      <w:r>
        <w:fldChar w:fldCharType="begin"/>
      </w:r>
      <w:r>
        <w:instrText xml:space="preserve"> PAGEREF _Ref485710264 \h </w:instrText>
      </w:r>
      <w:r>
        <w:fldChar w:fldCharType="separate"/>
      </w:r>
      <w:r w:rsidR="00A74A3C">
        <w:rPr>
          <w:noProof/>
        </w:rPr>
        <w:t>815</w:t>
      </w:r>
      <w:r>
        <w:fldChar w:fldCharType="end"/>
      </w:r>
    </w:p>
    <w:p w14:paraId="0BDFF43A" w14:textId="65C80D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74A3C">
        <w:t>The Doxology of St. Demiana</w:t>
      </w:r>
      <w:r>
        <w:fldChar w:fldCharType="end"/>
      </w:r>
      <w:r>
        <w:tab/>
      </w:r>
      <w:r>
        <w:fldChar w:fldCharType="begin"/>
      </w:r>
      <w:r>
        <w:instrText xml:space="preserve"> PAGEREF _Ref434490082 \h </w:instrText>
      </w:r>
      <w:r>
        <w:fldChar w:fldCharType="separate"/>
      </w:r>
      <w:r w:rsidR="00A74A3C">
        <w:rPr>
          <w:noProof/>
        </w:rPr>
        <w:t>708</w:t>
      </w:r>
      <w:r>
        <w:fldChar w:fldCharType="end"/>
      </w:r>
    </w:p>
    <w:p w14:paraId="29A91A88" w14:textId="2CEFE72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74A3C">
        <w:t>Another Doxology of St. Demiana</w:t>
      </w:r>
      <w:r>
        <w:fldChar w:fldCharType="end"/>
      </w:r>
      <w:r>
        <w:tab/>
      </w:r>
      <w:r>
        <w:fldChar w:fldCharType="begin"/>
      </w:r>
      <w:r>
        <w:instrText xml:space="preserve"> PAGEREF _Ref434490124 \h </w:instrText>
      </w:r>
      <w:r>
        <w:fldChar w:fldCharType="separate"/>
      </w:r>
      <w:r w:rsidR="00A74A3C">
        <w:rPr>
          <w:noProof/>
        </w:rPr>
        <w:t>966</w:t>
      </w:r>
      <w:r>
        <w:fldChar w:fldCharType="end"/>
      </w:r>
    </w:p>
    <w:p w14:paraId="576B957E" w14:textId="317B610E"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A74A3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A74A3C">
        <w:rPr>
          <w:noProof/>
        </w:rPr>
        <w:t>845</w:t>
      </w:r>
      <w:r w:rsidR="00B46E6E">
        <w:fldChar w:fldCharType="end"/>
      </w:r>
    </w:p>
    <w:p w14:paraId="5552E48E" w14:textId="1831CF0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74A3C">
        <w:t>The Doxology for St. Marina</w:t>
      </w:r>
      <w:r>
        <w:fldChar w:fldCharType="end"/>
      </w:r>
      <w:r>
        <w:tab/>
      </w:r>
      <w:r>
        <w:fldChar w:fldCharType="begin"/>
      </w:r>
      <w:r>
        <w:instrText xml:space="preserve"> PAGEREF _Ref434490204 \h </w:instrText>
      </w:r>
      <w:r>
        <w:fldChar w:fldCharType="separate"/>
      </w:r>
      <w:r w:rsidR="00A74A3C">
        <w:rPr>
          <w:noProof/>
        </w:rPr>
        <w:t>1091</w:t>
      </w:r>
      <w:r>
        <w:fldChar w:fldCharType="end"/>
      </w:r>
    </w:p>
    <w:p w14:paraId="6816F6FF" w14:textId="014B8A00"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A74A3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A74A3C">
        <w:rPr>
          <w:noProof/>
        </w:rPr>
        <w:t>739</w:t>
      </w:r>
      <w:r w:rsidR="00B46E6E">
        <w:fldChar w:fldCharType="end"/>
      </w:r>
    </w:p>
    <w:p w14:paraId="540E858E" w14:textId="78B4DAD5"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74A3C">
        <w:t>The Doxology of the Martyrs</w:t>
      </w:r>
      <w:r>
        <w:fldChar w:fldCharType="end"/>
      </w:r>
      <w:r>
        <w:tab/>
      </w:r>
      <w:r>
        <w:fldChar w:fldCharType="begin"/>
      </w:r>
      <w:r>
        <w:instrText xml:space="preserve"> PAGEREF _Ref434489950 \h </w:instrText>
      </w:r>
      <w:r>
        <w:fldChar w:fldCharType="separate"/>
      </w:r>
      <w:r w:rsidR="00A74A3C">
        <w:rPr>
          <w:noProof/>
        </w:rPr>
        <w:t>709</w:t>
      </w:r>
      <w:r>
        <w:fldChar w:fldCharType="end"/>
      </w:r>
    </w:p>
    <w:p w14:paraId="4C266829" w14:textId="2D358A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74A3C">
        <w:t>The Doxology for St. Anthony the Great</w:t>
      </w:r>
      <w:r>
        <w:fldChar w:fldCharType="end"/>
      </w:r>
      <w:r>
        <w:tab/>
      </w:r>
      <w:r>
        <w:fldChar w:fldCharType="begin"/>
      </w:r>
      <w:r>
        <w:instrText xml:space="preserve"> PAGEREF _Ref434490340 \h </w:instrText>
      </w:r>
      <w:r>
        <w:fldChar w:fldCharType="separate"/>
      </w:r>
      <w:r w:rsidR="00A74A3C">
        <w:rPr>
          <w:noProof/>
        </w:rPr>
        <w:t>972</w:t>
      </w:r>
      <w:r>
        <w:fldChar w:fldCharType="end"/>
      </w:r>
    </w:p>
    <w:p w14:paraId="7876C2FC" w14:textId="0FDF0438"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74A3C">
        <w:t>The Doxology for St. Paul the Anchorite</w:t>
      </w:r>
      <w:r>
        <w:fldChar w:fldCharType="end"/>
      </w:r>
      <w:r>
        <w:tab/>
      </w:r>
      <w:r>
        <w:fldChar w:fldCharType="begin"/>
      </w:r>
      <w:r>
        <w:instrText xml:space="preserve"> PAGEREF _Ref434490368 \h </w:instrText>
      </w:r>
      <w:r>
        <w:fldChar w:fldCharType="separate"/>
      </w:r>
      <w:r w:rsidR="00A74A3C">
        <w:rPr>
          <w:noProof/>
        </w:rPr>
        <w:t>974</w:t>
      </w:r>
      <w:r>
        <w:fldChar w:fldCharType="end"/>
      </w:r>
    </w:p>
    <w:p w14:paraId="7F23326E" w14:textId="5E9D98F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74A3C">
        <w:t>The Doxology of St. Anthony and St. Paul</w:t>
      </w:r>
      <w:r>
        <w:fldChar w:fldCharType="end"/>
      </w:r>
      <w:r>
        <w:tab/>
      </w:r>
      <w:r>
        <w:fldChar w:fldCharType="begin"/>
      </w:r>
      <w:r>
        <w:instrText xml:space="preserve"> PAGEREF _Ref434490311 \h </w:instrText>
      </w:r>
      <w:r>
        <w:fldChar w:fldCharType="separate"/>
      </w:r>
      <w:r w:rsidR="00A74A3C">
        <w:rPr>
          <w:noProof/>
        </w:rPr>
        <w:t>714</w:t>
      </w:r>
      <w:r>
        <w:fldChar w:fldCharType="end"/>
      </w:r>
    </w:p>
    <w:p w14:paraId="0452B3F4" w14:textId="72D16E2F"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74A3C">
        <w:rPr>
          <w:lang w:val="en-US"/>
        </w:rPr>
        <w:t>The Doxology for St. Pishoy</w:t>
      </w:r>
      <w:r>
        <w:fldChar w:fldCharType="end"/>
      </w:r>
      <w:r>
        <w:tab/>
      </w:r>
      <w:r>
        <w:fldChar w:fldCharType="begin"/>
      </w:r>
      <w:r>
        <w:instrText xml:space="preserve"> PAGEREF _Ref434490783 \h </w:instrText>
      </w:r>
      <w:r>
        <w:fldChar w:fldCharType="separate"/>
      </w:r>
      <w:r w:rsidR="00A74A3C">
        <w:rPr>
          <w:noProof/>
        </w:rPr>
        <w:t>1086</w:t>
      </w:r>
      <w:r>
        <w:fldChar w:fldCharType="end"/>
      </w:r>
    </w:p>
    <w:p w14:paraId="73CE5335" w14:textId="4E744D60"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74A3C">
        <w:t>The Doxology of St. Pishoy and St. Paul of Tammah</w:t>
      </w:r>
      <w:r>
        <w:fldChar w:fldCharType="end"/>
      </w:r>
      <w:r>
        <w:tab/>
      </w:r>
      <w:r>
        <w:fldChar w:fldCharType="begin"/>
      </w:r>
      <w:r>
        <w:instrText xml:space="preserve"> PAGEREF _Ref434490826 \h </w:instrText>
      </w:r>
      <w:r>
        <w:fldChar w:fldCharType="separate"/>
      </w:r>
      <w:r w:rsidR="00A74A3C">
        <w:rPr>
          <w:noProof/>
        </w:rPr>
        <w:t>715</w:t>
      </w:r>
      <w:r>
        <w:fldChar w:fldCharType="end"/>
      </w:r>
    </w:p>
    <w:p w14:paraId="4D5B019A" w14:textId="7A2439C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74A3C">
        <w:t>The Doxology of St. Macarius the Great</w:t>
      </w:r>
      <w:r>
        <w:fldChar w:fldCharType="end"/>
      </w:r>
      <w:r>
        <w:tab/>
      </w:r>
      <w:r>
        <w:fldChar w:fldCharType="begin"/>
      </w:r>
      <w:r>
        <w:instrText xml:space="preserve"> PAGEREF _Ref434490507 \h </w:instrText>
      </w:r>
      <w:r>
        <w:fldChar w:fldCharType="separate"/>
      </w:r>
      <w:r w:rsidR="00A74A3C">
        <w:rPr>
          <w:noProof/>
        </w:rPr>
        <w:t>993</w:t>
      </w:r>
      <w:r>
        <w:fldChar w:fldCharType="end"/>
      </w:r>
    </w:p>
    <w:p w14:paraId="375959C5" w14:textId="2ED0E11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74A3C">
        <w:t>Another Doxology of St. Macarius the Great</w:t>
      </w:r>
      <w:r>
        <w:fldChar w:fldCharType="end"/>
      </w:r>
      <w:r>
        <w:tab/>
      </w:r>
      <w:r>
        <w:fldChar w:fldCharType="begin"/>
      </w:r>
      <w:r>
        <w:instrText xml:space="preserve"> PAGEREF _Ref434490525 \h </w:instrText>
      </w:r>
      <w:r>
        <w:fldChar w:fldCharType="separate"/>
      </w:r>
      <w:r w:rsidR="00A74A3C">
        <w:rPr>
          <w:noProof/>
        </w:rPr>
        <w:t>994</w:t>
      </w:r>
      <w:r>
        <w:fldChar w:fldCharType="end"/>
      </w:r>
    </w:p>
    <w:p w14:paraId="79D5B8D3" w14:textId="236E01CD"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74A3C">
        <w:t>Another Doxology of St. Macarius the Great</w:t>
      </w:r>
      <w:r>
        <w:fldChar w:fldCharType="end"/>
      </w:r>
      <w:r>
        <w:tab/>
      </w:r>
      <w:r>
        <w:fldChar w:fldCharType="begin"/>
      </w:r>
      <w:r>
        <w:instrText xml:space="preserve"> PAGEREF _Ref434490542 \h </w:instrText>
      </w:r>
      <w:r>
        <w:fldChar w:fldCharType="separate"/>
      </w:r>
      <w:r w:rsidR="00A74A3C">
        <w:rPr>
          <w:noProof/>
        </w:rPr>
        <w:t>995</w:t>
      </w:r>
      <w:r>
        <w:fldChar w:fldCharType="end"/>
      </w:r>
    </w:p>
    <w:p w14:paraId="172063D3" w14:textId="5348D0A8"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74A3C">
        <w:t>The Doxology for St. Macarius of Alexandria, the Presbyter</w:t>
      </w:r>
      <w:r>
        <w:fldChar w:fldCharType="end"/>
      </w:r>
      <w:r>
        <w:tab/>
      </w:r>
      <w:r>
        <w:fldChar w:fldCharType="begin"/>
      </w:r>
      <w:r>
        <w:instrText xml:space="preserve"> PAGEREF _Ref434490596 \h </w:instrText>
      </w:r>
      <w:r>
        <w:fldChar w:fldCharType="separate"/>
      </w:r>
      <w:r w:rsidR="00A74A3C">
        <w:rPr>
          <w:noProof/>
        </w:rPr>
        <w:t>1023</w:t>
      </w:r>
      <w:r>
        <w:fldChar w:fldCharType="end"/>
      </w:r>
    </w:p>
    <w:p w14:paraId="50A26227" w14:textId="1F24874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74A3C">
        <w:t>The Doxology for St. Macarius the Bishop of Edkow</w:t>
      </w:r>
      <w:r>
        <w:fldChar w:fldCharType="end"/>
      </w:r>
      <w:r>
        <w:tab/>
      </w:r>
      <w:r>
        <w:fldChar w:fldCharType="begin"/>
      </w:r>
      <w:r>
        <w:instrText xml:space="preserve"> PAGEREF _Ref434490474 \h </w:instrText>
      </w:r>
      <w:r>
        <w:fldChar w:fldCharType="separate"/>
      </w:r>
      <w:r w:rsidR="00A74A3C">
        <w:rPr>
          <w:noProof/>
        </w:rPr>
        <w:t>784</w:t>
      </w:r>
      <w:r>
        <w:fldChar w:fldCharType="end"/>
      </w:r>
    </w:p>
    <w:p w14:paraId="009C5D78" w14:textId="17A80B83"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A74A3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A74A3C">
        <w:rPr>
          <w:noProof/>
        </w:rPr>
        <w:t>778</w:t>
      </w:r>
      <w:r w:rsidR="00B46E6E">
        <w:fldChar w:fldCharType="end"/>
      </w:r>
    </w:p>
    <w:p w14:paraId="09BA7C45" w14:textId="3F64C46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74A3C">
        <w:t>The Doxology for St. Thomas the Anchorite</w:t>
      </w:r>
      <w:r>
        <w:fldChar w:fldCharType="end"/>
      </w:r>
      <w:r>
        <w:tab/>
      </w:r>
      <w:r>
        <w:fldChar w:fldCharType="begin"/>
      </w:r>
      <w:r>
        <w:instrText xml:space="preserve"> PAGEREF _Ref434490403 \h </w:instrText>
      </w:r>
      <w:r>
        <w:fldChar w:fldCharType="separate"/>
      </w:r>
      <w:r w:rsidR="00A74A3C">
        <w:rPr>
          <w:noProof/>
        </w:rPr>
        <w:t>1043</w:t>
      </w:r>
      <w:r>
        <w:fldChar w:fldCharType="end"/>
      </w:r>
    </w:p>
    <w:p w14:paraId="523E14F8" w14:textId="5A8177E0"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A74A3C">
        <w:t>The Doxology for St. Arsenius</w:t>
      </w:r>
      <w:r>
        <w:fldChar w:fldCharType="end"/>
      </w:r>
      <w:r>
        <w:tab/>
      </w:r>
      <w:r>
        <w:fldChar w:fldCharType="begin"/>
      </w:r>
      <w:r>
        <w:instrText xml:space="preserve"> PAGEREF _Ref434490892 \h </w:instrText>
      </w:r>
      <w:r>
        <w:fldChar w:fldCharType="separate"/>
      </w:r>
      <w:r w:rsidR="00A74A3C">
        <w:rPr>
          <w:noProof/>
        </w:rPr>
        <w:t>1026</w:t>
      </w:r>
      <w:r>
        <w:fldChar w:fldCharType="end"/>
      </w:r>
    </w:p>
    <w:p w14:paraId="32B75263" w14:textId="4ACF5D9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74A3C">
        <w:t>The Doxology for Sts. Maximus and Dometius</w:t>
      </w:r>
      <w:r>
        <w:fldChar w:fldCharType="end"/>
      </w:r>
      <w:r>
        <w:tab/>
      </w:r>
      <w:r>
        <w:fldChar w:fldCharType="begin"/>
      </w:r>
      <w:r>
        <w:instrText xml:space="preserve"> PAGEREF _Ref434490957 \h </w:instrText>
      </w:r>
      <w:r>
        <w:fldChar w:fldCharType="separate"/>
      </w:r>
      <w:r w:rsidR="00A74A3C">
        <w:rPr>
          <w:noProof/>
        </w:rPr>
        <w:t>968</w:t>
      </w:r>
      <w:r>
        <w:fldChar w:fldCharType="end"/>
      </w:r>
    </w:p>
    <w:p w14:paraId="3DE06B7E" w14:textId="3D42E6F6"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74A3C" w:rsidRPr="00A74A3C">
        <w:t>The Doxology for the Strong St. Moses</w:t>
      </w:r>
      <w:r>
        <w:fldChar w:fldCharType="end"/>
      </w:r>
      <w:r>
        <w:tab/>
      </w:r>
      <w:r>
        <w:fldChar w:fldCharType="begin"/>
      </w:r>
      <w:r>
        <w:instrText xml:space="preserve"> PAGEREF _Ref434491006 \h </w:instrText>
      </w:r>
      <w:r>
        <w:fldChar w:fldCharType="separate"/>
      </w:r>
      <w:r w:rsidR="00A74A3C">
        <w:rPr>
          <w:noProof/>
        </w:rPr>
        <w:t>1064</w:t>
      </w:r>
      <w:r>
        <w:fldChar w:fldCharType="end"/>
      </w:r>
    </w:p>
    <w:p w14:paraId="65889E35" w14:textId="13F5B02B"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74A3C">
        <w:t>The Doxology for St. John Kami</w:t>
      </w:r>
      <w:r>
        <w:fldChar w:fldCharType="end"/>
      </w:r>
      <w:r>
        <w:tab/>
      </w:r>
      <w:r>
        <w:fldChar w:fldCharType="begin"/>
      </w:r>
      <w:r>
        <w:instrText xml:space="preserve"> PAGEREF _Ref434491108 \h </w:instrText>
      </w:r>
      <w:r>
        <w:fldChar w:fldCharType="separate"/>
      </w:r>
      <w:r w:rsidR="00A74A3C">
        <w:rPr>
          <w:noProof/>
        </w:rPr>
        <w:t>854</w:t>
      </w:r>
      <w:r>
        <w:fldChar w:fldCharType="end"/>
      </w:r>
    </w:p>
    <w:p w14:paraId="452A4480" w14:textId="5B4BE45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74A3C">
        <w:t>The Doxology for St. Pachomius</w:t>
      </w:r>
      <w:r>
        <w:fldChar w:fldCharType="end"/>
      </w:r>
      <w:r>
        <w:tab/>
      </w:r>
      <w:r>
        <w:fldChar w:fldCharType="begin"/>
      </w:r>
      <w:r>
        <w:instrText xml:space="preserve"> PAGEREF _Ref434491150 \h </w:instrText>
      </w:r>
      <w:r>
        <w:fldChar w:fldCharType="separate"/>
      </w:r>
      <w:r w:rsidR="00A74A3C">
        <w:rPr>
          <w:noProof/>
        </w:rPr>
        <w:t>1029</w:t>
      </w:r>
      <w:r>
        <w:fldChar w:fldCharType="end"/>
      </w:r>
    </w:p>
    <w:p w14:paraId="0192B5E6" w14:textId="079E00C4"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74A3C">
        <w:rPr>
          <w:lang w:val="en-US"/>
        </w:rPr>
        <w:t>The Doxology for St. Shenoute</w:t>
      </w:r>
      <w:r>
        <w:fldChar w:fldCharType="end"/>
      </w:r>
      <w:r>
        <w:tab/>
      </w:r>
      <w:r>
        <w:fldChar w:fldCharType="begin"/>
      </w:r>
      <w:r>
        <w:instrText xml:space="preserve"> PAGEREF _Ref434491186 \h </w:instrText>
      </w:r>
      <w:r>
        <w:fldChar w:fldCharType="separate"/>
      </w:r>
      <w:r w:rsidR="00A74A3C">
        <w:rPr>
          <w:noProof/>
        </w:rPr>
        <w:t>1084</w:t>
      </w:r>
      <w:r>
        <w:fldChar w:fldCharType="end"/>
      </w:r>
    </w:p>
    <w:p w14:paraId="7458F265" w14:textId="4D6C6B7E"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74A3C">
        <w:rPr>
          <w:lang w:val="en-US"/>
        </w:rPr>
        <w:t>A Doxology for St. Besa</w:t>
      </w:r>
      <w:r>
        <w:fldChar w:fldCharType="end"/>
      </w:r>
      <w:r>
        <w:tab/>
      </w:r>
      <w:r>
        <w:fldChar w:fldCharType="begin"/>
      </w:r>
      <w:r>
        <w:instrText xml:space="preserve"> PAGEREF _Ref434491207 \h </w:instrText>
      </w:r>
      <w:r>
        <w:fldChar w:fldCharType="separate"/>
      </w:r>
      <w:r w:rsidR="00A74A3C">
        <w:rPr>
          <w:noProof/>
        </w:rPr>
        <w:t>1085</w:t>
      </w:r>
      <w:r>
        <w:fldChar w:fldCharType="end"/>
      </w:r>
    </w:p>
    <w:p w14:paraId="13581597" w14:textId="1B85FB7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74A3C">
        <w:t>The Doxology for Sts. Apollo and Apib</w:t>
      </w:r>
      <w:r>
        <w:fldChar w:fldCharType="end"/>
      </w:r>
      <w:r>
        <w:tab/>
      </w:r>
      <w:r>
        <w:fldChar w:fldCharType="begin"/>
      </w:r>
      <w:r>
        <w:instrText xml:space="preserve"> PAGEREF _Ref434492837 \h </w:instrText>
      </w:r>
      <w:r>
        <w:fldChar w:fldCharType="separate"/>
      </w:r>
      <w:r w:rsidR="00A74A3C">
        <w:rPr>
          <w:noProof/>
        </w:rPr>
        <w:t>783</w:t>
      </w:r>
      <w:r>
        <w:fldChar w:fldCharType="end"/>
      </w:r>
    </w:p>
    <w:p w14:paraId="3540FB7A" w14:textId="1549D16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74A3C">
        <w:t>The Doxology for St. Samuel the Confessor</w:t>
      </w:r>
      <w:r>
        <w:fldChar w:fldCharType="end"/>
      </w:r>
      <w:r>
        <w:tab/>
      </w:r>
      <w:r>
        <w:fldChar w:fldCharType="begin"/>
      </w:r>
      <w:r>
        <w:instrText xml:space="preserve"> PAGEREF _Ref434491260 \h </w:instrText>
      </w:r>
      <w:r>
        <w:fldChar w:fldCharType="separate"/>
      </w:r>
      <w:r w:rsidR="00A74A3C">
        <w:rPr>
          <w:noProof/>
        </w:rPr>
        <w:t>847</w:t>
      </w:r>
      <w:r>
        <w:fldChar w:fldCharType="end"/>
      </w:r>
    </w:p>
    <w:p w14:paraId="18FC44F3" w14:textId="30DFA86D"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74A3C">
        <w:t>The Doxology for St. Parsouma</w:t>
      </w:r>
      <w:r>
        <w:fldChar w:fldCharType="end"/>
      </w:r>
      <w:r>
        <w:tab/>
      </w:r>
      <w:r>
        <w:fldChar w:fldCharType="begin"/>
      </w:r>
      <w:r>
        <w:instrText xml:space="preserve"> PAGEREF _Ref434491294 \h </w:instrText>
      </w:r>
      <w:r>
        <w:fldChar w:fldCharType="separate"/>
      </w:r>
      <w:r w:rsidR="00A74A3C">
        <w:rPr>
          <w:noProof/>
        </w:rPr>
        <w:t>1124</w:t>
      </w:r>
      <w:r>
        <w:fldChar w:fldCharType="end"/>
      </w:r>
    </w:p>
    <w:p w14:paraId="20EDD8A6" w14:textId="4338F0EC"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74A3C">
        <w:t>The Doxology for St. Teji (Reweiss)</w:t>
      </w:r>
      <w:r>
        <w:fldChar w:fldCharType="end"/>
      </w:r>
      <w:r>
        <w:tab/>
      </w:r>
      <w:r>
        <w:fldChar w:fldCharType="begin"/>
      </w:r>
      <w:r>
        <w:instrText xml:space="preserve"> PAGEREF _Ref434491337 \h </w:instrText>
      </w:r>
      <w:r>
        <w:fldChar w:fldCharType="separate"/>
      </w:r>
      <w:r w:rsidR="00A74A3C">
        <w:rPr>
          <w:noProof/>
        </w:rPr>
        <w:t>780</w:t>
      </w:r>
      <w:r>
        <w:fldChar w:fldCharType="end"/>
      </w:r>
    </w:p>
    <w:p w14:paraId="5F9D1EE3" w14:textId="67F7C90A"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74A3C">
        <w:t>The Doxology for St. Pashnouni</w:t>
      </w:r>
      <w:r>
        <w:fldChar w:fldCharType="end"/>
      </w:r>
      <w:r>
        <w:tab/>
      </w:r>
      <w:r>
        <w:fldChar w:fldCharType="begin"/>
      </w:r>
      <w:r>
        <w:instrText xml:space="preserve"> PAGEREF _Ref434491429 \h </w:instrText>
      </w:r>
      <w:r>
        <w:fldChar w:fldCharType="separate"/>
      </w:r>
      <w:r w:rsidR="00A74A3C">
        <w:rPr>
          <w:noProof/>
        </w:rPr>
        <w:t>1041</w:t>
      </w:r>
      <w:r>
        <w:fldChar w:fldCharType="end"/>
      </w:r>
    </w:p>
    <w:p w14:paraId="6FC9654C" w14:textId="004F914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74A3C">
        <w:t>The Doxology for St. Simeon the Stylite</w:t>
      </w:r>
      <w:r>
        <w:fldChar w:fldCharType="end"/>
      </w:r>
      <w:r>
        <w:tab/>
      </w:r>
      <w:r>
        <w:fldChar w:fldCharType="begin"/>
      </w:r>
      <w:r>
        <w:instrText xml:space="preserve"> PAGEREF _Ref439328220 \h </w:instrText>
      </w:r>
      <w:r>
        <w:fldChar w:fldCharType="separate"/>
      </w:r>
      <w:r w:rsidR="00A74A3C">
        <w:rPr>
          <w:noProof/>
        </w:rPr>
        <w:t>1045</w:t>
      </w:r>
      <w:r>
        <w:fldChar w:fldCharType="end"/>
      </w:r>
    </w:p>
    <w:p w14:paraId="42D77F6C" w14:textId="7E67D25A"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A74A3C">
        <w:t>The Doxology for St. Isaac the Syrian</w:t>
      </w:r>
      <w:r>
        <w:fldChar w:fldCharType="end"/>
      </w:r>
      <w:r>
        <w:tab/>
      </w:r>
      <w:r>
        <w:fldChar w:fldCharType="begin"/>
      </w:r>
      <w:r>
        <w:instrText xml:space="preserve"> PAGEREF _Ref485108083 \h </w:instrText>
      </w:r>
      <w:r>
        <w:fldChar w:fldCharType="separate"/>
      </w:r>
      <w:r w:rsidR="00A74A3C">
        <w:rPr>
          <w:noProof/>
        </w:rPr>
        <w:t>981</w:t>
      </w:r>
      <w:r>
        <w:fldChar w:fldCharType="end"/>
      </w:r>
    </w:p>
    <w:p w14:paraId="29B6C85A" w14:textId="7D097245"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A74A3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A74A3C">
        <w:rPr>
          <w:noProof/>
        </w:rPr>
        <w:t>735</w:t>
      </w:r>
      <w:r w:rsidR="00810F04">
        <w:fldChar w:fldCharType="end"/>
      </w:r>
    </w:p>
    <w:p w14:paraId="6430EF06" w14:textId="0A2DEC7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74A3C">
        <w:t>The Doxology for St. Mary of Egypt</w:t>
      </w:r>
      <w:r>
        <w:fldChar w:fldCharType="end"/>
      </w:r>
      <w:r>
        <w:tab/>
      </w:r>
      <w:r>
        <w:fldChar w:fldCharType="begin"/>
      </w:r>
      <w:r>
        <w:instrText xml:space="preserve"> PAGEREF _Ref434491512 \h </w:instrText>
      </w:r>
      <w:r>
        <w:fldChar w:fldCharType="separate"/>
      </w:r>
      <w:r w:rsidR="00A74A3C">
        <w:rPr>
          <w:noProof/>
        </w:rPr>
        <w:t>1013</w:t>
      </w:r>
      <w:r>
        <w:fldChar w:fldCharType="end"/>
      </w:r>
    </w:p>
    <w:p w14:paraId="397F448E" w14:textId="31D1C816"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A74A3C">
        <w:t>The Doxology for St. Pelagia</w:t>
      </w:r>
      <w:r>
        <w:fldChar w:fldCharType="end"/>
      </w:r>
      <w:r>
        <w:tab/>
      </w:r>
      <w:r>
        <w:fldChar w:fldCharType="begin"/>
      </w:r>
      <w:r>
        <w:instrText xml:space="preserve"> PAGEREF _Ref465591664 \h </w:instrText>
      </w:r>
      <w:r>
        <w:fldChar w:fldCharType="separate"/>
      </w:r>
      <w:r w:rsidR="00A74A3C">
        <w:rPr>
          <w:noProof/>
        </w:rPr>
        <w:t>775</w:t>
      </w:r>
      <w:r>
        <w:fldChar w:fldCharType="end"/>
      </w:r>
    </w:p>
    <w:p w14:paraId="444E9A36" w14:textId="7A23985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74A3C">
        <w:t>The Doxology of St. Athanasius the Apostolic</w:t>
      </w:r>
      <w:r>
        <w:fldChar w:fldCharType="end"/>
      </w:r>
      <w:r>
        <w:tab/>
      </w:r>
      <w:r>
        <w:fldChar w:fldCharType="begin"/>
      </w:r>
      <w:r>
        <w:instrText xml:space="preserve"> PAGEREF _Ref434492161 \h </w:instrText>
      </w:r>
      <w:r>
        <w:fldChar w:fldCharType="separate"/>
      </w:r>
      <w:r w:rsidR="00A74A3C">
        <w:rPr>
          <w:noProof/>
        </w:rPr>
        <w:t>717</w:t>
      </w:r>
      <w:r>
        <w:fldChar w:fldCharType="end"/>
      </w:r>
    </w:p>
    <w:p w14:paraId="167EEC13" w14:textId="327CC80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74A3C">
        <w:t>The Doxology for St. Athanasius the Apostolic</w:t>
      </w:r>
      <w:r>
        <w:fldChar w:fldCharType="end"/>
      </w:r>
      <w:r>
        <w:tab/>
      </w:r>
      <w:r>
        <w:fldChar w:fldCharType="begin"/>
      </w:r>
      <w:r>
        <w:instrText xml:space="preserve"> PAGEREF _Ref434492183 \h </w:instrText>
      </w:r>
      <w:r>
        <w:fldChar w:fldCharType="separate"/>
      </w:r>
      <w:r w:rsidR="00A74A3C">
        <w:rPr>
          <w:noProof/>
        </w:rPr>
        <w:t>1023</w:t>
      </w:r>
      <w:r>
        <w:fldChar w:fldCharType="end"/>
      </w:r>
    </w:p>
    <w:p w14:paraId="1E33624E" w14:textId="0CC404F4"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74A3C">
        <w:t>Another Doxology for St. Athanasius the Apostolic</w:t>
      </w:r>
      <w:r>
        <w:fldChar w:fldCharType="end"/>
      </w:r>
      <w:r>
        <w:tab/>
      </w:r>
      <w:r>
        <w:fldChar w:fldCharType="begin"/>
      </w:r>
      <w:r>
        <w:instrText xml:space="preserve"> PAGEREF _Ref434492196 \h </w:instrText>
      </w:r>
      <w:r>
        <w:fldChar w:fldCharType="separate"/>
      </w:r>
      <w:r w:rsidR="00A74A3C">
        <w:rPr>
          <w:noProof/>
        </w:rPr>
        <w:t>1025</w:t>
      </w:r>
      <w:r>
        <w:fldChar w:fldCharType="end"/>
      </w:r>
    </w:p>
    <w:p w14:paraId="56FEBCD6" w14:textId="655581CC" w:rsidR="00517A8B" w:rsidRDefault="00517A8B" w:rsidP="00810F04">
      <w:pPr>
        <w:tabs>
          <w:tab w:val="left" w:leader="dot" w:pos="8280"/>
        </w:tabs>
        <w:spacing w:after="0" w:line="240" w:lineRule="auto"/>
      </w:pPr>
      <w:r>
        <w:fldChar w:fldCharType="begin"/>
      </w:r>
      <w:r>
        <w:instrText xml:space="preserve"> REF _Ref490723575 \h </w:instrText>
      </w:r>
      <w:r>
        <w:fldChar w:fldCharType="separate"/>
      </w:r>
      <w:r>
        <w:t xml:space="preserve">The Doxology for St. </w:t>
      </w:r>
      <w:r>
        <w:t>Cyril of Alexandria</w:t>
      </w:r>
      <w:r>
        <w:fldChar w:fldCharType="end"/>
      </w:r>
      <w:r>
        <w:tab/>
      </w:r>
      <w:r>
        <w:fldChar w:fldCharType="begin"/>
      </w:r>
      <w:r>
        <w:instrText xml:space="preserve"> PAGEREF _Ref490723575 \h </w:instrText>
      </w:r>
      <w:r>
        <w:fldChar w:fldCharType="separate"/>
      </w:r>
      <w:r>
        <w:rPr>
          <w:noProof/>
        </w:rPr>
        <w:t>1068</w:t>
      </w:r>
      <w:r>
        <w:fldChar w:fldCharType="end"/>
      </w:r>
      <w:bookmarkStart w:id="2085" w:name="_GoBack"/>
      <w:bookmarkEnd w:id="2085"/>
    </w:p>
    <w:p w14:paraId="344F162A" w14:textId="64D9633D"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74A3C">
        <w:t>The Doxology for St. Severus</w:t>
      </w:r>
      <w:r>
        <w:fldChar w:fldCharType="end"/>
      </w:r>
      <w:r>
        <w:tab/>
      </w:r>
      <w:r>
        <w:fldChar w:fldCharType="begin"/>
      </w:r>
      <w:r>
        <w:instrText xml:space="preserve"> PAGEREF _Ref434492249 \h </w:instrText>
      </w:r>
      <w:r>
        <w:fldChar w:fldCharType="separate"/>
      </w:r>
      <w:r w:rsidR="00A74A3C">
        <w:rPr>
          <w:noProof/>
        </w:rPr>
        <w:t>769</w:t>
      </w:r>
      <w:r>
        <w:fldChar w:fldCharType="end"/>
      </w:r>
    </w:p>
    <w:p w14:paraId="35B9247F" w14:textId="4C3357F5"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A74A3C">
        <w:t>The Doxology for St. John Chrysostom</w:t>
      </w:r>
      <w:r>
        <w:fldChar w:fldCharType="end"/>
      </w:r>
      <w:r>
        <w:tab/>
      </w:r>
      <w:r>
        <w:fldChar w:fldCharType="begin"/>
      </w:r>
      <w:r>
        <w:instrText xml:space="preserve"> PAGEREF _Ref467356854 \h </w:instrText>
      </w:r>
      <w:r>
        <w:fldChar w:fldCharType="separate"/>
      </w:r>
      <w:r w:rsidR="00A74A3C">
        <w:rPr>
          <w:noProof/>
        </w:rPr>
        <w:t>798</w:t>
      </w:r>
      <w:r>
        <w:fldChar w:fldCharType="end"/>
      </w:r>
    </w:p>
    <w:p w14:paraId="711876BE" w14:textId="1F684C6D"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A74A3C">
        <w:t>The Doxology for St. Basil of Caesarea</w:t>
      </w:r>
      <w:r>
        <w:fldChar w:fldCharType="end"/>
      </w:r>
      <w:r>
        <w:tab/>
      </w:r>
      <w:r>
        <w:fldChar w:fldCharType="begin"/>
      </w:r>
      <w:r>
        <w:instrText xml:space="preserve"> PAGEREF _Ref485712805 \h </w:instrText>
      </w:r>
      <w:r>
        <w:fldChar w:fldCharType="separate"/>
      </w:r>
      <w:r w:rsidR="00A74A3C">
        <w:rPr>
          <w:noProof/>
        </w:rPr>
        <w:t>990</w:t>
      </w:r>
      <w:r>
        <w:fldChar w:fldCharType="end"/>
      </w:r>
    </w:p>
    <w:p w14:paraId="614D3E90" w14:textId="1D9BFF78"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A74A3C">
        <w:t>The Doxology for St. Gregory the Wonderworker</w:t>
      </w:r>
      <w:r>
        <w:fldChar w:fldCharType="end"/>
      </w:r>
      <w:r>
        <w:tab/>
      </w:r>
      <w:r>
        <w:fldChar w:fldCharType="begin"/>
      </w:r>
      <w:r>
        <w:instrText xml:space="preserve"> PAGEREF _Ref468134316 \h </w:instrText>
      </w:r>
      <w:r>
        <w:fldChar w:fldCharType="separate"/>
      </w:r>
      <w:r w:rsidR="00A74A3C">
        <w:rPr>
          <w:noProof/>
        </w:rPr>
        <w:t>801</w:t>
      </w:r>
      <w:r>
        <w:fldChar w:fldCharType="end"/>
      </w:r>
    </w:p>
    <w:p w14:paraId="587B61AB" w14:textId="0C4C175C"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A74A3C">
        <w:t>The Doxology for St. Gregory of Nyssa</w:t>
      </w:r>
      <w:r>
        <w:fldChar w:fldCharType="end"/>
      </w:r>
      <w:r>
        <w:tab/>
      </w:r>
      <w:r>
        <w:fldChar w:fldCharType="begin"/>
      </w:r>
      <w:r>
        <w:instrText xml:space="preserve"> PAGEREF _Ref468565896 \h </w:instrText>
      </w:r>
      <w:r>
        <w:fldChar w:fldCharType="separate"/>
      </w:r>
      <w:r w:rsidR="00A74A3C">
        <w:rPr>
          <w:noProof/>
        </w:rPr>
        <w:t>809</w:t>
      </w:r>
      <w:r>
        <w:fldChar w:fldCharType="end"/>
      </w:r>
    </w:p>
    <w:p w14:paraId="442E6DD7" w14:textId="43DFDAE0"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A74A3C">
        <w:t>The Doxology of St. Gregory the Armenian</w:t>
      </w:r>
      <w:r>
        <w:fldChar w:fldCharType="end"/>
      </w:r>
      <w:r>
        <w:tab/>
      </w:r>
      <w:r>
        <w:fldChar w:fldCharType="begin"/>
      </w:r>
      <w:r>
        <w:instrText xml:space="preserve"> PAGEREF _Ref470555434 \h </w:instrText>
      </w:r>
      <w:r>
        <w:fldChar w:fldCharType="separate"/>
      </w:r>
      <w:r w:rsidR="00A74A3C">
        <w:rPr>
          <w:noProof/>
        </w:rPr>
        <w:t>850</w:t>
      </w:r>
      <w:r>
        <w:fldChar w:fldCharType="end"/>
      </w:r>
    </w:p>
    <w:p w14:paraId="73EBF89C" w14:textId="0135B2AB"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A74A3C">
        <w:t>The Doxology of St. Ambrose</w:t>
      </w:r>
      <w:r>
        <w:fldChar w:fldCharType="end"/>
      </w:r>
      <w:r>
        <w:tab/>
      </w:r>
      <w:r>
        <w:fldChar w:fldCharType="begin"/>
      </w:r>
      <w:r>
        <w:instrText xml:space="preserve"> PAGEREF _Ref470555388 \h </w:instrText>
      </w:r>
      <w:r>
        <w:fldChar w:fldCharType="separate"/>
      </w:r>
      <w:r w:rsidR="00A74A3C">
        <w:rPr>
          <w:noProof/>
        </w:rPr>
        <w:t>849</w:t>
      </w:r>
      <w:r>
        <w:fldChar w:fldCharType="end"/>
      </w:r>
    </w:p>
    <w:p w14:paraId="3E0E25F5" w14:textId="4A7FF93D"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A74A3C">
        <w:t>The Doxology of St. Spyridon</w:t>
      </w:r>
      <w:r>
        <w:fldChar w:fldCharType="end"/>
      </w:r>
      <w:r>
        <w:tab/>
      </w:r>
      <w:r>
        <w:fldChar w:fldCharType="begin"/>
      </w:r>
      <w:r>
        <w:instrText xml:space="preserve"> PAGEREF _Ref470555491 \h </w:instrText>
      </w:r>
      <w:r>
        <w:fldChar w:fldCharType="separate"/>
      </w:r>
      <w:r w:rsidR="00A74A3C">
        <w:rPr>
          <w:noProof/>
        </w:rPr>
        <w:t>851</w:t>
      </w:r>
      <w:r>
        <w:fldChar w:fldCharType="end"/>
      </w:r>
    </w:p>
    <w:p w14:paraId="7175F111" w14:textId="1D62BD2D"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A74A3C">
        <w:t>The Doxology of St. Nicholas</w:t>
      </w:r>
      <w:r>
        <w:fldChar w:fldCharType="end"/>
      </w:r>
      <w:r>
        <w:tab/>
      </w:r>
      <w:r>
        <w:fldChar w:fldCharType="begin"/>
      </w:r>
      <w:r>
        <w:instrText xml:space="preserve"> PAGEREF _Ref470555294 \h </w:instrText>
      </w:r>
      <w:r>
        <w:fldChar w:fldCharType="separate"/>
      </w:r>
      <w:r w:rsidR="00A74A3C">
        <w:rPr>
          <w:noProof/>
        </w:rPr>
        <w:t>848</w:t>
      </w:r>
      <w:r>
        <w:fldChar w:fldCharType="end"/>
      </w:r>
    </w:p>
    <w:p w14:paraId="59121C34" w14:textId="7BEA051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74A3C">
        <w:t>The Doxology for St. Takle Haymanot</w:t>
      </w:r>
      <w:r>
        <w:fldChar w:fldCharType="end"/>
      </w:r>
      <w:r>
        <w:tab/>
      </w:r>
      <w:r>
        <w:fldChar w:fldCharType="begin"/>
      </w:r>
      <w:r>
        <w:instrText xml:space="preserve"> PAGEREF _Ref434492302 \h </w:instrText>
      </w:r>
      <w:r>
        <w:fldChar w:fldCharType="separate"/>
      </w:r>
      <w:r w:rsidR="00A74A3C">
        <w:rPr>
          <w:noProof/>
        </w:rPr>
        <w:t>1120</w:t>
      </w:r>
      <w:r>
        <w:fldChar w:fldCharType="end"/>
      </w:r>
    </w:p>
    <w:p w14:paraId="26D0D3A7" w14:textId="7767A90A"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74A3C">
        <w:t>The Doxology of St. Simon the Tanner</w:t>
      </w:r>
      <w:r>
        <w:fldChar w:fldCharType="end"/>
      </w:r>
      <w:r>
        <w:tab/>
      </w:r>
      <w:r>
        <w:fldChar w:fldCharType="begin"/>
      </w:r>
      <w:r>
        <w:instrText xml:space="preserve"> PAGEREF _Ref434492343 \h </w:instrText>
      </w:r>
      <w:r>
        <w:fldChar w:fldCharType="separate"/>
      </w:r>
      <w:r w:rsidR="00A74A3C">
        <w:rPr>
          <w:noProof/>
        </w:rPr>
        <w:t>844</w:t>
      </w:r>
      <w:r>
        <w:fldChar w:fldCharType="end"/>
      </w:r>
    </w:p>
    <w:p w14:paraId="34548290" w14:textId="185EF6A4"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74A3C">
        <w:t>The Doxology for St. Cyril VI</w:t>
      </w:r>
      <w:r>
        <w:fldChar w:fldCharType="end"/>
      </w:r>
      <w:r>
        <w:tab/>
      </w:r>
      <w:r>
        <w:fldChar w:fldCharType="begin"/>
      </w:r>
      <w:r>
        <w:instrText xml:space="preserve"> PAGEREF _Ref434492506 \h </w:instrText>
      </w:r>
      <w:r>
        <w:fldChar w:fldCharType="separate"/>
      </w:r>
      <w:r w:rsidR="00A74A3C">
        <w:rPr>
          <w:noProof/>
        </w:rPr>
        <w:t>984</w:t>
      </w:r>
      <w:r>
        <w:fldChar w:fldCharType="end"/>
      </w:r>
    </w:p>
    <w:p w14:paraId="2921A070" w14:textId="7399ED51"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74A3C">
        <w:t>The Doxology for St. Abraam of Fayyoum</w:t>
      </w:r>
      <w:r>
        <w:fldChar w:fldCharType="end"/>
      </w:r>
      <w:r>
        <w:tab/>
      </w:r>
      <w:r>
        <w:fldChar w:fldCharType="begin"/>
      </w:r>
      <w:r>
        <w:instrText xml:space="preserve"> PAGEREF _Ref434492469 \h </w:instrText>
      </w:r>
      <w:r>
        <w:fldChar w:fldCharType="separate"/>
      </w:r>
      <w:r w:rsidR="00A74A3C">
        <w:rPr>
          <w:noProof/>
        </w:rPr>
        <w:t>1047</w:t>
      </w:r>
      <w:r>
        <w:fldChar w:fldCharType="end"/>
      </w:r>
    </w:p>
    <w:p w14:paraId="73E36234" w14:textId="33E5A9BC"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A74A3C">
        <w:t>The Doxology for St. Martin of Tours</w:t>
      </w:r>
      <w:r>
        <w:fldChar w:fldCharType="end"/>
      </w:r>
      <w:r>
        <w:tab/>
      </w:r>
      <w:r>
        <w:fldChar w:fldCharType="begin"/>
      </w:r>
      <w:r>
        <w:instrText xml:space="preserve"> PAGEREF _Ref439518461 \h </w:instrText>
      </w:r>
      <w:r>
        <w:fldChar w:fldCharType="separate"/>
      </w:r>
      <w:r w:rsidR="00A74A3C">
        <w:rPr>
          <w:noProof/>
        </w:rPr>
        <w:t>794</w:t>
      </w:r>
      <w:r>
        <w:fldChar w:fldCharType="end"/>
      </w:r>
    </w:p>
    <w:p w14:paraId="0A149F2A" w14:textId="1B7D54DD"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74A3C">
        <w:t>The Doxology for St. Chad of Mercia</w:t>
      </w:r>
      <w:r>
        <w:fldChar w:fldCharType="end"/>
      </w:r>
      <w:r>
        <w:tab/>
      </w:r>
      <w:r>
        <w:fldChar w:fldCharType="begin"/>
      </w:r>
      <w:r>
        <w:instrText xml:space="preserve"> PAGEREF _Ref434492702 \h </w:instrText>
      </w:r>
      <w:r>
        <w:fldChar w:fldCharType="separate"/>
      </w:r>
      <w:r w:rsidR="00A74A3C">
        <w:rPr>
          <w:noProof/>
        </w:rPr>
        <w:t>988</w:t>
      </w:r>
      <w:r>
        <w:fldChar w:fldCharType="end"/>
      </w:r>
    </w:p>
    <w:p w14:paraId="435AFCAA" w14:textId="79918C9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A74A3C">
        <w:t>The Doxology for St. Seraphim of Sarov</w:t>
      </w:r>
      <w:r>
        <w:fldChar w:fldCharType="end"/>
      </w:r>
      <w:r>
        <w:tab/>
      </w:r>
      <w:r>
        <w:fldChar w:fldCharType="begin"/>
      </w:r>
      <w:r>
        <w:instrText xml:space="preserve"> PAGEREF _Ref485884692 \h </w:instrText>
      </w:r>
      <w:r>
        <w:fldChar w:fldCharType="separate"/>
      </w:r>
      <w:r w:rsidR="00A74A3C">
        <w:rPr>
          <w:noProof/>
        </w:rPr>
        <w:t>914</w:t>
      </w:r>
      <w:r>
        <w:fldChar w:fldCharType="end"/>
      </w:r>
    </w:p>
    <w:p w14:paraId="542AC3C1" w14:textId="0EF8C69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74A3C">
        <w:t>The Doxology for the Patriarchs: Abraham, Isaac, and Jacob</w:t>
      </w:r>
      <w:r>
        <w:fldChar w:fldCharType="end"/>
      </w:r>
      <w:r>
        <w:tab/>
      </w:r>
      <w:r>
        <w:fldChar w:fldCharType="begin"/>
      </w:r>
      <w:r>
        <w:instrText xml:space="preserve"> PAGEREF _Ref434492413 \h </w:instrText>
      </w:r>
      <w:r>
        <w:fldChar w:fldCharType="separate"/>
      </w:r>
      <w:r w:rsidR="00A74A3C">
        <w:rPr>
          <w:noProof/>
        </w:rPr>
        <w:t>1122</w:t>
      </w:r>
      <w:r>
        <w:fldChar w:fldCharType="end"/>
      </w:r>
    </w:p>
    <w:p w14:paraId="07A4B77B" w14:textId="6A8034A3"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74A3C">
        <w:t>The Doxology of the Cross Bearers</w:t>
      </w:r>
      <w:r>
        <w:fldChar w:fldCharType="end"/>
      </w:r>
      <w:r>
        <w:tab/>
      </w:r>
      <w:r>
        <w:fldChar w:fldCharType="begin"/>
      </w:r>
      <w:r>
        <w:instrText xml:space="preserve"> PAGEREF _Ref434492536 \h </w:instrText>
      </w:r>
      <w:r>
        <w:fldChar w:fldCharType="separate"/>
      </w:r>
      <w:r w:rsidR="00A74A3C">
        <w:rPr>
          <w:noProof/>
        </w:rPr>
        <w:t>717</w:t>
      </w:r>
      <w:r>
        <w:fldChar w:fldCharType="end"/>
      </w:r>
    </w:p>
    <w:p w14:paraId="551FA088" w14:textId="3EE9AFD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74A3C">
        <w:t>The Doxology for a Hierarch Who is Present</w:t>
      </w:r>
      <w:r>
        <w:fldChar w:fldCharType="end"/>
      </w:r>
      <w:r>
        <w:tab/>
      </w:r>
      <w:r>
        <w:fldChar w:fldCharType="begin"/>
      </w:r>
      <w:r>
        <w:instrText xml:space="preserve"> PAGEREF _Ref434492645 \h </w:instrText>
      </w:r>
      <w:r>
        <w:fldChar w:fldCharType="separate"/>
      </w:r>
      <w:r w:rsidR="00A74A3C">
        <w:rPr>
          <w:noProof/>
        </w:rPr>
        <w:t>718</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AF3A49"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9"/>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100"/>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6"/>
            <w:r w:rsidRPr="007425E1">
              <w:t xml:space="preserve">May </w:t>
            </w:r>
            <w:commentRangeEnd w:id="2086"/>
            <w:r>
              <w:rPr>
                <w:rStyle w:val="CommentReference"/>
                <w:rFonts w:eastAsiaTheme="minorHAnsi" w:cstheme="minorBidi"/>
                <w:color w:val="auto"/>
                <w:lang w:val="en-CA"/>
              </w:rPr>
              <w:commentReference w:id="2086"/>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AE7891" w:rsidRDefault="00AE7891"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AE7891" w:rsidRDefault="00AE7891">
      <w:pPr>
        <w:pStyle w:val="CommentText"/>
      </w:pPr>
      <w:r>
        <w:rPr>
          <w:rStyle w:val="CommentReference"/>
        </w:rPr>
        <w:annotationRef/>
      </w:r>
      <w:r>
        <w:t>Compare to various translations</w:t>
      </w:r>
    </w:p>
  </w:comment>
  <w:comment w:id="92" w:author="Windows User" w:date="2015-10-30T12:37:00Z" w:initials="WU">
    <w:p w14:paraId="00B9961B" w14:textId="77777777" w:rsidR="00AE7891" w:rsidRDefault="00AE7891">
      <w:pPr>
        <w:pStyle w:val="CommentText"/>
      </w:pPr>
      <w:r>
        <w:rPr>
          <w:rStyle w:val="CommentReference"/>
        </w:rPr>
        <w:annotationRef/>
      </w:r>
      <w:r>
        <w:t>Is this supposed to be doubled?</w:t>
      </w:r>
    </w:p>
  </w:comment>
  <w:comment w:id="93" w:author="Windows User" w:date="2015-11-27T20:09:00Z" w:initials="WU">
    <w:p w14:paraId="218998C8" w14:textId="77777777" w:rsidR="00AE7891" w:rsidRDefault="00AE7891"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AE7891" w:rsidRDefault="00AE7891">
      <w:pPr>
        <w:pStyle w:val="CommentText"/>
      </w:pPr>
      <w:r>
        <w:rPr>
          <w:rStyle w:val="CommentReference"/>
        </w:rPr>
        <w:annotationRef/>
      </w:r>
      <w:r>
        <w:t>Does this go before Creed?</w:t>
      </w:r>
    </w:p>
  </w:comment>
  <w:comment w:id="97" w:author="Windows User" w:date="2015-11-06T13:03:00Z" w:initials="WU">
    <w:p w14:paraId="6B9D0F75" w14:textId="77777777" w:rsidR="00AE7891" w:rsidRDefault="00AE7891">
      <w:pPr>
        <w:pStyle w:val="CommentText"/>
      </w:pPr>
      <w:r>
        <w:rPr>
          <w:rStyle w:val="CommentReference"/>
        </w:rPr>
        <w:annotationRef/>
      </w:r>
      <w:r>
        <w:t>Coptic reader has Ps 3 here!</w:t>
      </w:r>
    </w:p>
  </w:comment>
  <w:comment w:id="114" w:author="Windows User" w:date="2015-11-02T08:54:00Z" w:initials="WU">
    <w:p w14:paraId="0366F544" w14:textId="77777777" w:rsidR="00AE7891" w:rsidRDefault="00AE7891">
      <w:pPr>
        <w:pStyle w:val="CommentText"/>
      </w:pPr>
      <w:r>
        <w:rPr>
          <w:rStyle w:val="CommentReference"/>
        </w:rPr>
        <w:annotationRef/>
      </w:r>
      <w:r>
        <w:t>Is there a phrase missing here?</w:t>
      </w:r>
    </w:p>
  </w:comment>
  <w:comment w:id="120" w:author="Windows User" w:date="2015-10-30T08:56:00Z" w:initials="WU">
    <w:p w14:paraId="1FDBEBA0" w14:textId="77777777" w:rsidR="00AE7891" w:rsidRDefault="00AE7891">
      <w:pPr>
        <w:pStyle w:val="CommentText"/>
      </w:pPr>
      <w:r>
        <w:rPr>
          <w:rStyle w:val="CommentReference"/>
        </w:rPr>
        <w:annotationRef/>
      </w:r>
      <w:r>
        <w:t>Should Glory be be here?</w:t>
      </w:r>
    </w:p>
  </w:comment>
  <w:comment w:id="125" w:author="Brett Slote" w:date="2016-05-02T12:37:00Z" w:initials="BS">
    <w:p w14:paraId="6A57FE90" w14:textId="269377C2" w:rsidR="00AE7891" w:rsidRDefault="00AE7891">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AE7891" w:rsidRDefault="00AE7891"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AE7891" w:rsidRDefault="00AE7891" w:rsidP="000C38C3">
      <w:pPr>
        <w:pStyle w:val="CommentText"/>
      </w:pPr>
      <w:r>
        <w:rPr>
          <w:rStyle w:val="CommentReference"/>
        </w:rPr>
        <w:annotationRef/>
      </w:r>
      <w:r>
        <w:t>works or deeds?</w:t>
      </w:r>
    </w:p>
  </w:comment>
  <w:comment w:id="128" w:author="Windows User" w:date="2015-11-21T13:24:00Z" w:initials="WU">
    <w:p w14:paraId="00EA2A44" w14:textId="77777777" w:rsidR="00AE7891" w:rsidRDefault="00AE7891" w:rsidP="000C38C3">
      <w:pPr>
        <w:pStyle w:val="CommentText"/>
      </w:pPr>
      <w:r>
        <w:rPr>
          <w:rStyle w:val="CommentReference"/>
        </w:rPr>
        <w:annotationRef/>
      </w:r>
      <w:r>
        <w:t>review</w:t>
      </w:r>
    </w:p>
  </w:comment>
  <w:comment w:id="129" w:author="Windows User" w:date="2015-10-30T08:56:00Z" w:initials="BS">
    <w:p w14:paraId="326418FE" w14:textId="77777777" w:rsidR="00AE7891" w:rsidRDefault="00AE7891" w:rsidP="000C38C3">
      <w:pPr>
        <w:pStyle w:val="CommentText"/>
      </w:pPr>
      <w:r>
        <w:rPr>
          <w:rStyle w:val="CommentReference"/>
        </w:rPr>
        <w:annotationRef/>
      </w:r>
      <w:r>
        <w:t>does Coptic have 'high'?</w:t>
      </w:r>
    </w:p>
  </w:comment>
  <w:comment w:id="130" w:author="Windows User" w:date="2015-11-21T13:24:00Z" w:initials="WU">
    <w:p w14:paraId="451F9B25" w14:textId="77777777" w:rsidR="00AE7891" w:rsidRDefault="00AE7891" w:rsidP="000C38C3">
      <w:pPr>
        <w:pStyle w:val="CommentText"/>
      </w:pPr>
      <w:r>
        <w:rPr>
          <w:rStyle w:val="CommentReference"/>
        </w:rPr>
        <w:annotationRef/>
      </w:r>
      <w:r>
        <w:t>review, add variant</w:t>
      </w:r>
    </w:p>
  </w:comment>
  <w:comment w:id="131" w:author="Windows User" w:date="2015-10-30T08:56:00Z" w:initials="BS">
    <w:p w14:paraId="688FBBBC" w14:textId="77777777" w:rsidR="00AE7891" w:rsidRDefault="00AE7891"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AE7891" w:rsidRDefault="00AE7891">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AE7891" w:rsidRDefault="00AE7891" w:rsidP="000278EC">
      <w:pPr>
        <w:pStyle w:val="CommentText"/>
      </w:pPr>
      <w:r>
        <w:rPr>
          <w:rStyle w:val="CommentReference"/>
        </w:rPr>
        <w:annotationRef/>
      </w:r>
      <w:r>
        <w:t>Gives light? Enlightens?</w:t>
      </w:r>
    </w:p>
  </w:comment>
  <w:comment w:id="169" w:author="Windows User" w:date="2015-10-30T08:56:00Z" w:initials="WU">
    <w:p w14:paraId="274DD96D" w14:textId="77777777" w:rsidR="00AE7891" w:rsidRDefault="00AE7891">
      <w:pPr>
        <w:pStyle w:val="CommentText"/>
      </w:pPr>
      <w:r>
        <w:rPr>
          <w:rStyle w:val="CommentReference"/>
        </w:rPr>
        <w:annotationRef/>
      </w:r>
      <w:r>
        <w:t>split after this vs?</w:t>
      </w:r>
    </w:p>
  </w:comment>
  <w:comment w:id="204" w:author="Windows User" w:date="2015-11-04T08:53:00Z" w:initials="WU">
    <w:p w14:paraId="057654D4" w14:textId="77777777" w:rsidR="00AE7891" w:rsidRDefault="00AE7891">
      <w:pPr>
        <w:pStyle w:val="CommentText"/>
      </w:pPr>
      <w:r>
        <w:rPr>
          <w:rStyle w:val="CommentReference"/>
        </w:rPr>
        <w:annotationRef/>
      </w:r>
      <w:r>
        <w:t>Life giver or giver of life?</w:t>
      </w:r>
    </w:p>
  </w:comment>
  <w:comment w:id="215" w:author="Windows User" w:date="2015-10-30T08:56:00Z" w:initials="BS">
    <w:p w14:paraId="681427A6" w14:textId="77777777" w:rsidR="00AE7891" w:rsidRDefault="00AE7891">
      <w:pPr>
        <w:pStyle w:val="CommentText"/>
      </w:pPr>
      <w:r>
        <w:rPr>
          <w:rStyle w:val="CommentReference"/>
        </w:rPr>
        <w:annotationRef/>
      </w:r>
      <w:r>
        <w:t>coptic has confess</w:t>
      </w:r>
    </w:p>
  </w:comment>
  <w:comment w:id="244" w:author="Microsoft Office User" w:date="2015-12-11T19:51:00Z" w:initials="Office">
    <w:p w14:paraId="593CF0B5" w14:textId="77777777" w:rsidR="00AE7891" w:rsidRDefault="00AE7891" w:rsidP="00704CAA">
      <w:pPr>
        <w:pStyle w:val="CommentText"/>
      </w:pPr>
      <w:r>
        <w:rPr>
          <w:rStyle w:val="CommentReference"/>
        </w:rPr>
        <w:annotationRef/>
      </w:r>
      <w:r>
        <w:t>this one needs rewording</w:t>
      </w:r>
    </w:p>
  </w:comment>
  <w:comment w:id="352" w:author="Windows User" w:date="2015-11-02T12:45:00Z" w:initials="WU">
    <w:p w14:paraId="7D99A743" w14:textId="77777777" w:rsidR="00AE7891" w:rsidRDefault="00AE7891"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AE7891" w:rsidRDefault="00AE7891" w:rsidP="00D31F38">
      <w:pPr>
        <w:pStyle w:val="CommentText"/>
      </w:pPr>
      <w:r>
        <w:rPr>
          <w:rStyle w:val="CommentReference"/>
        </w:rPr>
        <w:annotationRef/>
      </w:r>
      <w:r>
        <w:t>flesh or body?</w:t>
      </w:r>
    </w:p>
  </w:comment>
  <w:comment w:id="354" w:author="Windows User" w:date="2015-10-30T08:56:00Z" w:initials="WU">
    <w:p w14:paraId="0375B80F" w14:textId="77777777" w:rsidR="00AE7891" w:rsidRDefault="00AE7891" w:rsidP="00D31F38">
      <w:pPr>
        <w:pStyle w:val="CommentText"/>
      </w:pPr>
      <w:r>
        <w:rPr>
          <w:rStyle w:val="CommentReference"/>
        </w:rPr>
        <w:annotationRef/>
      </w:r>
      <w:r>
        <w:t>Send up, or ascribe?</w:t>
      </w:r>
    </w:p>
  </w:comment>
  <w:comment w:id="355" w:author="Windows User" w:date="2015-10-30T08:56:00Z" w:initials="WU">
    <w:p w14:paraId="5622D018" w14:textId="77777777" w:rsidR="00AE7891" w:rsidRDefault="00AE7891" w:rsidP="00D31F38">
      <w:pPr>
        <w:pStyle w:val="CommentText"/>
      </w:pPr>
      <w:r>
        <w:rPr>
          <w:rStyle w:val="CommentReference"/>
        </w:rPr>
        <w:annotationRef/>
      </w:r>
      <w:r>
        <w:t>doxology or glorification?</w:t>
      </w:r>
    </w:p>
  </w:comment>
  <w:comment w:id="356" w:author="Windows User" w:date="2015-10-30T08:56:00Z" w:initials="WU">
    <w:p w14:paraId="10960ED9" w14:textId="77777777" w:rsidR="00AE7891" w:rsidRDefault="00AE7891"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AE7891" w:rsidRDefault="00AE7891" w:rsidP="00D31F38">
      <w:pPr>
        <w:pStyle w:val="CommentText"/>
      </w:pPr>
      <w:r>
        <w:rPr>
          <w:rStyle w:val="CommentReference"/>
        </w:rPr>
        <w:annotationRef/>
      </w:r>
      <w:r>
        <w:t>You?</w:t>
      </w:r>
    </w:p>
  </w:comment>
  <w:comment w:id="358" w:author="Windows User" w:date="2015-10-30T08:56:00Z" w:initials="WU">
    <w:p w14:paraId="744CF838" w14:textId="77777777" w:rsidR="00AE7891" w:rsidRDefault="00AE7891"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AE7891" w:rsidRDefault="00AE7891"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AE7891" w:rsidRDefault="00AE7891" w:rsidP="00D31F38">
      <w:pPr>
        <w:pStyle w:val="CommentText"/>
      </w:pPr>
      <w:r>
        <w:rPr>
          <w:rStyle w:val="CommentReference"/>
        </w:rPr>
        <w:annotationRef/>
      </w:r>
      <w:r>
        <w:t>supplication or cry?</w:t>
      </w:r>
    </w:p>
  </w:comment>
  <w:comment w:id="361" w:author="Windows User" w:date="2015-10-30T08:56:00Z" w:initials="WU">
    <w:p w14:paraId="4FD2340C" w14:textId="77777777" w:rsidR="00AE7891" w:rsidRDefault="00AE7891"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AE7891" w:rsidRDefault="00AE7891" w:rsidP="00D31F38">
      <w:pPr>
        <w:pStyle w:val="CommentText"/>
      </w:pPr>
      <w:r>
        <w:rPr>
          <w:rStyle w:val="CommentReference"/>
        </w:rPr>
        <w:annotationRef/>
      </w:r>
      <w:r>
        <w:t>revive or deliver?</w:t>
      </w:r>
    </w:p>
  </w:comment>
  <w:comment w:id="363" w:author="Windows User" w:date="2015-10-30T08:56:00Z" w:initials="WU">
    <w:p w14:paraId="45934B86" w14:textId="77777777" w:rsidR="00AE7891" w:rsidRDefault="00AE7891"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AE7891" w:rsidRDefault="00AE7891" w:rsidP="00D31F38">
      <w:pPr>
        <w:pStyle w:val="CommentText"/>
      </w:pPr>
      <w:r>
        <w:rPr>
          <w:rStyle w:val="CommentReference"/>
        </w:rPr>
        <w:annotationRef/>
      </w:r>
      <w:r>
        <w:t>blessing or praise?</w:t>
      </w:r>
    </w:p>
  </w:comment>
  <w:comment w:id="365" w:author="Windows User" w:date="2015-10-30T08:56:00Z" w:initials="WU">
    <w:p w14:paraId="30167A78" w14:textId="77777777" w:rsidR="00AE7891" w:rsidRDefault="00AE7891"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AE7891" w:rsidRDefault="00AE7891" w:rsidP="00D31F38">
      <w:pPr>
        <w:pStyle w:val="CommentText"/>
      </w:pPr>
      <w:r>
        <w:rPr>
          <w:rStyle w:val="CommentReference"/>
        </w:rPr>
        <w:annotationRef/>
      </w:r>
      <w:r>
        <w:t>rightous, true, or truth?</w:t>
      </w:r>
    </w:p>
  </w:comment>
  <w:comment w:id="367" w:author="Windows User" w:date="2015-10-30T08:56:00Z" w:initials="WU">
    <w:p w14:paraId="668FF70C" w14:textId="77777777" w:rsidR="00AE7891" w:rsidRDefault="00AE7891" w:rsidP="00D31F38">
      <w:pPr>
        <w:pStyle w:val="CommentText"/>
      </w:pPr>
      <w:r>
        <w:rPr>
          <w:rStyle w:val="CommentReference"/>
        </w:rPr>
        <w:annotationRef/>
      </w:r>
      <w:r>
        <w:t>meditation, or delight?</w:t>
      </w:r>
    </w:p>
  </w:comment>
  <w:comment w:id="368" w:author="Windows User" w:date="2015-10-30T08:56:00Z" w:initials="WU">
    <w:p w14:paraId="3C05865D" w14:textId="77777777" w:rsidR="00AE7891" w:rsidRDefault="00AE7891" w:rsidP="00D31F38">
      <w:pPr>
        <w:pStyle w:val="CommentText"/>
      </w:pPr>
      <w:r>
        <w:rPr>
          <w:rStyle w:val="CommentReference"/>
        </w:rPr>
        <w:annotationRef/>
      </w:r>
      <w:r>
        <w:t>forever or always?</w:t>
      </w:r>
    </w:p>
  </w:comment>
  <w:comment w:id="369" w:author="Windows User" w:date="2015-10-30T08:56:00Z" w:initials="WU">
    <w:p w14:paraId="3B00730E" w14:textId="77777777" w:rsidR="00AE7891" w:rsidRDefault="00AE7891" w:rsidP="00D31F38">
      <w:pPr>
        <w:pStyle w:val="CommentText"/>
      </w:pPr>
      <w:r>
        <w:rPr>
          <w:rStyle w:val="CommentReference"/>
        </w:rPr>
        <w:annotationRef/>
      </w:r>
      <w:r>
        <w:t>and forever?</w:t>
      </w:r>
    </w:p>
  </w:comment>
  <w:comment w:id="370" w:author="Windows User" w:date="2015-10-30T08:56:00Z" w:initials="WU">
    <w:p w14:paraId="1B4AAEB0" w14:textId="77777777" w:rsidR="00AE7891" w:rsidRDefault="00AE7891" w:rsidP="00D31F38">
      <w:pPr>
        <w:pStyle w:val="CommentText"/>
      </w:pPr>
      <w:r>
        <w:rPr>
          <w:rStyle w:val="CommentReference"/>
        </w:rPr>
        <w:annotationRef/>
      </w:r>
      <w:r>
        <w:t>be?</w:t>
      </w:r>
    </w:p>
  </w:comment>
  <w:comment w:id="371" w:author="Windows User" w:date="2015-10-30T08:56:00Z" w:initials="WU">
    <w:p w14:paraId="1B1C5E2C" w14:textId="77777777" w:rsidR="00AE7891" w:rsidRDefault="00AE7891" w:rsidP="00D31F38">
      <w:pPr>
        <w:pStyle w:val="CommentText"/>
      </w:pPr>
      <w:r>
        <w:rPr>
          <w:rStyle w:val="CommentReference"/>
        </w:rPr>
        <w:annotationRef/>
      </w:r>
      <w:r>
        <w:t>be?</w:t>
      </w:r>
    </w:p>
  </w:comment>
  <w:comment w:id="372" w:author="Windows User" w:date="2015-10-30T08:56:00Z" w:initials="WU">
    <w:p w14:paraId="2A55755C" w14:textId="77777777" w:rsidR="00AE7891" w:rsidRDefault="00AE7891"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AE7891" w:rsidRDefault="00AE7891" w:rsidP="00D31F38">
      <w:pPr>
        <w:pStyle w:val="CommentText"/>
      </w:pPr>
      <w:r>
        <w:rPr>
          <w:rStyle w:val="CommentReference"/>
        </w:rPr>
        <w:annotationRef/>
      </w:r>
      <w:r>
        <w:t>utter or declare?</w:t>
      </w:r>
    </w:p>
  </w:comment>
  <w:comment w:id="381" w:author="Windows User" w:date="2015-10-30T08:56:00Z" w:initials="BS">
    <w:p w14:paraId="5E20C97F" w14:textId="77777777" w:rsidR="00AE7891" w:rsidRDefault="00AE7891" w:rsidP="00D31F38">
      <w:pPr>
        <w:pStyle w:val="CommentText"/>
      </w:pPr>
      <w:r>
        <w:rPr>
          <w:rStyle w:val="CommentReference"/>
        </w:rPr>
        <w:annotationRef/>
      </w:r>
      <w:r>
        <w:t>look at? look upon? regard?</w:t>
      </w:r>
    </w:p>
  </w:comment>
  <w:comment w:id="382" w:author="Windows User" w:date="2015-10-30T08:56:00Z" w:initials="BS">
    <w:p w14:paraId="2ADF0207" w14:textId="77777777" w:rsidR="00AE7891" w:rsidRDefault="00AE7891" w:rsidP="00D31F38">
      <w:pPr>
        <w:pStyle w:val="CommentText"/>
      </w:pPr>
      <w:r>
        <w:rPr>
          <w:rStyle w:val="CommentReference"/>
        </w:rPr>
        <w:annotationRef/>
      </w:r>
      <w:r>
        <w:t>no one?</w:t>
      </w:r>
    </w:p>
  </w:comment>
  <w:comment w:id="383" w:author="Windows User" w:date="2015-10-30T08:56:00Z" w:initials="BS">
    <w:p w14:paraId="485D87CE" w14:textId="77777777" w:rsidR="00AE7891" w:rsidRDefault="00AE7891" w:rsidP="00D31F38">
      <w:pPr>
        <w:pStyle w:val="CommentText"/>
      </w:pPr>
      <w:r>
        <w:rPr>
          <w:rStyle w:val="CommentReference"/>
        </w:rPr>
        <w:annotationRef/>
      </w:r>
      <w:r>
        <w:t>in?</w:t>
      </w:r>
    </w:p>
    <w:p w14:paraId="472FCBB1" w14:textId="77777777" w:rsidR="00AE7891" w:rsidRDefault="00AE7891" w:rsidP="00D31F38">
      <w:pPr>
        <w:pStyle w:val="CommentText"/>
      </w:pPr>
    </w:p>
  </w:comment>
  <w:comment w:id="384" w:author="Windows User" w:date="2015-10-30T08:56:00Z" w:initials="BS">
    <w:p w14:paraId="0FA627AF" w14:textId="77777777" w:rsidR="00AE7891" w:rsidRDefault="00AE7891" w:rsidP="00D31F38">
      <w:pPr>
        <w:pStyle w:val="CommentText"/>
      </w:pPr>
      <w:r>
        <w:rPr>
          <w:rStyle w:val="CommentReference"/>
        </w:rPr>
        <w:annotationRef/>
      </w:r>
      <w:r>
        <w:t>before?</w:t>
      </w:r>
    </w:p>
  </w:comment>
  <w:comment w:id="385" w:author="Windows User" w:date="2015-10-30T08:56:00Z" w:initials="BS">
    <w:p w14:paraId="744D2B01" w14:textId="77777777" w:rsidR="00AE7891" w:rsidRDefault="00AE7891"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AE7891" w:rsidRDefault="00AE7891"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AE7891" w:rsidRDefault="00AE7891"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AE7891" w:rsidRDefault="00AE7891"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AE7891" w:rsidRDefault="00AE7891" w:rsidP="00D31F38">
      <w:pPr>
        <w:pStyle w:val="CommentText"/>
      </w:pPr>
      <w:r>
        <w:rPr>
          <w:rStyle w:val="CommentReference"/>
        </w:rPr>
        <w:annotationRef/>
      </w:r>
      <w:r>
        <w:t>spices or ointment</w:t>
      </w:r>
    </w:p>
  </w:comment>
  <w:comment w:id="390" w:author="Windows User" w:date="2015-10-30T08:56:00Z" w:initials="BS">
    <w:p w14:paraId="5C973492" w14:textId="77777777" w:rsidR="00AE7891" w:rsidRDefault="00AE7891" w:rsidP="00D31F38">
      <w:pPr>
        <w:pStyle w:val="CommentText"/>
      </w:pPr>
      <w:r>
        <w:rPr>
          <w:rStyle w:val="CommentReference"/>
        </w:rPr>
        <w:annotationRef/>
      </w:r>
      <w:r>
        <w:t>Is risen or has risen?</w:t>
      </w:r>
    </w:p>
  </w:comment>
  <w:comment w:id="391" w:author="Windows User" w:date="2015-10-30T08:56:00Z" w:initials="BS">
    <w:p w14:paraId="2FC8AFF7" w14:textId="77777777" w:rsidR="00AE7891" w:rsidRDefault="00AE7891"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AE7891" w:rsidRDefault="00AE7891"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AE7891" w:rsidRDefault="00AE7891" w:rsidP="00D31F38">
      <w:pPr>
        <w:pStyle w:val="CommentText"/>
      </w:pPr>
      <w:r>
        <w:rPr>
          <w:rStyle w:val="CommentReference"/>
        </w:rPr>
        <w:annotationRef/>
      </w:r>
      <w:r>
        <w:t xml:space="preserve">decay? </w:t>
      </w:r>
    </w:p>
  </w:comment>
  <w:comment w:id="395" w:author="Windows User" w:date="2015-10-30T08:56:00Z" w:initials="WU">
    <w:p w14:paraId="70A28C39" w14:textId="77777777" w:rsidR="00AE7891" w:rsidRDefault="00AE7891"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AE7891" w:rsidRDefault="00AE7891"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AE7891" w:rsidRDefault="00AE7891"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AE7891" w:rsidRDefault="00AE7891"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AE7891" w:rsidRDefault="00AE7891"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AE7891" w:rsidRDefault="00AE7891" w:rsidP="00D31F38">
      <w:pPr>
        <w:pStyle w:val="CommentText"/>
      </w:pPr>
      <w:r>
        <w:rPr>
          <w:rStyle w:val="CommentReference"/>
        </w:rPr>
        <w:annotationRef/>
      </w:r>
      <w:r>
        <w:t>crushed or destroyed?</w:t>
      </w:r>
    </w:p>
  </w:comment>
  <w:comment w:id="401" w:author="Windows User" w:date="2015-10-30T08:56:00Z" w:initials="WU">
    <w:p w14:paraId="2D37744E" w14:textId="77777777" w:rsidR="00AE7891" w:rsidRDefault="00AE7891"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AE7891" w:rsidRDefault="00AE7891" w:rsidP="00D31F38">
      <w:pPr>
        <w:pStyle w:val="CommentText"/>
      </w:pPr>
      <w:r>
        <w:rPr>
          <w:rStyle w:val="CommentReference"/>
        </w:rPr>
        <w:annotationRef/>
      </w:r>
      <w:r>
        <w:t>sent or sent forth?</w:t>
      </w:r>
    </w:p>
  </w:comment>
  <w:comment w:id="403" w:author="Windows User" w:date="2015-10-30T08:56:00Z" w:initials="WU">
    <w:p w14:paraId="6E78BA80" w14:textId="77777777" w:rsidR="00AE7891" w:rsidRDefault="00AE7891" w:rsidP="00D31F38">
      <w:pPr>
        <w:pStyle w:val="CommentText"/>
      </w:pPr>
      <w:r>
        <w:rPr>
          <w:rStyle w:val="CommentReference"/>
        </w:rPr>
        <w:annotationRef/>
      </w:r>
      <w:r>
        <w:t>or saints? ft note?</w:t>
      </w:r>
    </w:p>
  </w:comment>
  <w:comment w:id="404" w:author="Windows User" w:date="2015-10-30T08:56:00Z" w:initials="WU">
    <w:p w14:paraId="2897BA2F" w14:textId="77777777" w:rsidR="00AE7891" w:rsidRDefault="00AE7891"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AE7891" w:rsidRDefault="00AE7891" w:rsidP="00D31F38">
      <w:pPr>
        <w:pStyle w:val="CommentText"/>
      </w:pPr>
      <w:r>
        <w:rPr>
          <w:rStyle w:val="CommentReference"/>
        </w:rPr>
        <w:annotationRef/>
      </w:r>
      <w:r>
        <w:t>redeemed? or chose?</w:t>
      </w:r>
    </w:p>
  </w:comment>
  <w:comment w:id="406" w:author="Windows User" w:date="2015-10-30T08:56:00Z" w:initials="WU">
    <w:p w14:paraId="0E9DC1B8" w14:textId="77777777" w:rsidR="00AE7891" w:rsidRDefault="00AE7891"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AE7891" w:rsidRDefault="00AE7891" w:rsidP="00D31F38">
      <w:pPr>
        <w:pStyle w:val="CommentText"/>
      </w:pPr>
      <w:r>
        <w:rPr>
          <w:rStyle w:val="CommentReference"/>
        </w:rPr>
        <w:annotationRef/>
      </w:r>
      <w:r>
        <w:t>Nets has pangs.</w:t>
      </w:r>
    </w:p>
  </w:comment>
  <w:comment w:id="408" w:author="Windows User" w:date="2015-10-30T08:56:00Z" w:initials="WU">
    <w:p w14:paraId="6297DC8C" w14:textId="77777777" w:rsidR="00AE7891" w:rsidRDefault="00AE7891"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AE7891" w:rsidRDefault="00AE7891"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AE7891" w:rsidRDefault="00AE7891"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AE7891" w:rsidRDefault="00AE7891" w:rsidP="00D31F38">
      <w:pPr>
        <w:pStyle w:val="CommentText"/>
      </w:pPr>
      <w:r>
        <w:rPr>
          <w:rStyle w:val="CommentReference"/>
        </w:rPr>
        <w:annotationRef/>
      </w:r>
      <w:r>
        <w:t>For? or Since?</w:t>
      </w:r>
    </w:p>
  </w:comment>
  <w:comment w:id="412" w:author="Windows User" w:date="2015-10-30T08:56:00Z" w:initials="WU">
    <w:p w14:paraId="031A7CF6" w14:textId="77777777" w:rsidR="00AE7891" w:rsidRDefault="00AE7891"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AE7891" w:rsidRDefault="00AE7891">
      <w:pPr>
        <w:pStyle w:val="CommentText"/>
      </w:pPr>
      <w:r>
        <w:rPr>
          <w:rStyle w:val="CommentReference"/>
        </w:rPr>
        <w:annotationRef/>
      </w:r>
      <w:r>
        <w:t>Or “he has greatly glorified Himself, as NETS?</w:t>
      </w:r>
    </w:p>
  </w:comment>
  <w:comment w:id="414" w:author="Windows User" w:date="2015-10-30T08:56:00Z" w:initials="WU">
    <w:p w14:paraId="2A38A2FD" w14:textId="77777777" w:rsidR="00AE7891" w:rsidRDefault="00AE7891"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AE7891" w:rsidRDefault="00AE7891"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AE7891" w:rsidRDefault="00AE7891" w:rsidP="00D31F38">
      <w:pPr>
        <w:pStyle w:val="CommentText"/>
      </w:pPr>
      <w:r>
        <w:rPr>
          <w:rStyle w:val="CommentReference"/>
        </w:rPr>
        <w:annotationRef/>
      </w:r>
      <w:r>
        <w:t>path or walkway?</w:t>
      </w:r>
    </w:p>
  </w:comment>
  <w:comment w:id="423" w:author="Brett Slote" w:date="2015-10-30T08:56:00Z" w:initials="BS">
    <w:p w14:paraId="049D3BBD" w14:textId="77777777" w:rsidR="00AE7891" w:rsidRDefault="00AE7891"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AE7891" w:rsidRDefault="00AE7891"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AE7891" w:rsidRDefault="00AE7891"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AE7891" w:rsidRDefault="00AE7891" w:rsidP="00D31F38">
      <w:pPr>
        <w:pStyle w:val="CommentText"/>
      </w:pPr>
      <w:r>
        <w:rPr>
          <w:rStyle w:val="CommentReference"/>
        </w:rPr>
        <w:annotationRef/>
      </w:r>
      <w:r>
        <w:t>praising or singing?</w:t>
      </w:r>
    </w:p>
  </w:comment>
  <w:comment w:id="427" w:author="Windows User" w:date="2015-10-30T08:56:00Z" w:initials="WU">
    <w:p w14:paraId="56B7B31B" w14:textId="77777777" w:rsidR="00AE7891" w:rsidRDefault="00AE7891"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AE7891" w:rsidRDefault="00AE7891" w:rsidP="00344A59">
      <w:pPr>
        <w:pStyle w:val="CommentText"/>
      </w:pPr>
      <w:r>
        <w:rPr>
          <w:rStyle w:val="CommentReference"/>
        </w:rPr>
        <w:annotationRef/>
      </w:r>
      <w:r>
        <w:t>check</w:t>
      </w:r>
    </w:p>
  </w:comment>
  <w:comment w:id="449" w:author="Windows User" w:date="2015-10-30T08:56:00Z" w:initials="BS">
    <w:p w14:paraId="396316C8" w14:textId="77777777" w:rsidR="00AE7891" w:rsidRDefault="00AE7891"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AE7891" w:rsidRDefault="00AE7891"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AE7891" w:rsidRDefault="00AE7891" w:rsidP="00D31F38">
      <w:pPr>
        <w:pStyle w:val="CommentText"/>
      </w:pPr>
      <w:r>
        <w:rPr>
          <w:rStyle w:val="CommentReference"/>
        </w:rPr>
        <w:annotationRef/>
      </w:r>
      <w:r>
        <w:t>heavens?</w:t>
      </w:r>
    </w:p>
  </w:comment>
  <w:comment w:id="463" w:author="Windows User" w:date="2015-10-30T08:56:00Z" w:initials="BS">
    <w:p w14:paraId="57E2DDC4" w14:textId="77777777" w:rsidR="00AE7891" w:rsidRDefault="00AE7891" w:rsidP="00D31F38">
      <w:pPr>
        <w:pStyle w:val="CommentText"/>
      </w:pPr>
      <w:r>
        <w:rPr>
          <w:rStyle w:val="CommentReference"/>
        </w:rPr>
        <w:annotationRef/>
      </w:r>
      <w:r>
        <w:t>NETS omits clouds</w:t>
      </w:r>
    </w:p>
  </w:comment>
  <w:comment w:id="464" w:author="Windows User" w:date="2015-10-30T08:56:00Z" w:initials="BS">
    <w:p w14:paraId="35628364" w14:textId="77777777" w:rsidR="00AE7891" w:rsidRDefault="00AE7891" w:rsidP="00D31F38">
      <w:pPr>
        <w:pStyle w:val="CommentText"/>
      </w:pPr>
      <w:r>
        <w:rPr>
          <w:rStyle w:val="CommentReference"/>
        </w:rPr>
        <w:annotationRef/>
      </w:r>
      <w:r>
        <w:t>NETS omits this vs</w:t>
      </w:r>
    </w:p>
  </w:comment>
  <w:comment w:id="465" w:author="Windows User" w:date="2015-10-30T08:56:00Z" w:initials="BS">
    <w:p w14:paraId="1F576F58" w14:textId="77777777" w:rsidR="00AE7891" w:rsidRDefault="00AE7891"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AE7891" w:rsidRDefault="00AE7891"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AE7891" w:rsidRDefault="00AE7891"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AE7891" w:rsidRDefault="00AE7891" w:rsidP="00D31F38">
      <w:pPr>
        <w:pStyle w:val="CommentText"/>
      </w:pPr>
      <w:r>
        <w:rPr>
          <w:rStyle w:val="CommentReference"/>
        </w:rPr>
        <w:annotationRef/>
      </w:r>
      <w:r>
        <w:t>NETS has sea-monsters</w:t>
      </w:r>
    </w:p>
  </w:comment>
  <w:comment w:id="469" w:author="Windows User" w:date="2015-10-30T08:56:00Z" w:initials="BS">
    <w:p w14:paraId="43D401E2" w14:textId="77777777" w:rsidR="00AE7891" w:rsidRDefault="00AE7891"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AE7891" w:rsidRDefault="00AE7891" w:rsidP="00D31F38">
      <w:pPr>
        <w:pStyle w:val="CommentText"/>
      </w:pPr>
      <w:r>
        <w:rPr>
          <w:rStyle w:val="CommentReference"/>
        </w:rPr>
        <w:annotationRef/>
      </w:r>
      <w:r>
        <w:t>NETS has all humans on earth</w:t>
      </w:r>
    </w:p>
  </w:comment>
  <w:comment w:id="471" w:author="Windows User" w:date="2015-10-30T08:56:00Z" w:initials="BS">
    <w:p w14:paraId="6D54AC70" w14:textId="77777777" w:rsidR="00AE7891" w:rsidRDefault="00AE7891"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AE7891" w:rsidRDefault="00AE7891" w:rsidP="00D31F38">
      <w:pPr>
        <w:pStyle w:val="CommentText"/>
      </w:pPr>
      <w:r>
        <w:rPr>
          <w:rStyle w:val="CommentReference"/>
        </w:rPr>
        <w:annotationRef/>
      </w:r>
      <w:r>
        <w:t>NETS ends quite differently</w:t>
      </w:r>
    </w:p>
  </w:comment>
  <w:comment w:id="478" w:author="Windows User" w:date="2015-10-30T08:56:00Z" w:initials="BS">
    <w:p w14:paraId="72C14B6E" w14:textId="77777777" w:rsidR="00AE7891" w:rsidRDefault="00AE7891"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AE7891" w:rsidRDefault="00AE7891" w:rsidP="003758F4">
      <w:pPr>
        <w:pStyle w:val="CommentText"/>
      </w:pPr>
      <w:r>
        <w:rPr>
          <w:rStyle w:val="CommentReference"/>
        </w:rPr>
        <w:annotationRef/>
      </w:r>
      <w:r>
        <w:t>heavens?</w:t>
      </w:r>
    </w:p>
  </w:comment>
  <w:comment w:id="480" w:author="Windows User" w:date="2015-10-30T08:56:00Z" w:initials="BS">
    <w:p w14:paraId="18B419AF" w14:textId="77777777" w:rsidR="00AE7891" w:rsidRDefault="00AE7891"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AE7891" w:rsidRDefault="00AE7891"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AE7891" w:rsidRDefault="00AE7891"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AE7891" w:rsidRDefault="00AE7891" w:rsidP="003758F4">
      <w:pPr>
        <w:pStyle w:val="CommentText"/>
      </w:pPr>
      <w:r>
        <w:rPr>
          <w:rStyle w:val="CommentReference"/>
        </w:rPr>
        <w:annotationRef/>
      </w:r>
      <w:r>
        <w:t>NETS has all humans on earth</w:t>
      </w:r>
    </w:p>
  </w:comment>
  <w:comment w:id="484" w:author="Windows User" w:date="2015-10-30T08:56:00Z" w:initials="BS">
    <w:p w14:paraId="4CB6D1D8" w14:textId="77777777" w:rsidR="00AE7891" w:rsidRDefault="00AE7891"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AE7891" w:rsidRDefault="00AE7891" w:rsidP="003758F4">
      <w:pPr>
        <w:pStyle w:val="CommentText"/>
      </w:pPr>
      <w:r>
        <w:rPr>
          <w:rStyle w:val="CommentReference"/>
        </w:rPr>
        <w:annotationRef/>
      </w:r>
      <w:r>
        <w:t>NETS ends quite differently</w:t>
      </w:r>
    </w:p>
  </w:comment>
  <w:comment w:id="487" w:author="Windows User" w:date="2015-10-30T08:56:00Z" w:initials="BS">
    <w:p w14:paraId="499D113D" w14:textId="77777777" w:rsidR="00AE7891" w:rsidRDefault="00AE7891" w:rsidP="00D31F38">
      <w:pPr>
        <w:pStyle w:val="CommentText"/>
      </w:pPr>
      <w:r>
        <w:rPr>
          <w:rStyle w:val="CommentReference"/>
        </w:rPr>
        <w:annotationRef/>
      </w:r>
      <w:r>
        <w:t>giver, or maker?</w:t>
      </w:r>
    </w:p>
  </w:comment>
  <w:comment w:id="488" w:author="Windows User" w:date="2015-10-30T08:56:00Z" w:initials="BS">
    <w:p w14:paraId="29AB3125" w14:textId="77777777" w:rsidR="00AE7891" w:rsidRDefault="00AE7891" w:rsidP="00D31F38">
      <w:pPr>
        <w:pStyle w:val="CommentText"/>
      </w:pPr>
      <w:r>
        <w:rPr>
          <w:rStyle w:val="CommentReference"/>
        </w:rPr>
        <w:annotationRef/>
      </w:r>
      <w:r>
        <w:t>even NETS has Hananias</w:t>
      </w:r>
    </w:p>
  </w:comment>
  <w:comment w:id="489" w:author="Windows User" w:date="2015-10-30T08:56:00Z" w:initials="BS">
    <w:p w14:paraId="27892612" w14:textId="77777777" w:rsidR="00AE7891" w:rsidRDefault="00AE7891"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AE7891" w:rsidRDefault="00AE7891" w:rsidP="00D31F38">
      <w:pPr>
        <w:pStyle w:val="CommentText"/>
      </w:pPr>
      <w:r>
        <w:rPr>
          <w:rStyle w:val="CommentReference"/>
        </w:rPr>
        <w:annotationRef/>
      </w:r>
      <w:r>
        <w:t>Coptic doesn't have "Our God"</w:t>
      </w:r>
    </w:p>
  </w:comment>
  <w:comment w:id="491" w:author="Windows User" w:date="2015-10-30T08:56:00Z" w:initials="BS">
    <w:p w14:paraId="5F8EC33A" w14:textId="77777777" w:rsidR="00AE7891" w:rsidRDefault="00AE7891" w:rsidP="00D31F38">
      <w:pPr>
        <w:pStyle w:val="CommentText"/>
      </w:pPr>
      <w:r>
        <w:rPr>
          <w:rStyle w:val="CommentReference"/>
        </w:rPr>
        <w:annotationRef/>
      </w:r>
      <w:r>
        <w:t>celebrate or proclaim?</w:t>
      </w:r>
    </w:p>
  </w:comment>
  <w:comment w:id="492" w:author="Windows User" w:date="2015-10-30T08:56:00Z" w:initials="BS">
    <w:p w14:paraId="02E465F6" w14:textId="77777777" w:rsidR="00AE7891" w:rsidRDefault="00AE7891" w:rsidP="00D31F38">
      <w:pPr>
        <w:pStyle w:val="CommentText"/>
      </w:pPr>
      <w:r>
        <w:rPr>
          <w:rStyle w:val="CommentReference"/>
        </w:rPr>
        <w:annotationRef/>
      </w:r>
      <w:r>
        <w:t>persevere or be sober?</w:t>
      </w:r>
    </w:p>
  </w:comment>
  <w:comment w:id="493" w:author="Windows User" w:date="2015-10-30T08:56:00Z" w:initials="BS">
    <w:p w14:paraId="0F283256" w14:textId="77777777" w:rsidR="00AE7891" w:rsidRDefault="00AE7891"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AE7891" w:rsidRDefault="00AE7891" w:rsidP="00D31F38">
      <w:pPr>
        <w:pStyle w:val="CommentText"/>
      </w:pPr>
      <w:r>
        <w:rPr>
          <w:rStyle w:val="CommentReference"/>
        </w:rPr>
        <w:annotationRef/>
      </w:r>
      <w:r>
        <w:t>esmo is bless, not praise...</w:t>
      </w:r>
    </w:p>
  </w:comment>
  <w:comment w:id="495" w:author="Windows User" w:date="2015-10-30T08:56:00Z" w:initials="BS">
    <w:p w14:paraId="22452F1B" w14:textId="77777777" w:rsidR="00AE7891" w:rsidRDefault="00AE7891"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AE7891" w:rsidRDefault="00AE7891"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AE7891" w:rsidRDefault="00AE7891"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AE7891" w:rsidRDefault="00AE7891"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AE7891" w:rsidRDefault="00AE7891" w:rsidP="00D31F38">
      <w:pPr>
        <w:pStyle w:val="CommentText"/>
      </w:pPr>
      <w:r>
        <w:rPr>
          <w:rStyle w:val="CommentReference"/>
        </w:rPr>
        <w:annotationRef/>
      </w:r>
      <w:r>
        <w:t>disobedient? heretics?</w:t>
      </w:r>
    </w:p>
  </w:comment>
  <w:comment w:id="500" w:author="Windows User" w:date="2015-10-30T08:56:00Z" w:initials="BS">
    <w:p w14:paraId="298A6523" w14:textId="77777777" w:rsidR="00AE7891" w:rsidRDefault="00AE7891" w:rsidP="00D31F38">
      <w:pPr>
        <w:pStyle w:val="CommentText"/>
      </w:pPr>
      <w:r>
        <w:rPr>
          <w:rStyle w:val="CommentReference"/>
        </w:rPr>
        <w:annotationRef/>
      </w:r>
      <w:r>
        <w:t>souls or spirits?</w:t>
      </w:r>
    </w:p>
  </w:comment>
  <w:comment w:id="501" w:author="Windows User" w:date="2015-10-30T08:56:00Z" w:initials="BS">
    <w:p w14:paraId="3D56C030" w14:textId="77777777" w:rsidR="00AE7891" w:rsidRDefault="00AE7891" w:rsidP="00D31F38">
      <w:pPr>
        <w:pStyle w:val="CommentText"/>
      </w:pPr>
      <w:r>
        <w:rPr>
          <w:rStyle w:val="CommentReference"/>
        </w:rPr>
        <w:annotationRef/>
      </w:r>
      <w:r>
        <w:t>humble or contrite?</w:t>
      </w:r>
    </w:p>
  </w:comment>
  <w:comment w:id="502" w:author="Windows User" w:date="2015-10-30T08:56:00Z" w:initials="BS">
    <w:p w14:paraId="4417CE6C" w14:textId="77777777" w:rsidR="00AE7891" w:rsidRDefault="00AE7891" w:rsidP="00D31F38">
      <w:pPr>
        <w:pStyle w:val="CommentText"/>
      </w:pPr>
      <w:r>
        <w:rPr>
          <w:rStyle w:val="CommentReference"/>
        </w:rPr>
        <w:annotationRef/>
      </w:r>
      <w:r>
        <w:t>hearts?</w:t>
      </w:r>
    </w:p>
  </w:comment>
  <w:comment w:id="503" w:author="Windows User" w:date="2015-10-30T08:56:00Z" w:initials="BS">
    <w:p w14:paraId="6056EF08" w14:textId="77777777" w:rsidR="00AE7891" w:rsidRDefault="00AE7891" w:rsidP="00D31F38">
      <w:pPr>
        <w:pStyle w:val="CommentText"/>
      </w:pPr>
      <w:r>
        <w:rPr>
          <w:rStyle w:val="CommentReference"/>
        </w:rPr>
        <w:annotationRef/>
      </w:r>
      <w:r>
        <w:t>this or LA?</w:t>
      </w:r>
    </w:p>
  </w:comment>
  <w:comment w:id="504" w:author="Windows User" w:date="2015-10-30T08:56:00Z" w:initials="BS">
    <w:p w14:paraId="021CF208" w14:textId="77777777" w:rsidR="00AE7891" w:rsidRDefault="00AE7891" w:rsidP="00D31F38">
      <w:pPr>
        <w:pStyle w:val="CommentText"/>
      </w:pPr>
      <w:r>
        <w:rPr>
          <w:rStyle w:val="CommentReference"/>
        </w:rPr>
        <w:annotationRef/>
      </w:r>
      <w:r>
        <w:t>righteous of, or who revere</w:t>
      </w:r>
    </w:p>
  </w:comment>
  <w:comment w:id="505" w:author="Windows User" w:date="2015-10-30T08:56:00Z" w:initials="BS">
    <w:p w14:paraId="2B7DD481" w14:textId="77777777" w:rsidR="00AE7891" w:rsidRDefault="00AE7891"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AE7891" w:rsidRDefault="00AE7891" w:rsidP="00D31F38">
      <w:pPr>
        <w:pStyle w:val="CommentText"/>
      </w:pPr>
      <w:r>
        <w:rPr>
          <w:rStyle w:val="CommentReference"/>
        </w:rPr>
        <w:annotationRef/>
      </w:r>
      <w:r>
        <w:t>that he may praise and say?</w:t>
      </w:r>
    </w:p>
  </w:comment>
  <w:comment w:id="524" w:author="Windows User" w:date="2015-11-21T13:00:00Z" w:initials="WU">
    <w:p w14:paraId="72B45ACE" w14:textId="77777777" w:rsidR="00AE7891" w:rsidRDefault="00AE7891" w:rsidP="00D31F38">
      <w:pPr>
        <w:pStyle w:val="CommentText"/>
      </w:pPr>
      <w:r>
        <w:rPr>
          <w:rStyle w:val="CommentReference"/>
        </w:rPr>
        <w:annotationRef/>
      </w:r>
      <w:r>
        <w:t>Check, and 2 above.</w:t>
      </w:r>
    </w:p>
  </w:comment>
  <w:comment w:id="525" w:author="Brett Slote" w:date="2015-10-30T08:56:00Z" w:initials="BS">
    <w:p w14:paraId="0C0C90F8" w14:textId="77777777" w:rsidR="00AE7891" w:rsidRDefault="00AE7891"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AE7891" w:rsidRDefault="00AE7891" w:rsidP="00D31F38">
      <w:pPr>
        <w:pStyle w:val="CommentText"/>
      </w:pPr>
      <w:r>
        <w:rPr>
          <w:rStyle w:val="CommentReference"/>
        </w:rPr>
        <w:annotationRef/>
      </w:r>
      <w:r>
        <w:t>check</w:t>
      </w:r>
    </w:p>
  </w:comment>
  <w:comment w:id="527" w:author="Windows User" w:date="2015-11-21T13:00:00Z" w:initials="WU">
    <w:p w14:paraId="0CFC2594" w14:textId="77777777" w:rsidR="00AE7891" w:rsidRDefault="00AE7891" w:rsidP="00D31F38">
      <w:pPr>
        <w:pStyle w:val="CommentText"/>
      </w:pPr>
      <w:r>
        <w:rPr>
          <w:rStyle w:val="CommentReference"/>
        </w:rPr>
        <w:annotationRef/>
      </w:r>
      <w:r>
        <w:t>check</w:t>
      </w:r>
    </w:p>
  </w:comment>
  <w:comment w:id="528" w:author="Windows User" w:date="2015-11-21T13:01:00Z" w:initials="WU">
    <w:p w14:paraId="403A6460" w14:textId="77777777" w:rsidR="00AE7891" w:rsidRDefault="00AE7891" w:rsidP="00D31F38">
      <w:pPr>
        <w:pStyle w:val="CommentText"/>
      </w:pPr>
      <w:r>
        <w:rPr>
          <w:rStyle w:val="CommentReference"/>
        </w:rPr>
        <w:annotationRef/>
      </w:r>
      <w:r>
        <w:t>check, find Copitic</w:t>
      </w:r>
    </w:p>
  </w:comment>
  <w:comment w:id="529" w:author="Windows User" w:date="2015-10-30T08:56:00Z" w:initials="BS">
    <w:p w14:paraId="1B2986E7" w14:textId="77777777" w:rsidR="00AE7891" w:rsidRDefault="00AE7891"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AE7891" w:rsidRDefault="00AE7891" w:rsidP="00D31F38">
      <w:pPr>
        <w:pStyle w:val="CommentText"/>
      </w:pPr>
      <w:r>
        <w:rPr>
          <w:rStyle w:val="CommentReference"/>
        </w:rPr>
        <w:annotationRef/>
      </w:r>
      <w:r>
        <w:t>add</w:t>
      </w:r>
    </w:p>
  </w:comment>
  <w:comment w:id="533" w:author="Windows User" w:date="2015-10-30T08:56:00Z" w:initials="BS">
    <w:p w14:paraId="76CF17E1" w14:textId="77777777" w:rsidR="00AE7891" w:rsidRDefault="00AE7891"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AE7891" w:rsidRDefault="00AE7891" w:rsidP="00D31F38">
      <w:pPr>
        <w:pStyle w:val="CommentText"/>
      </w:pPr>
      <w:r>
        <w:rPr>
          <w:rStyle w:val="CommentReference"/>
        </w:rPr>
        <w:annotationRef/>
      </w:r>
      <w:r>
        <w:t>Communion or commemoration?</w:t>
      </w:r>
    </w:p>
  </w:comment>
  <w:comment w:id="535" w:author="Windows User" w:date="2015-11-21T13:01:00Z" w:initials="WU">
    <w:p w14:paraId="3C8EDFD6" w14:textId="77777777" w:rsidR="00AE7891" w:rsidRDefault="00AE7891" w:rsidP="00D31F38">
      <w:pPr>
        <w:pStyle w:val="CommentText"/>
      </w:pPr>
      <w:r>
        <w:rPr>
          <w:rStyle w:val="CommentReference"/>
        </w:rPr>
        <w:annotationRef/>
      </w:r>
      <w:r>
        <w:t>Check, and 2 above</w:t>
      </w:r>
    </w:p>
  </w:comment>
  <w:comment w:id="536" w:author="Brett Slote" w:date="2015-10-30T08:56:00Z" w:initials="BS">
    <w:p w14:paraId="502DF58D" w14:textId="77777777" w:rsidR="00AE7891" w:rsidRDefault="00AE7891"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AE7891" w:rsidRDefault="00AE7891" w:rsidP="00D31F38">
      <w:pPr>
        <w:pStyle w:val="CommentText"/>
      </w:pPr>
      <w:r>
        <w:rPr>
          <w:rStyle w:val="CommentReference"/>
        </w:rPr>
        <w:annotationRef/>
      </w:r>
      <w:r>
        <w:t>check</w:t>
      </w:r>
    </w:p>
  </w:comment>
  <w:comment w:id="538" w:author="Windows User" w:date="2015-10-30T08:56:00Z" w:initials="BS">
    <w:p w14:paraId="303AD0FE" w14:textId="77777777" w:rsidR="00AE7891" w:rsidRDefault="00AE7891"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AE7891" w:rsidRDefault="00AE7891" w:rsidP="00D31F38">
      <w:pPr>
        <w:pStyle w:val="CommentText"/>
      </w:pPr>
      <w:r>
        <w:rPr>
          <w:rStyle w:val="CommentReference"/>
        </w:rPr>
        <w:annotationRef/>
      </w:r>
      <w:r>
        <w:t>check.  Add Coptic</w:t>
      </w:r>
    </w:p>
  </w:comment>
  <w:comment w:id="545" w:author="Windows User" w:date="2015-11-02T12:45:00Z" w:initials="BS">
    <w:p w14:paraId="02E474EA" w14:textId="77777777" w:rsidR="00AE7891" w:rsidRDefault="00AE7891" w:rsidP="00D31F38">
      <w:pPr>
        <w:pStyle w:val="CommentText"/>
      </w:pPr>
      <w:r>
        <w:rPr>
          <w:rStyle w:val="CommentReference"/>
        </w:rPr>
        <w:annotationRef/>
      </w:r>
      <w:r>
        <w:t>Godhead or Divinity?</w:t>
      </w:r>
    </w:p>
  </w:comment>
  <w:comment w:id="546" w:author="Windows User" w:date="2015-10-30T08:56:00Z" w:initials="BS">
    <w:p w14:paraId="1165D588" w14:textId="77777777" w:rsidR="00AE7891" w:rsidRDefault="00AE7891"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AE7891" w:rsidRDefault="00AE7891"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AE7891" w:rsidRDefault="00AE7891"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AE7891" w:rsidRDefault="00AE7891" w:rsidP="00D31F38">
      <w:pPr>
        <w:pStyle w:val="CommentText"/>
      </w:pPr>
      <w:r>
        <w:rPr>
          <w:rStyle w:val="CommentReference"/>
        </w:rPr>
        <w:annotationRef/>
      </w:r>
      <w:r>
        <w:t>check</w:t>
      </w:r>
    </w:p>
  </w:comment>
  <w:comment w:id="563" w:author="Windows User" w:date="2015-11-21T13:03:00Z" w:initials="WU">
    <w:p w14:paraId="2CFCDBC4" w14:textId="77777777" w:rsidR="00AE7891" w:rsidRDefault="00AE7891" w:rsidP="00D31F38">
      <w:pPr>
        <w:pStyle w:val="CommentText"/>
      </w:pPr>
      <w:r>
        <w:rPr>
          <w:rStyle w:val="CommentReference"/>
        </w:rPr>
        <w:annotationRef/>
      </w:r>
      <w:r>
        <w:t>check</w:t>
      </w:r>
    </w:p>
  </w:comment>
  <w:comment w:id="564" w:author="Windows User" w:date="2015-11-21T13:04:00Z" w:initials="WU">
    <w:p w14:paraId="7B87BF1F" w14:textId="77777777" w:rsidR="00AE7891" w:rsidRDefault="00AE7891" w:rsidP="00D31F38">
      <w:pPr>
        <w:pStyle w:val="CommentText"/>
      </w:pPr>
      <w:r>
        <w:rPr>
          <w:rStyle w:val="CommentReference"/>
        </w:rPr>
        <w:annotationRef/>
      </w:r>
      <w:r>
        <w:t>check</w:t>
      </w:r>
    </w:p>
  </w:comment>
  <w:comment w:id="565" w:author="Windows User" w:date="2015-10-30T08:56:00Z" w:initials="BS">
    <w:p w14:paraId="469A8399" w14:textId="77777777" w:rsidR="00AE7891" w:rsidRDefault="00AE7891"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AE7891" w:rsidRDefault="00AE7891"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AE7891" w:rsidRDefault="00AE7891"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AE7891" w:rsidRDefault="00AE7891"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AE7891" w:rsidRDefault="00AE7891"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AE7891" w:rsidRDefault="00AE7891" w:rsidP="00D31F38">
      <w:pPr>
        <w:pStyle w:val="CommentText"/>
      </w:pPr>
      <w:r>
        <w:rPr>
          <w:rStyle w:val="CommentReference"/>
        </w:rPr>
        <w:annotationRef/>
      </w:r>
      <w:r>
        <w:t>NETS has rebukes. punishments?</w:t>
      </w:r>
    </w:p>
  </w:comment>
  <w:comment w:id="581" w:author="Windows User" w:date="2015-10-30T08:56:00Z" w:initials="BS">
    <w:p w14:paraId="37F1C98E" w14:textId="77777777" w:rsidR="00AE7891" w:rsidRDefault="00AE7891" w:rsidP="00D31F38">
      <w:pPr>
        <w:pStyle w:val="CommentText"/>
      </w:pPr>
      <w:r>
        <w:rPr>
          <w:rStyle w:val="CommentReference"/>
        </w:rPr>
        <w:annotationRef/>
      </w:r>
      <w:r>
        <w:t>psaltry? or lyre?</w:t>
      </w:r>
    </w:p>
  </w:comment>
  <w:comment w:id="594" w:author="Windows User" w:date="2015-11-21T13:04:00Z" w:initials="WU">
    <w:p w14:paraId="43A5D1B1" w14:textId="77777777" w:rsidR="00AE7891" w:rsidRDefault="00AE7891" w:rsidP="00E35F1F">
      <w:pPr>
        <w:pStyle w:val="CommentText"/>
      </w:pPr>
      <w:r>
        <w:rPr>
          <w:rStyle w:val="CommentReference"/>
        </w:rPr>
        <w:annotationRef/>
      </w:r>
      <w:r>
        <w:t>check</w:t>
      </w:r>
    </w:p>
  </w:comment>
  <w:comment w:id="595" w:author="Windows User" w:date="2015-11-21T13:04:00Z" w:initials="WU">
    <w:p w14:paraId="4B6A4DE4" w14:textId="77777777" w:rsidR="00AE7891" w:rsidRDefault="00AE7891" w:rsidP="00E35F1F">
      <w:pPr>
        <w:pStyle w:val="CommentText"/>
      </w:pPr>
      <w:r>
        <w:rPr>
          <w:rStyle w:val="CommentReference"/>
        </w:rPr>
        <w:annotationRef/>
      </w:r>
      <w:r>
        <w:t>check</w:t>
      </w:r>
    </w:p>
  </w:comment>
  <w:comment w:id="596" w:author="Windows User" w:date="2015-10-30T08:56:00Z" w:initials="BS">
    <w:p w14:paraId="483AEE75" w14:textId="77777777" w:rsidR="00AE7891" w:rsidRDefault="00AE7891" w:rsidP="00E35F1F">
      <w:pPr>
        <w:pStyle w:val="CommentText"/>
      </w:pPr>
      <w:r>
        <w:rPr>
          <w:rStyle w:val="CommentReference"/>
        </w:rPr>
        <w:annotationRef/>
      </w:r>
      <w:r>
        <w:t>tense? praise or will praise?</w:t>
      </w:r>
    </w:p>
  </w:comment>
  <w:comment w:id="597" w:author="Windows User" w:date="2015-10-30T08:56:00Z" w:initials="BS">
    <w:p w14:paraId="17DAD50D" w14:textId="77777777" w:rsidR="00AE7891" w:rsidRDefault="00AE7891" w:rsidP="00E35F1F">
      <w:pPr>
        <w:pStyle w:val="CommentText"/>
      </w:pPr>
      <w:r>
        <w:rPr>
          <w:rStyle w:val="CommentReference"/>
        </w:rPr>
        <w:annotationRef/>
      </w:r>
      <w:r>
        <w:t>earth? land? creation?</w:t>
      </w:r>
    </w:p>
  </w:comment>
  <w:comment w:id="598" w:author="Windows User" w:date="2015-11-21T13:05:00Z" w:initials="WU">
    <w:p w14:paraId="412BFF55" w14:textId="77777777" w:rsidR="00AE7891" w:rsidRDefault="00AE7891" w:rsidP="00E35F1F">
      <w:pPr>
        <w:pStyle w:val="CommentText"/>
      </w:pPr>
      <w:r>
        <w:rPr>
          <w:rStyle w:val="CommentReference"/>
        </w:rPr>
        <w:annotationRef/>
      </w:r>
      <w:r>
        <w:t>check</w:t>
      </w:r>
    </w:p>
  </w:comment>
  <w:comment w:id="599" w:author="Windows User" w:date="2015-10-30T08:56:00Z" w:initials="BS">
    <w:p w14:paraId="4FEF2EC7" w14:textId="77777777" w:rsidR="00AE7891" w:rsidRDefault="00AE7891"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AE7891" w:rsidRDefault="00AE7891"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AE7891" w:rsidRDefault="00AE7891"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AE7891" w:rsidRDefault="00AE7891" w:rsidP="00E35F1F">
      <w:pPr>
        <w:pStyle w:val="CommentText"/>
      </w:pPr>
      <w:r>
        <w:rPr>
          <w:rStyle w:val="CommentReference"/>
        </w:rPr>
        <w:annotationRef/>
      </w:r>
      <w:r>
        <w:t>patience or longsuffering?</w:t>
      </w:r>
    </w:p>
  </w:comment>
  <w:comment w:id="603" w:author="Windows User" w:date="2015-10-30T08:56:00Z" w:initials="BS">
    <w:p w14:paraId="2E20A232" w14:textId="77777777" w:rsidR="00AE7891" w:rsidRDefault="00AE7891" w:rsidP="00E35F1F">
      <w:pPr>
        <w:pStyle w:val="CommentText"/>
      </w:pPr>
      <w:r>
        <w:rPr>
          <w:rStyle w:val="CommentReference"/>
        </w:rPr>
        <w:annotationRef/>
      </w:r>
      <w:r>
        <w:t>just "at the first watch"?</w:t>
      </w:r>
    </w:p>
  </w:comment>
  <w:comment w:id="604" w:author="Windows User" w:date="2015-10-30T08:56:00Z" w:initials="BS">
    <w:p w14:paraId="34FB1BC0" w14:textId="77777777" w:rsidR="00AE7891" w:rsidRDefault="00AE7891" w:rsidP="00E35F1F">
      <w:pPr>
        <w:pStyle w:val="CommentText"/>
      </w:pPr>
      <w:r>
        <w:rPr>
          <w:rStyle w:val="CommentReference"/>
        </w:rPr>
        <w:annotationRef/>
      </w:r>
      <w:r>
        <w:t>sweet, or easy?</w:t>
      </w:r>
    </w:p>
  </w:comment>
  <w:comment w:id="605" w:author="Windows User" w:date="2015-10-30T08:56:00Z" w:initials="BS">
    <w:p w14:paraId="20646872" w14:textId="77777777" w:rsidR="00AE7891" w:rsidRDefault="00AE7891"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AE7891" w:rsidRDefault="00AE7891" w:rsidP="00E35F1F">
      <w:pPr>
        <w:pStyle w:val="CommentText"/>
      </w:pPr>
      <w:r>
        <w:rPr>
          <w:rStyle w:val="CommentReference"/>
        </w:rPr>
        <w:annotationRef/>
      </w:r>
      <w:r>
        <w:t>sound better if omit of?</w:t>
      </w:r>
    </w:p>
  </w:comment>
  <w:comment w:id="607" w:author="Windows User" w:date="2015-10-30T08:56:00Z" w:initials="BS">
    <w:p w14:paraId="0D6FF167" w14:textId="77777777" w:rsidR="00AE7891" w:rsidRDefault="00AE7891" w:rsidP="00E35F1F">
      <w:pPr>
        <w:pStyle w:val="CommentText"/>
      </w:pPr>
      <w:r>
        <w:rPr>
          <w:rStyle w:val="CommentReference"/>
        </w:rPr>
        <w:annotationRef/>
      </w:r>
      <w:r>
        <w:t>truth, or righteousness?</w:t>
      </w:r>
    </w:p>
  </w:comment>
  <w:comment w:id="608" w:author="Windows User" w:date="2015-10-30T08:56:00Z" w:initials="BS">
    <w:p w14:paraId="1A8CABED" w14:textId="77777777" w:rsidR="00AE7891" w:rsidRDefault="00AE7891" w:rsidP="00E35F1F">
      <w:pPr>
        <w:pStyle w:val="CommentText"/>
      </w:pPr>
      <w:r>
        <w:rPr>
          <w:rStyle w:val="CommentReference"/>
        </w:rPr>
        <w:annotationRef/>
      </w:r>
      <w:r>
        <w:t>true, or perfecvt?</w:t>
      </w:r>
    </w:p>
  </w:comment>
  <w:comment w:id="609" w:author="Windows User" w:date="2015-10-30T08:56:00Z" w:initials="BS">
    <w:p w14:paraId="21AC5CB8" w14:textId="77777777" w:rsidR="00AE7891" w:rsidRDefault="00AE7891" w:rsidP="00E35F1F">
      <w:pPr>
        <w:pStyle w:val="CommentText"/>
      </w:pPr>
      <w:r>
        <w:rPr>
          <w:rStyle w:val="CommentReference"/>
        </w:rPr>
        <w:annotationRef/>
      </w:r>
      <w:r>
        <w:t>and?</w:t>
      </w:r>
    </w:p>
  </w:comment>
  <w:comment w:id="610" w:author="Windows User" w:date="2015-10-30T08:56:00Z" w:initials="BS">
    <w:p w14:paraId="6C6DCC78" w14:textId="77777777" w:rsidR="00AE7891" w:rsidRDefault="00AE7891"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AE7891" w:rsidRDefault="00AE7891" w:rsidP="00E35F1F">
      <w:pPr>
        <w:pStyle w:val="CommentText"/>
      </w:pPr>
      <w:r>
        <w:rPr>
          <w:rStyle w:val="CommentReference"/>
        </w:rPr>
        <w:annotationRef/>
      </w:r>
      <w:r>
        <w:t>will?</w:t>
      </w:r>
    </w:p>
  </w:comment>
  <w:comment w:id="612" w:author="Windows User" w:date="2015-10-30T08:56:00Z" w:initials="BS">
    <w:p w14:paraId="6FC8752C" w14:textId="77777777" w:rsidR="00AE7891" w:rsidRDefault="00AE7891" w:rsidP="00E35F1F">
      <w:pPr>
        <w:pStyle w:val="CommentText"/>
      </w:pPr>
      <w:r>
        <w:rPr>
          <w:rStyle w:val="CommentReference"/>
        </w:rPr>
        <w:annotationRef/>
      </w:r>
      <w:r>
        <w:t>save? keep? deliver?</w:t>
      </w:r>
    </w:p>
  </w:comment>
  <w:comment w:id="613" w:author="Windows User" w:date="2015-10-30T08:56:00Z" w:initials="BS">
    <w:p w14:paraId="7843FDD6" w14:textId="77777777" w:rsidR="00AE7891" w:rsidRDefault="00AE7891"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AE7891" w:rsidRDefault="00AE7891"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AE7891" w:rsidRDefault="00AE7891"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AE7891" w:rsidRDefault="00AE7891"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AE7891" w:rsidRDefault="00AE7891" w:rsidP="00E35F1F">
      <w:pPr>
        <w:pStyle w:val="CommentText"/>
      </w:pPr>
      <w:r>
        <w:rPr>
          <w:rStyle w:val="CommentReference"/>
        </w:rPr>
        <w:annotationRef/>
      </w:r>
      <w:r>
        <w:t>tense?</w:t>
      </w:r>
    </w:p>
  </w:comment>
  <w:comment w:id="629" w:author="Windows User" w:date="2015-10-30T08:56:00Z" w:initials="BS">
    <w:p w14:paraId="5C472088" w14:textId="77777777" w:rsidR="00AE7891" w:rsidRDefault="00AE7891" w:rsidP="00E35F1F">
      <w:pPr>
        <w:pStyle w:val="CommentText"/>
      </w:pPr>
      <w:r>
        <w:rPr>
          <w:rStyle w:val="CommentReference"/>
        </w:rPr>
        <w:annotationRef/>
      </w:r>
      <w:r>
        <w:t>exalt or magnify?</w:t>
      </w:r>
    </w:p>
  </w:comment>
  <w:comment w:id="630" w:author="Windows User" w:date="2015-10-30T08:56:00Z" w:initials="BS">
    <w:p w14:paraId="2FB7E2BD" w14:textId="77777777" w:rsidR="00AE7891" w:rsidRDefault="00AE7891" w:rsidP="00E35F1F">
      <w:pPr>
        <w:pStyle w:val="CommentText"/>
      </w:pPr>
      <w:r>
        <w:rPr>
          <w:rStyle w:val="CommentReference"/>
        </w:rPr>
        <w:annotationRef/>
      </w:r>
      <w:r>
        <w:t>or iwn?</w:t>
      </w:r>
    </w:p>
  </w:comment>
  <w:comment w:id="634" w:author="Windows User" w:date="2015-10-30T08:56:00Z" w:initials="BS">
    <w:p w14:paraId="3C8244A0" w14:textId="77777777" w:rsidR="00AE7891" w:rsidRDefault="00AE7891"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AE7891" w:rsidRDefault="00AE7891"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AE7891" w:rsidRDefault="00AE7891"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AE7891" w:rsidRDefault="00AE7891"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AE7891" w:rsidRDefault="00AE7891" w:rsidP="00E35F1F">
      <w:pPr>
        <w:pStyle w:val="CommentText"/>
      </w:pPr>
      <w:r>
        <w:rPr>
          <w:rStyle w:val="CommentReference"/>
        </w:rPr>
        <w:annotationRef/>
      </w:r>
      <w:r>
        <w:t>coessential or consubstantial?</w:t>
      </w:r>
    </w:p>
  </w:comment>
  <w:comment w:id="639" w:author="Windows User" w:date="2015-10-30T08:56:00Z" w:initials="BS">
    <w:p w14:paraId="66C0B0D7" w14:textId="77777777" w:rsidR="00AE7891" w:rsidRDefault="00AE7891" w:rsidP="00E35F1F">
      <w:pPr>
        <w:pStyle w:val="CommentText"/>
      </w:pPr>
      <w:r>
        <w:rPr>
          <w:rStyle w:val="CommentReference"/>
        </w:rPr>
        <w:annotationRef/>
      </w:r>
      <w:r>
        <w:t>made one or joined?</w:t>
      </w:r>
    </w:p>
  </w:comment>
  <w:comment w:id="640" w:author="Windows User" w:date="2015-10-30T08:56:00Z" w:initials="BS">
    <w:p w14:paraId="094D26E3" w14:textId="77777777" w:rsidR="00AE7891" w:rsidRDefault="00AE7891"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AE7891" w:rsidRDefault="00AE7891"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AE7891" w:rsidRDefault="00AE7891" w:rsidP="00E35F1F">
      <w:pPr>
        <w:pStyle w:val="CommentText"/>
      </w:pPr>
      <w:r>
        <w:rPr>
          <w:rStyle w:val="CommentReference"/>
        </w:rPr>
        <w:annotationRef/>
      </w:r>
      <w:r>
        <w:t>woven or fine?</w:t>
      </w:r>
    </w:p>
  </w:comment>
  <w:comment w:id="643" w:author="Windows User" w:date="2015-10-30T08:56:00Z" w:initials="BS">
    <w:p w14:paraId="7A9FC970" w14:textId="77777777" w:rsidR="00AE7891" w:rsidRDefault="00AE7891" w:rsidP="00E35F1F">
      <w:pPr>
        <w:pStyle w:val="CommentText"/>
      </w:pPr>
      <w:r>
        <w:rPr>
          <w:rStyle w:val="CommentReference"/>
        </w:rPr>
        <w:annotationRef/>
      </w:r>
      <w:r>
        <w:t>palin</w:t>
      </w:r>
    </w:p>
  </w:comment>
  <w:comment w:id="644" w:author="Windows User" w:date="2015-10-30T08:56:00Z" w:initials="BS">
    <w:p w14:paraId="5EFFC3EC" w14:textId="77777777" w:rsidR="00AE7891" w:rsidRDefault="00AE7891" w:rsidP="00E35F1F">
      <w:pPr>
        <w:pStyle w:val="CommentText"/>
      </w:pPr>
      <w:r>
        <w:rPr>
          <w:rStyle w:val="CommentReference"/>
        </w:rPr>
        <w:annotationRef/>
      </w:r>
      <w:r>
        <w:t>exalt or magnify?</w:t>
      </w:r>
    </w:p>
  </w:comment>
  <w:comment w:id="645" w:author="Windows User" w:date="2015-10-30T08:56:00Z" w:initials="BS">
    <w:p w14:paraId="150C26DA" w14:textId="77777777" w:rsidR="00AE7891" w:rsidRDefault="00AE7891" w:rsidP="00E35F1F">
      <w:pPr>
        <w:pStyle w:val="CommentText"/>
      </w:pPr>
      <w:r>
        <w:rPr>
          <w:rStyle w:val="CommentReference"/>
        </w:rPr>
        <w:annotationRef/>
      </w:r>
      <w:r>
        <w:t>or iwn?</w:t>
      </w:r>
    </w:p>
  </w:comment>
  <w:comment w:id="649" w:author="Windows User" w:date="2015-10-30T08:56:00Z" w:initials="BS">
    <w:p w14:paraId="0E3B452D" w14:textId="77777777" w:rsidR="00AE7891" w:rsidRDefault="00AE7891"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AE7891" w:rsidRDefault="00AE7891" w:rsidP="00E35F1F">
      <w:pPr>
        <w:pStyle w:val="CommentText"/>
      </w:pPr>
      <w:r>
        <w:rPr>
          <w:rStyle w:val="CommentReference"/>
        </w:rPr>
        <w:annotationRef/>
      </w:r>
      <w:r>
        <w:t>forged or beaten?</w:t>
      </w:r>
    </w:p>
  </w:comment>
  <w:comment w:id="651" w:author="Windows User" w:date="2015-10-30T08:56:00Z" w:initials="BS">
    <w:p w14:paraId="3E8ADE2B" w14:textId="77777777" w:rsidR="00AE7891" w:rsidRDefault="00AE7891"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AE7891" w:rsidRDefault="00AE7891"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AE7891" w:rsidRDefault="00AE7891" w:rsidP="00E35F1F">
      <w:pPr>
        <w:pStyle w:val="CommentText"/>
      </w:pPr>
      <w:r>
        <w:rPr>
          <w:rStyle w:val="CommentReference"/>
        </w:rPr>
        <w:annotationRef/>
      </w:r>
      <w:r>
        <w:t>why does Abouna omit sin?</w:t>
      </w:r>
    </w:p>
  </w:comment>
  <w:comment w:id="654" w:author="Windows User" w:date="2015-10-30T08:56:00Z" w:initials="BS">
    <w:p w14:paraId="027A16CD" w14:textId="77777777" w:rsidR="00AE7891" w:rsidRDefault="00AE7891" w:rsidP="00E35F1F">
      <w:pPr>
        <w:pStyle w:val="CommentText"/>
      </w:pPr>
      <w:r>
        <w:rPr>
          <w:rStyle w:val="CommentReference"/>
        </w:rPr>
        <w:annotationRef/>
      </w:r>
      <w:r>
        <w:t>exalt or magnify?</w:t>
      </w:r>
    </w:p>
  </w:comment>
  <w:comment w:id="655" w:author="Windows User" w:date="2015-10-30T08:56:00Z" w:initials="BS">
    <w:p w14:paraId="20C9574B" w14:textId="77777777" w:rsidR="00AE7891" w:rsidRDefault="00AE7891" w:rsidP="00E35F1F">
      <w:pPr>
        <w:pStyle w:val="CommentText"/>
      </w:pPr>
      <w:r>
        <w:rPr>
          <w:rStyle w:val="CommentReference"/>
        </w:rPr>
        <w:annotationRef/>
      </w:r>
      <w:r>
        <w:t>or iwn?</w:t>
      </w:r>
    </w:p>
  </w:comment>
  <w:comment w:id="659" w:author="Windows User" w:date="2015-10-30T08:56:00Z" w:initials="BS">
    <w:p w14:paraId="6726A127" w14:textId="77777777" w:rsidR="00AE7891" w:rsidRDefault="00AE7891"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AE7891" w:rsidRDefault="00AE7891"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AE7891" w:rsidRDefault="00AE7891" w:rsidP="00E35F1F">
      <w:pPr>
        <w:pStyle w:val="CommentText"/>
      </w:pPr>
      <w:r>
        <w:rPr>
          <w:rStyle w:val="CommentReference"/>
        </w:rPr>
        <w:annotationRef/>
      </w:r>
      <w:r>
        <w:t>exalt or magnify?</w:t>
      </w:r>
    </w:p>
  </w:comment>
  <w:comment w:id="662" w:author="Windows User" w:date="2015-10-30T08:56:00Z" w:initials="BS">
    <w:p w14:paraId="3A4414A4" w14:textId="77777777" w:rsidR="00AE7891" w:rsidRDefault="00AE7891" w:rsidP="00E35F1F">
      <w:pPr>
        <w:pStyle w:val="CommentText"/>
      </w:pPr>
      <w:r>
        <w:rPr>
          <w:rStyle w:val="CommentReference"/>
        </w:rPr>
        <w:annotationRef/>
      </w:r>
      <w:r>
        <w:t>or iwn?</w:t>
      </w:r>
    </w:p>
  </w:comment>
  <w:comment w:id="666" w:author="Windows User" w:date="2015-10-30T08:56:00Z" w:initials="BS">
    <w:p w14:paraId="60D89983" w14:textId="77777777" w:rsidR="00AE7891" w:rsidRDefault="00AE7891" w:rsidP="00E35F1F">
      <w:pPr>
        <w:pStyle w:val="CommentText"/>
      </w:pPr>
      <w:r>
        <w:rPr>
          <w:rStyle w:val="CommentReference"/>
        </w:rPr>
        <w:annotationRef/>
      </w:r>
      <w:r>
        <w:t>perpetual lamp?</w:t>
      </w:r>
    </w:p>
  </w:comment>
  <w:comment w:id="667" w:author="Windows User" w:date="2015-10-30T08:56:00Z" w:initials="BS">
    <w:p w14:paraId="708630CC" w14:textId="77777777" w:rsidR="00AE7891" w:rsidRDefault="00AE7891" w:rsidP="00E35F1F">
      <w:pPr>
        <w:pStyle w:val="CommentText"/>
      </w:pPr>
      <w:r>
        <w:rPr>
          <w:rStyle w:val="CommentReference"/>
        </w:rPr>
        <w:annotationRef/>
      </w:r>
      <w:r>
        <w:t>parousia?</w:t>
      </w:r>
    </w:p>
  </w:comment>
  <w:comment w:id="668" w:author="Windows User" w:date="2015-10-30T08:56:00Z" w:initials="BS">
    <w:p w14:paraId="670AE5C3" w14:textId="77777777" w:rsidR="00AE7891" w:rsidRDefault="00AE7891" w:rsidP="00E35F1F">
      <w:pPr>
        <w:pStyle w:val="CommentText"/>
      </w:pPr>
      <w:r>
        <w:rPr>
          <w:rStyle w:val="CommentReference"/>
        </w:rPr>
        <w:annotationRef/>
      </w:r>
      <w:r>
        <w:t>tense?</w:t>
      </w:r>
    </w:p>
  </w:comment>
  <w:comment w:id="669" w:author="Windows User" w:date="2015-10-30T08:56:00Z" w:initials="BS">
    <w:p w14:paraId="281D5A29" w14:textId="77777777" w:rsidR="00AE7891" w:rsidRDefault="00AE7891" w:rsidP="00E35F1F">
      <w:pPr>
        <w:pStyle w:val="CommentText"/>
      </w:pPr>
      <w:r>
        <w:rPr>
          <w:rStyle w:val="CommentReference"/>
        </w:rPr>
        <w:annotationRef/>
      </w:r>
      <w:r>
        <w:t>enlightens?</w:t>
      </w:r>
    </w:p>
  </w:comment>
  <w:comment w:id="670" w:author="Windows User" w:date="2015-10-30T08:56:00Z" w:initials="BS">
    <w:p w14:paraId="09189517" w14:textId="77777777" w:rsidR="00AE7891" w:rsidRDefault="00AE7891" w:rsidP="00E35F1F">
      <w:pPr>
        <w:pStyle w:val="CommentText"/>
      </w:pPr>
      <w:r>
        <w:rPr>
          <w:rStyle w:val="CommentReference"/>
        </w:rPr>
        <w:annotationRef/>
      </w:r>
      <w:r>
        <w:t>exalt or magnify?</w:t>
      </w:r>
    </w:p>
  </w:comment>
  <w:comment w:id="671" w:author="Windows User" w:date="2015-10-30T08:56:00Z" w:initials="BS">
    <w:p w14:paraId="0F1C3DB1" w14:textId="77777777" w:rsidR="00AE7891" w:rsidRDefault="00AE7891" w:rsidP="00E35F1F">
      <w:pPr>
        <w:pStyle w:val="CommentText"/>
      </w:pPr>
      <w:r>
        <w:rPr>
          <w:rStyle w:val="CommentReference"/>
        </w:rPr>
        <w:annotationRef/>
      </w:r>
      <w:r>
        <w:t>or iwn?</w:t>
      </w:r>
    </w:p>
  </w:comment>
  <w:comment w:id="675" w:author="Windows User" w:date="2015-10-30T08:56:00Z" w:initials="BS">
    <w:p w14:paraId="49777AD4" w14:textId="77777777" w:rsidR="00AE7891" w:rsidRDefault="00AE7891" w:rsidP="00E35F1F">
      <w:pPr>
        <w:pStyle w:val="CommentText"/>
      </w:pPr>
      <w:r>
        <w:rPr>
          <w:rStyle w:val="CommentReference"/>
        </w:rPr>
        <w:annotationRef/>
      </w:r>
      <w:r>
        <w:t>this order better or worse?</w:t>
      </w:r>
    </w:p>
  </w:comment>
  <w:comment w:id="676" w:author="Windows User" w:date="2015-10-30T08:56:00Z" w:initials="BS">
    <w:p w14:paraId="07AFF474" w14:textId="77777777" w:rsidR="00AE7891" w:rsidRDefault="00AE7891" w:rsidP="00E35F1F">
      <w:pPr>
        <w:pStyle w:val="CommentText"/>
      </w:pPr>
      <w:r>
        <w:rPr>
          <w:rStyle w:val="CommentReference"/>
        </w:rPr>
        <w:annotationRef/>
      </w:r>
      <w:r>
        <w:t>I think upon should stay here</w:t>
      </w:r>
    </w:p>
  </w:comment>
  <w:comment w:id="677" w:author="Windows User" w:date="2015-10-30T08:56:00Z" w:initials="BS">
    <w:p w14:paraId="0441CD07" w14:textId="77777777" w:rsidR="00AE7891" w:rsidRDefault="00AE7891" w:rsidP="00E35F1F">
      <w:pPr>
        <w:pStyle w:val="CommentText"/>
      </w:pPr>
      <w:r>
        <w:rPr>
          <w:rStyle w:val="CommentReference"/>
        </w:rPr>
        <w:annotationRef/>
      </w:r>
      <w:r>
        <w:t>exalt or magnify?</w:t>
      </w:r>
    </w:p>
  </w:comment>
  <w:comment w:id="678" w:author="Windows User" w:date="2015-10-30T08:56:00Z" w:initials="BS">
    <w:p w14:paraId="6B633293" w14:textId="77777777" w:rsidR="00AE7891" w:rsidRDefault="00AE7891" w:rsidP="00E35F1F">
      <w:pPr>
        <w:pStyle w:val="CommentText"/>
      </w:pPr>
      <w:r>
        <w:rPr>
          <w:rStyle w:val="CommentReference"/>
        </w:rPr>
        <w:annotationRef/>
      </w:r>
      <w:r>
        <w:t>or iwn?</w:t>
      </w:r>
    </w:p>
  </w:comment>
  <w:comment w:id="686" w:author="Windows User" w:date="2015-10-30T08:56:00Z" w:initials="BS">
    <w:p w14:paraId="5798119C" w14:textId="77777777" w:rsidR="00AE7891" w:rsidRDefault="00AE7891"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AE7891" w:rsidRDefault="00AE7891"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AE7891" w:rsidRDefault="00AE7891"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AE7891" w:rsidRDefault="00AE7891"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AE7891" w:rsidRDefault="00AE7891" w:rsidP="00E35F1F">
      <w:pPr>
        <w:pStyle w:val="CommentText"/>
      </w:pPr>
      <w:r>
        <w:rPr>
          <w:rStyle w:val="CommentReference"/>
        </w:rPr>
        <w:annotationRef/>
      </w:r>
      <w:r>
        <w:t>exalt or magnify?</w:t>
      </w:r>
    </w:p>
  </w:comment>
  <w:comment w:id="691" w:author="Windows User" w:date="2015-10-30T08:56:00Z" w:initials="BS">
    <w:p w14:paraId="6604F03B" w14:textId="77777777" w:rsidR="00AE7891" w:rsidRDefault="00AE7891" w:rsidP="00E35F1F">
      <w:pPr>
        <w:pStyle w:val="CommentText"/>
      </w:pPr>
      <w:r>
        <w:rPr>
          <w:rStyle w:val="CommentReference"/>
        </w:rPr>
        <w:annotationRef/>
      </w:r>
      <w:r>
        <w:t>or iwn?</w:t>
      </w:r>
    </w:p>
  </w:comment>
  <w:comment w:id="695" w:author="Windows User" w:date="2015-10-30T08:56:00Z" w:initials="BS">
    <w:p w14:paraId="6680EED5" w14:textId="77777777" w:rsidR="00AE7891" w:rsidRDefault="00AE7891" w:rsidP="00E35F1F">
      <w:pPr>
        <w:pStyle w:val="CommentText"/>
      </w:pPr>
      <w:r>
        <w:rPr>
          <w:rStyle w:val="CommentReference"/>
        </w:rPr>
        <w:annotationRef/>
      </w:r>
      <w:r>
        <w:t>does this work?</w:t>
      </w:r>
    </w:p>
  </w:comment>
  <w:comment w:id="696" w:author="Windows User" w:date="2015-10-30T08:56:00Z" w:initials="BS">
    <w:p w14:paraId="7B5754B1" w14:textId="77777777" w:rsidR="00AE7891" w:rsidRDefault="00AE7891" w:rsidP="00E35F1F">
      <w:pPr>
        <w:pStyle w:val="CommentText"/>
      </w:pPr>
      <w:r>
        <w:rPr>
          <w:rStyle w:val="CommentReference"/>
        </w:rPr>
        <w:annotationRef/>
      </w:r>
      <w:r>
        <w:t>is this right?</w:t>
      </w:r>
    </w:p>
  </w:comment>
  <w:comment w:id="697" w:author="Windows User" w:date="2015-10-30T08:56:00Z" w:initials="BS">
    <w:p w14:paraId="6058F90B" w14:textId="77777777" w:rsidR="00AE7891" w:rsidRDefault="00AE7891" w:rsidP="00E35F1F">
      <w:pPr>
        <w:pStyle w:val="CommentText"/>
      </w:pPr>
      <w:r>
        <w:rPr>
          <w:rStyle w:val="CommentReference"/>
        </w:rPr>
        <w:annotationRef/>
      </w:r>
      <w:r>
        <w:t>?</w:t>
      </w:r>
    </w:p>
  </w:comment>
  <w:comment w:id="698" w:author="Windows User" w:date="2015-10-30T08:56:00Z" w:initials="BS">
    <w:p w14:paraId="505706D1" w14:textId="77777777" w:rsidR="00AE7891" w:rsidRDefault="00AE7891" w:rsidP="00E35F1F">
      <w:pPr>
        <w:pStyle w:val="CommentText"/>
      </w:pPr>
      <w:r>
        <w:rPr>
          <w:rStyle w:val="CommentReference"/>
        </w:rPr>
        <w:annotationRef/>
      </w:r>
      <w:r>
        <w:t>about or to?</w:t>
      </w:r>
    </w:p>
  </w:comment>
  <w:comment w:id="699" w:author="Windows User" w:date="2015-10-30T08:56:00Z" w:initials="BS">
    <w:p w14:paraId="35AD6860" w14:textId="77777777" w:rsidR="00AE7891" w:rsidRDefault="00AE7891" w:rsidP="00E35F1F">
      <w:pPr>
        <w:pStyle w:val="CommentText"/>
      </w:pPr>
      <w:r>
        <w:rPr>
          <w:rStyle w:val="CommentReference"/>
        </w:rPr>
        <w:annotationRef/>
      </w:r>
      <w:r>
        <w:t>proclaim or cry?</w:t>
      </w:r>
    </w:p>
  </w:comment>
  <w:comment w:id="700" w:author="Windows User" w:date="2015-10-30T08:56:00Z" w:initials="BS">
    <w:p w14:paraId="588A0CA8" w14:textId="77777777" w:rsidR="00AE7891" w:rsidRDefault="00AE7891" w:rsidP="00E35F1F">
      <w:pPr>
        <w:pStyle w:val="CommentText"/>
      </w:pPr>
      <w:r>
        <w:rPr>
          <w:rStyle w:val="CommentReference"/>
        </w:rPr>
        <w:annotationRef/>
      </w:r>
      <w:r>
        <w:t>??</w:t>
      </w:r>
    </w:p>
  </w:comment>
  <w:comment w:id="701" w:author="Windows User" w:date="2015-10-30T08:56:00Z" w:initials="BS">
    <w:p w14:paraId="43146472" w14:textId="77777777" w:rsidR="00AE7891" w:rsidRDefault="00AE7891" w:rsidP="00E35F1F">
      <w:pPr>
        <w:pStyle w:val="CommentText"/>
      </w:pPr>
      <w:r>
        <w:rPr>
          <w:rStyle w:val="CommentReference"/>
        </w:rPr>
        <w:annotationRef/>
      </w:r>
      <w:r>
        <w:t>just?</w:t>
      </w:r>
    </w:p>
  </w:comment>
  <w:comment w:id="702" w:author="Windows User" w:date="2015-10-30T08:56:00Z" w:initials="BS">
    <w:p w14:paraId="005E33F9" w14:textId="77777777" w:rsidR="00AE7891" w:rsidRDefault="00AE7891" w:rsidP="00E35F1F">
      <w:pPr>
        <w:pStyle w:val="CommentText"/>
      </w:pPr>
      <w:r>
        <w:rPr>
          <w:rStyle w:val="CommentReference"/>
        </w:rPr>
        <w:annotationRef/>
      </w:r>
      <w:r>
        <w:t>chaste or meek?</w:t>
      </w:r>
    </w:p>
  </w:comment>
  <w:comment w:id="703" w:author="Windows User" w:date="2015-10-30T08:56:00Z" w:initials="BS">
    <w:p w14:paraId="38FC80AB" w14:textId="77777777" w:rsidR="00AE7891" w:rsidRDefault="00AE7891" w:rsidP="00E35F1F">
      <w:pPr>
        <w:pStyle w:val="CommentText"/>
      </w:pPr>
      <w:r>
        <w:rPr>
          <w:rStyle w:val="CommentReference"/>
        </w:rPr>
        <w:annotationRef/>
      </w:r>
      <w:r>
        <w:t>St. Isaac? Holy issac?</w:t>
      </w:r>
    </w:p>
  </w:comment>
  <w:comment w:id="704" w:author="Windows User" w:date="2015-10-30T08:56:00Z" w:initials="BS">
    <w:p w14:paraId="49E0F637" w14:textId="77777777" w:rsidR="00AE7891" w:rsidRDefault="00AE7891" w:rsidP="00E35F1F">
      <w:pPr>
        <w:pStyle w:val="CommentText"/>
      </w:pPr>
      <w:r>
        <w:rPr>
          <w:rStyle w:val="CommentReference"/>
        </w:rPr>
        <w:annotationRef/>
      </w:r>
      <w:r>
        <w:t>ten thousand time?</w:t>
      </w:r>
    </w:p>
  </w:comment>
  <w:comment w:id="705" w:author="Windows User" w:date="2015-10-30T08:56:00Z" w:initials="BS">
    <w:p w14:paraId="565278E4" w14:textId="77777777" w:rsidR="00AE7891" w:rsidRDefault="00AE7891"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AE7891" w:rsidRDefault="00AE7891" w:rsidP="00E35F1F">
      <w:pPr>
        <w:pStyle w:val="CommentText"/>
      </w:pPr>
      <w:r>
        <w:rPr>
          <w:rStyle w:val="CommentReference"/>
        </w:rPr>
        <w:annotationRef/>
      </w:r>
      <w:r>
        <w:t>honour or pride?</w:t>
      </w:r>
    </w:p>
  </w:comment>
  <w:comment w:id="707" w:author="Windows User" w:date="2015-10-30T08:56:00Z" w:initials="BS">
    <w:p w14:paraId="28840E47" w14:textId="77777777" w:rsidR="00AE7891" w:rsidRDefault="00AE7891" w:rsidP="00E35F1F">
      <w:pPr>
        <w:pStyle w:val="CommentText"/>
      </w:pPr>
      <w:r>
        <w:rPr>
          <w:rStyle w:val="CommentReference"/>
        </w:rPr>
        <w:annotationRef/>
      </w:r>
      <w:r>
        <w:t>spouse or friend???</w:t>
      </w:r>
    </w:p>
  </w:comment>
  <w:comment w:id="708" w:author="Windows User" w:date="2015-10-30T08:56:00Z" w:initials="BS">
    <w:p w14:paraId="6D247103" w14:textId="77777777" w:rsidR="00AE7891" w:rsidRDefault="00AE7891"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AE7891" w:rsidRDefault="00AE7891"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AE7891" w:rsidRDefault="00AE7891"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AE7891" w:rsidRDefault="00AE7891">
      <w:pPr>
        <w:pStyle w:val="CommentText"/>
      </w:pPr>
      <w:r>
        <w:rPr>
          <w:rStyle w:val="CommentReference"/>
        </w:rPr>
        <w:annotationRef/>
      </w:r>
      <w:r>
        <w:t>check</w:t>
      </w:r>
    </w:p>
  </w:comment>
  <w:comment w:id="712" w:author="Windows User" w:date="2015-10-30T08:56:00Z" w:initials="BS">
    <w:p w14:paraId="5E07F016" w14:textId="77777777" w:rsidR="00AE7891" w:rsidRDefault="00AE7891"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AE7891" w:rsidRDefault="00AE7891"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AE7891" w:rsidRDefault="00AE7891" w:rsidP="00E35F1F">
      <w:pPr>
        <w:pStyle w:val="CommentText"/>
      </w:pPr>
      <w:r>
        <w:rPr>
          <w:rStyle w:val="CommentReference"/>
        </w:rPr>
        <w:annotationRef/>
      </w:r>
      <w:r>
        <w:t>Are more honoured?</w:t>
      </w:r>
    </w:p>
  </w:comment>
  <w:comment w:id="721" w:author="Windows User" w:date="2015-10-30T08:56:00Z" w:initials="WU">
    <w:p w14:paraId="38104BB5" w14:textId="77777777" w:rsidR="00AE7891" w:rsidRDefault="00AE7891"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AE7891" w:rsidRDefault="00AE7891"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AE7891" w:rsidRDefault="00AE7891"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AE7891" w:rsidRDefault="00AE7891" w:rsidP="00E35F1F">
      <w:pPr>
        <w:pStyle w:val="CommentText"/>
      </w:pPr>
      <w:r>
        <w:rPr>
          <w:rStyle w:val="CommentReference"/>
        </w:rPr>
        <w:annotationRef/>
      </w:r>
      <w:r>
        <w:t>The Virgin Mary?</w:t>
      </w:r>
    </w:p>
  </w:comment>
  <w:comment w:id="734" w:author="Windows User" w:date="2015-10-30T08:56:00Z" w:initials="WU">
    <w:p w14:paraId="104BFD73" w14:textId="77777777" w:rsidR="00AE7891" w:rsidRDefault="00AE7891"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AE7891" w:rsidRDefault="00AE7891"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AE7891" w:rsidRDefault="00AE7891" w:rsidP="00E35F1F">
      <w:pPr>
        <w:pStyle w:val="CommentText"/>
      </w:pPr>
      <w:r>
        <w:rPr>
          <w:rStyle w:val="CommentReference"/>
        </w:rPr>
        <w:annotationRef/>
      </w:r>
      <w:r>
        <w:t>Not lampstand?</w:t>
      </w:r>
    </w:p>
  </w:comment>
  <w:comment w:id="740" w:author="Windows User" w:date="2015-10-30T08:56:00Z" w:initials="WU">
    <w:p w14:paraId="71035455" w14:textId="77777777" w:rsidR="00AE7891" w:rsidRDefault="00AE7891"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AE7891" w:rsidRDefault="00AE7891"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AE7891" w:rsidRDefault="00AE7891" w:rsidP="00E35F1F">
      <w:pPr>
        <w:pStyle w:val="CommentText"/>
      </w:pPr>
      <w:r>
        <w:rPr>
          <w:rStyle w:val="CommentReference"/>
        </w:rPr>
        <w:annotationRef/>
      </w:r>
      <w:r>
        <w:t>Tense(s) of this vs?</w:t>
      </w:r>
    </w:p>
  </w:comment>
  <w:comment w:id="746" w:author="Windows User" w:date="2015-10-30T08:56:00Z" w:initials="WU">
    <w:p w14:paraId="596EE3A5" w14:textId="77777777" w:rsidR="00AE7891" w:rsidRDefault="00AE7891"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AE7891" w:rsidRPr="00745B45" w:rsidRDefault="00AE7891"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AE7891" w:rsidRDefault="00AE7891"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AE7891" w:rsidRDefault="00AE7891"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AE7891" w:rsidRDefault="00AE7891" w:rsidP="00E35F1F">
      <w:pPr>
        <w:pStyle w:val="CommentText"/>
      </w:pPr>
      <w:r>
        <w:rPr>
          <w:rStyle w:val="CommentReference"/>
        </w:rPr>
        <w:annotationRef/>
      </w:r>
      <w:r>
        <w:t>Care or concern?</w:t>
      </w:r>
    </w:p>
  </w:comment>
  <w:comment w:id="760" w:author="Windows User" w:date="2015-10-30T08:56:00Z" w:initials="WU">
    <w:p w14:paraId="78E58888" w14:textId="77777777" w:rsidR="00AE7891" w:rsidRDefault="00AE7891"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AE7891" w:rsidRDefault="00AE7891" w:rsidP="00E35F1F">
      <w:pPr>
        <w:pStyle w:val="CommentText"/>
      </w:pPr>
      <w:r>
        <w:rPr>
          <w:rStyle w:val="CommentReference"/>
        </w:rPr>
        <w:annotationRef/>
      </w:r>
      <w:r>
        <w:t>Exceedingly? Too? So?</w:t>
      </w:r>
    </w:p>
  </w:comment>
  <w:comment w:id="770" w:author="Windows User" w:date="2015-10-30T08:56:00Z" w:initials="WU">
    <w:p w14:paraId="6849FDD2" w14:textId="77777777" w:rsidR="00AE7891" w:rsidRDefault="00AE7891" w:rsidP="00E35F1F">
      <w:pPr>
        <w:pStyle w:val="CommentText"/>
      </w:pPr>
      <w:r>
        <w:rPr>
          <w:rStyle w:val="CommentReference"/>
        </w:rPr>
        <w:annotationRef/>
      </w:r>
      <w:r>
        <w:t>Ramez, I or me?</w:t>
      </w:r>
    </w:p>
  </w:comment>
  <w:comment w:id="771" w:author="Windows User" w:date="2015-10-30T08:56:00Z" w:initials="WU">
    <w:p w14:paraId="799B59FF" w14:textId="77777777" w:rsidR="00AE7891" w:rsidRDefault="00AE7891"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AE7891" w:rsidRDefault="00AE7891"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AE7891" w:rsidRDefault="00AE7891" w:rsidP="00E35F1F">
      <w:pPr>
        <w:pStyle w:val="CommentText"/>
      </w:pPr>
      <w:r>
        <w:rPr>
          <w:rStyle w:val="CommentReference"/>
        </w:rPr>
        <w:annotationRef/>
      </w:r>
      <w:r>
        <w:t>Kind-hearted or merciful?</w:t>
      </w:r>
    </w:p>
  </w:comment>
  <w:comment w:id="774" w:author="Windows User" w:date="2015-10-30T08:56:00Z" w:initials="WU">
    <w:p w14:paraId="1370FE87" w14:textId="77777777" w:rsidR="00AE7891" w:rsidRDefault="00AE7891" w:rsidP="00E35F1F">
      <w:pPr>
        <w:pStyle w:val="CommentText"/>
      </w:pPr>
      <w:r>
        <w:rPr>
          <w:rStyle w:val="CommentReference"/>
        </w:rPr>
        <w:annotationRef/>
      </w:r>
      <w:r>
        <w:t>Compassions or tender mercies?</w:t>
      </w:r>
    </w:p>
  </w:comment>
  <w:comment w:id="775" w:author="Windows User" w:date="2015-10-30T08:56:00Z" w:initials="WU">
    <w:p w14:paraId="70E14B72" w14:textId="77777777" w:rsidR="00AE7891" w:rsidRDefault="00AE7891" w:rsidP="00E35F1F">
      <w:pPr>
        <w:pStyle w:val="CommentText"/>
      </w:pPr>
      <w:r>
        <w:rPr>
          <w:rStyle w:val="CommentReference"/>
        </w:rPr>
        <w:annotationRef/>
      </w:r>
      <w:r>
        <w:t>May He or that He may</w:t>
      </w:r>
    </w:p>
  </w:comment>
  <w:comment w:id="787" w:author="Windows User" w:date="2015-10-30T08:56:00Z" w:initials="BS">
    <w:p w14:paraId="1CD83694" w14:textId="77777777" w:rsidR="00AE7891" w:rsidRDefault="00AE7891" w:rsidP="00E35F1F">
      <w:pPr>
        <w:pStyle w:val="CommentText"/>
      </w:pPr>
      <w:r>
        <w:rPr>
          <w:rStyle w:val="CommentReference"/>
        </w:rPr>
        <w:annotationRef/>
      </w:r>
      <w:r>
        <w:t>very greatly is redundant...</w:t>
      </w:r>
    </w:p>
  </w:comment>
  <w:comment w:id="788" w:author="Windows User" w:date="2015-10-30T08:56:00Z" w:initials="BS">
    <w:p w14:paraId="2DB29619" w14:textId="77777777" w:rsidR="00AE7891" w:rsidRDefault="00AE7891" w:rsidP="00E35F1F">
      <w:pPr>
        <w:pStyle w:val="CommentText"/>
      </w:pPr>
      <w:r>
        <w:rPr>
          <w:rStyle w:val="CommentReference"/>
        </w:rPr>
        <w:annotationRef/>
      </w:r>
      <w:r>
        <w:t>above? in?</w:t>
      </w:r>
    </w:p>
  </w:comment>
  <w:comment w:id="789" w:author="Windows User" w:date="2015-10-30T08:56:00Z" w:initials="BS">
    <w:p w14:paraId="3734F7C0" w14:textId="77777777" w:rsidR="00AE7891" w:rsidRDefault="00AE7891"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AE7891" w:rsidRDefault="00AE7891" w:rsidP="00E35F1F">
      <w:pPr>
        <w:pStyle w:val="CommentText"/>
      </w:pPr>
      <w:r>
        <w:rPr>
          <w:rStyle w:val="CommentReference"/>
        </w:rPr>
        <w:annotationRef/>
      </w:r>
      <w:r>
        <w:t>mediated or put into practice?</w:t>
      </w:r>
    </w:p>
  </w:comment>
  <w:comment w:id="791" w:author="Windows User" w:date="2015-10-30T08:56:00Z" w:initials="BS">
    <w:p w14:paraId="6417B5A7" w14:textId="77777777" w:rsidR="00AE7891" w:rsidRDefault="00AE7891"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AE7891" w:rsidRDefault="00AE7891"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AE7891" w:rsidRDefault="00AE7891" w:rsidP="00E35F1F">
      <w:pPr>
        <w:pStyle w:val="CommentText"/>
      </w:pPr>
      <w:r>
        <w:rPr>
          <w:rStyle w:val="CommentReference"/>
        </w:rPr>
        <w:annotationRef/>
      </w:r>
      <w:r>
        <w:t>thoughts or senses?</w:t>
      </w:r>
    </w:p>
  </w:comment>
  <w:comment w:id="794" w:author="Windows User" w:date="2015-10-30T08:56:00Z" w:initials="BS">
    <w:p w14:paraId="5092C47C" w14:textId="77777777" w:rsidR="00AE7891" w:rsidRDefault="00AE7891" w:rsidP="00E35F1F">
      <w:pPr>
        <w:pStyle w:val="CommentText"/>
      </w:pPr>
      <w:r>
        <w:rPr>
          <w:rStyle w:val="CommentReference"/>
        </w:rPr>
        <w:annotationRef/>
      </w:r>
      <w:r>
        <w:t>lay? set? cast?</w:t>
      </w:r>
    </w:p>
  </w:comment>
  <w:comment w:id="795" w:author="Windows User" w:date="2015-10-30T08:56:00Z" w:initials="BS">
    <w:p w14:paraId="2988A4E9" w14:textId="77777777" w:rsidR="00AE7891" w:rsidRDefault="00AE7891"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AE7891" w:rsidRDefault="00AE7891" w:rsidP="00E35F1F">
      <w:pPr>
        <w:pStyle w:val="CommentText"/>
      </w:pPr>
      <w:r>
        <w:rPr>
          <w:rStyle w:val="CommentReference"/>
        </w:rPr>
        <w:annotationRef/>
      </w:r>
      <w:r>
        <w:t>types?</w:t>
      </w:r>
    </w:p>
  </w:comment>
  <w:comment w:id="805" w:author="Windows User" w:date="2015-10-30T08:56:00Z" w:initials="BS">
    <w:p w14:paraId="6A283326" w14:textId="77777777" w:rsidR="00AE7891" w:rsidRDefault="00AE7891"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AE7891" w:rsidRDefault="00AE7891" w:rsidP="00E35F1F">
      <w:pPr>
        <w:pStyle w:val="CommentText"/>
      </w:pPr>
      <w:r>
        <w:rPr>
          <w:rStyle w:val="CommentReference"/>
        </w:rPr>
        <w:annotationRef/>
      </w:r>
      <w:r>
        <w:t>risen, or shone?</w:t>
      </w:r>
    </w:p>
  </w:comment>
  <w:comment w:id="810" w:author="Windows User" w:date="2015-10-30T08:56:00Z" w:initials="BS">
    <w:p w14:paraId="301FA11B" w14:textId="77777777" w:rsidR="00AE7891" w:rsidRDefault="00AE7891" w:rsidP="00D65FD4">
      <w:pPr>
        <w:pStyle w:val="CommentText"/>
      </w:pPr>
      <w:r>
        <w:rPr>
          <w:rStyle w:val="CommentReference"/>
        </w:rPr>
        <w:annotationRef/>
      </w:r>
      <w:r>
        <w:t>risen, or shone?</w:t>
      </w:r>
    </w:p>
  </w:comment>
  <w:comment w:id="814" w:author="Windows User" w:date="2015-10-30T08:56:00Z" w:initials="BS">
    <w:p w14:paraId="4B4155FC" w14:textId="77777777" w:rsidR="00AE7891" w:rsidRDefault="00AE7891" w:rsidP="00E35F1F">
      <w:pPr>
        <w:pStyle w:val="CommentText"/>
      </w:pPr>
      <w:r>
        <w:rPr>
          <w:rStyle w:val="CommentReference"/>
        </w:rPr>
        <w:annotationRef/>
      </w:r>
      <w:r>
        <w:t>cap?</w:t>
      </w:r>
    </w:p>
  </w:comment>
  <w:comment w:id="815" w:author="Windows User" w:date="2015-10-30T08:56:00Z" w:initials="BS">
    <w:p w14:paraId="248C83A2" w14:textId="77777777" w:rsidR="00AE7891" w:rsidRDefault="00AE7891" w:rsidP="00E35F1F">
      <w:pPr>
        <w:pStyle w:val="CommentText"/>
      </w:pPr>
      <w:r>
        <w:rPr>
          <w:rStyle w:val="CommentReference"/>
        </w:rPr>
        <w:annotationRef/>
      </w:r>
      <w:r>
        <w:t>save? redeem?</w:t>
      </w:r>
    </w:p>
  </w:comment>
  <w:comment w:id="816" w:author="Windows User" w:date="2015-10-30T08:56:00Z" w:initials="BS">
    <w:p w14:paraId="4C7BFCC0" w14:textId="77777777" w:rsidR="00AE7891" w:rsidRDefault="00AE7891" w:rsidP="00D65FD4">
      <w:pPr>
        <w:pStyle w:val="CommentText"/>
      </w:pPr>
      <w:r>
        <w:rPr>
          <w:rStyle w:val="CommentReference"/>
        </w:rPr>
        <w:annotationRef/>
      </w:r>
      <w:r>
        <w:t>risen, or shone?</w:t>
      </w:r>
    </w:p>
  </w:comment>
  <w:comment w:id="820" w:author="Windows User" w:date="2015-10-30T08:56:00Z" w:initials="BS">
    <w:p w14:paraId="2390D3F4" w14:textId="77777777" w:rsidR="00AE7891" w:rsidRDefault="00AE7891" w:rsidP="00E35F1F">
      <w:pPr>
        <w:pStyle w:val="CommentText"/>
      </w:pPr>
      <w:r>
        <w:rPr>
          <w:rStyle w:val="CommentReference"/>
        </w:rPr>
        <w:annotationRef/>
      </w:r>
      <w:r>
        <w:t>or should " be down here</w:t>
      </w:r>
    </w:p>
  </w:comment>
  <w:comment w:id="821" w:author="Windows User" w:date="2015-10-30T08:56:00Z" w:initials="BS">
    <w:p w14:paraId="6D6C2E53" w14:textId="77777777" w:rsidR="00AE7891" w:rsidRDefault="00AE7891" w:rsidP="00D65FD4">
      <w:pPr>
        <w:pStyle w:val="CommentText"/>
      </w:pPr>
      <w:r>
        <w:rPr>
          <w:rStyle w:val="CommentReference"/>
        </w:rPr>
        <w:annotationRef/>
      </w:r>
      <w:r>
        <w:t>risen, or shone?</w:t>
      </w:r>
    </w:p>
  </w:comment>
  <w:comment w:id="825" w:author="Windows User" w:date="2015-10-30T08:56:00Z" w:initials="BS">
    <w:p w14:paraId="061FF9BB" w14:textId="77777777" w:rsidR="00AE7891" w:rsidRDefault="00AE7891"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AE7891" w:rsidRDefault="00AE7891" w:rsidP="00D65FD4">
      <w:pPr>
        <w:pStyle w:val="CommentText"/>
      </w:pPr>
      <w:r>
        <w:rPr>
          <w:rStyle w:val="CommentReference"/>
        </w:rPr>
        <w:annotationRef/>
      </w:r>
      <w:r>
        <w:t>risen, or shone?</w:t>
      </w:r>
    </w:p>
  </w:comment>
  <w:comment w:id="830" w:author="Windows User" w:date="2015-10-30T08:56:00Z" w:initials="BS">
    <w:p w14:paraId="13BC365B" w14:textId="77777777" w:rsidR="00AE7891" w:rsidRDefault="00AE7891"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AE7891" w:rsidRDefault="00AE7891"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AE7891" w:rsidRDefault="00AE7891" w:rsidP="00D65FD4">
      <w:pPr>
        <w:pStyle w:val="CommentText"/>
      </w:pPr>
      <w:r>
        <w:rPr>
          <w:rStyle w:val="CommentReference"/>
        </w:rPr>
        <w:annotationRef/>
      </w:r>
      <w:r>
        <w:t>risen, or shone?</w:t>
      </w:r>
    </w:p>
  </w:comment>
  <w:comment w:id="836" w:author="Windows User" w:date="2015-10-30T08:56:00Z" w:initials="BS">
    <w:p w14:paraId="690C098D" w14:textId="77777777" w:rsidR="00AE7891" w:rsidRDefault="00AE7891" w:rsidP="00D65FD4">
      <w:pPr>
        <w:pStyle w:val="CommentText"/>
      </w:pPr>
      <w:r>
        <w:rPr>
          <w:rStyle w:val="CommentReference"/>
        </w:rPr>
        <w:annotationRef/>
      </w:r>
      <w:r>
        <w:t>risen, or shone?</w:t>
      </w:r>
    </w:p>
  </w:comment>
  <w:comment w:id="840" w:author="Windows User" w:date="2015-10-30T08:56:00Z" w:initials="BS">
    <w:p w14:paraId="47406125" w14:textId="77777777" w:rsidR="00AE7891" w:rsidRDefault="00AE7891" w:rsidP="00E35F1F">
      <w:pPr>
        <w:pStyle w:val="CommentText"/>
      </w:pPr>
      <w:r>
        <w:rPr>
          <w:rStyle w:val="CommentReference"/>
        </w:rPr>
        <w:annotationRef/>
      </w:r>
      <w:r>
        <w:t>dividing wall?</w:t>
      </w:r>
    </w:p>
  </w:comment>
  <w:comment w:id="841" w:author="Windows User" w:date="2015-10-30T08:56:00Z" w:initials="BS">
    <w:p w14:paraId="3115FE96" w14:textId="77777777" w:rsidR="00AE7891" w:rsidRDefault="00AE7891" w:rsidP="00D65FD4">
      <w:pPr>
        <w:pStyle w:val="CommentText"/>
      </w:pPr>
      <w:r>
        <w:rPr>
          <w:rStyle w:val="CommentReference"/>
        </w:rPr>
        <w:annotationRef/>
      </w:r>
      <w:r>
        <w:t>risen, or shone?</w:t>
      </w:r>
    </w:p>
  </w:comment>
  <w:comment w:id="845" w:author="Windows User" w:date="2015-10-30T08:56:00Z" w:initials="BS">
    <w:p w14:paraId="0BDB9E8A" w14:textId="77777777" w:rsidR="00AE7891" w:rsidRDefault="00AE7891"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AE7891" w:rsidRDefault="00AE7891"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AE7891" w:rsidRDefault="00AE7891"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AE7891" w:rsidRDefault="00AE7891"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AE7891" w:rsidRDefault="00AE7891"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AE7891" w:rsidRDefault="00AE7891" w:rsidP="00E35F1F">
      <w:pPr>
        <w:pStyle w:val="CommentText"/>
      </w:pPr>
      <w:r>
        <w:rPr>
          <w:rStyle w:val="CommentReference"/>
        </w:rPr>
        <w:annotationRef/>
      </w:r>
      <w:r>
        <w:t>or "sining"?</w:t>
      </w:r>
    </w:p>
  </w:comment>
  <w:comment w:id="851" w:author="Windows User" w:date="2015-10-30T08:56:00Z" w:initials="BS">
    <w:p w14:paraId="112875D2" w14:textId="77777777" w:rsidR="00AE7891" w:rsidRDefault="00AE7891" w:rsidP="00D65FD4">
      <w:pPr>
        <w:pStyle w:val="CommentText"/>
      </w:pPr>
      <w:r>
        <w:rPr>
          <w:rStyle w:val="CommentReference"/>
        </w:rPr>
        <w:annotationRef/>
      </w:r>
      <w:r>
        <w:t>risen, or shone?</w:t>
      </w:r>
    </w:p>
  </w:comment>
  <w:comment w:id="856" w:author="Windows User" w:date="2015-10-30T08:56:00Z" w:initials="BS">
    <w:p w14:paraId="1CF8EF29" w14:textId="77777777" w:rsidR="00AE7891" w:rsidRDefault="00AE7891"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AE7891" w:rsidRDefault="00AE7891"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AE7891" w:rsidRDefault="00AE7891"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AE7891" w:rsidRDefault="00AE7891"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AE7891" w:rsidRDefault="00AE7891"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AE7891" w:rsidRDefault="00AE7891"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AE7891" w:rsidRDefault="00AE7891" w:rsidP="00E35F1F">
      <w:pPr>
        <w:pStyle w:val="CommentText"/>
      </w:pPr>
      <w:r>
        <w:rPr>
          <w:rStyle w:val="CommentReference"/>
        </w:rPr>
        <w:annotationRef/>
      </w:r>
      <w:r>
        <w:t>Received or bought?</w:t>
      </w:r>
    </w:p>
  </w:comment>
  <w:comment w:id="896" w:author="Brett Slote" w:date="2015-10-30T08:56:00Z" w:initials="BS">
    <w:p w14:paraId="6DDFB160" w14:textId="77777777" w:rsidR="00AE7891" w:rsidRDefault="00AE7891" w:rsidP="00E35F1F">
      <w:pPr>
        <w:pStyle w:val="CommentText"/>
      </w:pPr>
      <w:r>
        <w:rPr>
          <w:rStyle w:val="CommentReference"/>
        </w:rPr>
        <w:annotationRef/>
      </w:r>
      <w:r>
        <w:t>Uncircumscript?</w:t>
      </w:r>
    </w:p>
  </w:comment>
  <w:comment w:id="899" w:author="Brett Slote" w:date="2015-10-30T08:56:00Z" w:initials="BS">
    <w:p w14:paraId="39A4B3F9" w14:textId="77777777" w:rsidR="00AE7891" w:rsidRDefault="00AE7891" w:rsidP="00E35F1F">
      <w:pPr>
        <w:pStyle w:val="CommentText"/>
      </w:pPr>
      <w:r>
        <w:rPr>
          <w:rStyle w:val="CommentReference"/>
        </w:rPr>
        <w:annotationRef/>
      </w:r>
      <w:r>
        <w:t>Orthodox?</w:t>
      </w:r>
    </w:p>
  </w:comment>
  <w:comment w:id="900" w:author="Brett Slote" w:date="2015-10-30T08:56:00Z" w:initials="BS">
    <w:p w14:paraId="7E993A49" w14:textId="77777777" w:rsidR="00AE7891" w:rsidRDefault="00AE7891" w:rsidP="00E35F1F">
      <w:pPr>
        <w:pStyle w:val="CommentText"/>
      </w:pPr>
      <w:r>
        <w:rPr>
          <w:rStyle w:val="CommentReference"/>
        </w:rPr>
        <w:annotationRef/>
      </w:r>
      <w:r>
        <w:t>Faith?</w:t>
      </w:r>
    </w:p>
  </w:comment>
  <w:comment w:id="903" w:author="Brett Slote" w:date="2015-10-30T08:56:00Z" w:initials="BS">
    <w:p w14:paraId="575DF2C3" w14:textId="77777777" w:rsidR="00AE7891" w:rsidRDefault="00AE7891" w:rsidP="00E35F1F">
      <w:pPr>
        <w:pStyle w:val="CommentText"/>
      </w:pPr>
      <w:r>
        <w:rPr>
          <w:rStyle w:val="CommentReference"/>
        </w:rPr>
        <w:annotationRef/>
      </w:r>
      <w:r>
        <w:t>Need a consistent policy</w:t>
      </w:r>
    </w:p>
  </w:comment>
  <w:comment w:id="907" w:author="Brett Slote" w:date="2015-10-30T08:56:00Z" w:initials="BS">
    <w:p w14:paraId="4A370093" w14:textId="77777777" w:rsidR="00AE7891" w:rsidRDefault="00AE7891" w:rsidP="00E35F1F">
      <w:pPr>
        <w:pStyle w:val="CommentText"/>
      </w:pPr>
      <w:r>
        <w:rPr>
          <w:rStyle w:val="CommentReference"/>
        </w:rPr>
        <w:annotationRef/>
      </w:r>
      <w:r>
        <w:t>Ramez, He or Him?</w:t>
      </w:r>
    </w:p>
  </w:comment>
  <w:comment w:id="908" w:author="Brett Slote" w:date="2015-10-30T08:56:00Z" w:initials="BS">
    <w:p w14:paraId="3B1DEA29" w14:textId="77777777" w:rsidR="00AE7891" w:rsidRDefault="00AE7891" w:rsidP="00E35F1F">
      <w:pPr>
        <w:pStyle w:val="CommentText"/>
      </w:pPr>
      <w:r>
        <w:rPr>
          <w:rStyle w:val="CommentReference"/>
        </w:rPr>
        <w:annotationRef/>
      </w:r>
      <w:r>
        <w:t>On? By?</w:t>
      </w:r>
    </w:p>
  </w:comment>
  <w:comment w:id="909" w:author="Windows User" w:date="2015-11-21T13:15:00Z" w:initials="WU">
    <w:p w14:paraId="05ACE9CF" w14:textId="77777777" w:rsidR="00AE7891" w:rsidRDefault="00AE7891" w:rsidP="00E35F1F">
      <w:pPr>
        <w:pStyle w:val="CommentText"/>
      </w:pPr>
      <w:r>
        <w:rPr>
          <w:rStyle w:val="CommentReference"/>
        </w:rPr>
        <w:annotationRef/>
      </w:r>
      <w:r>
        <w:t>check</w:t>
      </w:r>
    </w:p>
  </w:comment>
  <w:comment w:id="917" w:author="Windows User" w:date="2015-10-30T08:56:00Z" w:initials="BS">
    <w:p w14:paraId="5592658B" w14:textId="77777777" w:rsidR="00AE7891" w:rsidRDefault="00AE7891"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AE7891" w:rsidRDefault="00AE7891"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AE7891" w:rsidRDefault="00AE7891" w:rsidP="00E35F1F">
      <w:pPr>
        <w:pStyle w:val="CommentText"/>
      </w:pPr>
      <w:r>
        <w:rPr>
          <w:rStyle w:val="CommentReference"/>
        </w:rPr>
        <w:annotationRef/>
      </w:r>
      <w:r>
        <w:t>adjective? severe?</w:t>
      </w:r>
    </w:p>
  </w:comment>
  <w:comment w:id="928" w:author="Windows User" w:date="2015-11-21T13:15:00Z" w:initials="WU">
    <w:p w14:paraId="071C1D6C" w14:textId="77777777" w:rsidR="00AE7891" w:rsidRDefault="00AE7891" w:rsidP="00E35F1F">
      <w:pPr>
        <w:pStyle w:val="CommentText"/>
      </w:pPr>
      <w:r>
        <w:rPr>
          <w:rStyle w:val="CommentReference"/>
        </w:rPr>
        <w:annotationRef/>
      </w:r>
      <w:r>
        <w:t>check</w:t>
      </w:r>
    </w:p>
  </w:comment>
  <w:comment w:id="930" w:author="Windows User" w:date="2015-10-30T08:56:00Z" w:initials="BS">
    <w:p w14:paraId="5CA1796C" w14:textId="77777777" w:rsidR="00AE7891" w:rsidRDefault="00AE7891" w:rsidP="00E35F1F">
      <w:pPr>
        <w:pStyle w:val="CommentText"/>
      </w:pPr>
      <w:r>
        <w:rPr>
          <w:rStyle w:val="CommentReference"/>
        </w:rPr>
        <w:annotationRef/>
      </w:r>
      <w:r>
        <w:t>too literal?</w:t>
      </w:r>
    </w:p>
  </w:comment>
  <w:comment w:id="933" w:author="Windows User" w:date="2015-10-30T08:56:00Z" w:initials="BS">
    <w:p w14:paraId="39BBFF20" w14:textId="77777777" w:rsidR="00AE7891" w:rsidRDefault="00AE7891" w:rsidP="00E35F1F">
      <w:pPr>
        <w:pStyle w:val="CommentText"/>
      </w:pPr>
      <w:r>
        <w:rPr>
          <w:rStyle w:val="CommentReference"/>
        </w:rPr>
        <w:annotationRef/>
      </w:r>
      <w:r>
        <w:t>awkward</w:t>
      </w:r>
    </w:p>
  </w:comment>
  <w:comment w:id="934" w:author="Windows User" w:date="2015-10-30T08:56:00Z" w:initials="BS">
    <w:p w14:paraId="7C372EC3" w14:textId="77777777" w:rsidR="00AE7891" w:rsidRDefault="00AE7891"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AE7891" w:rsidRDefault="00AE7891" w:rsidP="00E35F1F">
      <w:pPr>
        <w:pStyle w:val="CommentText"/>
      </w:pPr>
      <w:r>
        <w:rPr>
          <w:rStyle w:val="CommentReference"/>
        </w:rPr>
        <w:annotationRef/>
      </w:r>
      <w:r>
        <w:t>awkward</w:t>
      </w:r>
    </w:p>
  </w:comment>
  <w:comment w:id="937" w:author="Windows User" w:date="2015-10-30T08:56:00Z" w:initials="BS">
    <w:p w14:paraId="512D6CE2" w14:textId="77777777" w:rsidR="00AE7891" w:rsidRDefault="00AE7891" w:rsidP="00E35F1F">
      <w:pPr>
        <w:pStyle w:val="CommentText"/>
      </w:pPr>
      <w:r>
        <w:rPr>
          <w:rStyle w:val="CommentReference"/>
        </w:rPr>
        <w:annotationRef/>
      </w:r>
      <w:r>
        <w:t>terribly awkward</w:t>
      </w:r>
    </w:p>
  </w:comment>
  <w:comment w:id="938" w:author="Windows User" w:date="2015-11-21T13:16:00Z" w:initials="WU">
    <w:p w14:paraId="56B70852" w14:textId="77777777" w:rsidR="00AE7891" w:rsidRDefault="00AE7891" w:rsidP="00E35F1F">
      <w:pPr>
        <w:pStyle w:val="CommentText"/>
      </w:pPr>
      <w:r>
        <w:rPr>
          <w:rStyle w:val="CommentReference"/>
        </w:rPr>
        <w:annotationRef/>
      </w:r>
      <w:r>
        <w:t>check</w:t>
      </w:r>
    </w:p>
  </w:comment>
  <w:comment w:id="939" w:author="Windows User" w:date="2015-11-21T13:16:00Z" w:initials="WU">
    <w:p w14:paraId="46C7130C" w14:textId="77777777" w:rsidR="00AE7891" w:rsidRDefault="00AE7891" w:rsidP="00E35F1F">
      <w:pPr>
        <w:pStyle w:val="CommentText"/>
      </w:pPr>
      <w:r>
        <w:rPr>
          <w:rStyle w:val="CommentReference"/>
        </w:rPr>
        <w:annotationRef/>
      </w:r>
      <w:r>
        <w:t>check</w:t>
      </w:r>
    </w:p>
  </w:comment>
  <w:comment w:id="940" w:author="Windows User" w:date="2015-11-21T13:16:00Z" w:initials="WU">
    <w:p w14:paraId="5E32845B" w14:textId="77777777" w:rsidR="00AE7891" w:rsidRDefault="00AE7891" w:rsidP="00E35F1F">
      <w:pPr>
        <w:pStyle w:val="CommentText"/>
      </w:pPr>
      <w:r>
        <w:rPr>
          <w:rStyle w:val="CommentReference"/>
        </w:rPr>
        <w:annotationRef/>
      </w:r>
      <w:r>
        <w:t>check</w:t>
      </w:r>
    </w:p>
  </w:comment>
  <w:comment w:id="941" w:author="Windows User" w:date="2015-11-21T13:16:00Z" w:initials="WU">
    <w:p w14:paraId="530C7E75" w14:textId="77777777" w:rsidR="00AE7891" w:rsidRDefault="00AE7891" w:rsidP="00E35F1F">
      <w:pPr>
        <w:pStyle w:val="CommentText"/>
      </w:pPr>
      <w:r>
        <w:rPr>
          <w:rStyle w:val="CommentReference"/>
        </w:rPr>
        <w:annotationRef/>
      </w:r>
      <w:r>
        <w:t>check</w:t>
      </w:r>
    </w:p>
  </w:comment>
  <w:comment w:id="944" w:author="Windows User" w:date="2015-10-30T08:56:00Z" w:initials="BS">
    <w:p w14:paraId="215C41D2" w14:textId="77777777" w:rsidR="00AE7891" w:rsidRDefault="00AE7891" w:rsidP="00E35F1F">
      <w:pPr>
        <w:pStyle w:val="CommentText"/>
      </w:pPr>
      <w:r>
        <w:rPr>
          <w:rStyle w:val="CommentReference"/>
        </w:rPr>
        <w:annotationRef/>
      </w:r>
      <w:r>
        <w:t>sat?</w:t>
      </w:r>
    </w:p>
  </w:comment>
  <w:comment w:id="945" w:author="Windows User" w:date="2015-11-21T13:17:00Z" w:initials="WU">
    <w:p w14:paraId="6B55DDAB" w14:textId="77777777" w:rsidR="00AE7891" w:rsidRDefault="00AE7891" w:rsidP="00E35F1F">
      <w:pPr>
        <w:pStyle w:val="CommentText"/>
      </w:pPr>
      <w:r>
        <w:rPr>
          <w:rStyle w:val="CommentReference"/>
        </w:rPr>
        <w:annotationRef/>
      </w:r>
      <w:r>
        <w:t>check</w:t>
      </w:r>
    </w:p>
  </w:comment>
  <w:comment w:id="946" w:author="Windows User" w:date="2015-11-21T13:17:00Z" w:initials="WU">
    <w:p w14:paraId="5825D4CB" w14:textId="77777777" w:rsidR="00AE7891" w:rsidRDefault="00AE7891" w:rsidP="00E35F1F">
      <w:pPr>
        <w:pStyle w:val="CommentText"/>
      </w:pPr>
      <w:r>
        <w:rPr>
          <w:rStyle w:val="CommentReference"/>
        </w:rPr>
        <w:annotationRef/>
      </w:r>
      <w:r>
        <w:t>check</w:t>
      </w:r>
    </w:p>
  </w:comment>
  <w:comment w:id="949" w:author="Windows User" w:date="2015-10-30T08:56:00Z" w:initials="BS">
    <w:p w14:paraId="3E614A56" w14:textId="77777777" w:rsidR="00AE7891" w:rsidRDefault="00AE7891"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AE7891" w:rsidRDefault="00AE7891" w:rsidP="00E35F1F">
      <w:pPr>
        <w:pStyle w:val="CommentText"/>
      </w:pPr>
      <w:r>
        <w:rPr>
          <w:rStyle w:val="CommentReference"/>
        </w:rPr>
        <w:annotationRef/>
      </w:r>
      <w:r>
        <w:t>appearing?</w:t>
      </w:r>
    </w:p>
  </w:comment>
  <w:comment w:id="951" w:author="Windows User" w:date="2015-10-30T08:56:00Z" w:initials="BS">
    <w:p w14:paraId="4735348E" w14:textId="77777777" w:rsidR="00AE7891" w:rsidRDefault="00AE7891" w:rsidP="00E35F1F">
      <w:pPr>
        <w:pStyle w:val="CommentText"/>
      </w:pPr>
      <w:r>
        <w:rPr>
          <w:rStyle w:val="CommentReference"/>
        </w:rPr>
        <w:annotationRef/>
      </w:r>
      <w:r>
        <w:t>He</w:t>
      </w:r>
    </w:p>
  </w:comment>
  <w:comment w:id="958" w:author="Windows User" w:date="2015-10-30T08:56:00Z" w:initials="BS">
    <w:p w14:paraId="5F2DFD8E" w14:textId="77777777" w:rsidR="00AE7891" w:rsidRDefault="00AE7891"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AE7891" w:rsidRDefault="00AE7891">
      <w:pPr>
        <w:pStyle w:val="CommentText"/>
      </w:pPr>
      <w:r>
        <w:rPr>
          <w:rStyle w:val="CommentReference"/>
        </w:rPr>
        <w:annotationRef/>
      </w:r>
      <w:r>
        <w:t>Should this be crush?</w:t>
      </w:r>
    </w:p>
  </w:comment>
  <w:comment w:id="960" w:author="Windows User" w:date="2015-10-30T08:56:00Z" w:initials="BS">
    <w:p w14:paraId="7D69D9EF" w14:textId="77777777" w:rsidR="00AE7891" w:rsidRDefault="00AE7891"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AE7891" w:rsidRDefault="00AE7891"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AE7891" w:rsidRDefault="00AE7891"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AE7891" w:rsidRDefault="00AE7891"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AE7891" w:rsidRDefault="00AE7891"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AE7891" w:rsidRDefault="00AE7891" w:rsidP="00E35F1F">
      <w:pPr>
        <w:pStyle w:val="CommentText"/>
      </w:pPr>
      <w:r>
        <w:rPr>
          <w:rStyle w:val="CommentReference"/>
        </w:rPr>
        <w:annotationRef/>
      </w:r>
      <w:r>
        <w:t>repeat quotes or contiguious?</w:t>
      </w:r>
    </w:p>
  </w:comment>
  <w:comment w:id="976" w:author="Windows User" w:date="2015-10-30T08:56:00Z" w:initials="BS">
    <w:p w14:paraId="29400B5B" w14:textId="77777777" w:rsidR="00AE7891" w:rsidRDefault="00AE7891" w:rsidP="00E35F1F">
      <w:pPr>
        <w:pStyle w:val="CommentText"/>
      </w:pPr>
      <w:r>
        <w:rPr>
          <w:rStyle w:val="CommentReference"/>
        </w:rPr>
        <w:annotationRef/>
      </w:r>
      <w:r>
        <w:t>in strength?</w:t>
      </w:r>
    </w:p>
  </w:comment>
  <w:comment w:id="977" w:author="Windows User" w:date="2015-10-30T08:56:00Z" w:initials="BS">
    <w:p w14:paraId="19007B27" w14:textId="77777777" w:rsidR="00AE7891" w:rsidRDefault="00AE7891"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AE7891" w:rsidRDefault="00AE7891" w:rsidP="00E35F1F">
      <w:pPr>
        <w:pStyle w:val="CommentText"/>
      </w:pPr>
      <w:r>
        <w:rPr>
          <w:rStyle w:val="CommentReference"/>
        </w:rPr>
        <w:annotationRef/>
      </w:r>
      <w:r>
        <w:t>theotokos, not mav em ef Nooti</w:t>
      </w:r>
    </w:p>
  </w:comment>
  <w:comment w:id="980" w:author="Windows User" w:date="2015-10-30T08:56:00Z" w:initials="BS">
    <w:p w14:paraId="72887F8D" w14:textId="77777777" w:rsidR="00AE7891" w:rsidRDefault="00AE7891" w:rsidP="00E35F1F">
      <w:pPr>
        <w:pStyle w:val="CommentText"/>
      </w:pPr>
      <w:r>
        <w:rPr>
          <w:rStyle w:val="CommentReference"/>
        </w:rPr>
        <w:annotationRef/>
      </w:r>
      <w:r>
        <w:t>in?</w:t>
      </w:r>
    </w:p>
  </w:comment>
  <w:comment w:id="982" w:author="Windows User" w:date="2015-10-30T08:56:00Z" w:initials="BS">
    <w:p w14:paraId="79923510" w14:textId="77777777" w:rsidR="00AE7891" w:rsidRDefault="00AE7891"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AE7891" w:rsidRDefault="00AE7891" w:rsidP="00E35F1F">
      <w:pPr>
        <w:pStyle w:val="CommentText"/>
      </w:pPr>
      <w:r>
        <w:rPr>
          <w:rStyle w:val="CommentReference"/>
        </w:rPr>
        <w:annotationRef/>
      </w:r>
      <w:r>
        <w:t>tense?</w:t>
      </w:r>
    </w:p>
  </w:comment>
  <w:comment w:id="985" w:author="Windows User" w:date="2015-10-30T08:56:00Z" w:initials="BS">
    <w:p w14:paraId="2626B3B0" w14:textId="77777777" w:rsidR="00AE7891" w:rsidRDefault="00AE7891" w:rsidP="00E35F1F">
      <w:pPr>
        <w:pStyle w:val="CommentText"/>
      </w:pPr>
      <w:r>
        <w:rPr>
          <w:rStyle w:val="CommentReference"/>
        </w:rPr>
        <w:annotationRef/>
      </w:r>
      <w:r>
        <w:t>too far for a pronoun</w:t>
      </w:r>
    </w:p>
  </w:comment>
  <w:comment w:id="986" w:author="Windows User" w:date="2015-10-30T08:56:00Z" w:initials="BS">
    <w:p w14:paraId="35C833E4" w14:textId="77777777" w:rsidR="00AE7891" w:rsidRDefault="00AE7891" w:rsidP="00E35F1F">
      <w:pPr>
        <w:pStyle w:val="CommentText"/>
      </w:pPr>
      <w:r>
        <w:rPr>
          <w:rStyle w:val="CommentReference"/>
        </w:rPr>
        <w:annotationRef/>
      </w:r>
      <w:r>
        <w:t>deemed or made?</w:t>
      </w:r>
    </w:p>
  </w:comment>
  <w:comment w:id="988" w:author="Windows User" w:date="2015-10-30T08:56:00Z" w:initials="BS">
    <w:p w14:paraId="5C7B7A35" w14:textId="77777777" w:rsidR="00AE7891" w:rsidRDefault="00AE7891"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AE7891" w:rsidRDefault="00AE7891" w:rsidP="00E35F1F">
      <w:pPr>
        <w:pStyle w:val="CommentText"/>
      </w:pPr>
      <w:r>
        <w:rPr>
          <w:rStyle w:val="CommentReference"/>
        </w:rPr>
        <w:annotationRef/>
      </w:r>
      <w:r>
        <w:t>rises or shines?</w:t>
      </w:r>
    </w:p>
  </w:comment>
  <w:comment w:id="993" w:author="Windows User" w:date="2015-10-30T08:56:00Z" w:initials="BS">
    <w:p w14:paraId="5671149C" w14:textId="77777777" w:rsidR="00AE7891" w:rsidRDefault="00AE7891" w:rsidP="00E35F1F">
      <w:pPr>
        <w:pStyle w:val="CommentText"/>
      </w:pPr>
      <w:r>
        <w:rPr>
          <w:rStyle w:val="CommentReference"/>
        </w:rPr>
        <w:annotationRef/>
      </w:r>
      <w:r>
        <w:t>destroyed or damaged?</w:t>
      </w:r>
    </w:p>
  </w:comment>
  <w:comment w:id="1001" w:author="Windows User" w:date="2015-10-30T08:56:00Z" w:initials="BS">
    <w:p w14:paraId="4B308EB2" w14:textId="77777777" w:rsidR="00AE7891" w:rsidRDefault="00AE7891" w:rsidP="00E35F1F">
      <w:pPr>
        <w:pStyle w:val="CommentText"/>
      </w:pPr>
      <w:r>
        <w:rPr>
          <w:rStyle w:val="CommentReference"/>
        </w:rPr>
        <w:annotationRef/>
      </w:r>
      <w:r>
        <w:t>servant, or slave?</w:t>
      </w:r>
    </w:p>
  </w:comment>
  <w:comment w:id="1002" w:author="Windows User" w:date="2015-10-30T08:56:00Z" w:initials="BS">
    <w:p w14:paraId="20DF1D54" w14:textId="77777777" w:rsidR="00AE7891" w:rsidRDefault="00AE7891" w:rsidP="00E35F1F">
      <w:pPr>
        <w:pStyle w:val="CommentText"/>
      </w:pPr>
      <w:r>
        <w:rPr>
          <w:rStyle w:val="CommentReference"/>
        </w:rPr>
        <w:annotationRef/>
      </w:r>
      <w:r>
        <w:t>Feels way too literal</w:t>
      </w:r>
    </w:p>
  </w:comment>
  <w:comment w:id="1003" w:author="Windows User" w:date="2015-11-21T13:18:00Z" w:initials="WU">
    <w:p w14:paraId="2A74F11D" w14:textId="77777777" w:rsidR="00AE7891" w:rsidRDefault="00AE7891" w:rsidP="00E35F1F">
      <w:pPr>
        <w:pStyle w:val="CommentText"/>
      </w:pPr>
      <w:r>
        <w:rPr>
          <w:rStyle w:val="CommentReference"/>
        </w:rPr>
        <w:annotationRef/>
      </w:r>
      <w:r>
        <w:t>check</w:t>
      </w:r>
    </w:p>
  </w:comment>
  <w:comment w:id="1011" w:author="Windows User" w:date="2015-10-30T08:56:00Z" w:initials="BS">
    <w:p w14:paraId="6352B7F4" w14:textId="77777777" w:rsidR="00AE7891" w:rsidRDefault="00AE7891"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AE7891" w:rsidRDefault="00AE7891"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AE7891" w:rsidRDefault="00AE7891"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AE7891" w:rsidRDefault="00AE7891"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AE7891" w:rsidRDefault="00AE7891" w:rsidP="00E35F1F">
      <w:pPr>
        <w:pStyle w:val="CommentText"/>
      </w:pPr>
      <w:r>
        <w:rPr>
          <w:rStyle w:val="CommentReference"/>
        </w:rPr>
        <w:annotationRef/>
      </w:r>
      <w:r>
        <w:t>net or hook?</w:t>
      </w:r>
    </w:p>
  </w:comment>
  <w:comment w:id="1024" w:author="Windows User" w:date="2015-10-30T08:56:00Z" w:initials="BS">
    <w:p w14:paraId="631E73A0" w14:textId="77777777" w:rsidR="00AE7891" w:rsidRDefault="00AE7891"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AE7891" w:rsidRDefault="00AE7891" w:rsidP="00E35F1F">
      <w:pPr>
        <w:pStyle w:val="CommentText"/>
      </w:pPr>
      <w:r>
        <w:rPr>
          <w:rStyle w:val="CommentReference"/>
        </w:rPr>
        <w:annotationRef/>
      </w:r>
      <w:r>
        <w:t>what does this mean?</w:t>
      </w:r>
    </w:p>
  </w:comment>
  <w:comment w:id="1026" w:author="Windows User" w:date="2015-10-30T08:56:00Z" w:initials="BS">
    <w:p w14:paraId="0A6E9F00" w14:textId="77777777" w:rsidR="00AE7891" w:rsidRDefault="00AE7891" w:rsidP="00E35F1F">
      <w:pPr>
        <w:pStyle w:val="CommentText"/>
      </w:pPr>
      <w:r>
        <w:rPr>
          <w:rStyle w:val="CommentReference"/>
        </w:rPr>
        <w:annotationRef/>
      </w:r>
      <w:r>
        <w:t>Path? Or Way? i.e. Christ?</w:t>
      </w:r>
    </w:p>
  </w:comment>
  <w:comment w:id="1027" w:author="Windows User" w:date="2015-10-30T08:56:00Z" w:initials="BS">
    <w:p w14:paraId="50D676B3" w14:textId="77777777" w:rsidR="00AE7891" w:rsidRDefault="00AE7891" w:rsidP="00E35F1F">
      <w:pPr>
        <w:pStyle w:val="CommentText"/>
      </w:pPr>
      <w:r>
        <w:rPr>
          <w:rStyle w:val="CommentReference"/>
        </w:rPr>
        <w:annotationRef/>
      </w:r>
      <w:r>
        <w:t>forward to? Or towards?</w:t>
      </w:r>
    </w:p>
  </w:comment>
  <w:comment w:id="1028" w:author="Windows User" w:date="2015-10-30T08:56:00Z" w:initials="BS">
    <w:p w14:paraId="4E94979B" w14:textId="77777777" w:rsidR="00AE7891" w:rsidRDefault="00AE7891" w:rsidP="00E35F1F">
      <w:pPr>
        <w:pStyle w:val="CommentText"/>
      </w:pPr>
      <w:r>
        <w:rPr>
          <w:rStyle w:val="CommentReference"/>
        </w:rPr>
        <w:annotationRef/>
      </w:r>
      <w:r>
        <w:t>gladness</w:t>
      </w:r>
    </w:p>
  </w:comment>
  <w:comment w:id="1036" w:author="Windows User" w:date="2015-10-30T08:56:00Z" w:initials="BS">
    <w:p w14:paraId="3588E256" w14:textId="77777777" w:rsidR="00AE7891" w:rsidRDefault="00AE7891"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AE7891" w:rsidRDefault="00AE7891" w:rsidP="00E35F1F">
      <w:pPr>
        <w:pStyle w:val="CommentText"/>
      </w:pPr>
      <w:r>
        <w:rPr>
          <w:rStyle w:val="CommentReference"/>
        </w:rPr>
        <w:annotationRef/>
      </w:r>
      <w:r>
        <w:t>Everyday or a day?</w:t>
      </w:r>
    </w:p>
  </w:comment>
  <w:comment w:id="1038" w:author="Windows User" w:date="2015-10-30T08:56:00Z" w:initials="BS">
    <w:p w14:paraId="7938A467" w14:textId="77777777" w:rsidR="00AE7891" w:rsidRDefault="00AE7891"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AE7891" w:rsidRDefault="00AE7891" w:rsidP="00E35F1F">
      <w:pPr>
        <w:pStyle w:val="CommentText"/>
      </w:pPr>
      <w:r>
        <w:rPr>
          <w:rStyle w:val="CommentReference"/>
        </w:rPr>
        <w:annotationRef/>
      </w:r>
      <w:r>
        <w:t>glory, splendor or beauty?</w:t>
      </w:r>
    </w:p>
  </w:comment>
  <w:comment w:id="1040" w:author="Windows User" w:date="2015-10-30T08:56:00Z" w:initials="BS">
    <w:p w14:paraId="07A7FAB4" w14:textId="77777777" w:rsidR="00AE7891" w:rsidRDefault="00AE7891" w:rsidP="00E35F1F">
      <w:pPr>
        <w:pStyle w:val="CommentText"/>
      </w:pPr>
      <w:r>
        <w:rPr>
          <w:rStyle w:val="CommentReference"/>
        </w:rPr>
        <w:annotationRef/>
      </w:r>
      <w:r>
        <w:t>from or and?</w:t>
      </w:r>
    </w:p>
  </w:comment>
  <w:comment w:id="1041" w:author="Windows User" w:date="2015-10-30T08:56:00Z" w:initials="BS">
    <w:p w14:paraId="5249720E" w14:textId="77777777" w:rsidR="00AE7891" w:rsidRDefault="00AE7891"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AE7891" w:rsidRDefault="00AE7891"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AE7891" w:rsidRDefault="00AE7891" w:rsidP="00E35F1F">
      <w:pPr>
        <w:pStyle w:val="CommentText"/>
      </w:pPr>
      <w:r>
        <w:rPr>
          <w:rStyle w:val="CommentReference"/>
        </w:rPr>
        <w:annotationRef/>
      </w:r>
      <w:r>
        <w:t>is this right?</w:t>
      </w:r>
    </w:p>
  </w:comment>
  <w:comment w:id="1044" w:author="Windows User" w:date="2015-10-30T08:56:00Z" w:initials="BS">
    <w:p w14:paraId="21BA9344" w14:textId="77777777" w:rsidR="00AE7891" w:rsidRDefault="00AE7891" w:rsidP="00E35F1F">
      <w:pPr>
        <w:pStyle w:val="CommentText"/>
      </w:pPr>
      <w:r>
        <w:rPr>
          <w:rStyle w:val="CommentReference"/>
        </w:rPr>
        <w:annotationRef/>
      </w:r>
      <w:r>
        <w:t>isn't it of?</w:t>
      </w:r>
    </w:p>
  </w:comment>
  <w:comment w:id="1045" w:author="Windows User" w:date="2015-10-30T08:56:00Z" w:initials="BS">
    <w:p w14:paraId="0DB057D8" w14:textId="77777777" w:rsidR="00AE7891" w:rsidRDefault="00AE7891" w:rsidP="00E35F1F">
      <w:pPr>
        <w:pStyle w:val="CommentText"/>
      </w:pPr>
      <w:r>
        <w:rPr>
          <w:rStyle w:val="CommentReference"/>
        </w:rPr>
        <w:annotationRef/>
      </w:r>
      <w:r>
        <w:t>isn't it blesses?</w:t>
      </w:r>
    </w:p>
  </w:comment>
  <w:comment w:id="1046" w:author="Windows User" w:date="2015-10-30T08:56:00Z" w:initials="BS">
    <w:p w14:paraId="4126BF87" w14:textId="77777777" w:rsidR="00AE7891" w:rsidRDefault="00AE7891" w:rsidP="00E35F1F">
      <w:pPr>
        <w:pStyle w:val="CommentText"/>
      </w:pPr>
      <w:r>
        <w:rPr>
          <w:rStyle w:val="CommentReference"/>
        </w:rPr>
        <w:annotationRef/>
      </w:r>
      <w:r>
        <w:t>blessing or blessing?</w:t>
      </w:r>
    </w:p>
  </w:comment>
  <w:comment w:id="1047" w:author="Windows User" w:date="2015-10-30T08:56:00Z" w:initials="BS">
    <w:p w14:paraId="068E7184" w14:textId="77777777" w:rsidR="00AE7891" w:rsidRDefault="00AE7891"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AE7891" w:rsidRDefault="00AE7891" w:rsidP="00E35F1F">
      <w:pPr>
        <w:pStyle w:val="CommentText"/>
      </w:pPr>
      <w:r>
        <w:rPr>
          <w:rStyle w:val="CommentReference"/>
        </w:rPr>
        <w:annotationRef/>
      </w:r>
      <w:r>
        <w:t>perfect or true?</w:t>
      </w:r>
    </w:p>
  </w:comment>
  <w:comment w:id="1051" w:author="Windows User" w:date="2015-11-21T13:21:00Z" w:initials="WU">
    <w:p w14:paraId="686F5E9C" w14:textId="77777777" w:rsidR="00AE7891" w:rsidRDefault="00AE7891" w:rsidP="00E35F1F">
      <w:pPr>
        <w:pStyle w:val="CommentText"/>
      </w:pPr>
      <w:r>
        <w:rPr>
          <w:rStyle w:val="CommentReference"/>
        </w:rPr>
        <w:annotationRef/>
      </w:r>
    </w:p>
  </w:comment>
  <w:comment w:id="1058" w:author="Windows User" w:date="2015-10-30T08:56:00Z" w:initials="BS">
    <w:p w14:paraId="138D81C8" w14:textId="77777777" w:rsidR="00AE7891" w:rsidRDefault="00AE7891" w:rsidP="00E35F1F">
      <w:pPr>
        <w:pStyle w:val="CommentText"/>
      </w:pPr>
      <w:r>
        <w:rPr>
          <w:rStyle w:val="CommentReference"/>
        </w:rPr>
        <w:annotationRef/>
      </w:r>
      <w:r>
        <w:t>which word is right?</w:t>
      </w:r>
    </w:p>
  </w:comment>
  <w:comment w:id="1059" w:author="Windows User" w:date="2015-10-30T08:56:00Z" w:initials="BS">
    <w:p w14:paraId="36B899D8" w14:textId="77777777" w:rsidR="00AE7891" w:rsidRDefault="00AE7891" w:rsidP="00E35F1F">
      <w:pPr>
        <w:pStyle w:val="CommentText"/>
      </w:pPr>
      <w:r>
        <w:rPr>
          <w:rStyle w:val="CommentReference"/>
        </w:rPr>
        <w:annotationRef/>
      </w:r>
      <w:r>
        <w:t>wise?</w:t>
      </w:r>
    </w:p>
  </w:comment>
  <w:comment w:id="1061" w:author="Windows User" w:date="2015-10-30T08:56:00Z" w:initials="BS">
    <w:p w14:paraId="62F2B22F" w14:textId="77777777" w:rsidR="00AE7891" w:rsidRDefault="00AE7891" w:rsidP="00E35F1F">
      <w:pPr>
        <w:pStyle w:val="CommentText"/>
      </w:pPr>
      <w:r>
        <w:rPr>
          <w:rStyle w:val="CommentReference"/>
        </w:rPr>
        <w:annotationRef/>
      </w:r>
      <w:r>
        <w:t>bride, or bridal chamber?</w:t>
      </w:r>
    </w:p>
  </w:comment>
  <w:comment w:id="1062" w:author="Windows User" w:date="2015-10-30T08:56:00Z" w:initials="BS">
    <w:p w14:paraId="13AA9031" w14:textId="77777777" w:rsidR="00AE7891" w:rsidRDefault="00AE7891" w:rsidP="00E35F1F">
      <w:pPr>
        <w:pStyle w:val="CommentText"/>
      </w:pPr>
      <w:r>
        <w:rPr>
          <w:rStyle w:val="CommentReference"/>
        </w:rPr>
        <w:annotationRef/>
      </w:r>
      <w:r>
        <w:t>truth, logos, or true logos?</w:t>
      </w:r>
    </w:p>
  </w:comment>
  <w:comment w:id="1063" w:author="Windows User" w:date="2015-10-30T08:56:00Z" w:initials="BS">
    <w:p w14:paraId="116A567C" w14:textId="77777777" w:rsidR="00AE7891" w:rsidRDefault="00AE7891" w:rsidP="00E35F1F">
      <w:pPr>
        <w:pStyle w:val="CommentText"/>
      </w:pPr>
      <w:r>
        <w:rPr>
          <w:rStyle w:val="CommentReference"/>
        </w:rPr>
        <w:annotationRef/>
      </w:r>
      <w:r>
        <w:t>redeemed or saved?</w:t>
      </w:r>
    </w:p>
  </w:comment>
  <w:comment w:id="1065" w:author="Windows User" w:date="2015-10-30T08:56:00Z" w:initials="BS">
    <w:p w14:paraId="37848CBE" w14:textId="77777777" w:rsidR="00AE7891" w:rsidRDefault="00AE7891" w:rsidP="00E35F1F">
      <w:pPr>
        <w:pStyle w:val="CommentText"/>
      </w:pPr>
      <w:r>
        <w:rPr>
          <w:rStyle w:val="CommentReference"/>
        </w:rPr>
        <w:annotationRef/>
      </w:r>
      <w:r>
        <w:t>for us or unto us?</w:t>
      </w:r>
    </w:p>
  </w:comment>
  <w:comment w:id="1068" w:author="Windows User" w:date="2015-10-30T08:56:00Z" w:initials="BS">
    <w:p w14:paraId="7318299D" w14:textId="77777777" w:rsidR="00AE7891" w:rsidRDefault="00AE7891" w:rsidP="00E35F1F">
      <w:pPr>
        <w:pStyle w:val="CommentText"/>
      </w:pPr>
      <w:r>
        <w:rPr>
          <w:rStyle w:val="CommentReference"/>
        </w:rPr>
        <w:annotationRef/>
      </w:r>
      <w:r>
        <w:t>what does eshleelooi mean?</w:t>
      </w:r>
    </w:p>
  </w:comment>
  <w:comment w:id="1069" w:author="Windows User" w:date="2015-10-30T08:56:00Z" w:initials="BS">
    <w:p w14:paraId="01016F04" w14:textId="77777777" w:rsidR="00AE7891" w:rsidRDefault="00AE7891" w:rsidP="00E35F1F">
      <w:pPr>
        <w:pStyle w:val="CommentText"/>
      </w:pPr>
      <w:r>
        <w:rPr>
          <w:rStyle w:val="CommentReference"/>
        </w:rPr>
        <w:annotationRef/>
      </w:r>
      <w:r>
        <w:t>save or redeem?</w:t>
      </w:r>
    </w:p>
  </w:comment>
  <w:comment w:id="1071" w:author="Windows User" w:date="2015-10-30T08:56:00Z" w:initials="BS">
    <w:p w14:paraId="2F0C8D0C" w14:textId="77777777" w:rsidR="00AE7891" w:rsidRDefault="00AE7891"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AE7891" w:rsidRDefault="00AE7891"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AE7891" w:rsidRDefault="00AE7891"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AE7891" w:rsidRDefault="00AE7891" w:rsidP="00E35F1F">
      <w:pPr>
        <w:pStyle w:val="CommentText"/>
      </w:pPr>
      <w:r>
        <w:rPr>
          <w:rStyle w:val="CommentReference"/>
        </w:rPr>
        <w:annotationRef/>
      </w:r>
      <w:r>
        <w:t>Saviour or redeemer?</w:t>
      </w:r>
    </w:p>
  </w:comment>
  <w:comment w:id="1077" w:author="Windows User" w:date="2015-10-30T08:56:00Z" w:initials="BS">
    <w:p w14:paraId="7BA01F3B" w14:textId="77777777" w:rsidR="00AE7891" w:rsidRDefault="00AE7891"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AE7891" w:rsidRDefault="00AE7891"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AE7891" w:rsidRDefault="00AE7891"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AE7891" w:rsidRDefault="00AE7891"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AE7891" w:rsidRDefault="00AE7891"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AE7891" w:rsidRDefault="00AE7891"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AE7891" w:rsidRDefault="00AE7891"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AE7891" w:rsidRDefault="00AE7891"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AE7891" w:rsidRDefault="00AE7891"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AE7891" w:rsidRDefault="00AE7891"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AE7891" w:rsidRDefault="00AE7891" w:rsidP="00E35F1F">
      <w:pPr>
        <w:pStyle w:val="CommentText"/>
      </w:pPr>
      <w:r>
        <w:rPr>
          <w:rStyle w:val="CommentReference"/>
        </w:rPr>
        <w:annotationRef/>
      </w:r>
      <w:r>
        <w:t>review</w:t>
      </w:r>
    </w:p>
  </w:comment>
  <w:comment w:id="1100" w:author="Windows User" w:date="2015-10-30T08:56:00Z" w:initials="BS">
    <w:p w14:paraId="5D50DB65" w14:textId="77777777" w:rsidR="00AE7891" w:rsidRDefault="00AE7891"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AE7891" w:rsidRDefault="00AE7891" w:rsidP="00E35F1F">
      <w:pPr>
        <w:pStyle w:val="CommentText"/>
      </w:pPr>
      <w:r>
        <w:rPr>
          <w:rStyle w:val="CommentReference"/>
        </w:rPr>
        <w:annotationRef/>
      </w:r>
      <w:r>
        <w:t>works or deeds?</w:t>
      </w:r>
    </w:p>
  </w:comment>
  <w:comment w:id="1102" w:author="Windows User" w:date="2015-11-21T13:24:00Z" w:initials="WU">
    <w:p w14:paraId="7A990723" w14:textId="77777777" w:rsidR="00AE7891" w:rsidRDefault="00AE7891" w:rsidP="00E35F1F">
      <w:pPr>
        <w:pStyle w:val="CommentText"/>
      </w:pPr>
      <w:r>
        <w:rPr>
          <w:rStyle w:val="CommentReference"/>
        </w:rPr>
        <w:annotationRef/>
      </w:r>
      <w:r>
        <w:t>review</w:t>
      </w:r>
    </w:p>
  </w:comment>
  <w:comment w:id="1103" w:author="Windows User" w:date="2015-10-30T08:56:00Z" w:initials="BS">
    <w:p w14:paraId="5BB3D65B" w14:textId="77777777" w:rsidR="00AE7891" w:rsidRDefault="00AE7891" w:rsidP="00E35F1F">
      <w:pPr>
        <w:pStyle w:val="CommentText"/>
      </w:pPr>
      <w:r>
        <w:rPr>
          <w:rStyle w:val="CommentReference"/>
        </w:rPr>
        <w:annotationRef/>
      </w:r>
      <w:r>
        <w:t>does Coptic have 'high'?</w:t>
      </w:r>
    </w:p>
  </w:comment>
  <w:comment w:id="1104" w:author="Windows User" w:date="2015-11-21T13:24:00Z" w:initials="WU">
    <w:p w14:paraId="1D334F95" w14:textId="77777777" w:rsidR="00AE7891" w:rsidRDefault="00AE7891" w:rsidP="00E35F1F">
      <w:pPr>
        <w:pStyle w:val="CommentText"/>
      </w:pPr>
      <w:r>
        <w:rPr>
          <w:rStyle w:val="CommentReference"/>
        </w:rPr>
        <w:annotationRef/>
      </w:r>
      <w:r>
        <w:t>review, add variant</w:t>
      </w:r>
    </w:p>
  </w:comment>
  <w:comment w:id="1105" w:author="Windows User" w:date="2015-10-30T08:56:00Z" w:initials="BS">
    <w:p w14:paraId="5480B788" w14:textId="77777777" w:rsidR="00AE7891" w:rsidRDefault="00AE7891"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AE7891" w:rsidRDefault="00AE7891"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AE7891" w:rsidRDefault="00AE7891"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AE7891" w:rsidRDefault="00AE7891" w:rsidP="006869EE">
      <w:pPr>
        <w:pStyle w:val="CommentText"/>
      </w:pPr>
      <w:r>
        <w:rPr>
          <w:rStyle w:val="CommentReference"/>
        </w:rPr>
        <w:annotationRef/>
      </w:r>
      <w:r>
        <w:t>May He or that He may</w:t>
      </w:r>
    </w:p>
  </w:comment>
  <w:comment w:id="1171" w:author="Windows User" w:date="2015-10-30T08:56:00Z" w:initials="BS">
    <w:p w14:paraId="5BE9E7DF" w14:textId="77777777" w:rsidR="00AE7891" w:rsidRDefault="00AE7891" w:rsidP="006869EE">
      <w:pPr>
        <w:pStyle w:val="CommentText"/>
      </w:pPr>
      <w:r>
        <w:rPr>
          <w:rStyle w:val="CommentReference"/>
        </w:rPr>
        <w:annotationRef/>
      </w:r>
      <w:r>
        <w:t>protopresbyters?</w:t>
      </w:r>
    </w:p>
  </w:comment>
  <w:comment w:id="1172" w:author="Windows User" w:date="2015-10-30T08:56:00Z" w:initials="BS">
    <w:p w14:paraId="37712CA1" w14:textId="77777777" w:rsidR="00AE7891" w:rsidRDefault="00AE7891" w:rsidP="006869EE">
      <w:pPr>
        <w:pStyle w:val="CommentText"/>
      </w:pPr>
      <w:r>
        <w:rPr>
          <w:rStyle w:val="CommentReference"/>
        </w:rPr>
        <w:annotationRef/>
      </w:r>
      <w:r>
        <w:t>those who?</w:t>
      </w:r>
    </w:p>
  </w:comment>
  <w:comment w:id="1173" w:author="Windows User" w:date="2015-10-30T08:56:00Z" w:initials="BS">
    <w:p w14:paraId="0BC9F56F" w14:textId="77777777" w:rsidR="00AE7891" w:rsidRDefault="00AE7891" w:rsidP="006869EE">
      <w:pPr>
        <w:pStyle w:val="CommentText"/>
      </w:pPr>
      <w:r>
        <w:rPr>
          <w:rStyle w:val="CommentReference"/>
        </w:rPr>
        <w:annotationRef/>
      </w:r>
      <w:r>
        <w:t>Yourself?</w:t>
      </w:r>
    </w:p>
  </w:comment>
  <w:comment w:id="1177" w:author="Windows User" w:date="2015-11-27T20:09:00Z" w:initials="WU">
    <w:p w14:paraId="5DD947BD" w14:textId="77777777" w:rsidR="00AE7891" w:rsidRDefault="00AE7891"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AE7891" w:rsidRDefault="00AE7891"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AE7891" w:rsidRDefault="00AE7891" w:rsidP="006869EE">
      <w:pPr>
        <w:pStyle w:val="CommentText"/>
      </w:pPr>
      <w:r>
        <w:rPr>
          <w:rStyle w:val="CommentReference"/>
        </w:rPr>
        <w:annotationRef/>
      </w:r>
      <w:r>
        <w:t>Good News or Glad Tidings?</w:t>
      </w:r>
    </w:p>
  </w:comment>
  <w:comment w:id="1188" w:author="Windows User" w:date="2015-10-30T08:56:00Z" w:initials="WU">
    <w:p w14:paraId="07481CDA" w14:textId="77777777" w:rsidR="00AE7891" w:rsidRDefault="00AE7891"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AE7891" w:rsidRDefault="00AE7891"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AE7891" w:rsidRDefault="00AE7891" w:rsidP="006869EE">
      <w:pPr>
        <w:pStyle w:val="CommentText"/>
      </w:pPr>
      <w:r>
        <w:rPr>
          <w:rStyle w:val="CommentReference"/>
        </w:rPr>
        <w:annotationRef/>
      </w:r>
      <w:r>
        <w:t>Add footnote of what this is</w:t>
      </w:r>
    </w:p>
  </w:comment>
  <w:comment w:id="1206" w:author="Windows User" w:date="2015-10-30T08:56:00Z" w:initials="WU">
    <w:p w14:paraId="6841EDAF" w14:textId="77777777" w:rsidR="00AE7891" w:rsidRDefault="00AE7891">
      <w:pPr>
        <w:pStyle w:val="CommentText"/>
      </w:pPr>
      <w:r>
        <w:rPr>
          <w:rStyle w:val="CommentReference"/>
        </w:rPr>
        <w:annotationRef/>
      </w:r>
      <w:r>
        <w:t>Isn’t this one more faithful?</w:t>
      </w:r>
    </w:p>
  </w:comment>
  <w:comment w:id="1207" w:author="Windows User" w:date="2015-10-30T08:56:00Z" w:initials="WU">
    <w:p w14:paraId="44483F5F" w14:textId="77777777" w:rsidR="00AE7891" w:rsidRDefault="00AE7891">
      <w:pPr>
        <w:pStyle w:val="CommentText"/>
      </w:pPr>
      <w:r>
        <w:rPr>
          <w:rStyle w:val="CommentReference"/>
        </w:rPr>
        <w:annotationRef/>
      </w:r>
      <w:r>
        <w:t>Which one(s) are/is right?</w:t>
      </w:r>
    </w:p>
  </w:comment>
  <w:comment w:id="1208" w:author="Windows User" w:date="2015-10-30T08:56:00Z" w:initials="WU">
    <w:p w14:paraId="22B3EF76" w14:textId="77777777" w:rsidR="00AE7891" w:rsidRDefault="00AE7891">
      <w:pPr>
        <w:pStyle w:val="CommentText"/>
      </w:pPr>
      <w:r>
        <w:rPr>
          <w:rStyle w:val="CommentReference"/>
        </w:rPr>
        <w:annotationRef/>
      </w:r>
      <w:r>
        <w:t>Coptic doesn’t seem to have “O Lord”</w:t>
      </w:r>
    </w:p>
  </w:comment>
  <w:comment w:id="1212" w:author="Windows User" w:date="2015-10-30T08:56:00Z" w:initials="WU">
    <w:p w14:paraId="6BF65470" w14:textId="77777777" w:rsidR="00AE7891" w:rsidRDefault="00AE7891">
      <w:pPr>
        <w:pStyle w:val="CommentText"/>
      </w:pPr>
      <w:r>
        <w:rPr>
          <w:rStyle w:val="CommentReference"/>
        </w:rPr>
        <w:annotationRef/>
      </w:r>
      <w:r>
        <w:t>Called or named?</w:t>
      </w:r>
    </w:p>
  </w:comment>
  <w:comment w:id="1213" w:author="Windows User" w:date="2015-10-30T08:56:00Z" w:initials="WU">
    <w:p w14:paraId="64122CF8" w14:textId="77777777" w:rsidR="00AE7891" w:rsidRDefault="00AE7891">
      <w:pPr>
        <w:pStyle w:val="CommentText"/>
      </w:pPr>
      <w:r>
        <w:rPr>
          <w:rStyle w:val="CommentReference"/>
        </w:rPr>
        <w:annotationRef/>
      </w:r>
      <w:r>
        <w:t>John loved the Lord, or the Lord loved John?</w:t>
      </w:r>
    </w:p>
  </w:comment>
  <w:comment w:id="1215" w:author="Windows User" w:date="2015-10-30T08:56:00Z" w:initials="WU">
    <w:p w14:paraId="28540FAB" w14:textId="77777777" w:rsidR="00AE7891" w:rsidRDefault="00AE7891">
      <w:pPr>
        <w:pStyle w:val="CommentText"/>
      </w:pPr>
      <w:r>
        <w:rPr>
          <w:rStyle w:val="CommentReference"/>
        </w:rPr>
        <w:annotationRef/>
      </w:r>
      <w:r>
        <w:t>Not the Lord?</w:t>
      </w:r>
    </w:p>
  </w:comment>
  <w:comment w:id="1216" w:author="Windows User" w:date="2015-10-30T08:56:00Z" w:initials="WU">
    <w:p w14:paraId="3BE9EA57" w14:textId="77777777" w:rsidR="00AE7891" w:rsidRDefault="00AE7891">
      <w:pPr>
        <w:pStyle w:val="CommentText"/>
      </w:pPr>
      <w:r>
        <w:rPr>
          <w:rStyle w:val="CommentReference"/>
        </w:rPr>
        <w:annotationRef/>
      </w:r>
      <w:r>
        <w:t>The rest missing?</w:t>
      </w:r>
    </w:p>
  </w:comment>
  <w:comment w:id="1217" w:author="Windows User" w:date="2015-10-30T08:56:00Z" w:initials="WU">
    <w:p w14:paraId="17CFCF91" w14:textId="77777777" w:rsidR="00AE7891" w:rsidRDefault="00AE7891">
      <w:pPr>
        <w:pStyle w:val="CommentText"/>
      </w:pPr>
      <w:r>
        <w:rPr>
          <w:rStyle w:val="CommentReference"/>
        </w:rPr>
        <w:annotationRef/>
      </w:r>
      <w:r>
        <w:t>Completely different…</w:t>
      </w:r>
    </w:p>
  </w:comment>
  <w:comment w:id="1218" w:author="Windows User" w:date="2015-10-30T08:56:00Z" w:initials="WU">
    <w:p w14:paraId="1A5ABDDA" w14:textId="77777777" w:rsidR="00AE7891" w:rsidRDefault="00AE7891">
      <w:pPr>
        <w:pStyle w:val="CommentText"/>
      </w:pPr>
      <w:r>
        <w:rPr>
          <w:rStyle w:val="CommentReference"/>
        </w:rPr>
        <w:annotationRef/>
      </w:r>
      <w:r>
        <w:t>Sound or voices?</w:t>
      </w:r>
    </w:p>
  </w:comment>
  <w:comment w:id="1221" w:author="Windows User" w:date="2015-10-30T08:56:00Z" w:initials="WU">
    <w:p w14:paraId="6A684B9E" w14:textId="77777777" w:rsidR="00AE7891" w:rsidRDefault="00AE7891">
      <w:pPr>
        <w:pStyle w:val="CommentText"/>
      </w:pPr>
      <w:r>
        <w:rPr>
          <w:rStyle w:val="CommentReference"/>
        </w:rPr>
        <w:annotationRef/>
      </w:r>
      <w:r>
        <w:t>This one needs looking at.</w:t>
      </w:r>
    </w:p>
  </w:comment>
  <w:comment w:id="1222" w:author="Windows User" w:date="2015-10-30T08:56:00Z" w:initials="WU">
    <w:p w14:paraId="3E29D706" w14:textId="77777777" w:rsidR="00AE7891" w:rsidRDefault="00AE7891">
      <w:pPr>
        <w:pStyle w:val="CommentText"/>
      </w:pPr>
      <w:r>
        <w:rPr>
          <w:rStyle w:val="CommentReference"/>
        </w:rPr>
        <w:annotationRef/>
      </w:r>
      <w:r>
        <w:t>Partners?</w:t>
      </w:r>
    </w:p>
  </w:comment>
  <w:comment w:id="1227" w:author="Windows User" w:date="2015-10-30T08:56:00Z" w:initials="WU">
    <w:p w14:paraId="662AC6DC" w14:textId="77777777" w:rsidR="00AE7891" w:rsidRDefault="00AE7891">
      <w:pPr>
        <w:pStyle w:val="CommentText"/>
      </w:pPr>
      <w:r>
        <w:rPr>
          <w:rStyle w:val="CommentReference"/>
        </w:rPr>
        <w:annotationRef/>
      </w:r>
      <w:r>
        <w:t>What land?</w:t>
      </w:r>
    </w:p>
  </w:comment>
  <w:comment w:id="1229" w:author="Windows User" w:date="2015-10-30T08:56:00Z" w:initials="WU">
    <w:p w14:paraId="121BE348" w14:textId="77777777" w:rsidR="00AE7891" w:rsidRDefault="00AE7891">
      <w:pPr>
        <w:pStyle w:val="CommentText"/>
      </w:pPr>
      <w:r>
        <w:rPr>
          <w:rStyle w:val="CommentReference"/>
        </w:rPr>
        <w:annotationRef/>
      </w:r>
      <w:r>
        <w:t>Or englighten?</w:t>
      </w:r>
    </w:p>
  </w:comment>
  <w:comment w:id="1243" w:author="Windows User" w:date="2015-10-30T08:56:00Z" w:initials="WU">
    <w:p w14:paraId="52EAF036" w14:textId="77777777" w:rsidR="00AE7891" w:rsidRDefault="00AE7891">
      <w:pPr>
        <w:pStyle w:val="CommentText"/>
      </w:pPr>
      <w:r>
        <w:rPr>
          <w:rStyle w:val="CommentReference"/>
        </w:rPr>
        <w:annotationRef/>
      </w:r>
      <w:r>
        <w:t>What should this verse be?</w:t>
      </w:r>
    </w:p>
  </w:comment>
  <w:comment w:id="1255" w:author="Windows User" w:date="2015-10-30T08:56:00Z" w:initials="BS">
    <w:p w14:paraId="1A0E2428" w14:textId="77777777" w:rsidR="00AE7891" w:rsidRDefault="00AE7891">
      <w:pPr>
        <w:pStyle w:val="CommentText"/>
      </w:pPr>
      <w:r>
        <w:rPr>
          <w:rStyle w:val="CommentReference"/>
        </w:rPr>
        <w:annotationRef/>
      </w:r>
      <w:r>
        <w:t>wiles or snares?</w:t>
      </w:r>
    </w:p>
  </w:comment>
  <w:comment w:id="1257" w:author="Windows User" w:date="2015-10-30T08:56:00Z" w:initials="BS">
    <w:p w14:paraId="2B8DD286" w14:textId="77777777" w:rsidR="00AE7891" w:rsidRDefault="00AE7891">
      <w:pPr>
        <w:pStyle w:val="CommentText"/>
      </w:pPr>
      <w:r>
        <w:rPr>
          <w:rStyle w:val="CommentReference"/>
        </w:rPr>
        <w:annotationRef/>
      </w:r>
      <w:r>
        <w:t>I typed this Coptic... so it will have typos..</w:t>
      </w:r>
    </w:p>
  </w:comment>
  <w:comment w:id="1258" w:author="Windows User" w:date="2015-10-30T08:56:00Z" w:initials="WU">
    <w:p w14:paraId="7AD216CC" w14:textId="77777777" w:rsidR="00AE7891" w:rsidRDefault="00AE7891">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AE7891" w:rsidRDefault="00AE7891">
      <w:pPr>
        <w:pStyle w:val="CommentText"/>
      </w:pPr>
      <w:r>
        <w:rPr>
          <w:rStyle w:val="CommentReference"/>
        </w:rPr>
        <w:annotationRef/>
      </w:r>
      <w:r>
        <w:t>omit 'be' in contemporary?</w:t>
      </w:r>
    </w:p>
  </w:comment>
  <w:comment w:id="1261" w:author="Windows User" w:date="2015-10-30T08:56:00Z" w:initials="BS">
    <w:p w14:paraId="6511FB80" w14:textId="77777777" w:rsidR="00AE7891" w:rsidRDefault="00AE7891">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AE7891" w:rsidRDefault="00AE7891">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AE7891" w:rsidRDefault="00AE7891">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AE7891" w:rsidRDefault="00AE7891">
      <w:pPr>
        <w:pStyle w:val="CommentText"/>
      </w:pPr>
      <w:r>
        <w:rPr>
          <w:rStyle w:val="CommentReference"/>
        </w:rPr>
        <w:annotationRef/>
      </w:r>
      <w:r>
        <w:t>Needs work.</w:t>
      </w:r>
    </w:p>
  </w:comment>
  <w:comment w:id="1296" w:author="Windows User" w:date="2015-10-30T08:56:00Z" w:initials="WU">
    <w:p w14:paraId="76E8B799" w14:textId="77777777" w:rsidR="00AE7891" w:rsidRDefault="00AE7891">
      <w:pPr>
        <w:pStyle w:val="CommentText"/>
      </w:pPr>
      <w:r>
        <w:rPr>
          <w:rStyle w:val="CommentReference"/>
        </w:rPr>
        <w:annotationRef/>
      </w:r>
      <w:r>
        <w:t>Should this be tho-out 5? Or 25?</w:t>
      </w:r>
    </w:p>
  </w:comment>
  <w:comment w:id="1303" w:author="Windows User" w:date="2015-11-11T11:06:00Z" w:initials="WU">
    <w:p w14:paraId="58D84DCF" w14:textId="77777777" w:rsidR="00AE7891" w:rsidRDefault="00AE7891">
      <w:pPr>
        <w:pStyle w:val="CommentText"/>
      </w:pPr>
      <w:r>
        <w:rPr>
          <w:rStyle w:val="CommentReference"/>
        </w:rPr>
        <w:annotationRef/>
      </w:r>
      <w:r>
        <w:t>Should this be last age or something?</w:t>
      </w:r>
    </w:p>
  </w:comment>
  <w:comment w:id="1305" w:author="Windows User" w:date="2015-11-11T11:00:00Z" w:initials="WU">
    <w:p w14:paraId="7D2DE752" w14:textId="77777777" w:rsidR="00AE7891" w:rsidRDefault="00AE7891">
      <w:pPr>
        <w:pStyle w:val="CommentText"/>
      </w:pPr>
      <w:r>
        <w:rPr>
          <w:rStyle w:val="CommentReference"/>
        </w:rPr>
        <w:annotationRef/>
      </w:r>
      <w:r>
        <w:t>This needs reviewing!</w:t>
      </w:r>
    </w:p>
  </w:comment>
  <w:comment w:id="1306" w:author="Windows User" w:date="2015-11-11T11:00:00Z" w:initials="WU">
    <w:p w14:paraId="65102EEC" w14:textId="77777777" w:rsidR="00AE7891" w:rsidRDefault="00AE7891">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AE7891" w:rsidRDefault="00AE7891">
      <w:pPr>
        <w:pStyle w:val="CommentText"/>
      </w:pPr>
      <w:r>
        <w:rPr>
          <w:rStyle w:val="CommentReference"/>
        </w:rPr>
        <w:annotationRef/>
      </w:r>
      <w:r>
        <w:t>Confirmed?</w:t>
      </w:r>
    </w:p>
  </w:comment>
  <w:comment w:id="1323" w:author="Windows User" w:date="2015-10-30T08:56:00Z" w:initials="WU">
    <w:p w14:paraId="41EDECE7" w14:textId="77777777" w:rsidR="00AE7891" w:rsidRDefault="00AE7891">
      <w:pPr>
        <w:pStyle w:val="CommentText"/>
      </w:pPr>
      <w:r>
        <w:rPr>
          <w:rStyle w:val="CommentReference"/>
        </w:rPr>
        <w:annotationRef/>
      </w:r>
      <w:r>
        <w:t>Heroes, or athletes?</w:t>
      </w:r>
    </w:p>
  </w:comment>
  <w:comment w:id="1362" w:author="Windows User" w:date="2015-10-30T08:56:00Z" w:initials="WU">
    <w:p w14:paraId="5FA627EB" w14:textId="77777777" w:rsidR="00AE7891" w:rsidRDefault="00AE7891">
      <w:pPr>
        <w:pStyle w:val="CommentText"/>
      </w:pPr>
      <w:r>
        <w:rPr>
          <w:rStyle w:val="CommentReference"/>
        </w:rPr>
        <w:annotationRef/>
      </w:r>
      <w:r>
        <w:t>Beasts or creatures?</w:t>
      </w:r>
    </w:p>
  </w:comment>
  <w:comment w:id="1363" w:author="Windows User" w:date="2015-10-30T08:56:00Z" w:initials="WU">
    <w:p w14:paraId="04563F96" w14:textId="77777777" w:rsidR="00AE7891" w:rsidRDefault="00AE7891">
      <w:pPr>
        <w:pStyle w:val="CommentText"/>
      </w:pPr>
      <w:r>
        <w:rPr>
          <w:rStyle w:val="CommentReference"/>
        </w:rPr>
        <w:annotationRef/>
      </w:r>
      <w:r>
        <w:t>Incessant? Or unceasing?</w:t>
      </w:r>
    </w:p>
  </w:comment>
  <w:comment w:id="1364" w:author="Windows User" w:date="2015-10-30T08:56:00Z" w:initials="WU">
    <w:p w14:paraId="7BD20F77" w14:textId="77777777" w:rsidR="00AE7891" w:rsidRDefault="00AE7891">
      <w:pPr>
        <w:pStyle w:val="CommentText"/>
      </w:pPr>
      <w:r>
        <w:rPr>
          <w:rStyle w:val="CommentReference"/>
        </w:rPr>
        <w:annotationRef/>
      </w:r>
      <w:r>
        <w:t>Flames of fire or fervent as fire?</w:t>
      </w:r>
    </w:p>
  </w:comment>
  <w:comment w:id="1373" w:author="Windows User" w:date="2015-10-30T08:56:00Z" w:initials="WU">
    <w:p w14:paraId="44A84E5A" w14:textId="77777777" w:rsidR="00AE7891" w:rsidRDefault="00AE7891">
      <w:pPr>
        <w:pStyle w:val="CommentText"/>
      </w:pPr>
      <w:r>
        <w:rPr>
          <w:rStyle w:val="CommentReference"/>
        </w:rPr>
        <w:annotationRef/>
      </w:r>
      <w:r>
        <w:t>Serving the Lord, or serving before the Lord?</w:t>
      </w:r>
    </w:p>
  </w:comment>
  <w:comment w:id="1388" w:author="Windows User" w:date="2015-10-30T08:56:00Z" w:initials="WU">
    <w:p w14:paraId="07D2B1EF" w14:textId="77777777" w:rsidR="00AE7891" w:rsidRDefault="00AE7891">
      <w:pPr>
        <w:pStyle w:val="CommentText"/>
      </w:pPr>
      <w:r>
        <w:rPr>
          <w:rStyle w:val="CommentReference"/>
        </w:rPr>
        <w:annotationRef/>
      </w:r>
      <w:r>
        <w:t>Or voice of God?</w:t>
      </w:r>
    </w:p>
  </w:comment>
  <w:comment w:id="1389" w:author="Windows User" w:date="2015-10-30T08:56:00Z" w:initials="WU">
    <w:p w14:paraId="3900CC21" w14:textId="77777777" w:rsidR="00AE7891" w:rsidRDefault="00AE7891">
      <w:pPr>
        <w:pStyle w:val="CommentText"/>
      </w:pPr>
      <w:r>
        <w:rPr>
          <w:rStyle w:val="CommentReference"/>
        </w:rPr>
        <w:annotationRef/>
      </w:r>
      <w:r>
        <w:t>Received or accepted?</w:t>
      </w:r>
    </w:p>
  </w:comment>
  <w:comment w:id="1398" w:author="Windows User" w:date="2015-11-06T08:39:00Z" w:initials="WU">
    <w:p w14:paraId="6EA3F191" w14:textId="77777777" w:rsidR="00AE7891" w:rsidRDefault="00AE7891">
      <w:pPr>
        <w:pStyle w:val="CommentText"/>
      </w:pPr>
      <w:r>
        <w:rPr>
          <w:rStyle w:val="CommentReference"/>
        </w:rPr>
        <w:annotationRef/>
      </w:r>
      <w:r>
        <w:t>Is this the right St. Theodore?</w:t>
      </w:r>
    </w:p>
  </w:comment>
  <w:comment w:id="1407" w:author="Windows User" w:date="2015-10-30T08:56:00Z" w:initials="WU">
    <w:p w14:paraId="227730E1" w14:textId="77777777" w:rsidR="00AE7891" w:rsidRDefault="00AE7891">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AE7891" w:rsidRDefault="00AE7891">
      <w:pPr>
        <w:pStyle w:val="CommentText"/>
      </w:pPr>
      <w:r>
        <w:rPr>
          <w:rStyle w:val="CommentReference"/>
        </w:rPr>
        <w:annotationRef/>
      </w:r>
      <w:r>
        <w:t>Building them upon the Name?</w:t>
      </w:r>
    </w:p>
  </w:comment>
  <w:comment w:id="1422" w:author="Windows User" w:date="2015-10-30T08:56:00Z" w:initials="WU">
    <w:p w14:paraId="3CFB1D1A" w14:textId="77777777" w:rsidR="00AE7891" w:rsidRDefault="00AE7891">
      <w:pPr>
        <w:pStyle w:val="CommentText"/>
      </w:pPr>
      <w:r>
        <w:rPr>
          <w:rStyle w:val="CommentReference"/>
        </w:rPr>
        <w:annotationRef/>
      </w:r>
      <w:r>
        <w:t>Placed or established?</w:t>
      </w:r>
    </w:p>
  </w:comment>
  <w:comment w:id="1423" w:author="Windows User" w:date="2015-10-30T08:56:00Z" w:initials="WU">
    <w:p w14:paraId="08983CC0" w14:textId="77777777" w:rsidR="00AE7891" w:rsidRDefault="00AE7891">
      <w:pPr>
        <w:pStyle w:val="CommentText"/>
      </w:pPr>
      <w:r>
        <w:rPr>
          <w:rStyle w:val="CommentReference"/>
        </w:rPr>
        <w:annotationRef/>
      </w:r>
      <w:r>
        <w:t>Or refused?</w:t>
      </w:r>
    </w:p>
  </w:comment>
  <w:comment w:id="1434" w:author="Windows User" w:date="2015-10-30T08:56:00Z" w:initials="WU">
    <w:p w14:paraId="535F3E1B" w14:textId="77777777" w:rsidR="00AE7891" w:rsidRDefault="00AE7891">
      <w:pPr>
        <w:pStyle w:val="CommentText"/>
      </w:pPr>
      <w:r>
        <w:rPr>
          <w:rStyle w:val="CommentReference"/>
        </w:rPr>
        <w:annotationRef/>
      </w:r>
      <w:r>
        <w:t>Sprung forth? Came forth? Blossomed?</w:t>
      </w:r>
    </w:p>
  </w:comment>
  <w:comment w:id="1455" w:author="Windows User" w:date="2015-10-30T08:56:00Z" w:initials="BS">
    <w:p w14:paraId="07DE8008" w14:textId="77777777" w:rsidR="00AE7891" w:rsidRDefault="00AE7891">
      <w:pPr>
        <w:pStyle w:val="CommentText"/>
      </w:pPr>
      <w:r>
        <w:rPr>
          <w:rStyle w:val="CommentReference"/>
        </w:rPr>
        <w:annotationRef/>
      </w:r>
      <w:r>
        <w:t>what does this mean?</w:t>
      </w:r>
    </w:p>
  </w:comment>
  <w:comment w:id="1456" w:author="Windows User" w:date="2015-10-30T08:56:00Z" w:initials="BS">
    <w:p w14:paraId="7DE26DCC" w14:textId="77777777" w:rsidR="00AE7891" w:rsidRDefault="00AE7891">
      <w:pPr>
        <w:pStyle w:val="CommentText"/>
      </w:pPr>
      <w:r>
        <w:rPr>
          <w:rStyle w:val="CommentReference"/>
        </w:rPr>
        <w:annotationRef/>
      </w:r>
      <w:r>
        <w:t>announced or proclaimed?</w:t>
      </w:r>
    </w:p>
  </w:comment>
  <w:comment w:id="1460" w:author="Windows User" w:date="2015-10-30T08:56:00Z" w:initials="WU">
    <w:p w14:paraId="729B2278" w14:textId="77777777" w:rsidR="00AE7891" w:rsidRDefault="00AE7891">
      <w:pPr>
        <w:pStyle w:val="CommentText"/>
      </w:pPr>
      <w:r>
        <w:rPr>
          <w:rStyle w:val="CommentReference"/>
        </w:rPr>
        <w:annotationRef/>
      </w:r>
      <w:r>
        <w:t>?</w:t>
      </w:r>
    </w:p>
  </w:comment>
  <w:comment w:id="1461" w:author="Windows User" w:date="2015-10-30T08:56:00Z" w:initials="WU">
    <w:p w14:paraId="44863D12" w14:textId="77777777" w:rsidR="00AE7891" w:rsidRDefault="00AE7891">
      <w:pPr>
        <w:pStyle w:val="CommentText"/>
      </w:pPr>
      <w:r>
        <w:rPr>
          <w:rStyle w:val="CommentReference"/>
        </w:rPr>
        <w:annotationRef/>
      </w:r>
      <w:r>
        <w:t>Bride, no, not bridegroom?</w:t>
      </w:r>
    </w:p>
  </w:comment>
  <w:comment w:id="1464" w:author="Windows User" w:date="2015-10-30T08:56:00Z" w:initials="WU">
    <w:p w14:paraId="6CE1AF88" w14:textId="77777777" w:rsidR="00AE7891" w:rsidRDefault="00AE7891">
      <w:pPr>
        <w:pStyle w:val="CommentText"/>
      </w:pPr>
      <w:r>
        <w:rPr>
          <w:rStyle w:val="CommentReference"/>
        </w:rPr>
        <w:annotationRef/>
      </w:r>
      <w:r>
        <w:t>Return?</w:t>
      </w:r>
    </w:p>
  </w:comment>
  <w:comment w:id="1465" w:author="Windows User" w:date="2015-10-30T08:56:00Z" w:initials="WU">
    <w:p w14:paraId="2917E600" w14:textId="77777777" w:rsidR="00AE7891" w:rsidRDefault="00AE7891">
      <w:pPr>
        <w:pStyle w:val="CommentText"/>
      </w:pPr>
      <w:r>
        <w:rPr>
          <w:rStyle w:val="CommentReference"/>
        </w:rPr>
        <w:annotationRef/>
      </w:r>
      <w:r>
        <w:t>Establishment? Building up?</w:t>
      </w:r>
    </w:p>
  </w:comment>
  <w:comment w:id="1467" w:author="Windows User" w:date="2015-10-30T08:56:00Z" w:initials="WU">
    <w:p w14:paraId="14DF4F91" w14:textId="77777777" w:rsidR="00AE7891" w:rsidRDefault="00AE7891">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AE7891" w:rsidRDefault="00AE7891">
      <w:pPr>
        <w:pStyle w:val="CommentText"/>
      </w:pPr>
      <w:r>
        <w:rPr>
          <w:rStyle w:val="CommentReference"/>
        </w:rPr>
        <w:annotationRef/>
      </w:r>
      <w:r>
        <w:t>I don’t see “the Lord is with you” in the Coptic</w:t>
      </w:r>
    </w:p>
    <w:p w14:paraId="4431CB1C" w14:textId="77777777" w:rsidR="00AE7891" w:rsidRDefault="00AE7891">
      <w:pPr>
        <w:pStyle w:val="CommentText"/>
      </w:pPr>
    </w:p>
  </w:comment>
  <w:comment w:id="1469" w:author="Windows User" w:date="2015-10-30T08:56:00Z" w:initials="WU">
    <w:p w14:paraId="4549B91A" w14:textId="77777777" w:rsidR="00AE7891" w:rsidRDefault="00AE7891">
      <w:pPr>
        <w:pStyle w:val="CommentText"/>
      </w:pPr>
      <w:r>
        <w:rPr>
          <w:rStyle w:val="CommentReference"/>
        </w:rPr>
        <w:annotationRef/>
      </w:r>
      <w:r>
        <w:t>Heavenly herald of Good News?</w:t>
      </w:r>
    </w:p>
    <w:p w14:paraId="384F02AC" w14:textId="77777777" w:rsidR="00AE7891" w:rsidRDefault="00AE7891">
      <w:pPr>
        <w:pStyle w:val="CommentText"/>
      </w:pPr>
    </w:p>
  </w:comment>
  <w:comment w:id="1478" w:author="Windows User" w:date="2015-10-30T08:56:00Z" w:initials="WU">
    <w:p w14:paraId="4A264D5C" w14:textId="77777777" w:rsidR="00AE7891" w:rsidRDefault="00AE7891">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AE7891" w:rsidRDefault="00AE7891"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AE7891" w:rsidRDefault="00AE7891">
      <w:pPr>
        <w:pStyle w:val="CommentText"/>
      </w:pPr>
      <w:r>
        <w:rPr>
          <w:rStyle w:val="CommentReference"/>
        </w:rPr>
        <w:annotationRef/>
      </w:r>
      <w:r>
        <w:t>Redeemed?</w:t>
      </w:r>
    </w:p>
  </w:comment>
  <w:comment w:id="1515" w:author="Windows User" w:date="2015-10-30T08:56:00Z" w:initials="WU">
    <w:p w14:paraId="5BF82FF5" w14:textId="77777777" w:rsidR="00AE7891" w:rsidRDefault="00AE7891">
      <w:pPr>
        <w:pStyle w:val="CommentText"/>
      </w:pPr>
      <w:r>
        <w:rPr>
          <w:rStyle w:val="CommentReference"/>
        </w:rPr>
        <w:annotationRef/>
      </w:r>
      <w:r>
        <w:t>For? So?</w:t>
      </w:r>
    </w:p>
  </w:comment>
  <w:comment w:id="1520" w:author="Windows User" w:date="2015-10-30T08:56:00Z" w:initials="WU">
    <w:p w14:paraId="5B54A424" w14:textId="77777777" w:rsidR="00AE7891" w:rsidRDefault="00AE7891">
      <w:pPr>
        <w:pStyle w:val="CommentText"/>
      </w:pPr>
      <w:r>
        <w:rPr>
          <w:rStyle w:val="CommentReference"/>
        </w:rPr>
        <w:annotationRef/>
      </w:r>
      <w:r>
        <w:t>Or did shine and did illuminate</w:t>
      </w:r>
    </w:p>
  </w:comment>
  <w:comment w:id="1521" w:author="Windows User" w:date="2015-10-30T08:56:00Z" w:initials="WU">
    <w:p w14:paraId="5929E69F" w14:textId="77777777" w:rsidR="00AE7891" w:rsidRDefault="00AE7891">
      <w:pPr>
        <w:pStyle w:val="CommentText"/>
      </w:pPr>
      <w:r>
        <w:rPr>
          <w:rStyle w:val="CommentReference"/>
        </w:rPr>
        <w:annotationRef/>
      </w:r>
      <w:r>
        <w:t>What should this verse be?</w:t>
      </w:r>
    </w:p>
  </w:comment>
  <w:comment w:id="1522" w:author="Windows User" w:date="2015-10-30T08:56:00Z" w:initials="WU">
    <w:p w14:paraId="37815108" w14:textId="77777777" w:rsidR="00AE7891" w:rsidRDefault="00AE7891">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AE7891" w:rsidRDefault="00AE7891">
      <w:pPr>
        <w:pStyle w:val="CommentText"/>
      </w:pPr>
      <w:r>
        <w:rPr>
          <w:rStyle w:val="CommentReference"/>
        </w:rPr>
        <w:annotationRef/>
      </w:r>
      <w:r>
        <w:t>Who?</w:t>
      </w:r>
    </w:p>
  </w:comment>
  <w:comment w:id="1524" w:author="Windows User" w:date="2015-10-30T08:56:00Z" w:initials="WU">
    <w:p w14:paraId="7FDD5784" w14:textId="77777777" w:rsidR="00AE7891" w:rsidRDefault="00AE7891">
      <w:pPr>
        <w:pStyle w:val="CommentText"/>
      </w:pPr>
      <w:r>
        <w:rPr>
          <w:rStyle w:val="CommentReference"/>
        </w:rPr>
        <w:annotationRef/>
      </w:r>
      <w:r>
        <w:t>Different adjective</w:t>
      </w:r>
    </w:p>
  </w:comment>
  <w:comment w:id="1525" w:author="Windows User" w:date="2015-10-30T08:56:00Z" w:initials="WU">
    <w:p w14:paraId="69734FAC" w14:textId="77777777" w:rsidR="00AE7891" w:rsidRDefault="00AE7891">
      <w:pPr>
        <w:pStyle w:val="CommentText"/>
      </w:pPr>
      <w:r>
        <w:rPr>
          <w:rStyle w:val="CommentReference"/>
        </w:rPr>
        <w:annotationRef/>
      </w:r>
      <w:r>
        <w:t>Sickness?</w:t>
      </w:r>
    </w:p>
  </w:comment>
  <w:comment w:id="1528" w:author="Windows User" w:date="2015-10-30T08:56:00Z" w:initials="BS">
    <w:p w14:paraId="07C468E8" w14:textId="77777777" w:rsidR="00AE7891" w:rsidRDefault="00AE789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AE7891" w:rsidRDefault="00AE7891">
      <w:pPr>
        <w:pStyle w:val="CommentText"/>
      </w:pPr>
      <w:r>
        <w:rPr>
          <w:rStyle w:val="CommentReference"/>
        </w:rPr>
        <w:annotationRef/>
      </w:r>
      <w:r>
        <w:t>What?</w:t>
      </w:r>
    </w:p>
  </w:comment>
  <w:comment w:id="1540" w:author="Windows User" w:date="2015-10-30T08:56:00Z" w:initials="WU">
    <w:p w14:paraId="39A2608E" w14:textId="77777777" w:rsidR="00AE7891" w:rsidRDefault="00AE7891">
      <w:pPr>
        <w:pStyle w:val="CommentText"/>
      </w:pPr>
      <w:r>
        <w:rPr>
          <w:rStyle w:val="CommentReference"/>
        </w:rPr>
        <w:annotationRef/>
      </w:r>
    </w:p>
  </w:comment>
  <w:comment w:id="1552" w:author="Windows User" w:date="2015-10-30T08:56:00Z" w:initials="WU">
    <w:p w14:paraId="255EEE9F" w14:textId="77777777" w:rsidR="00AE7891" w:rsidRDefault="00AE7891">
      <w:pPr>
        <w:pStyle w:val="CommentText"/>
      </w:pPr>
      <w:r>
        <w:rPr>
          <w:rStyle w:val="CommentReference"/>
        </w:rPr>
        <w:annotationRef/>
      </w:r>
      <w:r>
        <w:t>Is abouna going by a different version of the Coptic?</w:t>
      </w:r>
    </w:p>
    <w:p w14:paraId="45F504BB" w14:textId="77777777" w:rsidR="00AE7891" w:rsidRDefault="00AE7891">
      <w:pPr>
        <w:pStyle w:val="CommentText"/>
      </w:pPr>
    </w:p>
  </w:comment>
  <w:comment w:id="1554" w:author="Windows User" w:date="2015-10-30T08:56:00Z" w:initials="WU">
    <w:p w14:paraId="63C351E6" w14:textId="77777777" w:rsidR="00AE7891" w:rsidRDefault="00AE7891">
      <w:pPr>
        <w:pStyle w:val="CommentText"/>
      </w:pPr>
      <w:r>
        <w:rPr>
          <w:rStyle w:val="CommentReference"/>
        </w:rPr>
        <w:annotationRef/>
      </w:r>
      <w:r>
        <w:t>Praise and victory doesn’t make sense.</w:t>
      </w:r>
    </w:p>
  </w:comment>
  <w:comment w:id="1556" w:author="Windows User" w:date="2015-10-30T08:56:00Z" w:initials="WU">
    <w:p w14:paraId="5729C7D5" w14:textId="77777777" w:rsidR="00AE7891" w:rsidRDefault="00AE7891">
      <w:pPr>
        <w:pStyle w:val="CommentText"/>
      </w:pPr>
      <w:r>
        <w:rPr>
          <w:rStyle w:val="CommentReference"/>
        </w:rPr>
        <w:annotationRef/>
      </w:r>
      <w:r>
        <w:t>Godhead?</w:t>
      </w:r>
    </w:p>
  </w:comment>
  <w:comment w:id="1569" w:author="Windows User" w:date="2015-10-30T08:56:00Z" w:initials="WU">
    <w:p w14:paraId="78E42A11" w14:textId="77777777" w:rsidR="00AE7891" w:rsidRDefault="00AE7891">
      <w:pPr>
        <w:pStyle w:val="CommentText"/>
      </w:pPr>
      <w:r>
        <w:rPr>
          <w:rStyle w:val="CommentReference"/>
        </w:rPr>
        <w:annotationRef/>
      </w:r>
      <w:r>
        <w:t>Establish?</w:t>
      </w:r>
    </w:p>
  </w:comment>
  <w:comment w:id="1570" w:author="Windows User" w:date="2015-10-30T08:56:00Z" w:initials="WU">
    <w:p w14:paraId="642EB965" w14:textId="77777777" w:rsidR="00AE7891" w:rsidRDefault="00AE7891">
      <w:pPr>
        <w:pStyle w:val="CommentText"/>
      </w:pPr>
      <w:r>
        <w:rPr>
          <w:rStyle w:val="CommentReference"/>
        </w:rPr>
        <w:annotationRef/>
      </w:r>
      <w:r>
        <w:t>Check another source… missing puncuation</w:t>
      </w:r>
    </w:p>
  </w:comment>
  <w:comment w:id="1571" w:author="Windows User" w:date="2015-10-30T08:56:00Z" w:initials="WU">
    <w:p w14:paraId="6F8B5532" w14:textId="77777777" w:rsidR="00AE7891" w:rsidRDefault="00AE7891">
      <w:pPr>
        <w:pStyle w:val="CommentText"/>
      </w:pPr>
      <w:r>
        <w:rPr>
          <w:rStyle w:val="CommentReference"/>
        </w:rPr>
        <w:annotationRef/>
      </w:r>
      <w:r>
        <w:t>Worked?</w:t>
      </w:r>
    </w:p>
  </w:comment>
  <w:comment w:id="1572" w:author="Windows User" w:date="2015-10-30T08:56:00Z" w:initials="WU">
    <w:p w14:paraId="4F504285" w14:textId="77777777" w:rsidR="00AE7891" w:rsidRDefault="00AE7891">
      <w:pPr>
        <w:pStyle w:val="CommentText"/>
      </w:pPr>
      <w:r>
        <w:rPr>
          <w:rStyle w:val="CommentReference"/>
        </w:rPr>
        <w:annotationRef/>
      </w:r>
      <w:r>
        <w:t>Thrice holy or Trisagion?</w:t>
      </w:r>
    </w:p>
  </w:comment>
  <w:comment w:id="1574" w:author="Windows User" w:date="2015-10-30T08:56:00Z" w:initials="WU">
    <w:p w14:paraId="5514BCC2" w14:textId="77777777" w:rsidR="00AE7891" w:rsidRPr="00745B45" w:rsidRDefault="00AE789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AE7891" w:rsidRDefault="00AE7891">
      <w:pPr>
        <w:pStyle w:val="CommentText"/>
      </w:pPr>
      <w:r>
        <w:rPr>
          <w:rStyle w:val="CommentReference"/>
        </w:rPr>
        <w:annotationRef/>
      </w:r>
      <w:r>
        <w:t>Right translation?</w:t>
      </w:r>
    </w:p>
  </w:comment>
  <w:comment w:id="1577" w:author="Windows User" w:date="2015-10-30T08:56:00Z" w:initials="WU">
    <w:p w14:paraId="1682BE28" w14:textId="77777777" w:rsidR="00AE7891" w:rsidRDefault="00AE7891">
      <w:pPr>
        <w:pStyle w:val="CommentText"/>
      </w:pPr>
      <w:r>
        <w:rPr>
          <w:rStyle w:val="CommentReference"/>
        </w:rPr>
        <w:annotationRef/>
      </w:r>
      <w:r>
        <w:t>What does this mean?</w:t>
      </w:r>
    </w:p>
  </w:comment>
  <w:comment w:id="1578" w:author="Windows User" w:date="2015-10-30T08:56:00Z" w:initials="WU">
    <w:p w14:paraId="30C5B7C9" w14:textId="77777777" w:rsidR="00AE7891" w:rsidRDefault="00AE7891">
      <w:pPr>
        <w:pStyle w:val="CommentText"/>
      </w:pPr>
      <w:r>
        <w:rPr>
          <w:rStyle w:val="CommentReference"/>
        </w:rPr>
        <w:annotationRef/>
      </w:r>
      <w:r>
        <w:t>To the end?</w:t>
      </w:r>
    </w:p>
  </w:comment>
  <w:comment w:id="1583" w:author="Windows User" w:date="2015-10-30T08:56:00Z" w:initials="WU">
    <w:p w14:paraId="2C2856CA" w14:textId="77777777" w:rsidR="00AE7891" w:rsidRDefault="00AE7891">
      <w:pPr>
        <w:pStyle w:val="CommentText"/>
      </w:pPr>
      <w:r>
        <w:rPr>
          <w:rStyle w:val="CommentReference"/>
        </w:rPr>
        <w:annotationRef/>
      </w:r>
      <w:r>
        <w:t>Or freedom?</w:t>
      </w:r>
    </w:p>
  </w:comment>
  <w:comment w:id="1584" w:author="Windows User" w:date="2015-10-30T08:56:00Z" w:initials="WU">
    <w:p w14:paraId="229642C6" w14:textId="77777777" w:rsidR="00AE7891" w:rsidRDefault="00AE7891">
      <w:pPr>
        <w:pStyle w:val="CommentText"/>
      </w:pPr>
      <w:r>
        <w:rPr>
          <w:rStyle w:val="CommentReference"/>
        </w:rPr>
        <w:annotationRef/>
      </w:r>
      <w:r>
        <w:t>Or establish?</w:t>
      </w:r>
    </w:p>
  </w:comment>
  <w:comment w:id="1592" w:author="Windows User" w:date="2015-10-30T08:56:00Z" w:initials="WU">
    <w:p w14:paraId="798C7307" w14:textId="77777777" w:rsidR="00AE7891" w:rsidRDefault="00AE7891">
      <w:pPr>
        <w:pStyle w:val="CommentText"/>
      </w:pPr>
      <w:r>
        <w:rPr>
          <w:rStyle w:val="CommentReference"/>
        </w:rPr>
        <w:annotationRef/>
      </w:r>
      <w:r>
        <w:t>Is this the correct date?</w:t>
      </w:r>
    </w:p>
  </w:comment>
  <w:comment w:id="1706" w:author="Windows User" w:date="2015-10-30T08:56:00Z" w:initials="WU">
    <w:p w14:paraId="1C25D03A" w14:textId="77777777" w:rsidR="00AE7891" w:rsidRDefault="00AE7891">
      <w:pPr>
        <w:pStyle w:val="CommentText"/>
      </w:pPr>
      <w:r>
        <w:rPr>
          <w:rStyle w:val="CommentReference"/>
        </w:rPr>
        <w:annotationRef/>
      </w:r>
      <w:r>
        <w:t>Can this be reworded?</w:t>
      </w:r>
    </w:p>
  </w:comment>
  <w:comment w:id="1708" w:author="Windows User" w:date="2015-10-30T08:56:00Z" w:initials="WU">
    <w:p w14:paraId="71B1FE22" w14:textId="77777777" w:rsidR="00AE7891" w:rsidRDefault="00AE7891">
      <w:pPr>
        <w:pStyle w:val="CommentText"/>
      </w:pPr>
      <w:r>
        <w:rPr>
          <w:rStyle w:val="CommentReference"/>
        </w:rPr>
        <w:annotationRef/>
      </w:r>
      <w:r>
        <w:t>Check other books for alternate word here.</w:t>
      </w:r>
    </w:p>
  </w:comment>
  <w:comment w:id="1709" w:author="Windows User" w:date="2015-10-30T08:56:00Z" w:initials="WU">
    <w:p w14:paraId="546F5FFA" w14:textId="77777777" w:rsidR="00AE7891" w:rsidRDefault="00AE7891">
      <w:pPr>
        <w:pStyle w:val="CommentText"/>
      </w:pPr>
      <w:r>
        <w:rPr>
          <w:rStyle w:val="CommentReference"/>
        </w:rPr>
        <w:annotationRef/>
      </w:r>
      <w:r>
        <w:t>Nations or peoples?</w:t>
      </w:r>
    </w:p>
  </w:comment>
  <w:comment w:id="1710" w:author="Windows User" w:date="2015-10-30T08:56:00Z" w:initials="WU">
    <w:p w14:paraId="4FC1DCF3" w14:textId="77777777" w:rsidR="00AE7891" w:rsidRDefault="00AE7891">
      <w:pPr>
        <w:pStyle w:val="CommentText"/>
      </w:pPr>
      <w:r>
        <w:rPr>
          <w:rStyle w:val="CommentReference"/>
        </w:rPr>
        <w:annotationRef/>
      </w:r>
      <w:r>
        <w:t>Burned or consumed?</w:t>
      </w:r>
    </w:p>
  </w:comment>
  <w:comment w:id="1711" w:author="Windows User" w:date="2015-10-30T08:56:00Z" w:initials="WU">
    <w:p w14:paraId="5B463C07" w14:textId="77777777" w:rsidR="00AE7891" w:rsidRDefault="00AE7891">
      <w:pPr>
        <w:pStyle w:val="CommentText"/>
      </w:pPr>
      <w:r>
        <w:rPr>
          <w:rStyle w:val="CommentReference"/>
        </w:rPr>
        <w:annotationRef/>
      </w:r>
      <w:r>
        <w:t>?</w:t>
      </w:r>
    </w:p>
  </w:comment>
  <w:comment w:id="1712" w:author="Windows User" w:date="2015-10-30T08:56:00Z" w:initials="WU">
    <w:p w14:paraId="3079CC02" w14:textId="77777777" w:rsidR="00AE7891" w:rsidRPr="00745B45" w:rsidRDefault="00AE789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7" w:author="Windows User" w:date="2015-10-30T08:56:00Z" w:initials="WU">
    <w:p w14:paraId="4B943F0B" w14:textId="77777777" w:rsidR="00AE7891" w:rsidRDefault="00AE7891">
      <w:pPr>
        <w:pStyle w:val="CommentText"/>
      </w:pPr>
      <w:r>
        <w:rPr>
          <w:rStyle w:val="CommentReference"/>
        </w:rPr>
        <w:annotationRef/>
      </w:r>
      <w:r>
        <w:t>Synaxarium has St. James dying twice… likely one of them should be St. John!</w:t>
      </w:r>
    </w:p>
  </w:comment>
  <w:comment w:id="1768" w:author="Windows User" w:date="2015-10-30T08:56:00Z" w:initials="WU">
    <w:p w14:paraId="11436C6E" w14:textId="77777777" w:rsidR="00AE7891" w:rsidRDefault="00AE7891">
      <w:pPr>
        <w:pStyle w:val="CommentText"/>
      </w:pPr>
      <w:r>
        <w:rPr>
          <w:rStyle w:val="CommentReference"/>
        </w:rPr>
        <w:annotationRef/>
      </w:r>
      <w:r>
        <w:t>Ramez says print synacarium may have him in july</w:t>
      </w:r>
    </w:p>
  </w:comment>
  <w:comment w:id="1787" w:author="Windows User" w:date="2015-10-30T08:56:00Z" w:initials="WU">
    <w:p w14:paraId="62A36CDC" w14:textId="77777777" w:rsidR="00AE7891" w:rsidRDefault="00AE7891">
      <w:pPr>
        <w:pStyle w:val="CommentText"/>
      </w:pPr>
      <w:r>
        <w:rPr>
          <w:rStyle w:val="CommentReference"/>
        </w:rPr>
        <w:annotationRef/>
      </w:r>
      <w:r>
        <w:t>Approached? What does this vs mean?</w:t>
      </w:r>
    </w:p>
  </w:comment>
  <w:comment w:id="1788" w:author="Windows User" w:date="2015-10-30T08:56:00Z" w:initials="WU">
    <w:p w14:paraId="329416E7" w14:textId="77777777" w:rsidR="00AE7891" w:rsidRPr="00745B45" w:rsidRDefault="00AE789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4" w:author="Windows User" w:date="2015-10-30T08:56:00Z" w:initials="WU">
    <w:p w14:paraId="763F73BB" w14:textId="77777777" w:rsidR="00AE7891" w:rsidRDefault="00AE7891">
      <w:pPr>
        <w:pStyle w:val="CommentText"/>
      </w:pPr>
      <w:r>
        <w:rPr>
          <w:rStyle w:val="CommentReference"/>
        </w:rPr>
        <w:annotationRef/>
      </w:r>
      <w:r>
        <w:t>Thoughts?</w:t>
      </w:r>
    </w:p>
  </w:comment>
  <w:comment w:id="1815" w:author="Windows User" w:date="2015-10-30T08:56:00Z" w:initials="WU">
    <w:p w14:paraId="7B47C8A3" w14:textId="77777777" w:rsidR="00AE7891" w:rsidRDefault="00AE789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6" w:author="Windows User" w:date="2015-10-30T08:56:00Z" w:initials="WU">
    <w:p w14:paraId="113233AB" w14:textId="77777777" w:rsidR="00AE7891" w:rsidRDefault="00AE7891">
      <w:pPr>
        <w:pStyle w:val="CommentText"/>
      </w:pPr>
      <w:r>
        <w:rPr>
          <w:rStyle w:val="CommentReference"/>
        </w:rPr>
        <w:annotationRef/>
      </w:r>
      <w:r>
        <w:t>Sound or voices?</w:t>
      </w:r>
    </w:p>
  </w:comment>
  <w:comment w:id="1853" w:author="Windows User" w:date="2015-10-30T08:56:00Z" w:initials="WU">
    <w:p w14:paraId="0BE9113A" w14:textId="77777777" w:rsidR="00AE7891" w:rsidRDefault="00AE7891">
      <w:pPr>
        <w:pStyle w:val="CommentText"/>
      </w:pPr>
      <w:r>
        <w:rPr>
          <w:rStyle w:val="CommentReference"/>
        </w:rPr>
        <w:annotationRef/>
      </w:r>
      <w:r>
        <w:t>Completely different.</w:t>
      </w:r>
    </w:p>
  </w:comment>
  <w:comment w:id="1854" w:author="Windows User" w:date="2015-10-30T08:56:00Z" w:initials="WU">
    <w:p w14:paraId="074682DD" w14:textId="77777777" w:rsidR="00AE7891" w:rsidRDefault="00AE7891">
      <w:pPr>
        <w:pStyle w:val="CommentText"/>
      </w:pPr>
      <w:r>
        <w:rPr>
          <w:rStyle w:val="CommentReference"/>
        </w:rPr>
        <w:annotationRef/>
      </w:r>
      <w:r>
        <w:t>With or in?</w:t>
      </w:r>
    </w:p>
  </w:comment>
  <w:comment w:id="1855" w:author="Windows User" w:date="2015-10-30T08:56:00Z" w:initials="WU">
    <w:p w14:paraId="371712E1" w14:textId="77777777" w:rsidR="00AE7891" w:rsidRDefault="00AE7891">
      <w:pPr>
        <w:pStyle w:val="CommentText"/>
      </w:pPr>
      <w:r>
        <w:rPr>
          <w:rStyle w:val="CommentReference"/>
        </w:rPr>
        <w:annotationRef/>
      </w:r>
    </w:p>
  </w:comment>
  <w:comment w:id="1856" w:author="Windows User" w:date="2015-10-30T08:56:00Z" w:initials="WU">
    <w:p w14:paraId="0B3C1D3B" w14:textId="77777777" w:rsidR="00AE7891" w:rsidRDefault="00AE7891">
      <w:pPr>
        <w:pStyle w:val="CommentText"/>
      </w:pPr>
      <w:r>
        <w:rPr>
          <w:rStyle w:val="CommentReference"/>
        </w:rPr>
        <w:annotationRef/>
      </w:r>
      <w:r>
        <w:t>Sound or voice?</w:t>
      </w:r>
    </w:p>
  </w:comment>
  <w:comment w:id="1858" w:author="Windows User" w:date="2015-10-30T08:56:00Z" w:initials="WU">
    <w:p w14:paraId="1C3A0B98" w14:textId="77777777" w:rsidR="00AE7891" w:rsidRDefault="00AE7891">
      <w:pPr>
        <w:pStyle w:val="CommentText"/>
      </w:pPr>
      <w:r>
        <w:rPr>
          <w:rStyle w:val="CommentReference"/>
        </w:rPr>
        <w:annotationRef/>
      </w:r>
      <w:r>
        <w:t>Open to suggetions.</w:t>
      </w:r>
    </w:p>
  </w:comment>
  <w:comment w:id="1859" w:author="Windows User" w:date="2015-10-30T08:56:00Z" w:initials="WU">
    <w:p w14:paraId="79DB91AB" w14:textId="77777777" w:rsidR="00AE7891" w:rsidRDefault="00AE7891">
      <w:pPr>
        <w:pStyle w:val="CommentText"/>
      </w:pPr>
      <w:r>
        <w:rPr>
          <w:rStyle w:val="CommentReference"/>
        </w:rPr>
        <w:annotationRef/>
      </w:r>
      <w:r>
        <w:t>Before?</w:t>
      </w:r>
    </w:p>
  </w:comment>
  <w:comment w:id="1860" w:author="Windows User" w:date="2015-10-30T08:56:00Z" w:initials="WU">
    <w:p w14:paraId="777049F3" w14:textId="77777777" w:rsidR="00AE7891" w:rsidRDefault="00AE7891">
      <w:pPr>
        <w:pStyle w:val="CommentText"/>
      </w:pPr>
      <w:r>
        <w:rPr>
          <w:rStyle w:val="CommentReference"/>
        </w:rPr>
        <w:annotationRef/>
      </w:r>
      <w:r>
        <w:t>Nations?</w:t>
      </w:r>
    </w:p>
  </w:comment>
  <w:comment w:id="1861" w:author="Windows User" w:date="2015-10-30T08:56:00Z" w:initials="WU">
    <w:p w14:paraId="29D1E0CC" w14:textId="77777777" w:rsidR="00AE7891" w:rsidRDefault="00AE7891">
      <w:pPr>
        <w:pStyle w:val="CommentText"/>
      </w:pPr>
      <w:r>
        <w:rPr>
          <w:rStyle w:val="CommentReference"/>
        </w:rPr>
        <w:annotationRef/>
      </w:r>
      <w:r>
        <w:t>?</w:t>
      </w:r>
    </w:p>
  </w:comment>
  <w:comment w:id="1900" w:author="Windows User" w:date="2015-10-30T08:56:00Z" w:initials="WU">
    <w:p w14:paraId="73A9ACC7" w14:textId="77777777" w:rsidR="00AE7891" w:rsidRDefault="00AE7891">
      <w:pPr>
        <w:pStyle w:val="CommentText"/>
      </w:pPr>
      <w:r>
        <w:rPr>
          <w:rStyle w:val="CommentReference"/>
        </w:rPr>
        <w:annotationRef/>
      </w:r>
      <w:r>
        <w:t>?</w:t>
      </w:r>
    </w:p>
  </w:comment>
  <w:comment w:id="1909" w:author="Windows User" w:date="2015-10-30T08:56:00Z" w:initials="WU">
    <w:p w14:paraId="4F5630C0" w14:textId="77777777" w:rsidR="00AE7891" w:rsidRDefault="00AE7891">
      <w:pPr>
        <w:pStyle w:val="CommentText"/>
      </w:pPr>
      <w:r>
        <w:rPr>
          <w:rStyle w:val="CommentReference"/>
        </w:rPr>
        <w:annotationRef/>
      </w:r>
      <w:r>
        <w:t>Abba Noub, abanoub, Apa Noub, Apnoub?</w:t>
      </w:r>
    </w:p>
  </w:comment>
  <w:comment w:id="1910" w:author="Windows User" w:date="2015-10-30T08:56:00Z" w:initials="WU">
    <w:p w14:paraId="3899034D" w14:textId="77777777" w:rsidR="00AE7891" w:rsidRDefault="00AE7891">
      <w:pPr>
        <w:pStyle w:val="CommentText"/>
      </w:pPr>
      <w:r>
        <w:rPr>
          <w:rStyle w:val="CommentReference"/>
        </w:rPr>
        <w:annotationRef/>
      </w:r>
      <w:r>
        <w:t>Upright, or orthodox?</w:t>
      </w:r>
    </w:p>
  </w:comment>
  <w:comment w:id="1920" w:author="Windows User" w:date="2015-10-30T08:56:00Z" w:initials="WU">
    <w:p w14:paraId="61207ABC" w14:textId="77777777" w:rsidR="00AE7891" w:rsidRDefault="00AE7891">
      <w:pPr>
        <w:pStyle w:val="CommentText"/>
      </w:pPr>
      <w:r>
        <w:rPr>
          <w:rStyle w:val="CommentReference"/>
        </w:rPr>
        <w:annotationRef/>
      </w:r>
      <w:r>
        <w:t>Are we going with ti agia = saint and ti ethowab = the holy?</w:t>
      </w:r>
    </w:p>
  </w:comment>
  <w:comment w:id="1925" w:author="Windows User" w:date="2015-11-18T20:43:00Z" w:initials="WU">
    <w:p w14:paraId="446635DC" w14:textId="77777777" w:rsidR="00AE7891" w:rsidRDefault="00AE7891" w:rsidP="002758BE">
      <w:pPr>
        <w:pStyle w:val="CommentText"/>
      </w:pPr>
      <w:r>
        <w:rPr>
          <w:rStyle w:val="CommentReference"/>
        </w:rPr>
        <w:annotationRef/>
      </w:r>
      <w:r>
        <w:t>Is this for Adam days? Or just Sundays?</w:t>
      </w:r>
    </w:p>
  </w:comment>
  <w:comment w:id="1949" w:author="Windows User" w:date="2015-11-18T20:43:00Z" w:initials="WU">
    <w:p w14:paraId="08613E46" w14:textId="00F90E8C" w:rsidR="00AE7891" w:rsidRDefault="00AE7891">
      <w:pPr>
        <w:pStyle w:val="CommentText"/>
      </w:pPr>
      <w:r>
        <w:rPr>
          <w:rStyle w:val="CommentReference"/>
        </w:rPr>
        <w:annotationRef/>
      </w:r>
      <w:r>
        <w:t>Is this for Adam days? Or just Sundays?</w:t>
      </w:r>
    </w:p>
  </w:comment>
  <w:comment w:id="1950" w:author="Windows User" w:date="2015-11-18T20:38:00Z" w:initials="WU">
    <w:p w14:paraId="43F9C3B7" w14:textId="77777777" w:rsidR="00AE7891" w:rsidRDefault="00AE7891">
      <w:pPr>
        <w:pStyle w:val="CommentText"/>
      </w:pPr>
      <w:r>
        <w:rPr>
          <w:rStyle w:val="CommentReference"/>
        </w:rPr>
        <w:annotationRef/>
      </w:r>
      <w:r>
        <w:t>What does this mean? I feel like we put something else somewhere else</w:t>
      </w:r>
    </w:p>
  </w:comment>
  <w:comment w:id="1952" w:author="Windows User" w:date="2015-11-19T22:12:00Z" w:initials="WU">
    <w:p w14:paraId="79F037D4" w14:textId="77777777" w:rsidR="00AE7891" w:rsidRDefault="00AE7891">
      <w:pPr>
        <w:pStyle w:val="CommentText"/>
      </w:pPr>
      <w:r>
        <w:rPr>
          <w:rStyle w:val="CommentReference"/>
        </w:rPr>
        <w:annotationRef/>
      </w:r>
      <w:r>
        <w:t>Theotokos forever, or ever-Theotokos?</w:t>
      </w:r>
    </w:p>
  </w:comment>
  <w:comment w:id="1953" w:author="Windows User" w:date="2015-11-19T22:12:00Z" w:initials="WU">
    <w:p w14:paraId="7E2C6DDB" w14:textId="77777777" w:rsidR="00AE7891" w:rsidRDefault="00AE7891">
      <w:pPr>
        <w:pStyle w:val="CommentText"/>
      </w:pPr>
      <w:r>
        <w:rPr>
          <w:rStyle w:val="CommentReference"/>
        </w:rPr>
        <w:annotationRef/>
      </w:r>
      <w:r>
        <w:t>What does this mean?</w:t>
      </w:r>
    </w:p>
  </w:comment>
  <w:comment w:id="1954" w:author="Windows User" w:date="2015-11-19T22:12:00Z" w:initials="WU">
    <w:p w14:paraId="71146019" w14:textId="77777777" w:rsidR="00AE7891" w:rsidRDefault="00AE7891">
      <w:pPr>
        <w:pStyle w:val="CommentText"/>
      </w:pPr>
      <w:r>
        <w:rPr>
          <w:rStyle w:val="CommentReference"/>
        </w:rPr>
        <w:annotationRef/>
      </w:r>
      <w:r>
        <w:t>What does this mean?</w:t>
      </w:r>
    </w:p>
  </w:comment>
  <w:comment w:id="1955" w:author="Windows User" w:date="2015-11-19T22:12:00Z" w:initials="WU">
    <w:p w14:paraId="24E4F57A" w14:textId="77777777" w:rsidR="00AE7891" w:rsidRDefault="00AE7891">
      <w:pPr>
        <w:pStyle w:val="CommentText"/>
      </w:pPr>
      <w:r>
        <w:rPr>
          <w:rStyle w:val="CommentReference"/>
        </w:rPr>
        <w:annotationRef/>
      </w:r>
      <w:r>
        <w:t>Praying or interceding?</w:t>
      </w:r>
    </w:p>
  </w:comment>
  <w:comment w:id="1975" w:author="Windows User" w:date="2015-10-30T08:56:00Z" w:initials="WU">
    <w:p w14:paraId="36116F5D" w14:textId="77777777" w:rsidR="00AE7891" w:rsidRPr="00745B45" w:rsidRDefault="00AE789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6" w:author="Windows User" w:date="2015-10-30T08:56:00Z" w:initials="WU">
    <w:p w14:paraId="55EA204B" w14:textId="77777777" w:rsidR="00AE7891" w:rsidRDefault="00AE7891">
      <w:pPr>
        <w:pStyle w:val="CommentText"/>
      </w:pPr>
      <w:r>
        <w:rPr>
          <w:rStyle w:val="CommentReference"/>
        </w:rPr>
        <w:annotationRef/>
      </w:r>
      <w:r>
        <w:t>Typo?</w:t>
      </w:r>
    </w:p>
  </w:comment>
  <w:comment w:id="1998" w:author="Windows User" w:date="2015-10-30T08:56:00Z" w:initials="WU">
    <w:p w14:paraId="11E5D177" w14:textId="77777777" w:rsidR="00AE7891" w:rsidRPr="00745B45" w:rsidRDefault="00AE789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000" w:author="Windows User" w:date="2015-10-30T08:56:00Z" w:initials="WU">
    <w:p w14:paraId="38A16B24" w14:textId="77777777" w:rsidR="00AE7891" w:rsidRDefault="00AE7891">
      <w:pPr>
        <w:pStyle w:val="CommentText"/>
      </w:pPr>
      <w:r>
        <w:rPr>
          <w:rStyle w:val="CommentReference"/>
        </w:rPr>
        <w:annotationRef/>
      </w:r>
      <w:r>
        <w:t>What does the Coptic say?</w:t>
      </w:r>
    </w:p>
  </w:comment>
  <w:comment w:id="2001" w:author="Windows User" w:date="2015-10-30T08:56:00Z" w:initials="WU">
    <w:p w14:paraId="239824AA" w14:textId="77777777" w:rsidR="00AE7891" w:rsidRDefault="00AE7891">
      <w:pPr>
        <w:pStyle w:val="CommentText"/>
      </w:pPr>
      <w:r>
        <w:rPr>
          <w:rStyle w:val="CommentReference"/>
        </w:rPr>
        <w:annotationRef/>
      </w:r>
      <w:r>
        <w:t>What is being quoted? 2Cor 5?</w:t>
      </w:r>
    </w:p>
  </w:comment>
  <w:comment w:id="2004" w:author="Windows User" w:date="2015-10-30T08:56:00Z" w:initials="WU">
    <w:p w14:paraId="1EC34668" w14:textId="77777777" w:rsidR="00AE7891" w:rsidRDefault="00AE7891">
      <w:pPr>
        <w:pStyle w:val="CommentText"/>
      </w:pPr>
      <w:r>
        <w:rPr>
          <w:rStyle w:val="CommentReference"/>
        </w:rPr>
        <w:annotationRef/>
      </w:r>
      <w:r>
        <w:t>This is clearly a late composition, bastardizing other hymns. “our father in heaven, the sinless one, with your good father…” right.</w:t>
      </w:r>
    </w:p>
  </w:comment>
  <w:comment w:id="2005" w:author="Windows User" w:date="2015-10-30T08:56:00Z" w:initials="WU">
    <w:p w14:paraId="4470C38C" w14:textId="77777777" w:rsidR="00AE7891" w:rsidRDefault="00AE7891">
      <w:pPr>
        <w:pStyle w:val="CommentText"/>
      </w:pPr>
      <w:r>
        <w:rPr>
          <w:rStyle w:val="CommentReference"/>
        </w:rPr>
        <w:annotationRef/>
      </w:r>
      <w:r>
        <w:t>Coptic is different from previous verse. What should English be?</w:t>
      </w:r>
    </w:p>
  </w:comment>
  <w:comment w:id="2006" w:author="Windows User" w:date="2015-10-30T08:56:00Z" w:initials="WU">
    <w:p w14:paraId="350A9B71" w14:textId="77777777" w:rsidR="00AE7891" w:rsidRDefault="00AE7891">
      <w:pPr>
        <w:pStyle w:val="CommentText"/>
      </w:pPr>
      <w:r>
        <w:rPr>
          <w:rStyle w:val="CommentReference"/>
        </w:rPr>
        <w:annotationRef/>
      </w:r>
      <w:r>
        <w:t>Or athletes? Or athletic martyrs?</w:t>
      </w:r>
    </w:p>
  </w:comment>
  <w:comment w:id="2007" w:author="Windows User" w:date="2015-10-30T08:56:00Z" w:initials="WU">
    <w:p w14:paraId="72F9FFC3" w14:textId="77777777" w:rsidR="00AE7891" w:rsidRDefault="00AE7891">
      <w:pPr>
        <w:pStyle w:val="CommentText"/>
      </w:pPr>
      <w:r>
        <w:rPr>
          <w:rStyle w:val="CommentReference"/>
        </w:rPr>
        <w:annotationRef/>
      </w:r>
      <w:r>
        <w:t>Or of the martyrs?</w:t>
      </w:r>
    </w:p>
  </w:comment>
  <w:comment w:id="2008" w:author="Windows User" w:date="2015-10-30T08:56:00Z" w:initials="WU">
    <w:p w14:paraId="7BD5C124" w14:textId="77777777" w:rsidR="00AE7891" w:rsidRDefault="00AE7891">
      <w:pPr>
        <w:pStyle w:val="CommentText"/>
      </w:pPr>
      <w:r>
        <w:rPr>
          <w:rStyle w:val="CommentReference"/>
        </w:rPr>
        <w:annotationRef/>
      </w:r>
      <w:r>
        <w:t>Carries or lifts?</w:t>
      </w:r>
    </w:p>
  </w:comment>
  <w:comment w:id="2009" w:author="Windows User" w:date="2015-10-30T08:56:00Z" w:initials="WU">
    <w:p w14:paraId="525F7218" w14:textId="77777777" w:rsidR="00AE7891" w:rsidRDefault="00AE7891">
      <w:pPr>
        <w:pStyle w:val="CommentText"/>
      </w:pPr>
      <w:r>
        <w:rPr>
          <w:rStyle w:val="CommentReference"/>
        </w:rPr>
        <w:annotationRef/>
      </w:r>
      <w:r>
        <w:t>Churches?</w:t>
      </w:r>
    </w:p>
    <w:p w14:paraId="32A8F1D7" w14:textId="77777777" w:rsidR="00AE7891" w:rsidRDefault="00AE7891">
      <w:pPr>
        <w:pStyle w:val="CommentText"/>
      </w:pPr>
    </w:p>
  </w:comment>
  <w:comment w:id="2010" w:author="Windows User" w:date="2015-10-30T08:56:00Z" w:initials="WU">
    <w:p w14:paraId="165286E5" w14:textId="77777777" w:rsidR="00AE7891" w:rsidRDefault="00AE7891">
      <w:pPr>
        <w:pStyle w:val="CommentText"/>
      </w:pPr>
      <w:r>
        <w:rPr>
          <w:rStyle w:val="CommentReference"/>
        </w:rPr>
        <w:annotationRef/>
      </w:r>
      <w:r>
        <w:t>End?</w:t>
      </w:r>
    </w:p>
  </w:comment>
  <w:comment w:id="2019" w:author="Windows User" w:date="2015-10-30T08:56:00Z" w:initials="WU">
    <w:p w14:paraId="770DC519" w14:textId="281A44CF" w:rsidR="00AE7891" w:rsidRDefault="00AE7891">
      <w:pPr>
        <w:pStyle w:val="CommentText"/>
      </w:pPr>
      <w:r>
        <w:rPr>
          <w:rStyle w:val="CommentReference"/>
        </w:rPr>
        <w:annotationRef/>
      </w:r>
      <w:r>
        <w:t>Or full stop. You are worthy of the glory,</w:t>
      </w:r>
    </w:p>
  </w:comment>
  <w:comment w:id="2026" w:author="Windows User" w:date="2015-10-30T08:56:00Z" w:initials="WU">
    <w:p w14:paraId="664F3BFA" w14:textId="77777777" w:rsidR="00AE7891" w:rsidRDefault="00AE7891">
      <w:pPr>
        <w:pStyle w:val="CommentText"/>
      </w:pPr>
      <w:r>
        <w:rPr>
          <w:rStyle w:val="CommentReference"/>
        </w:rPr>
        <w:annotationRef/>
      </w:r>
      <w:r>
        <w:t>?</w:t>
      </w:r>
    </w:p>
  </w:comment>
  <w:comment w:id="2029" w:author="Windows User" w:date="2015-10-30T08:56:00Z" w:initials="WU">
    <w:p w14:paraId="08BCD53E" w14:textId="77777777" w:rsidR="00AE7891" w:rsidRDefault="00AE7891">
      <w:pPr>
        <w:pStyle w:val="CommentText"/>
      </w:pPr>
      <w:r>
        <w:rPr>
          <w:rStyle w:val="CommentReference"/>
        </w:rPr>
        <w:annotationRef/>
      </w:r>
      <w:r>
        <w:t>Is? Or will be? Exalted, or highly exalted?</w:t>
      </w:r>
    </w:p>
  </w:comment>
  <w:comment w:id="2032" w:author="Windows User" w:date="2015-10-30T08:56:00Z" w:initials="WU">
    <w:p w14:paraId="4F4D62D2" w14:textId="77777777" w:rsidR="00AE7891" w:rsidRDefault="00AE7891">
      <w:pPr>
        <w:pStyle w:val="CommentText"/>
      </w:pPr>
      <w:r>
        <w:rPr>
          <w:rStyle w:val="CommentReference"/>
        </w:rPr>
        <w:annotationRef/>
      </w:r>
      <w:r>
        <w:t>Bring or offer</w:t>
      </w:r>
    </w:p>
  </w:comment>
  <w:comment w:id="2033" w:author="Windows User" w:date="2015-10-30T08:56:00Z" w:initials="WU">
    <w:p w14:paraId="66D4EE13" w14:textId="77777777" w:rsidR="00AE7891" w:rsidRDefault="00AE7891">
      <w:pPr>
        <w:pStyle w:val="CommentText"/>
      </w:pPr>
      <w:r>
        <w:rPr>
          <w:rStyle w:val="CommentReference"/>
        </w:rPr>
        <w:annotationRef/>
      </w:r>
      <w:r>
        <w:t>Spelling?</w:t>
      </w:r>
    </w:p>
  </w:comment>
  <w:comment w:id="2040" w:author="Windows User" w:date="2015-11-17T22:12:00Z" w:initials="WU">
    <w:p w14:paraId="412F0631" w14:textId="77777777" w:rsidR="00AE7891" w:rsidRDefault="00AE7891">
      <w:pPr>
        <w:pStyle w:val="CommentText"/>
      </w:pPr>
      <w:r>
        <w:rPr>
          <w:rStyle w:val="CommentReference"/>
        </w:rPr>
        <w:annotationRef/>
      </w:r>
      <w:r>
        <w:t>Literally trampled, right? Or crushed?</w:t>
      </w:r>
    </w:p>
  </w:comment>
  <w:comment w:id="2041" w:author="Windows User" w:date="2015-11-17T22:12:00Z" w:initials="WU">
    <w:p w14:paraId="135DCC31" w14:textId="77777777" w:rsidR="00AE7891" w:rsidRDefault="00AE7891">
      <w:pPr>
        <w:pStyle w:val="CommentText"/>
      </w:pPr>
      <w:r>
        <w:rPr>
          <w:rStyle w:val="CommentReference"/>
        </w:rPr>
        <w:annotationRef/>
      </w:r>
      <w:r>
        <w:t>Authority? Might? Reign?</w:t>
      </w:r>
    </w:p>
  </w:comment>
  <w:comment w:id="2045" w:author="Windows User" w:date="2015-10-30T08:56:00Z" w:initials="WU">
    <w:p w14:paraId="11BE3C4D" w14:textId="77777777" w:rsidR="00AE7891" w:rsidRDefault="00AE7891">
      <w:pPr>
        <w:pStyle w:val="CommentText"/>
      </w:pPr>
      <w:r>
        <w:rPr>
          <w:rStyle w:val="CommentReference"/>
        </w:rPr>
        <w:annotationRef/>
      </w:r>
      <w:r>
        <w:t>Name or Holy Name?</w:t>
      </w:r>
    </w:p>
  </w:comment>
  <w:comment w:id="2057" w:author="Windows User" w:date="2015-10-30T08:56:00Z" w:initials="WU">
    <w:p w14:paraId="4A1C10F1" w14:textId="77777777" w:rsidR="00AE7891" w:rsidRDefault="00AE7891">
      <w:pPr>
        <w:pStyle w:val="CommentText"/>
      </w:pPr>
      <w:r>
        <w:rPr>
          <w:rStyle w:val="CommentReference"/>
        </w:rPr>
        <w:annotationRef/>
      </w:r>
      <w:r>
        <w:t>Christ or Jesus Christ?</w:t>
      </w:r>
    </w:p>
  </w:comment>
  <w:comment w:id="2064" w:author="Windows User" w:date="2015-10-30T08:56:00Z" w:initials="WU">
    <w:p w14:paraId="31C2C585" w14:textId="77777777" w:rsidR="00AE7891" w:rsidRDefault="00AE7891">
      <w:pPr>
        <w:pStyle w:val="CommentText"/>
      </w:pPr>
      <w:r>
        <w:rPr>
          <w:rStyle w:val="CommentReference"/>
        </w:rPr>
        <w:annotationRef/>
      </w:r>
      <w:r>
        <w:t>Name or Holy Name?</w:t>
      </w:r>
    </w:p>
  </w:comment>
  <w:comment w:id="2065" w:author="Windows User" w:date="2015-10-30T08:56:00Z" w:initials="WU">
    <w:p w14:paraId="18203C3C" w14:textId="77777777" w:rsidR="00AE7891" w:rsidRDefault="00AE7891">
      <w:pPr>
        <w:pStyle w:val="CommentText"/>
      </w:pPr>
      <w:r>
        <w:rPr>
          <w:rStyle w:val="CommentReference"/>
        </w:rPr>
        <w:annotationRef/>
      </w:r>
      <w:r>
        <w:t>To Him? Or by His might/power?</w:t>
      </w:r>
    </w:p>
  </w:comment>
  <w:comment w:id="2066" w:author="Windows User" w:date="2015-10-30T08:56:00Z" w:initials="WU">
    <w:p w14:paraId="27B39720" w14:textId="77777777" w:rsidR="00AE7891" w:rsidRDefault="00AE7891">
      <w:pPr>
        <w:pStyle w:val="CommentText"/>
      </w:pPr>
      <w:r>
        <w:rPr>
          <w:rStyle w:val="CommentReference"/>
        </w:rPr>
        <w:annotationRef/>
      </w:r>
      <w:r>
        <w:t>Might, or may?</w:t>
      </w:r>
    </w:p>
  </w:comment>
  <w:comment w:id="2067" w:author="Windows User" w:date="2015-10-30T08:56:00Z" w:initials="WU">
    <w:p w14:paraId="2FB96B7C" w14:textId="77777777" w:rsidR="00AE7891" w:rsidRDefault="00AE7891" w:rsidP="00F77A5B">
      <w:pPr>
        <w:pStyle w:val="CommentText"/>
      </w:pPr>
      <w:r>
        <w:rPr>
          <w:rStyle w:val="CommentReference"/>
        </w:rPr>
        <w:annotationRef/>
      </w:r>
      <w:r>
        <w:t>Christ or Jesus Christ?</w:t>
      </w:r>
    </w:p>
  </w:comment>
  <w:comment w:id="2070" w:author="Windows User" w:date="2015-10-30T08:56:00Z" w:initials="WU">
    <w:p w14:paraId="775D4B1C" w14:textId="77777777" w:rsidR="00AE7891" w:rsidRDefault="00AE7891">
      <w:pPr>
        <w:pStyle w:val="CommentText"/>
      </w:pPr>
      <w:r>
        <w:rPr>
          <w:rStyle w:val="CommentReference"/>
        </w:rPr>
        <w:annotationRef/>
      </w:r>
      <w:r>
        <w:t>Miracles?</w:t>
      </w:r>
    </w:p>
  </w:comment>
  <w:comment w:id="2077" w:author="Windows User" w:date="2015-10-30T08:56:00Z" w:initials="WU">
    <w:p w14:paraId="511773EC" w14:textId="77777777" w:rsidR="00AE7891" w:rsidRDefault="00AE7891">
      <w:pPr>
        <w:pStyle w:val="CommentText"/>
      </w:pPr>
      <w:r>
        <w:rPr>
          <w:rStyle w:val="CommentReference"/>
        </w:rPr>
        <w:annotationRef/>
      </w:r>
      <w:r>
        <w:t>Name or Holy Name?</w:t>
      </w:r>
    </w:p>
  </w:comment>
  <w:comment w:id="2078" w:author="Windows User" w:date="2015-10-30T08:56:00Z" w:initials="WU">
    <w:p w14:paraId="0BC6FD3A" w14:textId="77777777" w:rsidR="00AE7891" w:rsidRDefault="00AE7891">
      <w:pPr>
        <w:pStyle w:val="CommentText"/>
      </w:pPr>
      <w:r>
        <w:rPr>
          <w:rStyle w:val="CommentReference"/>
        </w:rPr>
        <w:annotationRef/>
      </w:r>
      <w:r>
        <w:t>To Him? Or by His might/power?</w:t>
      </w:r>
    </w:p>
  </w:comment>
  <w:comment w:id="2079" w:author="Windows User" w:date="2015-10-30T08:56:00Z" w:initials="WU">
    <w:p w14:paraId="6BED6166" w14:textId="77777777" w:rsidR="00AE7891" w:rsidRDefault="00AE7891">
      <w:pPr>
        <w:pStyle w:val="CommentText"/>
      </w:pPr>
      <w:r>
        <w:rPr>
          <w:rStyle w:val="CommentReference"/>
        </w:rPr>
        <w:annotationRef/>
      </w:r>
      <w:r>
        <w:t>Might, or may?</w:t>
      </w:r>
    </w:p>
  </w:comment>
  <w:comment w:id="2086" w:author="Windows User" w:date="2016-02-10T12:41:00Z" w:initials="WU">
    <w:p w14:paraId="1E6C57D4" w14:textId="77777777" w:rsidR="00AE7891" w:rsidRDefault="00AE7891"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446635D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878D1C" w14:textId="77777777" w:rsidR="00984926" w:rsidRDefault="00984926" w:rsidP="006D61CA">
      <w:pPr>
        <w:spacing w:after="0" w:line="240" w:lineRule="auto"/>
      </w:pPr>
      <w:r>
        <w:separator/>
      </w:r>
    </w:p>
  </w:endnote>
  <w:endnote w:type="continuationSeparator" w:id="0">
    <w:p w14:paraId="0CB9A465" w14:textId="77777777" w:rsidR="00984926" w:rsidRDefault="0098492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auto"/>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CB0D8E4" w:rsidR="00AE7891" w:rsidRPr="004D6538" w:rsidRDefault="00AE7891"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17A8B">
      <w:rPr>
        <w:noProof/>
        <w:lang w:val="en-US"/>
      </w:rPr>
      <w:t>100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AE7891" w:rsidRPr="009654EE" w:rsidRDefault="00AE7891"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64EE8DA9" w:rsidR="00AE7891" w:rsidRPr="009654EE" w:rsidRDefault="00AE789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74A89">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5FEC37D" w:rsidR="00AE7891" w:rsidRPr="006D61CA" w:rsidRDefault="00AE789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17A8B">
      <w:rPr>
        <w:noProof/>
        <w:lang w:val="en-US"/>
      </w:rPr>
      <w:t>99</w:t>
    </w:r>
    <w:r w:rsidRPr="006D61CA">
      <w:rPr>
        <w:lang w:val="en-US"/>
      </w:rPr>
      <w:fldChar w:fldCharType="end"/>
    </w:r>
  </w:p>
  <w:p w14:paraId="1546C8BA" w14:textId="77777777" w:rsidR="00AE7891" w:rsidRDefault="00AE7891"/>
  <w:p w14:paraId="578F45FC" w14:textId="77777777" w:rsidR="00AE7891" w:rsidRDefault="00AE7891"/>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6176E685" w:rsidR="00AE7891" w:rsidRPr="006D61CA" w:rsidRDefault="00AE789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17A8B">
      <w:rPr>
        <w:noProof/>
        <w:lang w:val="en-US"/>
      </w:rPr>
      <w:t>1217</w:t>
    </w:r>
    <w:r w:rsidRPr="006D61CA">
      <w:rPr>
        <w:lang w:val="en-US"/>
      </w:rPr>
      <w:fldChar w:fldCharType="end"/>
    </w:r>
  </w:p>
  <w:p w14:paraId="6E3E0469" w14:textId="77777777" w:rsidR="00AE7891" w:rsidRDefault="00AE7891"/>
  <w:p w14:paraId="5C3C24E2" w14:textId="77777777" w:rsidR="00AE7891" w:rsidRDefault="00AE789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F6010" w14:textId="77777777" w:rsidR="00984926" w:rsidRDefault="00984926" w:rsidP="006D61CA">
      <w:pPr>
        <w:spacing w:after="0" w:line="240" w:lineRule="auto"/>
      </w:pPr>
      <w:r>
        <w:separator/>
      </w:r>
    </w:p>
  </w:footnote>
  <w:footnote w:type="continuationSeparator" w:id="0">
    <w:p w14:paraId="2FC11A23" w14:textId="77777777" w:rsidR="00984926" w:rsidRDefault="00984926" w:rsidP="006D61CA">
      <w:pPr>
        <w:spacing w:after="0" w:line="240" w:lineRule="auto"/>
      </w:pPr>
      <w:r>
        <w:continuationSeparator/>
      </w:r>
    </w:p>
  </w:footnote>
  <w:footnote w:id="1">
    <w:p w14:paraId="16A75E0F" w14:textId="77777777" w:rsidR="00AE7891" w:rsidRDefault="00AE7891"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AE7891" w:rsidRDefault="00AE7891"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AE7891" w:rsidRDefault="00AE7891" w:rsidP="00F94412">
      <w:pPr>
        <w:pStyle w:val="footnote"/>
      </w:pPr>
      <w:r>
        <w:rPr>
          <w:rStyle w:val="FootnoteReference"/>
        </w:rPr>
        <w:footnoteRef/>
      </w:r>
      <w:r>
        <w:t xml:space="preserve"> [JS] or “assemblies”</w:t>
      </w:r>
    </w:p>
  </w:footnote>
  <w:footnote w:id="4">
    <w:p w14:paraId="5E4DFE5E" w14:textId="5E90AEFA" w:rsidR="00AE7891" w:rsidRPr="00926B87" w:rsidRDefault="00AE7891"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E7891" w:rsidRDefault="00AE7891" w:rsidP="00031314">
      <w:pPr>
        <w:pStyle w:val="footnote"/>
      </w:pPr>
    </w:p>
  </w:footnote>
  <w:footnote w:id="5">
    <w:p w14:paraId="5EDE2D3A" w14:textId="77777777" w:rsidR="00AE7891" w:rsidRDefault="00AE789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AE7891" w:rsidRDefault="00AE7891" w:rsidP="00323889">
      <w:pPr>
        <w:pStyle w:val="footnote"/>
      </w:pPr>
      <w:r>
        <w:rPr>
          <w:rStyle w:val="FootnoteReference"/>
        </w:rPr>
        <w:footnoteRef/>
      </w:r>
      <w:r>
        <w:t xml:space="preserve"> Or “The Lord’s Annointed”</w:t>
      </w:r>
    </w:p>
  </w:footnote>
  <w:footnote w:id="7">
    <w:p w14:paraId="31BBF667" w14:textId="77777777" w:rsidR="00AE7891" w:rsidRPr="00926B87" w:rsidRDefault="00AE7891"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E7891" w:rsidRDefault="00AE7891" w:rsidP="00441BAC">
      <w:pPr>
        <w:pStyle w:val="footnote"/>
      </w:pPr>
    </w:p>
  </w:footnote>
  <w:footnote w:id="8">
    <w:p w14:paraId="580FAEDD" w14:textId="77777777" w:rsidR="00AE7891" w:rsidRDefault="00AE7891" w:rsidP="00130E47">
      <w:pPr>
        <w:pStyle w:val="footnote"/>
      </w:pPr>
      <w:r>
        <w:rPr>
          <w:rStyle w:val="FootnoteReference"/>
        </w:rPr>
        <w:footnoteRef/>
      </w:r>
      <w:r>
        <w:t xml:space="preserve"> Or “The Lord’s Annointed”</w:t>
      </w:r>
    </w:p>
  </w:footnote>
  <w:footnote w:id="9">
    <w:p w14:paraId="74D64774" w14:textId="4A8F239B" w:rsidR="00AE7891" w:rsidRDefault="00AE7891"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AE7891" w:rsidRDefault="00AE789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AE7891" w:rsidRDefault="00AE789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AE7891" w:rsidRDefault="00AE7891" w:rsidP="00485E0C">
      <w:pPr>
        <w:pStyle w:val="footnote"/>
      </w:pPr>
      <w:r>
        <w:rPr>
          <w:rStyle w:val="FootnoteReference"/>
          <w:rFonts w:cs="@MingLiU"/>
          <w:szCs w:val="18"/>
        </w:rPr>
        <w:footnoteRef/>
      </w:r>
      <w:r w:rsidRPr="003C6041">
        <w:t>Literally, unbroken fence</w:t>
      </w:r>
    </w:p>
  </w:footnote>
  <w:footnote w:id="13">
    <w:p w14:paraId="7C2A9DE8" w14:textId="15E62972" w:rsidR="00AE7891" w:rsidRDefault="00AE789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AE7891" w:rsidRDefault="00AE789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AE7891" w:rsidRDefault="00AE789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AE7891" w:rsidRDefault="00AE789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AE7891" w:rsidRDefault="00AE7891" w:rsidP="006800D4">
      <w:pPr>
        <w:pStyle w:val="footnote"/>
      </w:pPr>
      <w:r>
        <w:rPr>
          <w:rStyle w:val="FootnoteReference"/>
        </w:rPr>
        <w:footnoteRef/>
      </w:r>
      <w:r>
        <w:t xml:space="preserve"> Or ‘Unique’</w:t>
      </w:r>
    </w:p>
  </w:footnote>
  <w:footnote w:id="18">
    <w:p w14:paraId="4D9AA31B" w14:textId="77777777" w:rsidR="00AE7891" w:rsidRDefault="00AE7891"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AE7891" w:rsidRDefault="00AE789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AE7891" w:rsidRDefault="00AE7891"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AE7891" w:rsidRDefault="00AE7891"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AE7891" w:rsidRDefault="00AE789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AE7891" w:rsidRDefault="00AE7891"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AE7891" w:rsidRDefault="00AE789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AE7891" w:rsidRDefault="00AE789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AE7891" w:rsidRPr="004A3E27" w:rsidRDefault="00AE7891"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AE7891" w:rsidRPr="004A3E27" w:rsidRDefault="00AE7891"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AE7891" w:rsidRPr="004A3E27" w:rsidRDefault="00AE7891"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AE7891" w:rsidRPr="004A3E27" w:rsidRDefault="00AE7891"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AE7891" w:rsidRDefault="00AE7891"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AE7891" w:rsidRPr="004A3E27" w:rsidRDefault="00AE7891"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AE7891" w:rsidRPr="004A3E27" w:rsidRDefault="00AE7891"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AE7891" w:rsidRPr="004A3E27" w:rsidRDefault="00AE7891"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AE7891" w:rsidRDefault="00AE7891" w:rsidP="00704CAA">
      <w:pPr>
        <w:pStyle w:val="footnote"/>
      </w:pPr>
      <w:r>
        <w:rPr>
          <w:rStyle w:val="FootnoteReference"/>
        </w:rPr>
        <w:footnoteRef/>
      </w:r>
      <w:r>
        <w:t xml:space="preserve"> [JS] or “enlarged me”</w:t>
      </w:r>
    </w:p>
  </w:footnote>
  <w:footnote w:id="35">
    <w:p w14:paraId="2E892BC6" w14:textId="77777777" w:rsidR="00AE7891" w:rsidRPr="004A3E27" w:rsidRDefault="00AE7891"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AE7891" w:rsidRPr="004A3E27" w:rsidRDefault="00AE7891"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AE7891" w:rsidRPr="004A3E27" w:rsidRDefault="00AE7891"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AE7891" w:rsidRPr="004A3E27" w:rsidRDefault="00AE7891"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AE7891" w:rsidRDefault="00AE7891" w:rsidP="00704CAA">
      <w:pPr>
        <w:pStyle w:val="footnote"/>
      </w:pPr>
      <w:r>
        <w:rPr>
          <w:rStyle w:val="FootnoteReference"/>
        </w:rPr>
        <w:footnoteRef/>
      </w:r>
      <w:r>
        <w:t xml:space="preserve"> [JS] literally, “face”</w:t>
      </w:r>
    </w:p>
  </w:footnote>
  <w:footnote w:id="40">
    <w:p w14:paraId="44D56170" w14:textId="77777777" w:rsidR="00AE7891" w:rsidRDefault="00AE7891"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AE7891" w:rsidRPr="004A3E27" w:rsidRDefault="00AE7891"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AE7891" w:rsidRPr="004A3E27" w:rsidRDefault="00AE7891"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AE7891" w:rsidRDefault="00AE7891" w:rsidP="00704CAA">
      <w:pPr>
        <w:pStyle w:val="footnote"/>
      </w:pPr>
      <w:r>
        <w:rPr>
          <w:rStyle w:val="FootnoteReference"/>
        </w:rPr>
        <w:footnoteRef/>
      </w:r>
      <w:r>
        <w:t xml:space="preserve"> [JS] or “and You will see me.”</w:t>
      </w:r>
    </w:p>
  </w:footnote>
  <w:footnote w:id="44">
    <w:p w14:paraId="0BF91212" w14:textId="77777777" w:rsidR="00AE7891" w:rsidRDefault="00AE7891" w:rsidP="00704CAA">
      <w:pPr>
        <w:pStyle w:val="footnote"/>
      </w:pPr>
      <w:r>
        <w:rPr>
          <w:rStyle w:val="FootnoteReference"/>
        </w:rPr>
        <w:footnoteRef/>
      </w:r>
      <w:r>
        <w:t xml:space="preserve"> [JS] or lawlessness</w:t>
      </w:r>
    </w:p>
  </w:footnote>
  <w:footnote w:id="45">
    <w:p w14:paraId="6D36F089" w14:textId="77777777" w:rsidR="00AE7891" w:rsidRDefault="00AE7891" w:rsidP="00704CAA">
      <w:pPr>
        <w:pStyle w:val="footnote"/>
      </w:pPr>
      <w:r>
        <w:rPr>
          <w:rStyle w:val="FootnoteReference"/>
        </w:rPr>
        <w:footnoteRef/>
      </w:r>
      <w:r>
        <w:t xml:space="preserve"> [JS] “do obeisance”, “worship”, referring to the physical act</w:t>
      </w:r>
    </w:p>
  </w:footnote>
  <w:footnote w:id="46">
    <w:p w14:paraId="6FB6BA38" w14:textId="77777777" w:rsidR="00AE7891" w:rsidRPr="004A3E27" w:rsidRDefault="00AE7891"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AE7891" w:rsidRDefault="00AE7891"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AE7891" w:rsidRPr="004A3E27" w:rsidRDefault="00AE7891"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AE7891" w:rsidRPr="004A3E27" w:rsidRDefault="00AE7891"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AE7891" w:rsidRDefault="00AE7891" w:rsidP="00704CAA">
      <w:pPr>
        <w:pStyle w:val="footnote"/>
      </w:pPr>
      <w:r>
        <w:rPr>
          <w:rStyle w:val="FootnoteReference"/>
        </w:rPr>
        <w:footnoteRef/>
      </w:r>
      <w:r>
        <w:t xml:space="preserve"> [JS] or “give thanks”. The word conveys “thankfully confess with praise”</w:t>
      </w:r>
    </w:p>
  </w:footnote>
  <w:footnote w:id="51">
    <w:p w14:paraId="42C6214A" w14:textId="77777777" w:rsidR="00AE7891" w:rsidRPr="004A3E27" w:rsidRDefault="00AE7891"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AE7891" w:rsidRDefault="00AE7891" w:rsidP="00704CAA">
      <w:pPr>
        <w:pStyle w:val="footnote"/>
      </w:pPr>
      <w:r>
        <w:rPr>
          <w:rStyle w:val="FootnoteReference"/>
        </w:rPr>
        <w:footnoteRef/>
      </w:r>
      <w:r>
        <w:t xml:space="preserve"> [JS] Fr. Lazarus and Brenton interpolate “my enemy”</w:t>
      </w:r>
    </w:p>
  </w:footnote>
  <w:footnote w:id="53">
    <w:p w14:paraId="53846296" w14:textId="77777777" w:rsidR="00AE7891" w:rsidRPr="004A3E27" w:rsidRDefault="00AE7891"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AE7891" w:rsidRPr="004A3E27" w:rsidRDefault="00AE7891" w:rsidP="00704CAA">
      <w:pPr>
        <w:pStyle w:val="footnote"/>
      </w:pPr>
      <w:r w:rsidRPr="004A3E27">
        <w:rPr>
          <w:rStyle w:val="FootnoteReference"/>
        </w:rPr>
        <w:footnoteRef/>
      </w:r>
      <w:r w:rsidRPr="004A3E27">
        <w:t xml:space="preserve"> Empties fall (Ephes. 5:18).</w:t>
      </w:r>
    </w:p>
  </w:footnote>
  <w:footnote w:id="55">
    <w:p w14:paraId="22338A3E" w14:textId="77777777" w:rsidR="00AE7891" w:rsidRPr="004A3E27" w:rsidRDefault="00AE7891"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AE7891" w:rsidRDefault="00AE7891" w:rsidP="00704CAA">
      <w:pPr>
        <w:pStyle w:val="footnote"/>
      </w:pPr>
      <w:r>
        <w:rPr>
          <w:rStyle w:val="FootnoteReference"/>
        </w:rPr>
        <w:footnoteRef/>
      </w:r>
      <w:r>
        <w:t xml:space="preserve"> [JS] Fr. Athanasius has “therefore I will return on high.”</w:t>
      </w:r>
    </w:p>
  </w:footnote>
  <w:footnote w:id="57">
    <w:p w14:paraId="17338257" w14:textId="77777777" w:rsidR="00AE7891" w:rsidRDefault="00AE7891" w:rsidP="00704CAA">
      <w:pPr>
        <w:pStyle w:val="footnote"/>
      </w:pPr>
      <w:r>
        <w:rPr>
          <w:rStyle w:val="FootnoteReference"/>
        </w:rPr>
        <w:footnoteRef/>
      </w:r>
      <w:r>
        <w:t xml:space="preserve"> [JS] or “give thanks to”, or “thankfully confess the Lord with Praise”</w:t>
      </w:r>
    </w:p>
  </w:footnote>
  <w:footnote w:id="58">
    <w:p w14:paraId="2E1C10DC" w14:textId="77777777" w:rsidR="00AE7891" w:rsidRPr="004A3E27" w:rsidRDefault="00AE7891"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AE7891" w:rsidRPr="004A3E27" w:rsidRDefault="00AE7891" w:rsidP="00704CAA">
      <w:pPr>
        <w:pStyle w:val="footnote"/>
      </w:pPr>
      <w:r w:rsidRPr="004A3E27">
        <w:rPr>
          <w:rStyle w:val="FootnoteReference"/>
        </w:rPr>
        <w:footnoteRef/>
      </w:r>
      <w:r w:rsidRPr="004A3E27">
        <w:t xml:space="preserve"> Mt. 21:16.</w:t>
      </w:r>
    </w:p>
  </w:footnote>
  <w:footnote w:id="60">
    <w:p w14:paraId="1F7D57C1" w14:textId="77777777" w:rsidR="00AE7891" w:rsidRPr="004A3E27" w:rsidRDefault="00AE7891"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AE7891" w:rsidRPr="004A3E27" w:rsidRDefault="00AE7891"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AE7891" w:rsidRDefault="00AE7891" w:rsidP="00704CAA">
      <w:pPr>
        <w:pStyle w:val="footnote"/>
      </w:pPr>
      <w:r>
        <w:rPr>
          <w:rStyle w:val="FootnoteReference"/>
        </w:rPr>
        <w:footnoteRef/>
      </w:r>
      <w:r>
        <w:t xml:space="preserve"> [JS] or “thank”, “I will thankfully confess You with praise”</w:t>
      </w:r>
    </w:p>
  </w:footnote>
  <w:footnote w:id="63">
    <w:p w14:paraId="25630743" w14:textId="77777777" w:rsidR="00AE7891" w:rsidRDefault="00AE7891" w:rsidP="00704CAA">
      <w:pPr>
        <w:pStyle w:val="footnote"/>
      </w:pPr>
      <w:r>
        <w:rPr>
          <w:rStyle w:val="FootnoteReference"/>
        </w:rPr>
        <w:footnoteRef/>
      </w:r>
      <w:r>
        <w:t xml:space="preserve"> [JS] Or, “I will confess You with thanksgiving”</w:t>
      </w:r>
    </w:p>
  </w:footnote>
  <w:footnote w:id="64">
    <w:p w14:paraId="631A6E6E" w14:textId="77777777" w:rsidR="00AE7891" w:rsidRDefault="00AE7891" w:rsidP="00704CAA">
      <w:pPr>
        <w:pStyle w:val="footnote"/>
      </w:pPr>
      <w:r>
        <w:rPr>
          <w:rStyle w:val="FootnoteReference"/>
        </w:rPr>
        <w:footnoteRef/>
      </w:r>
      <w:r>
        <w:t xml:space="preserve"> [JS] literally, “from before Your face”</w:t>
      </w:r>
    </w:p>
  </w:footnote>
  <w:footnote w:id="65">
    <w:p w14:paraId="080B4AAE" w14:textId="77777777" w:rsidR="00AE7891" w:rsidRPr="004A3E27" w:rsidRDefault="00AE7891"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AE7891" w:rsidRPr="004A3E27" w:rsidRDefault="00AE7891"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AE7891" w:rsidRPr="004A3E27" w:rsidRDefault="00AE7891"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AE7891" w:rsidRPr="004A3E27" w:rsidRDefault="00AE7891"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AE7891" w:rsidRDefault="00AE7891" w:rsidP="00704CAA">
      <w:pPr>
        <w:pStyle w:val="footnote"/>
      </w:pPr>
      <w:r>
        <w:rPr>
          <w:rStyle w:val="FootnoteReference"/>
        </w:rPr>
        <w:footnoteRef/>
      </w:r>
      <w:r>
        <w:t xml:space="preserve"> [JS] literally, “arm”</w:t>
      </w:r>
    </w:p>
  </w:footnote>
  <w:footnote w:id="70">
    <w:p w14:paraId="6FD3C231" w14:textId="77777777" w:rsidR="00AE7891" w:rsidRPr="004A3E27" w:rsidRDefault="00AE7891"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AE7891" w:rsidRPr="004A3E27" w:rsidRDefault="00AE7891"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AE7891" w:rsidRPr="004A3E27" w:rsidRDefault="00AE7891"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AE7891" w:rsidRDefault="00AE7891"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AE7891" w:rsidRDefault="00AE7891" w:rsidP="00704CAA">
      <w:pPr>
        <w:pStyle w:val="footnote"/>
      </w:pPr>
      <w:r>
        <w:rPr>
          <w:rStyle w:val="FootnoteReference"/>
        </w:rPr>
        <w:footnoteRef/>
      </w:r>
      <w:r>
        <w:t xml:space="preserve"> [JS] from Fr. Athanasius</w:t>
      </w:r>
    </w:p>
  </w:footnote>
  <w:footnote w:id="75">
    <w:p w14:paraId="2CDBE966" w14:textId="77777777" w:rsidR="00AE7891" w:rsidRPr="004A3E27" w:rsidRDefault="00AE7891"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AE7891" w:rsidRPr="004A3E27" w:rsidRDefault="00AE7891"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AE7891" w:rsidRPr="004A3E27" w:rsidRDefault="00AE7891"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AE7891" w:rsidRPr="004A3E27" w:rsidRDefault="00AE7891"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AE7891" w:rsidRPr="004A3E27" w:rsidRDefault="00AE7891"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AE7891" w:rsidRPr="004A3E27" w:rsidRDefault="00AE7891"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AE7891" w:rsidRPr="004A3E27" w:rsidRDefault="00AE7891"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AE7891" w:rsidRPr="004A3E27" w:rsidRDefault="00AE7891"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AE7891" w:rsidRDefault="00AE7891"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AE7891" w:rsidRPr="004A3E27" w:rsidRDefault="00AE7891"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AE7891" w:rsidRDefault="00AE7891" w:rsidP="00704CAA">
      <w:pPr>
        <w:pStyle w:val="footnote"/>
      </w:pPr>
      <w:r>
        <w:rPr>
          <w:rStyle w:val="FootnoteReference"/>
        </w:rPr>
        <w:footnoteRef/>
      </w:r>
      <w:r>
        <w:t xml:space="preserve"> [JS] or “foundation”</w:t>
      </w:r>
    </w:p>
  </w:footnote>
  <w:footnote w:id="86">
    <w:p w14:paraId="302C0916" w14:textId="77777777" w:rsidR="00AE7891" w:rsidRDefault="00AE7891"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AE7891" w:rsidRPr="004A3E27" w:rsidRDefault="00AE7891"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AE7891" w:rsidRPr="004A3E27" w:rsidRDefault="00AE7891"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AE7891" w:rsidRDefault="00AE7891" w:rsidP="00704CAA">
      <w:pPr>
        <w:pStyle w:val="footnote"/>
      </w:pPr>
      <w:r>
        <w:rPr>
          <w:rStyle w:val="FootnoteReference"/>
        </w:rPr>
        <w:footnoteRef/>
      </w:r>
      <w:r>
        <w:t xml:space="preserve"> [JS] literally, “then the sptrings of water were seen/appeared”</w:t>
      </w:r>
    </w:p>
  </w:footnote>
  <w:footnote w:id="90">
    <w:p w14:paraId="6316F340" w14:textId="77777777" w:rsidR="00AE7891" w:rsidRPr="004A3E27" w:rsidRDefault="00AE7891"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AE7891" w:rsidRPr="004A3E27" w:rsidRDefault="00AE7891"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AE7891" w:rsidRPr="004A3E27" w:rsidRDefault="00AE7891"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AE7891" w:rsidRPr="004A3E27" w:rsidRDefault="00AE7891"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AE7891" w:rsidRPr="004A3E27" w:rsidRDefault="00AE7891"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AE7891" w:rsidRDefault="00AE7891" w:rsidP="00704CAA">
      <w:pPr>
        <w:pStyle w:val="footnote"/>
      </w:pPr>
      <w:r>
        <w:rPr>
          <w:rStyle w:val="FootnoteReference"/>
        </w:rPr>
        <w:footnoteRef/>
      </w:r>
      <w:r>
        <w:t xml:space="preserve"> [JS] or “give thanks to You”, or “thankfully confess You with praise”</w:t>
      </w:r>
    </w:p>
  </w:footnote>
  <w:footnote w:id="96">
    <w:p w14:paraId="011C4A59" w14:textId="77777777" w:rsidR="00AE7891" w:rsidRPr="004A3E27" w:rsidRDefault="00AE7891"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AE7891" w:rsidRPr="004A3E27" w:rsidRDefault="00AE7891"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AE7891" w:rsidRDefault="00AE7891" w:rsidP="00704CAA">
      <w:pPr>
        <w:pStyle w:val="footnote"/>
      </w:pPr>
      <w:r>
        <w:rPr>
          <w:rStyle w:val="FootnoteReference"/>
        </w:rPr>
        <w:footnoteRef/>
      </w:r>
      <w:r>
        <w:t xml:space="preserve"> [JS] lit. day to day</w:t>
      </w:r>
    </w:p>
  </w:footnote>
  <w:footnote w:id="99">
    <w:p w14:paraId="1777238E" w14:textId="77777777" w:rsidR="00AE7891" w:rsidRDefault="00AE7891"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AE7891" w:rsidRPr="004A3E27" w:rsidRDefault="00AE7891" w:rsidP="00704CAA">
      <w:pPr>
        <w:pStyle w:val="footnote"/>
      </w:pPr>
      <w:r w:rsidRPr="004A3E27">
        <w:rPr>
          <w:rStyle w:val="FootnoteReference"/>
        </w:rPr>
        <w:footnoteRef/>
      </w:r>
      <w:r w:rsidRPr="004A3E27">
        <w:t xml:space="preserve"> Rom. 10:18.</w:t>
      </w:r>
    </w:p>
  </w:footnote>
  <w:footnote w:id="101">
    <w:p w14:paraId="047A4E68" w14:textId="77777777" w:rsidR="00AE7891" w:rsidRDefault="00AE7891" w:rsidP="00704CAA">
      <w:pPr>
        <w:pStyle w:val="footnote"/>
      </w:pPr>
      <w:r>
        <w:rPr>
          <w:rStyle w:val="FootnoteReference"/>
        </w:rPr>
        <w:footnoteRef/>
      </w:r>
      <w:r>
        <w:t xml:space="preserve"> [JS] Fr. Lazarus has “sanctuary”</w:t>
      </w:r>
    </w:p>
  </w:footnote>
  <w:footnote w:id="102">
    <w:p w14:paraId="631E8E3F" w14:textId="77777777" w:rsidR="00AE7891" w:rsidRPr="004A3E27" w:rsidRDefault="00AE7891"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AE7891" w:rsidRDefault="00AE7891" w:rsidP="00704CAA">
      <w:pPr>
        <w:pStyle w:val="footnote"/>
      </w:pPr>
      <w:r>
        <w:rPr>
          <w:rStyle w:val="FootnoteReference"/>
        </w:rPr>
        <w:footnoteRef/>
      </w:r>
      <w:r>
        <w:t xml:space="preserve"> [JS] literally “giant”</w:t>
      </w:r>
    </w:p>
  </w:footnote>
  <w:footnote w:id="104">
    <w:p w14:paraId="18416C84" w14:textId="77777777" w:rsidR="00AE7891" w:rsidRDefault="00AE7891" w:rsidP="00704CAA">
      <w:pPr>
        <w:pStyle w:val="footnote"/>
      </w:pPr>
      <w:r>
        <w:rPr>
          <w:rStyle w:val="FootnoteReference"/>
        </w:rPr>
        <w:footnoteRef/>
      </w:r>
      <w:r>
        <w:t xml:space="preserve"> [JS] or “it”</w:t>
      </w:r>
    </w:p>
  </w:footnote>
  <w:footnote w:id="105">
    <w:p w14:paraId="20ECC9DD" w14:textId="77777777" w:rsidR="00AE7891" w:rsidRPr="004A3E27" w:rsidRDefault="00AE7891"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AE7891" w:rsidRPr="004A3E27" w:rsidRDefault="00AE7891"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AE7891" w:rsidRPr="004A3E27" w:rsidRDefault="00AE7891"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AE7891" w:rsidRDefault="00AE7891" w:rsidP="00704CAA">
      <w:pPr>
        <w:pStyle w:val="footnote"/>
      </w:pPr>
      <w:r>
        <w:rPr>
          <w:rStyle w:val="FootnoteReference"/>
        </w:rPr>
        <w:footnoteRef/>
      </w:r>
      <w:r>
        <w:t xml:space="preserve"> [JS] literally “holy place”.</w:t>
      </w:r>
    </w:p>
  </w:footnote>
  <w:footnote w:id="109">
    <w:p w14:paraId="12B2466E" w14:textId="77777777" w:rsidR="00AE7891" w:rsidRDefault="00AE7891"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AE7891" w:rsidRPr="004A3E27" w:rsidRDefault="00AE7891"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AE7891" w:rsidRDefault="00AE7891"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AE7891" w:rsidRDefault="00AE7891" w:rsidP="00704CAA">
      <w:pPr>
        <w:pStyle w:val="footnote"/>
      </w:pPr>
      <w:r>
        <w:rPr>
          <w:rStyle w:val="FootnoteReference"/>
        </w:rPr>
        <w:footnoteRef/>
      </w:r>
      <w:r>
        <w:t xml:space="preserve"> [JS] or “his glory is great by your salvation/deliverance”</w:t>
      </w:r>
    </w:p>
  </w:footnote>
  <w:footnote w:id="113">
    <w:p w14:paraId="6EBFC1CF" w14:textId="77777777" w:rsidR="00AE7891" w:rsidRPr="004A3E27" w:rsidRDefault="00AE7891"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AE7891" w:rsidRPr="004A3E27" w:rsidRDefault="00AE7891"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AE7891" w:rsidRPr="004A3E27" w:rsidRDefault="00AE7891"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AE7891" w:rsidRPr="004A3E27" w:rsidRDefault="00AE7891"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AE7891" w:rsidRDefault="00AE7891" w:rsidP="00704CAA">
      <w:pPr>
        <w:pStyle w:val="footnote"/>
      </w:pPr>
      <w:r>
        <w:rPr>
          <w:rStyle w:val="FootnoteReference"/>
        </w:rPr>
        <w:footnoteRef/>
      </w:r>
      <w:r>
        <w:t xml:space="preserve"> [JS] Fr. Lazarus has “dwell in the holy place”.</w:t>
      </w:r>
    </w:p>
  </w:footnote>
  <w:footnote w:id="118">
    <w:p w14:paraId="120B2502" w14:textId="77777777" w:rsidR="00AE7891" w:rsidRPr="004A3E27" w:rsidRDefault="00AE7891" w:rsidP="00704CAA">
      <w:pPr>
        <w:pStyle w:val="footnote"/>
      </w:pPr>
      <w:r w:rsidRPr="004A3E27">
        <w:rPr>
          <w:rStyle w:val="FootnoteReference"/>
        </w:rPr>
        <w:footnoteRef/>
      </w:r>
      <w:r w:rsidRPr="004A3E27">
        <w:t xml:space="preserve"> Mt. 27:39,43; Wis. 2:12-20.</w:t>
      </w:r>
    </w:p>
  </w:footnote>
  <w:footnote w:id="119">
    <w:p w14:paraId="50976D4E" w14:textId="77777777" w:rsidR="00AE7891" w:rsidRPr="004A3E27" w:rsidRDefault="00AE7891" w:rsidP="00704CAA">
      <w:pPr>
        <w:pStyle w:val="footnote"/>
      </w:pPr>
      <w:r w:rsidRPr="004A3E27">
        <w:rPr>
          <w:rStyle w:val="FootnoteReference"/>
        </w:rPr>
        <w:footnoteRef/>
      </w:r>
      <w:r w:rsidRPr="004A3E27">
        <w:t xml:space="preserve"> Lam. 2:16; 3:46.</w:t>
      </w:r>
    </w:p>
  </w:footnote>
  <w:footnote w:id="120">
    <w:p w14:paraId="5C493049" w14:textId="77777777" w:rsidR="00AE7891" w:rsidRPr="004A3E27" w:rsidRDefault="00AE7891" w:rsidP="00704CAA">
      <w:pPr>
        <w:pStyle w:val="footnote"/>
      </w:pPr>
      <w:r w:rsidRPr="004A3E27">
        <w:rPr>
          <w:rStyle w:val="FootnoteReference"/>
        </w:rPr>
        <w:footnoteRef/>
      </w:r>
      <w:r w:rsidRPr="004A3E27">
        <w:t xml:space="preserve"> Jn. 19:37.</w:t>
      </w:r>
    </w:p>
  </w:footnote>
  <w:footnote w:id="121">
    <w:p w14:paraId="7ECE5062" w14:textId="77777777" w:rsidR="00AE7891" w:rsidRPr="004A3E27" w:rsidRDefault="00AE7891" w:rsidP="00704CAA">
      <w:pPr>
        <w:pStyle w:val="footnote"/>
      </w:pPr>
      <w:r w:rsidRPr="004A3E27">
        <w:rPr>
          <w:rStyle w:val="FootnoteReference"/>
        </w:rPr>
        <w:footnoteRef/>
      </w:r>
      <w:r w:rsidRPr="004A3E27">
        <w:t xml:space="preserve"> Jn. 19:24.</w:t>
      </w:r>
    </w:p>
  </w:footnote>
  <w:footnote w:id="122">
    <w:p w14:paraId="4BEEC712" w14:textId="77777777" w:rsidR="00AE7891" w:rsidRPr="004A3E27" w:rsidRDefault="00AE7891"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AE7891" w:rsidRDefault="00AE7891" w:rsidP="00704CAA">
      <w:pPr>
        <w:pStyle w:val="footnote"/>
      </w:pPr>
      <w:r>
        <w:rPr>
          <w:rStyle w:val="FootnoteReference"/>
        </w:rPr>
        <w:footnoteRef/>
      </w:r>
      <w:r>
        <w:t xml:space="preserve"> [JS]Others have “and my only-begotten from the hand of the dog.”</w:t>
      </w:r>
    </w:p>
  </w:footnote>
  <w:footnote w:id="124">
    <w:p w14:paraId="21445B03" w14:textId="77777777" w:rsidR="00AE7891" w:rsidRDefault="00AE7891" w:rsidP="00704CAA">
      <w:pPr>
        <w:pStyle w:val="footnote"/>
      </w:pPr>
      <w:r>
        <w:rPr>
          <w:rStyle w:val="FootnoteReference"/>
        </w:rPr>
        <w:footnoteRef/>
      </w:r>
      <w:r>
        <w:t xml:space="preserve"> [JS] Fr. Lazarus has “the rhinoceros.”</w:t>
      </w:r>
    </w:p>
  </w:footnote>
  <w:footnote w:id="125">
    <w:p w14:paraId="56644E4A" w14:textId="77777777" w:rsidR="00AE7891" w:rsidRPr="004A3E27" w:rsidRDefault="00AE7891" w:rsidP="00704CAA">
      <w:pPr>
        <w:pStyle w:val="footnote"/>
      </w:pPr>
      <w:r w:rsidRPr="004A3E27">
        <w:rPr>
          <w:rStyle w:val="FootnoteReference"/>
        </w:rPr>
        <w:footnoteRef/>
      </w:r>
      <w:r w:rsidRPr="004A3E27">
        <w:t xml:space="preserve"> Hebrews 2:12.</w:t>
      </w:r>
    </w:p>
  </w:footnote>
  <w:footnote w:id="126">
    <w:p w14:paraId="611C62AB" w14:textId="77777777" w:rsidR="00AE7891" w:rsidRDefault="00AE7891" w:rsidP="00704CAA">
      <w:pPr>
        <w:pStyle w:val="footnote"/>
      </w:pPr>
      <w:r>
        <w:rPr>
          <w:rStyle w:val="FootnoteReference"/>
        </w:rPr>
        <w:footnoteRef/>
      </w:r>
      <w:r>
        <w:t xml:space="preserve"> [JS] literally “all you seed of Jacob”</w:t>
      </w:r>
    </w:p>
  </w:footnote>
  <w:footnote w:id="127">
    <w:p w14:paraId="190228A5" w14:textId="77777777" w:rsidR="00AE7891" w:rsidRDefault="00AE7891" w:rsidP="00704CAA">
      <w:pPr>
        <w:pStyle w:val="footnote"/>
      </w:pPr>
      <w:r>
        <w:rPr>
          <w:rStyle w:val="FootnoteReference"/>
        </w:rPr>
        <w:footnoteRef/>
      </w:r>
      <w:r>
        <w:t xml:space="preserve"> [JS] Congregation or assembly, not building.</w:t>
      </w:r>
    </w:p>
  </w:footnote>
  <w:footnote w:id="128">
    <w:p w14:paraId="02DDF259" w14:textId="77777777" w:rsidR="00AE7891" w:rsidRDefault="00AE7891" w:rsidP="00704CAA">
      <w:pPr>
        <w:pStyle w:val="footnote"/>
      </w:pPr>
      <w:r>
        <w:rPr>
          <w:rStyle w:val="FootnoteReference"/>
        </w:rPr>
        <w:footnoteRef/>
      </w:r>
      <w:r>
        <w:t xml:space="preserve"> [JS] or “give thanks to”</w:t>
      </w:r>
    </w:p>
  </w:footnote>
  <w:footnote w:id="129">
    <w:p w14:paraId="17A700D9" w14:textId="77777777" w:rsidR="00AE7891" w:rsidRDefault="00AE7891" w:rsidP="00704CAA">
      <w:pPr>
        <w:pStyle w:val="footnote"/>
      </w:pPr>
      <w:r>
        <w:rPr>
          <w:rStyle w:val="FootnoteReference"/>
        </w:rPr>
        <w:footnoteRef/>
      </w:r>
      <w:r>
        <w:t xml:space="preserve"> [JS] did obeisance, i.e. the physical act of bowing down.</w:t>
      </w:r>
    </w:p>
  </w:footnote>
  <w:footnote w:id="130">
    <w:p w14:paraId="7CD8475E" w14:textId="77777777" w:rsidR="00AE7891" w:rsidRPr="004A3E27" w:rsidRDefault="00AE7891"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AE7891" w:rsidRPr="004A3E27" w:rsidRDefault="00AE7891" w:rsidP="00704CAA">
      <w:pPr>
        <w:pStyle w:val="footnote"/>
      </w:pPr>
      <w:r w:rsidRPr="004A3E27">
        <w:rPr>
          <w:rStyle w:val="FootnoteReference"/>
        </w:rPr>
        <w:footnoteRef/>
      </w:r>
      <w:r w:rsidRPr="004A3E27">
        <w:t xml:space="preserve"> Romans 3:24-26; John 17:4; 19:30.</w:t>
      </w:r>
    </w:p>
  </w:footnote>
  <w:footnote w:id="132">
    <w:p w14:paraId="23D7B260" w14:textId="77777777" w:rsidR="00AE7891" w:rsidRPr="004A3E27" w:rsidRDefault="00AE7891"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AE7891" w:rsidRPr="004A3E27" w:rsidRDefault="00AE7891"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AE7891" w:rsidRPr="004A3E27" w:rsidRDefault="00AE7891"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AE7891" w:rsidRPr="004A3E27" w:rsidRDefault="00AE7891"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AE7891" w:rsidRPr="004A3E27" w:rsidRDefault="00AE7891" w:rsidP="00704CAA">
      <w:pPr>
        <w:pStyle w:val="footnote"/>
      </w:pPr>
      <w:r w:rsidRPr="004A3E27">
        <w:rPr>
          <w:rStyle w:val="FootnoteReference"/>
        </w:rPr>
        <w:footnoteRef/>
      </w:r>
      <w:r w:rsidRPr="004A3E27">
        <w:t xml:space="preserve"> Is. 2:2; Dan. 2:35; 1 Cor. 10:4.</w:t>
      </w:r>
    </w:p>
  </w:footnote>
  <w:footnote w:id="137">
    <w:p w14:paraId="398AE7A9" w14:textId="77777777" w:rsidR="00AE7891" w:rsidRPr="004A3E27" w:rsidRDefault="00AE7891"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AE7891" w:rsidRDefault="00AE7891" w:rsidP="00704CAA">
      <w:pPr>
        <w:pStyle w:val="footnote"/>
      </w:pPr>
      <w:r>
        <w:rPr>
          <w:rStyle w:val="FootnoteReference"/>
        </w:rPr>
        <w:footnoteRef/>
      </w:r>
      <w:r>
        <w:t xml:space="preserve"> [JS] [] found in Coptic. See the Ninth Hour of Tuesday of Holy Week.</w:t>
      </w:r>
    </w:p>
  </w:footnote>
  <w:footnote w:id="139">
    <w:p w14:paraId="37E03497" w14:textId="77777777" w:rsidR="00AE7891" w:rsidRDefault="00AE7891" w:rsidP="00704CAA">
      <w:pPr>
        <w:pStyle w:val="footnote"/>
      </w:pPr>
      <w:r>
        <w:rPr>
          <w:rStyle w:val="FootnoteReference"/>
        </w:rPr>
        <w:footnoteRef/>
      </w:r>
      <w:r>
        <w:t xml:space="preserve"> [JS] literally: “because they are from of old”.</w:t>
      </w:r>
    </w:p>
  </w:footnote>
  <w:footnote w:id="140">
    <w:p w14:paraId="2F4E4405" w14:textId="77777777" w:rsidR="00AE7891" w:rsidRDefault="00AE7891" w:rsidP="00704CAA">
      <w:pPr>
        <w:pStyle w:val="footnote"/>
      </w:pPr>
      <w:r>
        <w:rPr>
          <w:rStyle w:val="FootnoteReference"/>
        </w:rPr>
        <w:footnoteRef/>
      </w:r>
      <w:r>
        <w:t xml:space="preserve"> [JS] literally, “so He sets a law for those who sin in the way.”</w:t>
      </w:r>
    </w:p>
  </w:footnote>
  <w:footnote w:id="141">
    <w:p w14:paraId="68945260" w14:textId="77777777" w:rsidR="00AE7891" w:rsidRPr="004A3E27" w:rsidRDefault="00AE7891"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AE7891" w:rsidRPr="004A3E27" w:rsidRDefault="00AE7891"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AE7891" w:rsidRDefault="00AE7891" w:rsidP="00704CAA">
      <w:pPr>
        <w:pStyle w:val="footnote"/>
      </w:pPr>
      <w:r>
        <w:rPr>
          <w:rStyle w:val="FootnoteReference"/>
        </w:rPr>
        <w:footnoteRef/>
      </w:r>
      <w:r>
        <w:t xml:space="preserve"> [JS] NETS and Fr. Athanasius have “You will”</w:t>
      </w:r>
    </w:p>
  </w:footnote>
  <w:footnote w:id="144">
    <w:p w14:paraId="6EFDBCA7" w14:textId="77777777" w:rsidR="00AE7891" w:rsidRPr="004A3E27" w:rsidRDefault="00AE7891"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AE7891" w:rsidRDefault="00AE7891" w:rsidP="00704CAA">
      <w:pPr>
        <w:pStyle w:val="footnote"/>
      </w:pPr>
      <w:r>
        <w:rPr>
          <w:rStyle w:val="FootnoteReference"/>
        </w:rPr>
        <w:footnoteRef/>
      </w:r>
      <w:r>
        <w:t xml:space="preserve"> Present in Fr. Athanasius and OSB.</w:t>
      </w:r>
    </w:p>
  </w:footnote>
  <w:footnote w:id="146">
    <w:p w14:paraId="5909B0CA" w14:textId="77777777" w:rsidR="00AE7891" w:rsidRPr="004A3E27" w:rsidRDefault="00AE7891"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AE7891" w:rsidRDefault="00AE7891"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AE7891" w:rsidRPr="004A3E27" w:rsidRDefault="00AE7891"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AE7891" w:rsidRPr="004A3E27" w:rsidRDefault="00AE7891"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AE7891" w:rsidRPr="004A3E27" w:rsidRDefault="00AE7891"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AE7891" w:rsidRDefault="00AE7891" w:rsidP="00704CAA">
      <w:pPr>
        <w:pStyle w:val="footnote"/>
      </w:pPr>
      <w:r>
        <w:rPr>
          <w:rStyle w:val="FootnoteReference"/>
        </w:rPr>
        <w:footnoteRef/>
      </w:r>
      <w:r>
        <w:t xml:space="preserve"> [JS] literally, “place”</w:t>
      </w:r>
    </w:p>
  </w:footnote>
  <w:footnote w:id="152">
    <w:p w14:paraId="195347EE" w14:textId="77777777" w:rsidR="00AE7891" w:rsidRPr="004A3E27" w:rsidRDefault="00AE7891"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AE7891" w:rsidRPr="004A3E27" w:rsidRDefault="00AE7891"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AE7891" w:rsidRPr="004A3E27" w:rsidRDefault="00AE7891"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AE7891" w:rsidRPr="004A3E27" w:rsidRDefault="00AE7891" w:rsidP="00704CAA">
      <w:pPr>
        <w:pStyle w:val="footnote"/>
      </w:pPr>
      <w:r w:rsidRPr="004A3E27">
        <w:tab/>
        <w:t>‘No sweeter fragrance than to follow Christ,</w:t>
      </w:r>
    </w:p>
    <w:p w14:paraId="6922B75D" w14:textId="77777777" w:rsidR="00AE7891" w:rsidRPr="004A3E27" w:rsidRDefault="00AE7891" w:rsidP="00704CAA">
      <w:pPr>
        <w:pStyle w:val="footnote"/>
      </w:pPr>
      <w:r w:rsidRPr="004A3E27">
        <w:tab/>
        <w:t>when man makes offerings of a holy life,</w:t>
      </w:r>
    </w:p>
    <w:p w14:paraId="73E1648A" w14:textId="77777777" w:rsidR="00AE7891" w:rsidRPr="004A3E27" w:rsidRDefault="00AE7891" w:rsidP="00704CAA">
      <w:pPr>
        <w:pStyle w:val="footnote"/>
      </w:pPr>
      <w:r w:rsidRPr="004A3E27">
        <w:tab/>
        <w:t>and offers golden deeds in sacrifice’ (St. Prosper).</w:t>
      </w:r>
    </w:p>
  </w:footnote>
  <w:footnote w:id="155">
    <w:p w14:paraId="28DB08B5" w14:textId="77777777" w:rsidR="00AE7891" w:rsidRPr="004A3E27" w:rsidRDefault="00AE7891"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AE7891" w:rsidRPr="004A3E27" w:rsidRDefault="00AE7891"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AE7891" w:rsidRDefault="00AE7891" w:rsidP="00704CAA">
      <w:pPr>
        <w:pStyle w:val="footnote"/>
      </w:pPr>
      <w:r>
        <w:rPr>
          <w:rStyle w:val="FootnoteReference"/>
        </w:rPr>
        <w:footnoteRef/>
      </w:r>
      <w:r>
        <w:t xml:space="preserve"> [JS] confess: or “give thanks to”, or “thankfully confess”</w:t>
      </w:r>
    </w:p>
  </w:footnote>
  <w:footnote w:id="158">
    <w:p w14:paraId="498018AA" w14:textId="77777777" w:rsidR="00AE7891" w:rsidRPr="004A3E27" w:rsidRDefault="00AE7891"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AE7891" w:rsidRDefault="00AE7891" w:rsidP="00704CAA">
      <w:pPr>
        <w:pStyle w:val="footnote"/>
      </w:pPr>
      <w:r>
        <w:rPr>
          <w:rStyle w:val="FootnoteReference"/>
        </w:rPr>
        <w:footnoteRef/>
      </w:r>
      <w:r>
        <w:t xml:space="preserve"> [JS] “do obeisance”, i.e. a physical act.</w:t>
      </w:r>
    </w:p>
  </w:footnote>
  <w:footnote w:id="160">
    <w:p w14:paraId="58C95173" w14:textId="77777777" w:rsidR="00AE7891" w:rsidRPr="004A3E27" w:rsidRDefault="00AE7891"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AE7891" w:rsidRPr="004A3E27" w:rsidRDefault="00AE7891"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AE7891" w:rsidRPr="004A3E27" w:rsidRDefault="00AE7891"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AE7891" w:rsidRDefault="00AE7891" w:rsidP="00704CAA">
      <w:pPr>
        <w:pStyle w:val="footnote"/>
      </w:pPr>
      <w:r>
        <w:rPr>
          <w:rStyle w:val="FootnoteReference"/>
        </w:rPr>
        <w:footnoteRef/>
      </w:r>
      <w:r>
        <w:t xml:space="preserve"> [JS] or “You have granted”</w:t>
      </w:r>
    </w:p>
  </w:footnote>
  <w:footnote w:id="164">
    <w:p w14:paraId="08C7ED64" w14:textId="77777777" w:rsidR="00AE7891" w:rsidRPr="004A3E27" w:rsidRDefault="00AE7891"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AE7891" w:rsidRPr="004A3E27" w:rsidRDefault="00AE7891"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AE7891" w:rsidRPr="004A3E27" w:rsidRDefault="00AE7891"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AE7891" w:rsidRDefault="00AE7891" w:rsidP="00704CAA">
      <w:pPr>
        <w:pStyle w:val="footnote"/>
      </w:pPr>
      <w:r>
        <w:rPr>
          <w:rStyle w:val="FootnoteReference"/>
        </w:rPr>
        <w:footnoteRef/>
      </w:r>
      <w:r>
        <w:t xml:space="preserve"> [JS] or “give thanks to You”, or “thankfully confess You with praise”</w:t>
      </w:r>
    </w:p>
  </w:footnote>
  <w:footnote w:id="168">
    <w:p w14:paraId="671FC951" w14:textId="77777777" w:rsidR="00AE7891" w:rsidRPr="004A3E27" w:rsidRDefault="00AE7891"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AE7891" w:rsidRPr="004A3E27" w:rsidRDefault="00AE7891" w:rsidP="00704CAA">
      <w:pPr>
        <w:pStyle w:val="footnote"/>
      </w:pPr>
      <w:r w:rsidRPr="004A3E27">
        <w:rPr>
          <w:rStyle w:val="FootnoteReference"/>
        </w:rPr>
        <w:footnoteRef/>
      </w:r>
      <w:r w:rsidRPr="004A3E27">
        <w:t xml:space="preserve"> Luke 23:46.</w:t>
      </w:r>
    </w:p>
  </w:footnote>
  <w:footnote w:id="170">
    <w:p w14:paraId="1317CE14" w14:textId="77777777" w:rsidR="00AE7891" w:rsidRPr="004A3E27" w:rsidRDefault="00AE7891"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AE7891" w:rsidRDefault="00AE7891" w:rsidP="00704CAA">
      <w:pPr>
        <w:pStyle w:val="footnote"/>
      </w:pPr>
      <w:r>
        <w:rPr>
          <w:rStyle w:val="FootnoteReference"/>
        </w:rPr>
        <w:footnoteRef/>
      </w:r>
      <w:r>
        <w:t xml:space="preserve"> [JS] Fr. Athanasius has “slander”. See the Sixth Hour of Maundy Thursday.</w:t>
      </w:r>
    </w:p>
  </w:footnote>
  <w:footnote w:id="172">
    <w:p w14:paraId="0A1D8F86" w14:textId="77777777" w:rsidR="00AE7891" w:rsidRPr="004A3E27" w:rsidRDefault="00AE7891"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AE7891" w:rsidRDefault="00AE7891"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AE7891" w:rsidRPr="004A3E27" w:rsidRDefault="00AE7891"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AE7891" w:rsidRDefault="00AE7891" w:rsidP="00704CAA">
      <w:pPr>
        <w:pStyle w:val="footnote"/>
      </w:pPr>
      <w:r>
        <w:rPr>
          <w:rStyle w:val="FootnoteReference"/>
        </w:rPr>
        <w:footnoteRef/>
      </w:r>
      <w:r>
        <w:t xml:space="preserve"> [JS] or “seeks out”</w:t>
      </w:r>
    </w:p>
  </w:footnote>
  <w:footnote w:id="176">
    <w:p w14:paraId="54A62B74" w14:textId="77777777" w:rsidR="00AE7891" w:rsidRDefault="00AE7891"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AE7891" w:rsidRPr="004A3E27" w:rsidRDefault="00AE7891"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AE7891" w:rsidRPr="004A3E27" w:rsidRDefault="00AE7891"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AE7891" w:rsidRPr="004A3E27" w:rsidRDefault="00AE7891"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AE7891" w:rsidRDefault="00AE7891"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AE7891" w:rsidRDefault="00AE7891" w:rsidP="00704CAA">
      <w:pPr>
        <w:pStyle w:val="footnote"/>
      </w:pPr>
      <w:r>
        <w:rPr>
          <w:rStyle w:val="FootnoteReference"/>
        </w:rPr>
        <w:footnoteRef/>
      </w:r>
      <w:r>
        <w:t xml:space="preserve"> [JS] or, “boast”</w:t>
      </w:r>
    </w:p>
  </w:footnote>
  <w:footnote w:id="182">
    <w:p w14:paraId="193C371C" w14:textId="77777777" w:rsidR="00AE7891" w:rsidRPr="004A3E27" w:rsidRDefault="00AE7891"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AE7891" w:rsidRDefault="00AE7891"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AE7891" w:rsidRDefault="00AE7891" w:rsidP="00704CAA">
      <w:pPr>
        <w:pStyle w:val="footnote"/>
      </w:pPr>
      <w:r>
        <w:rPr>
          <w:rStyle w:val="FootnoteReference"/>
        </w:rPr>
        <w:footnoteRef/>
      </w:r>
      <w:r>
        <w:t xml:space="preserve"> [JS] or “Confess the Lord with the harp.</w:t>
      </w:r>
    </w:p>
  </w:footnote>
  <w:footnote w:id="185">
    <w:p w14:paraId="7BF5E829" w14:textId="77777777" w:rsidR="00AE7891" w:rsidRPr="004A3E27" w:rsidRDefault="00AE7891"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AE7891" w:rsidRPr="004A3E27" w:rsidRDefault="00AE7891"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AE7891" w:rsidRPr="004A3E27" w:rsidRDefault="00AE7891" w:rsidP="00704CAA">
      <w:pPr>
        <w:pStyle w:val="footnote"/>
      </w:pPr>
      <w:r w:rsidRPr="004A3E27">
        <w:rPr>
          <w:rStyle w:val="FootnoteReference"/>
        </w:rPr>
        <w:footnoteRef/>
      </w:r>
      <w:r w:rsidRPr="004A3E27">
        <w:t xml:space="preserve"> Naturally and spiritually (Jn. 3:3-6).</w:t>
      </w:r>
    </w:p>
  </w:footnote>
  <w:footnote w:id="188">
    <w:p w14:paraId="0C9F8424" w14:textId="77777777" w:rsidR="00AE7891" w:rsidRDefault="00AE7891" w:rsidP="00704CAA">
      <w:pPr>
        <w:pStyle w:val="footnote"/>
      </w:pPr>
      <w:r>
        <w:rPr>
          <w:rStyle w:val="FootnoteReference"/>
        </w:rPr>
        <w:footnoteRef/>
      </w:r>
      <w:r>
        <w:t xml:space="preserve"> [JS] Fr. Lazarus has “plans”</w:t>
      </w:r>
    </w:p>
  </w:footnote>
  <w:footnote w:id="189">
    <w:p w14:paraId="5E9D1817" w14:textId="77777777" w:rsidR="00AE7891" w:rsidRDefault="00AE7891" w:rsidP="00704CAA">
      <w:pPr>
        <w:pStyle w:val="footnote"/>
      </w:pPr>
      <w:r>
        <w:rPr>
          <w:rStyle w:val="FootnoteReference"/>
        </w:rPr>
        <w:footnoteRef/>
      </w:r>
      <w:r>
        <w:t xml:space="preserve"> [JS] or “fashioned”</w:t>
      </w:r>
    </w:p>
  </w:footnote>
  <w:footnote w:id="190">
    <w:p w14:paraId="4BB22157" w14:textId="77777777" w:rsidR="00AE7891" w:rsidRDefault="00AE7891" w:rsidP="00704CAA">
      <w:pPr>
        <w:pStyle w:val="footnote"/>
      </w:pPr>
      <w:r>
        <w:rPr>
          <w:rStyle w:val="FootnoteReference"/>
        </w:rPr>
        <w:footnoteRef/>
      </w:r>
      <w:r>
        <w:t xml:space="preserve"> Fr. Athanasius has “My soul shall make her boast in the Lord”</w:t>
      </w:r>
    </w:p>
  </w:footnote>
  <w:footnote w:id="191">
    <w:p w14:paraId="0BB5F188" w14:textId="77777777" w:rsidR="00AE7891" w:rsidRPr="004A3E27" w:rsidRDefault="00AE7891"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AE7891" w:rsidRPr="004A3E27" w:rsidRDefault="00AE7891"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AE7891" w:rsidRDefault="00AE7891" w:rsidP="00704CAA">
      <w:pPr>
        <w:pStyle w:val="footnote"/>
      </w:pPr>
      <w:r>
        <w:rPr>
          <w:rStyle w:val="FootnoteReference"/>
        </w:rPr>
        <w:footnoteRef/>
      </w:r>
      <w:r>
        <w:t xml:space="preserve"> [JS] or “contrite in heart”</w:t>
      </w:r>
    </w:p>
  </w:footnote>
  <w:footnote w:id="194">
    <w:p w14:paraId="6E011C0E" w14:textId="77777777" w:rsidR="00AE7891" w:rsidRDefault="00AE7891" w:rsidP="00704CAA">
      <w:pPr>
        <w:pStyle w:val="footnote"/>
      </w:pPr>
      <w:r>
        <w:rPr>
          <w:rStyle w:val="FootnoteReference"/>
        </w:rPr>
        <w:footnoteRef/>
      </w:r>
      <w:r>
        <w:t xml:space="preserve"> [JS] Coptic has “eat their hearts”, which Fr. Athanasius renders, “regret”</w:t>
      </w:r>
    </w:p>
  </w:footnote>
  <w:footnote w:id="195">
    <w:p w14:paraId="3B9E39E6" w14:textId="77777777" w:rsidR="00AE7891" w:rsidRDefault="00AE7891" w:rsidP="00704CAA">
      <w:pPr>
        <w:pStyle w:val="footnote"/>
      </w:pPr>
      <w:r>
        <w:rPr>
          <w:rStyle w:val="FootnoteReference"/>
        </w:rPr>
        <w:footnoteRef/>
      </w:r>
      <w:r>
        <w:t xml:space="preserve"> [JS] or regret.</w:t>
      </w:r>
    </w:p>
  </w:footnote>
  <w:footnote w:id="196">
    <w:p w14:paraId="40200D4A" w14:textId="77777777" w:rsidR="00AE7891" w:rsidRPr="004A3E27" w:rsidRDefault="00AE7891"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AE7891" w:rsidRDefault="00AE7891" w:rsidP="00704CAA">
      <w:pPr>
        <w:pStyle w:val="footnote"/>
      </w:pPr>
      <w:r>
        <w:rPr>
          <w:rStyle w:val="FootnoteReference"/>
        </w:rPr>
        <w:footnoteRef/>
      </w:r>
      <w:r>
        <w:t xml:space="preserve"> [JS] literally “and my soul with barrenness/childlessness.”</w:t>
      </w:r>
    </w:p>
  </w:footnote>
  <w:footnote w:id="198">
    <w:p w14:paraId="335B311E" w14:textId="77777777" w:rsidR="00AE7891" w:rsidRPr="004A3E27" w:rsidRDefault="00AE7891" w:rsidP="00704CAA">
      <w:pPr>
        <w:pStyle w:val="footnote"/>
      </w:pPr>
      <w:r w:rsidRPr="004A3E27">
        <w:rPr>
          <w:rStyle w:val="FootnoteReference"/>
        </w:rPr>
        <w:footnoteRef/>
      </w:r>
      <w:r w:rsidRPr="004A3E27">
        <w:t xml:space="preserve"> John 19:1; Mt. 27:26.</w:t>
      </w:r>
    </w:p>
  </w:footnote>
  <w:footnote w:id="199">
    <w:p w14:paraId="4C78163A" w14:textId="77777777" w:rsidR="00AE7891" w:rsidRPr="004A3E27" w:rsidRDefault="00AE7891"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AE7891" w:rsidRDefault="00AE7891"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AE7891" w:rsidRDefault="00AE7891" w:rsidP="00704CAA">
      <w:pPr>
        <w:pStyle w:val="footnote"/>
      </w:pPr>
      <w:r>
        <w:rPr>
          <w:rStyle w:val="FootnoteReference"/>
        </w:rPr>
        <w:footnoteRef/>
      </w:r>
      <w:r>
        <w:t xml:space="preserve"> [JS] [] found in Coptic</w:t>
      </w:r>
    </w:p>
  </w:footnote>
  <w:footnote w:id="202">
    <w:p w14:paraId="7E13C651" w14:textId="77777777" w:rsidR="00AE7891" w:rsidRPr="004A3E27" w:rsidRDefault="00AE7891"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AE7891" w:rsidRDefault="00AE7891" w:rsidP="00704CAA">
      <w:pPr>
        <w:pStyle w:val="footnote"/>
      </w:pPr>
      <w:r>
        <w:rPr>
          <w:rStyle w:val="FootnoteReference"/>
        </w:rPr>
        <w:footnoteRef/>
      </w:r>
      <w:r>
        <w:t xml:space="preserve"> [JS] or “Aha! Aha!” Or “Well done! Well done!”</w:t>
      </w:r>
    </w:p>
  </w:footnote>
  <w:footnote w:id="204">
    <w:p w14:paraId="7D139757" w14:textId="77777777" w:rsidR="00AE7891" w:rsidRDefault="00AE7891"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AE7891" w:rsidRDefault="00AE7891" w:rsidP="00704CAA">
      <w:pPr>
        <w:pStyle w:val="footnote"/>
      </w:pPr>
      <w:r>
        <w:rPr>
          <w:rStyle w:val="FootnoteReference"/>
        </w:rPr>
        <w:footnoteRef/>
      </w:r>
      <w:r>
        <w:t xml:space="preserve"> [JS] Fr. Lazarus has, “towering mountains”</w:t>
      </w:r>
    </w:p>
  </w:footnote>
  <w:footnote w:id="206">
    <w:p w14:paraId="2543C5FB" w14:textId="77777777" w:rsidR="00AE7891" w:rsidRPr="004A3E27" w:rsidRDefault="00AE7891"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AE7891" w:rsidRDefault="00AE7891" w:rsidP="00704CAA">
      <w:pPr>
        <w:pStyle w:val="footnote"/>
      </w:pPr>
      <w:r>
        <w:rPr>
          <w:rStyle w:val="FootnoteReference"/>
        </w:rPr>
        <w:footnoteRef/>
      </w:r>
      <w:r>
        <w:t xml:space="preserve"> [JS] OSB has “many waters”</w:t>
      </w:r>
    </w:p>
  </w:footnote>
  <w:footnote w:id="208">
    <w:p w14:paraId="3AE55734" w14:textId="77777777" w:rsidR="00AE7891" w:rsidRPr="004A3E27" w:rsidRDefault="00AE7891"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AE7891" w:rsidRPr="004A3E27" w:rsidRDefault="00AE7891"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AE7891" w:rsidRPr="004A3E27" w:rsidRDefault="00AE7891" w:rsidP="00704CAA">
      <w:pPr>
        <w:pStyle w:val="footnote"/>
      </w:pPr>
      <w:r w:rsidRPr="004A3E27">
        <w:rPr>
          <w:rStyle w:val="FootnoteReference"/>
        </w:rPr>
        <w:footnoteRef/>
      </w:r>
      <w:r w:rsidRPr="004A3E27">
        <w:t xml:space="preserve"> Prov. 24:19.</w:t>
      </w:r>
    </w:p>
  </w:footnote>
  <w:footnote w:id="211">
    <w:p w14:paraId="2BAC33AB" w14:textId="77777777" w:rsidR="00AE7891" w:rsidRPr="004A3E27" w:rsidRDefault="00AE7891"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AE7891" w:rsidRPr="004A3E27" w:rsidRDefault="00AE7891"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AE7891" w:rsidRPr="004A3E27" w:rsidRDefault="00AE7891"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AE7891" w:rsidRDefault="00AE7891" w:rsidP="00704CAA">
      <w:pPr>
        <w:pStyle w:val="footnote"/>
      </w:pPr>
      <w:r>
        <w:rPr>
          <w:rStyle w:val="FootnoteReference"/>
        </w:rPr>
        <w:footnoteRef/>
      </w:r>
      <w:r>
        <w:t xml:space="preserve"> [JS] or “judgment”</w:t>
      </w:r>
    </w:p>
  </w:footnote>
  <w:footnote w:id="215">
    <w:p w14:paraId="2655FEEF" w14:textId="77777777" w:rsidR="00AE7891" w:rsidRPr="004A3E27" w:rsidRDefault="00AE7891"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AE7891" w:rsidRDefault="00AE7891" w:rsidP="00704CAA">
      <w:pPr>
        <w:pStyle w:val="footnote"/>
      </w:pPr>
      <w:r>
        <w:rPr>
          <w:rStyle w:val="FootnoteReference"/>
        </w:rPr>
        <w:footnoteRef/>
      </w:r>
      <w:r>
        <w:t xml:space="preserve"> [JS] or “fret”</w:t>
      </w:r>
    </w:p>
  </w:footnote>
  <w:footnote w:id="217">
    <w:p w14:paraId="4788BB93" w14:textId="77777777" w:rsidR="00AE7891" w:rsidRDefault="00AE7891" w:rsidP="00704CAA">
      <w:pPr>
        <w:pStyle w:val="footnote"/>
      </w:pPr>
      <w:r>
        <w:rPr>
          <w:rStyle w:val="FootnoteReference"/>
        </w:rPr>
        <w:footnoteRef/>
      </w:r>
      <w:r>
        <w:t xml:space="preserve"> [JS] or “land”</w:t>
      </w:r>
    </w:p>
  </w:footnote>
  <w:footnote w:id="218">
    <w:p w14:paraId="6390DA94" w14:textId="77777777" w:rsidR="00AE7891" w:rsidRPr="004A3E27" w:rsidRDefault="00AE7891"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AE7891" w:rsidRPr="004A3E27" w:rsidRDefault="00AE7891"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AE7891" w:rsidRDefault="00AE7891" w:rsidP="00704CAA">
      <w:pPr>
        <w:pStyle w:val="footnote"/>
      </w:pPr>
      <w:r>
        <w:rPr>
          <w:rStyle w:val="FootnoteReference"/>
        </w:rPr>
        <w:footnoteRef/>
      </w:r>
      <w:r>
        <w:t xml:space="preserve"> [JS] literally, “seed”, here and throughout</w:t>
      </w:r>
    </w:p>
  </w:footnote>
  <w:footnote w:id="221">
    <w:p w14:paraId="3CEEF8CB" w14:textId="77777777" w:rsidR="00AE7891" w:rsidRPr="004A3E27" w:rsidRDefault="00AE7891"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AE7891" w:rsidRPr="004A3E27" w:rsidRDefault="00AE7891"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AE7891" w:rsidRPr="004A3E27" w:rsidRDefault="00AE7891"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AE7891" w:rsidRDefault="00AE7891" w:rsidP="00704CAA">
      <w:pPr>
        <w:pStyle w:val="footnote"/>
      </w:pPr>
      <w:r>
        <w:rPr>
          <w:rStyle w:val="FootnoteReference"/>
        </w:rPr>
        <w:footnoteRef/>
      </w:r>
      <w:r>
        <w:t xml:space="preserve"> [JS] literally “with a sad face”</w:t>
      </w:r>
    </w:p>
  </w:footnote>
  <w:footnote w:id="225">
    <w:p w14:paraId="3F203C49" w14:textId="77777777" w:rsidR="00AE7891" w:rsidRDefault="00AE7891" w:rsidP="00704CAA">
      <w:pPr>
        <w:pStyle w:val="footnote"/>
      </w:pPr>
      <w:r>
        <w:rPr>
          <w:rStyle w:val="FootnoteReference"/>
        </w:rPr>
        <w:footnoteRef/>
      </w:r>
      <w:r>
        <w:t xml:space="preserve"> [JS] literally “loins”</w:t>
      </w:r>
    </w:p>
  </w:footnote>
  <w:footnote w:id="226">
    <w:p w14:paraId="52B59A41" w14:textId="77777777" w:rsidR="00AE7891" w:rsidRDefault="00AE7891" w:rsidP="00704CAA">
      <w:pPr>
        <w:pStyle w:val="footnote"/>
      </w:pPr>
      <w:r>
        <w:rPr>
          <w:rStyle w:val="FootnoteReference"/>
        </w:rPr>
        <w:footnoteRef/>
      </w:r>
      <w:r>
        <w:t xml:space="preserve"> [JS] [] from the Sixth Hour of Great and Holy Friday.</w:t>
      </w:r>
    </w:p>
  </w:footnote>
  <w:footnote w:id="227">
    <w:p w14:paraId="1BEB925F" w14:textId="77777777" w:rsidR="00AE7891" w:rsidRPr="004A3E27" w:rsidRDefault="00AE7891"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AE7891" w:rsidRDefault="00AE7891" w:rsidP="00704CAA">
      <w:pPr>
        <w:pStyle w:val="footnote"/>
      </w:pPr>
      <w:r>
        <w:rPr>
          <w:rStyle w:val="FootnoteReference"/>
        </w:rPr>
        <w:footnoteRef/>
      </w:r>
      <w:r>
        <w:t xml:space="preserve"> [JS] or “walks about like a phantom”</w:t>
      </w:r>
    </w:p>
  </w:footnote>
  <w:footnote w:id="229">
    <w:p w14:paraId="3A8555F1" w14:textId="77777777" w:rsidR="00AE7891" w:rsidRPr="004A3E27" w:rsidRDefault="00AE7891"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AE7891" w:rsidRPr="004A3E27" w:rsidRDefault="00AE7891"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AE7891" w:rsidRPr="004A3E27" w:rsidRDefault="00AE7891"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AE7891" w:rsidRPr="004A3E27" w:rsidRDefault="00AE7891"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AE7891" w:rsidRPr="004A3E27" w:rsidRDefault="00AE7891"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AE7891" w:rsidRDefault="00AE7891" w:rsidP="00704CAA">
      <w:pPr>
        <w:pStyle w:val="footnote"/>
      </w:pPr>
      <w:r>
        <w:rPr>
          <w:rStyle w:val="FootnoteReference"/>
        </w:rPr>
        <w:footnoteRef/>
      </w:r>
      <w:r>
        <w:t xml:space="preserve"> Fr. Athanasius adds here “my truth”. See Matins of the 12 Day of Paopi.</w:t>
      </w:r>
    </w:p>
  </w:footnote>
  <w:footnote w:id="235">
    <w:p w14:paraId="61A8E851" w14:textId="77777777" w:rsidR="00AE7891" w:rsidRDefault="00AE7891" w:rsidP="00704CAA">
      <w:pPr>
        <w:pStyle w:val="footnote"/>
      </w:pPr>
      <w:r>
        <w:rPr>
          <w:rStyle w:val="FootnoteReference"/>
        </w:rPr>
        <w:footnoteRef/>
      </w:r>
      <w:r>
        <w:t xml:space="preserve"> [JS] or “Aha! Aha!” or “Well done! Well done!”</w:t>
      </w:r>
    </w:p>
  </w:footnote>
  <w:footnote w:id="236">
    <w:p w14:paraId="27E55EE4" w14:textId="77777777" w:rsidR="00AE7891" w:rsidRPr="004A3E27" w:rsidRDefault="00AE7891" w:rsidP="00704CAA">
      <w:pPr>
        <w:pStyle w:val="footnote"/>
      </w:pPr>
      <w:r w:rsidRPr="004A3E27">
        <w:rPr>
          <w:rStyle w:val="FootnoteReference"/>
        </w:rPr>
        <w:footnoteRef/>
      </w:r>
      <w:r w:rsidRPr="004A3E27">
        <w:t xml:space="preserve"> John 13:30.</w:t>
      </w:r>
    </w:p>
  </w:footnote>
  <w:footnote w:id="237">
    <w:p w14:paraId="25762726" w14:textId="77777777" w:rsidR="00AE7891" w:rsidRPr="004A3E27" w:rsidRDefault="00AE7891"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AE7891" w:rsidRPr="004A3E27" w:rsidRDefault="00AE7891"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AE7891" w:rsidRPr="004A3E27" w:rsidRDefault="00AE7891"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AE7891" w:rsidRDefault="00AE7891" w:rsidP="00704CAA">
      <w:pPr>
        <w:pStyle w:val="footnote"/>
      </w:pPr>
      <w:r>
        <w:rPr>
          <w:rStyle w:val="FootnoteReference"/>
        </w:rPr>
        <w:footnoteRef/>
      </w:r>
      <w:r>
        <w:t xml:space="preserve"> [JS] or “from age to age. So be it! So be it!”</w:t>
      </w:r>
    </w:p>
  </w:footnote>
  <w:footnote w:id="241">
    <w:p w14:paraId="3C5066F6" w14:textId="77777777" w:rsidR="00AE7891" w:rsidRPr="004A3E27" w:rsidRDefault="00AE7891"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AE7891" w:rsidRDefault="00AE7891" w:rsidP="00704CAA">
      <w:pPr>
        <w:pStyle w:val="footnote"/>
      </w:pPr>
      <w:r>
        <w:rPr>
          <w:rStyle w:val="FootnoteReference"/>
        </w:rPr>
        <w:footnoteRef/>
      </w:r>
      <w:r>
        <w:t xml:space="preserve"> [JS] or “thanksgiving”, or “thankful confession with praise”</w:t>
      </w:r>
    </w:p>
  </w:footnote>
  <w:footnote w:id="243">
    <w:p w14:paraId="2D0FDBB0" w14:textId="77777777" w:rsidR="00AE7891" w:rsidRDefault="00AE7891"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AE7891" w:rsidRDefault="00AE7891"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AE7891" w:rsidRDefault="00AE7891"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AE7891" w:rsidRDefault="00AE7891" w:rsidP="00704CAA">
      <w:pPr>
        <w:pStyle w:val="footnote"/>
      </w:pPr>
      <w:r>
        <w:rPr>
          <w:rStyle w:val="FootnoteReference"/>
        </w:rPr>
        <w:footnoteRef/>
      </w:r>
      <w:r>
        <w:t xml:space="preserve"> [JS] Fr. Lazarus has “dwelling”</w:t>
      </w:r>
    </w:p>
  </w:footnote>
  <w:footnote w:id="247">
    <w:p w14:paraId="4B4E6517" w14:textId="77777777" w:rsidR="00AE7891" w:rsidRPr="004A3E27" w:rsidRDefault="00AE7891"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AE7891" w:rsidRDefault="00AE7891"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AE7891" w:rsidRDefault="00AE7891"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AE7891" w:rsidRPr="004A3E27" w:rsidRDefault="00AE7891"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AE7891" w:rsidRDefault="00AE7891" w:rsidP="00704CAA">
      <w:pPr>
        <w:pStyle w:val="footnote"/>
      </w:pPr>
      <w:r>
        <w:rPr>
          <w:rStyle w:val="FootnoteReference"/>
        </w:rPr>
        <w:footnoteRef/>
      </w:r>
      <w:r>
        <w:t xml:space="preserve"> [JS] or “presence”</w:t>
      </w:r>
    </w:p>
  </w:footnote>
  <w:footnote w:id="252">
    <w:p w14:paraId="74E86BCD" w14:textId="77777777" w:rsidR="00AE7891" w:rsidRDefault="00AE7891" w:rsidP="00704CAA">
      <w:pPr>
        <w:pStyle w:val="footnote"/>
      </w:pPr>
      <w:r>
        <w:rPr>
          <w:rStyle w:val="FootnoteReference"/>
        </w:rPr>
        <w:footnoteRef/>
      </w:r>
      <w:r>
        <w:t xml:space="preserve"> [JS] or “boast in” or “praise”</w:t>
      </w:r>
    </w:p>
  </w:footnote>
  <w:footnote w:id="253">
    <w:p w14:paraId="137C7CEE" w14:textId="77777777" w:rsidR="00AE7891" w:rsidRDefault="00AE7891" w:rsidP="00704CAA">
      <w:pPr>
        <w:pStyle w:val="footnote"/>
      </w:pPr>
      <w:r>
        <w:rPr>
          <w:rStyle w:val="FootnoteReference"/>
        </w:rPr>
        <w:footnoteRef/>
      </w:r>
      <w:r>
        <w:t xml:space="preserve"> [JS] or “give thanks to”, or “thankfully confess Your Name with praise”</w:t>
      </w:r>
    </w:p>
  </w:footnote>
  <w:footnote w:id="254">
    <w:p w14:paraId="29D167D7" w14:textId="77777777" w:rsidR="00AE7891" w:rsidRPr="004A3E27" w:rsidRDefault="00AE7891"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AE7891" w:rsidRPr="004A3E27" w:rsidRDefault="00AE7891"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AE7891" w:rsidRPr="004A3E27" w:rsidRDefault="00AE7891"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AE7891" w:rsidRDefault="00AE7891" w:rsidP="00704CAA">
      <w:pPr>
        <w:pStyle w:val="footnote"/>
      </w:pPr>
      <w:r>
        <w:rPr>
          <w:rStyle w:val="FootnoteReference"/>
        </w:rPr>
        <w:footnoteRef/>
      </w:r>
      <w:r>
        <w:t xml:space="preserve"> [JS] or “grace was poured out on Your lips”</w:t>
      </w:r>
    </w:p>
  </w:footnote>
  <w:footnote w:id="258">
    <w:p w14:paraId="0253CD4F" w14:textId="77777777" w:rsidR="00AE7891" w:rsidRPr="004A3E27" w:rsidRDefault="00AE7891"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AE7891" w:rsidRPr="004A3E27" w:rsidRDefault="00AE7891"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AE7891" w:rsidRPr="004A3E27" w:rsidRDefault="00AE7891"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AE7891" w:rsidRDefault="00AE7891"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AE7891" w:rsidRDefault="00AE7891" w:rsidP="00704CAA">
      <w:pPr>
        <w:pStyle w:val="footnote"/>
      </w:pPr>
      <w:r>
        <w:rPr>
          <w:rStyle w:val="FootnoteReference"/>
        </w:rPr>
        <w:footnoteRef/>
      </w:r>
      <w:r>
        <w:t xml:space="preserve"> [JS] literally “do obeisance”, i.e. “bow down to”</w:t>
      </w:r>
    </w:p>
  </w:footnote>
  <w:footnote w:id="263">
    <w:p w14:paraId="3A9D055B" w14:textId="77777777" w:rsidR="00AE7891" w:rsidRPr="004A3E27" w:rsidRDefault="00AE7891"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AE7891" w:rsidRPr="004A3E27" w:rsidRDefault="00AE7891" w:rsidP="00704CAA">
      <w:pPr>
        <w:pStyle w:val="footnote"/>
      </w:pPr>
      <w:r w:rsidRPr="004A3E27">
        <w:rPr>
          <w:rStyle w:val="FootnoteReference"/>
        </w:rPr>
        <w:footnoteRef/>
      </w:r>
      <w:r w:rsidRPr="004A3E27">
        <w:t xml:space="preserve"> Rev. 22:1.</w:t>
      </w:r>
    </w:p>
  </w:footnote>
  <w:footnote w:id="265">
    <w:p w14:paraId="0D981498" w14:textId="77777777" w:rsidR="00AE7891" w:rsidRDefault="00AE7891" w:rsidP="00704CAA">
      <w:pPr>
        <w:pStyle w:val="footnote"/>
      </w:pPr>
      <w:r>
        <w:rPr>
          <w:rStyle w:val="FootnoteReference"/>
        </w:rPr>
        <w:footnoteRef/>
      </w:r>
      <w:r>
        <w:t xml:space="preserve"> Fr. Lazarus has “dwelling-place”</w:t>
      </w:r>
    </w:p>
  </w:footnote>
  <w:footnote w:id="266">
    <w:p w14:paraId="1E5AC7FD" w14:textId="77777777" w:rsidR="00AE7891" w:rsidRDefault="00AE7891" w:rsidP="00704CAA">
      <w:pPr>
        <w:pStyle w:val="footnote"/>
      </w:pPr>
      <w:r>
        <w:rPr>
          <w:rStyle w:val="FootnoteReference"/>
        </w:rPr>
        <w:footnoteRef/>
      </w:r>
      <w:r>
        <w:t xml:space="preserve"> [JS] the city’s</w:t>
      </w:r>
    </w:p>
  </w:footnote>
  <w:footnote w:id="267">
    <w:p w14:paraId="1BB6F44D" w14:textId="77777777" w:rsidR="00AE7891" w:rsidRPr="004A3E27" w:rsidRDefault="00AE7891"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AE7891" w:rsidRPr="004A3E27" w:rsidRDefault="00AE7891"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AE7891" w:rsidRPr="004A3E27" w:rsidRDefault="00AE7891"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AE7891" w:rsidRPr="004A3E27" w:rsidRDefault="00AE7891"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AE7891" w:rsidRPr="004A3E27" w:rsidRDefault="00AE7891"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AE7891" w:rsidRPr="004A3E27" w:rsidRDefault="00AE7891"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AE7891" w:rsidRPr="004A3E27" w:rsidRDefault="00AE7891"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AE7891" w:rsidRDefault="00AE7891" w:rsidP="00704CAA">
      <w:pPr>
        <w:pStyle w:val="footnote"/>
      </w:pPr>
      <w:r>
        <w:rPr>
          <w:rStyle w:val="FootnoteReference"/>
        </w:rPr>
        <w:footnoteRef/>
      </w:r>
      <w:r>
        <w:t xml:space="preserve"> [JS] or “beautifully situated”</w:t>
      </w:r>
    </w:p>
  </w:footnote>
  <w:footnote w:id="275">
    <w:p w14:paraId="54B46EEB" w14:textId="77777777" w:rsidR="00AE7891" w:rsidRPr="004A3E27" w:rsidRDefault="00AE7891"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AE7891" w:rsidRPr="004A3E27" w:rsidRDefault="00AE7891"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AE7891" w:rsidRPr="004A3E27" w:rsidRDefault="00AE7891"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AE7891" w:rsidRDefault="00AE7891" w:rsidP="00704CAA">
      <w:pPr>
        <w:pStyle w:val="footnote"/>
      </w:pPr>
      <w:r>
        <w:rPr>
          <w:rStyle w:val="FootnoteReference"/>
        </w:rPr>
        <w:footnoteRef/>
      </w:r>
      <w:r>
        <w:t xml:space="preserve"> [JS] Fr. Lazarus adds “justice and right judgment” to “righteousness”</w:t>
      </w:r>
    </w:p>
  </w:footnote>
  <w:footnote w:id="279">
    <w:p w14:paraId="20C0E7EF" w14:textId="77777777" w:rsidR="00AE7891" w:rsidRPr="004A3E27" w:rsidRDefault="00AE7891"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AE7891" w:rsidRPr="004A3E27" w:rsidRDefault="00AE7891"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AE7891" w:rsidRDefault="00AE7891" w:rsidP="00704CAA">
      <w:pPr>
        <w:pStyle w:val="footnote"/>
      </w:pPr>
      <w:r>
        <w:rPr>
          <w:rStyle w:val="FootnoteReference"/>
        </w:rPr>
        <w:footnoteRef/>
      </w:r>
      <w:r>
        <w:t xml:space="preserve"> [JS] or “eternally”</w:t>
      </w:r>
    </w:p>
  </w:footnote>
  <w:footnote w:id="282">
    <w:p w14:paraId="29183457" w14:textId="77777777" w:rsidR="00AE7891" w:rsidRDefault="00AE7891"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AE7891" w:rsidRDefault="00AE7891" w:rsidP="00704CAA">
      <w:pPr>
        <w:pStyle w:val="footnote"/>
      </w:pPr>
      <w:r>
        <w:rPr>
          <w:rStyle w:val="FootnoteReference"/>
        </w:rPr>
        <w:footnoteRef/>
      </w:r>
      <w:r>
        <w:t xml:space="preserve"> [JS] or “workers of iniquity”</w:t>
      </w:r>
    </w:p>
  </w:footnote>
  <w:footnote w:id="284">
    <w:p w14:paraId="3726AE69" w14:textId="77777777" w:rsidR="00AE7891" w:rsidRPr="004A3E27" w:rsidRDefault="00AE7891"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AE7891" w:rsidRDefault="00AE7891" w:rsidP="00704CAA">
      <w:pPr>
        <w:pStyle w:val="footnote"/>
      </w:pPr>
      <w:r>
        <w:rPr>
          <w:rStyle w:val="FootnoteReference"/>
        </w:rPr>
        <w:footnoteRef/>
      </w:r>
      <w:r>
        <w:t xml:space="preserve"> [JS] or “ransom”</w:t>
      </w:r>
    </w:p>
  </w:footnote>
  <w:footnote w:id="286">
    <w:p w14:paraId="5DBB946B" w14:textId="77777777" w:rsidR="00AE7891" w:rsidRDefault="00AE7891" w:rsidP="00704CAA">
      <w:pPr>
        <w:pStyle w:val="footnote"/>
      </w:pPr>
      <w:r>
        <w:rPr>
          <w:rStyle w:val="FootnoteReference"/>
        </w:rPr>
        <w:footnoteRef/>
      </w:r>
      <w:r>
        <w:t xml:space="preserve"> [JS] or tabernacles.</w:t>
      </w:r>
    </w:p>
  </w:footnote>
  <w:footnote w:id="287">
    <w:p w14:paraId="0039C2F6" w14:textId="77777777" w:rsidR="00AE7891" w:rsidRDefault="00AE7891"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AE7891" w:rsidRDefault="00AE7891" w:rsidP="00704CAA">
      <w:pPr>
        <w:pStyle w:val="footnote"/>
      </w:pPr>
      <w:r>
        <w:rPr>
          <w:rStyle w:val="FootnoteReference"/>
        </w:rPr>
        <w:footnoteRef/>
      </w:r>
      <w:r>
        <w:t xml:space="preserve"> [JS] or “I will not find fault with your sacrifices”</w:t>
      </w:r>
    </w:p>
  </w:footnote>
  <w:footnote w:id="289">
    <w:p w14:paraId="68A8C08D" w14:textId="77777777" w:rsidR="00AE7891" w:rsidRPr="004A3E27" w:rsidRDefault="00AE7891"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AE7891" w:rsidRDefault="00AE7891" w:rsidP="00704CAA">
      <w:pPr>
        <w:pStyle w:val="footnote"/>
      </w:pPr>
      <w:r>
        <w:rPr>
          <w:rStyle w:val="FootnoteReference"/>
        </w:rPr>
        <w:footnoteRef/>
      </w:r>
      <w:r>
        <w:t xml:space="preserve"> [JS] [] found in Coptic</w:t>
      </w:r>
    </w:p>
  </w:footnote>
  <w:footnote w:id="291">
    <w:p w14:paraId="083DB491" w14:textId="77777777" w:rsidR="00AE7891" w:rsidRPr="004A3E27" w:rsidRDefault="00AE7891"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AE7891" w:rsidRDefault="00AE7891" w:rsidP="00704CAA">
      <w:pPr>
        <w:pStyle w:val="footnote"/>
      </w:pPr>
      <w:r>
        <w:rPr>
          <w:rStyle w:val="FootnoteReference"/>
        </w:rPr>
        <w:footnoteRef/>
      </w:r>
      <w:r>
        <w:t xml:space="preserve"> [JS] “showed me” or “made known to me”</w:t>
      </w:r>
    </w:p>
  </w:footnote>
  <w:footnote w:id="293">
    <w:p w14:paraId="6841512E" w14:textId="77777777" w:rsidR="00AE7891" w:rsidRPr="004A3E27" w:rsidRDefault="00AE7891" w:rsidP="00704CAA">
      <w:pPr>
        <w:pStyle w:val="footnote"/>
      </w:pPr>
      <w:r w:rsidRPr="004A3E27">
        <w:rPr>
          <w:rStyle w:val="FootnoteReference"/>
        </w:rPr>
        <w:footnoteRef/>
      </w:r>
      <w:r w:rsidRPr="004A3E27">
        <w:t xml:space="preserve"> Exodus 12:22; John 19:29; Hebrews 9:19.</w:t>
      </w:r>
    </w:p>
  </w:footnote>
  <w:footnote w:id="294">
    <w:p w14:paraId="2CD43332" w14:textId="77777777" w:rsidR="00AE7891" w:rsidRDefault="00AE7891" w:rsidP="00704CAA">
      <w:pPr>
        <w:pStyle w:val="footnote"/>
      </w:pPr>
      <w:r>
        <w:rPr>
          <w:rStyle w:val="FootnoteReference"/>
        </w:rPr>
        <w:footnoteRef/>
      </w:r>
      <w:r>
        <w:t xml:space="preserve"> [JS] literally “face”.</w:t>
      </w:r>
    </w:p>
  </w:footnote>
  <w:footnote w:id="295">
    <w:p w14:paraId="63BCC4B4" w14:textId="77777777" w:rsidR="00AE7891" w:rsidRDefault="00AE7891" w:rsidP="00704CAA">
      <w:pPr>
        <w:pStyle w:val="footnote"/>
      </w:pPr>
      <w:r>
        <w:rPr>
          <w:rStyle w:val="FootnoteReference"/>
        </w:rPr>
        <w:footnoteRef/>
      </w:r>
      <w:r>
        <w:t xml:space="preserve"> [JS] or “blood-guiltiness”</w:t>
      </w:r>
    </w:p>
  </w:footnote>
  <w:footnote w:id="296">
    <w:p w14:paraId="5BD3086D" w14:textId="77777777" w:rsidR="00AE7891" w:rsidRDefault="00AE7891" w:rsidP="00704CAA">
      <w:pPr>
        <w:pStyle w:val="footnote"/>
      </w:pPr>
      <w:r>
        <w:rPr>
          <w:rStyle w:val="FootnoteReference"/>
        </w:rPr>
        <w:footnoteRef/>
      </w:r>
      <w:r>
        <w:t xml:space="preserve"> [JS] or “gives thanks to,” or “thankfully confess You with praise”</w:t>
      </w:r>
    </w:p>
  </w:footnote>
  <w:footnote w:id="297">
    <w:p w14:paraId="49F73209" w14:textId="77777777" w:rsidR="00AE7891" w:rsidRPr="004A3E27" w:rsidRDefault="00AE7891"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AE7891" w:rsidRPr="004A3E27" w:rsidRDefault="00AE7891"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AE7891" w:rsidRDefault="00AE7891" w:rsidP="00704CAA">
      <w:pPr>
        <w:pStyle w:val="footnote"/>
      </w:pPr>
      <w:r>
        <w:rPr>
          <w:rStyle w:val="FootnoteReference"/>
        </w:rPr>
        <w:footnoteRef/>
      </w:r>
      <w:r>
        <w:t xml:space="preserve"> [JS] or “give thanks to You,” or “thankfully confess You with praise”</w:t>
      </w:r>
    </w:p>
  </w:footnote>
  <w:footnote w:id="300">
    <w:p w14:paraId="767368C4" w14:textId="77777777" w:rsidR="00AE7891" w:rsidRPr="004A3E27" w:rsidRDefault="00AE7891"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AE7891" w:rsidRPr="004A3E27" w:rsidRDefault="00AE7891" w:rsidP="00704CAA">
      <w:pPr>
        <w:pStyle w:val="footnote"/>
      </w:pPr>
      <w:r w:rsidRPr="004A3E27">
        <w:rPr>
          <w:rStyle w:val="FootnoteReference"/>
        </w:rPr>
        <w:footnoteRef/>
      </w:r>
      <w:r w:rsidRPr="004A3E27">
        <w:t xml:space="preserve"> Lk. 10:18; 2 Thess. 1:6.</w:t>
      </w:r>
    </w:p>
  </w:footnote>
  <w:footnote w:id="302">
    <w:p w14:paraId="10448F6D" w14:textId="77777777" w:rsidR="00AE7891" w:rsidRPr="004A3E27" w:rsidRDefault="00AE7891"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AE7891" w:rsidRDefault="00AE7891" w:rsidP="00704CAA">
      <w:pPr>
        <w:pStyle w:val="footnote"/>
      </w:pPr>
      <w:r>
        <w:rPr>
          <w:rStyle w:val="FootnoteReference"/>
        </w:rPr>
        <w:footnoteRef/>
      </w:r>
      <w:r>
        <w:t xml:space="preserve"> [JS] “it” refers to the iniquity and strife.</w:t>
      </w:r>
    </w:p>
  </w:footnote>
  <w:footnote w:id="304">
    <w:p w14:paraId="5BC02F63" w14:textId="77777777" w:rsidR="00AE7891" w:rsidRPr="004A3E27" w:rsidRDefault="00AE7891"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AE7891" w:rsidRPr="004A3E27" w:rsidRDefault="00AE7891"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AE7891" w:rsidRDefault="00AE7891" w:rsidP="00704CAA">
      <w:pPr>
        <w:pStyle w:val="footnote"/>
      </w:pPr>
      <w:r>
        <w:rPr>
          <w:rStyle w:val="FootnoteReference"/>
        </w:rPr>
        <w:footnoteRef/>
      </w:r>
      <w:r>
        <w:t xml:space="preserve"> [JS] NETS omits “not”</w:t>
      </w:r>
    </w:p>
  </w:footnote>
  <w:footnote w:id="307">
    <w:p w14:paraId="586AA817" w14:textId="77777777" w:rsidR="00AE7891" w:rsidRPr="004A3E27" w:rsidRDefault="00AE7891"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AE7891" w:rsidRPr="004A3E27" w:rsidRDefault="00AE7891"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AE7891" w:rsidRDefault="00AE7891" w:rsidP="00704CAA">
      <w:pPr>
        <w:pStyle w:val="footnote"/>
      </w:pPr>
      <w:r>
        <w:rPr>
          <w:rStyle w:val="FootnoteReference"/>
        </w:rPr>
        <w:footnoteRef/>
      </w:r>
      <w:r>
        <w:t xml:space="preserve"> [JS] or “I will sing and praise,” or “I will sing and make music”</w:t>
      </w:r>
    </w:p>
  </w:footnote>
  <w:footnote w:id="310">
    <w:p w14:paraId="433EB3DE" w14:textId="77777777" w:rsidR="00AE7891" w:rsidRDefault="00AE7891"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AE7891" w:rsidRDefault="00AE7891" w:rsidP="00704CAA">
      <w:pPr>
        <w:pStyle w:val="footnote"/>
      </w:pPr>
      <w:r>
        <w:rPr>
          <w:rStyle w:val="FootnoteReference"/>
        </w:rPr>
        <w:footnoteRef/>
      </w:r>
      <w:r>
        <w:t xml:space="preserve"> [JS] Coptic has “Name” in place of “mercy”.</w:t>
      </w:r>
    </w:p>
  </w:footnote>
  <w:footnote w:id="312">
    <w:p w14:paraId="7728F8E8" w14:textId="77777777" w:rsidR="00AE7891" w:rsidRPr="004A3E27" w:rsidRDefault="00AE7891"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AE7891" w:rsidRDefault="00AE7891" w:rsidP="00704CAA">
      <w:pPr>
        <w:pStyle w:val="footnote"/>
      </w:pPr>
      <w:r>
        <w:rPr>
          <w:rStyle w:val="FootnoteReference"/>
        </w:rPr>
        <w:footnoteRef/>
      </w:r>
      <w:r>
        <w:t xml:space="preserve"> [JS] or “the lawless,” or “those that do wickedness”</w:t>
      </w:r>
    </w:p>
  </w:footnote>
  <w:footnote w:id="314">
    <w:p w14:paraId="670E273A" w14:textId="77777777" w:rsidR="00AE7891" w:rsidRPr="004A3E27" w:rsidRDefault="00AE7891" w:rsidP="00704CAA">
      <w:pPr>
        <w:pStyle w:val="footnote"/>
      </w:pPr>
      <w:r w:rsidRPr="004A3E27">
        <w:rPr>
          <w:rStyle w:val="FootnoteReference"/>
        </w:rPr>
        <w:footnoteRef/>
      </w:r>
      <w:r w:rsidRPr="004A3E27">
        <w:t xml:space="preserve"> Mercy: love (Luke 10:37).</w:t>
      </w:r>
    </w:p>
  </w:footnote>
  <w:footnote w:id="315">
    <w:p w14:paraId="2503BB75" w14:textId="77777777" w:rsidR="00AE7891" w:rsidRPr="004A3E27" w:rsidRDefault="00AE7891"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AE7891" w:rsidRPr="004A3E27" w:rsidRDefault="00AE7891"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AE7891" w:rsidRPr="004A3E27" w:rsidRDefault="00AE7891"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AE7891" w:rsidRPr="004A3E27" w:rsidRDefault="00AE7891"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AE7891" w:rsidRDefault="00AE7891"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AE7891" w:rsidRPr="004A3E27" w:rsidRDefault="00AE7891"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AE7891" w:rsidRPr="004A3E27" w:rsidRDefault="00AE7891"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AE7891" w:rsidRDefault="00AE7891"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AE7891" w:rsidRPr="004A3E27" w:rsidRDefault="00AE7891" w:rsidP="00704CAA">
      <w:pPr>
        <w:pStyle w:val="footnote"/>
      </w:pPr>
      <w:r w:rsidRPr="004A3E27">
        <w:rPr>
          <w:rStyle w:val="FootnoteReference"/>
        </w:rPr>
        <w:footnoteRef/>
      </w:r>
      <w:r w:rsidRPr="004A3E27">
        <w:t xml:space="preserve"> Job. 33:14.</w:t>
      </w:r>
    </w:p>
  </w:footnote>
  <w:footnote w:id="324">
    <w:p w14:paraId="733C9AA0" w14:textId="77777777" w:rsidR="00AE7891" w:rsidRDefault="00AE7891"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AE7891" w:rsidRDefault="00AE7891" w:rsidP="00704CAA">
      <w:pPr>
        <w:pStyle w:val="footnote"/>
      </w:pPr>
      <w:r>
        <w:rPr>
          <w:rStyle w:val="FootnoteReference"/>
        </w:rPr>
        <w:footnoteRef/>
      </w:r>
      <w:r>
        <w:t xml:space="preserve"> [JS] literally, “holy place”</w:t>
      </w:r>
    </w:p>
  </w:footnote>
  <w:footnote w:id="326">
    <w:p w14:paraId="105BC1C0" w14:textId="77777777" w:rsidR="00AE7891" w:rsidRPr="004A3E27" w:rsidRDefault="00AE7891"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AE7891" w:rsidRDefault="00AE7891" w:rsidP="00704CAA">
      <w:pPr>
        <w:pStyle w:val="footnote"/>
      </w:pPr>
      <w:r>
        <w:rPr>
          <w:rStyle w:val="FootnoteReference"/>
        </w:rPr>
        <w:footnoteRef/>
      </w:r>
      <w:r>
        <w:t xml:space="preserve"> [JS] Fr. Athanasius’ translation from the Coptic has “shall glory”</w:t>
      </w:r>
    </w:p>
  </w:footnote>
  <w:footnote w:id="328">
    <w:p w14:paraId="397554C6" w14:textId="77777777" w:rsidR="00AE7891" w:rsidRDefault="00AE7891"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AE7891" w:rsidRDefault="00AE7891" w:rsidP="00704CAA">
      <w:pPr>
        <w:pStyle w:val="footnote"/>
      </w:pPr>
      <w:r>
        <w:rPr>
          <w:rStyle w:val="FootnoteReference"/>
        </w:rPr>
        <w:footnoteRef/>
      </w:r>
      <w:r>
        <w:t xml:space="preserve"> [] Found in Fr. Athanasius’ translation from the Coptic</w:t>
      </w:r>
    </w:p>
  </w:footnote>
  <w:footnote w:id="330">
    <w:p w14:paraId="2E69FFAD" w14:textId="77777777" w:rsidR="00AE7891" w:rsidRDefault="00AE7891" w:rsidP="00704CAA">
      <w:pPr>
        <w:pStyle w:val="footnote"/>
      </w:pPr>
      <w:r>
        <w:rPr>
          <w:rStyle w:val="FootnoteReference"/>
        </w:rPr>
        <w:footnoteRef/>
      </w:r>
      <w:r>
        <w:t xml:space="preserve"> [JS] [] found in Coptic, see Vespers of Pashons 20.</w:t>
      </w:r>
    </w:p>
  </w:footnote>
  <w:footnote w:id="331">
    <w:p w14:paraId="33825382" w14:textId="77777777" w:rsidR="00AE7891" w:rsidRPr="004A3E27" w:rsidRDefault="00AE7891"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AE7891" w:rsidRPr="004A3E27" w:rsidRDefault="00AE7891"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AE7891" w:rsidRDefault="00AE7891" w:rsidP="00704CAA">
      <w:pPr>
        <w:pStyle w:val="footnote"/>
      </w:pPr>
      <w:r>
        <w:rPr>
          <w:rStyle w:val="FootnoteReference"/>
        </w:rPr>
        <w:footnoteRef/>
      </w:r>
      <w:r>
        <w:t xml:space="preserve"> [JS] lit, “filled with fatness.”</w:t>
      </w:r>
    </w:p>
  </w:footnote>
  <w:footnote w:id="334">
    <w:p w14:paraId="461E1005" w14:textId="77777777" w:rsidR="00AE7891" w:rsidRPr="004A3E27" w:rsidRDefault="00AE7891"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AE7891" w:rsidRPr="004A3E27" w:rsidRDefault="00AE7891"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AE7891" w:rsidRPr="004A3E27" w:rsidRDefault="00AE7891"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AE7891" w:rsidRPr="004A3E27" w:rsidRDefault="00AE7891" w:rsidP="00704CAA">
      <w:pPr>
        <w:pStyle w:val="footnote"/>
      </w:pPr>
      <w:r w:rsidRPr="004A3E27">
        <w:rPr>
          <w:rStyle w:val="FootnoteReference"/>
        </w:rPr>
        <w:footnoteRef/>
      </w:r>
      <w:r w:rsidRPr="004A3E27">
        <w:t xml:space="preserve"> See footnote 62. &lt;2 previously&gt;</w:t>
      </w:r>
    </w:p>
  </w:footnote>
  <w:footnote w:id="338">
    <w:p w14:paraId="1020379C" w14:textId="77777777" w:rsidR="00AE7891" w:rsidRDefault="00AE7891" w:rsidP="00704CAA">
      <w:pPr>
        <w:pStyle w:val="footnote"/>
      </w:pPr>
      <w:r>
        <w:rPr>
          <w:rStyle w:val="FootnoteReference"/>
        </w:rPr>
        <w:footnoteRef/>
      </w:r>
      <w:r>
        <w:t xml:space="preserve"> [JS], “do obeisance”, i.e. prostrate, not just an attitude, but an act</w:t>
      </w:r>
    </w:p>
  </w:footnote>
  <w:footnote w:id="339">
    <w:p w14:paraId="3F0207F5" w14:textId="77777777" w:rsidR="00AE7891" w:rsidRPr="004A3E27" w:rsidRDefault="00AE7891"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AE7891" w:rsidRPr="004A3E27" w:rsidRDefault="00AE7891"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AE7891" w:rsidRDefault="00AE7891" w:rsidP="00704CAA">
      <w:pPr>
        <w:pStyle w:val="footnote"/>
      </w:pPr>
      <w:r>
        <w:rPr>
          <w:rStyle w:val="FootnoteReference"/>
        </w:rPr>
        <w:footnoteRef/>
      </w:r>
      <w:r>
        <w:t xml:space="preserve"> [JS] Fr. Lazarus has, “for”</w:t>
      </w:r>
    </w:p>
  </w:footnote>
  <w:footnote w:id="342">
    <w:p w14:paraId="7332204F" w14:textId="77777777" w:rsidR="00AE7891" w:rsidRPr="004A3E27" w:rsidRDefault="00AE7891"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AE7891" w:rsidRPr="004A3E27" w:rsidRDefault="00AE7891"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AE7891" w:rsidRPr="004A3E27" w:rsidRDefault="00AE7891"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AE7891" w:rsidRPr="004A3E27" w:rsidRDefault="00AE7891"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AE7891" w:rsidRDefault="00AE7891" w:rsidP="00704CAA">
      <w:pPr>
        <w:pStyle w:val="footnote"/>
      </w:pPr>
      <w:r>
        <w:rPr>
          <w:rStyle w:val="FootnoteReference"/>
        </w:rPr>
        <w:footnoteRef/>
      </w:r>
      <w:r>
        <w:t xml:space="preserve"> [JS] or “give thanks to You” or “thankfully confess You with praise”</w:t>
      </w:r>
    </w:p>
  </w:footnote>
  <w:footnote w:id="347">
    <w:p w14:paraId="10E8EE46" w14:textId="77777777" w:rsidR="00AE7891" w:rsidRDefault="00AE7891"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AE7891" w:rsidRPr="004A3E27" w:rsidRDefault="00AE7891"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AE7891" w:rsidRPr="004A3E27" w:rsidRDefault="00AE7891"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AE7891" w:rsidRPr="004A3E27" w:rsidRDefault="00AE7891"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AE7891" w:rsidRDefault="00AE7891" w:rsidP="00704CAA">
      <w:pPr>
        <w:pStyle w:val="footnote"/>
      </w:pPr>
      <w:r>
        <w:rPr>
          <w:rStyle w:val="FootnoteReference"/>
        </w:rPr>
        <w:footnoteRef/>
      </w:r>
      <w:r>
        <w:t xml:space="preserve"> [JS] literally, “before the face of”</w:t>
      </w:r>
    </w:p>
  </w:footnote>
  <w:footnote w:id="352">
    <w:p w14:paraId="102533E3" w14:textId="77777777" w:rsidR="00AE7891" w:rsidRPr="004A3E27" w:rsidRDefault="00AE7891"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AE7891" w:rsidRDefault="00AE7891" w:rsidP="00704CAA">
      <w:pPr>
        <w:pStyle w:val="footnote"/>
      </w:pPr>
      <w:r>
        <w:rPr>
          <w:rStyle w:val="FootnoteReference"/>
        </w:rPr>
        <w:footnoteRef/>
      </w:r>
      <w:r>
        <w:t xml:space="preserve"> [JS] literally “hosts”</w:t>
      </w:r>
    </w:p>
  </w:footnote>
  <w:footnote w:id="354">
    <w:p w14:paraId="1B31F91F" w14:textId="77777777" w:rsidR="00AE7891" w:rsidRDefault="00AE7891"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AE7891" w:rsidRPr="004A3E27" w:rsidRDefault="00AE7891"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AE7891" w:rsidRDefault="00AE7891" w:rsidP="00704CAA">
      <w:pPr>
        <w:pStyle w:val="footnote"/>
      </w:pPr>
      <w:r>
        <w:rPr>
          <w:rStyle w:val="FootnoteReference"/>
        </w:rPr>
        <w:footnoteRef/>
      </w:r>
      <w:r>
        <w:t xml:space="preserve"> [JS] literally, “ten-thousand fold”</w:t>
      </w:r>
    </w:p>
  </w:footnote>
  <w:footnote w:id="357">
    <w:p w14:paraId="475823DF" w14:textId="77777777" w:rsidR="00AE7891" w:rsidRDefault="00AE7891"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AE7891" w:rsidRPr="004A3E27" w:rsidRDefault="00AE7891"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AE7891" w:rsidRDefault="00AE7891"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AE7891" w:rsidRDefault="00AE7891" w:rsidP="00704CAA">
      <w:pPr>
        <w:pStyle w:val="footnote"/>
      </w:pPr>
      <w:r>
        <w:rPr>
          <w:rStyle w:val="FootnoteReference"/>
        </w:rPr>
        <w:footnoteRef/>
      </w:r>
      <w:r>
        <w:t xml:space="preserve"> [JS] “assemblies” or “congregations”</w:t>
      </w:r>
    </w:p>
  </w:footnote>
  <w:footnote w:id="361">
    <w:p w14:paraId="291850C2" w14:textId="77777777" w:rsidR="00AE7891" w:rsidRPr="004A3E27" w:rsidRDefault="00AE7891"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AE7891" w:rsidRDefault="00AE7891"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AE7891" w:rsidRPr="004A3E27" w:rsidRDefault="00AE7891"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AE7891" w:rsidRDefault="00AE7891" w:rsidP="00704CAA">
      <w:pPr>
        <w:pStyle w:val="footnote"/>
      </w:pPr>
      <w:r>
        <w:rPr>
          <w:rStyle w:val="FootnoteReference"/>
        </w:rPr>
        <w:footnoteRef/>
      </w:r>
      <w:r>
        <w:t xml:space="preserve"> [JS] Coptic has “mire of death”. See the Ninth Hour of Great Friday.</w:t>
      </w:r>
    </w:p>
  </w:footnote>
  <w:footnote w:id="365">
    <w:p w14:paraId="24447BAC" w14:textId="77777777" w:rsidR="00AE7891" w:rsidRPr="004A3E27" w:rsidRDefault="00AE7891"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AE7891" w:rsidRPr="004A3E27" w:rsidRDefault="00AE7891"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AE7891" w:rsidRPr="004A3E27" w:rsidRDefault="00AE7891" w:rsidP="00704CAA">
      <w:pPr>
        <w:pStyle w:val="footnote"/>
      </w:pPr>
      <w:r w:rsidRPr="004A3E27">
        <w:rPr>
          <w:rStyle w:val="FootnoteReference"/>
        </w:rPr>
        <w:footnoteRef/>
      </w:r>
      <w:r w:rsidRPr="004A3E27">
        <w:t xml:space="preserve"> Mk. 15:29; Jn. 2:17; Rom. 15:3.</w:t>
      </w:r>
    </w:p>
  </w:footnote>
  <w:footnote w:id="368">
    <w:p w14:paraId="22B19FA9" w14:textId="77777777" w:rsidR="00AE7891" w:rsidRPr="004A3E27" w:rsidRDefault="00AE7891" w:rsidP="00704CAA">
      <w:pPr>
        <w:pStyle w:val="footnote"/>
      </w:pPr>
      <w:r w:rsidRPr="004A3E27">
        <w:rPr>
          <w:rStyle w:val="FootnoteReference"/>
        </w:rPr>
        <w:footnoteRef/>
      </w:r>
      <w:r w:rsidRPr="004A3E27">
        <w:t xml:space="preserve"> The elders and chief priests.</w:t>
      </w:r>
    </w:p>
  </w:footnote>
  <w:footnote w:id="369">
    <w:p w14:paraId="1346C83A" w14:textId="77777777" w:rsidR="00AE7891" w:rsidRPr="004A3E27" w:rsidRDefault="00AE7891"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AE7891" w:rsidRDefault="00AE7891"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AE7891" w:rsidRPr="004A3E27" w:rsidRDefault="00AE7891" w:rsidP="00704CAA">
      <w:pPr>
        <w:pStyle w:val="footnote"/>
      </w:pPr>
      <w:r w:rsidRPr="004A3E27">
        <w:rPr>
          <w:rStyle w:val="FootnoteReference"/>
        </w:rPr>
        <w:footnoteRef/>
      </w:r>
      <w:r w:rsidRPr="004A3E27">
        <w:t xml:space="preserve"> Mt. 16:21; Mk. 8:31.</w:t>
      </w:r>
    </w:p>
  </w:footnote>
  <w:footnote w:id="372">
    <w:p w14:paraId="1283807F" w14:textId="77777777" w:rsidR="00AE7891" w:rsidRPr="004A3E27" w:rsidRDefault="00AE7891" w:rsidP="00704CAA">
      <w:pPr>
        <w:pStyle w:val="footnote"/>
      </w:pPr>
      <w:r w:rsidRPr="004A3E27">
        <w:rPr>
          <w:rStyle w:val="FootnoteReference"/>
        </w:rPr>
        <w:footnoteRef/>
      </w:r>
      <w:r w:rsidRPr="004A3E27">
        <w:t xml:space="preserve"> Mt. 27:34.</w:t>
      </w:r>
    </w:p>
  </w:footnote>
  <w:footnote w:id="373">
    <w:p w14:paraId="59E554A3" w14:textId="77777777" w:rsidR="00AE7891" w:rsidRPr="004A3E27" w:rsidRDefault="00AE7891"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AE7891" w:rsidRPr="004A3E27" w:rsidRDefault="00AE7891"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AE7891" w:rsidRDefault="00AE7891"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AE7891" w:rsidRPr="004A3E27" w:rsidRDefault="00AE7891"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AE7891" w:rsidRDefault="00AE7891"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AE7891" w:rsidRPr="004A3E27" w:rsidRDefault="00AE7891"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AE7891" w:rsidRPr="004A3E27" w:rsidRDefault="00AE7891"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AE7891" w:rsidRDefault="00AE7891" w:rsidP="00704CAA">
      <w:pPr>
        <w:pStyle w:val="footnote"/>
      </w:pPr>
      <w:r>
        <w:rPr>
          <w:rStyle w:val="FootnoteReference"/>
        </w:rPr>
        <w:footnoteRef/>
      </w:r>
      <w:r>
        <w:t xml:space="preserve"> [JS] literally, “arm”.</w:t>
      </w:r>
    </w:p>
  </w:footnote>
  <w:footnote w:id="381">
    <w:p w14:paraId="6A96DAD6" w14:textId="77777777" w:rsidR="00AE7891" w:rsidRPr="004A3E27" w:rsidRDefault="00AE7891" w:rsidP="00704CAA">
      <w:pPr>
        <w:pStyle w:val="footnote"/>
      </w:pPr>
      <w:r w:rsidRPr="004A3E27">
        <w:rPr>
          <w:rStyle w:val="FootnoteReference"/>
        </w:rPr>
        <w:footnoteRef/>
      </w:r>
      <w:r w:rsidRPr="004A3E27">
        <w:t xml:space="preserve"> Ephes. 3:10; 4:8.</w:t>
      </w:r>
    </w:p>
  </w:footnote>
  <w:footnote w:id="382">
    <w:p w14:paraId="3856467E" w14:textId="77777777" w:rsidR="00AE7891" w:rsidRDefault="00AE7891"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AE7891" w:rsidRPr="004A3E27" w:rsidRDefault="00AE7891"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AE7891" w:rsidRPr="004A3E27" w:rsidRDefault="00AE7891"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AE7891" w:rsidRDefault="00AE7891" w:rsidP="00704CAA">
      <w:pPr>
        <w:pStyle w:val="footnote"/>
      </w:pPr>
      <w:r>
        <w:rPr>
          <w:rStyle w:val="FootnoteReference"/>
        </w:rPr>
        <w:footnoteRef/>
      </w:r>
      <w:r>
        <w:t xml:space="preserve"> [JS] literally “He will judge the poor of the people.”</w:t>
      </w:r>
    </w:p>
  </w:footnote>
  <w:footnote w:id="386">
    <w:p w14:paraId="5CB4BFD0" w14:textId="77777777" w:rsidR="00AE7891" w:rsidRPr="004A3E27" w:rsidRDefault="00AE7891"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AE7891" w:rsidRPr="004A3E27" w:rsidRDefault="00AE7891" w:rsidP="00704CAA">
      <w:pPr>
        <w:pStyle w:val="footnote"/>
      </w:pPr>
      <w:r w:rsidRPr="004A3E27">
        <w:rPr>
          <w:rStyle w:val="FootnoteReference"/>
        </w:rPr>
        <w:footnoteRef/>
      </w:r>
      <w:r w:rsidRPr="004A3E27">
        <w:t xml:space="preserve"> Rivers: Tigris and Euphrates.</w:t>
      </w:r>
    </w:p>
  </w:footnote>
  <w:footnote w:id="388">
    <w:p w14:paraId="40EFD021" w14:textId="77777777" w:rsidR="00AE7891" w:rsidRPr="004A3E27" w:rsidRDefault="00AE7891"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AE7891" w:rsidRDefault="00AE7891"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AE7891" w:rsidRPr="004A3E27" w:rsidRDefault="00AE7891"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AE7891" w:rsidRPr="004A3E27" w:rsidRDefault="00AE7891"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AE7891" w:rsidRDefault="00AE7891" w:rsidP="00704CAA">
      <w:pPr>
        <w:pStyle w:val="footnote"/>
      </w:pPr>
      <w:r>
        <w:rPr>
          <w:rStyle w:val="FootnoteReference"/>
        </w:rPr>
        <w:footnoteRef/>
      </w:r>
      <w:r>
        <w:t xml:space="preserve"> [JS] Fr. Athanasius has, “all nations shall glorify Him.</w:t>
      </w:r>
    </w:p>
  </w:footnote>
  <w:footnote w:id="393">
    <w:p w14:paraId="266FC831" w14:textId="77777777" w:rsidR="00AE7891" w:rsidRDefault="00AE7891" w:rsidP="00704CAA">
      <w:pPr>
        <w:pStyle w:val="footnote"/>
      </w:pPr>
      <w:r>
        <w:rPr>
          <w:rStyle w:val="FootnoteReference"/>
        </w:rPr>
        <w:footnoteRef/>
      </w:r>
      <w:r>
        <w:t xml:space="preserve"> [JS] found in Copitc. See the First Hour of Monday of Holy Week.</w:t>
      </w:r>
    </w:p>
  </w:footnote>
  <w:footnote w:id="394">
    <w:p w14:paraId="295FC4E3" w14:textId="77777777" w:rsidR="00AE7891" w:rsidRDefault="00AE7891" w:rsidP="00704CAA">
      <w:pPr>
        <w:pStyle w:val="footnote"/>
      </w:pPr>
      <w:r>
        <w:rPr>
          <w:rStyle w:val="FootnoteReference"/>
        </w:rPr>
        <w:footnoteRef/>
      </w:r>
      <w:r>
        <w:t xml:space="preserve"> [JS] or, “So be it! So be it!”</w:t>
      </w:r>
    </w:p>
  </w:footnote>
  <w:footnote w:id="395">
    <w:p w14:paraId="5A10FE12" w14:textId="77777777" w:rsidR="00AE7891" w:rsidRPr="004A3E27" w:rsidRDefault="00AE7891"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AE7891" w:rsidRPr="004A3E27" w:rsidRDefault="00AE7891"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AE7891" w:rsidRPr="004A3E27" w:rsidRDefault="00AE7891" w:rsidP="00704CAA">
      <w:pPr>
        <w:pStyle w:val="footnote"/>
      </w:pPr>
      <w:r w:rsidRPr="004A3E27">
        <w:tab/>
        <w:t>For them there are no pains;</w:t>
      </w:r>
    </w:p>
    <w:p w14:paraId="329CF061" w14:textId="77777777" w:rsidR="00AE7891" w:rsidRPr="004A3E27" w:rsidRDefault="00AE7891" w:rsidP="00704CAA">
      <w:pPr>
        <w:pStyle w:val="footnote"/>
      </w:pPr>
      <w:r w:rsidRPr="004A3E27">
        <w:tab/>
        <w:t>fit and strong are their bodies.</w:t>
      </w:r>
    </w:p>
  </w:footnote>
  <w:footnote w:id="397">
    <w:p w14:paraId="49BE7CC0" w14:textId="77777777" w:rsidR="00AE7891" w:rsidRPr="004A3E27" w:rsidRDefault="00AE7891"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AE7891" w:rsidRPr="004A3E27" w:rsidRDefault="00AE7891"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AE7891" w:rsidRPr="004A3E27" w:rsidRDefault="00AE7891"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AE7891" w:rsidRPr="004A3E27" w:rsidRDefault="00AE7891"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AE7891" w:rsidRPr="004A3E27" w:rsidRDefault="00AE7891"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AE7891" w:rsidRPr="004A3E27" w:rsidRDefault="00AE7891"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AE7891" w:rsidRPr="004A3E27" w:rsidRDefault="00AE7891"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AE7891" w:rsidRDefault="00AE7891"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AE7891" w:rsidRDefault="00AE7891" w:rsidP="00704CAA">
      <w:pPr>
        <w:pStyle w:val="footnote"/>
      </w:pPr>
      <w:r>
        <w:rPr>
          <w:rStyle w:val="FootnoteReference"/>
        </w:rPr>
        <w:footnoteRef/>
      </w:r>
      <w:r>
        <w:t xml:space="preserve"> [JS] or emblems.</w:t>
      </w:r>
    </w:p>
  </w:footnote>
  <w:footnote w:id="406">
    <w:p w14:paraId="3520D724" w14:textId="77777777" w:rsidR="00AE7891" w:rsidRPr="004A3E27" w:rsidRDefault="00AE7891"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AE7891" w:rsidRPr="004A3E27" w:rsidRDefault="00AE7891"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AE7891" w:rsidRPr="004A3E27" w:rsidRDefault="00AE7891"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AE7891" w:rsidRPr="005B2E82" w:rsidRDefault="00AE7891"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AE7891" w:rsidRDefault="00AE7891" w:rsidP="00704CAA">
      <w:pPr>
        <w:pStyle w:val="footnote"/>
      </w:pPr>
      <w:r>
        <w:rPr>
          <w:rStyle w:val="FootnoteReference"/>
        </w:rPr>
        <w:footnoteRef/>
      </w:r>
      <w:r>
        <w:t xml:space="preserve"> [JS] or “give thanks to You” or “thankfully confess you with praise”</w:t>
      </w:r>
    </w:p>
  </w:footnote>
  <w:footnote w:id="411">
    <w:p w14:paraId="3CA113B3" w14:textId="77777777" w:rsidR="00AE7891" w:rsidRDefault="00AE7891"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AE7891" w:rsidRDefault="00AE7891" w:rsidP="00704CAA">
      <w:pPr>
        <w:pStyle w:val="footnote"/>
      </w:pPr>
      <w:r>
        <w:rPr>
          <w:rStyle w:val="FootnoteReference"/>
        </w:rPr>
        <w:footnoteRef/>
      </w:r>
      <w:r>
        <w:t xml:space="preserve"> [JS] literally “horn”, here and below.</w:t>
      </w:r>
    </w:p>
  </w:footnote>
  <w:footnote w:id="413">
    <w:p w14:paraId="0BE9BC7E" w14:textId="77777777" w:rsidR="00AE7891" w:rsidRPr="004A3E27" w:rsidRDefault="00AE7891"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AE7891" w:rsidRPr="004A3E27" w:rsidRDefault="00AE7891"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AE7891" w:rsidRPr="004A3E27" w:rsidRDefault="00AE7891"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AE7891" w:rsidRPr="004A3E27" w:rsidRDefault="00AE7891"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AE7891" w:rsidRPr="004A3E27" w:rsidRDefault="00AE7891"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AE7891" w:rsidRDefault="00AE7891"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AE7891" w:rsidRDefault="00AE7891" w:rsidP="00704CAA">
      <w:pPr>
        <w:pStyle w:val="footnote"/>
      </w:pPr>
      <w:r>
        <w:rPr>
          <w:rStyle w:val="FootnoteReference"/>
        </w:rPr>
        <w:footnoteRef/>
      </w:r>
      <w:r>
        <w:t xml:space="preserve"> [JS] literally, “their voice”</w:t>
      </w:r>
    </w:p>
  </w:footnote>
  <w:footnote w:id="420">
    <w:p w14:paraId="5681D4C4" w14:textId="77777777" w:rsidR="00AE7891" w:rsidRDefault="00AE7891" w:rsidP="00704CAA">
      <w:pPr>
        <w:pStyle w:val="footnote"/>
      </w:pPr>
      <w:r>
        <w:rPr>
          <w:rStyle w:val="FootnoteReference"/>
        </w:rPr>
        <w:footnoteRef/>
      </w:r>
      <w:r>
        <w:t xml:space="preserve"> [JS] literally, “arrows”</w:t>
      </w:r>
    </w:p>
  </w:footnote>
  <w:footnote w:id="421">
    <w:p w14:paraId="4DCC51CC" w14:textId="77777777" w:rsidR="00AE7891" w:rsidRDefault="00AE7891" w:rsidP="00704CAA">
      <w:pPr>
        <w:pStyle w:val="footnote"/>
      </w:pPr>
      <w:r>
        <w:rPr>
          <w:rStyle w:val="FootnoteReference"/>
        </w:rPr>
        <w:footnoteRef/>
      </w:r>
      <w:r>
        <w:t xml:space="preserve"> [JS] literally, “voice”</w:t>
      </w:r>
    </w:p>
  </w:footnote>
  <w:footnote w:id="422">
    <w:p w14:paraId="326ADCD9" w14:textId="77777777" w:rsidR="00AE7891" w:rsidRDefault="00AE7891"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AE7891" w:rsidRDefault="00AE7891"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AE7891" w:rsidRDefault="00AE7891" w:rsidP="00704CAA">
      <w:pPr>
        <w:pStyle w:val="footnote"/>
      </w:pPr>
      <w:r>
        <w:tab/>
        <w:t>‘I will speak My mind in parables,</w:t>
      </w:r>
    </w:p>
    <w:p w14:paraId="2B8A9AE4" w14:textId="77777777" w:rsidR="00AE7891" w:rsidRDefault="00AE7891" w:rsidP="00704CAA">
      <w:pPr>
        <w:pStyle w:val="footnote"/>
      </w:pPr>
      <w:r>
        <w:tab/>
        <w:t>divulge secrets hidden since creation’ (cf. Rev. 3:14).</w:t>
      </w:r>
    </w:p>
  </w:footnote>
  <w:footnote w:id="424">
    <w:p w14:paraId="7F64F145" w14:textId="77777777" w:rsidR="00AE7891" w:rsidRDefault="00AE7891"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AE7891" w:rsidRDefault="00AE7891" w:rsidP="00704CAA">
      <w:pPr>
        <w:pStyle w:val="footnote"/>
      </w:pPr>
      <w:r>
        <w:rPr>
          <w:rStyle w:val="FootnoteReference"/>
        </w:rPr>
        <w:footnoteRef/>
      </w:r>
      <w:r>
        <w:t xml:space="preserve"> Ephraim = Israel (cf. Hos. 7; Num. 14; 1 Sam. 4).</w:t>
      </w:r>
    </w:p>
  </w:footnote>
  <w:footnote w:id="426">
    <w:p w14:paraId="42FDB028" w14:textId="77777777" w:rsidR="00AE7891" w:rsidRDefault="00AE7891" w:rsidP="00704CAA">
      <w:pPr>
        <w:pStyle w:val="footnote"/>
      </w:pPr>
      <w:r>
        <w:rPr>
          <w:rStyle w:val="FootnoteReference"/>
        </w:rPr>
        <w:footnoteRef/>
      </w:r>
      <w:r>
        <w:t xml:space="preserve"> [JS] literally, “a waterless land”</w:t>
      </w:r>
    </w:p>
  </w:footnote>
  <w:footnote w:id="427">
    <w:p w14:paraId="195BD616" w14:textId="77777777" w:rsidR="00AE7891" w:rsidRDefault="00AE7891"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AE7891" w:rsidRDefault="00AE7891" w:rsidP="00704CAA">
      <w:pPr>
        <w:pStyle w:val="footnote"/>
      </w:pPr>
      <w:r>
        <w:rPr>
          <w:rStyle w:val="FootnoteReference"/>
        </w:rPr>
        <w:footnoteRef/>
      </w:r>
      <w:r>
        <w:t xml:space="preserve"> He deferred giving them the promised food and the Promised Land.</w:t>
      </w:r>
    </w:p>
  </w:footnote>
  <w:footnote w:id="429">
    <w:p w14:paraId="3009B475" w14:textId="77777777" w:rsidR="00AE7891" w:rsidRDefault="00AE7891"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AE7891" w:rsidRDefault="00AE7891" w:rsidP="00704CAA">
      <w:pPr>
        <w:pStyle w:val="footnote"/>
      </w:pPr>
      <w:r>
        <w:rPr>
          <w:rStyle w:val="FootnoteReference"/>
        </w:rPr>
        <w:footnoteRef/>
      </w:r>
      <w:r>
        <w:t xml:space="preserve"> [JS] Fr. Lazarus has “recovered from wine”</w:t>
      </w:r>
    </w:p>
  </w:footnote>
  <w:footnote w:id="431">
    <w:p w14:paraId="223B11C9" w14:textId="77777777" w:rsidR="00AE7891" w:rsidRDefault="00AE7891"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AE7891" w:rsidRDefault="00AE7891"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AE7891" w:rsidRDefault="00AE7891" w:rsidP="00704CAA">
      <w:pPr>
        <w:pStyle w:val="footnote"/>
      </w:pPr>
      <w:r>
        <w:rPr>
          <w:rStyle w:val="FootnoteReference"/>
        </w:rPr>
        <w:footnoteRef/>
      </w:r>
      <w:r>
        <w:t xml:space="preserve"> John 15.</w:t>
      </w:r>
    </w:p>
  </w:footnote>
  <w:footnote w:id="434">
    <w:p w14:paraId="2C8E5EE9" w14:textId="77777777" w:rsidR="00AE7891" w:rsidRDefault="00AE7891" w:rsidP="00704CAA">
      <w:pPr>
        <w:pStyle w:val="footnote"/>
      </w:pPr>
      <w:r>
        <w:rPr>
          <w:rStyle w:val="FootnoteReference"/>
        </w:rPr>
        <w:footnoteRef/>
      </w:r>
      <w:r>
        <w:t xml:space="preserve"> Joseph = Israel (Gen. 40:23; 48:15; Amos 6:6).</w:t>
      </w:r>
    </w:p>
  </w:footnote>
  <w:footnote w:id="435">
    <w:p w14:paraId="6CDBD594" w14:textId="77777777" w:rsidR="00AE7891" w:rsidRDefault="00AE7891" w:rsidP="00704CAA">
      <w:pPr>
        <w:pStyle w:val="footnote"/>
      </w:pPr>
      <w:r>
        <w:rPr>
          <w:rStyle w:val="FootnoteReference"/>
        </w:rPr>
        <w:footnoteRef/>
      </w:r>
      <w:r>
        <w:t xml:space="preserve"> 2 Sam. 6:2 (LXX).</w:t>
      </w:r>
    </w:p>
  </w:footnote>
  <w:footnote w:id="436">
    <w:p w14:paraId="489D83CE" w14:textId="77777777" w:rsidR="00AE7891" w:rsidRDefault="00AE7891" w:rsidP="00704CAA">
      <w:pPr>
        <w:pStyle w:val="footnote"/>
      </w:pPr>
      <w:r>
        <w:rPr>
          <w:rStyle w:val="FootnoteReference"/>
        </w:rPr>
        <w:footnoteRef/>
      </w:r>
      <w:r>
        <w:t xml:space="preserve"> [JS] or “appear” or “reveal Yourself”</w:t>
      </w:r>
    </w:p>
  </w:footnote>
  <w:footnote w:id="437">
    <w:p w14:paraId="5DD6452F" w14:textId="77777777" w:rsidR="00AE7891" w:rsidRDefault="00AE7891" w:rsidP="00704CAA">
      <w:pPr>
        <w:pStyle w:val="footnote"/>
      </w:pPr>
      <w:r>
        <w:rPr>
          <w:rStyle w:val="FootnoteReference"/>
        </w:rPr>
        <w:footnoteRef/>
      </w:r>
      <w:r>
        <w:t xml:space="preserve"> [JS] or “reveal Your face”.</w:t>
      </w:r>
    </w:p>
  </w:footnote>
  <w:footnote w:id="438">
    <w:p w14:paraId="002903A1" w14:textId="77777777" w:rsidR="00AE7891" w:rsidRDefault="00AE7891"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AE7891" w:rsidRDefault="00AE7891"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AE7891" w:rsidRDefault="00AE7891" w:rsidP="00704CAA">
      <w:pPr>
        <w:pStyle w:val="footnote"/>
      </w:pPr>
      <w:r>
        <w:rPr>
          <w:rStyle w:val="FootnoteReference"/>
        </w:rPr>
        <w:footnoteRef/>
      </w:r>
      <w:r>
        <w:t xml:space="preserve"> ‘What tongue? The voice of God’ (St Athanasius).</w:t>
      </w:r>
    </w:p>
  </w:footnote>
  <w:footnote w:id="441">
    <w:p w14:paraId="5A843CA9" w14:textId="77777777" w:rsidR="00AE7891" w:rsidRDefault="00AE7891" w:rsidP="00704CAA">
      <w:pPr>
        <w:pStyle w:val="footnote"/>
      </w:pPr>
      <w:r>
        <w:rPr>
          <w:rStyle w:val="FootnoteReference"/>
        </w:rPr>
        <w:footnoteRef/>
      </w:r>
      <w:r>
        <w:t xml:space="preserve"> Exodus 9:23; 19:16.</w:t>
      </w:r>
    </w:p>
  </w:footnote>
  <w:footnote w:id="442">
    <w:p w14:paraId="1E18146F" w14:textId="77777777" w:rsidR="00AE7891" w:rsidRDefault="00AE7891"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AE7891" w:rsidRDefault="00AE7891"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AE7891" w:rsidRDefault="00AE7891" w:rsidP="00704CAA">
      <w:pPr>
        <w:pStyle w:val="footnote"/>
      </w:pPr>
      <w:r>
        <w:rPr>
          <w:rStyle w:val="FootnoteReference"/>
        </w:rPr>
        <w:footnoteRef/>
      </w:r>
      <w:r>
        <w:t xml:space="preserve"> </w:t>
      </w:r>
      <w:r>
        <w:rPr>
          <w:i/>
        </w:rPr>
        <w:t>See the previous footnote</w:t>
      </w:r>
      <w:r>
        <w:t>.</w:t>
      </w:r>
    </w:p>
  </w:footnote>
  <w:footnote w:id="445">
    <w:p w14:paraId="1105B361" w14:textId="77777777" w:rsidR="00AE7891" w:rsidRDefault="00AE7891" w:rsidP="00704CAA">
      <w:pPr>
        <w:pStyle w:val="footnote"/>
      </w:pPr>
      <w:r>
        <w:rPr>
          <w:rStyle w:val="FootnoteReference"/>
        </w:rPr>
        <w:footnoteRef/>
      </w:r>
      <w:r>
        <w:t xml:space="preserve"> Cf. Isaiah 36:6; 2 Chron. 32:8; 1 Tim. 6:17; Ps. 74:4; Gal. 2:9; 1 Sam. 2:8.</w:t>
      </w:r>
    </w:p>
  </w:footnote>
  <w:footnote w:id="446">
    <w:p w14:paraId="22BF4FA1" w14:textId="77777777" w:rsidR="00AE7891" w:rsidRDefault="00AE7891" w:rsidP="00704CAA">
      <w:pPr>
        <w:pStyle w:val="footnote"/>
      </w:pPr>
      <w:r>
        <w:rPr>
          <w:rStyle w:val="FootnoteReference"/>
        </w:rPr>
        <w:footnoteRef/>
      </w:r>
      <w:r>
        <w:t xml:space="preserve"> John 10:34-36.</w:t>
      </w:r>
    </w:p>
  </w:footnote>
  <w:footnote w:id="447">
    <w:p w14:paraId="205EA097" w14:textId="77777777" w:rsidR="00AE7891" w:rsidRDefault="00AE7891" w:rsidP="00704CAA">
      <w:pPr>
        <w:pStyle w:val="footnote"/>
      </w:pPr>
      <w:r>
        <w:rPr>
          <w:rStyle w:val="FootnoteReference"/>
        </w:rPr>
        <w:footnoteRef/>
      </w:r>
      <w:r>
        <w:t xml:space="preserve"> This prayer is already answered (John 3:18; 9:39; 12:31; Acts 17:31).</w:t>
      </w:r>
    </w:p>
  </w:footnote>
  <w:footnote w:id="448">
    <w:p w14:paraId="6943972C" w14:textId="77777777" w:rsidR="00AE7891" w:rsidRDefault="00AE7891"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AE7891" w:rsidRDefault="00AE7891" w:rsidP="00704CAA">
      <w:pPr>
        <w:pStyle w:val="footnote"/>
      </w:pPr>
      <w:r>
        <w:rPr>
          <w:rStyle w:val="FootnoteReference"/>
        </w:rPr>
        <w:footnoteRef/>
      </w:r>
      <w:r>
        <w:t xml:space="preserve"> Man has made a mess of the earth (Gen. 3; Isaiah 24:4-6 etc.)</w:t>
      </w:r>
    </w:p>
  </w:footnote>
  <w:footnote w:id="450">
    <w:p w14:paraId="0AFEFBC6" w14:textId="77777777" w:rsidR="00AE7891" w:rsidRDefault="00AE7891" w:rsidP="00704CAA">
      <w:pPr>
        <w:pStyle w:val="footnote"/>
      </w:pPr>
      <w:r>
        <w:rPr>
          <w:rStyle w:val="FootnoteReference"/>
        </w:rPr>
        <w:footnoteRef/>
      </w:r>
      <w:r>
        <w:t xml:space="preserve"> [JS] or “anointed”</w:t>
      </w:r>
    </w:p>
  </w:footnote>
  <w:footnote w:id="451">
    <w:p w14:paraId="730D978B" w14:textId="77777777" w:rsidR="00AE7891" w:rsidRDefault="00AE7891" w:rsidP="00704CAA">
      <w:pPr>
        <w:pStyle w:val="footnote"/>
      </w:pPr>
      <w:r>
        <w:rPr>
          <w:rStyle w:val="FootnoteReference"/>
        </w:rPr>
        <w:footnoteRef/>
      </w:r>
      <w:r>
        <w:t xml:space="preserve"> Cf. Lk. 13:25; Mk. 4:11; Col. 4:5; Rev. 22:15.</w:t>
      </w:r>
    </w:p>
  </w:footnote>
  <w:footnote w:id="452">
    <w:p w14:paraId="6B7BADAC" w14:textId="77777777" w:rsidR="00AE7891" w:rsidRDefault="00AE7891" w:rsidP="00704CAA">
      <w:pPr>
        <w:pStyle w:val="footnote"/>
      </w:pPr>
      <w:r>
        <w:rPr>
          <w:rStyle w:val="FootnoteReference"/>
        </w:rPr>
        <w:footnoteRef/>
      </w:r>
      <w:r>
        <w:t xml:space="preserve"> [JS] or “transgressions”</w:t>
      </w:r>
    </w:p>
  </w:footnote>
  <w:footnote w:id="453">
    <w:p w14:paraId="02C29B32" w14:textId="77777777" w:rsidR="00AE7891" w:rsidRDefault="00AE7891"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AE7891" w:rsidRDefault="00AE7891" w:rsidP="00704CAA">
      <w:pPr>
        <w:pStyle w:val="footnote"/>
      </w:pPr>
      <w:r>
        <w:rPr>
          <w:rStyle w:val="FootnoteReference"/>
        </w:rPr>
        <w:footnoteRef/>
      </w:r>
      <w:r>
        <w:t xml:space="preserve"> [JS] Fr. Lazarus has, “convert us”</w:t>
      </w:r>
    </w:p>
  </w:footnote>
  <w:footnote w:id="455">
    <w:p w14:paraId="6C5AEC7E" w14:textId="77777777" w:rsidR="00AE7891" w:rsidRDefault="00AE7891" w:rsidP="00704CAA">
      <w:pPr>
        <w:pStyle w:val="footnote"/>
      </w:pPr>
      <w:r>
        <w:rPr>
          <w:rStyle w:val="FootnoteReference"/>
        </w:rPr>
        <w:footnoteRef/>
      </w:r>
      <w:r>
        <w:t xml:space="preserve"> [JS] or “sprouted”</w:t>
      </w:r>
    </w:p>
  </w:footnote>
  <w:footnote w:id="456">
    <w:p w14:paraId="772F8ED6" w14:textId="77777777" w:rsidR="00AE7891" w:rsidRDefault="00AE7891" w:rsidP="00704CAA">
      <w:pPr>
        <w:pStyle w:val="footnote"/>
      </w:pPr>
      <w:r>
        <w:rPr>
          <w:rStyle w:val="FootnoteReference"/>
        </w:rPr>
        <w:footnoteRef/>
      </w:r>
      <w:r>
        <w:t xml:space="preserve"> holy: cf. 1 Cor. 3:16,17; 6:15-19; Heb. 3:1; 12:10; 1 Pet. 1:15,16; 2 Pet. 1-4.</w:t>
      </w:r>
    </w:p>
  </w:footnote>
  <w:footnote w:id="457">
    <w:p w14:paraId="7687ABB0" w14:textId="77777777" w:rsidR="00AE7891" w:rsidRDefault="00AE7891"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AE7891" w:rsidRDefault="00AE7891" w:rsidP="00704CAA">
      <w:pPr>
        <w:pStyle w:val="footnote"/>
      </w:pPr>
      <w:r>
        <w:rPr>
          <w:rStyle w:val="FootnoteReference"/>
        </w:rPr>
        <w:footnoteRef/>
      </w:r>
      <w:r>
        <w:t xml:space="preserve"> [JS] literally, “voice”</w:t>
      </w:r>
    </w:p>
  </w:footnote>
  <w:footnote w:id="459">
    <w:p w14:paraId="1EA6A25D" w14:textId="77777777" w:rsidR="00AE7891" w:rsidRDefault="00AE7891" w:rsidP="00704CAA">
      <w:pPr>
        <w:pStyle w:val="footnote"/>
      </w:pPr>
      <w:r>
        <w:rPr>
          <w:rStyle w:val="FootnoteReference"/>
        </w:rPr>
        <w:footnoteRef/>
      </w:r>
      <w:r>
        <w:t xml:space="preserve"> [JS] Literally, “do obeisance”, i.e. physically bow down</w:t>
      </w:r>
    </w:p>
  </w:footnote>
  <w:footnote w:id="460">
    <w:p w14:paraId="79AF8739" w14:textId="77777777" w:rsidR="00AE7891" w:rsidRDefault="00AE7891" w:rsidP="00704CAA">
      <w:pPr>
        <w:pStyle w:val="footnote"/>
      </w:pPr>
      <w:r>
        <w:rPr>
          <w:rStyle w:val="FootnoteReference"/>
        </w:rPr>
        <w:footnoteRef/>
      </w:r>
      <w:r>
        <w:t xml:space="preserve"> ‘The song of the Lamb.’ (Rev. 15:3-5; John 12:32).</w:t>
      </w:r>
    </w:p>
  </w:footnote>
  <w:footnote w:id="461">
    <w:p w14:paraId="5DE393CF" w14:textId="77777777" w:rsidR="00AE7891" w:rsidRDefault="00AE7891"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AE7891" w:rsidRDefault="00AE7891" w:rsidP="00704CAA">
      <w:pPr>
        <w:pStyle w:val="footnote"/>
      </w:pPr>
      <w:r>
        <w:rPr>
          <w:rStyle w:val="FootnoteReference"/>
        </w:rPr>
        <w:footnoteRef/>
      </w:r>
      <w:r>
        <w:t xml:space="preserve"> [JS] or “lawless”</w:t>
      </w:r>
    </w:p>
  </w:footnote>
  <w:footnote w:id="463">
    <w:p w14:paraId="695890BF" w14:textId="77777777" w:rsidR="00AE7891" w:rsidRDefault="00AE7891" w:rsidP="00704CAA">
      <w:pPr>
        <w:pStyle w:val="footnote"/>
      </w:pPr>
      <w:r>
        <w:rPr>
          <w:rStyle w:val="FootnoteReference"/>
        </w:rPr>
        <w:footnoteRef/>
      </w:r>
      <w:r>
        <w:t xml:space="preserve"> [JS] Or, “band”, “gathering”, or “synagogue”</w:t>
      </w:r>
    </w:p>
  </w:footnote>
  <w:footnote w:id="464">
    <w:p w14:paraId="05B5D585" w14:textId="77777777" w:rsidR="00AE7891" w:rsidRDefault="00AE7891"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AE7891" w:rsidRDefault="00AE7891"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AE7891" w:rsidRDefault="00AE7891"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AE7891" w:rsidRDefault="00AE7891" w:rsidP="00704CAA">
      <w:pPr>
        <w:pStyle w:val="footnote"/>
      </w:pPr>
      <w:r>
        <w:rPr>
          <w:rStyle w:val="FootnoteReference"/>
        </w:rPr>
        <w:footnoteRef/>
      </w:r>
      <w:r>
        <w:t xml:space="preserve"> [JS] or “Mother Zion will say,”</w:t>
      </w:r>
    </w:p>
  </w:footnote>
  <w:footnote w:id="468">
    <w:p w14:paraId="60FDE590" w14:textId="77777777" w:rsidR="00AE7891" w:rsidRDefault="00AE7891" w:rsidP="00704CAA">
      <w:pPr>
        <w:pStyle w:val="footnote"/>
      </w:pPr>
      <w:r>
        <w:rPr>
          <w:rStyle w:val="FootnoteReference"/>
        </w:rPr>
        <w:footnoteRef/>
      </w:r>
      <w:r>
        <w:t xml:space="preserve"> [JS] Coptic has, “that a man and a man dwelt in her”</w:t>
      </w:r>
    </w:p>
  </w:footnote>
  <w:footnote w:id="469">
    <w:p w14:paraId="075CB45C" w14:textId="77777777" w:rsidR="00AE7891" w:rsidRDefault="00AE7891" w:rsidP="00704CAA">
      <w:pPr>
        <w:pStyle w:val="footnote"/>
      </w:pPr>
      <w:r>
        <w:rPr>
          <w:rStyle w:val="FootnoteReference"/>
        </w:rPr>
        <w:footnoteRef/>
      </w:r>
      <w:r>
        <w:t xml:space="preserve"> [JS] Coptic has, “established her forever”</w:t>
      </w:r>
    </w:p>
  </w:footnote>
  <w:footnote w:id="470">
    <w:p w14:paraId="0A7FE83F" w14:textId="77777777" w:rsidR="00AE7891" w:rsidRDefault="00AE7891"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AE7891" w:rsidRDefault="00AE7891" w:rsidP="00704CAA">
      <w:pPr>
        <w:pStyle w:val="footnote"/>
      </w:pPr>
      <w:r>
        <w:rPr>
          <w:rStyle w:val="FootnoteReference"/>
        </w:rPr>
        <w:footnoteRef/>
      </w:r>
      <w:r>
        <w:t xml:space="preserve"> [JS] or, “corpses”</w:t>
      </w:r>
    </w:p>
  </w:footnote>
  <w:footnote w:id="472">
    <w:p w14:paraId="7DD478BE" w14:textId="77777777" w:rsidR="00AE7891" w:rsidRDefault="00AE7891"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AE7891" w:rsidRDefault="00AE7891" w:rsidP="00704CAA">
      <w:pPr>
        <w:pStyle w:val="footnote"/>
      </w:pPr>
      <w:r>
        <w:rPr>
          <w:rStyle w:val="FootnoteReference"/>
        </w:rPr>
        <w:footnoteRef/>
      </w:r>
      <w:r>
        <w:t xml:space="preserve"> [JS] or “billows”</w:t>
      </w:r>
    </w:p>
  </w:footnote>
  <w:footnote w:id="474">
    <w:p w14:paraId="4F89E6C8" w14:textId="77777777" w:rsidR="00AE7891" w:rsidRDefault="00AE7891" w:rsidP="00704CAA">
      <w:pPr>
        <w:pStyle w:val="footnote"/>
      </w:pPr>
      <w:r>
        <w:rPr>
          <w:rStyle w:val="FootnoteReference"/>
        </w:rPr>
        <w:footnoteRef/>
      </w:r>
      <w:r>
        <w:t xml:space="preserve"> [JS] “they” refers to “the dead”, not to “physicians”</w:t>
      </w:r>
    </w:p>
  </w:footnote>
  <w:footnote w:id="475">
    <w:p w14:paraId="78676E81" w14:textId="77777777" w:rsidR="00AE7891" w:rsidRDefault="00AE7891"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AE7891" w:rsidRDefault="00AE7891"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AE7891" w:rsidRDefault="00AE7891"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AE7891" w:rsidRDefault="00AE7891"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AE7891" w:rsidRDefault="00AE7891"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AE7891" w:rsidRDefault="00AE7891" w:rsidP="00704CAA">
      <w:pPr>
        <w:pStyle w:val="footnote"/>
      </w:pPr>
      <w:r>
        <w:rPr>
          <w:rStyle w:val="FootnoteReference"/>
        </w:rPr>
        <w:footnoteRef/>
      </w:r>
      <w:r>
        <w:t xml:space="preserve"> [JS] Fr. Lazarus has, “for an eternal reign”</w:t>
      </w:r>
    </w:p>
  </w:footnote>
  <w:footnote w:id="481">
    <w:p w14:paraId="3116D8E7" w14:textId="77777777" w:rsidR="00AE7891" w:rsidRDefault="00AE7891" w:rsidP="00704CAA">
      <w:pPr>
        <w:pStyle w:val="footnote"/>
      </w:pPr>
      <w:r>
        <w:rPr>
          <w:rStyle w:val="FootnoteReference"/>
        </w:rPr>
        <w:footnoteRef/>
      </w:r>
      <w:r>
        <w:t xml:space="preserve"> [JS] Fr. Lazarus has, “for all generations.”</w:t>
      </w:r>
    </w:p>
  </w:footnote>
  <w:footnote w:id="482">
    <w:p w14:paraId="548BF35A" w14:textId="77777777" w:rsidR="00AE7891" w:rsidRDefault="00AE7891"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AE7891" w:rsidRDefault="00AE7891" w:rsidP="00704CAA">
      <w:pPr>
        <w:pStyle w:val="footnote"/>
      </w:pPr>
      <w:r>
        <w:rPr>
          <w:rStyle w:val="FootnoteReference"/>
        </w:rPr>
        <w:footnoteRef/>
      </w:r>
      <w:r>
        <w:t xml:space="preserve"> [JS] literally, “an assembly of holy ones”</w:t>
      </w:r>
    </w:p>
  </w:footnote>
  <w:footnote w:id="484">
    <w:p w14:paraId="60A7E0F2" w14:textId="77777777" w:rsidR="00AE7891" w:rsidRDefault="00AE7891"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AE7891" w:rsidRDefault="00AE7891" w:rsidP="00704CAA">
      <w:pPr>
        <w:pStyle w:val="footnote"/>
      </w:pPr>
      <w:r>
        <w:rPr>
          <w:rStyle w:val="FootnoteReference"/>
        </w:rPr>
        <w:footnoteRef/>
      </w:r>
      <w:r>
        <w:t xml:space="preserve"> [JS] OSB inserts “wind” here.</w:t>
      </w:r>
    </w:p>
  </w:footnote>
  <w:footnote w:id="486">
    <w:p w14:paraId="3B727BCB" w14:textId="77777777" w:rsidR="00AE7891" w:rsidRDefault="00AE7891"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AE7891" w:rsidRDefault="00AE7891" w:rsidP="00704CAA">
      <w:pPr>
        <w:pStyle w:val="footnote"/>
      </w:pPr>
      <w:r>
        <w:rPr>
          <w:rStyle w:val="FootnoteReference"/>
        </w:rPr>
        <w:footnoteRef/>
      </w:r>
      <w:r>
        <w:t xml:space="preserve"> [JS] Fr. Lazarus has, “will pave the way for Your presence”</w:t>
      </w:r>
    </w:p>
  </w:footnote>
  <w:footnote w:id="488">
    <w:p w14:paraId="5BF9199A" w14:textId="77777777" w:rsidR="00AE7891" w:rsidRDefault="00AE7891" w:rsidP="00704CAA">
      <w:pPr>
        <w:pStyle w:val="footnote"/>
      </w:pPr>
      <w:r>
        <w:rPr>
          <w:rStyle w:val="FootnoteReference"/>
        </w:rPr>
        <w:footnoteRef/>
      </w:r>
      <w:r>
        <w:t xml:space="preserve"> [JS] or “face”</w:t>
      </w:r>
    </w:p>
  </w:footnote>
  <w:footnote w:id="489">
    <w:p w14:paraId="7E5822A0" w14:textId="77777777" w:rsidR="00AE7891" w:rsidRDefault="00AE7891" w:rsidP="00704CAA">
      <w:pPr>
        <w:pStyle w:val="footnote"/>
      </w:pPr>
      <w:r>
        <w:rPr>
          <w:rStyle w:val="FootnoteReference"/>
        </w:rPr>
        <w:footnoteRef/>
      </w:r>
      <w:r>
        <w:t xml:space="preserve"> [JS] Fr. Lazrus has “we are raised to power”</w:t>
      </w:r>
    </w:p>
  </w:footnote>
  <w:footnote w:id="490">
    <w:p w14:paraId="163553BB" w14:textId="77777777" w:rsidR="00AE7891" w:rsidRDefault="00AE7891" w:rsidP="00704CAA">
      <w:pPr>
        <w:pStyle w:val="footnote"/>
      </w:pPr>
      <w:r>
        <w:rPr>
          <w:rStyle w:val="FootnoteReference"/>
        </w:rPr>
        <w:footnoteRef/>
      </w:r>
      <w:r>
        <w:t xml:space="preserve"> Cf. 2 Samuel 7:4-17; 1 Chron. 17:3-14.</w:t>
      </w:r>
    </w:p>
  </w:footnote>
  <w:footnote w:id="491">
    <w:p w14:paraId="16D9ED4D" w14:textId="77777777" w:rsidR="00AE7891" w:rsidRDefault="00AE7891" w:rsidP="00704CAA">
      <w:pPr>
        <w:pStyle w:val="footnote"/>
      </w:pPr>
      <w:r>
        <w:rPr>
          <w:rStyle w:val="FootnoteReference"/>
        </w:rPr>
        <w:footnoteRef/>
      </w:r>
      <w:r>
        <w:t xml:space="preserve"> [JS] or “lawlessness,” or “transgression</w:t>
      </w:r>
    </w:p>
  </w:footnote>
  <w:footnote w:id="492">
    <w:p w14:paraId="41715793" w14:textId="77777777" w:rsidR="00AE7891" w:rsidRDefault="00AE7891" w:rsidP="00704CAA">
      <w:pPr>
        <w:pStyle w:val="footnote"/>
      </w:pPr>
      <w:r>
        <w:rPr>
          <w:rStyle w:val="FootnoteReference"/>
        </w:rPr>
        <w:footnoteRef/>
      </w:r>
      <w:r>
        <w:t xml:space="preserve"> [JS] Coptic has “faithfulness”. See Matins of Mesori 3</w:t>
      </w:r>
    </w:p>
  </w:footnote>
  <w:footnote w:id="493">
    <w:p w14:paraId="34396983" w14:textId="77777777" w:rsidR="00AE7891" w:rsidRDefault="00AE7891" w:rsidP="00704CAA">
      <w:pPr>
        <w:pStyle w:val="footnote"/>
      </w:pPr>
      <w:r>
        <w:rPr>
          <w:rStyle w:val="FootnoteReference"/>
        </w:rPr>
        <w:footnoteRef/>
      </w:r>
      <w:r>
        <w:t xml:space="preserve"> [JS] literally, “his horn will be exalted”</w:t>
      </w:r>
    </w:p>
  </w:footnote>
  <w:footnote w:id="494">
    <w:p w14:paraId="19918888" w14:textId="77777777" w:rsidR="00AE7891" w:rsidRDefault="00AE7891" w:rsidP="00704CAA">
      <w:pPr>
        <w:pStyle w:val="footnote"/>
      </w:pPr>
      <w:r>
        <w:rPr>
          <w:rStyle w:val="FootnoteReference"/>
        </w:rPr>
        <w:footnoteRef/>
      </w:r>
      <w:r>
        <w:t xml:space="preserve"> [JS] Fr. Lazarus has, “I will extend his power over the sea”</w:t>
      </w:r>
    </w:p>
  </w:footnote>
  <w:footnote w:id="495">
    <w:p w14:paraId="7F2F76E2" w14:textId="77777777" w:rsidR="00AE7891" w:rsidRDefault="00AE7891"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AE7891" w:rsidRDefault="00AE7891" w:rsidP="00704CAA">
      <w:pPr>
        <w:pStyle w:val="footnote"/>
      </w:pPr>
      <w:r>
        <w:rPr>
          <w:rStyle w:val="FootnoteReference"/>
        </w:rPr>
        <w:footnoteRef/>
      </w:r>
      <w:r>
        <w:t xml:space="preserve"> [JS] Fr. Lazarus renders this, “dynasty”</w:t>
      </w:r>
    </w:p>
  </w:footnote>
  <w:footnote w:id="497">
    <w:p w14:paraId="61ED5D37" w14:textId="77777777" w:rsidR="00AE7891" w:rsidRDefault="00AE7891"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AE7891" w:rsidRDefault="00AE7891" w:rsidP="00704CAA">
      <w:pPr>
        <w:pStyle w:val="footnote"/>
      </w:pPr>
      <w:r>
        <w:rPr>
          <w:rStyle w:val="FootnoteReference"/>
        </w:rPr>
        <w:footnoteRef/>
      </w:r>
      <w:r>
        <w:t xml:space="preserve"> [JS] or “in my holy place”</w:t>
      </w:r>
    </w:p>
  </w:footnote>
  <w:footnote w:id="499">
    <w:p w14:paraId="18E1B778" w14:textId="77777777" w:rsidR="00AE7891" w:rsidRDefault="00AE7891" w:rsidP="00704CAA">
      <w:pPr>
        <w:pStyle w:val="footnote"/>
      </w:pPr>
      <w:r>
        <w:rPr>
          <w:rStyle w:val="FootnoteReference"/>
        </w:rPr>
        <w:footnoteRef/>
      </w:r>
      <w:r>
        <w:t xml:space="preserve"> Rev. 1:5; 3:14.</w:t>
      </w:r>
    </w:p>
  </w:footnote>
  <w:footnote w:id="500">
    <w:p w14:paraId="26484220" w14:textId="77777777" w:rsidR="00AE7891" w:rsidRDefault="00AE7891" w:rsidP="00704CAA">
      <w:pPr>
        <w:pStyle w:val="footnote"/>
      </w:pPr>
      <w:r>
        <w:rPr>
          <w:rStyle w:val="FootnoteReference"/>
        </w:rPr>
        <w:footnoteRef/>
      </w:r>
      <w:r>
        <w:t xml:space="preserve"> [JS] “anointed”</w:t>
      </w:r>
    </w:p>
  </w:footnote>
  <w:footnote w:id="501">
    <w:p w14:paraId="3D1D7CB3" w14:textId="77777777" w:rsidR="00AE7891" w:rsidRDefault="00AE7891"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AE7891" w:rsidRDefault="00AE7891" w:rsidP="00704CAA">
      <w:pPr>
        <w:pStyle w:val="footnote"/>
      </w:pPr>
      <w:r>
        <w:rPr>
          <w:rStyle w:val="FootnoteReference"/>
        </w:rPr>
        <w:footnoteRef/>
      </w:r>
      <w:r>
        <w:t xml:space="preserve"> [JS] “So be it! So be it!” or “May it be! May it be!”</w:t>
      </w:r>
    </w:p>
  </w:footnote>
  <w:footnote w:id="503">
    <w:p w14:paraId="1DFAAF0B" w14:textId="77777777" w:rsidR="00AE7891" w:rsidRDefault="00AE7891" w:rsidP="00704CAA">
      <w:pPr>
        <w:pStyle w:val="footnote"/>
      </w:pPr>
      <w:r>
        <w:rPr>
          <w:rStyle w:val="FootnoteReference"/>
        </w:rPr>
        <w:footnoteRef/>
      </w:r>
      <w:r>
        <w:t xml:space="preserve"> [JS] or “expired”</w:t>
      </w:r>
    </w:p>
  </w:footnote>
  <w:footnote w:id="504">
    <w:p w14:paraId="3519F2D7" w14:textId="77777777" w:rsidR="00AE7891" w:rsidRDefault="00AE7891"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AE7891" w:rsidRDefault="00AE7891" w:rsidP="00704CAA">
      <w:pPr>
        <w:pStyle w:val="footnote"/>
      </w:pPr>
      <w:r>
        <w:rPr>
          <w:rStyle w:val="FootnoteReference"/>
        </w:rPr>
        <w:footnoteRef/>
      </w:r>
      <w:r>
        <w:t xml:space="preserve"> [JS] or “chastened”</w:t>
      </w:r>
    </w:p>
  </w:footnote>
  <w:footnote w:id="506">
    <w:p w14:paraId="136CB596" w14:textId="77777777" w:rsidR="00AE7891" w:rsidRDefault="00AE7891"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AE7891" w:rsidRDefault="00AE7891" w:rsidP="00704CAA">
      <w:pPr>
        <w:pStyle w:val="footnote"/>
      </w:pPr>
      <w:r>
        <w:rPr>
          <w:rStyle w:val="FootnoteReference"/>
        </w:rPr>
        <w:footnoteRef/>
      </w:r>
      <w:r>
        <w:t xml:space="preserve"> That is, in the Kingdom (1 Cor. 4:20).</w:t>
      </w:r>
    </w:p>
  </w:footnote>
  <w:footnote w:id="508">
    <w:p w14:paraId="3FAA8ED9" w14:textId="77777777" w:rsidR="00AE7891" w:rsidRDefault="00AE7891"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AE7891" w:rsidRDefault="00AE7891" w:rsidP="00704CAA">
      <w:pPr>
        <w:pStyle w:val="footnote"/>
      </w:pPr>
      <w:r>
        <w:rPr>
          <w:rStyle w:val="FootnoteReference"/>
        </w:rPr>
        <w:footnoteRef/>
      </w:r>
      <w:r>
        <w:t xml:space="preserve"> [JS] Coptic may mean “bruise” rather than “trample”</w:t>
      </w:r>
    </w:p>
  </w:footnote>
  <w:footnote w:id="510">
    <w:p w14:paraId="103E3D32" w14:textId="77777777" w:rsidR="00AE7891" w:rsidRDefault="00AE7891"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AE7891" w:rsidRDefault="00AE7891"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AE7891" w:rsidRDefault="00AE7891" w:rsidP="00704CAA">
      <w:pPr>
        <w:pStyle w:val="footnote"/>
      </w:pPr>
      <w:r>
        <w:rPr>
          <w:rStyle w:val="FootnoteReference"/>
        </w:rPr>
        <w:footnoteRef/>
      </w:r>
      <w:r>
        <w:t xml:space="preserve"> [JS] Or “ode”</w:t>
      </w:r>
    </w:p>
  </w:footnote>
  <w:footnote w:id="513">
    <w:p w14:paraId="5D1C882B" w14:textId="77777777" w:rsidR="00AE7891" w:rsidRDefault="00AE7891" w:rsidP="00704CAA">
      <w:pPr>
        <w:pStyle w:val="footnote"/>
      </w:pPr>
      <w:r>
        <w:rPr>
          <w:rStyle w:val="FootnoteReference"/>
        </w:rPr>
        <w:footnoteRef/>
      </w:r>
      <w:r>
        <w:t xml:space="preserve"> [JS] or “forever and ever.”</w:t>
      </w:r>
    </w:p>
  </w:footnote>
  <w:footnote w:id="514">
    <w:p w14:paraId="2AA0B0FD" w14:textId="77777777" w:rsidR="00AE7891" w:rsidRDefault="00AE7891" w:rsidP="00704CAA">
      <w:pPr>
        <w:pStyle w:val="footnote"/>
      </w:pPr>
      <w:r>
        <w:rPr>
          <w:rStyle w:val="FootnoteReference"/>
        </w:rPr>
        <w:footnoteRef/>
      </w:r>
      <w:r>
        <w:t xml:space="preserve"> [JS] literally, “And my horn will be exalted like a unicorn’s”</w:t>
      </w:r>
    </w:p>
  </w:footnote>
  <w:footnote w:id="515">
    <w:p w14:paraId="71B2ABCE" w14:textId="77777777" w:rsidR="00AE7891" w:rsidRDefault="00AE7891"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AE7891" w:rsidRDefault="00AE7891"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AE7891" w:rsidRDefault="00AE7891" w:rsidP="00704CAA">
      <w:pPr>
        <w:pStyle w:val="footnote"/>
      </w:pPr>
      <w:r>
        <w:rPr>
          <w:rStyle w:val="FootnoteReference"/>
        </w:rPr>
        <w:footnoteRef/>
      </w:r>
      <w:r>
        <w:t xml:space="preserve"> [JS] literally “still increase”</w:t>
      </w:r>
    </w:p>
  </w:footnote>
  <w:footnote w:id="518">
    <w:p w14:paraId="74BF88EE" w14:textId="77777777" w:rsidR="00AE7891" w:rsidRDefault="00AE7891" w:rsidP="00704CAA">
      <w:pPr>
        <w:pStyle w:val="footnote"/>
      </w:pPr>
      <w:r>
        <w:rPr>
          <w:rStyle w:val="FootnoteReference"/>
        </w:rPr>
        <w:footnoteRef/>
      </w:r>
      <w:r>
        <w:t xml:space="preserve"> [JS] literally, “rich” or “prosperous”</w:t>
      </w:r>
    </w:p>
  </w:footnote>
  <w:footnote w:id="519">
    <w:p w14:paraId="72F50134" w14:textId="77777777" w:rsidR="00AE7891" w:rsidRDefault="00AE7891" w:rsidP="00704CAA">
      <w:pPr>
        <w:pStyle w:val="footnote"/>
      </w:pPr>
      <w:r>
        <w:rPr>
          <w:rStyle w:val="FootnoteReference"/>
        </w:rPr>
        <w:footnoteRef/>
      </w:r>
      <w:r>
        <w:t xml:space="preserve"> John 7:38.</w:t>
      </w:r>
    </w:p>
  </w:footnote>
  <w:footnote w:id="520">
    <w:p w14:paraId="3C3C13B7" w14:textId="77777777" w:rsidR="00AE7891" w:rsidRDefault="00AE7891" w:rsidP="00704CAA">
      <w:pPr>
        <w:pStyle w:val="footnote"/>
      </w:pPr>
      <w:r>
        <w:rPr>
          <w:rStyle w:val="FootnoteReference"/>
        </w:rPr>
        <w:footnoteRef/>
      </w:r>
      <w:r>
        <w:t xml:space="preserve"> Coptic has “it” here, and “beauty” in place of majesty.</w:t>
      </w:r>
    </w:p>
  </w:footnote>
  <w:footnote w:id="521">
    <w:p w14:paraId="67CD15A4" w14:textId="77777777" w:rsidR="00AE7891" w:rsidRDefault="00AE7891"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AE7891" w:rsidRDefault="00AE7891" w:rsidP="00704CAA">
      <w:pPr>
        <w:pStyle w:val="footnote"/>
      </w:pPr>
      <w:r>
        <w:rPr>
          <w:rStyle w:val="FootnoteReference"/>
        </w:rPr>
        <w:footnoteRef/>
      </w:r>
      <w:r>
        <w:t xml:space="preserve"> [JS] or “forever”</w:t>
      </w:r>
    </w:p>
  </w:footnote>
  <w:footnote w:id="523">
    <w:p w14:paraId="1BA5F6CF" w14:textId="77777777" w:rsidR="00AE7891" w:rsidRDefault="00AE7891"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AE7891" w:rsidRDefault="00AE7891" w:rsidP="00704CAA">
      <w:pPr>
        <w:pStyle w:val="footnote"/>
      </w:pPr>
      <w:r>
        <w:rPr>
          <w:rStyle w:val="FootnoteReference"/>
        </w:rPr>
        <w:footnoteRef/>
      </w:r>
      <w:r>
        <w:t xml:space="preserve"> [JS] resident alien</w:t>
      </w:r>
    </w:p>
  </w:footnote>
  <w:footnote w:id="525">
    <w:p w14:paraId="40C8740A" w14:textId="77777777" w:rsidR="00AE7891" w:rsidRDefault="00AE7891" w:rsidP="00704CAA">
      <w:pPr>
        <w:pStyle w:val="footnote"/>
      </w:pPr>
      <w:r>
        <w:rPr>
          <w:rStyle w:val="FootnoteReference"/>
        </w:rPr>
        <w:footnoteRef/>
      </w:r>
      <w:r>
        <w:t xml:space="preserve"> Cf. 1 Cor. 3:20, ‘The Lord knows the thoughts of the wise…’</w:t>
      </w:r>
    </w:p>
  </w:footnote>
  <w:footnote w:id="526">
    <w:p w14:paraId="65188B7B" w14:textId="77777777" w:rsidR="00AE7891" w:rsidRDefault="00AE7891" w:rsidP="00704CAA">
      <w:pPr>
        <w:pStyle w:val="footnote"/>
      </w:pPr>
      <w:r>
        <w:rPr>
          <w:rStyle w:val="FootnoteReference"/>
        </w:rPr>
        <w:footnoteRef/>
      </w:r>
      <w:r>
        <w:t xml:space="preserve"> [JS] or “lawless,” or “the throne of iniquity”</w:t>
      </w:r>
    </w:p>
  </w:footnote>
  <w:footnote w:id="527">
    <w:p w14:paraId="79ABE471" w14:textId="77777777" w:rsidR="00AE7891" w:rsidRDefault="00AE7891" w:rsidP="00704CAA">
      <w:pPr>
        <w:pStyle w:val="footnote"/>
      </w:pPr>
      <w:r>
        <w:rPr>
          <w:rStyle w:val="FootnoteReference"/>
        </w:rPr>
        <w:footnoteRef/>
      </w:r>
      <w:r>
        <w:t xml:space="preserve"> [JS] i.e. presence</w:t>
      </w:r>
    </w:p>
  </w:footnote>
  <w:footnote w:id="528">
    <w:p w14:paraId="5267BF6E" w14:textId="77777777" w:rsidR="00AE7891" w:rsidRDefault="00AE7891"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AE7891" w:rsidRDefault="00AE7891" w:rsidP="00704CAA">
      <w:pPr>
        <w:pStyle w:val="footnote"/>
      </w:pPr>
      <w:r>
        <w:rPr>
          <w:rStyle w:val="FootnoteReference"/>
        </w:rPr>
        <w:footnoteRef/>
      </w:r>
      <w:r>
        <w:t xml:space="preserve"> [JS] or melody</w:t>
      </w:r>
    </w:p>
  </w:footnote>
  <w:footnote w:id="530">
    <w:p w14:paraId="1EEBBF7D" w14:textId="77777777" w:rsidR="00AE7891" w:rsidRDefault="00AE7891" w:rsidP="00704CAA">
      <w:pPr>
        <w:pStyle w:val="footnote"/>
      </w:pPr>
      <w:r>
        <w:rPr>
          <w:rStyle w:val="FootnoteReference"/>
        </w:rPr>
        <w:footnoteRef/>
      </w:r>
      <w:r>
        <w:t xml:space="preserve"> [JS] “do obeisance”</w:t>
      </w:r>
    </w:p>
  </w:footnote>
  <w:footnote w:id="531">
    <w:p w14:paraId="551DD9AD" w14:textId="77777777" w:rsidR="00AE7891" w:rsidRDefault="00AE7891" w:rsidP="00704CAA">
      <w:pPr>
        <w:pStyle w:val="footnote"/>
      </w:pPr>
      <w:r>
        <w:rPr>
          <w:rStyle w:val="FootnoteReference"/>
        </w:rPr>
        <w:footnoteRef/>
      </w:r>
      <w:r>
        <w:t xml:space="preserve"> [JS] “prostrate”</w:t>
      </w:r>
    </w:p>
  </w:footnote>
  <w:footnote w:id="532">
    <w:p w14:paraId="7534B5AF" w14:textId="77777777" w:rsidR="00AE7891" w:rsidRDefault="00AE7891" w:rsidP="00704CAA">
      <w:pPr>
        <w:pStyle w:val="footnote"/>
      </w:pPr>
      <w:r>
        <w:rPr>
          <w:rStyle w:val="FootnoteReference"/>
        </w:rPr>
        <w:footnoteRef/>
      </w:r>
      <w:r>
        <w:t xml:space="preserve"> [JS] OSB has, “Rebellion,” NETS has “embittering”</w:t>
      </w:r>
    </w:p>
  </w:footnote>
  <w:footnote w:id="533">
    <w:p w14:paraId="022AF3BD" w14:textId="77777777" w:rsidR="00AE7891" w:rsidRDefault="00AE7891" w:rsidP="00704CAA">
      <w:pPr>
        <w:pStyle w:val="footnote"/>
      </w:pPr>
      <w:r>
        <w:rPr>
          <w:rStyle w:val="FootnoteReference"/>
        </w:rPr>
        <w:footnoteRef/>
      </w:r>
      <w:r>
        <w:t xml:space="preserve"> Ex. 17:1-7.</w:t>
      </w:r>
    </w:p>
  </w:footnote>
  <w:footnote w:id="534">
    <w:p w14:paraId="44D54232" w14:textId="77777777" w:rsidR="00AE7891" w:rsidRDefault="00AE7891" w:rsidP="00704CAA">
      <w:pPr>
        <w:pStyle w:val="footnote"/>
      </w:pPr>
      <w:r>
        <w:rPr>
          <w:rStyle w:val="FootnoteReference"/>
        </w:rPr>
        <w:footnoteRef/>
      </w:r>
      <w:r>
        <w:t xml:space="preserve"> [JS] or “tempted”</w:t>
      </w:r>
    </w:p>
  </w:footnote>
  <w:footnote w:id="535">
    <w:p w14:paraId="44595C45" w14:textId="77777777" w:rsidR="00AE7891" w:rsidRDefault="00AE7891" w:rsidP="00704CAA">
      <w:pPr>
        <w:pStyle w:val="footnote"/>
      </w:pPr>
      <w:r>
        <w:rPr>
          <w:rStyle w:val="FootnoteReference"/>
        </w:rPr>
        <w:footnoteRef/>
      </w:r>
      <w:r>
        <w:t xml:space="preserve"> Num. 14:32-34.</w:t>
      </w:r>
    </w:p>
  </w:footnote>
  <w:footnote w:id="536">
    <w:p w14:paraId="3335A752" w14:textId="77777777" w:rsidR="00AE7891" w:rsidRDefault="00AE7891" w:rsidP="00704CAA">
      <w:pPr>
        <w:pStyle w:val="footnote"/>
      </w:pPr>
      <w:r>
        <w:rPr>
          <w:rStyle w:val="FootnoteReference"/>
        </w:rPr>
        <w:footnoteRef/>
      </w:r>
      <w:r>
        <w:t xml:space="preserve"> Cf. Heb.3:7-11; 4:10.</w:t>
      </w:r>
    </w:p>
  </w:footnote>
  <w:footnote w:id="537">
    <w:p w14:paraId="2C60CFFA" w14:textId="77777777" w:rsidR="00AE7891" w:rsidRDefault="00AE7891" w:rsidP="00704CAA">
      <w:pPr>
        <w:pStyle w:val="footnote"/>
      </w:pPr>
      <w:r>
        <w:rPr>
          <w:rStyle w:val="FootnoteReference"/>
        </w:rPr>
        <w:footnoteRef/>
      </w:r>
      <w:r>
        <w:t xml:space="preserve"> Cf. Deut. 32:17; 1 Cor. 10:20; Psalm 105:36-38; 1 Chron. 16:26.</w:t>
      </w:r>
    </w:p>
  </w:footnote>
  <w:footnote w:id="538">
    <w:p w14:paraId="191785D6" w14:textId="77777777" w:rsidR="00AE7891" w:rsidRDefault="00AE7891" w:rsidP="00704CAA">
      <w:pPr>
        <w:pStyle w:val="footnote"/>
      </w:pPr>
      <w:r>
        <w:rPr>
          <w:rStyle w:val="FootnoteReference"/>
        </w:rPr>
        <w:footnoteRef/>
      </w:r>
      <w:r>
        <w:t xml:space="preserve"> [JS] or “thanksgiving”, or “praise”. Really, “thankful confession with praise”.</w:t>
      </w:r>
    </w:p>
  </w:footnote>
  <w:footnote w:id="539">
    <w:p w14:paraId="36761851" w14:textId="77777777" w:rsidR="00AE7891" w:rsidRDefault="00AE7891" w:rsidP="00704CAA">
      <w:pPr>
        <w:pStyle w:val="footnote"/>
      </w:pPr>
      <w:r>
        <w:rPr>
          <w:rStyle w:val="FootnoteReference"/>
        </w:rPr>
        <w:footnoteRef/>
      </w:r>
      <w:r>
        <w:t xml:space="preserve"> [JS] literally, “holy place”</w:t>
      </w:r>
    </w:p>
  </w:footnote>
  <w:footnote w:id="540">
    <w:p w14:paraId="6B8FB064" w14:textId="77777777" w:rsidR="00AE7891" w:rsidRDefault="00AE7891" w:rsidP="00704CAA">
      <w:pPr>
        <w:pStyle w:val="footnote"/>
      </w:pPr>
      <w:r>
        <w:rPr>
          <w:rStyle w:val="FootnoteReference"/>
        </w:rPr>
        <w:footnoteRef/>
      </w:r>
      <w:r>
        <w:t xml:space="preserve"> [JS] or, “sacrifices”</w:t>
      </w:r>
    </w:p>
  </w:footnote>
  <w:footnote w:id="541">
    <w:p w14:paraId="026EEBC9" w14:textId="77777777" w:rsidR="00AE7891" w:rsidRDefault="00AE7891" w:rsidP="00704CAA">
      <w:pPr>
        <w:pStyle w:val="footnote"/>
      </w:pPr>
      <w:r>
        <w:rPr>
          <w:rStyle w:val="FootnoteReference"/>
        </w:rPr>
        <w:footnoteRef/>
      </w:r>
      <w:r>
        <w:t xml:space="preserve"> [JS] “do obeisance”</w:t>
      </w:r>
    </w:p>
  </w:footnote>
  <w:footnote w:id="542">
    <w:p w14:paraId="74583072" w14:textId="77777777" w:rsidR="00AE7891" w:rsidRDefault="00AE7891"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AE7891" w:rsidRDefault="00AE7891" w:rsidP="00704CAA">
      <w:pPr>
        <w:pStyle w:val="footnote"/>
      </w:pPr>
      <w:r>
        <w:rPr>
          <w:rStyle w:val="FootnoteReference"/>
        </w:rPr>
        <w:footnoteRef/>
      </w:r>
      <w:r>
        <w:t xml:space="preserve"> [JS] literally, “set right the world”.</w:t>
      </w:r>
    </w:p>
  </w:footnote>
  <w:footnote w:id="544">
    <w:p w14:paraId="2C857933" w14:textId="77777777" w:rsidR="00AE7891" w:rsidRDefault="00AE7891"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AE7891" w:rsidRDefault="00AE7891" w:rsidP="00704CAA">
      <w:pPr>
        <w:pStyle w:val="footnote"/>
      </w:pPr>
      <w:r>
        <w:rPr>
          <w:rStyle w:val="FootnoteReference"/>
        </w:rPr>
        <w:footnoteRef/>
      </w:r>
      <w:r>
        <w:t xml:space="preserve"> [JS] or “exult.”</w:t>
      </w:r>
    </w:p>
  </w:footnote>
  <w:footnote w:id="546">
    <w:p w14:paraId="3F8D4F69" w14:textId="77777777" w:rsidR="00AE7891" w:rsidRDefault="00AE7891" w:rsidP="00704CAA">
      <w:pPr>
        <w:pStyle w:val="footnote"/>
      </w:pPr>
      <w:r>
        <w:rPr>
          <w:rStyle w:val="FootnoteReference"/>
        </w:rPr>
        <w:footnoteRef/>
      </w:r>
      <w:r>
        <w:t xml:space="preserve"> [JS] i.e. “the the presence of the Lord”</w:t>
      </w:r>
    </w:p>
  </w:footnote>
  <w:footnote w:id="547">
    <w:p w14:paraId="2B2C4B3C" w14:textId="77777777" w:rsidR="00AE7891" w:rsidRDefault="00AE7891" w:rsidP="00704CAA">
      <w:pPr>
        <w:pStyle w:val="footnote"/>
      </w:pPr>
      <w:r>
        <w:rPr>
          <w:rStyle w:val="FootnoteReference"/>
        </w:rPr>
        <w:footnoteRef/>
      </w:r>
      <w:r>
        <w:t xml:space="preserve"> [JS] or “keep His throne straight.”</w:t>
      </w:r>
    </w:p>
  </w:footnote>
  <w:footnote w:id="548">
    <w:p w14:paraId="5D4EF956" w14:textId="77777777" w:rsidR="00AE7891" w:rsidRDefault="00AE7891" w:rsidP="00704CAA">
      <w:pPr>
        <w:pStyle w:val="footnote"/>
      </w:pPr>
      <w:r>
        <w:rPr>
          <w:rStyle w:val="FootnoteReference"/>
        </w:rPr>
        <w:footnoteRef/>
      </w:r>
      <w:r>
        <w:t xml:space="preserve"> Cf. Pss. 32:5b; 84:10b. Rom. 1:19-21; 2 Cor. 4:6; Jn. 1:14; 6:40; 17:22-24.</w:t>
      </w:r>
    </w:p>
  </w:footnote>
  <w:footnote w:id="549">
    <w:p w14:paraId="39C04F74" w14:textId="77777777" w:rsidR="00AE7891" w:rsidRDefault="00AE7891" w:rsidP="00704CAA">
      <w:pPr>
        <w:pStyle w:val="footnote"/>
      </w:pPr>
      <w:r>
        <w:rPr>
          <w:rStyle w:val="FootnoteReference"/>
        </w:rPr>
        <w:footnoteRef/>
      </w:r>
      <w:r>
        <w:t xml:space="preserve"> [JS] “do obeisance to”</w:t>
      </w:r>
    </w:p>
  </w:footnote>
  <w:footnote w:id="550">
    <w:p w14:paraId="21B4EE9B" w14:textId="77777777" w:rsidR="00AE7891" w:rsidRDefault="00AE7891" w:rsidP="00704CAA">
      <w:pPr>
        <w:pStyle w:val="footnote"/>
      </w:pPr>
      <w:r>
        <w:rPr>
          <w:rStyle w:val="FootnoteReference"/>
        </w:rPr>
        <w:footnoteRef/>
      </w:r>
      <w:r>
        <w:t xml:space="preserve"> [JS] “do obeisance to”</w:t>
      </w:r>
    </w:p>
  </w:footnote>
  <w:footnote w:id="551">
    <w:p w14:paraId="35328581" w14:textId="77777777" w:rsidR="00AE7891" w:rsidRDefault="00AE7891" w:rsidP="00704CAA">
      <w:pPr>
        <w:pStyle w:val="footnote"/>
      </w:pPr>
      <w:r>
        <w:rPr>
          <w:rStyle w:val="FootnoteReference"/>
        </w:rPr>
        <w:footnoteRef/>
      </w:r>
      <w:r>
        <w:t xml:space="preserve"> [JS] Fr. Lazarus has “lives”</w:t>
      </w:r>
    </w:p>
  </w:footnote>
  <w:footnote w:id="552">
    <w:p w14:paraId="6E386D7E" w14:textId="77777777" w:rsidR="00AE7891" w:rsidRDefault="00AE7891"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AE7891" w:rsidRDefault="00AE7891"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AE7891" w:rsidRDefault="00AE7891" w:rsidP="00704CAA">
      <w:pPr>
        <w:pStyle w:val="footnote"/>
      </w:pPr>
      <w:r>
        <w:rPr>
          <w:rStyle w:val="FootnoteReference"/>
        </w:rPr>
        <w:footnoteRef/>
      </w:r>
      <w:r>
        <w:t xml:space="preserve"> Rev. 4:6, Ezek. 1:5-10.</w:t>
      </w:r>
    </w:p>
  </w:footnote>
  <w:footnote w:id="555">
    <w:p w14:paraId="30FB18B7" w14:textId="77777777" w:rsidR="00AE7891" w:rsidRDefault="00AE7891"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AE7891" w:rsidRDefault="00AE7891" w:rsidP="00704CAA">
      <w:pPr>
        <w:pStyle w:val="footnote"/>
      </w:pPr>
      <w:r>
        <w:rPr>
          <w:rStyle w:val="FootnoteReference"/>
        </w:rPr>
        <w:footnoteRef/>
      </w:r>
      <w:r>
        <w:t xml:space="preserve"> [JS] Fr. Lazarus has “laws”</w:t>
      </w:r>
    </w:p>
  </w:footnote>
  <w:footnote w:id="557">
    <w:p w14:paraId="30052C96" w14:textId="77777777" w:rsidR="00AE7891" w:rsidRDefault="00AE7891" w:rsidP="00704CAA">
      <w:pPr>
        <w:pStyle w:val="footnote"/>
      </w:pPr>
      <w:r>
        <w:rPr>
          <w:rStyle w:val="FootnoteReference"/>
        </w:rPr>
        <w:footnoteRef/>
      </w:r>
      <w:r>
        <w:t xml:space="preserve"> [JS] “do obeisance”, commonly rendered “worship”</w:t>
      </w:r>
    </w:p>
  </w:footnote>
  <w:footnote w:id="558">
    <w:p w14:paraId="518C32A9" w14:textId="77777777" w:rsidR="00AE7891" w:rsidRDefault="00AE7891" w:rsidP="00704CAA">
      <w:pPr>
        <w:pStyle w:val="footnote"/>
      </w:pPr>
      <w:r>
        <w:rPr>
          <w:rStyle w:val="FootnoteReference"/>
        </w:rPr>
        <w:footnoteRef/>
      </w:r>
      <w:r>
        <w:t xml:space="preserve"> [JS] Fr. Lazarus has “correcting”</w:t>
      </w:r>
    </w:p>
  </w:footnote>
  <w:footnote w:id="559">
    <w:p w14:paraId="0A8051C4" w14:textId="77777777" w:rsidR="00AE7891" w:rsidRDefault="00AE7891" w:rsidP="00704CAA">
      <w:pPr>
        <w:pStyle w:val="footnote"/>
      </w:pPr>
      <w:r>
        <w:rPr>
          <w:rStyle w:val="FootnoteReference"/>
        </w:rPr>
        <w:footnoteRef/>
      </w:r>
      <w:r>
        <w:t xml:space="preserve"> [JS] “do obeisance” or “fall down”</w:t>
      </w:r>
    </w:p>
  </w:footnote>
  <w:footnote w:id="560">
    <w:p w14:paraId="77CD93E8" w14:textId="77777777" w:rsidR="00AE7891" w:rsidRDefault="00AE7891"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AE7891" w:rsidRDefault="00AE7891" w:rsidP="00704CAA">
      <w:pPr>
        <w:pStyle w:val="footnote"/>
      </w:pPr>
      <w:r>
        <w:rPr>
          <w:rStyle w:val="FootnoteReference"/>
        </w:rPr>
        <w:footnoteRef/>
      </w:r>
      <w:r>
        <w:t xml:space="preserve"> [JS] or, “and not we Him”</w:t>
      </w:r>
    </w:p>
  </w:footnote>
  <w:footnote w:id="562">
    <w:p w14:paraId="1486F0F9" w14:textId="77777777" w:rsidR="00AE7891" w:rsidRDefault="00AE7891"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AE7891" w:rsidRDefault="00AE7891" w:rsidP="00704CAA">
      <w:pPr>
        <w:pStyle w:val="footnote"/>
      </w:pPr>
      <w:r>
        <w:rPr>
          <w:rStyle w:val="FootnoteReference"/>
        </w:rPr>
        <w:footnoteRef/>
      </w:r>
      <w:r>
        <w:t xml:space="preserve"> [JS] or “do wrong,” or “the workers of iniquity”</w:t>
      </w:r>
    </w:p>
  </w:footnote>
  <w:footnote w:id="564">
    <w:p w14:paraId="37DBB362" w14:textId="77777777" w:rsidR="00AE7891" w:rsidRDefault="00AE7891" w:rsidP="00704CAA">
      <w:pPr>
        <w:pStyle w:val="footnote"/>
      </w:pPr>
      <w:r>
        <w:rPr>
          <w:rStyle w:val="FootnoteReference"/>
        </w:rPr>
        <w:footnoteRef/>
      </w:r>
      <w:r>
        <w:t xml:space="preserve"> [JS] or proud/haughty eyes.</w:t>
      </w:r>
    </w:p>
  </w:footnote>
  <w:footnote w:id="565">
    <w:p w14:paraId="027D81D5" w14:textId="77777777" w:rsidR="00AE7891" w:rsidRDefault="00AE7891"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AE7891" w:rsidRDefault="00AE7891"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AE7891" w:rsidRDefault="00AE7891" w:rsidP="00704CAA">
      <w:pPr>
        <w:pStyle w:val="footnote"/>
      </w:pPr>
      <w:r>
        <w:rPr>
          <w:rStyle w:val="FootnoteReference"/>
        </w:rPr>
        <w:footnoteRef/>
      </w:r>
      <w:r>
        <w:t xml:space="preserve"> Cf. Ps. 38:7a.</w:t>
      </w:r>
    </w:p>
  </w:footnote>
  <w:footnote w:id="568">
    <w:p w14:paraId="517B5545" w14:textId="77777777" w:rsidR="00AE7891" w:rsidRDefault="00AE7891"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AE7891" w:rsidRDefault="00AE7891"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AE7891" w:rsidRDefault="00AE7891" w:rsidP="00704CAA">
      <w:pPr>
        <w:pStyle w:val="footnote"/>
      </w:pPr>
      <w:r>
        <w:rPr>
          <w:rStyle w:val="FootnoteReference"/>
        </w:rPr>
        <w:footnoteRef/>
      </w:r>
      <w:r>
        <w:t xml:space="preserve"> ‘God is love’ (1 John 4:8,16).</w:t>
      </w:r>
    </w:p>
  </w:footnote>
  <w:footnote w:id="571">
    <w:p w14:paraId="39DCC369" w14:textId="77777777" w:rsidR="00AE7891" w:rsidRDefault="00AE7891"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AE7891" w:rsidRDefault="00AE7891" w:rsidP="00704CAA">
      <w:pPr>
        <w:pStyle w:val="footnote"/>
      </w:pPr>
      <w:r>
        <w:rPr>
          <w:rStyle w:val="FootnoteReference"/>
        </w:rPr>
        <w:footnoteRef/>
      </w:r>
      <w:r>
        <w:t xml:space="preserve"> Cf. Ps. 147:8.</w:t>
      </w:r>
    </w:p>
  </w:footnote>
  <w:footnote w:id="573">
    <w:p w14:paraId="1B0A2532" w14:textId="77777777" w:rsidR="00AE7891" w:rsidRDefault="00AE7891" w:rsidP="00704CAA">
      <w:pPr>
        <w:pStyle w:val="footnote"/>
      </w:pPr>
      <w:r>
        <w:rPr>
          <w:rStyle w:val="FootnoteReference"/>
        </w:rPr>
        <w:footnoteRef/>
      </w:r>
      <w:r>
        <w:t xml:space="preserve"> [JS] or “long-suffering”</w:t>
      </w:r>
    </w:p>
  </w:footnote>
  <w:footnote w:id="574">
    <w:p w14:paraId="6F41A290" w14:textId="77777777" w:rsidR="00AE7891" w:rsidRDefault="00AE7891" w:rsidP="00704CAA">
      <w:pPr>
        <w:pStyle w:val="footnote"/>
      </w:pPr>
      <w:r>
        <w:rPr>
          <w:rStyle w:val="FootnoteReference"/>
        </w:rPr>
        <w:footnoteRef/>
      </w:r>
      <w:r>
        <w:t xml:space="preserve"> [JS] or “transgressions”</w:t>
      </w:r>
    </w:p>
  </w:footnote>
  <w:footnote w:id="575">
    <w:p w14:paraId="44065F61" w14:textId="77777777" w:rsidR="00AE7891" w:rsidRDefault="00AE7891"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AE7891" w:rsidRDefault="00AE7891"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AE7891" w:rsidRDefault="00AE7891"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AE7891" w:rsidRDefault="00AE7891" w:rsidP="00704CAA">
      <w:pPr>
        <w:pStyle w:val="footnote"/>
      </w:pPr>
      <w:r>
        <w:rPr>
          <w:rStyle w:val="FootnoteReference"/>
        </w:rPr>
        <w:footnoteRef/>
      </w:r>
      <w:r>
        <w:t xml:space="preserve"> [JS] Fr. Lazarus has “very great”</w:t>
      </w:r>
    </w:p>
  </w:footnote>
  <w:footnote w:id="579">
    <w:p w14:paraId="7AEE0420" w14:textId="77777777" w:rsidR="00AE7891" w:rsidRDefault="00AE7891" w:rsidP="00704CAA">
      <w:pPr>
        <w:pStyle w:val="footnote"/>
      </w:pPr>
      <w:r>
        <w:rPr>
          <w:rStyle w:val="FootnoteReference"/>
        </w:rPr>
        <w:footnoteRef/>
      </w:r>
      <w:r>
        <w:t xml:space="preserve"> [JS] or “thanksgiving,” or “thankful confession with praise”</w:t>
      </w:r>
    </w:p>
  </w:footnote>
  <w:footnote w:id="580">
    <w:p w14:paraId="1821417A" w14:textId="77777777" w:rsidR="00AE7891" w:rsidRDefault="00AE7891"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AE7891" w:rsidRDefault="00AE7891" w:rsidP="00704CAA">
      <w:pPr>
        <w:pStyle w:val="footnote"/>
      </w:pPr>
      <w:r>
        <w:rPr>
          <w:rStyle w:val="FootnoteReference"/>
        </w:rPr>
        <w:footnoteRef/>
      </w:r>
      <w:r>
        <w:t xml:space="preserve"> [JS] or “makes the clouds His chariot”</w:t>
      </w:r>
    </w:p>
  </w:footnote>
  <w:footnote w:id="582">
    <w:p w14:paraId="114B27CC" w14:textId="77777777" w:rsidR="00AE7891" w:rsidRDefault="00AE7891" w:rsidP="00704CAA">
      <w:pPr>
        <w:pStyle w:val="footnote"/>
      </w:pPr>
      <w:r>
        <w:rPr>
          <w:rStyle w:val="FootnoteReference"/>
        </w:rPr>
        <w:footnoteRef/>
      </w:r>
      <w:r>
        <w:t xml:space="preserve"> [JS] or “messengers”</w:t>
      </w:r>
    </w:p>
  </w:footnote>
  <w:footnote w:id="583">
    <w:p w14:paraId="0B426919" w14:textId="77777777" w:rsidR="00AE7891" w:rsidRDefault="00AE7891" w:rsidP="00704CAA">
      <w:pPr>
        <w:pStyle w:val="footnote"/>
      </w:pPr>
      <w:r>
        <w:rPr>
          <w:rStyle w:val="FootnoteReference"/>
        </w:rPr>
        <w:footnoteRef/>
      </w:r>
      <w:r>
        <w:t xml:space="preserve"> [JS] Fr. Lazarus has “servants”</w:t>
      </w:r>
    </w:p>
  </w:footnote>
  <w:footnote w:id="584">
    <w:p w14:paraId="0DC6891A" w14:textId="77777777" w:rsidR="00AE7891" w:rsidRDefault="00AE7891" w:rsidP="00704CAA">
      <w:pPr>
        <w:pStyle w:val="footnote"/>
      </w:pPr>
      <w:r>
        <w:rPr>
          <w:rStyle w:val="FootnoteReference"/>
        </w:rPr>
        <w:footnoteRef/>
      </w:r>
      <w:r>
        <w:t xml:space="preserve"> Heb. 1:7; Ezek. 1:14; 2 Esdras 8:22.</w:t>
      </w:r>
    </w:p>
  </w:footnote>
  <w:footnote w:id="585">
    <w:p w14:paraId="14865395" w14:textId="77777777" w:rsidR="00AE7891" w:rsidRDefault="00AE7891" w:rsidP="00704CAA">
      <w:pPr>
        <w:pStyle w:val="footnote"/>
      </w:pPr>
      <w:r>
        <w:rPr>
          <w:rStyle w:val="FootnoteReference"/>
        </w:rPr>
        <w:footnoteRef/>
      </w:r>
      <w:r>
        <w:t xml:space="preserve"> [JS] Fr. Lazarus has “axis”</w:t>
      </w:r>
    </w:p>
  </w:footnote>
  <w:footnote w:id="586">
    <w:p w14:paraId="00414A42" w14:textId="77777777" w:rsidR="00AE7891" w:rsidRDefault="00AE7891" w:rsidP="00704CAA">
      <w:pPr>
        <w:pStyle w:val="footnote"/>
      </w:pPr>
      <w:r>
        <w:rPr>
          <w:rStyle w:val="FootnoteReference"/>
        </w:rPr>
        <w:footnoteRef/>
      </w:r>
      <w:r>
        <w:t xml:space="preserve"> [JS] Fr. Lazarus has “wander”. NETS has “be tilted”</w:t>
      </w:r>
    </w:p>
  </w:footnote>
  <w:footnote w:id="587">
    <w:p w14:paraId="63CA7242" w14:textId="77777777" w:rsidR="00AE7891" w:rsidRDefault="00AE7891" w:rsidP="00704CAA">
      <w:pPr>
        <w:pStyle w:val="footnote"/>
      </w:pPr>
      <w:r>
        <w:rPr>
          <w:rStyle w:val="FootnoteReference"/>
        </w:rPr>
        <w:footnoteRef/>
      </w:r>
      <w:r>
        <w:t xml:space="preserve"> [JS] literally, “founded”</w:t>
      </w:r>
    </w:p>
  </w:footnote>
  <w:footnote w:id="588">
    <w:p w14:paraId="688E353A" w14:textId="77777777" w:rsidR="00AE7891" w:rsidRDefault="00AE7891" w:rsidP="00704CAA">
      <w:pPr>
        <w:pStyle w:val="footnote"/>
      </w:pPr>
      <w:r>
        <w:rPr>
          <w:rStyle w:val="FootnoteReference"/>
        </w:rPr>
        <w:footnoteRef/>
      </w:r>
      <w:r>
        <w:t xml:space="preserve"> [JS] or “takes the lead among them”</w:t>
      </w:r>
    </w:p>
  </w:footnote>
  <w:footnote w:id="589">
    <w:p w14:paraId="329CE5D6" w14:textId="77777777" w:rsidR="00AE7891" w:rsidRDefault="00AE7891" w:rsidP="00704CAA">
      <w:pPr>
        <w:pStyle w:val="footnote"/>
      </w:pPr>
      <w:r>
        <w:rPr>
          <w:rStyle w:val="FootnoteReference"/>
        </w:rPr>
        <w:footnoteRef/>
      </w:r>
      <w:r>
        <w:t xml:space="preserve"> [JS] or “serpent”</w:t>
      </w:r>
    </w:p>
  </w:footnote>
  <w:footnote w:id="590">
    <w:p w14:paraId="482A0E92" w14:textId="77777777" w:rsidR="00AE7891" w:rsidRDefault="00AE7891" w:rsidP="00704CAA">
      <w:pPr>
        <w:pStyle w:val="footnote"/>
      </w:pPr>
      <w:r>
        <w:rPr>
          <w:rStyle w:val="FootnoteReference"/>
        </w:rPr>
        <w:footnoteRef/>
      </w:r>
      <w:r>
        <w:t xml:space="preserve"> [JS] or, “the universe”</w:t>
      </w:r>
    </w:p>
  </w:footnote>
  <w:footnote w:id="591">
    <w:p w14:paraId="107DC9FD" w14:textId="77777777" w:rsidR="00AE7891" w:rsidRDefault="00AE7891" w:rsidP="00704CAA">
      <w:pPr>
        <w:pStyle w:val="footnote"/>
      </w:pPr>
      <w:r>
        <w:rPr>
          <w:rStyle w:val="FootnoteReference"/>
        </w:rPr>
        <w:footnoteRef/>
      </w:r>
      <w:r>
        <w:t xml:space="preserve"> [JS] or, “breath”</w:t>
      </w:r>
    </w:p>
  </w:footnote>
  <w:footnote w:id="592">
    <w:p w14:paraId="44BAA54F" w14:textId="77777777" w:rsidR="00AE7891" w:rsidRDefault="00AE7891" w:rsidP="00704CAA">
      <w:pPr>
        <w:pStyle w:val="footnote"/>
      </w:pPr>
      <w:r>
        <w:rPr>
          <w:rStyle w:val="FootnoteReference"/>
        </w:rPr>
        <w:footnoteRef/>
      </w:r>
      <w:r>
        <w:t xml:space="preserve"> [JS] Fr. Lazarus has, “meditation”</w:t>
      </w:r>
    </w:p>
  </w:footnote>
  <w:footnote w:id="593">
    <w:p w14:paraId="47649C98" w14:textId="77777777" w:rsidR="00AE7891" w:rsidRDefault="00AE7891" w:rsidP="00704CAA">
      <w:pPr>
        <w:pStyle w:val="footnote"/>
      </w:pPr>
      <w:r>
        <w:rPr>
          <w:rStyle w:val="FootnoteReference"/>
        </w:rPr>
        <w:footnoteRef/>
      </w:r>
      <w:r>
        <w:t xml:space="preserve"> Much of Psalm 104 occurs almost verbatim in 1 Chron. 16:8-22 (cf. vv. 7:36).</w:t>
      </w:r>
    </w:p>
  </w:footnote>
  <w:footnote w:id="594">
    <w:p w14:paraId="79D84556" w14:textId="77777777" w:rsidR="00AE7891" w:rsidRDefault="00AE7891" w:rsidP="00704CAA">
      <w:pPr>
        <w:pStyle w:val="footnote"/>
      </w:pPr>
      <w:r>
        <w:rPr>
          <w:rStyle w:val="FootnoteReference"/>
        </w:rPr>
        <w:footnoteRef/>
      </w:r>
      <w:r>
        <w:t xml:space="preserve"> [JS] or “give thanks to”. “Thankfully confess with praise”</w:t>
      </w:r>
    </w:p>
  </w:footnote>
  <w:footnote w:id="595">
    <w:p w14:paraId="78E8F770" w14:textId="77777777" w:rsidR="00AE7891" w:rsidRDefault="00AE7891" w:rsidP="00704CAA">
      <w:pPr>
        <w:pStyle w:val="footnote"/>
      </w:pPr>
      <w:r>
        <w:rPr>
          <w:rStyle w:val="FootnoteReference"/>
        </w:rPr>
        <w:footnoteRef/>
      </w:r>
      <w:r>
        <w:t xml:space="preserve"> [JS] or “make music to”</w:t>
      </w:r>
    </w:p>
  </w:footnote>
  <w:footnote w:id="596">
    <w:p w14:paraId="1C6985FE" w14:textId="77777777" w:rsidR="00AE7891" w:rsidRDefault="00AE7891" w:rsidP="00704CAA">
      <w:pPr>
        <w:pStyle w:val="footnote"/>
      </w:pPr>
      <w:r>
        <w:rPr>
          <w:rStyle w:val="FootnoteReference"/>
        </w:rPr>
        <w:footnoteRef/>
      </w:r>
      <w:r>
        <w:t xml:space="preserve"> [JS] i.e. presence</w:t>
      </w:r>
    </w:p>
  </w:footnote>
  <w:footnote w:id="597">
    <w:p w14:paraId="17460FF5" w14:textId="77777777" w:rsidR="00AE7891" w:rsidRDefault="00AE7891"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AE7891" w:rsidRDefault="00AE7891" w:rsidP="00704CAA">
      <w:pPr>
        <w:pStyle w:val="footnote"/>
      </w:pPr>
      <w:r>
        <w:rPr>
          <w:rStyle w:val="FootnoteReference"/>
        </w:rPr>
        <w:footnoteRef/>
      </w:r>
      <w:r>
        <w:t xml:space="preserve"> [JS] literally, “seed”</w:t>
      </w:r>
    </w:p>
  </w:footnote>
  <w:footnote w:id="599">
    <w:p w14:paraId="02D21EA0" w14:textId="77777777" w:rsidR="00AE7891" w:rsidRDefault="00AE7891" w:rsidP="00704CAA">
      <w:pPr>
        <w:pStyle w:val="footnote"/>
      </w:pPr>
      <w:r>
        <w:rPr>
          <w:rStyle w:val="FootnoteReference"/>
        </w:rPr>
        <w:footnoteRef/>
      </w:r>
      <w:r>
        <w:t xml:space="preserve"> [JS] literally, “He remembered His covenant forever”</w:t>
      </w:r>
    </w:p>
  </w:footnote>
  <w:footnote w:id="600">
    <w:p w14:paraId="51ED9672" w14:textId="77777777" w:rsidR="00AE7891" w:rsidRDefault="00AE7891" w:rsidP="00704CAA">
      <w:pPr>
        <w:pStyle w:val="footnote"/>
      </w:pPr>
      <w:r>
        <w:rPr>
          <w:rStyle w:val="FootnoteReference"/>
        </w:rPr>
        <w:footnoteRef/>
      </w:r>
      <w:r>
        <w:t xml:space="preserve"> [JS] i.e. the covenant</w:t>
      </w:r>
    </w:p>
  </w:footnote>
  <w:footnote w:id="601">
    <w:p w14:paraId="22B187B5" w14:textId="77777777" w:rsidR="00AE7891" w:rsidRDefault="00AE7891" w:rsidP="00704CAA">
      <w:pPr>
        <w:pStyle w:val="footnote"/>
      </w:pPr>
      <w:r>
        <w:rPr>
          <w:rStyle w:val="FootnoteReference"/>
        </w:rPr>
        <w:footnoteRef/>
      </w:r>
      <w:r>
        <w:t xml:space="preserve"> [JS] or foreigners, resident aliens.</w:t>
      </w:r>
    </w:p>
  </w:footnote>
  <w:footnote w:id="602">
    <w:p w14:paraId="0FAFF1A4" w14:textId="77777777" w:rsidR="00AE7891" w:rsidRDefault="00AE7891"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AE7891" w:rsidRDefault="00AE7891" w:rsidP="00704CAA">
      <w:pPr>
        <w:pStyle w:val="footnote"/>
      </w:pPr>
      <w:r>
        <w:rPr>
          <w:rStyle w:val="FootnoteReference"/>
        </w:rPr>
        <w:footnoteRef/>
      </w:r>
      <w:r>
        <w:t xml:space="preserve"> caterpillars: larva of the locust.</w:t>
      </w:r>
    </w:p>
  </w:footnote>
  <w:footnote w:id="604">
    <w:p w14:paraId="043DB9E2" w14:textId="77777777" w:rsidR="00AE7891" w:rsidRDefault="00AE7891" w:rsidP="00704CAA">
      <w:pPr>
        <w:pStyle w:val="footnote"/>
      </w:pPr>
      <w:r>
        <w:rPr>
          <w:rStyle w:val="FootnoteReference"/>
        </w:rPr>
        <w:footnoteRef/>
      </w:r>
      <w:r>
        <w:t xml:space="preserve"> Ex. 16:12-15; Jn. 6:31-35.</w:t>
      </w:r>
    </w:p>
  </w:footnote>
  <w:footnote w:id="605">
    <w:p w14:paraId="4F10CF45" w14:textId="77777777" w:rsidR="00AE7891" w:rsidRDefault="00AE7891" w:rsidP="00704CAA">
      <w:pPr>
        <w:pStyle w:val="footnote"/>
      </w:pPr>
      <w:r>
        <w:rPr>
          <w:rStyle w:val="FootnoteReference"/>
        </w:rPr>
        <w:footnoteRef/>
      </w:r>
      <w:r>
        <w:t xml:space="preserve"> [JS] or “promise”</w:t>
      </w:r>
    </w:p>
  </w:footnote>
  <w:footnote w:id="606">
    <w:p w14:paraId="52EC5E6F" w14:textId="77777777" w:rsidR="00AE7891" w:rsidRDefault="00AE7891" w:rsidP="00704CAA">
      <w:pPr>
        <w:pStyle w:val="footnote"/>
      </w:pPr>
      <w:r>
        <w:rPr>
          <w:rStyle w:val="FootnoteReference"/>
        </w:rPr>
        <w:footnoteRef/>
      </w:r>
      <w:r>
        <w:t xml:space="preserve"> Gen. 15:14.</w:t>
      </w:r>
    </w:p>
  </w:footnote>
  <w:footnote w:id="607">
    <w:p w14:paraId="50EFB665" w14:textId="77777777" w:rsidR="00AE7891" w:rsidRDefault="00AE7891"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AE7891" w:rsidRDefault="00AE7891" w:rsidP="00704CAA">
      <w:pPr>
        <w:pStyle w:val="footnote"/>
      </w:pPr>
      <w:r>
        <w:rPr>
          <w:rStyle w:val="FootnoteReference"/>
        </w:rPr>
        <w:footnoteRef/>
      </w:r>
      <w:r>
        <w:t xml:space="preserve"> [JS] or “give thanks to”. “Thankfully confess with praise”</w:t>
      </w:r>
    </w:p>
  </w:footnote>
  <w:footnote w:id="609">
    <w:p w14:paraId="6A4D9054" w14:textId="77777777" w:rsidR="00AE7891" w:rsidRDefault="00AE7891"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AE7891" w:rsidRDefault="00AE7891" w:rsidP="00704CAA">
      <w:pPr>
        <w:pStyle w:val="footnote"/>
      </w:pPr>
      <w:r>
        <w:rPr>
          <w:rStyle w:val="FootnoteReference"/>
        </w:rPr>
        <w:footnoteRef/>
      </w:r>
      <w:r>
        <w:t xml:space="preserve"> [JS] or “observe justice”</w:t>
      </w:r>
    </w:p>
  </w:footnote>
  <w:footnote w:id="611">
    <w:p w14:paraId="6619BE9D" w14:textId="77777777" w:rsidR="00AE7891" w:rsidRDefault="00AE7891" w:rsidP="00704CAA">
      <w:pPr>
        <w:pStyle w:val="footnote"/>
      </w:pPr>
      <w:r>
        <w:rPr>
          <w:rStyle w:val="FootnoteReference"/>
        </w:rPr>
        <w:footnoteRef/>
      </w:r>
      <w:r>
        <w:t xml:space="preserve"> [JS] literally, “do”</w:t>
      </w:r>
    </w:p>
  </w:footnote>
  <w:footnote w:id="612">
    <w:p w14:paraId="04B27EA1" w14:textId="77777777" w:rsidR="00AE7891" w:rsidRDefault="00AE7891" w:rsidP="00704CAA">
      <w:pPr>
        <w:pStyle w:val="footnote"/>
      </w:pPr>
      <w:r>
        <w:rPr>
          <w:rStyle w:val="FootnoteReference"/>
        </w:rPr>
        <w:footnoteRef/>
      </w:r>
      <w:r>
        <w:t xml:space="preserve"> [JS] or “because of the good will of Your people”</w:t>
      </w:r>
    </w:p>
  </w:footnote>
  <w:footnote w:id="613">
    <w:p w14:paraId="4EB0A80D" w14:textId="77777777" w:rsidR="00AE7891" w:rsidRDefault="00AE7891" w:rsidP="00704CAA">
      <w:pPr>
        <w:pStyle w:val="footnote"/>
      </w:pPr>
      <w:r>
        <w:rPr>
          <w:rStyle w:val="FootnoteReference"/>
        </w:rPr>
        <w:footnoteRef/>
      </w:r>
      <w:r>
        <w:t xml:space="preserve"> Cf. Mark 8:17-21; Matthew 16:9-12.</w:t>
      </w:r>
    </w:p>
  </w:footnote>
  <w:footnote w:id="614">
    <w:p w14:paraId="6A2BD216" w14:textId="77777777" w:rsidR="00AE7891" w:rsidRDefault="00AE7891" w:rsidP="00704CAA">
      <w:pPr>
        <w:pStyle w:val="footnote"/>
      </w:pPr>
      <w:r>
        <w:rPr>
          <w:rStyle w:val="FootnoteReference"/>
        </w:rPr>
        <w:footnoteRef/>
      </w:r>
      <w:r>
        <w:t xml:space="preserve"> [JS] Fr. Lazarus has “will”</w:t>
      </w:r>
    </w:p>
  </w:footnote>
  <w:footnote w:id="615">
    <w:p w14:paraId="2E278E41" w14:textId="77777777" w:rsidR="00AE7891" w:rsidRDefault="00AE7891" w:rsidP="00704CAA">
      <w:pPr>
        <w:pStyle w:val="footnote"/>
      </w:pPr>
      <w:r>
        <w:rPr>
          <w:rStyle w:val="FootnoteReference"/>
        </w:rPr>
        <w:footnoteRef/>
      </w:r>
      <w:r>
        <w:t xml:space="preserve"> Num. 11:34.</w:t>
      </w:r>
    </w:p>
  </w:footnote>
  <w:footnote w:id="616">
    <w:p w14:paraId="3E891B8B" w14:textId="77777777" w:rsidR="00AE7891" w:rsidRDefault="00AE7891" w:rsidP="00704CAA">
      <w:pPr>
        <w:pStyle w:val="footnote"/>
      </w:pPr>
      <w:r>
        <w:rPr>
          <w:rStyle w:val="FootnoteReference"/>
        </w:rPr>
        <w:footnoteRef/>
      </w:r>
      <w:r>
        <w:t xml:space="preserve"> Num. 16:32.</w:t>
      </w:r>
    </w:p>
  </w:footnote>
  <w:footnote w:id="617">
    <w:p w14:paraId="2CF28BB9" w14:textId="77777777" w:rsidR="00AE7891" w:rsidRDefault="00AE7891" w:rsidP="00704CAA">
      <w:pPr>
        <w:pStyle w:val="footnote"/>
      </w:pPr>
      <w:r>
        <w:rPr>
          <w:rStyle w:val="FootnoteReference"/>
        </w:rPr>
        <w:footnoteRef/>
      </w:r>
      <w:r>
        <w:t xml:space="preserve"> [JS] “did obeisance”. “bowed down to”.</w:t>
      </w:r>
    </w:p>
  </w:footnote>
  <w:footnote w:id="618">
    <w:p w14:paraId="6FE70515" w14:textId="77777777" w:rsidR="00AE7891" w:rsidRDefault="00AE7891" w:rsidP="00704CAA">
      <w:pPr>
        <w:pStyle w:val="footnote"/>
      </w:pPr>
      <w:r>
        <w:rPr>
          <w:rStyle w:val="FootnoteReference"/>
        </w:rPr>
        <w:footnoteRef/>
      </w:r>
      <w:r>
        <w:t xml:space="preserve"> [JS] or fearful, terrible.</w:t>
      </w:r>
    </w:p>
  </w:footnote>
  <w:footnote w:id="619">
    <w:p w14:paraId="0CBADE68" w14:textId="77777777" w:rsidR="00AE7891" w:rsidRDefault="00AE7891"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AE7891" w:rsidRDefault="00AE7891" w:rsidP="00704CAA">
      <w:pPr>
        <w:pStyle w:val="footnote"/>
      </w:pPr>
      <w:r>
        <w:rPr>
          <w:rStyle w:val="FootnoteReference"/>
        </w:rPr>
        <w:footnoteRef/>
      </w:r>
      <w:r>
        <w:t xml:space="preserve"> [JS] or, “destruction”</w:t>
      </w:r>
    </w:p>
  </w:footnote>
  <w:footnote w:id="621">
    <w:p w14:paraId="411EA2A0" w14:textId="77777777" w:rsidR="00AE7891" w:rsidRDefault="00AE7891" w:rsidP="00704CAA">
      <w:pPr>
        <w:pStyle w:val="footnote"/>
      </w:pPr>
      <w:r>
        <w:rPr>
          <w:rStyle w:val="FootnoteReference"/>
        </w:rPr>
        <w:footnoteRef/>
      </w:r>
      <w:r>
        <w:t xml:space="preserve"> [JS] or “the breach abated”</w:t>
      </w:r>
    </w:p>
  </w:footnote>
  <w:footnote w:id="622">
    <w:p w14:paraId="4F51BD8C" w14:textId="77777777" w:rsidR="00AE7891" w:rsidRDefault="00AE7891" w:rsidP="00704CAA">
      <w:pPr>
        <w:pStyle w:val="footnote"/>
      </w:pPr>
      <w:r>
        <w:rPr>
          <w:rStyle w:val="FootnoteReference"/>
        </w:rPr>
        <w:footnoteRef/>
      </w:r>
      <w:r>
        <w:t xml:space="preserve"> [JS] or “reckoned”</w:t>
      </w:r>
    </w:p>
  </w:footnote>
  <w:footnote w:id="623">
    <w:p w14:paraId="0DE19382" w14:textId="77777777" w:rsidR="00AE7891" w:rsidRDefault="00AE7891" w:rsidP="00704CAA">
      <w:pPr>
        <w:pStyle w:val="footnote"/>
      </w:pPr>
      <w:r>
        <w:rPr>
          <w:rStyle w:val="FootnoteReference"/>
        </w:rPr>
        <w:footnoteRef/>
      </w:r>
      <w:r>
        <w:t xml:space="preserve"> [JS] literally “mingled” and “works”</w:t>
      </w:r>
    </w:p>
  </w:footnote>
  <w:footnote w:id="624">
    <w:p w14:paraId="21E48811" w14:textId="77777777" w:rsidR="00AE7891" w:rsidRDefault="00AE7891" w:rsidP="00704CAA">
      <w:pPr>
        <w:pStyle w:val="footnote"/>
      </w:pPr>
      <w:r>
        <w:rPr>
          <w:rStyle w:val="FootnoteReference"/>
        </w:rPr>
        <w:footnoteRef/>
      </w:r>
      <w:r>
        <w:t xml:space="preserve"> [JS] or “give thanks to”, “thankfully confess with praise”</w:t>
      </w:r>
    </w:p>
  </w:footnote>
  <w:footnote w:id="625">
    <w:p w14:paraId="5744C399" w14:textId="77777777" w:rsidR="00AE7891" w:rsidRDefault="00AE7891" w:rsidP="00704CAA">
      <w:pPr>
        <w:pStyle w:val="footnote"/>
      </w:pPr>
      <w:r>
        <w:rPr>
          <w:rStyle w:val="FootnoteReference"/>
        </w:rPr>
        <w:footnoteRef/>
      </w:r>
      <w:r>
        <w:t xml:space="preserve"> [JS] or “age to age”</w:t>
      </w:r>
    </w:p>
  </w:footnote>
  <w:footnote w:id="626">
    <w:p w14:paraId="0410B31B" w14:textId="77777777" w:rsidR="00AE7891" w:rsidRDefault="00AE7891" w:rsidP="00704CAA">
      <w:pPr>
        <w:pStyle w:val="footnote"/>
      </w:pPr>
      <w:r>
        <w:rPr>
          <w:rStyle w:val="FootnoteReference"/>
        </w:rPr>
        <w:footnoteRef/>
      </w:r>
      <w:r>
        <w:t xml:space="preserve"> [JS] or “May it be! May it be” or “So be it! So be it!”</w:t>
      </w:r>
    </w:p>
  </w:footnote>
  <w:footnote w:id="627">
    <w:p w14:paraId="0FB3C337" w14:textId="77777777" w:rsidR="00AE7891" w:rsidRDefault="00AE7891" w:rsidP="00704CAA">
      <w:pPr>
        <w:pStyle w:val="footnote"/>
      </w:pPr>
      <w:r>
        <w:rPr>
          <w:rStyle w:val="FootnoteReference"/>
        </w:rPr>
        <w:footnoteRef/>
      </w:r>
      <w:r>
        <w:t xml:space="preserve"> [JS] or “give thanks to”, “thankfully confess with praise”</w:t>
      </w:r>
    </w:p>
  </w:footnote>
  <w:footnote w:id="628">
    <w:p w14:paraId="7E54D57E" w14:textId="77777777" w:rsidR="00AE7891" w:rsidRDefault="00AE7891" w:rsidP="00704CAA">
      <w:pPr>
        <w:pStyle w:val="footnote"/>
      </w:pPr>
      <w:r>
        <w:rPr>
          <w:rStyle w:val="FootnoteReference"/>
        </w:rPr>
        <w:footnoteRef/>
      </w:r>
      <w:r>
        <w:t xml:space="preserve"> [JS] NETS, Fr. Lazarus, and the Coptic have “sea”, others have “south”</w:t>
      </w:r>
    </w:p>
  </w:footnote>
  <w:footnote w:id="629">
    <w:p w14:paraId="178F2BAD" w14:textId="77777777" w:rsidR="00AE7891" w:rsidRDefault="00AE7891" w:rsidP="00704CAA">
      <w:pPr>
        <w:pStyle w:val="footnote"/>
      </w:pPr>
      <w:r>
        <w:rPr>
          <w:rStyle w:val="FootnoteReference"/>
        </w:rPr>
        <w:footnoteRef/>
      </w:r>
      <w:r>
        <w:t xml:space="preserve"> [JS] or “praise and thank”, “thankfully confess with praise”</w:t>
      </w:r>
    </w:p>
  </w:footnote>
  <w:footnote w:id="630">
    <w:p w14:paraId="6A8B4AB6" w14:textId="77777777" w:rsidR="00AE7891" w:rsidRDefault="00AE7891" w:rsidP="00704CAA">
      <w:pPr>
        <w:pStyle w:val="footnote"/>
      </w:pPr>
      <w:r>
        <w:rPr>
          <w:rStyle w:val="FootnoteReference"/>
        </w:rPr>
        <w:footnoteRef/>
      </w:r>
      <w:r>
        <w:t xml:space="preserve"> [JS] or “praise and thank”, “thankfully confess with praise.”</w:t>
      </w:r>
    </w:p>
  </w:footnote>
  <w:footnote w:id="631">
    <w:p w14:paraId="7CBE112A" w14:textId="77777777" w:rsidR="00AE7891" w:rsidRDefault="00AE7891" w:rsidP="00704CAA">
      <w:pPr>
        <w:pStyle w:val="footnote"/>
      </w:pPr>
      <w:r>
        <w:rPr>
          <w:rStyle w:val="FootnoteReference"/>
        </w:rPr>
        <w:footnoteRef/>
      </w:r>
      <w:r>
        <w:t xml:space="preserve"> [JS] or “He helped them out of the way of their iniquity”</w:t>
      </w:r>
    </w:p>
  </w:footnote>
  <w:footnote w:id="632">
    <w:p w14:paraId="22A56B6D" w14:textId="77777777" w:rsidR="00AE7891" w:rsidRDefault="00AE7891"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AE7891" w:rsidRDefault="00AE7891" w:rsidP="00704CAA">
      <w:pPr>
        <w:pStyle w:val="footnote"/>
      </w:pPr>
      <w:r>
        <w:rPr>
          <w:rStyle w:val="FootnoteReference"/>
        </w:rPr>
        <w:footnoteRef/>
      </w:r>
      <w:r>
        <w:t xml:space="preserve"> [JS] or “praise and thank”, “thankfully confess with praise”</w:t>
      </w:r>
    </w:p>
  </w:footnote>
  <w:footnote w:id="634">
    <w:p w14:paraId="6DE0266A" w14:textId="77777777" w:rsidR="00AE7891" w:rsidRDefault="00AE7891" w:rsidP="00704CAA">
      <w:pPr>
        <w:pStyle w:val="footnote"/>
      </w:pPr>
      <w:r>
        <w:rPr>
          <w:rStyle w:val="FootnoteReference"/>
        </w:rPr>
        <w:footnoteRef/>
      </w:r>
      <w:r>
        <w:t xml:space="preserve"> [JS] Fr. Lazarus has “all their skill was scuttled.”</w:t>
      </w:r>
    </w:p>
  </w:footnote>
  <w:footnote w:id="635">
    <w:p w14:paraId="4B2EAC84" w14:textId="77777777" w:rsidR="00AE7891" w:rsidRDefault="00AE7891" w:rsidP="00704CAA">
      <w:pPr>
        <w:pStyle w:val="footnote"/>
      </w:pPr>
      <w:r>
        <w:rPr>
          <w:rStyle w:val="FootnoteReference"/>
        </w:rPr>
        <w:footnoteRef/>
      </w:r>
      <w:r>
        <w:t xml:space="preserve"> [JS] or “praise and thank”, “thankfully confess with praise”</w:t>
      </w:r>
    </w:p>
  </w:footnote>
  <w:footnote w:id="636">
    <w:p w14:paraId="589D0F1B" w14:textId="77777777" w:rsidR="00AE7891" w:rsidRDefault="00AE7891"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AE7891" w:rsidRDefault="00AE7891" w:rsidP="00704CAA">
      <w:pPr>
        <w:pStyle w:val="footnote"/>
      </w:pPr>
      <w:r>
        <w:rPr>
          <w:rStyle w:val="FootnoteReference"/>
        </w:rPr>
        <w:footnoteRef/>
      </w:r>
      <w:r>
        <w:t xml:space="preserve"> [JS] NETS has, “make music”, OSB, “give praise”</w:t>
      </w:r>
    </w:p>
  </w:footnote>
  <w:footnote w:id="638">
    <w:p w14:paraId="2BBBBDB1" w14:textId="77777777" w:rsidR="00AE7891" w:rsidRDefault="00AE7891" w:rsidP="00704CAA">
      <w:pPr>
        <w:pStyle w:val="footnote"/>
      </w:pPr>
      <w:r>
        <w:rPr>
          <w:rStyle w:val="FootnoteReference"/>
        </w:rPr>
        <w:footnoteRef/>
      </w:r>
      <w:r>
        <w:t xml:space="preserve"> [JS] “thankfully confess You with praise”</w:t>
      </w:r>
    </w:p>
  </w:footnote>
  <w:footnote w:id="639">
    <w:p w14:paraId="5C6900D2" w14:textId="77777777" w:rsidR="00AE7891" w:rsidRDefault="00AE7891"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AE7891" w:rsidRDefault="00AE7891" w:rsidP="00704CAA">
      <w:pPr>
        <w:pStyle w:val="footnote"/>
      </w:pPr>
      <w:r>
        <w:rPr>
          <w:rStyle w:val="FootnoteReference"/>
        </w:rPr>
        <w:footnoteRef/>
      </w:r>
      <w:r>
        <w:t xml:space="preserve"> [JS] “holy place.”</w:t>
      </w:r>
    </w:p>
  </w:footnote>
  <w:footnote w:id="641">
    <w:p w14:paraId="25606447" w14:textId="77777777" w:rsidR="00AE7891" w:rsidRDefault="00AE7891" w:rsidP="00704CAA">
      <w:pPr>
        <w:pStyle w:val="footnote"/>
      </w:pPr>
      <w:r>
        <w:rPr>
          <w:rStyle w:val="FootnoteReference"/>
        </w:rPr>
        <w:footnoteRef/>
      </w:r>
      <w:r>
        <w:t xml:space="preserve"> See Psalm 59:10 and footnote.</w:t>
      </w:r>
    </w:p>
  </w:footnote>
  <w:footnote w:id="642">
    <w:p w14:paraId="7DF3C2CB" w14:textId="77777777" w:rsidR="00AE7891" w:rsidRDefault="00AE7891"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AE7891" w:rsidRDefault="00AE7891" w:rsidP="00704CAA">
      <w:pPr>
        <w:pStyle w:val="footnote"/>
      </w:pPr>
      <w:r>
        <w:rPr>
          <w:rStyle w:val="FootnoteReference"/>
        </w:rPr>
        <w:footnoteRef/>
      </w:r>
      <w:r>
        <w:t xml:space="preserve"> [JS] or “lawlessness”</w:t>
      </w:r>
    </w:p>
  </w:footnote>
  <w:footnote w:id="644">
    <w:p w14:paraId="0370D8B9" w14:textId="77777777" w:rsidR="00AE7891" w:rsidRDefault="00AE7891" w:rsidP="00704CAA">
      <w:pPr>
        <w:pStyle w:val="footnote"/>
      </w:pPr>
      <w:r>
        <w:rPr>
          <w:rStyle w:val="FootnoteReference"/>
        </w:rPr>
        <w:footnoteRef/>
      </w:r>
      <w:r>
        <w:t xml:space="preserve"> Cf. Num. 5:22.</w:t>
      </w:r>
    </w:p>
  </w:footnote>
  <w:footnote w:id="645">
    <w:p w14:paraId="1B36DB9E" w14:textId="77777777" w:rsidR="00AE7891" w:rsidRDefault="00AE7891" w:rsidP="00704CAA">
      <w:pPr>
        <w:pStyle w:val="footnote"/>
      </w:pPr>
      <w:r>
        <w:rPr>
          <w:rStyle w:val="FootnoteReference"/>
        </w:rPr>
        <w:footnoteRef/>
      </w:r>
      <w:r>
        <w:t xml:space="preserve"> Mt. 27:39.</w:t>
      </w:r>
    </w:p>
  </w:footnote>
  <w:footnote w:id="646">
    <w:p w14:paraId="22940EE6" w14:textId="77777777" w:rsidR="00AE7891" w:rsidRDefault="00AE7891" w:rsidP="00704CAA">
      <w:pPr>
        <w:pStyle w:val="footnote"/>
      </w:pPr>
      <w:r>
        <w:rPr>
          <w:rStyle w:val="FootnoteReference"/>
        </w:rPr>
        <w:footnoteRef/>
      </w:r>
      <w:r>
        <w:t xml:space="preserve"> [JS] or “give thanks to”. “thankfully confess with praise”</w:t>
      </w:r>
    </w:p>
  </w:footnote>
  <w:footnote w:id="647">
    <w:p w14:paraId="250C4082" w14:textId="77777777" w:rsidR="00AE7891" w:rsidRDefault="00AE7891"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AE7891" w:rsidRDefault="00AE7891"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AE7891" w:rsidRDefault="00AE7891" w:rsidP="00704CAA">
      <w:pPr>
        <w:pStyle w:val="footnote"/>
      </w:pPr>
      <w:r>
        <w:rPr>
          <w:rStyle w:val="FootnoteReference"/>
        </w:rPr>
        <w:footnoteRef/>
      </w:r>
      <w:r>
        <w:t xml:space="preserve"> [JS] “with You is the dominion/rule in the day of Your power”</w:t>
      </w:r>
    </w:p>
  </w:footnote>
  <w:footnote w:id="650">
    <w:p w14:paraId="04BA8F57" w14:textId="77777777" w:rsidR="00AE7891" w:rsidRDefault="00AE7891" w:rsidP="00704CAA">
      <w:pPr>
        <w:pStyle w:val="footnote"/>
      </w:pPr>
      <w:r>
        <w:rPr>
          <w:rStyle w:val="FootnoteReference"/>
        </w:rPr>
        <w:footnoteRef/>
      </w:r>
      <w:r>
        <w:t xml:space="preserve"> Cf. 1 Cor. 15:41-43.</w:t>
      </w:r>
    </w:p>
  </w:footnote>
  <w:footnote w:id="651">
    <w:p w14:paraId="0419BAA6" w14:textId="77777777" w:rsidR="00AE7891" w:rsidRDefault="00AE7891" w:rsidP="00704CAA">
      <w:pPr>
        <w:pStyle w:val="footnote"/>
      </w:pPr>
      <w:r>
        <w:rPr>
          <w:rStyle w:val="FootnoteReference"/>
        </w:rPr>
        <w:footnoteRef/>
      </w:r>
      <w:r>
        <w:t xml:space="preserve"> [JS] literally “morning star”</w:t>
      </w:r>
    </w:p>
  </w:footnote>
  <w:footnote w:id="652">
    <w:p w14:paraId="6A1A3510" w14:textId="77777777" w:rsidR="00AE7891" w:rsidRDefault="00AE7891"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AE7891" w:rsidRDefault="00AE7891" w:rsidP="00704CAA">
      <w:pPr>
        <w:pStyle w:val="footnote"/>
      </w:pPr>
      <w:r>
        <w:rPr>
          <w:rStyle w:val="FootnoteReference"/>
        </w:rPr>
        <w:footnoteRef/>
      </w:r>
      <w:r>
        <w:t xml:space="preserve"> [JS] Fr. Lazarus renders “repent” as “change His mind”</w:t>
      </w:r>
    </w:p>
  </w:footnote>
  <w:footnote w:id="654">
    <w:p w14:paraId="6A954099" w14:textId="77777777" w:rsidR="00AE7891" w:rsidRDefault="00AE7891" w:rsidP="00704CAA">
      <w:pPr>
        <w:pStyle w:val="footnote"/>
      </w:pPr>
      <w:r>
        <w:rPr>
          <w:rStyle w:val="FootnoteReference"/>
        </w:rPr>
        <w:footnoteRef/>
      </w:r>
      <w:r>
        <w:t xml:space="preserve"> Heb. 7:21.</w:t>
      </w:r>
    </w:p>
  </w:footnote>
  <w:footnote w:id="655">
    <w:p w14:paraId="7ADC21DE" w14:textId="77777777" w:rsidR="00AE7891" w:rsidRDefault="00AE7891"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AE7891" w:rsidRDefault="00AE7891" w:rsidP="00704CAA">
      <w:pPr>
        <w:pStyle w:val="footnote"/>
      </w:pPr>
      <w:r>
        <w:rPr>
          <w:rStyle w:val="FootnoteReference"/>
        </w:rPr>
        <w:footnoteRef/>
      </w:r>
      <w:r>
        <w:t xml:space="preserve"> [JS] or “give thanks,” or “thankfully confess with praise”</w:t>
      </w:r>
    </w:p>
  </w:footnote>
  <w:footnote w:id="657">
    <w:p w14:paraId="72BD2026" w14:textId="77777777" w:rsidR="00AE7891" w:rsidRDefault="00AE7891" w:rsidP="00704CAA">
      <w:pPr>
        <w:pStyle w:val="footnote"/>
      </w:pPr>
      <w:r>
        <w:rPr>
          <w:rStyle w:val="FootnoteReference"/>
        </w:rPr>
        <w:footnoteRef/>
      </w:r>
      <w:r>
        <w:t xml:space="preserve"> [JS] or “assembly”</w:t>
      </w:r>
    </w:p>
  </w:footnote>
  <w:footnote w:id="658">
    <w:p w14:paraId="5C873828" w14:textId="77777777" w:rsidR="00AE7891" w:rsidRDefault="00AE7891" w:rsidP="00704CAA">
      <w:pPr>
        <w:pStyle w:val="footnote"/>
      </w:pPr>
      <w:r>
        <w:rPr>
          <w:rStyle w:val="FootnoteReference"/>
        </w:rPr>
        <w:footnoteRef/>
      </w:r>
      <w:r>
        <w:t xml:space="preserve"> [JS] or “sought out in all things according to His will.”</w:t>
      </w:r>
    </w:p>
  </w:footnote>
  <w:footnote w:id="659">
    <w:p w14:paraId="4A82352A" w14:textId="77777777" w:rsidR="00AE7891" w:rsidRDefault="00AE7891" w:rsidP="00704CAA">
      <w:pPr>
        <w:pStyle w:val="footnote"/>
      </w:pPr>
      <w:r>
        <w:rPr>
          <w:rStyle w:val="FootnoteReference"/>
        </w:rPr>
        <w:footnoteRef/>
      </w:r>
      <w:r>
        <w:t xml:space="preserve"> [JS] or “thanksgiving,” or “thankful confession with praise”</w:t>
      </w:r>
    </w:p>
  </w:footnote>
  <w:footnote w:id="660">
    <w:p w14:paraId="003E75E9" w14:textId="77777777" w:rsidR="00AE7891" w:rsidRDefault="00AE7891"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AE7891" w:rsidRDefault="00AE7891" w:rsidP="00704CAA">
      <w:pPr>
        <w:pStyle w:val="footnote"/>
      </w:pPr>
      <w:r>
        <w:rPr>
          <w:rStyle w:val="FootnoteReference"/>
        </w:rPr>
        <w:footnoteRef/>
      </w:r>
      <w:r>
        <w:t xml:space="preserve"> Gen. 6:18; 9:9f; 15; 17; Ex. 19:5; Mk. 14:24; Lk. 22:20,29,30.</w:t>
      </w:r>
    </w:p>
  </w:footnote>
  <w:footnote w:id="662">
    <w:p w14:paraId="25E37270" w14:textId="77777777" w:rsidR="00AE7891" w:rsidRDefault="00AE7891" w:rsidP="00704CAA">
      <w:pPr>
        <w:pStyle w:val="footnote"/>
      </w:pPr>
      <w:r>
        <w:rPr>
          <w:rStyle w:val="FootnoteReference"/>
        </w:rPr>
        <w:footnoteRef/>
      </w:r>
      <w:r>
        <w:t xml:space="preserve"> [JS] or “awesome”, “terrible”</w:t>
      </w:r>
    </w:p>
  </w:footnote>
  <w:footnote w:id="663">
    <w:p w14:paraId="21A9EB43" w14:textId="77777777" w:rsidR="00AE7891" w:rsidRDefault="00AE7891"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AE7891" w:rsidRDefault="00AE7891"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AE7891" w:rsidRDefault="00AE7891" w:rsidP="00704CAA">
      <w:pPr>
        <w:pStyle w:val="footnote"/>
      </w:pPr>
      <w:r>
        <w:rPr>
          <w:rStyle w:val="FootnoteReference"/>
        </w:rPr>
        <w:footnoteRef/>
      </w:r>
      <w:r>
        <w:t xml:space="preserve"> [JS] or “endures forever and ever”</w:t>
      </w:r>
    </w:p>
  </w:footnote>
  <w:footnote w:id="666">
    <w:p w14:paraId="4732D835" w14:textId="77777777" w:rsidR="00AE7891" w:rsidRDefault="00AE7891" w:rsidP="00704CAA">
      <w:pPr>
        <w:pStyle w:val="footnote"/>
      </w:pPr>
      <w:r>
        <w:rPr>
          <w:rStyle w:val="FootnoteReference"/>
        </w:rPr>
        <w:footnoteRef/>
      </w:r>
      <w:r>
        <w:t xml:space="preserve"> [JS] or “dawned”</w:t>
      </w:r>
    </w:p>
  </w:footnote>
  <w:footnote w:id="667">
    <w:p w14:paraId="049D5215" w14:textId="77777777" w:rsidR="00AE7891" w:rsidRDefault="00AE7891" w:rsidP="00704CAA">
      <w:pPr>
        <w:pStyle w:val="footnote"/>
      </w:pPr>
      <w:r>
        <w:rPr>
          <w:rStyle w:val="FootnoteReference"/>
        </w:rPr>
        <w:footnoteRef/>
      </w:r>
      <w:r>
        <w:t xml:space="preserve"> [JS] NETS interprets this as “He scattered [His enemies]”</w:t>
      </w:r>
    </w:p>
  </w:footnote>
  <w:footnote w:id="668">
    <w:p w14:paraId="2262A787" w14:textId="77777777" w:rsidR="00AE7891" w:rsidRDefault="00AE7891" w:rsidP="00704CAA">
      <w:pPr>
        <w:pStyle w:val="footnote"/>
      </w:pPr>
      <w:r>
        <w:rPr>
          <w:rStyle w:val="FootnoteReference"/>
        </w:rPr>
        <w:footnoteRef/>
      </w:r>
      <w:r>
        <w:t xml:space="preserve"> [JS] or “contines forever and ever”</w:t>
      </w:r>
    </w:p>
  </w:footnote>
  <w:footnote w:id="669">
    <w:p w14:paraId="3DC1ACDA" w14:textId="77777777" w:rsidR="00AE7891" w:rsidRDefault="00AE7891" w:rsidP="00704CAA">
      <w:pPr>
        <w:pStyle w:val="footnote"/>
      </w:pPr>
      <w:r>
        <w:rPr>
          <w:rStyle w:val="FootnoteReference"/>
        </w:rPr>
        <w:footnoteRef/>
      </w:r>
      <w:r>
        <w:t xml:space="preserve"> [JS] or “he will be raised to power and glory.”</w:t>
      </w:r>
    </w:p>
  </w:footnote>
  <w:footnote w:id="670">
    <w:p w14:paraId="4A10F39F" w14:textId="77777777" w:rsidR="00AE7891" w:rsidRDefault="00AE7891"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AE7891" w:rsidRDefault="00AE7891"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AE7891" w:rsidRDefault="00AE7891"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AE7891" w:rsidRDefault="00AE7891" w:rsidP="00704CAA">
      <w:pPr>
        <w:pStyle w:val="footnote"/>
      </w:pPr>
      <w:r>
        <w:rPr>
          <w:rStyle w:val="FootnoteReference"/>
        </w:rPr>
        <w:footnoteRef/>
      </w:r>
      <w:r>
        <w:t xml:space="preserve"> Ex. 19:6; 29:43-46; Deut. 27:9; Is. 63:18,19; Jer. 2:3; 2 Cor. 6:16.</w:t>
      </w:r>
    </w:p>
  </w:footnote>
  <w:footnote w:id="674">
    <w:p w14:paraId="4ACA2EFF" w14:textId="77777777" w:rsidR="00AE7891" w:rsidRDefault="00AE7891"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AE7891" w:rsidRDefault="00AE7891"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AE7891" w:rsidRDefault="00AE7891" w:rsidP="00704CAA">
      <w:pPr>
        <w:pStyle w:val="footnote"/>
      </w:pPr>
      <w:r>
        <w:rPr>
          <w:rStyle w:val="FootnoteReference"/>
        </w:rPr>
        <w:footnoteRef/>
      </w:r>
      <w:r>
        <w:t xml:space="preserve"> [JS] or “presence”</w:t>
      </w:r>
    </w:p>
  </w:footnote>
  <w:footnote w:id="677">
    <w:p w14:paraId="263120E9" w14:textId="77777777" w:rsidR="00AE7891" w:rsidRDefault="00AE7891" w:rsidP="00704CAA">
      <w:pPr>
        <w:pStyle w:val="footnote"/>
      </w:pPr>
      <w:r>
        <w:rPr>
          <w:rStyle w:val="FootnoteReference"/>
        </w:rPr>
        <w:footnoteRef/>
      </w:r>
      <w:r>
        <w:t xml:space="preserve"> Cf. John 1:18; 3:13; Wisdom 18:16.</w:t>
      </w:r>
    </w:p>
  </w:footnote>
  <w:footnote w:id="678">
    <w:p w14:paraId="45C85546" w14:textId="77777777" w:rsidR="00AE7891" w:rsidRDefault="00AE7891"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AE7891" w:rsidRDefault="00AE7891" w:rsidP="00704CAA">
      <w:pPr>
        <w:pStyle w:val="footnote"/>
      </w:pPr>
      <w:r>
        <w:rPr>
          <w:rStyle w:val="FootnoteReference"/>
        </w:rPr>
        <w:footnoteRef/>
      </w:r>
      <w:r>
        <w:t xml:space="preserve"> [JS] or “from now and forevermore.”</w:t>
      </w:r>
    </w:p>
  </w:footnote>
  <w:footnote w:id="680">
    <w:p w14:paraId="0509066F" w14:textId="77777777" w:rsidR="00AE7891" w:rsidRDefault="00AE7891"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AE7891" w:rsidRDefault="00AE7891" w:rsidP="00704CAA">
      <w:pPr>
        <w:pStyle w:val="footnote"/>
      </w:pPr>
      <w:r>
        <w:rPr>
          <w:rStyle w:val="FootnoteReference"/>
        </w:rPr>
        <w:footnoteRef/>
      </w:r>
      <w:r>
        <w:t xml:space="preserve"> [JS] or “cry”</w:t>
      </w:r>
    </w:p>
  </w:footnote>
  <w:footnote w:id="682">
    <w:p w14:paraId="65517406" w14:textId="77777777" w:rsidR="00AE7891" w:rsidRDefault="00AE7891" w:rsidP="00704CAA">
      <w:pPr>
        <w:pStyle w:val="footnote"/>
      </w:pPr>
      <w:r>
        <w:rPr>
          <w:rStyle w:val="FootnoteReference"/>
        </w:rPr>
        <w:footnoteRef/>
      </w:r>
      <w:r>
        <w:t xml:space="preserve"> [JS] or “rescue”, i.e. “O Lord, rescue me!”</w:t>
      </w:r>
    </w:p>
  </w:footnote>
  <w:footnote w:id="683">
    <w:p w14:paraId="00DCFDCC" w14:textId="77777777" w:rsidR="00AE7891" w:rsidRDefault="00AE7891" w:rsidP="00704CAA">
      <w:pPr>
        <w:pStyle w:val="footnote"/>
      </w:pPr>
      <w:r>
        <w:rPr>
          <w:rStyle w:val="FootnoteReference"/>
        </w:rPr>
        <w:footnoteRef/>
      </w:r>
      <w:r>
        <w:t xml:space="preserve"> Or “life,” or “self.</w:t>
      </w:r>
    </w:p>
  </w:footnote>
  <w:footnote w:id="684">
    <w:p w14:paraId="39013900" w14:textId="77777777" w:rsidR="00AE7891" w:rsidRDefault="00AE7891" w:rsidP="00704CAA">
      <w:pPr>
        <w:pStyle w:val="footnote"/>
      </w:pPr>
      <w:r>
        <w:rPr>
          <w:rStyle w:val="FootnoteReference"/>
        </w:rPr>
        <w:footnoteRef/>
      </w:r>
      <w:r>
        <w:t xml:space="preserve"> cf. Heb. 4:10; Phil. 2:12; Mt. 11:28,29; Jer. 6:16.</w:t>
      </w:r>
    </w:p>
  </w:footnote>
  <w:footnote w:id="685">
    <w:p w14:paraId="7EF4902F" w14:textId="77777777" w:rsidR="00AE7891" w:rsidRDefault="00AE7891" w:rsidP="00704CAA">
      <w:pPr>
        <w:pStyle w:val="footnote"/>
      </w:pPr>
      <w:r>
        <w:rPr>
          <w:rStyle w:val="FootnoteReference"/>
        </w:rPr>
        <w:footnoteRef/>
      </w:r>
      <w:r>
        <w:t xml:space="preserve"> [JS] Fr. Lazarus has, “I will live to please the Lord”</w:t>
      </w:r>
    </w:p>
  </w:footnote>
  <w:footnote w:id="686">
    <w:p w14:paraId="074C68EB" w14:textId="77777777" w:rsidR="00AE7891" w:rsidRDefault="00AE7891" w:rsidP="00704CAA">
      <w:pPr>
        <w:pStyle w:val="footnote"/>
      </w:pPr>
      <w:r>
        <w:rPr>
          <w:rStyle w:val="FootnoteReference"/>
        </w:rPr>
        <w:footnoteRef/>
      </w:r>
      <w:r>
        <w:t xml:space="preserve"> 2 Cor. 4:13.</w:t>
      </w:r>
    </w:p>
  </w:footnote>
  <w:footnote w:id="687">
    <w:p w14:paraId="1961AD01" w14:textId="77777777" w:rsidR="00AE7891" w:rsidRDefault="00AE7891" w:rsidP="00704CAA">
      <w:pPr>
        <w:pStyle w:val="footnote"/>
      </w:pPr>
      <w:r>
        <w:rPr>
          <w:rStyle w:val="FootnoteReference"/>
        </w:rPr>
        <w:footnoteRef/>
      </w:r>
      <w:r>
        <w:t xml:space="preserve"> [JS] or “brought very low”</w:t>
      </w:r>
    </w:p>
  </w:footnote>
  <w:footnote w:id="688">
    <w:p w14:paraId="5336CA97" w14:textId="77777777" w:rsidR="00AE7891" w:rsidRDefault="00AE7891" w:rsidP="00704CAA">
      <w:pPr>
        <w:pStyle w:val="footnote"/>
      </w:pPr>
      <w:r>
        <w:rPr>
          <w:rStyle w:val="FootnoteReference"/>
        </w:rPr>
        <w:footnoteRef/>
      </w:r>
      <w:r>
        <w:t xml:space="preserve"> [JS] OSB has, “ecstasy,” Fr. Lazarus has “madness,” Brenton has “amazement.”</w:t>
      </w:r>
    </w:p>
  </w:footnote>
  <w:footnote w:id="689">
    <w:p w14:paraId="7806EAC7" w14:textId="77777777" w:rsidR="00AE7891" w:rsidRDefault="00AE7891" w:rsidP="00704CAA">
      <w:pPr>
        <w:pStyle w:val="footnote"/>
      </w:pPr>
      <w:r>
        <w:rPr>
          <w:rStyle w:val="FootnoteReference"/>
        </w:rPr>
        <w:footnoteRef/>
      </w:r>
      <w:r>
        <w:t xml:space="preserve"> [JS] NETS and OSB omit vs. 5.</w:t>
      </w:r>
    </w:p>
  </w:footnote>
  <w:footnote w:id="690">
    <w:p w14:paraId="3C69D206" w14:textId="77777777" w:rsidR="00AE7891" w:rsidRDefault="00AE7891" w:rsidP="00704CAA">
      <w:pPr>
        <w:pStyle w:val="footnote"/>
      </w:pPr>
      <w:r>
        <w:rPr>
          <w:rStyle w:val="FootnoteReference"/>
        </w:rPr>
        <w:footnoteRef/>
      </w:r>
      <w:r>
        <w:t xml:space="preserve"> [JS] literally, “holy ones.”</w:t>
      </w:r>
    </w:p>
  </w:footnote>
  <w:footnote w:id="691">
    <w:p w14:paraId="42AB023A" w14:textId="77777777" w:rsidR="00AE7891" w:rsidRDefault="00AE7891"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AE7891" w:rsidRDefault="00AE7891" w:rsidP="00704CAA">
      <w:pPr>
        <w:pStyle w:val="footnote"/>
      </w:pPr>
      <w:r>
        <w:rPr>
          <w:rStyle w:val="FootnoteReference"/>
        </w:rPr>
        <w:footnoteRef/>
      </w:r>
      <w:r>
        <w:t xml:space="preserve"> [JS] litearlly, “slave”.</w:t>
      </w:r>
    </w:p>
  </w:footnote>
  <w:footnote w:id="693">
    <w:p w14:paraId="3AA5172C" w14:textId="77777777" w:rsidR="00AE7891" w:rsidRDefault="00AE7891" w:rsidP="00704CAA">
      <w:pPr>
        <w:pStyle w:val="footnote"/>
      </w:pPr>
      <w:r>
        <w:rPr>
          <w:rStyle w:val="FootnoteReference"/>
        </w:rPr>
        <w:footnoteRef/>
      </w:r>
      <w:r>
        <w:t xml:space="preserve"> [JS] [] lacking in NETS and OSB.</w:t>
      </w:r>
    </w:p>
  </w:footnote>
  <w:footnote w:id="694">
    <w:p w14:paraId="6A76C09C" w14:textId="77777777" w:rsidR="00AE7891" w:rsidRDefault="00AE7891" w:rsidP="00704CAA">
      <w:pPr>
        <w:pStyle w:val="footnote"/>
      </w:pPr>
      <w:r>
        <w:rPr>
          <w:rStyle w:val="FootnoteReference"/>
        </w:rPr>
        <w:footnoteRef/>
      </w:r>
      <w:r>
        <w:t xml:space="preserve"> Rom. 15:11.</w:t>
      </w:r>
    </w:p>
  </w:footnote>
  <w:footnote w:id="695">
    <w:p w14:paraId="68C80167" w14:textId="77777777" w:rsidR="00AE7891" w:rsidRDefault="00AE7891"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AE7891" w:rsidRDefault="00AE7891" w:rsidP="00704CAA">
      <w:pPr>
        <w:pStyle w:val="footnote"/>
      </w:pPr>
      <w:r>
        <w:rPr>
          <w:rStyle w:val="FootnoteReference"/>
        </w:rPr>
        <w:footnoteRef/>
      </w:r>
      <w:r>
        <w:t xml:space="preserve"> [JS] “thankfully confess the Lord with praise,” here and throughout</w:t>
      </w:r>
    </w:p>
  </w:footnote>
  <w:footnote w:id="697">
    <w:p w14:paraId="56D602AB" w14:textId="77777777" w:rsidR="00AE7891" w:rsidRDefault="00AE7891"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AE7891" w:rsidRPr="00C544D6" w:rsidRDefault="00AE7891" w:rsidP="00704CAA">
      <w:pPr>
        <w:pStyle w:val="footnote"/>
      </w:pPr>
      <w:r w:rsidRPr="00C544D6">
        <w:rPr>
          <w:rStyle w:val="FootnoteReference"/>
        </w:rPr>
        <w:footnoteRef/>
      </w:r>
      <w:r w:rsidRPr="00C544D6">
        <w:t xml:space="preserve"> Heb. 13:6.</w:t>
      </w:r>
    </w:p>
  </w:footnote>
  <w:footnote w:id="699">
    <w:p w14:paraId="5D0FEE98" w14:textId="77777777" w:rsidR="00AE7891" w:rsidRDefault="00AE7891" w:rsidP="00704CAA">
      <w:pPr>
        <w:pStyle w:val="footnote"/>
      </w:pPr>
      <w:r>
        <w:rPr>
          <w:rStyle w:val="FootnoteReference"/>
        </w:rPr>
        <w:footnoteRef/>
      </w:r>
      <w:r>
        <w:t xml:space="preserve"> [JS] Fr. Lazarus has “see the fall of”</w:t>
      </w:r>
    </w:p>
  </w:footnote>
  <w:footnote w:id="700">
    <w:p w14:paraId="47411FC0" w14:textId="77777777" w:rsidR="00AE7891" w:rsidRDefault="00AE7891"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AE7891" w:rsidRDefault="00AE7891" w:rsidP="00704CAA">
      <w:pPr>
        <w:pStyle w:val="footnote"/>
      </w:pPr>
      <w:r>
        <w:rPr>
          <w:rStyle w:val="FootnoteReference"/>
        </w:rPr>
        <w:footnoteRef/>
      </w:r>
      <w:r>
        <w:t xml:space="preserve"> [JS] or “give thanks to”, “thankfully confess with praise”</w:t>
      </w:r>
    </w:p>
  </w:footnote>
  <w:footnote w:id="702">
    <w:p w14:paraId="4D0EB5F8" w14:textId="77777777" w:rsidR="00AE7891" w:rsidRDefault="00AE7891" w:rsidP="00704CAA">
      <w:pPr>
        <w:pStyle w:val="footnote"/>
      </w:pPr>
      <w:r>
        <w:rPr>
          <w:rStyle w:val="FootnoteReference"/>
        </w:rPr>
        <w:footnoteRef/>
      </w:r>
      <w:r>
        <w:t xml:space="preserve"> [JS] or “praise and thank,” “thankfully confess with praise”</w:t>
      </w:r>
    </w:p>
  </w:footnote>
  <w:footnote w:id="703">
    <w:p w14:paraId="4867BE6A" w14:textId="77777777" w:rsidR="00AE7891" w:rsidRDefault="00AE7891"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AE7891" w:rsidRDefault="00AE7891" w:rsidP="00704CAA">
      <w:pPr>
        <w:pStyle w:val="footnote"/>
      </w:pPr>
      <w:r>
        <w:rPr>
          <w:rStyle w:val="FootnoteReference"/>
        </w:rPr>
        <w:footnoteRef/>
      </w:r>
      <w:r>
        <w:t xml:space="preserve"> [JS] or “prosper us”</w:t>
      </w:r>
    </w:p>
  </w:footnote>
  <w:footnote w:id="705">
    <w:p w14:paraId="6B15A309" w14:textId="77777777" w:rsidR="00AE7891" w:rsidRDefault="00AE7891"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AE7891" w:rsidRDefault="00AE7891"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AE7891" w:rsidRDefault="00AE7891"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AE7891" w:rsidRDefault="00AE7891" w:rsidP="00704CAA">
      <w:pPr>
        <w:pStyle w:val="footnote"/>
      </w:pPr>
      <w:r>
        <w:rPr>
          <w:rStyle w:val="FootnoteReference"/>
        </w:rPr>
        <w:footnoteRef/>
      </w:r>
      <w:r>
        <w:t xml:space="preserve"> [JS] “thankfully confess You with praise”</w:t>
      </w:r>
    </w:p>
  </w:footnote>
  <w:footnote w:id="709">
    <w:p w14:paraId="6C5B9009" w14:textId="77777777" w:rsidR="00AE7891" w:rsidRDefault="00AE7891" w:rsidP="00704CAA">
      <w:pPr>
        <w:pStyle w:val="footnote"/>
      </w:pPr>
      <w:r>
        <w:rPr>
          <w:rStyle w:val="FootnoteReference"/>
        </w:rPr>
        <w:footnoteRef/>
      </w:r>
      <w:r>
        <w:t xml:space="preserve"> [JS] “thankfully confess You with praise”</w:t>
      </w:r>
    </w:p>
  </w:footnote>
  <w:footnote w:id="710">
    <w:p w14:paraId="0FB1A1E8" w14:textId="77777777" w:rsidR="00AE7891" w:rsidRDefault="00AE7891"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AE7891" w:rsidRDefault="00AE7891" w:rsidP="00704CAA">
      <w:pPr>
        <w:pStyle w:val="footnote"/>
      </w:pPr>
      <w:r>
        <w:rPr>
          <w:rStyle w:val="FootnoteReference"/>
        </w:rPr>
        <w:footnoteRef/>
      </w:r>
      <w:r>
        <w:t xml:space="preserve"> Rom. 10:5; Gal. 3:12; Lev. 18:5; Luke 10:25-28.</w:t>
      </w:r>
    </w:p>
  </w:footnote>
  <w:footnote w:id="712">
    <w:p w14:paraId="1EF5EAAA" w14:textId="77777777" w:rsidR="00AE7891" w:rsidRDefault="00AE7891"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AE7891" w:rsidRDefault="00AE7891"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AE7891" w:rsidRDefault="00AE7891"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AE7891" w:rsidRDefault="00AE7891"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AE7891" w:rsidRDefault="00AE7891" w:rsidP="00704CAA">
      <w:pPr>
        <w:pStyle w:val="footnote"/>
      </w:pPr>
      <w:r>
        <w:rPr>
          <w:rStyle w:val="FootnoteReference"/>
        </w:rPr>
        <w:footnoteRef/>
      </w:r>
      <w:r>
        <w:t xml:space="preserve"> [JS] or “sayings,” or “teachings”</w:t>
      </w:r>
    </w:p>
  </w:footnote>
  <w:footnote w:id="717">
    <w:p w14:paraId="6D49B268" w14:textId="77777777" w:rsidR="00AE7891" w:rsidRDefault="00AE7891" w:rsidP="00704CAA">
      <w:pPr>
        <w:pStyle w:val="footnote"/>
      </w:pPr>
      <w:r>
        <w:rPr>
          <w:rStyle w:val="FootnoteReference"/>
        </w:rPr>
        <w:footnoteRef/>
      </w:r>
      <w:r>
        <w:t xml:space="preserve"> [JS] Fr. Athanasius has, “repaly,” Brenton has “recompense”</w:t>
      </w:r>
    </w:p>
  </w:footnote>
  <w:footnote w:id="718">
    <w:p w14:paraId="3F4E21CA" w14:textId="77777777" w:rsidR="00AE7891" w:rsidRDefault="00AE7891"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AE7891" w:rsidRDefault="00AE7891"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AE7891" w:rsidRDefault="00AE7891"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AE7891" w:rsidRDefault="00AE7891"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AE7891" w:rsidRDefault="00AE7891" w:rsidP="00704CAA">
      <w:pPr>
        <w:pStyle w:val="footnote"/>
      </w:pPr>
      <w:r>
        <w:rPr>
          <w:rStyle w:val="FootnoteReference"/>
        </w:rPr>
        <w:footnoteRef/>
      </w:r>
      <w:r>
        <w:t xml:space="preserve"> [JS] or “establish,” “confirm”</w:t>
      </w:r>
    </w:p>
  </w:footnote>
  <w:footnote w:id="723">
    <w:p w14:paraId="7016EE01" w14:textId="77777777" w:rsidR="00AE7891" w:rsidRDefault="00AE7891" w:rsidP="00704CAA">
      <w:pPr>
        <w:pStyle w:val="footnote"/>
      </w:pPr>
      <w:r>
        <w:rPr>
          <w:rStyle w:val="FootnoteReference"/>
        </w:rPr>
        <w:footnoteRef/>
      </w:r>
      <w:r>
        <w:t xml:space="preserve"> [JS] or “covetousness”</w:t>
      </w:r>
    </w:p>
  </w:footnote>
  <w:footnote w:id="724">
    <w:p w14:paraId="3AB589AF" w14:textId="77777777" w:rsidR="00AE7891" w:rsidRDefault="00AE7891"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AE7891" w:rsidRDefault="00AE7891"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AE7891" w:rsidRDefault="00AE7891"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AE7891" w:rsidRDefault="00AE7891"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AE7891" w:rsidRDefault="00AE7891"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AE7891" w:rsidRDefault="00AE7891" w:rsidP="00704CAA">
      <w:pPr>
        <w:pStyle w:val="footnote"/>
      </w:pPr>
      <w:r>
        <w:rPr>
          <w:rStyle w:val="FootnoteReference"/>
        </w:rPr>
        <w:footnoteRef/>
      </w:r>
      <w:r>
        <w:t xml:space="preserve"> [JS] or “thank,” “thankfully confess You with praise”</w:t>
      </w:r>
    </w:p>
  </w:footnote>
  <w:footnote w:id="730">
    <w:p w14:paraId="7A133E63" w14:textId="77777777" w:rsidR="00AE7891" w:rsidRDefault="00AE7891"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AE7891" w:rsidRDefault="00AE7891" w:rsidP="00704CAA">
      <w:pPr>
        <w:pStyle w:val="footnote"/>
      </w:pPr>
      <w:r>
        <w:rPr>
          <w:rStyle w:val="FootnoteReference"/>
        </w:rPr>
        <w:footnoteRef/>
      </w:r>
      <w:r>
        <w:t xml:space="preserve"> Curdled with scorn, anger and fear.</w:t>
      </w:r>
    </w:p>
  </w:footnote>
  <w:footnote w:id="732">
    <w:p w14:paraId="63630B8F" w14:textId="77777777" w:rsidR="00AE7891" w:rsidRDefault="00AE7891"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AE7891" w:rsidRDefault="00AE7891"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AE7891" w:rsidRDefault="00AE7891" w:rsidP="00704CAA">
      <w:pPr>
        <w:pStyle w:val="footnote"/>
      </w:pPr>
      <w:r>
        <w:rPr>
          <w:rStyle w:val="FootnoteReference"/>
        </w:rPr>
        <w:footnoteRef/>
      </w:r>
      <w:r>
        <w:t xml:space="preserve"> [JS] i.e. my eyes were straigned looking for your word.</w:t>
      </w:r>
    </w:p>
  </w:footnote>
  <w:footnote w:id="735">
    <w:p w14:paraId="7FC6C490" w14:textId="77777777" w:rsidR="00AE7891" w:rsidRDefault="00AE7891"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AE7891" w:rsidRDefault="00AE7891"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AE7891" w:rsidRDefault="00AE7891" w:rsidP="00704CAA">
      <w:pPr>
        <w:pStyle w:val="footnote"/>
      </w:pPr>
      <w:r>
        <w:rPr>
          <w:rStyle w:val="FootnoteReference"/>
        </w:rPr>
        <w:footnoteRef/>
      </w:r>
      <w:r>
        <w:t xml:space="preserve"> [JS] revive, “give me life”</w:t>
      </w:r>
    </w:p>
  </w:footnote>
  <w:footnote w:id="738">
    <w:p w14:paraId="1F853481" w14:textId="77777777" w:rsidR="00AE7891" w:rsidRDefault="00AE7891" w:rsidP="00704CAA">
      <w:pPr>
        <w:pStyle w:val="footnote"/>
      </w:pPr>
      <w:r>
        <w:rPr>
          <w:rStyle w:val="FootnoteReference"/>
        </w:rPr>
        <w:footnoteRef/>
      </w:r>
      <w:r>
        <w:t xml:space="preserve"> [JS] “all things together”, i.e. “all the universe”</w:t>
      </w:r>
    </w:p>
  </w:footnote>
  <w:footnote w:id="739">
    <w:p w14:paraId="543C0AC2" w14:textId="77777777" w:rsidR="00AE7891" w:rsidRDefault="00AE7891"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AE7891" w:rsidRDefault="00AE7891"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AE7891" w:rsidRDefault="00AE7891"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AE7891" w:rsidRDefault="00AE7891" w:rsidP="00704CAA">
      <w:pPr>
        <w:pStyle w:val="footnote"/>
      </w:pPr>
      <w:r>
        <w:rPr>
          <w:rStyle w:val="FootnoteReference"/>
        </w:rPr>
        <w:footnoteRef/>
      </w:r>
      <w:r>
        <w:t xml:space="preserve"> [JS] probably “forever for a reward”, rather than “for an eternal reward”</w:t>
      </w:r>
    </w:p>
  </w:footnote>
  <w:footnote w:id="743">
    <w:p w14:paraId="62CCD289" w14:textId="77777777" w:rsidR="00AE7891" w:rsidRDefault="00AE7891"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AE7891" w:rsidRDefault="00AE7891"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AE7891" w:rsidRDefault="00AE7891"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AE7891" w:rsidRDefault="00AE7891"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AE7891" w:rsidRDefault="00AE7891"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AE7891" w:rsidRDefault="00AE7891" w:rsidP="00704CAA">
      <w:pPr>
        <w:pStyle w:val="footnote"/>
      </w:pPr>
      <w:r>
        <w:rPr>
          <w:rStyle w:val="FootnoteReference"/>
        </w:rPr>
        <w:footnoteRef/>
      </w:r>
      <w:r>
        <w:t xml:space="preserve"> [JS] or “I directed myself towards”</w:t>
      </w:r>
    </w:p>
  </w:footnote>
  <w:footnote w:id="749">
    <w:p w14:paraId="7AA4F803" w14:textId="77777777" w:rsidR="00AE7891" w:rsidRDefault="00AE7891" w:rsidP="00704CAA">
      <w:pPr>
        <w:pStyle w:val="footnote"/>
      </w:pPr>
      <w:r>
        <w:rPr>
          <w:rStyle w:val="FootnoteReference"/>
        </w:rPr>
        <w:footnoteRef/>
      </w:r>
      <w:r>
        <w:t xml:space="preserve"> Cf. Lk. 24:27,32,45.</w:t>
      </w:r>
    </w:p>
  </w:footnote>
  <w:footnote w:id="750">
    <w:p w14:paraId="25CB77BD" w14:textId="77777777" w:rsidR="00AE7891" w:rsidRDefault="00AE7891"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AE7891" w:rsidRDefault="00AE7891"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AE7891" w:rsidRDefault="00AE7891"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AE7891" w:rsidRDefault="00AE7891"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AE7891" w:rsidRDefault="00AE7891"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AE7891" w:rsidRDefault="00AE7891"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AE7891" w:rsidRDefault="00AE7891" w:rsidP="00704CAA">
      <w:pPr>
        <w:pStyle w:val="footnote"/>
      </w:pPr>
      <w:r>
        <w:rPr>
          <w:rStyle w:val="FootnoteReference"/>
        </w:rPr>
        <w:footnoteRef/>
      </w:r>
      <w:r>
        <w:t xml:space="preserve"> [JS] or “wickedness”</w:t>
      </w:r>
    </w:p>
  </w:footnote>
  <w:footnote w:id="757">
    <w:p w14:paraId="5B4CF2F0" w14:textId="77777777" w:rsidR="00AE7891" w:rsidRDefault="00AE7891" w:rsidP="00704CAA">
      <w:pPr>
        <w:pStyle w:val="footnote"/>
      </w:pPr>
      <w:r>
        <w:rPr>
          <w:rStyle w:val="FootnoteReference"/>
        </w:rPr>
        <w:footnoteRef/>
      </w:r>
      <w:r>
        <w:t xml:space="preserve"> Cf. Ps. 110:10.</w:t>
      </w:r>
    </w:p>
  </w:footnote>
  <w:footnote w:id="758">
    <w:p w14:paraId="3210B748" w14:textId="77777777" w:rsidR="00AE7891" w:rsidRDefault="00AE7891"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AE7891" w:rsidRDefault="00AE7891" w:rsidP="00704CAA">
      <w:pPr>
        <w:pStyle w:val="footnote"/>
      </w:pPr>
      <w:r>
        <w:rPr>
          <w:rStyle w:val="FootnoteReference"/>
        </w:rPr>
        <w:footnoteRef/>
      </w:r>
      <w:r>
        <w:t xml:space="preserve"> [JS] Coptic has, “Name”.</w:t>
      </w:r>
    </w:p>
  </w:footnote>
  <w:footnote w:id="760">
    <w:p w14:paraId="2283E1D7" w14:textId="77777777" w:rsidR="00AE7891" w:rsidRDefault="00AE7891" w:rsidP="00704CAA">
      <w:pPr>
        <w:pStyle w:val="footnote"/>
      </w:pPr>
      <w:r>
        <w:rPr>
          <w:rStyle w:val="FootnoteReference"/>
        </w:rPr>
        <w:footnoteRef/>
      </w:r>
      <w:r>
        <w:t xml:space="preserve"> [JS] or “word,” or “teachings</w:t>
      </w:r>
    </w:p>
  </w:footnote>
  <w:footnote w:id="761">
    <w:p w14:paraId="387BB099" w14:textId="77777777" w:rsidR="00AE7891" w:rsidRDefault="00AE7891" w:rsidP="00704CAA">
      <w:pPr>
        <w:pStyle w:val="footnote"/>
      </w:pPr>
      <w:r>
        <w:rPr>
          <w:rStyle w:val="FootnoteReference"/>
        </w:rPr>
        <w:footnoteRef/>
      </w:r>
      <w:r>
        <w:t xml:space="preserve"> [JS] [] found in Coptic. See the First Hour of Tuesday of Holy Week.</w:t>
      </w:r>
    </w:p>
  </w:footnote>
  <w:footnote w:id="762">
    <w:p w14:paraId="7C32BFF6" w14:textId="77777777" w:rsidR="00AE7891" w:rsidRDefault="00AE7891"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AE7891" w:rsidRDefault="00AE7891"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AE7891" w:rsidRDefault="00AE7891" w:rsidP="00704CAA">
      <w:pPr>
        <w:pStyle w:val="footnote"/>
      </w:pPr>
      <w:r>
        <w:rPr>
          <w:rStyle w:val="FootnoteReference"/>
        </w:rPr>
        <w:footnoteRef/>
      </w:r>
      <w:r>
        <w:t xml:space="preserve"> Cf. Jeremiah 3:23. I look through the hills to their unseen Maker.</w:t>
      </w:r>
    </w:p>
  </w:footnote>
  <w:footnote w:id="765">
    <w:p w14:paraId="1876E7D4" w14:textId="77777777" w:rsidR="00AE7891" w:rsidRDefault="00AE7891"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AE7891" w:rsidRDefault="00AE7891"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AE7891" w:rsidRDefault="00AE7891"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AE7891" w:rsidRDefault="00AE7891" w:rsidP="00704CAA">
      <w:pPr>
        <w:pStyle w:val="footnote"/>
      </w:pPr>
      <w:r>
        <w:rPr>
          <w:rStyle w:val="FootnoteReference"/>
        </w:rPr>
        <w:footnoteRef/>
      </w:r>
      <w:r>
        <w:t xml:space="preserve"> [JS] or “thank and praise”, “thankfully confess with praise”</w:t>
      </w:r>
    </w:p>
  </w:footnote>
  <w:footnote w:id="769">
    <w:p w14:paraId="1FAE8E94" w14:textId="77777777" w:rsidR="00AE7891" w:rsidRDefault="00AE7891"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AE7891" w:rsidRDefault="00AE7891"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AE7891" w:rsidRDefault="00AE7891" w:rsidP="00704CAA">
      <w:pPr>
        <w:pStyle w:val="footnote"/>
      </w:pPr>
      <w:r>
        <w:rPr>
          <w:rStyle w:val="FootnoteReference"/>
        </w:rPr>
        <w:footnoteRef/>
      </w:r>
      <w:r>
        <w:t xml:space="preserve"> Hebrews 11:26; 13:13.</w:t>
      </w:r>
    </w:p>
  </w:footnote>
  <w:footnote w:id="772">
    <w:p w14:paraId="05D5FD0A" w14:textId="77777777" w:rsidR="00AE7891" w:rsidRDefault="00AE7891" w:rsidP="00704CAA">
      <w:pPr>
        <w:pStyle w:val="footnote"/>
      </w:pPr>
      <w:r>
        <w:rPr>
          <w:rStyle w:val="FootnoteReference"/>
        </w:rPr>
        <w:footnoteRef/>
      </w:r>
      <w:r>
        <w:t xml:space="preserve"> Heaven is here (Mt. 4:17; Lk. 17:21; Prov. 17:24).</w:t>
      </w:r>
    </w:p>
  </w:footnote>
  <w:footnote w:id="773">
    <w:p w14:paraId="7D59277F" w14:textId="77777777" w:rsidR="00AE7891" w:rsidRDefault="00AE7891" w:rsidP="00704CAA">
      <w:pPr>
        <w:pStyle w:val="footnote"/>
      </w:pPr>
      <w:r>
        <w:rPr>
          <w:rStyle w:val="FootnoteReference"/>
        </w:rPr>
        <w:footnoteRef/>
      </w:r>
      <w:r>
        <w:t xml:space="preserve"> [JS] Fr. Lazarus and NETS have “irresistible”, OSB has “overwhelming”</w:t>
      </w:r>
    </w:p>
  </w:footnote>
  <w:footnote w:id="774">
    <w:p w14:paraId="604D1C2F" w14:textId="77777777" w:rsidR="00AE7891" w:rsidRDefault="00AE7891" w:rsidP="00704CAA">
      <w:pPr>
        <w:pStyle w:val="footnote"/>
      </w:pPr>
      <w:r>
        <w:rPr>
          <w:rStyle w:val="FootnoteReference"/>
        </w:rPr>
        <w:footnoteRef/>
      </w:r>
      <w:r>
        <w:t xml:space="preserve"> [JS] or “evildoers”</w:t>
      </w:r>
    </w:p>
  </w:footnote>
  <w:footnote w:id="775">
    <w:p w14:paraId="093F2A64" w14:textId="77777777" w:rsidR="00AE7891" w:rsidRDefault="00AE7891" w:rsidP="00704CAA">
      <w:pPr>
        <w:pStyle w:val="footnote"/>
      </w:pPr>
      <w:r>
        <w:rPr>
          <w:rStyle w:val="FootnoteReference"/>
        </w:rPr>
        <w:footnoteRef/>
      </w:r>
      <w:r>
        <w:t xml:space="preserve"> [JS] Fr. Athanasius has, “the Lord has magnified His doings with them.”</w:t>
      </w:r>
    </w:p>
  </w:footnote>
  <w:footnote w:id="776">
    <w:p w14:paraId="574A06B5" w14:textId="77777777" w:rsidR="00AE7891" w:rsidRDefault="00AE7891"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AE7891" w:rsidRDefault="00AE7891"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AE7891" w:rsidRDefault="00AE7891" w:rsidP="00704CAA">
      <w:pPr>
        <w:pStyle w:val="footnote"/>
      </w:pPr>
      <w:r>
        <w:rPr>
          <w:rStyle w:val="FootnoteReference"/>
        </w:rPr>
        <w:footnoteRef/>
      </w:r>
      <w:r>
        <w:t xml:space="preserve"> [JS] “from your rest”, literally, “after sitting”</w:t>
      </w:r>
    </w:p>
  </w:footnote>
  <w:footnote w:id="779">
    <w:p w14:paraId="5C7D4D32" w14:textId="77777777" w:rsidR="00AE7891" w:rsidRDefault="00AE7891" w:rsidP="00704CAA">
      <w:pPr>
        <w:pStyle w:val="footnote"/>
      </w:pPr>
      <w:r>
        <w:rPr>
          <w:rStyle w:val="FootnoteReference"/>
        </w:rPr>
        <w:footnoteRef/>
      </w:r>
      <w:r>
        <w:t xml:space="preserve"> [JS] Fr. Athanasius has, “the children of those who have been awakened.”</w:t>
      </w:r>
    </w:p>
  </w:footnote>
  <w:footnote w:id="780">
    <w:p w14:paraId="4E0751D4" w14:textId="77777777" w:rsidR="00AE7891" w:rsidRDefault="00AE7891" w:rsidP="00704CAA">
      <w:pPr>
        <w:pStyle w:val="footnote"/>
      </w:pPr>
      <w:r>
        <w:rPr>
          <w:rStyle w:val="FootnoteReference"/>
        </w:rPr>
        <w:footnoteRef/>
      </w:r>
      <w:r>
        <w:t xml:space="preserve"> [JS] Fr. Lazarus has, “such exiles”</w:t>
      </w:r>
    </w:p>
  </w:footnote>
  <w:footnote w:id="781">
    <w:p w14:paraId="09DB039E" w14:textId="77777777" w:rsidR="00AE7891" w:rsidRDefault="00AE7891" w:rsidP="00704CAA">
      <w:pPr>
        <w:pStyle w:val="footnote"/>
      </w:pPr>
      <w:r>
        <w:rPr>
          <w:rStyle w:val="FootnoteReference"/>
        </w:rPr>
        <w:footnoteRef/>
      </w:r>
      <w:r>
        <w:t xml:space="preserve"> [JS] Fr. Athanasius has, “You will be blessed”</w:t>
      </w:r>
    </w:p>
  </w:footnote>
  <w:footnote w:id="782">
    <w:p w14:paraId="32267075" w14:textId="77777777" w:rsidR="00AE7891" w:rsidRDefault="00AE7891" w:rsidP="00704CAA">
      <w:pPr>
        <w:pStyle w:val="footnote"/>
      </w:pPr>
      <w:r>
        <w:rPr>
          <w:rStyle w:val="FootnoteReference"/>
        </w:rPr>
        <w:footnoteRef/>
      </w:r>
      <w:r>
        <w:t xml:space="preserve"> [JS] Fr. Athanasius has “the Lord will bless,” and “you will see the joys”</w:t>
      </w:r>
    </w:p>
  </w:footnote>
  <w:footnote w:id="783">
    <w:p w14:paraId="07B50ADB" w14:textId="77777777" w:rsidR="00AE7891" w:rsidRDefault="00AE7891"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AE7891" w:rsidRDefault="00AE7891"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AE7891" w:rsidRDefault="00AE7891" w:rsidP="00704CAA">
      <w:pPr>
        <w:pStyle w:val="footnote"/>
      </w:pPr>
      <w:r>
        <w:rPr>
          <w:rStyle w:val="FootnoteReference"/>
        </w:rPr>
        <w:footnoteRef/>
      </w:r>
      <w:r>
        <w:t xml:space="preserve"> [JS] or “lawlessness”</w:t>
      </w:r>
    </w:p>
  </w:footnote>
  <w:footnote w:id="786">
    <w:p w14:paraId="67C4030A" w14:textId="77777777" w:rsidR="00AE7891" w:rsidRDefault="00AE7891"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AE7891" w:rsidRDefault="00AE7891" w:rsidP="00704CAA">
      <w:pPr>
        <w:pStyle w:val="footnote"/>
      </w:pPr>
      <w:r>
        <w:rPr>
          <w:rStyle w:val="FootnoteReference"/>
        </w:rPr>
        <w:footnoteRef/>
      </w:r>
      <w:r>
        <w:t xml:space="preserve"> [JS] or “transgressions” or “acts of lawlessness”, throughout.</w:t>
      </w:r>
    </w:p>
  </w:footnote>
  <w:footnote w:id="788">
    <w:p w14:paraId="01546DD5" w14:textId="77777777" w:rsidR="00AE7891" w:rsidRDefault="00AE7891" w:rsidP="00704CAA">
      <w:pPr>
        <w:pStyle w:val="footnote"/>
      </w:pPr>
      <w:r>
        <w:rPr>
          <w:rStyle w:val="FootnoteReference"/>
        </w:rPr>
        <w:footnoteRef/>
      </w:r>
      <w:r>
        <w:t xml:space="preserve"> [JS] or “forgiveness”</w:t>
      </w:r>
    </w:p>
  </w:footnote>
  <w:footnote w:id="789">
    <w:p w14:paraId="1F064365" w14:textId="77777777" w:rsidR="00AE7891" w:rsidRDefault="00AE7891"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AE7891" w:rsidRDefault="00AE7891" w:rsidP="00704CAA">
      <w:pPr>
        <w:pStyle w:val="footnote"/>
      </w:pPr>
      <w:r>
        <w:rPr>
          <w:rStyle w:val="FootnoteReference"/>
        </w:rPr>
        <w:footnoteRef/>
      </w:r>
      <w:r>
        <w:t xml:space="preserve"> Cf. Titus 2:14.</w:t>
      </w:r>
    </w:p>
  </w:footnote>
  <w:footnote w:id="791">
    <w:p w14:paraId="12B3D57D" w14:textId="77777777" w:rsidR="00AE7891" w:rsidRDefault="00AE7891" w:rsidP="00704CAA">
      <w:pPr>
        <w:pStyle w:val="footnote"/>
      </w:pPr>
      <w:r>
        <w:rPr>
          <w:rStyle w:val="FootnoteReference"/>
        </w:rPr>
        <w:footnoteRef/>
      </w:r>
      <w:r>
        <w:t xml:space="preserve"> Prov. 29:1; 2 Kings 17:14; Neh. 9:16; Dt. 9:6.</w:t>
      </w:r>
    </w:p>
  </w:footnote>
  <w:footnote w:id="792">
    <w:p w14:paraId="1811E64B" w14:textId="77777777" w:rsidR="00AE7891" w:rsidRDefault="00AE7891" w:rsidP="00704CAA">
      <w:pPr>
        <w:pStyle w:val="footnote"/>
      </w:pPr>
      <w:r>
        <w:rPr>
          <w:rStyle w:val="FootnoteReference"/>
        </w:rPr>
        <w:footnoteRef/>
      </w:r>
      <w:r>
        <w:t xml:space="preserve"> [JS] literally “the tent of my house”</w:t>
      </w:r>
    </w:p>
  </w:footnote>
  <w:footnote w:id="793">
    <w:p w14:paraId="01BC8279" w14:textId="77777777" w:rsidR="00AE7891" w:rsidRDefault="00AE7891"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AE7891" w:rsidRDefault="00AE7891" w:rsidP="00704CAA">
      <w:pPr>
        <w:pStyle w:val="footnote"/>
      </w:pPr>
      <w:r>
        <w:rPr>
          <w:rStyle w:val="FootnoteReference"/>
        </w:rPr>
        <w:footnoteRef/>
      </w:r>
      <w:r>
        <w:t xml:space="preserve"> Cf. 1 Kings 6:21 (1 Sam. 6:21).</w:t>
      </w:r>
    </w:p>
  </w:footnote>
  <w:footnote w:id="795">
    <w:p w14:paraId="0F2A4FAB" w14:textId="77777777" w:rsidR="00AE7891" w:rsidRDefault="00AE7891" w:rsidP="00704CAA">
      <w:pPr>
        <w:pStyle w:val="footnote"/>
      </w:pPr>
      <w:r>
        <w:rPr>
          <w:rStyle w:val="FootnoteReference"/>
        </w:rPr>
        <w:footnoteRef/>
      </w:r>
      <w:r>
        <w:t xml:space="preserve"> [JS] “do obeisance”, i.e. literally “bow down”</w:t>
      </w:r>
    </w:p>
  </w:footnote>
  <w:footnote w:id="796">
    <w:p w14:paraId="653EFE5A" w14:textId="77777777" w:rsidR="00AE7891" w:rsidRDefault="00AE7891" w:rsidP="00704CAA">
      <w:pPr>
        <w:pStyle w:val="footnote"/>
      </w:pPr>
      <w:r>
        <w:rPr>
          <w:rStyle w:val="FootnoteReference"/>
        </w:rPr>
        <w:footnoteRef/>
      </w:r>
      <w:r>
        <w:t xml:space="preserve"> [JS] Fr. Lazarus has “resting-place”</w:t>
      </w:r>
    </w:p>
  </w:footnote>
  <w:footnote w:id="797">
    <w:p w14:paraId="3CB0BB7B" w14:textId="77777777" w:rsidR="00AE7891" w:rsidRDefault="00AE7891" w:rsidP="00704CAA">
      <w:pPr>
        <w:pStyle w:val="footnote"/>
      </w:pPr>
      <w:r>
        <w:rPr>
          <w:rStyle w:val="FootnoteReference"/>
        </w:rPr>
        <w:footnoteRef/>
      </w:r>
      <w:r>
        <w:t xml:space="preserve"> [JS] or “the ark of Your holiness”</w:t>
      </w:r>
    </w:p>
  </w:footnote>
  <w:footnote w:id="798">
    <w:p w14:paraId="63153007" w14:textId="77777777" w:rsidR="00AE7891" w:rsidRDefault="00AE7891" w:rsidP="00704CAA">
      <w:pPr>
        <w:pStyle w:val="footnote"/>
      </w:pPr>
      <w:r>
        <w:rPr>
          <w:rStyle w:val="FootnoteReference"/>
        </w:rPr>
        <w:footnoteRef/>
      </w:r>
      <w:r>
        <w:t xml:space="preserve"> Ps. 131:8-10 = 2 Chron. 6:41-42.</w:t>
      </w:r>
    </w:p>
  </w:footnote>
  <w:footnote w:id="799">
    <w:p w14:paraId="3EE06E49" w14:textId="77777777" w:rsidR="00AE7891" w:rsidRDefault="00AE7891" w:rsidP="00704CAA">
      <w:pPr>
        <w:pStyle w:val="footnote"/>
      </w:pPr>
      <w:r>
        <w:rPr>
          <w:rStyle w:val="FootnoteReference"/>
        </w:rPr>
        <w:footnoteRef/>
      </w:r>
      <w:r>
        <w:t xml:space="preserve"> I Chron. 17:11-14; Acts 2:30-33.</w:t>
      </w:r>
    </w:p>
  </w:footnote>
  <w:footnote w:id="800">
    <w:p w14:paraId="42F3B605" w14:textId="77777777" w:rsidR="00AE7891" w:rsidRDefault="00AE7891" w:rsidP="00704CAA">
      <w:pPr>
        <w:pStyle w:val="footnote"/>
      </w:pPr>
      <w:r>
        <w:rPr>
          <w:rStyle w:val="FootnoteReference"/>
        </w:rPr>
        <w:footnoteRef/>
      </w:r>
      <w:r>
        <w:t xml:space="preserve"> [JS] Coptic has “widow”.</w:t>
      </w:r>
    </w:p>
  </w:footnote>
  <w:footnote w:id="801">
    <w:p w14:paraId="1A9AACF1" w14:textId="77777777" w:rsidR="00AE7891" w:rsidRDefault="00AE7891" w:rsidP="00704CAA">
      <w:pPr>
        <w:pStyle w:val="footnote"/>
      </w:pPr>
      <w:r>
        <w:rPr>
          <w:rStyle w:val="FootnoteReference"/>
        </w:rPr>
        <w:footnoteRef/>
      </w:r>
      <w:r>
        <w:t xml:space="preserve"> [JS] or “rejoice with rejoicing”</w:t>
      </w:r>
    </w:p>
  </w:footnote>
  <w:footnote w:id="802">
    <w:p w14:paraId="3AE96C33" w14:textId="77777777" w:rsidR="00AE7891" w:rsidRDefault="00AE7891" w:rsidP="00704CAA">
      <w:pPr>
        <w:pStyle w:val="footnote"/>
      </w:pPr>
      <w:r>
        <w:rPr>
          <w:rStyle w:val="FootnoteReference"/>
        </w:rPr>
        <w:footnoteRef/>
      </w:r>
      <w:r>
        <w:t xml:space="preserve"> stock: </w:t>
      </w:r>
      <w:r w:rsidRPr="00783CA0">
        <w:rPr>
          <w:i/>
        </w:rPr>
        <w:t>lit</w:t>
      </w:r>
      <w:r>
        <w:t>. horn.</w:t>
      </w:r>
    </w:p>
  </w:footnote>
  <w:footnote w:id="803">
    <w:p w14:paraId="27E8A16B" w14:textId="77777777" w:rsidR="00AE7891" w:rsidRDefault="00AE7891"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AE7891" w:rsidRDefault="00AE7891"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AE7891" w:rsidRDefault="00AE7891"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AE7891" w:rsidRDefault="00AE7891"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AE7891" w:rsidRDefault="00AE7891" w:rsidP="00704CAA">
      <w:pPr>
        <w:pStyle w:val="footnote"/>
      </w:pPr>
      <w:r>
        <w:rPr>
          <w:rStyle w:val="FootnoteReference"/>
        </w:rPr>
        <w:footnoteRef/>
      </w:r>
      <w:r>
        <w:t xml:space="preserve"> [JS] literally, “slaves”</w:t>
      </w:r>
    </w:p>
  </w:footnote>
  <w:footnote w:id="808">
    <w:p w14:paraId="158F5E0F" w14:textId="77777777" w:rsidR="00AE7891" w:rsidRDefault="00AE7891"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AE7891" w:rsidRDefault="00AE7891" w:rsidP="00704CAA">
      <w:pPr>
        <w:pStyle w:val="footnote"/>
      </w:pPr>
      <w:r>
        <w:rPr>
          <w:rStyle w:val="FootnoteReference"/>
        </w:rPr>
        <w:footnoteRef/>
      </w:r>
      <w:r>
        <w:t xml:space="preserve"> Deut. 32:36.</w:t>
      </w:r>
    </w:p>
  </w:footnote>
  <w:footnote w:id="810">
    <w:p w14:paraId="0E72D9EE" w14:textId="77777777" w:rsidR="00AE7891" w:rsidRDefault="00AE7891" w:rsidP="00704CAA">
      <w:pPr>
        <w:pStyle w:val="footnote"/>
      </w:pPr>
      <w:r>
        <w:rPr>
          <w:rStyle w:val="FootnoteReference"/>
        </w:rPr>
        <w:footnoteRef/>
      </w:r>
      <w:r>
        <w:t xml:space="preserve"> [JS] [] lacking in all but OSB</w:t>
      </w:r>
    </w:p>
  </w:footnote>
  <w:footnote w:id="811">
    <w:p w14:paraId="671F363B" w14:textId="77777777" w:rsidR="00AE7891" w:rsidRDefault="00AE7891"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AE7891" w:rsidRDefault="00AE7891"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AE7891" w:rsidRDefault="00AE7891"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AE7891" w:rsidRDefault="00AE7891"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AE7891" w:rsidRDefault="00AE7891" w:rsidP="00704CAA">
      <w:pPr>
        <w:pStyle w:val="footnote"/>
      </w:pPr>
      <w:r>
        <w:rPr>
          <w:rStyle w:val="FootnoteReference"/>
        </w:rPr>
        <w:footnoteRef/>
      </w:r>
      <w:r>
        <w:t xml:space="preserve"> [JS] or “and shook of Pharaoh and his army into the Red sea,”</w:t>
      </w:r>
    </w:p>
  </w:footnote>
  <w:footnote w:id="816">
    <w:p w14:paraId="3F59DD13" w14:textId="77777777" w:rsidR="00AE7891" w:rsidRDefault="00AE7891" w:rsidP="00704CAA">
      <w:pPr>
        <w:pStyle w:val="footnote"/>
      </w:pPr>
      <w:r>
        <w:rPr>
          <w:rStyle w:val="FootnoteReference"/>
        </w:rPr>
        <w:footnoteRef/>
      </w:r>
      <w:r>
        <w:t xml:space="preserve"> [JS] or “slew”</w:t>
      </w:r>
    </w:p>
  </w:footnote>
  <w:footnote w:id="817">
    <w:p w14:paraId="7583087A" w14:textId="77777777" w:rsidR="00AE7891" w:rsidRDefault="00AE7891"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AE7891" w:rsidRDefault="00AE7891"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AE7891" w:rsidRDefault="00AE7891" w:rsidP="00704CAA">
      <w:pPr>
        <w:pStyle w:val="footnote"/>
      </w:pPr>
      <w:r>
        <w:rPr>
          <w:rStyle w:val="FootnoteReference"/>
        </w:rPr>
        <w:footnoteRef/>
      </w:r>
      <w:r>
        <w:t xml:space="preserve"> See previous footnote.</w:t>
      </w:r>
    </w:p>
  </w:footnote>
  <w:footnote w:id="820">
    <w:p w14:paraId="0CAFD8C9" w14:textId="77777777" w:rsidR="00AE7891" w:rsidRDefault="00AE7891"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AE7891" w:rsidRDefault="00AE7891" w:rsidP="00704CAA">
      <w:pPr>
        <w:pStyle w:val="footnote"/>
      </w:pPr>
      <w:r>
        <w:rPr>
          <w:rStyle w:val="FootnoteReference"/>
        </w:rPr>
        <w:footnoteRef/>
      </w:r>
      <w:r>
        <w:t xml:space="preserve"> [JS] or “thank”, or “thankfully confess with praise”</w:t>
      </w:r>
    </w:p>
  </w:footnote>
  <w:footnote w:id="822">
    <w:p w14:paraId="458AF9FF" w14:textId="77777777" w:rsidR="00AE7891" w:rsidRDefault="00AE7891"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AE7891" w:rsidRDefault="00AE7891"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AE7891" w:rsidRDefault="00AE7891"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AE7891" w:rsidRDefault="00AE7891"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AE7891" w:rsidRDefault="00AE7891"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AE7891" w:rsidRDefault="00AE7891"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AE7891" w:rsidRDefault="00AE7891" w:rsidP="00704CAA">
      <w:pPr>
        <w:pStyle w:val="footnote"/>
      </w:pPr>
      <w:r>
        <w:rPr>
          <w:rStyle w:val="FootnoteReference"/>
        </w:rPr>
        <w:footnoteRef/>
      </w:r>
      <w:r>
        <w:t xml:space="preserve"> [JS] literally “those who are exalted” or “the high things”</w:t>
      </w:r>
    </w:p>
  </w:footnote>
  <w:footnote w:id="829">
    <w:p w14:paraId="792E0633" w14:textId="77777777" w:rsidR="00AE7891" w:rsidRDefault="00AE7891"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AE7891" w:rsidRDefault="00AE7891" w:rsidP="00704CAA">
      <w:pPr>
        <w:pStyle w:val="footnote"/>
      </w:pPr>
      <w:r>
        <w:rPr>
          <w:rStyle w:val="FootnoteReference"/>
        </w:rPr>
        <w:footnoteRef/>
      </w:r>
      <w:r>
        <w:t xml:space="preserve"> [JS] or “possess”</w:t>
      </w:r>
    </w:p>
  </w:footnote>
  <w:footnote w:id="831">
    <w:p w14:paraId="1B57A445" w14:textId="77777777" w:rsidR="00AE7891" w:rsidRDefault="00AE7891"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AE7891" w:rsidRDefault="00AE7891" w:rsidP="00704CAA">
      <w:pPr>
        <w:pStyle w:val="footnote"/>
      </w:pPr>
      <w:r>
        <w:rPr>
          <w:rStyle w:val="FootnoteReference"/>
        </w:rPr>
        <w:footnoteRef/>
      </w:r>
      <w:r>
        <w:t xml:space="preserve"> [JS] or “give thanks,” or “thankfully confess You with praise”</w:t>
      </w:r>
    </w:p>
  </w:footnote>
  <w:footnote w:id="833">
    <w:p w14:paraId="67B776F5" w14:textId="77777777" w:rsidR="00AE7891" w:rsidRDefault="00AE7891" w:rsidP="00704CAA">
      <w:pPr>
        <w:pStyle w:val="footnote"/>
      </w:pPr>
      <w:r>
        <w:rPr>
          <w:rStyle w:val="FootnoteReference"/>
        </w:rPr>
        <w:footnoteRef/>
      </w:r>
      <w:r>
        <w:t xml:space="preserve"> [JS] or “authorities” or “powers”</w:t>
      </w:r>
    </w:p>
  </w:footnote>
  <w:footnote w:id="834">
    <w:p w14:paraId="045B7D15" w14:textId="77777777" w:rsidR="00AE7891" w:rsidRDefault="00AE7891" w:rsidP="00704CAA">
      <w:pPr>
        <w:pStyle w:val="footnote"/>
      </w:pPr>
      <w:r>
        <w:rPr>
          <w:rStyle w:val="FootnoteReference"/>
        </w:rPr>
        <w:footnoteRef/>
      </w:r>
      <w:r>
        <w:t xml:space="preserve"> [JS] or “and do I not waste away because of my enemies?”</w:t>
      </w:r>
    </w:p>
  </w:footnote>
  <w:footnote w:id="835">
    <w:p w14:paraId="44DA4D92" w14:textId="77777777" w:rsidR="00AE7891" w:rsidRDefault="00AE7891" w:rsidP="00704CAA">
      <w:pPr>
        <w:pStyle w:val="footnote"/>
      </w:pPr>
      <w:r>
        <w:rPr>
          <w:rStyle w:val="FootnoteReference"/>
        </w:rPr>
        <w:footnoteRef/>
      </w:r>
      <w:r>
        <w:t xml:space="preserve"> [JS] or “way of iniquity”</w:t>
      </w:r>
    </w:p>
  </w:footnote>
  <w:footnote w:id="836">
    <w:p w14:paraId="05DEA3B3" w14:textId="77777777" w:rsidR="00AE7891" w:rsidRDefault="00AE7891" w:rsidP="00704CAA">
      <w:pPr>
        <w:pStyle w:val="footnote"/>
      </w:pPr>
      <w:r>
        <w:rPr>
          <w:rStyle w:val="FootnoteReference"/>
        </w:rPr>
        <w:footnoteRef/>
      </w:r>
      <w:r>
        <w:t xml:space="preserve"> ‘He gives songs in the night’ (Job. 35:10).</w:t>
      </w:r>
    </w:p>
  </w:footnote>
  <w:footnote w:id="837">
    <w:p w14:paraId="493AAC58" w14:textId="77777777" w:rsidR="00AE7891" w:rsidRDefault="00AE7891" w:rsidP="00704CAA">
      <w:pPr>
        <w:pStyle w:val="footnote"/>
      </w:pPr>
      <w:r>
        <w:rPr>
          <w:rStyle w:val="FootnoteReference"/>
        </w:rPr>
        <w:footnoteRef/>
      </w:r>
      <w:r>
        <w:t xml:space="preserve"> Literally “voice”</w:t>
      </w:r>
    </w:p>
  </w:footnote>
  <w:footnote w:id="838">
    <w:p w14:paraId="6AF28D26" w14:textId="77777777" w:rsidR="00AE7891" w:rsidRDefault="00AE7891" w:rsidP="00704CAA">
      <w:pPr>
        <w:pStyle w:val="footnote"/>
      </w:pPr>
      <w:r>
        <w:rPr>
          <w:rStyle w:val="FootnoteReference"/>
        </w:rPr>
        <w:footnoteRef/>
      </w:r>
      <w:r>
        <w:t xml:space="preserve"> [JS] or “praise,” or “give thanks to,” or “thankfully confess with praise”</w:t>
      </w:r>
    </w:p>
  </w:footnote>
  <w:footnote w:id="839">
    <w:p w14:paraId="761DDB32" w14:textId="77777777" w:rsidR="00AE7891" w:rsidRDefault="00AE7891" w:rsidP="00704CAA">
      <w:pPr>
        <w:pStyle w:val="footnote"/>
      </w:pPr>
      <w:r>
        <w:rPr>
          <w:rStyle w:val="FootnoteReference"/>
        </w:rPr>
        <w:footnoteRef/>
      </w:r>
      <w:r>
        <w:t xml:space="preserve"> [JS] or “Hades”.</w:t>
      </w:r>
    </w:p>
  </w:footnote>
  <w:footnote w:id="840">
    <w:p w14:paraId="726EF8AF" w14:textId="77777777" w:rsidR="00AE7891" w:rsidRDefault="00AE7891"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AE7891" w:rsidRDefault="00AE7891" w:rsidP="00704CAA">
      <w:pPr>
        <w:pStyle w:val="footnote"/>
      </w:pPr>
      <w:r>
        <w:rPr>
          <w:rStyle w:val="FootnoteReference"/>
        </w:rPr>
        <w:footnoteRef/>
      </w:r>
      <w:r>
        <w:t xml:space="preserve"> this way: the confession of Christ (2 Tim. 3:12).</w:t>
      </w:r>
    </w:p>
  </w:footnote>
  <w:footnote w:id="842">
    <w:p w14:paraId="171F27CE" w14:textId="77777777" w:rsidR="00AE7891" w:rsidRDefault="00AE7891" w:rsidP="00704CAA">
      <w:pPr>
        <w:pStyle w:val="footnote"/>
      </w:pPr>
      <w:r>
        <w:rPr>
          <w:rStyle w:val="FootnoteReference"/>
        </w:rPr>
        <w:footnoteRef/>
      </w:r>
      <w:r>
        <w:t xml:space="preserve"> [JS] or “praise” or “thive thanks to,” or “thankfully confess with praise”</w:t>
      </w:r>
    </w:p>
  </w:footnote>
  <w:footnote w:id="843">
    <w:p w14:paraId="2146C03C" w14:textId="77777777" w:rsidR="00AE7891" w:rsidRDefault="00AE7891" w:rsidP="00704CAA">
      <w:pPr>
        <w:pStyle w:val="footnote"/>
      </w:pPr>
      <w:r>
        <w:rPr>
          <w:rStyle w:val="FootnoteReference"/>
        </w:rPr>
        <w:footnoteRef/>
      </w:r>
      <w:r>
        <w:t xml:space="preserve"> These two lines are identical with Lamentations 3:6.</w:t>
      </w:r>
    </w:p>
  </w:footnote>
  <w:footnote w:id="844">
    <w:p w14:paraId="324992B1" w14:textId="77777777" w:rsidR="00AE7891" w:rsidRDefault="00AE7891" w:rsidP="00704CAA">
      <w:pPr>
        <w:pStyle w:val="footnote"/>
      </w:pPr>
      <w:r>
        <w:rPr>
          <w:rStyle w:val="FootnoteReference"/>
        </w:rPr>
        <w:footnoteRef/>
      </w:r>
      <w:r>
        <w:t xml:space="preserve"> Cf. Rev. 10:5; Ezek. 20:23,28,42; Deut. 32:14.</w:t>
      </w:r>
    </w:p>
  </w:footnote>
  <w:footnote w:id="845">
    <w:p w14:paraId="4B8D626C" w14:textId="77777777" w:rsidR="00AE7891" w:rsidRDefault="00AE7891"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AE7891" w:rsidRDefault="00AE7891"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AE7891" w:rsidRDefault="00AE7891"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AE7891" w:rsidRDefault="00AE7891" w:rsidP="00704CAA">
      <w:pPr>
        <w:pStyle w:val="footnote"/>
      </w:pPr>
      <w:r>
        <w:rPr>
          <w:rStyle w:val="FootnoteReference"/>
        </w:rPr>
        <w:footnoteRef/>
      </w:r>
      <w:r>
        <w:t xml:space="preserve"> [JS] or “gush forth”, “overflow”</w:t>
      </w:r>
    </w:p>
  </w:footnote>
  <w:footnote w:id="849">
    <w:p w14:paraId="4045CB15" w14:textId="77777777" w:rsidR="00AE7891" w:rsidRDefault="00AE7891"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AE7891" w:rsidRDefault="00AE7891" w:rsidP="00704CAA">
      <w:pPr>
        <w:pStyle w:val="footnote"/>
      </w:pPr>
      <w:r>
        <w:rPr>
          <w:rStyle w:val="FootnoteReference"/>
        </w:rPr>
        <w:footnoteRef/>
      </w:r>
      <w:r>
        <w:t xml:space="preserve"> [JS] literally “holy ones”</w:t>
      </w:r>
    </w:p>
  </w:footnote>
  <w:footnote w:id="851">
    <w:p w14:paraId="423A55DA" w14:textId="77777777" w:rsidR="00AE7891" w:rsidRDefault="00AE7891"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AE7891" w:rsidRDefault="00AE7891" w:rsidP="00704CAA">
      <w:pPr>
        <w:pStyle w:val="footnote"/>
      </w:pPr>
      <w:r>
        <w:rPr>
          <w:rStyle w:val="FootnoteReference"/>
        </w:rPr>
        <w:footnoteRef/>
      </w:r>
      <w:r>
        <w:t xml:space="preserve"> Cf. Ps. 145:2 with Ps. 103:33. Only verbs differ.</w:t>
      </w:r>
    </w:p>
  </w:footnote>
  <w:footnote w:id="853">
    <w:p w14:paraId="38AC6FE4" w14:textId="77777777" w:rsidR="00AE7891" w:rsidRDefault="00AE7891" w:rsidP="00704CAA">
      <w:pPr>
        <w:pStyle w:val="footnote"/>
      </w:pPr>
      <w:r>
        <w:rPr>
          <w:rStyle w:val="FootnoteReference"/>
        </w:rPr>
        <w:footnoteRef/>
      </w:r>
      <w:r>
        <w:t xml:space="preserve"> [JS] or “spirit”</w:t>
      </w:r>
    </w:p>
  </w:footnote>
  <w:footnote w:id="854">
    <w:p w14:paraId="4A4D4349" w14:textId="77777777" w:rsidR="00AE7891" w:rsidRDefault="00AE7891" w:rsidP="00704CAA">
      <w:pPr>
        <w:pStyle w:val="footnote"/>
      </w:pPr>
      <w:r>
        <w:rPr>
          <w:rStyle w:val="FootnoteReference"/>
        </w:rPr>
        <w:footnoteRef/>
      </w:r>
      <w:r>
        <w:t xml:space="preserve"> [JS] thoughts, or designs, plans, projects</w:t>
      </w:r>
    </w:p>
  </w:footnote>
  <w:footnote w:id="855">
    <w:p w14:paraId="111B2FF9" w14:textId="77777777" w:rsidR="00AE7891" w:rsidRDefault="00AE7891" w:rsidP="00704CAA">
      <w:pPr>
        <w:pStyle w:val="footnote"/>
      </w:pPr>
      <w:r>
        <w:rPr>
          <w:rStyle w:val="FootnoteReference"/>
        </w:rPr>
        <w:footnoteRef/>
      </w:r>
      <w:r>
        <w:t xml:space="preserve"> [JS] or “guards”</w:t>
      </w:r>
    </w:p>
  </w:footnote>
  <w:footnote w:id="856">
    <w:p w14:paraId="5B0C1EE0" w14:textId="77777777" w:rsidR="00AE7891" w:rsidRDefault="00AE7891" w:rsidP="00704CAA">
      <w:pPr>
        <w:pStyle w:val="footnote"/>
      </w:pPr>
      <w:r>
        <w:rPr>
          <w:rStyle w:val="FootnoteReference"/>
        </w:rPr>
        <w:footnoteRef/>
      </w:r>
      <w:r>
        <w:t xml:space="preserve"> [JS] or “frees the prisoners”</w:t>
      </w:r>
    </w:p>
  </w:footnote>
  <w:footnote w:id="857">
    <w:p w14:paraId="7B0952C9" w14:textId="77777777" w:rsidR="00AE7891" w:rsidRDefault="00AE7891" w:rsidP="00704CAA">
      <w:pPr>
        <w:pStyle w:val="footnote"/>
      </w:pPr>
      <w:r>
        <w:rPr>
          <w:rStyle w:val="FootnoteReference"/>
        </w:rPr>
        <w:footnoteRef/>
      </w:r>
      <w:r>
        <w:t xml:space="preserve"> [JS] or “bent”</w:t>
      </w:r>
    </w:p>
  </w:footnote>
  <w:footnote w:id="858">
    <w:p w14:paraId="2FB9D9F0" w14:textId="77777777" w:rsidR="00AE7891" w:rsidRDefault="00AE7891" w:rsidP="00704CAA">
      <w:pPr>
        <w:pStyle w:val="footnote"/>
      </w:pPr>
      <w:r>
        <w:rPr>
          <w:rStyle w:val="FootnoteReference"/>
        </w:rPr>
        <w:footnoteRef/>
      </w:r>
      <w:r>
        <w:t xml:space="preserve"> [JS] or “skill”</w:t>
      </w:r>
    </w:p>
  </w:footnote>
  <w:footnote w:id="859">
    <w:p w14:paraId="07EA9BD7" w14:textId="77777777" w:rsidR="00AE7891" w:rsidRDefault="00AE7891" w:rsidP="00704CAA">
      <w:pPr>
        <w:pStyle w:val="footnote"/>
      </w:pPr>
      <w:r>
        <w:rPr>
          <w:rStyle w:val="FootnoteReference"/>
        </w:rPr>
        <w:footnoteRef/>
      </w:r>
      <w:r>
        <w:t xml:space="preserve"> [JS] or “foreigners”</w:t>
      </w:r>
    </w:p>
  </w:footnote>
  <w:footnote w:id="860">
    <w:p w14:paraId="4E693DCD" w14:textId="77777777" w:rsidR="00AE7891" w:rsidRDefault="00AE7891" w:rsidP="00704CAA">
      <w:pPr>
        <w:pStyle w:val="footnote"/>
      </w:pPr>
      <w:r>
        <w:rPr>
          <w:rStyle w:val="FootnoteReference"/>
        </w:rPr>
        <w:footnoteRef/>
      </w:r>
      <w:r>
        <w:t xml:space="preserve"> [JS] or a psalm, or a melody</w:t>
      </w:r>
    </w:p>
  </w:footnote>
  <w:footnote w:id="861">
    <w:p w14:paraId="3674D23E" w14:textId="77777777" w:rsidR="00AE7891" w:rsidRDefault="00AE7891"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AE7891" w:rsidRDefault="00AE7891"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AE7891" w:rsidRDefault="00AE7891" w:rsidP="00704CAA">
      <w:pPr>
        <w:pStyle w:val="footnote"/>
      </w:pPr>
      <w:r>
        <w:rPr>
          <w:rStyle w:val="FootnoteReference"/>
        </w:rPr>
        <w:footnoteRef/>
      </w:r>
      <w:r>
        <w:t xml:space="preserve"> [JS] or word, or teaching</w:t>
      </w:r>
    </w:p>
  </w:footnote>
  <w:footnote w:id="864">
    <w:p w14:paraId="2CF34236" w14:textId="77777777" w:rsidR="00AE7891" w:rsidRDefault="00AE7891"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AE7891" w:rsidRDefault="00AE7891" w:rsidP="00704CAA">
      <w:pPr>
        <w:pStyle w:val="footnote"/>
      </w:pPr>
      <w:r>
        <w:rPr>
          <w:rStyle w:val="FootnoteReference"/>
        </w:rPr>
        <w:footnoteRef/>
      </w:r>
      <w:r>
        <w:t xml:space="preserve"> [JS] or “stormy wind”</w:t>
      </w:r>
    </w:p>
  </w:footnote>
  <w:footnote w:id="866">
    <w:p w14:paraId="2B981771" w14:textId="77777777" w:rsidR="00AE7891" w:rsidRDefault="00AE7891" w:rsidP="00704CAA">
      <w:pPr>
        <w:pStyle w:val="footnote"/>
      </w:pPr>
      <w:r>
        <w:rPr>
          <w:rStyle w:val="FootnoteReference"/>
        </w:rPr>
        <w:footnoteRef/>
      </w:r>
      <w:r>
        <w:t xml:space="preserve"> [JS] or “maidens,” or “unmarried women”</w:t>
      </w:r>
    </w:p>
  </w:footnote>
  <w:footnote w:id="867">
    <w:p w14:paraId="04C80253" w14:textId="77777777" w:rsidR="00AE7891" w:rsidRDefault="00AE7891"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AE7891" w:rsidRDefault="00AE7891" w:rsidP="00704CAA">
      <w:pPr>
        <w:pStyle w:val="footnote"/>
      </w:pPr>
      <w:r>
        <w:rPr>
          <w:rStyle w:val="FootnoteReference"/>
        </w:rPr>
        <w:footnoteRef/>
      </w:r>
      <w:r>
        <w:t xml:space="preserve"> [JS] literally, “And He will raise/exalt the horn of His people”</w:t>
      </w:r>
    </w:p>
  </w:footnote>
  <w:footnote w:id="869">
    <w:p w14:paraId="195ABFE0" w14:textId="77777777" w:rsidR="00AE7891" w:rsidRDefault="00AE7891" w:rsidP="00704CAA">
      <w:pPr>
        <w:pStyle w:val="footnote"/>
      </w:pPr>
      <w:r>
        <w:rPr>
          <w:rStyle w:val="FootnoteReference"/>
        </w:rPr>
        <w:footnoteRef/>
      </w:r>
      <w:r>
        <w:t xml:space="preserve"> [JS] “assembly”</w:t>
      </w:r>
    </w:p>
  </w:footnote>
  <w:footnote w:id="870">
    <w:p w14:paraId="497FB437" w14:textId="77777777" w:rsidR="00AE7891" w:rsidRDefault="00AE7891" w:rsidP="00704CAA">
      <w:pPr>
        <w:pStyle w:val="footnote"/>
      </w:pPr>
      <w:r>
        <w:rPr>
          <w:rStyle w:val="FootnoteReference"/>
        </w:rPr>
        <w:footnoteRef/>
      </w:r>
      <w:r>
        <w:t xml:space="preserve"> [JS] Coptic has “in the chorus”</w:t>
      </w:r>
    </w:p>
  </w:footnote>
  <w:footnote w:id="871">
    <w:p w14:paraId="43317287" w14:textId="77777777" w:rsidR="00AE7891" w:rsidRDefault="00AE7891" w:rsidP="00704CAA">
      <w:pPr>
        <w:pStyle w:val="footnote"/>
      </w:pPr>
      <w:r>
        <w:rPr>
          <w:rStyle w:val="FootnoteReference"/>
        </w:rPr>
        <w:footnoteRef/>
      </w:r>
      <w:r>
        <w:t xml:space="preserve"> [JS] Fr. Athanasius has “exalt,” See the Liturgy of Mesori 26)</w:t>
      </w:r>
    </w:p>
  </w:footnote>
  <w:footnote w:id="872">
    <w:p w14:paraId="5B0388FF" w14:textId="77777777" w:rsidR="00AE7891" w:rsidRDefault="00AE7891" w:rsidP="00704CAA">
      <w:pPr>
        <w:pStyle w:val="footnote"/>
      </w:pPr>
      <w:r>
        <w:rPr>
          <w:rStyle w:val="FootnoteReference"/>
        </w:rPr>
        <w:footnoteRef/>
      </w:r>
      <w:r>
        <w:t xml:space="preserve"> two-edged sword: praise which conquers Amalek (St. Chrysostom).</w:t>
      </w:r>
    </w:p>
  </w:footnote>
  <w:footnote w:id="873">
    <w:p w14:paraId="31AB8451" w14:textId="77777777" w:rsidR="00AE7891" w:rsidRDefault="00AE7891" w:rsidP="00704CAA">
      <w:pPr>
        <w:pStyle w:val="footnote"/>
      </w:pPr>
      <w:r>
        <w:rPr>
          <w:rStyle w:val="FootnoteReference"/>
        </w:rPr>
        <w:footnoteRef/>
      </w:r>
      <w:r>
        <w:t xml:space="preserve"> ‘Holiness of life is the mother of glory’ (St Theodoret).</w:t>
      </w:r>
    </w:p>
  </w:footnote>
  <w:footnote w:id="874">
    <w:p w14:paraId="1BFFDD90" w14:textId="77777777" w:rsidR="00AE7891" w:rsidRDefault="00AE7891" w:rsidP="00704CAA">
      <w:pPr>
        <w:pStyle w:val="footnote"/>
      </w:pPr>
      <w:r>
        <w:rPr>
          <w:rStyle w:val="FootnoteReference"/>
        </w:rPr>
        <w:footnoteRef/>
      </w:r>
      <w:r>
        <w:t xml:space="preserve"> [JS] variant reading, “harp and lyre”</w:t>
      </w:r>
    </w:p>
  </w:footnote>
  <w:footnote w:id="875">
    <w:p w14:paraId="41E39163" w14:textId="77777777" w:rsidR="00AE7891" w:rsidRDefault="00AE7891"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AE7891" w:rsidRDefault="00AE7891"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AE7891" w:rsidRDefault="00AE7891" w:rsidP="00865C59">
      <w:pPr>
        <w:pStyle w:val="footnote"/>
      </w:pPr>
      <w:r>
        <w:rPr>
          <w:rStyle w:val="FootnoteReference"/>
        </w:rPr>
        <w:footnoteRef/>
      </w:r>
      <w:r>
        <w:t xml:space="preserve"> Or “Spirit”</w:t>
      </w:r>
    </w:p>
  </w:footnote>
  <w:footnote w:id="878">
    <w:p w14:paraId="296DD30B" w14:textId="77777777" w:rsidR="00AE7891" w:rsidRDefault="00AE7891"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AE7891" w:rsidRDefault="00AE7891" w:rsidP="00344A59">
      <w:pPr>
        <w:pStyle w:val="footnote"/>
      </w:pPr>
      <w:r>
        <w:rPr>
          <w:rStyle w:val="FootnoteReference"/>
        </w:rPr>
        <w:footnoteRef/>
      </w:r>
      <w:r>
        <w:t xml:space="preserve"> The “alleluia” in each vs is inserted into each verse of the Psalm</w:t>
      </w:r>
    </w:p>
  </w:footnote>
  <w:footnote w:id="880">
    <w:p w14:paraId="1F1613E0" w14:textId="77777777" w:rsidR="00AE7891" w:rsidRDefault="00AE7891"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AE7891" w:rsidRDefault="00AE7891" w:rsidP="00A7333E">
      <w:pPr>
        <w:pStyle w:val="footnote"/>
      </w:pPr>
      <w:r>
        <w:rPr>
          <w:rStyle w:val="FootnoteReference"/>
        </w:rPr>
        <w:footnoteRef/>
      </w:r>
      <w:r>
        <w:t xml:space="preserve"> Do obiesance</w:t>
      </w:r>
    </w:p>
  </w:footnote>
  <w:footnote w:id="882">
    <w:p w14:paraId="109CBDA9" w14:textId="77777777" w:rsidR="00AE7891" w:rsidRDefault="00AE7891" w:rsidP="00A7333E">
      <w:pPr>
        <w:pStyle w:val="footnote"/>
      </w:pPr>
      <w:r>
        <w:rPr>
          <w:rStyle w:val="FootnoteReference"/>
        </w:rPr>
        <w:footnoteRef/>
      </w:r>
      <w:r>
        <w:t xml:space="preserve"> Literally, “horn”</w:t>
      </w:r>
    </w:p>
  </w:footnote>
  <w:footnote w:id="883">
    <w:p w14:paraId="6824A765" w14:textId="77777777" w:rsidR="00AE7891" w:rsidRDefault="00AE7891" w:rsidP="00A7333E">
      <w:pPr>
        <w:pStyle w:val="footnote"/>
      </w:pPr>
      <w:r>
        <w:rPr>
          <w:rStyle w:val="FootnoteReference"/>
        </w:rPr>
        <w:footnoteRef/>
      </w:r>
      <w:r>
        <w:t xml:space="preserve"> Or, “ways”</w:t>
      </w:r>
    </w:p>
  </w:footnote>
  <w:footnote w:id="884">
    <w:p w14:paraId="6136C7AC" w14:textId="77777777" w:rsidR="00AE7891" w:rsidRDefault="00AE7891" w:rsidP="00A7333E">
      <w:pPr>
        <w:pStyle w:val="footnote"/>
      </w:pPr>
      <w:r>
        <w:rPr>
          <w:rStyle w:val="FootnoteReference"/>
        </w:rPr>
        <w:footnoteRef/>
      </w:r>
      <w:r>
        <w:t xml:space="preserve"> Literally, “exalt the horn”</w:t>
      </w:r>
    </w:p>
  </w:footnote>
  <w:footnote w:id="885">
    <w:p w14:paraId="640045D3" w14:textId="27C5899B" w:rsidR="00AE7891" w:rsidRPr="00542C00" w:rsidRDefault="00AE7891"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AE7891" w:rsidRDefault="00AE7891" w:rsidP="00A7333E">
      <w:pPr>
        <w:pStyle w:val="footnote"/>
      </w:pPr>
      <w:r>
        <w:rPr>
          <w:rStyle w:val="FootnoteReference"/>
        </w:rPr>
        <w:footnoteRef/>
      </w:r>
      <w:r>
        <w:t xml:space="preserve"> Or “christs”</w:t>
      </w:r>
    </w:p>
  </w:footnote>
  <w:footnote w:id="887">
    <w:p w14:paraId="75E4F1BF" w14:textId="77777777" w:rsidR="00AE7891" w:rsidRDefault="00AE7891" w:rsidP="00A7333E">
      <w:pPr>
        <w:pStyle w:val="footnote"/>
      </w:pPr>
      <w:r>
        <w:rPr>
          <w:rStyle w:val="FootnoteReference"/>
        </w:rPr>
        <w:footnoteRef/>
      </w:r>
      <w:r>
        <w:t xml:space="preserve"> Or “workers of iniquity”</w:t>
      </w:r>
    </w:p>
  </w:footnote>
  <w:footnote w:id="888">
    <w:p w14:paraId="6B1B283E" w14:textId="77777777" w:rsidR="00AE7891" w:rsidRDefault="00AE7891"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AE7891" w:rsidRDefault="00AE7891" w:rsidP="00A7333E">
      <w:pPr>
        <w:pStyle w:val="footnote"/>
      </w:pPr>
      <w:r>
        <w:rPr>
          <w:rStyle w:val="FootnoteReference"/>
        </w:rPr>
        <w:footnoteRef/>
      </w:r>
      <w:r>
        <w:t xml:space="preserve"> or “blessing”</w:t>
      </w:r>
    </w:p>
  </w:footnote>
  <w:footnote w:id="890">
    <w:p w14:paraId="39CDECB8" w14:textId="77777777" w:rsidR="00AE7891" w:rsidRDefault="00AE7891" w:rsidP="00A7333E">
      <w:pPr>
        <w:pStyle w:val="footnote"/>
      </w:pPr>
      <w:r>
        <w:rPr>
          <w:rStyle w:val="FootnoteReference"/>
        </w:rPr>
        <w:footnoteRef/>
      </w:r>
      <w:r>
        <w:t xml:space="preserve"> Or “Thy holy Name we do utter”</w:t>
      </w:r>
    </w:p>
  </w:footnote>
  <w:footnote w:id="891">
    <w:p w14:paraId="2BFF308D" w14:textId="77777777" w:rsidR="00AE7891" w:rsidRDefault="00AE7891" w:rsidP="00A7333E">
      <w:pPr>
        <w:pStyle w:val="footnote"/>
      </w:pPr>
      <w:r>
        <w:rPr>
          <w:rStyle w:val="FootnoteReference"/>
        </w:rPr>
        <w:footnoteRef/>
      </w:r>
      <w:r>
        <w:t xml:space="preserve"> Or “May it be so, Lord!”</w:t>
      </w:r>
    </w:p>
  </w:footnote>
  <w:footnote w:id="892">
    <w:p w14:paraId="7211B02A" w14:textId="77777777" w:rsidR="00AE7891" w:rsidRDefault="00AE7891" w:rsidP="008A378B">
      <w:pPr>
        <w:pStyle w:val="footnote"/>
      </w:pPr>
      <w:r>
        <w:rPr>
          <w:rStyle w:val="FootnoteReference"/>
        </w:rPr>
        <w:footnoteRef/>
      </w:r>
      <w:r>
        <w:t xml:space="preserve"> Or “thankfully confess You with praise”</w:t>
      </w:r>
    </w:p>
  </w:footnote>
  <w:footnote w:id="893">
    <w:p w14:paraId="693B122B" w14:textId="28D696D4" w:rsidR="00AE7891" w:rsidRDefault="00AE7891"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AE7891" w:rsidRDefault="00AE7891" w:rsidP="00A7333E">
      <w:pPr>
        <w:pStyle w:val="footnote"/>
      </w:pPr>
      <w:r>
        <w:rPr>
          <w:rStyle w:val="FootnoteReference"/>
        </w:rPr>
        <w:footnoteRef/>
      </w:r>
      <w:r>
        <w:t xml:space="preserve"> Latria</w:t>
      </w:r>
    </w:p>
  </w:footnote>
  <w:footnote w:id="895">
    <w:p w14:paraId="6A1BE515" w14:textId="5E13A526" w:rsidR="00AE7891" w:rsidRDefault="00AE7891" w:rsidP="00426715">
      <w:pPr>
        <w:pStyle w:val="footnote"/>
      </w:pPr>
      <w:r>
        <w:rPr>
          <w:rStyle w:val="FootnoteReference"/>
        </w:rPr>
        <w:footnoteRef/>
      </w:r>
      <w:r>
        <w:t xml:space="preserve"> Or, “Sing a hymn to Him, and exalt Him beyond measure unto the ages.”</w:t>
      </w:r>
    </w:p>
  </w:footnote>
  <w:footnote w:id="896">
    <w:p w14:paraId="68D0AB21" w14:textId="61EA66CA" w:rsidR="00AE7891" w:rsidRDefault="00AE7891" w:rsidP="00426715">
      <w:pPr>
        <w:pStyle w:val="footnote"/>
      </w:pPr>
      <w:r>
        <w:rPr>
          <w:rStyle w:val="FootnoteReference"/>
        </w:rPr>
        <w:footnoteRef/>
      </w:r>
      <w:r>
        <w:t xml:space="preserve"> This verse is lacking in the Greek.</w:t>
      </w:r>
    </w:p>
  </w:footnote>
  <w:footnote w:id="897">
    <w:p w14:paraId="26544D11" w14:textId="10502CC8" w:rsidR="00AE7891" w:rsidRDefault="00AE7891"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AE7891" w:rsidRDefault="00AE7891" w:rsidP="007757C9">
      <w:pPr>
        <w:pStyle w:val="footnote"/>
      </w:pPr>
      <w:r>
        <w:rPr>
          <w:rStyle w:val="FootnoteReference"/>
        </w:rPr>
        <w:footnoteRef/>
      </w:r>
      <w:r>
        <w:t xml:space="preserve"> Greek has “sea-monsters”</w:t>
      </w:r>
    </w:p>
  </w:footnote>
  <w:footnote w:id="899">
    <w:p w14:paraId="0ECD7B50" w14:textId="7593729A" w:rsidR="00AE7891" w:rsidRDefault="00AE7891" w:rsidP="007757C9">
      <w:pPr>
        <w:pStyle w:val="footnote"/>
      </w:pPr>
      <w:r>
        <w:rPr>
          <w:rStyle w:val="FootnoteReference"/>
        </w:rPr>
        <w:footnoteRef/>
      </w:r>
      <w:r>
        <w:t xml:space="preserve"> [] not found in Gk.</w:t>
      </w:r>
    </w:p>
  </w:footnote>
  <w:footnote w:id="900">
    <w:p w14:paraId="0A00818E" w14:textId="6F9A1D3E" w:rsidR="00AE7891" w:rsidRDefault="00AE7891"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AE7891" w:rsidRDefault="00AE7891"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AE7891" w:rsidRDefault="00AE7891" w:rsidP="003758F4">
      <w:pPr>
        <w:pStyle w:val="footnote"/>
      </w:pPr>
      <w:r>
        <w:rPr>
          <w:rStyle w:val="FootnoteReference"/>
        </w:rPr>
        <w:footnoteRef/>
      </w:r>
      <w:r>
        <w:t xml:space="preserve"> Or, “Sing a hymn to Him, and exalt Him beyond measure unto the ages.”</w:t>
      </w:r>
    </w:p>
  </w:footnote>
  <w:footnote w:id="903">
    <w:p w14:paraId="3AF01027" w14:textId="77777777" w:rsidR="00AE7891" w:rsidRDefault="00AE7891"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AE7891" w:rsidRDefault="00AE7891" w:rsidP="003758F4">
      <w:pPr>
        <w:pStyle w:val="footnote"/>
      </w:pPr>
      <w:r>
        <w:rPr>
          <w:rStyle w:val="FootnoteReference"/>
        </w:rPr>
        <w:footnoteRef/>
      </w:r>
      <w:r>
        <w:t xml:space="preserve"> [] not found in Gk.</w:t>
      </w:r>
    </w:p>
  </w:footnote>
  <w:footnote w:id="905">
    <w:p w14:paraId="3D357C32" w14:textId="77777777" w:rsidR="00AE7891" w:rsidRDefault="00AE7891"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AE7891" w:rsidRPr="00FD7CBF" w:rsidRDefault="00AE7891"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AE7891" w:rsidRPr="00FD7CBF" w:rsidRDefault="00AE7891"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AE7891" w:rsidRDefault="00AE789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AE7891" w:rsidRDefault="00AE789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AE7891" w:rsidRPr="008D5F3D" w:rsidRDefault="00AE7891" w:rsidP="008D5F3D">
      <w:pPr>
        <w:pStyle w:val="footnote"/>
      </w:pPr>
      <w:r>
        <w:rPr>
          <w:rStyle w:val="FootnoteReference"/>
        </w:rPr>
        <w:footnoteRef/>
      </w:r>
      <w:r>
        <w:t xml:space="preserve"> [JS] Greek has “stars and light,” while Coptic has “stars of light”</w:t>
      </w:r>
    </w:p>
  </w:footnote>
  <w:footnote w:id="911">
    <w:p w14:paraId="6888EF75" w14:textId="7291EAAC" w:rsidR="00AE7891" w:rsidRDefault="00AE7891" w:rsidP="00A17656">
      <w:pPr>
        <w:pStyle w:val="footnote"/>
      </w:pPr>
      <w:r>
        <w:rPr>
          <w:rStyle w:val="FootnoteReference"/>
        </w:rPr>
        <w:footnoteRef/>
      </w:r>
      <w:r>
        <w:t xml:space="preserve"> [JS] Gk has “confession/praise of Him is in the earth and heaven”</w:t>
      </w:r>
    </w:p>
  </w:footnote>
  <w:footnote w:id="912">
    <w:p w14:paraId="0C9270F2" w14:textId="14BEF321" w:rsidR="00AE7891" w:rsidRDefault="00AE7891" w:rsidP="00A17656">
      <w:pPr>
        <w:pStyle w:val="footnote"/>
      </w:pPr>
      <w:r>
        <w:rPr>
          <w:rStyle w:val="FootnoteReference"/>
        </w:rPr>
        <w:footnoteRef/>
      </w:r>
      <w:r>
        <w:t xml:space="preserve"> [JS] literally, “And He will exalt the horn of His people”</w:t>
      </w:r>
    </w:p>
  </w:footnote>
  <w:footnote w:id="913">
    <w:p w14:paraId="2890F7AF" w14:textId="127DC52C" w:rsidR="00AE7891" w:rsidRDefault="00AE7891"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AE7891" w:rsidRDefault="00AE7891" w:rsidP="00680B91">
      <w:pPr>
        <w:pStyle w:val="footnote"/>
      </w:pPr>
      <w:r>
        <w:rPr>
          <w:rStyle w:val="FootnoteReference"/>
        </w:rPr>
        <w:footnoteRef/>
      </w:r>
      <w:r>
        <w:t xml:space="preserve"> Latria</w:t>
      </w:r>
    </w:p>
  </w:footnote>
  <w:footnote w:id="915">
    <w:p w14:paraId="690DC348" w14:textId="77777777" w:rsidR="00AE7891" w:rsidRDefault="00AE789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AE7891" w:rsidRDefault="00AE7891"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AE7891" w:rsidRDefault="00AE789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AE7891" w:rsidRDefault="00AE789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AE7891" w:rsidRDefault="00AE7891" w:rsidP="00E60591">
      <w:pPr>
        <w:pStyle w:val="footnote"/>
      </w:pPr>
      <w:r>
        <w:rPr>
          <w:rStyle w:val="FootnoteReference"/>
        </w:rPr>
        <w:footnoteRef/>
      </w:r>
      <w:r>
        <w:t xml:space="preserve"> Fr. Athanasius has “My soul shall make her boast in the Lord”</w:t>
      </w:r>
    </w:p>
  </w:footnote>
  <w:footnote w:id="920">
    <w:p w14:paraId="71668483" w14:textId="77777777" w:rsidR="00AE7891" w:rsidRDefault="00AE7891" w:rsidP="00E60591">
      <w:pPr>
        <w:pStyle w:val="footnote"/>
      </w:pPr>
      <w:r>
        <w:rPr>
          <w:rStyle w:val="FootnoteReference"/>
        </w:rPr>
        <w:footnoteRef/>
      </w:r>
      <w:r>
        <w:t xml:space="preserve"> 2 Sam. 6:2 (LXX).</w:t>
      </w:r>
    </w:p>
  </w:footnote>
  <w:footnote w:id="921">
    <w:p w14:paraId="04F68D8E" w14:textId="77777777" w:rsidR="00AE7891" w:rsidRDefault="00AE7891" w:rsidP="00E60591">
      <w:pPr>
        <w:pStyle w:val="footnote"/>
      </w:pPr>
      <w:r>
        <w:rPr>
          <w:rStyle w:val="FootnoteReference"/>
        </w:rPr>
        <w:footnoteRef/>
      </w:r>
      <w:r>
        <w:t xml:space="preserve"> [JS] or “appear” or “reveal Yourself”</w:t>
      </w:r>
    </w:p>
  </w:footnote>
  <w:footnote w:id="922">
    <w:p w14:paraId="01A143A7" w14:textId="77777777" w:rsidR="00AE7891" w:rsidRDefault="00AE7891" w:rsidP="00E60591">
      <w:pPr>
        <w:pStyle w:val="footnote"/>
      </w:pPr>
      <w:r>
        <w:rPr>
          <w:rStyle w:val="FootnoteReference"/>
        </w:rPr>
        <w:footnoteRef/>
      </w:r>
      <w:r>
        <w:t xml:space="preserve"> [JS] or “reveal Your face”.</w:t>
      </w:r>
    </w:p>
  </w:footnote>
  <w:footnote w:id="923">
    <w:p w14:paraId="22AD0096" w14:textId="77777777" w:rsidR="00AE7891" w:rsidRPr="004A3E27" w:rsidRDefault="00AE7891"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AE7891" w:rsidRDefault="00AE7891" w:rsidP="00E60591">
      <w:pPr>
        <w:pStyle w:val="footnote"/>
      </w:pPr>
      <w:r>
        <w:rPr>
          <w:rStyle w:val="FootnoteReference"/>
        </w:rPr>
        <w:footnoteRef/>
      </w:r>
      <w:r>
        <w:t xml:space="preserve"> [JS] literally “do obeisance”, i.e. “bow down to”</w:t>
      </w:r>
    </w:p>
  </w:footnote>
  <w:footnote w:id="925">
    <w:p w14:paraId="2630F597" w14:textId="77777777" w:rsidR="00AE7891" w:rsidRPr="004A3E27" w:rsidRDefault="00AE7891"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AE7891" w:rsidRDefault="00AE7891" w:rsidP="00E60591">
      <w:pPr>
        <w:pStyle w:val="footnote"/>
      </w:pPr>
      <w:r>
        <w:rPr>
          <w:rStyle w:val="FootnoteReference"/>
        </w:rPr>
        <w:footnoteRef/>
      </w:r>
      <w:r>
        <w:t xml:space="preserve"> [JS] or “beautifully situated”</w:t>
      </w:r>
    </w:p>
  </w:footnote>
  <w:footnote w:id="927">
    <w:p w14:paraId="270252A4" w14:textId="77777777" w:rsidR="00AE7891" w:rsidRPr="004A3E27" w:rsidRDefault="00AE7891"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AE7891" w:rsidRDefault="00AE7891"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AE7891" w:rsidRDefault="00AE7891" w:rsidP="00E60591">
      <w:pPr>
        <w:pStyle w:val="footnote"/>
      </w:pPr>
      <w:r>
        <w:rPr>
          <w:rStyle w:val="FootnoteReference"/>
        </w:rPr>
        <w:footnoteRef/>
      </w:r>
      <w:r>
        <w:t xml:space="preserve"> [JS] or “Mother Zion will say,”</w:t>
      </w:r>
    </w:p>
  </w:footnote>
  <w:footnote w:id="930">
    <w:p w14:paraId="33656AE4" w14:textId="77777777" w:rsidR="00AE7891" w:rsidRDefault="00AE7891" w:rsidP="00E60591">
      <w:pPr>
        <w:pStyle w:val="footnote"/>
      </w:pPr>
      <w:r>
        <w:rPr>
          <w:rStyle w:val="FootnoteReference"/>
        </w:rPr>
        <w:footnoteRef/>
      </w:r>
      <w:r>
        <w:t xml:space="preserve"> [JS] Coptic has, “that a man and a man dwelt in her”</w:t>
      </w:r>
    </w:p>
  </w:footnote>
  <w:footnote w:id="931">
    <w:p w14:paraId="54C279A1" w14:textId="77777777" w:rsidR="00AE7891" w:rsidRDefault="00AE7891" w:rsidP="00E60591">
      <w:pPr>
        <w:pStyle w:val="footnote"/>
      </w:pPr>
      <w:r>
        <w:rPr>
          <w:rStyle w:val="FootnoteReference"/>
        </w:rPr>
        <w:footnoteRef/>
      </w:r>
      <w:r>
        <w:t xml:space="preserve"> [JS] or “messengers”</w:t>
      </w:r>
    </w:p>
  </w:footnote>
  <w:footnote w:id="932">
    <w:p w14:paraId="43C0F64C" w14:textId="77777777" w:rsidR="00AE7891" w:rsidRDefault="00AE7891" w:rsidP="00E60591">
      <w:pPr>
        <w:pStyle w:val="footnote"/>
      </w:pPr>
      <w:r>
        <w:rPr>
          <w:rStyle w:val="FootnoteReference"/>
        </w:rPr>
        <w:footnoteRef/>
      </w:r>
      <w:r>
        <w:t xml:space="preserve"> [JS] Fr. Lazarus has “servants”</w:t>
      </w:r>
    </w:p>
  </w:footnote>
  <w:footnote w:id="933">
    <w:p w14:paraId="5CB58F29" w14:textId="77777777" w:rsidR="00AE7891" w:rsidRDefault="00AE7891" w:rsidP="00E60591">
      <w:pPr>
        <w:pStyle w:val="footnote"/>
      </w:pPr>
      <w:r>
        <w:rPr>
          <w:rStyle w:val="FootnoteReference"/>
        </w:rPr>
        <w:footnoteRef/>
      </w:r>
      <w:r>
        <w:t xml:space="preserve"> Heb. 1:7; Ezek. 1:14; 2 Esdras 8:22.</w:t>
      </w:r>
    </w:p>
  </w:footnote>
  <w:footnote w:id="934">
    <w:p w14:paraId="3C41F1A9" w14:textId="77777777" w:rsidR="00AE7891" w:rsidRDefault="00AE7891" w:rsidP="00E60591">
      <w:pPr>
        <w:pStyle w:val="footnote"/>
      </w:pPr>
      <w:r>
        <w:rPr>
          <w:rStyle w:val="FootnoteReference"/>
        </w:rPr>
        <w:footnoteRef/>
      </w:r>
      <w:r>
        <w:t xml:space="preserve"> [JS] or “makes the clouds His chariot”</w:t>
      </w:r>
    </w:p>
  </w:footnote>
  <w:footnote w:id="935">
    <w:p w14:paraId="48E0AB19" w14:textId="77777777" w:rsidR="00AE7891" w:rsidRDefault="00AE7891"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AE7891" w:rsidRDefault="00AE7891" w:rsidP="00E60591">
      <w:pPr>
        <w:pStyle w:val="footnote"/>
      </w:pPr>
      <w:r>
        <w:rPr>
          <w:rStyle w:val="FootnoteReference"/>
        </w:rPr>
        <w:footnoteRef/>
      </w:r>
      <w:r>
        <w:t xml:space="preserve"> [JS] lit. day to day</w:t>
      </w:r>
    </w:p>
  </w:footnote>
  <w:footnote w:id="937">
    <w:p w14:paraId="12F98413" w14:textId="77777777" w:rsidR="00AE7891" w:rsidRPr="004A3E27" w:rsidRDefault="00AE7891" w:rsidP="00E60591">
      <w:pPr>
        <w:pStyle w:val="footnote"/>
      </w:pPr>
      <w:r w:rsidRPr="004A3E27">
        <w:rPr>
          <w:rStyle w:val="FootnoteReference"/>
        </w:rPr>
        <w:footnoteRef/>
      </w:r>
      <w:r w:rsidRPr="004A3E27">
        <w:t xml:space="preserve"> Luke 4:32.</w:t>
      </w:r>
    </w:p>
  </w:footnote>
  <w:footnote w:id="938">
    <w:p w14:paraId="094C75E4" w14:textId="77777777" w:rsidR="00AE7891" w:rsidRDefault="00AE7891" w:rsidP="00E60591">
      <w:pPr>
        <w:pStyle w:val="footnote"/>
      </w:pPr>
      <w:r>
        <w:rPr>
          <w:rStyle w:val="FootnoteReference"/>
        </w:rPr>
        <w:footnoteRef/>
      </w:r>
      <w:r>
        <w:t xml:space="preserve"> [JS] or “give thanks to”. “Thankfully confess with praise”</w:t>
      </w:r>
    </w:p>
  </w:footnote>
  <w:footnote w:id="939">
    <w:p w14:paraId="55536D04" w14:textId="77777777" w:rsidR="00AE7891" w:rsidRDefault="00AE7891" w:rsidP="00E60591">
      <w:pPr>
        <w:pStyle w:val="footnote"/>
      </w:pPr>
      <w:r>
        <w:rPr>
          <w:rStyle w:val="FootnoteReference"/>
        </w:rPr>
        <w:footnoteRef/>
      </w:r>
      <w:r>
        <w:t xml:space="preserve"> [JS] literally, “holy ones.”</w:t>
      </w:r>
    </w:p>
  </w:footnote>
  <w:footnote w:id="940">
    <w:p w14:paraId="7C8A0D56" w14:textId="77777777" w:rsidR="00AE7891" w:rsidRDefault="00AE7891"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AE7891" w:rsidRDefault="00AE7891" w:rsidP="00E60591">
      <w:pPr>
        <w:pStyle w:val="footnote"/>
      </w:pPr>
      <w:r>
        <w:rPr>
          <w:rStyle w:val="FootnoteReference"/>
        </w:rPr>
        <w:footnoteRef/>
      </w:r>
      <w:r>
        <w:t xml:space="preserve"> [JS] litearlly, “slave”.</w:t>
      </w:r>
    </w:p>
  </w:footnote>
  <w:footnote w:id="942">
    <w:p w14:paraId="341A5D3B" w14:textId="77777777" w:rsidR="00AE7891" w:rsidRPr="004A3E27" w:rsidRDefault="00AE7891"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AE7891" w:rsidRDefault="00AE7891"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AE7891" w:rsidRDefault="00AE7891"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AE7891" w:rsidRDefault="00AE7891"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AE7891" w:rsidRDefault="00AE7891" w:rsidP="00E60591">
      <w:pPr>
        <w:pStyle w:val="footnote"/>
      </w:pPr>
      <w:r>
        <w:rPr>
          <w:rStyle w:val="FootnoteReference"/>
        </w:rPr>
        <w:footnoteRef/>
      </w:r>
      <w:r>
        <w:t xml:space="preserve"> [JS] or, “boast”</w:t>
      </w:r>
    </w:p>
  </w:footnote>
  <w:footnote w:id="947">
    <w:p w14:paraId="5CB3133E" w14:textId="77777777" w:rsidR="00AE7891" w:rsidRPr="004A3E27" w:rsidRDefault="00AE7891"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AE7891" w:rsidRDefault="00AE7891" w:rsidP="00E60591">
      <w:pPr>
        <w:pStyle w:val="footnote"/>
      </w:pPr>
      <w:r>
        <w:rPr>
          <w:rStyle w:val="FootnoteReference"/>
        </w:rPr>
        <w:footnoteRef/>
      </w:r>
      <w:r>
        <w:t xml:space="preserve"> [JS] Fr. Lazarus renders “repent” as “change His mind”</w:t>
      </w:r>
    </w:p>
  </w:footnote>
  <w:footnote w:id="949">
    <w:p w14:paraId="673E3386" w14:textId="77777777" w:rsidR="00AE7891" w:rsidRDefault="00AE7891" w:rsidP="00E60591">
      <w:pPr>
        <w:pStyle w:val="footnote"/>
      </w:pPr>
      <w:r>
        <w:rPr>
          <w:rStyle w:val="FootnoteReference"/>
        </w:rPr>
        <w:footnoteRef/>
      </w:r>
      <w:r>
        <w:t xml:space="preserve"> Heb. 7:21.</w:t>
      </w:r>
    </w:p>
  </w:footnote>
  <w:footnote w:id="950">
    <w:p w14:paraId="584B7EF5" w14:textId="77777777" w:rsidR="00AE7891" w:rsidRPr="004A3E27" w:rsidRDefault="00AE7891"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AE7891" w:rsidRPr="004A3E27" w:rsidRDefault="00AE7891"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AE7891" w:rsidRDefault="00AE7891"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AE7891" w:rsidRDefault="00AE7891" w:rsidP="00E60591">
      <w:pPr>
        <w:pStyle w:val="footnote"/>
      </w:pPr>
      <w:r>
        <w:rPr>
          <w:rStyle w:val="FootnoteReference"/>
        </w:rPr>
        <w:footnoteRef/>
      </w:r>
      <w:r>
        <w:t xml:space="preserve"> This column is the version abridged by Fr. Athanasius Iskander.</w:t>
      </w:r>
    </w:p>
  </w:footnote>
  <w:footnote w:id="954">
    <w:p w14:paraId="4081C3EC" w14:textId="77777777" w:rsidR="00AE7891" w:rsidRDefault="00AE7891"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AE7891" w:rsidRDefault="00AE7891"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AE7891" w:rsidRDefault="00AE7891"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AE7891" w:rsidRDefault="00AE7891"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AE7891" w:rsidRDefault="00AE7891"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AE7891" w:rsidRDefault="00AE7891" w:rsidP="00E60591">
      <w:pPr>
        <w:pStyle w:val="footnote"/>
      </w:pPr>
      <w:r>
        <w:rPr>
          <w:rStyle w:val="FootnoteReference"/>
        </w:rPr>
        <w:footnoteRef/>
      </w:r>
      <w:r>
        <w:t xml:space="preserve"> Meaning of “o-ti eros tattis etenhoot” unclear.</w:t>
      </w:r>
    </w:p>
  </w:footnote>
  <w:footnote w:id="960">
    <w:p w14:paraId="1FAA9981" w14:textId="77777777" w:rsidR="00AE7891" w:rsidRDefault="00AE7891" w:rsidP="00E60591">
      <w:pPr>
        <w:pStyle w:val="footnote"/>
      </w:pPr>
      <w:r>
        <w:rPr>
          <w:rStyle w:val="FootnoteReference"/>
        </w:rPr>
        <w:footnoteRef/>
      </w:r>
      <w:r>
        <w:t xml:space="preserve"> Coptic has “El”, but that would be somewhat obscure in English.</w:t>
      </w:r>
    </w:p>
  </w:footnote>
  <w:footnote w:id="961">
    <w:p w14:paraId="6ECFB0E5" w14:textId="77777777" w:rsidR="00AE7891" w:rsidRDefault="00AE7891" w:rsidP="00E60591">
      <w:pPr>
        <w:pStyle w:val="footnote"/>
      </w:pPr>
      <w:r>
        <w:rPr>
          <w:rStyle w:val="FootnoteReference"/>
        </w:rPr>
        <w:footnoteRef/>
      </w:r>
      <w:r>
        <w:t xml:space="preserve"> Perhaps His order as Highpriest, after the order of Melchizedek.</w:t>
      </w:r>
    </w:p>
  </w:footnote>
  <w:footnote w:id="962">
    <w:p w14:paraId="3DC9334B" w14:textId="77777777" w:rsidR="00AE7891" w:rsidRDefault="00AE789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AE7891" w:rsidRPr="00260CA9" w:rsidRDefault="00AE789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AE7891" w:rsidRPr="00FD7CBF" w:rsidRDefault="00AE7891"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AE7891" w:rsidRDefault="00AE7891"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AE7891" w:rsidRDefault="00AE7891" w:rsidP="00B62960">
      <w:pPr>
        <w:pStyle w:val="footnote"/>
      </w:pPr>
      <w:r>
        <w:rPr>
          <w:rStyle w:val="FootnoteReference"/>
        </w:rPr>
        <w:footnoteRef/>
      </w:r>
      <w:r>
        <w:t xml:space="preserve"> “brethren”, because said by a deacon.</w:t>
      </w:r>
    </w:p>
  </w:footnote>
  <w:footnote w:id="967">
    <w:p w14:paraId="620F336B" w14:textId="77777777" w:rsidR="00AE7891" w:rsidRDefault="00AE789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AE7891" w:rsidRDefault="00AE789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AE7891" w:rsidRDefault="00AE789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AE7891" w:rsidRDefault="00AE789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AE7891" w:rsidRPr="00B021F8" w:rsidRDefault="00AE7891"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AE7891" w:rsidRDefault="00AE7891"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AE7891" w:rsidRDefault="00AE7891" w:rsidP="00E83105">
      <w:pPr>
        <w:pStyle w:val="footnote"/>
      </w:pPr>
      <w:r>
        <w:rPr>
          <w:rStyle w:val="FootnoteReference"/>
        </w:rPr>
        <w:footnoteRef/>
      </w:r>
      <w:r>
        <w:t xml:space="preserve"> Some translations replace “Barbarians” with “those who desire war”</w:t>
      </w:r>
    </w:p>
  </w:footnote>
  <w:footnote w:id="974">
    <w:p w14:paraId="6BD2B85F" w14:textId="3AA00754" w:rsidR="00AE7891" w:rsidRDefault="00AE7891" w:rsidP="00B02DD7">
      <w:pPr>
        <w:pStyle w:val="footnote"/>
      </w:pPr>
      <w:r>
        <w:rPr>
          <w:rStyle w:val="FootnoteReference"/>
        </w:rPr>
        <w:footnoteRef/>
      </w:r>
      <w:r>
        <w:t xml:space="preserve"> Or “assemblies,” i.e. not a group of people, but an action.</w:t>
      </w:r>
    </w:p>
  </w:footnote>
  <w:footnote w:id="975">
    <w:p w14:paraId="69447F9F" w14:textId="7CAFAA2C" w:rsidR="00AE7891" w:rsidRDefault="00AE7891" w:rsidP="00B02DD7">
      <w:pPr>
        <w:pStyle w:val="footnote"/>
      </w:pPr>
      <w:r>
        <w:rPr>
          <w:rStyle w:val="FootnoteReference"/>
        </w:rPr>
        <w:footnoteRef/>
      </w:r>
      <w:r>
        <w:t xml:space="preserve"> Literally, “raise the horn”</w:t>
      </w:r>
    </w:p>
  </w:footnote>
  <w:footnote w:id="976">
    <w:p w14:paraId="1C38F898" w14:textId="533A4129" w:rsidR="00AE7891" w:rsidRPr="00FD7CBF" w:rsidRDefault="00AE7891"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AE7891" w:rsidRDefault="00AE7891">
      <w:pPr>
        <w:pStyle w:val="FootnoteText"/>
      </w:pPr>
      <w:r>
        <w:rPr>
          <w:rStyle w:val="FootnoteReference"/>
        </w:rPr>
        <w:footnoteRef/>
      </w:r>
      <w:r>
        <w:t xml:space="preserve"> Acts 7:60</w:t>
      </w:r>
    </w:p>
  </w:footnote>
  <w:footnote w:id="978">
    <w:p w14:paraId="66841CA4" w14:textId="77777777" w:rsidR="00AE7891" w:rsidRDefault="00AE7891"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AE7891" w:rsidRDefault="00AE7891"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AE7891" w:rsidRDefault="00AE7891">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AE7891" w:rsidRDefault="00AE7891">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AE7891" w:rsidRDefault="00AE7891">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AE7891" w:rsidRDefault="00AE7891">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AE7891" w:rsidRDefault="00AE789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AE7891" w:rsidRDefault="00AE7891" w:rsidP="00AA0D73">
      <w:pPr>
        <w:pStyle w:val="footnote"/>
      </w:pPr>
      <w:r>
        <w:rPr>
          <w:rStyle w:val="FootnoteReference"/>
        </w:rPr>
        <w:footnoteRef/>
      </w:r>
      <w:r>
        <w:t xml:space="preserve"> Composed in 2017 A.D. based on the Byzantine Troparion.</w:t>
      </w:r>
    </w:p>
  </w:footnote>
  <w:footnote w:id="986">
    <w:p w14:paraId="4B423B56" w14:textId="77777777" w:rsidR="00AE7891" w:rsidRDefault="00AE7891" w:rsidP="005A4893">
      <w:pPr>
        <w:pStyle w:val="footnote"/>
      </w:pPr>
      <w:r>
        <w:rPr>
          <w:rStyle w:val="FootnoteReference"/>
        </w:rPr>
        <w:footnoteRef/>
      </w:r>
      <w:r>
        <w:t xml:space="preserve"> Composed in 2017 A.D. based on the Byzantine Troparion.</w:t>
      </w:r>
    </w:p>
  </w:footnote>
  <w:footnote w:id="987">
    <w:p w14:paraId="43D7A435" w14:textId="12276A7D" w:rsidR="00AE7891" w:rsidRDefault="00AE7891" w:rsidP="00FA1142">
      <w:pPr>
        <w:pStyle w:val="footnote"/>
      </w:pPr>
      <w:r>
        <w:rPr>
          <w:rStyle w:val="FootnoteReference"/>
        </w:rPr>
        <w:footnoteRef/>
      </w:r>
      <w:r>
        <w:t xml:space="preserve"> Adapted from Byzantine Troparion in 2017</w:t>
      </w:r>
    </w:p>
  </w:footnote>
  <w:footnote w:id="988">
    <w:p w14:paraId="4ACBECBD" w14:textId="77777777" w:rsidR="00AE7891" w:rsidRDefault="00AE789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AE7891" w:rsidRDefault="00AE7891" w:rsidP="00C0205C">
      <w:pPr>
        <w:pStyle w:val="footnote"/>
      </w:pPr>
      <w:r>
        <w:rPr>
          <w:rStyle w:val="FootnoteReference"/>
          <w:rFonts w:eastAsiaTheme="majorEastAsia"/>
        </w:rPr>
        <w:footnoteRef/>
      </w:r>
      <w:r>
        <w:t xml:space="preserve"> Ps 72:10</w:t>
      </w:r>
    </w:p>
  </w:footnote>
  <w:footnote w:id="990">
    <w:p w14:paraId="73200F36" w14:textId="77777777" w:rsidR="00AE7891" w:rsidRDefault="00AE7891">
      <w:pPr>
        <w:pStyle w:val="FootnoteText"/>
      </w:pPr>
      <w:r>
        <w:rPr>
          <w:rStyle w:val="FootnoteReference"/>
        </w:rPr>
        <w:footnoteRef/>
      </w:r>
      <w:r>
        <w:t xml:space="preserve"> Pope Dioscorus can but substituted here to use this doxology on his feast.</w:t>
      </w:r>
    </w:p>
  </w:footnote>
  <w:footnote w:id="991">
    <w:p w14:paraId="6EE19208" w14:textId="77777777" w:rsidR="00AE7891" w:rsidRDefault="00AE7891" w:rsidP="008B74E6">
      <w:pPr>
        <w:pStyle w:val="footnote"/>
      </w:pPr>
      <w:r>
        <w:rPr>
          <w:rStyle w:val="FootnoteReference"/>
        </w:rPr>
        <w:footnoteRef/>
      </w:r>
      <w:r>
        <w:t xml:space="preserve"> Taken from Byzantine rite hymns in 2016.</w:t>
      </w:r>
    </w:p>
  </w:footnote>
  <w:footnote w:id="992">
    <w:p w14:paraId="55DD5410" w14:textId="77777777" w:rsidR="00AE7891" w:rsidRDefault="00AE7891" w:rsidP="003765FB">
      <w:pPr>
        <w:pStyle w:val="footnote"/>
      </w:pPr>
      <w:r>
        <w:rPr>
          <w:rStyle w:val="FootnoteReference"/>
        </w:rPr>
        <w:footnoteRef/>
      </w:r>
      <w:r>
        <w:t xml:space="preserve"> Taken from Byzantine rite hymns in 2016.</w:t>
      </w:r>
    </w:p>
  </w:footnote>
  <w:footnote w:id="993">
    <w:p w14:paraId="10C81BCA" w14:textId="32EF878B" w:rsidR="00AE7891" w:rsidRDefault="00AE7891" w:rsidP="008B74E6">
      <w:pPr>
        <w:pStyle w:val="footnote"/>
      </w:pPr>
      <w:r>
        <w:rPr>
          <w:rStyle w:val="FootnoteReference"/>
        </w:rPr>
        <w:footnoteRef/>
      </w:r>
      <w:r>
        <w:t xml:space="preserve"> Taken from Byzantine rite hymns in 2016.</w:t>
      </w:r>
    </w:p>
  </w:footnote>
  <w:footnote w:id="994">
    <w:p w14:paraId="2FF46E46" w14:textId="77777777" w:rsidR="00AE7891" w:rsidRDefault="00AE7891" w:rsidP="003D4209">
      <w:pPr>
        <w:pStyle w:val="footnote"/>
      </w:pPr>
      <w:r>
        <w:rPr>
          <w:rStyle w:val="FootnoteReference"/>
        </w:rPr>
        <w:footnoteRef/>
      </w:r>
      <w:r>
        <w:t xml:space="preserve"> Dan 12:3</w:t>
      </w:r>
    </w:p>
  </w:footnote>
  <w:footnote w:id="995">
    <w:p w14:paraId="4F373D62" w14:textId="77777777" w:rsidR="00AE7891" w:rsidRDefault="00AE7891"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AE7891" w:rsidRDefault="00AE7891"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AE7891" w:rsidRDefault="00AE7891" w:rsidP="00CB28F2">
      <w:pPr>
        <w:pStyle w:val="footnote"/>
      </w:pPr>
      <w:r>
        <w:rPr>
          <w:rStyle w:val="FootnoteReference"/>
        </w:rPr>
        <w:footnoteRef/>
      </w:r>
      <w:r>
        <w:t xml:space="preserve"> Compiled based on the Byzantine Troparion and Kontakion in 2017.</w:t>
      </w:r>
    </w:p>
  </w:footnote>
  <w:footnote w:id="998">
    <w:p w14:paraId="0977783C" w14:textId="77777777" w:rsidR="00AE7891" w:rsidRDefault="00AE7891">
      <w:pPr>
        <w:pStyle w:val="FootnoteText"/>
      </w:pPr>
      <w:r>
        <w:rPr>
          <w:rStyle w:val="FootnoteReference"/>
        </w:rPr>
        <w:footnoteRef/>
      </w:r>
      <w:r>
        <w:t xml:space="preserve"> Rev 4:6</w:t>
      </w:r>
    </w:p>
  </w:footnote>
  <w:footnote w:id="999">
    <w:p w14:paraId="3E5CE9E1" w14:textId="497E46FC" w:rsidR="00AE7891" w:rsidRDefault="00AE7891" w:rsidP="006B5522">
      <w:pPr>
        <w:pStyle w:val="footnote"/>
      </w:pPr>
      <w:r>
        <w:rPr>
          <w:rStyle w:val="FootnoteReference"/>
        </w:rPr>
        <w:footnoteRef/>
      </w:r>
      <w:r>
        <w:t xml:space="preserve"> Composed in 2017 based on Byzantine hymns</w:t>
      </w:r>
    </w:p>
  </w:footnote>
  <w:footnote w:id="1000">
    <w:p w14:paraId="4ED11EF4" w14:textId="7D8D49ED" w:rsidR="00AE7891" w:rsidRDefault="00AE7891"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AE7891" w:rsidRDefault="00AE7891"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AE7891" w:rsidRDefault="00AE7891">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AE7891" w:rsidRDefault="00AE7891">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AE7891" w:rsidRDefault="00AE789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AE7891" w:rsidRDefault="00AE7891"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AE7891" w:rsidRDefault="00AE7891" w:rsidP="00E43E17">
      <w:pPr>
        <w:pStyle w:val="footnote"/>
      </w:pPr>
      <w:r>
        <w:rPr>
          <w:rStyle w:val="FootnoteReference"/>
        </w:rPr>
        <w:footnoteRef/>
      </w:r>
      <w:r>
        <w:t xml:space="preserve"> Added in 2017 based on the Byzantine hymns.</w:t>
      </w:r>
    </w:p>
  </w:footnote>
  <w:footnote w:id="1007">
    <w:p w14:paraId="13C4CE75" w14:textId="77777777" w:rsidR="00AE7891" w:rsidRDefault="00AE7891" w:rsidP="003462CF">
      <w:pPr>
        <w:pStyle w:val="footnote"/>
      </w:pPr>
      <w:r>
        <w:rPr>
          <w:rStyle w:val="FootnoteReference"/>
        </w:rPr>
        <w:footnoteRef/>
      </w:r>
      <w:r>
        <w:t xml:space="preserve"> Added in 2017 based on the Byzantine hymns.</w:t>
      </w:r>
    </w:p>
  </w:footnote>
  <w:footnote w:id="1008">
    <w:p w14:paraId="3B864A3D" w14:textId="77777777" w:rsidR="00AE7891" w:rsidRDefault="00AE7891"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AE7891" w:rsidRDefault="00AE7891" w:rsidP="00056BED">
      <w:pPr>
        <w:pStyle w:val="footnote"/>
      </w:pPr>
      <w:r>
        <w:rPr>
          <w:rStyle w:val="FootnoteReference"/>
        </w:rPr>
        <w:footnoteRef/>
      </w:r>
      <w:r>
        <w:t xml:space="preserve"> Added in 2017 based on the Byzantine hymns</w:t>
      </w:r>
    </w:p>
  </w:footnote>
  <w:footnote w:id="1010">
    <w:p w14:paraId="0AAB833E" w14:textId="77777777" w:rsidR="00AE7891" w:rsidRDefault="00AE7891" w:rsidP="00935F13">
      <w:pPr>
        <w:pStyle w:val="footnote"/>
      </w:pPr>
      <w:r>
        <w:rPr>
          <w:rStyle w:val="FootnoteReference"/>
        </w:rPr>
        <w:footnoteRef/>
      </w:r>
      <w:r>
        <w:t xml:space="preserve"> Rev 4:4</w:t>
      </w:r>
    </w:p>
  </w:footnote>
  <w:footnote w:id="1011">
    <w:p w14:paraId="70D69B5E" w14:textId="77777777" w:rsidR="00AE7891" w:rsidRDefault="00AE7891" w:rsidP="00935F13">
      <w:pPr>
        <w:pStyle w:val="footnote"/>
      </w:pPr>
      <w:r>
        <w:rPr>
          <w:rStyle w:val="FootnoteReference"/>
        </w:rPr>
        <w:footnoteRef/>
      </w:r>
      <w:r>
        <w:t xml:space="preserve"> Rev 5:8</w:t>
      </w:r>
    </w:p>
  </w:footnote>
  <w:footnote w:id="1012">
    <w:p w14:paraId="741347AD" w14:textId="77777777" w:rsidR="00AE7891" w:rsidRDefault="00AE7891">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AE7891" w:rsidRDefault="00AE7891">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AE7891" w:rsidRDefault="00AE7891"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AE7891" w:rsidRDefault="00AE7891"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AE7891" w:rsidRDefault="00AE7891"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AE7891" w:rsidRDefault="00AE7891"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AE7891" w:rsidRDefault="00AE7891"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AE7891" w:rsidRDefault="00AE78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AE7891" w:rsidRDefault="00AE78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AE7891" w:rsidRDefault="00AE78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AE7891" w:rsidRDefault="00AE789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AE7891" w:rsidRDefault="00AE789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AE7891" w:rsidRDefault="00AE7891">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AE7891" w:rsidRDefault="00AE7891"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AE7891" w:rsidRDefault="00AE7891"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AE7891" w:rsidRDefault="00AE7891"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AE7891" w:rsidRDefault="00AE7891"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AE7891" w:rsidRDefault="00AE7891"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AE7891" w:rsidRDefault="00AE7891"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AE7891" w:rsidRDefault="00AE789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AE7891" w:rsidRDefault="00AE7891" w:rsidP="00073003">
      <w:pPr>
        <w:pStyle w:val="footnote"/>
      </w:pPr>
      <w:r>
        <w:rPr>
          <w:rStyle w:val="FootnoteReference"/>
        </w:rPr>
        <w:footnoteRef/>
      </w:r>
      <w:r>
        <w:t xml:space="preserve"> Revelation 7:2</w:t>
      </w:r>
    </w:p>
  </w:footnote>
  <w:footnote w:id="1033">
    <w:p w14:paraId="047C672B" w14:textId="77777777" w:rsidR="00AE7891" w:rsidRDefault="00AE7891" w:rsidP="00073003">
      <w:pPr>
        <w:pStyle w:val="footnote"/>
      </w:pPr>
      <w:r>
        <w:rPr>
          <w:rStyle w:val="FootnoteReference"/>
        </w:rPr>
        <w:footnoteRef/>
      </w:r>
      <w:r>
        <w:t xml:space="preserve"> Revelation 7:3</w:t>
      </w:r>
    </w:p>
  </w:footnote>
  <w:footnote w:id="1034">
    <w:p w14:paraId="338E8815" w14:textId="77777777" w:rsidR="00AE7891" w:rsidRDefault="00AE789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AE7891" w:rsidRDefault="00AE7891" w:rsidP="00BC160E">
      <w:pPr>
        <w:pStyle w:val="footnote"/>
      </w:pPr>
      <w:r>
        <w:rPr>
          <w:rStyle w:val="FootnoteReference"/>
        </w:rPr>
        <w:footnoteRef/>
      </w:r>
      <w:r>
        <w:t xml:space="preserve"> John 13:25</w:t>
      </w:r>
    </w:p>
  </w:footnote>
  <w:footnote w:id="1036">
    <w:p w14:paraId="72C55A17" w14:textId="77777777" w:rsidR="00AE7891" w:rsidRDefault="00AE7891"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AE7891" w:rsidRDefault="00AE7891" w:rsidP="00B54DE8">
      <w:pPr>
        <w:pStyle w:val="footnote"/>
      </w:pPr>
      <w:r>
        <w:rPr>
          <w:rStyle w:val="FootnoteReference"/>
        </w:rPr>
        <w:footnoteRef/>
      </w:r>
      <w:r>
        <w:t xml:space="preserve"> Adapted from the Byzantine hymns in 2017.</w:t>
      </w:r>
    </w:p>
  </w:footnote>
  <w:footnote w:id="1038">
    <w:p w14:paraId="0E087572" w14:textId="27E962C9" w:rsidR="00AE7891" w:rsidRDefault="00AE7891"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AE7891" w:rsidRDefault="00AE7891" w:rsidP="00B53E05">
      <w:pPr>
        <w:pStyle w:val="footnote"/>
      </w:pPr>
      <w:r>
        <w:rPr>
          <w:rStyle w:val="FootnoteReference"/>
        </w:rPr>
        <w:footnoteRef/>
      </w:r>
      <w:r>
        <w:t xml:space="preserve"> Normally reserved for the Theotokos.</w:t>
      </w:r>
    </w:p>
  </w:footnote>
  <w:footnote w:id="1040">
    <w:p w14:paraId="483F0E8B" w14:textId="77777777" w:rsidR="00AE7891" w:rsidRDefault="00AE7891" w:rsidP="00B53E05">
      <w:pPr>
        <w:pStyle w:val="footnote"/>
      </w:pPr>
      <w:r>
        <w:rPr>
          <w:rStyle w:val="FootnoteReference"/>
        </w:rPr>
        <w:footnoteRef/>
      </w:r>
      <w:r>
        <w:t xml:space="preserve"> The law of righteousness, not the Law of the Old Covenant.</w:t>
      </w:r>
    </w:p>
  </w:footnote>
  <w:footnote w:id="1041">
    <w:p w14:paraId="361DBD71" w14:textId="77777777" w:rsidR="00AE7891" w:rsidRDefault="00AE7891" w:rsidP="00662600">
      <w:pPr>
        <w:pStyle w:val="footnote"/>
      </w:pPr>
      <w:r>
        <w:rPr>
          <w:rStyle w:val="FootnoteReference"/>
        </w:rPr>
        <w:footnoteRef/>
      </w:r>
      <w:r>
        <w:t xml:space="preserve"> Or image</w:t>
      </w:r>
    </w:p>
  </w:footnote>
  <w:footnote w:id="1042">
    <w:p w14:paraId="2DF974D0" w14:textId="77777777" w:rsidR="00AE7891" w:rsidRDefault="00AE7891">
      <w:pPr>
        <w:pStyle w:val="footnote"/>
        <w:rPr>
          <w:ins w:id="1608" w:author="Brett Slote" w:date="2011-07-21T18:57:00Z"/>
        </w:rPr>
        <w:pPrChange w:id="1609" w:author="Brett Slote" w:date="2011-07-21T20:03:00Z">
          <w:pPr>
            <w:pStyle w:val="FootnoteText"/>
          </w:pPr>
        </w:pPrChange>
      </w:pPr>
      <w:ins w:id="1610" w:author="Brett Slote" w:date="2011-07-21T18:57:00Z">
        <w:r>
          <w:rPr>
            <w:rStyle w:val="FootnoteReference"/>
          </w:rPr>
          <w:footnoteRef/>
        </w:r>
        <w:r>
          <w:t xml:space="preserve"> Colossians 3:14</w:t>
        </w:r>
      </w:ins>
    </w:p>
  </w:footnote>
  <w:footnote w:id="1043">
    <w:p w14:paraId="371983D9" w14:textId="0B3CAEFE" w:rsidR="00AE7891" w:rsidRDefault="00AE7891"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AE7891" w:rsidRDefault="00AE7891" w:rsidP="00E22010">
      <w:pPr>
        <w:pStyle w:val="footnote"/>
      </w:pPr>
      <w:r>
        <w:rPr>
          <w:rStyle w:val="FootnoteReference"/>
        </w:rPr>
        <w:footnoteRef/>
      </w:r>
      <w:r>
        <w:t xml:space="preserve"> 2 Tim 4:7</w:t>
      </w:r>
    </w:p>
  </w:footnote>
  <w:footnote w:id="1045">
    <w:p w14:paraId="519A6EA0" w14:textId="77777777" w:rsidR="00AE7891" w:rsidRDefault="00AE7891" w:rsidP="00E22010">
      <w:pPr>
        <w:pStyle w:val="footnote"/>
      </w:pPr>
      <w:r>
        <w:rPr>
          <w:rStyle w:val="FootnoteReference"/>
        </w:rPr>
        <w:footnoteRef/>
      </w:r>
      <w:r>
        <w:t xml:space="preserve"> 2 Tim 4:8</w:t>
      </w:r>
    </w:p>
  </w:footnote>
  <w:footnote w:id="1046">
    <w:p w14:paraId="7CA44E2F" w14:textId="57439995" w:rsidR="00AE7891" w:rsidRDefault="00AE7891" w:rsidP="00D93653">
      <w:pPr>
        <w:pStyle w:val="footnote"/>
      </w:pPr>
      <w:r>
        <w:rPr>
          <w:rStyle w:val="FootnoteReference"/>
        </w:rPr>
        <w:footnoteRef/>
      </w:r>
      <w:r>
        <w:t xml:space="preserve"> Composed in 2017 based on the Byznatine hymns.</w:t>
      </w:r>
    </w:p>
  </w:footnote>
  <w:footnote w:id="1047">
    <w:p w14:paraId="42EF2EEC" w14:textId="5D62416A" w:rsidR="00AE7891" w:rsidRDefault="00AE7891" w:rsidP="00DD1748">
      <w:pPr>
        <w:pStyle w:val="footnote"/>
      </w:pPr>
      <w:r>
        <w:rPr>
          <w:rStyle w:val="FootnoteReference"/>
        </w:rPr>
        <w:footnoteRef/>
      </w:r>
      <w:r>
        <w:t xml:space="preserve"> Composed in 2017 A.D. based on the Byzantine hymns.</w:t>
      </w:r>
    </w:p>
  </w:footnote>
  <w:footnote w:id="1048">
    <w:p w14:paraId="52362ED9" w14:textId="0D5017D3" w:rsidR="00AE7891" w:rsidRDefault="00AE7891" w:rsidP="00885E1E">
      <w:pPr>
        <w:pStyle w:val="footnote"/>
      </w:pPr>
      <w:r>
        <w:rPr>
          <w:rStyle w:val="FootnoteReference"/>
        </w:rPr>
        <w:footnoteRef/>
      </w:r>
      <w:r>
        <w:t xml:space="preserve"> Composed based on the Byzantine hymns in 2017.</w:t>
      </w:r>
    </w:p>
  </w:footnote>
  <w:footnote w:id="1049">
    <w:p w14:paraId="51918F66" w14:textId="77777777" w:rsidR="00AE7891" w:rsidRDefault="00AE7891" w:rsidP="00885E1E">
      <w:pPr>
        <w:pStyle w:val="footnote"/>
      </w:pPr>
      <w:r>
        <w:rPr>
          <w:rStyle w:val="FootnoteReference"/>
        </w:rPr>
        <w:footnoteRef/>
      </w:r>
      <w:r>
        <w:t xml:space="preserve"> Composed based on the Byzantine hymns in 2017.</w:t>
      </w:r>
    </w:p>
  </w:footnote>
  <w:footnote w:id="1050">
    <w:p w14:paraId="2C92CCF6" w14:textId="77777777" w:rsidR="00AE7891" w:rsidRDefault="00AE7891"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AE7891" w:rsidRDefault="00AE789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AE7891" w:rsidRDefault="00AE7891" w:rsidP="00281522">
      <w:pPr>
        <w:pStyle w:val="footnote"/>
      </w:pPr>
      <w:r>
        <w:rPr>
          <w:rStyle w:val="FootnoteReference"/>
        </w:rPr>
        <w:footnoteRef/>
      </w:r>
      <w:r>
        <w:t xml:space="preserve"> Modified from the Byzantine hymns in 2017.</w:t>
      </w:r>
    </w:p>
  </w:footnote>
  <w:footnote w:id="1053">
    <w:p w14:paraId="12537685" w14:textId="7413E1F7" w:rsidR="00AE7891" w:rsidRDefault="00AE7891" w:rsidP="00BD15D3">
      <w:pPr>
        <w:pStyle w:val="footnote"/>
      </w:pPr>
      <w:r>
        <w:rPr>
          <w:rStyle w:val="FootnoteReference"/>
        </w:rPr>
        <w:footnoteRef/>
      </w:r>
      <w:r>
        <w:t xml:space="preserve"> Modified from the Byzantine hymns in 2017.</w:t>
      </w:r>
    </w:p>
  </w:footnote>
  <w:footnote w:id="1054">
    <w:p w14:paraId="467934E6" w14:textId="77777777" w:rsidR="00AE7891" w:rsidRDefault="00AE7891" w:rsidP="004C6309">
      <w:pPr>
        <w:pStyle w:val="footnote"/>
      </w:pPr>
      <w:r>
        <w:rPr>
          <w:rStyle w:val="FootnoteReference"/>
        </w:rPr>
        <w:footnoteRef/>
      </w:r>
      <w:r>
        <w:t xml:space="preserve"> Modified from the Byzantine hymns in 2017.</w:t>
      </w:r>
    </w:p>
  </w:footnote>
  <w:footnote w:id="1055">
    <w:p w14:paraId="717A066E" w14:textId="77777777" w:rsidR="00AE7891" w:rsidRDefault="00AE7891">
      <w:pPr>
        <w:pStyle w:val="footnote"/>
        <w:rPr>
          <w:ins w:id="1691" w:author="Brett Slote" w:date="2011-07-21T18:45:00Z"/>
        </w:rPr>
        <w:pPrChange w:id="1692" w:author="Brett Slote" w:date="2011-07-21T20:01:00Z">
          <w:pPr>
            <w:pStyle w:val="FootnoteText"/>
          </w:pPr>
        </w:pPrChange>
      </w:pPr>
      <w:ins w:id="1693" w:author="Brett Slote" w:date="2011-07-21T18:45:00Z">
        <w:r>
          <w:rPr>
            <w:rStyle w:val="FootnoteReference"/>
          </w:rPr>
          <w:footnoteRef/>
        </w:r>
        <w:r>
          <w:t xml:space="preserve"> Daniel 12:3</w:t>
        </w:r>
      </w:ins>
    </w:p>
  </w:footnote>
  <w:footnote w:id="1056">
    <w:p w14:paraId="7155AD88" w14:textId="77777777" w:rsidR="00AE7891" w:rsidRDefault="00AE7891">
      <w:pPr>
        <w:pStyle w:val="footnote"/>
        <w:rPr>
          <w:ins w:id="1694" w:author="Brett Slote" w:date="2011-07-21T18:46:00Z"/>
        </w:rPr>
        <w:pPrChange w:id="1695" w:author="Brett Slote" w:date="2011-07-21T20:01:00Z">
          <w:pPr>
            <w:pStyle w:val="FootnoteText"/>
          </w:pPr>
        </w:pPrChange>
      </w:pPr>
      <w:ins w:id="1696" w:author="Brett Slote" w:date="2011-07-21T18:46:00Z">
        <w:r>
          <w:rPr>
            <w:rStyle w:val="FootnoteReference"/>
          </w:rPr>
          <w:footnoteRef/>
        </w:r>
        <w:r>
          <w:t xml:space="preserve"> Literally: all you monastic folk</w:t>
        </w:r>
      </w:ins>
    </w:p>
  </w:footnote>
  <w:footnote w:id="1057">
    <w:p w14:paraId="7EEF391B" w14:textId="77777777" w:rsidR="00AE7891" w:rsidRDefault="00AE7891">
      <w:pPr>
        <w:pStyle w:val="FootnoteText"/>
      </w:pPr>
      <w:r>
        <w:rPr>
          <w:rStyle w:val="FootnoteReference"/>
        </w:rPr>
        <w:footnoteRef/>
      </w:r>
      <w:r>
        <w:t xml:space="preserve"> Published by Abouna Matta El-Maskeen of St. Macarius’ Monastery.</w:t>
      </w:r>
    </w:p>
  </w:footnote>
  <w:footnote w:id="1058">
    <w:p w14:paraId="6BC2BFA9" w14:textId="77777777" w:rsidR="00AE7891" w:rsidRDefault="00AE78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AE7891" w:rsidRDefault="00AE7891" w:rsidP="00894260">
      <w:pPr>
        <w:pStyle w:val="footnote"/>
      </w:pPr>
      <w:r>
        <w:rPr>
          <w:rStyle w:val="FootnoteReference"/>
        </w:rPr>
        <w:footnoteRef/>
      </w:r>
      <w:r>
        <w:t xml:space="preserve"> Composed in 2017 based on the Byznatine hymns.</w:t>
      </w:r>
    </w:p>
  </w:footnote>
  <w:footnote w:id="1060">
    <w:p w14:paraId="1DBA48D7" w14:textId="77777777" w:rsidR="00AE7891" w:rsidRDefault="00AE7891" w:rsidP="00182B91">
      <w:pPr>
        <w:pStyle w:val="footnote"/>
      </w:pPr>
      <w:r>
        <w:rPr>
          <w:rStyle w:val="FootnoteReference"/>
        </w:rPr>
        <w:footnoteRef/>
      </w:r>
      <w:r>
        <w:t xml:space="preserve"> Modified from the Byzantine hymns in 2017.</w:t>
      </w:r>
    </w:p>
  </w:footnote>
  <w:footnote w:id="1061">
    <w:p w14:paraId="50BD250A" w14:textId="77777777" w:rsidR="00AE7891" w:rsidRDefault="00AE7891" w:rsidP="00894260">
      <w:pPr>
        <w:pStyle w:val="footnote"/>
      </w:pPr>
      <w:r>
        <w:rPr>
          <w:rStyle w:val="FootnoteReference"/>
        </w:rPr>
        <w:footnoteRef/>
      </w:r>
      <w:r>
        <w:t xml:space="preserve"> Composed in 2017 based on the Byznatine hymns.</w:t>
      </w:r>
    </w:p>
  </w:footnote>
  <w:footnote w:id="1062">
    <w:p w14:paraId="13898138" w14:textId="3CDF7BE3" w:rsidR="00AE7891" w:rsidRPr="00FD7CBF" w:rsidRDefault="00AE7891"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AE7891" w:rsidRDefault="00AE7891" w:rsidP="005A4893">
      <w:pPr>
        <w:pStyle w:val="footnote"/>
      </w:pPr>
      <w:r>
        <w:rPr>
          <w:rStyle w:val="FootnoteReference"/>
        </w:rPr>
        <w:footnoteRef/>
      </w:r>
      <w:r>
        <w:t xml:space="preserve"> Modified from the Byzantine hymns in 2017.</w:t>
      </w:r>
    </w:p>
  </w:footnote>
  <w:footnote w:id="1064">
    <w:p w14:paraId="0DF506F7" w14:textId="77777777" w:rsidR="00AE7891" w:rsidRDefault="00AE7891" w:rsidP="00FD5DB0">
      <w:pPr>
        <w:pStyle w:val="footnote"/>
      </w:pPr>
      <w:r>
        <w:rPr>
          <w:rStyle w:val="FootnoteReference"/>
        </w:rPr>
        <w:footnoteRef/>
      </w:r>
      <w:r>
        <w:t xml:space="preserve"> Modified from the Byzantine hymns in 2017.</w:t>
      </w:r>
    </w:p>
  </w:footnote>
  <w:footnote w:id="1065">
    <w:p w14:paraId="3A6EC701" w14:textId="77777777" w:rsidR="00AE7891" w:rsidRDefault="00AE7891" w:rsidP="00670C79">
      <w:pPr>
        <w:pStyle w:val="footnote"/>
      </w:pPr>
      <w:r>
        <w:rPr>
          <w:rStyle w:val="FootnoteReference"/>
        </w:rPr>
        <w:footnoteRef/>
      </w:r>
      <w:r>
        <w:t xml:space="preserve"> Modern day Ethiopia and Eritrea.</w:t>
      </w:r>
    </w:p>
  </w:footnote>
  <w:footnote w:id="1066">
    <w:p w14:paraId="46D5577E" w14:textId="77777777" w:rsidR="00AE7891" w:rsidRDefault="00AE7891"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AE7891" w:rsidRDefault="00AE7891" w:rsidP="008C608D">
      <w:pPr>
        <w:pStyle w:val="footnote"/>
      </w:pPr>
      <w:r>
        <w:rPr>
          <w:rStyle w:val="FootnoteReference"/>
        </w:rPr>
        <w:footnoteRef/>
      </w:r>
      <w:r>
        <w:t xml:space="preserve"> Modified from the Byzantine hymns in 2017.</w:t>
      </w:r>
    </w:p>
  </w:footnote>
  <w:footnote w:id="1068">
    <w:p w14:paraId="540EA838" w14:textId="77777777" w:rsidR="00AE7891" w:rsidRDefault="00AE7891" w:rsidP="003462CF">
      <w:pPr>
        <w:pStyle w:val="footnote"/>
      </w:pPr>
      <w:r>
        <w:rPr>
          <w:rStyle w:val="FootnoteReference"/>
        </w:rPr>
        <w:footnoteRef/>
      </w:r>
      <w:r>
        <w:t xml:space="preserve"> Modified from the Byzantine hymns in 2017.</w:t>
      </w:r>
    </w:p>
  </w:footnote>
  <w:footnote w:id="1069">
    <w:p w14:paraId="2F5E6ED4" w14:textId="52CEBBCB" w:rsidR="00AE7891" w:rsidRDefault="00AE7891" w:rsidP="00BD2B3F">
      <w:pPr>
        <w:pStyle w:val="footnote"/>
      </w:pPr>
      <w:r>
        <w:rPr>
          <w:rStyle w:val="FootnoteReference"/>
        </w:rPr>
        <w:footnoteRef/>
      </w:r>
      <w:r>
        <w:t xml:space="preserve"> Adapted from the hymn of St. Severus of Antioch, in 2015 in English.</w:t>
      </w:r>
    </w:p>
  </w:footnote>
  <w:footnote w:id="1070">
    <w:p w14:paraId="018A465B" w14:textId="77777777" w:rsidR="00AE7891" w:rsidRDefault="00AE7891">
      <w:pPr>
        <w:pStyle w:val="footnote"/>
        <w:rPr>
          <w:ins w:id="1803" w:author="Brett Slote" w:date="2011-07-21T19:11:00Z"/>
        </w:rPr>
        <w:pPrChange w:id="1804" w:author="Brett Slote" w:date="2011-07-21T20:05:00Z">
          <w:pPr>
            <w:pStyle w:val="FootnoteText"/>
          </w:pPr>
        </w:pPrChange>
      </w:pPr>
      <w:ins w:id="1805" w:author="Brett Slote" w:date="2011-07-21T19:11:00Z">
        <w:r>
          <w:rPr>
            <w:rStyle w:val="FootnoteReference"/>
          </w:rPr>
          <w:footnoteRef/>
        </w:r>
        <w:r>
          <w:t xml:space="preserve"> Psalm 41:1</w:t>
        </w:r>
      </w:ins>
    </w:p>
  </w:footnote>
  <w:footnote w:id="1071">
    <w:p w14:paraId="30B9D2C6" w14:textId="77777777" w:rsidR="00AE7891" w:rsidRDefault="00AE7891"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AE7891" w:rsidRDefault="00AE7891"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AE7891" w:rsidRDefault="00AE7891"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AE7891" w:rsidRDefault="00AE7891" w:rsidP="006D27E4">
      <w:pPr>
        <w:pStyle w:val="Footnote0"/>
      </w:pPr>
      <w:r>
        <w:rPr>
          <w:rStyle w:val="FootnoteReference"/>
        </w:rPr>
        <w:footnoteRef/>
      </w:r>
      <w:r>
        <w:t xml:space="preserve"> In modern day Libya</w:t>
      </w:r>
    </w:p>
  </w:footnote>
  <w:footnote w:id="1075">
    <w:p w14:paraId="5E4AA7CE" w14:textId="77777777" w:rsidR="00AE7891" w:rsidRDefault="00AE7891">
      <w:pPr>
        <w:pStyle w:val="footnote"/>
        <w:rPr>
          <w:ins w:id="1831" w:author="Brett Slote" w:date="2011-07-21T18:49:00Z"/>
        </w:rPr>
        <w:pPrChange w:id="1832" w:author="Brett Slote" w:date="2011-07-21T20:02:00Z">
          <w:pPr>
            <w:pStyle w:val="FootnoteText"/>
          </w:pPr>
        </w:pPrChange>
      </w:pPr>
      <w:ins w:id="1833" w:author="Brett Slote" w:date="2011-07-21T18:49:00Z">
        <w:r>
          <w:rPr>
            <w:rStyle w:val="FootnoteReference"/>
          </w:rPr>
          <w:footnoteRef/>
        </w:r>
        <w:r>
          <w:t xml:space="preserve"> Note that </w:t>
        </w:r>
        <w:r w:rsidRPr="003A78C2">
          <w:rPr>
            <w:rFonts w:ascii="CS Avva Shenouda" w:hAnsi="CS Avva Shenouda"/>
            <w:rPrChange w:id="1834"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AE7891" w:rsidRDefault="00AE7891">
      <w:pPr>
        <w:pStyle w:val="footnote"/>
        <w:rPr>
          <w:ins w:id="1835" w:author="Brett Slote" w:date="2011-07-21T18:50:00Z"/>
        </w:rPr>
        <w:pPrChange w:id="1836" w:author="Brett Slote" w:date="2011-07-21T20:02:00Z">
          <w:pPr>
            <w:pStyle w:val="FootnoteText"/>
          </w:pPr>
        </w:pPrChange>
      </w:pPr>
      <w:ins w:id="1837" w:author="Brett Slote" w:date="2011-07-21T18:50:00Z">
        <w:r>
          <w:rPr>
            <w:rStyle w:val="FootnoteReference"/>
          </w:rPr>
          <w:footnoteRef/>
        </w:r>
        <w:r>
          <w:t xml:space="preserve"> US book has “travails of torment” – but it’s not possessive.</w:t>
        </w:r>
      </w:ins>
    </w:p>
  </w:footnote>
  <w:footnote w:id="1077">
    <w:p w14:paraId="39517237" w14:textId="77777777" w:rsidR="00AE7891" w:rsidRDefault="00AE7891">
      <w:pPr>
        <w:pStyle w:val="footnote"/>
        <w:rPr>
          <w:ins w:id="1838" w:author="Brett Slote" w:date="2011-07-21T18:49:00Z"/>
        </w:rPr>
        <w:pPrChange w:id="1839" w:author="Brett Slote" w:date="2011-07-21T20:02:00Z">
          <w:pPr>
            <w:pStyle w:val="FootnoteText"/>
          </w:pPr>
        </w:pPrChange>
      </w:pPr>
      <w:ins w:id="1840" w:author="Brett Slote" w:date="2011-07-21T18:49:00Z">
        <w:r>
          <w:rPr>
            <w:rStyle w:val="FootnoteReference"/>
          </w:rPr>
          <w:footnoteRef/>
        </w:r>
        <w:r>
          <w:t xml:space="preserve"> 1 Peter 1:4</w:t>
        </w:r>
      </w:ins>
    </w:p>
  </w:footnote>
  <w:footnote w:id="1078">
    <w:p w14:paraId="45663590" w14:textId="77777777" w:rsidR="00AE7891" w:rsidRDefault="00AE7891" w:rsidP="00F93B55">
      <w:pPr>
        <w:pStyle w:val="footnote"/>
      </w:pPr>
      <w:r>
        <w:rPr>
          <w:rStyle w:val="FootnoteReference"/>
        </w:rPr>
        <w:footnoteRef/>
      </w:r>
      <w:r>
        <w:t xml:space="preserve"> Modified from the Byzantine hymns in 2017.</w:t>
      </w:r>
    </w:p>
  </w:footnote>
  <w:footnote w:id="1079">
    <w:p w14:paraId="70420166" w14:textId="77777777" w:rsidR="00174A89" w:rsidRDefault="00174A89" w:rsidP="00174A89">
      <w:pPr>
        <w:pStyle w:val="footnote"/>
      </w:pPr>
      <w:r>
        <w:rPr>
          <w:rStyle w:val="FootnoteReference"/>
        </w:rPr>
        <w:footnoteRef/>
      </w:r>
      <w:r>
        <w:t xml:space="preserve"> Modified from the Byzantine hymns in 2017.</w:t>
      </w:r>
    </w:p>
  </w:footnote>
  <w:footnote w:id="1080">
    <w:p w14:paraId="049774F0" w14:textId="77777777" w:rsidR="00AE7891" w:rsidRDefault="00AE7891" w:rsidP="00E77C68">
      <w:pPr>
        <w:pStyle w:val="footnote"/>
      </w:pPr>
      <w:r>
        <w:rPr>
          <w:rStyle w:val="FootnoteReference"/>
        </w:rPr>
        <w:footnoteRef/>
      </w:r>
      <w:r>
        <w:t xml:space="preserve"> The Coptic has “Three names, one God,” which is the heresy of modalism, and certainly was not said at Ephesus.</w:t>
      </w:r>
    </w:p>
  </w:footnote>
  <w:footnote w:id="1081">
    <w:p w14:paraId="416DBD35" w14:textId="77777777" w:rsidR="00AE7891" w:rsidRDefault="00AE7891" w:rsidP="00E77C68">
      <w:pPr>
        <w:pStyle w:val="footnote"/>
      </w:pPr>
      <w:r>
        <w:rPr>
          <w:rStyle w:val="FootnoteReference"/>
        </w:rPr>
        <w:footnoteRef/>
      </w:r>
      <w:r>
        <w:t xml:space="preserve"> This line is heretical.</w:t>
      </w:r>
    </w:p>
  </w:footnote>
  <w:footnote w:id="1082">
    <w:p w14:paraId="2A005F90" w14:textId="77777777" w:rsidR="00AE7891" w:rsidRDefault="00AE7891">
      <w:pPr>
        <w:pStyle w:val="footnote"/>
        <w:rPr>
          <w:ins w:id="1877" w:author="Brett Slote" w:date="2011-07-21T18:55:00Z"/>
        </w:rPr>
        <w:pPrChange w:id="1878" w:author="Brett Slote" w:date="2011-07-21T20:02:00Z">
          <w:pPr>
            <w:pStyle w:val="FootnoteText"/>
          </w:pPr>
        </w:pPrChange>
      </w:pPr>
      <w:ins w:id="1879" w:author="Brett Slote" w:date="2011-07-21T18:55:00Z">
        <w:r>
          <w:rPr>
            <w:rStyle w:val="FootnoteReference"/>
          </w:rPr>
          <w:footnoteRef/>
        </w:r>
        <w:r>
          <w:t xml:space="preserve"> Hallow or consecrate – this was, according to a tradition, when he formerly became an archimandrite</w:t>
        </w:r>
      </w:ins>
    </w:p>
  </w:footnote>
  <w:footnote w:id="1083">
    <w:p w14:paraId="6B5EF1D3" w14:textId="77777777" w:rsidR="00AE7891" w:rsidRDefault="00AE7891">
      <w:pPr>
        <w:pStyle w:val="footnote"/>
        <w:rPr>
          <w:ins w:id="1884" w:author="Brett Slote" w:date="2011-07-21T18:52:00Z"/>
        </w:rPr>
        <w:pPrChange w:id="1885" w:author="Brett Slote" w:date="2011-07-21T20:02:00Z">
          <w:pPr/>
        </w:pPrChange>
      </w:pPr>
      <w:ins w:id="1886" w:author="Brett Slote" w:date="2011-07-21T18:52:00Z">
        <w:r w:rsidRPr="00FB36D8">
          <w:rPr>
            <w:rStyle w:val="FootnoteReference"/>
            <w:vertAlign w:val="baseline"/>
          </w:rPr>
          <w:footnoteRef/>
        </w:r>
        <w:r w:rsidRPr="00FB36D8">
          <w:t xml:space="preserve"> This line is literally “because the hope of the good”</w:t>
        </w:r>
      </w:ins>
    </w:p>
  </w:footnote>
  <w:footnote w:id="1084">
    <w:p w14:paraId="347015AD" w14:textId="77777777" w:rsidR="00AE7891" w:rsidRPr="00A20ACC" w:rsidRDefault="00AE7891">
      <w:pPr>
        <w:pStyle w:val="footnote"/>
        <w:rPr>
          <w:ins w:id="1887" w:author="Brett Slote" w:date="2011-07-21T18:52:00Z"/>
          <w:rFonts w:ascii="CS Avva Shenouda" w:hAnsi="CS Avva Shenouda"/>
          <w:color w:val="FF0000"/>
          <w:rPrChange w:id="1888" w:author="Brett Slote" w:date="2011-07-21T20:02:00Z">
            <w:rPr>
              <w:ins w:id="1889" w:author="Brett Slote" w:date="2011-07-21T18:52:00Z"/>
              <w:color w:val="FF0000"/>
            </w:rPr>
          </w:rPrChange>
        </w:rPr>
        <w:pPrChange w:id="1890" w:author="Brett Slote" w:date="2011-07-21T20:02:00Z">
          <w:pPr/>
        </w:pPrChange>
      </w:pPr>
      <w:ins w:id="1891" w:author="Brett Slote" w:date="2011-07-21T18:52:00Z">
        <w:r w:rsidRPr="00FB36D8">
          <w:rPr>
            <w:rStyle w:val="FootnoteReference"/>
            <w:vertAlign w:val="baseline"/>
          </w:rPr>
          <w:footnoteRef/>
        </w:r>
        <w:r w:rsidRPr="00FB36D8">
          <w:t xml:space="preserve"> </w:t>
        </w:r>
        <w:r w:rsidRPr="003A78C2">
          <w:rPr>
            <w:rPrChange w:id="1892" w:author="Brett Slote" w:date="2011-07-21T20:02:00Z">
              <w:rPr>
                <w:rFonts w:ascii="Antonious Normal" w:hAnsi="Antonious Normal"/>
                <w:color w:val="FF0000"/>
              </w:rPr>
            </w:rPrChange>
          </w:rPr>
          <w:t>qen hanhwd/ nem han'almoc</w:t>
        </w:r>
      </w:ins>
    </w:p>
  </w:footnote>
  <w:footnote w:id="1085">
    <w:p w14:paraId="0D9B9A7D" w14:textId="77777777" w:rsidR="00AE7891" w:rsidRDefault="00AE7891" w:rsidP="006D5FC1">
      <w:pPr>
        <w:pStyle w:val="footnote"/>
      </w:pPr>
      <w:r>
        <w:rPr>
          <w:rStyle w:val="FootnoteReference"/>
        </w:rPr>
        <w:footnoteRef/>
      </w:r>
      <w:r>
        <w:t xml:space="preserve"> Modified from the Byzantine hymns in 2017.</w:t>
      </w:r>
    </w:p>
  </w:footnote>
  <w:footnote w:id="1086">
    <w:p w14:paraId="437E843D" w14:textId="620C793B" w:rsidR="00AE7891" w:rsidRDefault="00AE7891"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7">
    <w:p w14:paraId="4AFC6896" w14:textId="77777777" w:rsidR="00AE7891" w:rsidRDefault="00AE7891" w:rsidP="00B54DE8">
      <w:pPr>
        <w:pStyle w:val="footnote"/>
      </w:pPr>
      <w:r>
        <w:rPr>
          <w:rStyle w:val="FootnoteReference"/>
        </w:rPr>
        <w:footnoteRef/>
      </w:r>
      <w:r>
        <w:t xml:space="preserve"> Matthew 1:20</w:t>
      </w:r>
    </w:p>
  </w:footnote>
  <w:footnote w:id="1088">
    <w:p w14:paraId="0E9CA519" w14:textId="77777777" w:rsidR="00AE7891" w:rsidRDefault="00AE7891" w:rsidP="00662A48">
      <w:pPr>
        <w:pStyle w:val="footnote"/>
      </w:pPr>
      <w:r>
        <w:rPr>
          <w:rStyle w:val="FootnoteReference"/>
          <w:rFonts w:eastAsiaTheme="majorEastAsia"/>
        </w:rPr>
        <w:footnoteRef/>
      </w:r>
      <w:r>
        <w:t xml:space="preserve"> All-holy</w:t>
      </w:r>
    </w:p>
  </w:footnote>
  <w:footnote w:id="1089">
    <w:p w14:paraId="50451B0F" w14:textId="77777777" w:rsidR="00AE7891" w:rsidRDefault="00AE7891">
      <w:pPr>
        <w:pStyle w:val="footnote"/>
        <w:rPr>
          <w:ins w:id="1972" w:author="Brett Slote" w:date="2011-07-21T19:04:00Z"/>
        </w:rPr>
        <w:pPrChange w:id="1973" w:author="Brett Slote" w:date="2011-07-21T20:04:00Z">
          <w:pPr>
            <w:pStyle w:val="FootnoteText"/>
          </w:pPr>
        </w:pPrChange>
      </w:pPr>
      <w:ins w:id="1974" w:author="Brett Slote" w:date="2011-07-21T19:04:00Z">
        <w:r>
          <w:rPr>
            <w:rStyle w:val="FootnoteReference"/>
          </w:rPr>
          <w:footnoteRef/>
        </w:r>
        <w:r>
          <w:t xml:space="preserve"> literal is disregarded</w:t>
        </w:r>
      </w:ins>
    </w:p>
  </w:footnote>
  <w:footnote w:id="1090">
    <w:p w14:paraId="062BDCC1" w14:textId="77777777" w:rsidR="00AE7891" w:rsidRDefault="00AE7891">
      <w:pPr>
        <w:pStyle w:val="FootnoteText"/>
      </w:pPr>
      <w:r>
        <w:rPr>
          <w:rStyle w:val="FootnoteReference"/>
        </w:rPr>
        <w:footnoteRef/>
      </w:r>
      <w:r>
        <w:t xml:space="preserve"> Ps 8:2</w:t>
      </w:r>
    </w:p>
  </w:footnote>
  <w:footnote w:id="1091">
    <w:p w14:paraId="5BC08478" w14:textId="77777777" w:rsidR="00AE7891" w:rsidRPr="000C76BB" w:rsidRDefault="00AE789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2">
    <w:p w14:paraId="03A6DDD1" w14:textId="77777777" w:rsidR="00AE7891" w:rsidRDefault="00AE7891">
      <w:pPr>
        <w:pStyle w:val="FootnoteText"/>
      </w:pPr>
      <w:r>
        <w:rPr>
          <w:rStyle w:val="FootnoteReference"/>
        </w:rPr>
        <w:footnoteRef/>
      </w:r>
      <w:r>
        <w:t xml:space="preserve"> Matthew 28:6</w:t>
      </w:r>
    </w:p>
  </w:footnote>
  <w:footnote w:id="1093">
    <w:p w14:paraId="339855D2" w14:textId="77777777" w:rsidR="00AE7891" w:rsidRDefault="00AE7891">
      <w:pPr>
        <w:pStyle w:val="FootnoteText"/>
      </w:pPr>
      <w:r>
        <w:rPr>
          <w:rStyle w:val="FootnoteReference"/>
        </w:rPr>
        <w:footnoteRef/>
      </w:r>
      <w:r>
        <w:t xml:space="preserve"> Matthew 28:7,6</w:t>
      </w:r>
    </w:p>
  </w:footnote>
  <w:footnote w:id="1094">
    <w:p w14:paraId="76212A49" w14:textId="77777777" w:rsidR="00AE7891" w:rsidRDefault="00AE7891">
      <w:pPr>
        <w:pStyle w:val="FootnoteText"/>
      </w:pPr>
      <w:r>
        <w:rPr>
          <w:rStyle w:val="FootnoteReference"/>
        </w:rPr>
        <w:footnoteRef/>
      </w:r>
      <w:r>
        <w:t xml:space="preserve"> Matthew 28:7</w:t>
      </w:r>
    </w:p>
  </w:footnote>
  <w:footnote w:id="1095">
    <w:p w14:paraId="716019EB" w14:textId="77777777" w:rsidR="00AE7891" w:rsidRDefault="00AE7891">
      <w:pPr>
        <w:pStyle w:val="FootnoteText"/>
      </w:pPr>
      <w:r>
        <w:rPr>
          <w:rStyle w:val="FootnoteReference"/>
        </w:rPr>
        <w:footnoteRef/>
      </w:r>
      <w:r>
        <w:t xml:space="preserve"> John 20:27</w:t>
      </w:r>
    </w:p>
  </w:footnote>
  <w:footnote w:id="1096">
    <w:p w14:paraId="0ECF3FB0" w14:textId="77777777" w:rsidR="00AE7891" w:rsidRDefault="00AE7891">
      <w:pPr>
        <w:pStyle w:val="FootnoteText"/>
      </w:pPr>
      <w:r>
        <w:rPr>
          <w:rStyle w:val="FootnoteReference"/>
        </w:rPr>
        <w:footnoteRef/>
      </w:r>
      <w:r>
        <w:t xml:space="preserve"> John 20:28</w:t>
      </w:r>
    </w:p>
  </w:footnote>
  <w:footnote w:id="1097">
    <w:p w14:paraId="3FCB0B65" w14:textId="77777777" w:rsidR="00AE7891" w:rsidRDefault="00AE7891">
      <w:pPr>
        <w:pStyle w:val="FootnoteText"/>
      </w:pPr>
      <w:r>
        <w:rPr>
          <w:rStyle w:val="FootnoteReference"/>
        </w:rPr>
        <w:footnoteRef/>
      </w:r>
      <w:r>
        <w:t xml:space="preserve"> John 20:29</w:t>
      </w:r>
    </w:p>
  </w:footnote>
  <w:footnote w:id="1098">
    <w:p w14:paraId="6B80EDF7" w14:textId="77777777" w:rsidR="00AE7891" w:rsidRDefault="00AE7891">
      <w:pPr>
        <w:pStyle w:val="FootnoteText"/>
      </w:pPr>
      <w:r>
        <w:rPr>
          <w:rStyle w:val="FootnoteReference"/>
        </w:rPr>
        <w:footnoteRef/>
      </w:r>
      <w:r>
        <w:t xml:space="preserve"> John 20:29</w:t>
      </w:r>
    </w:p>
  </w:footnote>
  <w:footnote w:id="1099">
    <w:p w14:paraId="3D721105" w14:textId="77777777" w:rsidR="00AE7891" w:rsidRDefault="00AE7891"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00">
    <w:p w14:paraId="5C03BEB6" w14:textId="77777777" w:rsidR="00AE7891" w:rsidRDefault="00AE7891" w:rsidP="00513E2D">
      <w:pPr>
        <w:pStyle w:val="footnote"/>
      </w:pPr>
      <w:r>
        <w:rPr>
          <w:rStyle w:val="FootnoteReference"/>
        </w:rPr>
        <w:footnoteRef/>
      </w:r>
      <w:r>
        <w:t xml:space="preserve"> From Paoni 12 to Paopi 19: “Bless the waters of the river this year”.</w:t>
      </w:r>
    </w:p>
    <w:p w14:paraId="16B83A6A" w14:textId="77777777" w:rsidR="00AE7891" w:rsidRDefault="00AE7891" w:rsidP="00513E2D">
      <w:pPr>
        <w:pStyle w:val="footnote"/>
      </w:pPr>
      <w:r>
        <w:t>From Paopi 10 to Tobi 10: “Bless the herbs and the plants”.</w:t>
      </w:r>
    </w:p>
    <w:p w14:paraId="34A5B65F" w14:textId="77777777" w:rsidR="00AE7891" w:rsidRDefault="00AE7891"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D174B7C" w:rsidR="00AE7891" w:rsidRPr="00E00D27" w:rsidRDefault="00AE789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74A89">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6D85D73A" w:rsidR="00AE7891" w:rsidRPr="00E00D27" w:rsidRDefault="00AE7891"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17A8B">
      <w:rPr>
        <w:noProof/>
        <w:sz w:val="20"/>
        <w:szCs w:val="20"/>
      </w:rPr>
      <w:t>Pascha</w:t>
    </w:r>
    <w:r w:rsidRPr="00E00D27">
      <w:rPr>
        <w:sz w:val="20"/>
        <w:szCs w:val="20"/>
      </w:rPr>
      <w:fldChar w:fldCharType="end"/>
    </w:r>
  </w:p>
  <w:p w14:paraId="0BA9A7AA" w14:textId="77777777" w:rsidR="00AE7891" w:rsidRPr="00686912" w:rsidRDefault="00AE7891"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7FE25D32" w:rsidR="00AE7891" w:rsidRPr="00E00D27" w:rsidRDefault="00AE789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17A8B">
      <w:rPr>
        <w:noProof/>
        <w:sz w:val="20"/>
        <w:szCs w:val="20"/>
      </w:rPr>
      <w:t>Prayer for the Church</w:t>
    </w:r>
    <w:r w:rsidRPr="00E00D27">
      <w:rPr>
        <w:sz w:val="20"/>
        <w:szCs w:val="20"/>
      </w:rPr>
      <w:fldChar w:fldCharType="end"/>
    </w:r>
  </w:p>
  <w:p w14:paraId="6EBDE8BD" w14:textId="77777777" w:rsidR="00AE7891" w:rsidRPr="00686912" w:rsidRDefault="00AE7891"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AE7891" w:rsidRPr="00E00D27" w:rsidRDefault="00AE7891"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AE7891" w:rsidRPr="00E00D27" w:rsidRDefault="00AE7891" w:rsidP="00686912">
    <w:pPr>
      <w:pStyle w:val="Header"/>
      <w:jc w:val="center"/>
      <w:rPr>
        <w:sz w:val="20"/>
        <w:szCs w:val="20"/>
      </w:rPr>
    </w:pPr>
  </w:p>
  <w:p w14:paraId="022704DA" w14:textId="77777777" w:rsidR="00AE7891" w:rsidRPr="00686912" w:rsidRDefault="00AE7891"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AE7891" w:rsidRPr="00E00D27" w:rsidRDefault="00AE7891"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2940ED0C" w:rsidR="00AE7891" w:rsidRPr="00E00D27" w:rsidRDefault="00AE789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74A89">
      <w:rPr>
        <w:noProof/>
        <w:sz w:val="20"/>
        <w:szCs w:val="20"/>
      </w:rPr>
      <w:t>The Midnight Praise</w:t>
    </w:r>
    <w:r>
      <w:rPr>
        <w:sz w:val="20"/>
        <w:szCs w:val="20"/>
      </w:rPr>
      <w:fldChar w:fldCharType="end"/>
    </w:r>
  </w:p>
  <w:p w14:paraId="0D77CDA8" w14:textId="77777777" w:rsidR="00AE7891" w:rsidRPr="00E00D27" w:rsidRDefault="00AE7891"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3F71D07D" w:rsidR="00AE7891" w:rsidRPr="00E00D27" w:rsidRDefault="00AE789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17A8B">
      <w:rPr>
        <w:noProof/>
        <w:sz w:val="20"/>
        <w:szCs w:val="20"/>
      </w:rPr>
      <w:t>Kathisma 2</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4E92F44E" w:rsidR="00AE7891" w:rsidRPr="00E00D27" w:rsidRDefault="00AE7891"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17A8B">
      <w:rPr>
        <w:noProof/>
        <w:sz w:val="20"/>
        <w:szCs w:val="20"/>
      </w:rPr>
      <w:t>The Psalms</w:t>
    </w:r>
    <w:r w:rsidRPr="00E00D27">
      <w:rPr>
        <w:sz w:val="20"/>
        <w:szCs w:val="20"/>
      </w:rPr>
      <w:fldChar w:fldCharType="end"/>
    </w:r>
  </w:p>
  <w:p w14:paraId="48CF3F9A" w14:textId="245E316D" w:rsidR="00AE7891" w:rsidRPr="00686912" w:rsidRDefault="00AE7891"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67311919" w:rsidR="00AE7891" w:rsidRPr="00E00D27" w:rsidRDefault="00AE789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74A89">
      <w:rPr>
        <w:noProof/>
        <w:sz w:val="20"/>
        <w:szCs w:val="20"/>
      </w:rPr>
      <w:t>Hymn on the Thursday Theotokia (The Fiery Bush)</w:t>
    </w:r>
    <w:r w:rsidRPr="00E00D27">
      <w:rPr>
        <w:sz w:val="20"/>
        <w:szCs w:val="20"/>
      </w:rPr>
      <w:fldChar w:fldCharType="end"/>
    </w:r>
  </w:p>
  <w:p w14:paraId="246A3E66" w14:textId="77777777" w:rsidR="00AE7891" w:rsidRPr="00686912" w:rsidRDefault="00AE7891"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AE7891" w:rsidRPr="00686912" w:rsidRDefault="00AE7891"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206D" w14:textId="3F2B0A9F" w:rsidR="00AE7891" w:rsidRPr="000E2EAC" w:rsidRDefault="00AE7891" w:rsidP="000E2EA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47D" w14:textId="2D1CA2A3" w:rsidR="00AE7891" w:rsidRPr="00E00D27" w:rsidRDefault="00AE7891"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17A8B">
      <w:rPr>
        <w:noProof/>
        <w:sz w:val="20"/>
        <w:szCs w:val="20"/>
      </w:rPr>
      <w:t>Pascha</w:t>
    </w:r>
    <w:r>
      <w:rPr>
        <w:sz w:val="20"/>
        <w:szCs w:val="20"/>
      </w:rPr>
      <w:fldChar w:fldCharType="end"/>
    </w:r>
  </w:p>
  <w:p w14:paraId="3CBA650E" w14:textId="77777777" w:rsidR="00AE7891" w:rsidRPr="000E2EAC" w:rsidRDefault="00AE7891"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BF080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1A0"/>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186"/>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6153"/>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62E"/>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4A89"/>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63C"/>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58BE"/>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D49"/>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AC4"/>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5E38"/>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4C32"/>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4778"/>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ACB"/>
    <w:rsid w:val="004E0D33"/>
    <w:rsid w:val="004E1167"/>
    <w:rsid w:val="004E1800"/>
    <w:rsid w:val="004E27AE"/>
    <w:rsid w:val="004E2A16"/>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17A8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37D6B"/>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156"/>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2A5"/>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2DC9"/>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B71B8"/>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0984"/>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1F11"/>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0C61"/>
    <w:rsid w:val="008424B3"/>
    <w:rsid w:val="00843320"/>
    <w:rsid w:val="0084452E"/>
    <w:rsid w:val="008452C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7DC"/>
    <w:rsid w:val="00867962"/>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235"/>
    <w:rsid w:val="009844E7"/>
    <w:rsid w:val="00984926"/>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2AEC"/>
    <w:rsid w:val="009A461A"/>
    <w:rsid w:val="009A4C25"/>
    <w:rsid w:val="009A603E"/>
    <w:rsid w:val="009A65C4"/>
    <w:rsid w:val="009A75FD"/>
    <w:rsid w:val="009B2259"/>
    <w:rsid w:val="009B2638"/>
    <w:rsid w:val="009B2A54"/>
    <w:rsid w:val="009B3D2D"/>
    <w:rsid w:val="009B5A7F"/>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5815"/>
    <w:rsid w:val="00A36961"/>
    <w:rsid w:val="00A37A1B"/>
    <w:rsid w:val="00A37BB6"/>
    <w:rsid w:val="00A37EDC"/>
    <w:rsid w:val="00A45670"/>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4A3C"/>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E7891"/>
    <w:rsid w:val="00AF055B"/>
    <w:rsid w:val="00AF1044"/>
    <w:rsid w:val="00AF2A00"/>
    <w:rsid w:val="00AF2ED3"/>
    <w:rsid w:val="00AF3A49"/>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19D6"/>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41BC"/>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072E"/>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4A7"/>
    <w:rsid w:val="00D04AAA"/>
    <w:rsid w:val="00D050AA"/>
    <w:rsid w:val="00D06333"/>
    <w:rsid w:val="00D06AFD"/>
    <w:rsid w:val="00D10060"/>
    <w:rsid w:val="00D13236"/>
    <w:rsid w:val="00D15008"/>
    <w:rsid w:val="00D1573A"/>
    <w:rsid w:val="00D15C3F"/>
    <w:rsid w:val="00D1689A"/>
    <w:rsid w:val="00D16E1F"/>
    <w:rsid w:val="00D175BB"/>
    <w:rsid w:val="00D17FB1"/>
    <w:rsid w:val="00D20A28"/>
    <w:rsid w:val="00D215E2"/>
    <w:rsid w:val="00D2194E"/>
    <w:rsid w:val="00D226AB"/>
    <w:rsid w:val="00D22853"/>
    <w:rsid w:val="00D228F6"/>
    <w:rsid w:val="00D23F8F"/>
    <w:rsid w:val="00D2448A"/>
    <w:rsid w:val="00D24FE1"/>
    <w:rsid w:val="00D2739E"/>
    <w:rsid w:val="00D27B1F"/>
    <w:rsid w:val="00D27C4B"/>
    <w:rsid w:val="00D27F59"/>
    <w:rsid w:val="00D305E3"/>
    <w:rsid w:val="00D30804"/>
    <w:rsid w:val="00D30D2D"/>
    <w:rsid w:val="00D30FFF"/>
    <w:rsid w:val="00D31016"/>
    <w:rsid w:val="00D31F38"/>
    <w:rsid w:val="00D325F5"/>
    <w:rsid w:val="00D332D7"/>
    <w:rsid w:val="00D3361E"/>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0C63"/>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325"/>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64D4"/>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EE52A-C454-495B-ACCA-D7EA8A1CF36C}">
  <ds:schemaRefs>
    <ds:schemaRef ds:uri="http://schemas.openxmlformats.org/officeDocument/2006/bibliography"/>
  </ds:schemaRefs>
</ds:datastoreItem>
</file>

<file path=customXml/itemProps2.xml><?xml version="1.0" encoding="utf-8"?>
<ds:datastoreItem xmlns:ds="http://schemas.openxmlformats.org/officeDocument/2006/customXml" ds:itemID="{B2767652-73C3-4303-9340-D7042D60D1E8}">
  <ds:schemaRefs>
    <ds:schemaRef ds:uri="http://schemas.openxmlformats.org/officeDocument/2006/bibliography"/>
  </ds:schemaRefs>
</ds:datastoreItem>
</file>

<file path=customXml/itemProps3.xml><?xml version="1.0" encoding="utf-8"?>
<ds:datastoreItem xmlns:ds="http://schemas.openxmlformats.org/officeDocument/2006/customXml" ds:itemID="{EE6EADCF-F33D-42F7-A82E-1A573A62F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1</Pages>
  <Words>240355</Words>
  <Characters>1370027</Characters>
  <Application>Microsoft Office Word</Application>
  <DocSecurity>0</DocSecurity>
  <Lines>11416</Lines>
  <Paragraphs>3214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181</cp:revision>
  <cp:lastPrinted>2017-07-04T12:21:00Z</cp:lastPrinted>
  <dcterms:created xsi:type="dcterms:W3CDTF">2017-05-21T02:46:00Z</dcterms:created>
  <dcterms:modified xsi:type="dcterms:W3CDTF">2017-08-17T12:58:00Z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