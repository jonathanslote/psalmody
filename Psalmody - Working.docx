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504BD9">
          <w:rPr>
            <w:noProof/>
            <w:webHidden/>
          </w:rPr>
          <w:t>3</w:t>
        </w:r>
        <w:r w:rsidR="00790D8D">
          <w:rPr>
            <w:noProof/>
            <w:webHidden/>
          </w:rPr>
          <w:fldChar w:fldCharType="end"/>
        </w:r>
      </w:hyperlink>
    </w:p>
    <w:p w14:paraId="3ED923AA" w14:textId="41CB7C76" w:rsidR="00790D8D" w:rsidRDefault="000860AE">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504BD9">
          <w:rPr>
            <w:noProof/>
            <w:webHidden/>
          </w:rPr>
          <w:t>4</w:t>
        </w:r>
        <w:r w:rsidR="00790D8D">
          <w:rPr>
            <w:noProof/>
            <w:webHidden/>
          </w:rPr>
          <w:fldChar w:fldCharType="end"/>
        </w:r>
      </w:hyperlink>
    </w:p>
    <w:p w14:paraId="2B3A0953" w14:textId="62E28AE4" w:rsidR="00790D8D" w:rsidRDefault="000860AE">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504BD9">
          <w:rPr>
            <w:noProof/>
            <w:webHidden/>
          </w:rPr>
          <w:t>17</w:t>
        </w:r>
        <w:r w:rsidR="00790D8D">
          <w:rPr>
            <w:noProof/>
            <w:webHidden/>
          </w:rPr>
          <w:fldChar w:fldCharType="end"/>
        </w:r>
      </w:hyperlink>
    </w:p>
    <w:p w14:paraId="6C848373" w14:textId="544A897A" w:rsidR="00790D8D" w:rsidRDefault="000860AE">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504BD9">
          <w:rPr>
            <w:noProof/>
            <w:webHidden/>
          </w:rPr>
          <w:t>32</w:t>
        </w:r>
        <w:r w:rsidR="00790D8D">
          <w:rPr>
            <w:noProof/>
            <w:webHidden/>
          </w:rPr>
          <w:fldChar w:fldCharType="end"/>
        </w:r>
      </w:hyperlink>
    </w:p>
    <w:p w14:paraId="32B3CBDD" w14:textId="005B2A1B" w:rsidR="00790D8D" w:rsidRDefault="000860AE">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504BD9">
          <w:rPr>
            <w:noProof/>
            <w:webHidden/>
          </w:rPr>
          <w:t>47</w:t>
        </w:r>
        <w:r w:rsidR="00790D8D">
          <w:rPr>
            <w:noProof/>
            <w:webHidden/>
          </w:rPr>
          <w:fldChar w:fldCharType="end"/>
        </w:r>
      </w:hyperlink>
    </w:p>
    <w:p w14:paraId="36A0A524" w14:textId="58901A05" w:rsidR="00790D8D" w:rsidRDefault="000860AE">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504BD9">
          <w:rPr>
            <w:noProof/>
            <w:webHidden/>
          </w:rPr>
          <w:t>48</w:t>
        </w:r>
        <w:r w:rsidR="00790D8D">
          <w:rPr>
            <w:noProof/>
            <w:webHidden/>
          </w:rPr>
          <w:fldChar w:fldCharType="end"/>
        </w:r>
      </w:hyperlink>
    </w:p>
    <w:p w14:paraId="4BEC3756" w14:textId="4684B94E" w:rsidR="00790D8D" w:rsidRDefault="000860AE">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504BD9">
          <w:rPr>
            <w:noProof/>
            <w:webHidden/>
          </w:rPr>
          <w:t>67</w:t>
        </w:r>
        <w:r w:rsidR="00790D8D">
          <w:rPr>
            <w:noProof/>
            <w:webHidden/>
          </w:rPr>
          <w:fldChar w:fldCharType="end"/>
        </w:r>
      </w:hyperlink>
    </w:p>
    <w:p w14:paraId="4013AF3D" w14:textId="7B325CC6" w:rsidR="00790D8D" w:rsidRDefault="000860AE">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504BD9">
          <w:rPr>
            <w:noProof/>
            <w:webHidden/>
          </w:rPr>
          <w:t>70</w:t>
        </w:r>
        <w:r w:rsidR="00790D8D">
          <w:rPr>
            <w:noProof/>
            <w:webHidden/>
          </w:rPr>
          <w:fldChar w:fldCharType="end"/>
        </w:r>
      </w:hyperlink>
    </w:p>
    <w:p w14:paraId="4E369E90" w14:textId="58C7C22C" w:rsidR="00790D8D" w:rsidRDefault="000860AE">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504BD9">
          <w:rPr>
            <w:noProof/>
            <w:webHidden/>
          </w:rPr>
          <w:t>74</w:t>
        </w:r>
        <w:r w:rsidR="00790D8D">
          <w:rPr>
            <w:noProof/>
            <w:webHidden/>
          </w:rPr>
          <w:fldChar w:fldCharType="end"/>
        </w:r>
      </w:hyperlink>
    </w:p>
    <w:p w14:paraId="206DC744" w14:textId="3FFCFBDE" w:rsidR="00790D8D" w:rsidRDefault="000860AE">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504BD9">
          <w:rPr>
            <w:noProof/>
            <w:webHidden/>
          </w:rPr>
          <w:t>78</w:t>
        </w:r>
        <w:r w:rsidR="00790D8D">
          <w:rPr>
            <w:noProof/>
            <w:webHidden/>
          </w:rPr>
          <w:fldChar w:fldCharType="end"/>
        </w:r>
      </w:hyperlink>
    </w:p>
    <w:p w14:paraId="2E824416" w14:textId="1D9D620F" w:rsidR="00790D8D" w:rsidRDefault="000860AE">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504BD9">
          <w:rPr>
            <w:noProof/>
            <w:webHidden/>
          </w:rPr>
          <w:t>85</w:t>
        </w:r>
        <w:r w:rsidR="00790D8D">
          <w:rPr>
            <w:noProof/>
            <w:webHidden/>
          </w:rPr>
          <w:fldChar w:fldCharType="end"/>
        </w:r>
      </w:hyperlink>
    </w:p>
    <w:p w14:paraId="567AC54D" w14:textId="3930DDDB" w:rsidR="00790D8D" w:rsidRDefault="000860AE">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504BD9">
          <w:rPr>
            <w:noProof/>
            <w:webHidden/>
          </w:rPr>
          <w:t>324</w:t>
        </w:r>
        <w:r w:rsidR="00790D8D">
          <w:rPr>
            <w:noProof/>
            <w:webHidden/>
          </w:rPr>
          <w:fldChar w:fldCharType="end"/>
        </w:r>
      </w:hyperlink>
    </w:p>
    <w:p w14:paraId="3EEFF57D" w14:textId="1C6B6375" w:rsidR="00790D8D" w:rsidRDefault="000860AE">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504BD9">
          <w:rPr>
            <w:noProof/>
            <w:webHidden/>
          </w:rPr>
          <w:t>412</w:t>
        </w:r>
        <w:r w:rsidR="00790D8D">
          <w:rPr>
            <w:noProof/>
            <w:webHidden/>
          </w:rPr>
          <w:fldChar w:fldCharType="end"/>
        </w:r>
      </w:hyperlink>
    </w:p>
    <w:p w14:paraId="16A98013" w14:textId="6A31B801" w:rsidR="00790D8D" w:rsidRDefault="000860AE">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504BD9">
          <w:rPr>
            <w:noProof/>
            <w:webHidden/>
          </w:rPr>
          <w:t>413</w:t>
        </w:r>
        <w:r w:rsidR="00790D8D">
          <w:rPr>
            <w:noProof/>
            <w:webHidden/>
          </w:rPr>
          <w:fldChar w:fldCharType="end"/>
        </w:r>
      </w:hyperlink>
    </w:p>
    <w:p w14:paraId="7FA30D33" w14:textId="3EB9E601" w:rsidR="00790D8D" w:rsidRDefault="000860AE">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504BD9">
          <w:rPr>
            <w:noProof/>
            <w:webHidden/>
          </w:rPr>
          <w:t>452</w:t>
        </w:r>
        <w:r w:rsidR="00790D8D">
          <w:rPr>
            <w:noProof/>
            <w:webHidden/>
          </w:rPr>
          <w:fldChar w:fldCharType="end"/>
        </w:r>
      </w:hyperlink>
    </w:p>
    <w:p w14:paraId="2D3E557D" w14:textId="7762DD9C" w:rsidR="00790D8D" w:rsidRDefault="000860AE">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504BD9">
          <w:rPr>
            <w:noProof/>
            <w:webHidden/>
          </w:rPr>
          <w:t>455</w:t>
        </w:r>
        <w:r w:rsidR="00790D8D">
          <w:rPr>
            <w:noProof/>
            <w:webHidden/>
          </w:rPr>
          <w:fldChar w:fldCharType="end"/>
        </w:r>
      </w:hyperlink>
    </w:p>
    <w:p w14:paraId="4B626EE8" w14:textId="780C6389" w:rsidR="00790D8D" w:rsidRDefault="000860AE">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504BD9">
          <w:rPr>
            <w:noProof/>
            <w:webHidden/>
          </w:rPr>
          <w:t>470</w:t>
        </w:r>
        <w:r w:rsidR="00790D8D">
          <w:rPr>
            <w:noProof/>
            <w:webHidden/>
          </w:rPr>
          <w:fldChar w:fldCharType="end"/>
        </w:r>
      </w:hyperlink>
    </w:p>
    <w:p w14:paraId="1A459399" w14:textId="33E78C08" w:rsidR="00790D8D" w:rsidRDefault="000860AE">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504BD9">
          <w:rPr>
            <w:noProof/>
            <w:webHidden/>
          </w:rPr>
          <w:t>482</w:t>
        </w:r>
        <w:r w:rsidR="00790D8D">
          <w:rPr>
            <w:noProof/>
            <w:webHidden/>
          </w:rPr>
          <w:fldChar w:fldCharType="end"/>
        </w:r>
      </w:hyperlink>
    </w:p>
    <w:p w14:paraId="7A3C1BD6" w14:textId="2923FC5E" w:rsidR="00790D8D" w:rsidRDefault="000860AE">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504BD9">
          <w:rPr>
            <w:noProof/>
            <w:webHidden/>
          </w:rPr>
          <w:t>494</w:t>
        </w:r>
        <w:r w:rsidR="00790D8D">
          <w:rPr>
            <w:noProof/>
            <w:webHidden/>
          </w:rPr>
          <w:fldChar w:fldCharType="end"/>
        </w:r>
      </w:hyperlink>
    </w:p>
    <w:p w14:paraId="6F04D6FA" w14:textId="51D177FA" w:rsidR="00790D8D" w:rsidRDefault="000860AE">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504BD9">
          <w:rPr>
            <w:noProof/>
            <w:webHidden/>
          </w:rPr>
          <w:t>509</w:t>
        </w:r>
        <w:r w:rsidR="00790D8D">
          <w:rPr>
            <w:noProof/>
            <w:webHidden/>
          </w:rPr>
          <w:fldChar w:fldCharType="end"/>
        </w:r>
      </w:hyperlink>
    </w:p>
    <w:p w14:paraId="27B826F0" w14:textId="1DDB585F" w:rsidR="00790D8D" w:rsidRDefault="000860AE">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504BD9">
          <w:rPr>
            <w:noProof/>
            <w:webHidden/>
          </w:rPr>
          <w:t>518</w:t>
        </w:r>
        <w:r w:rsidR="00790D8D">
          <w:rPr>
            <w:noProof/>
            <w:webHidden/>
          </w:rPr>
          <w:fldChar w:fldCharType="end"/>
        </w:r>
      </w:hyperlink>
    </w:p>
    <w:p w14:paraId="5EBA913D" w14:textId="0190ADF1" w:rsidR="00790D8D" w:rsidRDefault="000860AE">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504BD9">
          <w:rPr>
            <w:noProof/>
            <w:webHidden/>
          </w:rPr>
          <w:t>533</w:t>
        </w:r>
        <w:r w:rsidR="00790D8D">
          <w:rPr>
            <w:noProof/>
            <w:webHidden/>
          </w:rPr>
          <w:fldChar w:fldCharType="end"/>
        </w:r>
      </w:hyperlink>
    </w:p>
    <w:p w14:paraId="3662B903" w14:textId="57C4BB59" w:rsidR="00790D8D" w:rsidRDefault="000860AE">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504BD9">
          <w:rPr>
            <w:noProof/>
            <w:webHidden/>
          </w:rPr>
          <w:t>535</w:t>
        </w:r>
        <w:r w:rsidR="00790D8D">
          <w:rPr>
            <w:noProof/>
            <w:webHidden/>
          </w:rPr>
          <w:fldChar w:fldCharType="end"/>
        </w:r>
      </w:hyperlink>
    </w:p>
    <w:p w14:paraId="0460787E" w14:textId="0734CEFB" w:rsidR="00790D8D" w:rsidRDefault="000860AE">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504BD9">
          <w:rPr>
            <w:noProof/>
            <w:webHidden/>
          </w:rPr>
          <w:t>569</w:t>
        </w:r>
        <w:r w:rsidR="00790D8D">
          <w:rPr>
            <w:noProof/>
            <w:webHidden/>
          </w:rPr>
          <w:fldChar w:fldCharType="end"/>
        </w:r>
      </w:hyperlink>
    </w:p>
    <w:p w14:paraId="03FB296F" w14:textId="4B742C15" w:rsidR="00790D8D" w:rsidRDefault="000860AE">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504BD9">
          <w:rPr>
            <w:noProof/>
            <w:webHidden/>
          </w:rPr>
          <w:t>570</w:t>
        </w:r>
        <w:r w:rsidR="00790D8D">
          <w:rPr>
            <w:noProof/>
            <w:webHidden/>
          </w:rPr>
          <w:fldChar w:fldCharType="end"/>
        </w:r>
      </w:hyperlink>
    </w:p>
    <w:p w14:paraId="55712884" w14:textId="278EEFDA" w:rsidR="00790D8D" w:rsidRDefault="000860AE">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504BD9">
          <w:rPr>
            <w:noProof/>
            <w:webHidden/>
          </w:rPr>
          <w:t>591</w:t>
        </w:r>
        <w:r w:rsidR="00790D8D">
          <w:rPr>
            <w:noProof/>
            <w:webHidden/>
          </w:rPr>
          <w:fldChar w:fldCharType="end"/>
        </w:r>
      </w:hyperlink>
    </w:p>
    <w:p w14:paraId="712C3BB3" w14:textId="2124F869" w:rsidR="00790D8D" w:rsidRDefault="000860AE">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504BD9">
          <w:rPr>
            <w:noProof/>
            <w:webHidden/>
          </w:rPr>
          <w:t>603</w:t>
        </w:r>
        <w:r w:rsidR="00790D8D">
          <w:rPr>
            <w:noProof/>
            <w:webHidden/>
          </w:rPr>
          <w:fldChar w:fldCharType="end"/>
        </w:r>
      </w:hyperlink>
    </w:p>
    <w:p w14:paraId="48FB2382" w14:textId="0AC8FA1F" w:rsidR="00790D8D" w:rsidRDefault="000860AE">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504BD9">
          <w:rPr>
            <w:noProof/>
            <w:webHidden/>
          </w:rPr>
          <w:t>604</w:t>
        </w:r>
        <w:r w:rsidR="00790D8D">
          <w:rPr>
            <w:noProof/>
            <w:webHidden/>
          </w:rPr>
          <w:fldChar w:fldCharType="end"/>
        </w:r>
      </w:hyperlink>
    </w:p>
    <w:p w14:paraId="658E1834" w14:textId="6126AEDE" w:rsidR="00790D8D" w:rsidRDefault="000860AE">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504BD9">
          <w:rPr>
            <w:noProof/>
            <w:webHidden/>
          </w:rPr>
          <w:t>625</w:t>
        </w:r>
        <w:r w:rsidR="00790D8D">
          <w:rPr>
            <w:noProof/>
            <w:webHidden/>
          </w:rPr>
          <w:fldChar w:fldCharType="end"/>
        </w:r>
      </w:hyperlink>
    </w:p>
    <w:p w14:paraId="174364E6" w14:textId="7B9C0BE8" w:rsidR="00790D8D" w:rsidRDefault="000860AE">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504BD9">
          <w:rPr>
            <w:noProof/>
            <w:webHidden/>
          </w:rPr>
          <w:t>665</w:t>
        </w:r>
        <w:r w:rsidR="00790D8D">
          <w:rPr>
            <w:noProof/>
            <w:webHidden/>
          </w:rPr>
          <w:fldChar w:fldCharType="end"/>
        </w:r>
      </w:hyperlink>
    </w:p>
    <w:p w14:paraId="0F829583" w14:textId="076F123B" w:rsidR="00790D8D" w:rsidRDefault="000860AE">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504BD9">
          <w:rPr>
            <w:noProof/>
            <w:webHidden/>
          </w:rPr>
          <w:t>673</w:t>
        </w:r>
        <w:r w:rsidR="00790D8D">
          <w:rPr>
            <w:noProof/>
            <w:webHidden/>
          </w:rPr>
          <w:fldChar w:fldCharType="end"/>
        </w:r>
      </w:hyperlink>
    </w:p>
    <w:p w14:paraId="1FAE80C8" w14:textId="69CFD6E0" w:rsidR="00790D8D" w:rsidRDefault="000860AE">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504BD9">
          <w:rPr>
            <w:noProof/>
            <w:webHidden/>
          </w:rPr>
          <w:t>688</w:t>
        </w:r>
        <w:r w:rsidR="00790D8D">
          <w:rPr>
            <w:noProof/>
            <w:webHidden/>
          </w:rPr>
          <w:fldChar w:fldCharType="end"/>
        </w:r>
      </w:hyperlink>
    </w:p>
    <w:p w14:paraId="048F495C" w14:textId="0ED88AF5" w:rsidR="00790D8D" w:rsidRDefault="000860AE">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504BD9">
          <w:rPr>
            <w:noProof/>
            <w:webHidden/>
          </w:rPr>
          <w:t>751</w:t>
        </w:r>
        <w:r w:rsidR="00790D8D">
          <w:rPr>
            <w:noProof/>
            <w:webHidden/>
          </w:rPr>
          <w:fldChar w:fldCharType="end"/>
        </w:r>
      </w:hyperlink>
    </w:p>
    <w:p w14:paraId="07FDF397" w14:textId="4D5080E2" w:rsidR="00790D8D" w:rsidRDefault="000860AE">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504BD9">
          <w:rPr>
            <w:noProof/>
            <w:webHidden/>
          </w:rPr>
          <w:t>814</w:t>
        </w:r>
        <w:r w:rsidR="00790D8D">
          <w:rPr>
            <w:noProof/>
            <w:webHidden/>
          </w:rPr>
          <w:fldChar w:fldCharType="end"/>
        </w:r>
      </w:hyperlink>
    </w:p>
    <w:p w14:paraId="34769EEE" w14:textId="0B951AE9" w:rsidR="00790D8D" w:rsidRDefault="000860AE">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504BD9">
          <w:rPr>
            <w:noProof/>
            <w:webHidden/>
          </w:rPr>
          <w:t>819</w:t>
        </w:r>
        <w:r w:rsidR="00790D8D">
          <w:rPr>
            <w:noProof/>
            <w:webHidden/>
          </w:rPr>
          <w:fldChar w:fldCharType="end"/>
        </w:r>
      </w:hyperlink>
    </w:p>
    <w:p w14:paraId="45BBD758" w14:textId="1E323127" w:rsidR="00790D8D" w:rsidRDefault="000860AE">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504BD9">
          <w:rPr>
            <w:noProof/>
            <w:webHidden/>
          </w:rPr>
          <w:t>836</w:t>
        </w:r>
        <w:r w:rsidR="00790D8D">
          <w:rPr>
            <w:noProof/>
            <w:webHidden/>
          </w:rPr>
          <w:fldChar w:fldCharType="end"/>
        </w:r>
      </w:hyperlink>
    </w:p>
    <w:p w14:paraId="52411E5D" w14:textId="06D6E410" w:rsidR="00790D8D" w:rsidRDefault="000860AE">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504BD9">
          <w:rPr>
            <w:noProof/>
            <w:webHidden/>
          </w:rPr>
          <w:t>842</w:t>
        </w:r>
        <w:r w:rsidR="00790D8D">
          <w:rPr>
            <w:noProof/>
            <w:webHidden/>
          </w:rPr>
          <w:fldChar w:fldCharType="end"/>
        </w:r>
      </w:hyperlink>
    </w:p>
    <w:p w14:paraId="2736B5FF" w14:textId="4D0F504C" w:rsidR="00790D8D" w:rsidRDefault="000860AE">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504BD9">
          <w:rPr>
            <w:noProof/>
            <w:webHidden/>
          </w:rPr>
          <w:t>865</w:t>
        </w:r>
        <w:r w:rsidR="00790D8D">
          <w:rPr>
            <w:noProof/>
            <w:webHidden/>
          </w:rPr>
          <w:fldChar w:fldCharType="end"/>
        </w:r>
      </w:hyperlink>
    </w:p>
    <w:p w14:paraId="78F0B3CD" w14:textId="0C68F6EF" w:rsidR="00790D8D" w:rsidRDefault="000860AE">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504BD9">
          <w:rPr>
            <w:noProof/>
            <w:webHidden/>
          </w:rPr>
          <w:t>892</w:t>
        </w:r>
        <w:r w:rsidR="00790D8D">
          <w:rPr>
            <w:noProof/>
            <w:webHidden/>
          </w:rPr>
          <w:fldChar w:fldCharType="end"/>
        </w:r>
      </w:hyperlink>
    </w:p>
    <w:p w14:paraId="452EBA35" w14:textId="75E72F2D" w:rsidR="00790D8D" w:rsidRDefault="000860AE">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504BD9">
          <w:rPr>
            <w:noProof/>
            <w:webHidden/>
          </w:rPr>
          <w:t>906</w:t>
        </w:r>
        <w:r w:rsidR="00790D8D">
          <w:rPr>
            <w:noProof/>
            <w:webHidden/>
          </w:rPr>
          <w:fldChar w:fldCharType="end"/>
        </w:r>
      </w:hyperlink>
    </w:p>
    <w:p w14:paraId="2CAA4B1D" w14:textId="2E857952" w:rsidR="00790D8D" w:rsidRDefault="000860AE">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504BD9">
          <w:rPr>
            <w:noProof/>
            <w:webHidden/>
          </w:rPr>
          <w:t>930</w:t>
        </w:r>
        <w:r w:rsidR="00790D8D">
          <w:rPr>
            <w:noProof/>
            <w:webHidden/>
          </w:rPr>
          <w:fldChar w:fldCharType="end"/>
        </w:r>
      </w:hyperlink>
    </w:p>
    <w:p w14:paraId="1C10526E" w14:textId="02247D82" w:rsidR="00790D8D" w:rsidRDefault="000860AE">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504BD9">
          <w:rPr>
            <w:noProof/>
            <w:webHidden/>
          </w:rPr>
          <w:t>1005</w:t>
        </w:r>
        <w:r w:rsidR="00790D8D">
          <w:rPr>
            <w:noProof/>
            <w:webHidden/>
          </w:rPr>
          <w:fldChar w:fldCharType="end"/>
        </w:r>
      </w:hyperlink>
    </w:p>
    <w:p w14:paraId="393716F6" w14:textId="1C821E40" w:rsidR="00790D8D" w:rsidRDefault="000860AE">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504BD9">
          <w:rPr>
            <w:noProof/>
            <w:webHidden/>
          </w:rPr>
          <w:t>1080</w:t>
        </w:r>
        <w:r w:rsidR="00790D8D">
          <w:rPr>
            <w:noProof/>
            <w:webHidden/>
          </w:rPr>
          <w:fldChar w:fldCharType="end"/>
        </w:r>
      </w:hyperlink>
    </w:p>
    <w:p w14:paraId="11789C68" w14:textId="196FB480" w:rsidR="00790D8D" w:rsidRDefault="000860AE">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504BD9">
          <w:rPr>
            <w:noProof/>
            <w:webHidden/>
          </w:rPr>
          <w:t>1082</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504BD9">
              <w:rPr>
                <w:noProof/>
                <w:webHidden/>
              </w:rPr>
              <w:t>5</w:t>
            </w:r>
            <w:r w:rsidR="00E35F1F">
              <w:rPr>
                <w:noProof/>
                <w:webHidden/>
              </w:rPr>
              <w:fldChar w:fldCharType="end"/>
            </w:r>
          </w:hyperlink>
        </w:p>
        <w:p w14:paraId="3CE22754" w14:textId="136BB0E0" w:rsidR="00E35F1F" w:rsidRDefault="000860AE">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504BD9">
              <w:rPr>
                <w:noProof/>
                <w:webHidden/>
              </w:rPr>
              <w:t>10</w:t>
            </w:r>
            <w:r w:rsidR="00E35F1F">
              <w:rPr>
                <w:noProof/>
                <w:webHidden/>
              </w:rPr>
              <w:fldChar w:fldCharType="end"/>
            </w:r>
          </w:hyperlink>
        </w:p>
        <w:p w14:paraId="4B0BA7F1" w14:textId="6AADF410" w:rsidR="00E35F1F" w:rsidRDefault="000860AE">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504BD9">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504BD9">
        <w:rPr>
          <w:noProof/>
          <w:lang w:val="en-US"/>
        </w:rPr>
        <w:t>916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504BD9">
        <w:t>The Fourth Canticle</w:t>
      </w:r>
      <w:r>
        <w:fldChar w:fldCharType="end"/>
      </w:r>
      <w:r>
        <w:tab/>
      </w:r>
      <w:r>
        <w:fldChar w:fldCharType="begin"/>
      </w:r>
      <w:r>
        <w:instrText xml:space="preserve"> PAGEREF _Ref448228505 \h </w:instrText>
      </w:r>
      <w:r>
        <w:fldChar w:fldCharType="separate"/>
      </w:r>
      <w:r w:rsidR="00504BD9">
        <w:rPr>
          <w:noProof/>
        </w:rPr>
        <w:t>403</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504BD9">
        <w:t>The Annual Psalis and Theotokia</w:t>
      </w:r>
      <w:r>
        <w:fldChar w:fldCharType="end"/>
      </w:r>
      <w:r>
        <w:tab/>
      </w:r>
      <w:r>
        <w:fldChar w:fldCharType="begin"/>
      </w:r>
      <w:r>
        <w:instrText xml:space="preserve"> PAGEREF _Ref448228524 \h </w:instrText>
      </w:r>
      <w:r>
        <w:fldChar w:fldCharType="separate"/>
      </w:r>
      <w:r w:rsidR="00504BD9">
        <w:rPr>
          <w:noProof/>
        </w:rPr>
        <w:t>412</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504BD9">
        <w:t>The Book of Psalis and Doxologies</w:t>
      </w:r>
      <w:r>
        <w:fldChar w:fldCharType="end"/>
      </w:r>
      <w:r>
        <w:tab/>
      </w:r>
      <w:r>
        <w:fldChar w:fldCharType="begin"/>
      </w:r>
      <w:r>
        <w:instrText xml:space="preserve"> PAGEREF _Ref448228546 \h </w:instrText>
      </w:r>
      <w:r>
        <w:fldChar w:fldCharType="separate"/>
      </w:r>
      <w:r w:rsidR="00504BD9">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6" w:name="_Toc298445789"/>
            <w:bookmarkStart w:id="47" w:name="_Toc298681274"/>
            <w:bookmarkStart w:id="48" w:name="_Toc298447514"/>
            <w:bookmarkStart w:id="49" w:name="_Toc308441912"/>
            <w:r>
              <w:rPr>
                <w:rFonts w:eastAsia="@MingLiU"/>
              </w:rPr>
              <w:t>Holy, Holy, Holy</w:t>
            </w:r>
            <w:bookmarkEnd w:id="46"/>
            <w:bookmarkEnd w:id="47"/>
            <w:bookmarkEnd w:id="48"/>
            <w:bookmarkEnd w:id="49"/>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0" w:name="_Toc298445790"/>
            <w:bookmarkStart w:id="51" w:name="_Toc298681275"/>
            <w:bookmarkStart w:id="52" w:name="_Toc298447515"/>
            <w:bookmarkStart w:id="53" w:name="_Toc308441913"/>
            <w:r>
              <w:rPr>
                <w:rFonts w:eastAsia="@MingLiU"/>
              </w:rPr>
              <w:t>The Lord’s Prayer</w:t>
            </w:r>
            <w:bookmarkEnd w:id="50"/>
            <w:bookmarkEnd w:id="51"/>
            <w:bookmarkEnd w:id="52"/>
            <w:bookmarkEnd w:id="53"/>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4" w:name="_Toc410196173"/>
      <w:bookmarkStart w:id="55" w:name="_Toc410196405"/>
      <w:bookmarkStart w:id="56" w:name="_Toc410196907"/>
      <w:bookmarkStart w:id="57" w:name="_Ref435789546"/>
      <w:bookmarkStart w:id="58" w:name="_Ref435789552"/>
      <w:r>
        <w:br w:type="page"/>
      </w:r>
    </w:p>
    <w:p w14:paraId="25BA8728" w14:textId="2065D657" w:rsidR="00964F23" w:rsidRDefault="00964F23" w:rsidP="00964F23">
      <w:pPr>
        <w:pStyle w:val="Heading3"/>
      </w:pPr>
      <w:bookmarkStart w:id="59" w:name="_Ref445106453"/>
      <w:bookmarkStart w:id="60" w:name="_Toc448227456"/>
      <w:r>
        <w:lastRenderedPageBreak/>
        <w:t>The Psalms of the Eleventh Hour (Little Vespers)</w:t>
      </w:r>
      <w:bookmarkEnd w:id="54"/>
      <w:bookmarkEnd w:id="55"/>
      <w:bookmarkEnd w:id="56"/>
      <w:bookmarkEnd w:id="57"/>
      <w:bookmarkEnd w:id="58"/>
      <w:bookmarkEnd w:id="59"/>
      <w:bookmarkEnd w:id="60"/>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1" w:name="_Ref411967832"/>
      <w:r>
        <w:t>The Lord's Prayer</w:t>
      </w:r>
      <w:bookmarkEnd w:id="61"/>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2" w:name="_Ref411967872"/>
      <w:r>
        <w:t>The Prayer of Thanksgiving</w:t>
      </w:r>
      <w:bookmarkEnd w:id="62"/>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504BD9">
        <w:t>Psalm</w:t>
      </w:r>
      <w:r w:rsidR="00504BD9" w:rsidRPr="00AB1781">
        <w:t xml:space="preserve"> 50</w:t>
      </w:r>
      <w:r w:rsidR="00504BD9">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504BD9">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3" w:name="_Ref434576694"/>
      <w:r>
        <w:rPr>
          <w:lang w:val="en-GB"/>
        </w:rPr>
        <w:t>The Psalms</w:t>
      </w:r>
      <w:r w:rsidR="00F14AA6">
        <w:rPr>
          <w:lang w:val="en-GB"/>
        </w:rPr>
        <w:t xml:space="preserve"> of Sunset (Vespers)</w:t>
      </w:r>
      <w:bookmarkEnd w:id="63"/>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504BD9">
        <w:t>Psalm</w:t>
      </w:r>
      <w:r w:rsidR="00504BD9" w:rsidRPr="00AB1781">
        <w:t xml:space="preserve"> 116</w:t>
      </w:r>
      <w:r w:rsidR="00504BD9">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504BD9">
        <w:rPr>
          <w:noProof/>
        </w:rPr>
        <w:t>268</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504BD9">
        <w:t>Psalm</w:t>
      </w:r>
      <w:r w:rsidR="00504BD9" w:rsidRPr="00AB1781">
        <w:t xml:space="preserve"> 117</w:t>
      </w:r>
      <w:r w:rsidR="00504BD9">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504BD9">
        <w:rPr>
          <w:noProof/>
        </w:rPr>
        <w:t>268</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504BD9">
        <w:t>Psalm</w:t>
      </w:r>
      <w:r w:rsidR="00504BD9" w:rsidRPr="00AB1781">
        <w:t xml:space="preserve"> 119</w:t>
      </w:r>
      <w:r w:rsidR="00504BD9">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504BD9">
        <w:rPr>
          <w:noProof/>
        </w:rPr>
        <w:t>287</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504BD9">
        <w:t>Psalm</w:t>
      </w:r>
      <w:r w:rsidR="00504BD9" w:rsidRPr="00AB1781">
        <w:t xml:space="preserve"> 120</w:t>
      </w:r>
      <w:r w:rsidR="00504BD9">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504BD9">
        <w:rPr>
          <w:noProof/>
        </w:rPr>
        <w:t>288</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504BD9">
        <w:t>Psalm</w:t>
      </w:r>
      <w:r w:rsidR="00504BD9" w:rsidRPr="00AB1781">
        <w:t xml:space="preserve"> 121</w:t>
      </w:r>
      <w:r w:rsidR="00504BD9">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504BD9">
        <w:rPr>
          <w:noProof/>
        </w:rPr>
        <w:t>288</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504BD9">
        <w:t>Psalm</w:t>
      </w:r>
      <w:r w:rsidR="00504BD9" w:rsidRPr="00AB1781">
        <w:t xml:space="preserve"> 122</w:t>
      </w:r>
      <w:r w:rsidR="00504BD9">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504BD9">
        <w:rPr>
          <w:noProof/>
        </w:rPr>
        <w:t>290</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504BD9">
        <w:t>Psalm</w:t>
      </w:r>
      <w:r w:rsidR="00504BD9" w:rsidRPr="00AB1781">
        <w:t xml:space="preserve"> 123</w:t>
      </w:r>
      <w:r w:rsidR="00504BD9">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504BD9">
        <w:rPr>
          <w:noProof/>
        </w:rPr>
        <w:t>290</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504BD9">
        <w:t>Psalm</w:t>
      </w:r>
      <w:r w:rsidR="00504BD9" w:rsidRPr="00AB1781">
        <w:t xml:space="preserve"> 124</w:t>
      </w:r>
      <w:r w:rsidR="00504BD9">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504BD9">
        <w:rPr>
          <w:noProof/>
        </w:rPr>
        <w:t>291</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504BD9">
        <w:t>Psalm</w:t>
      </w:r>
      <w:r w:rsidR="00504BD9" w:rsidRPr="00AB1781">
        <w:t xml:space="preserve"> 125</w:t>
      </w:r>
      <w:r w:rsidR="00504BD9">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504BD9">
        <w:rPr>
          <w:noProof/>
        </w:rPr>
        <w:t>292</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504BD9">
        <w:t>Psalm</w:t>
      </w:r>
      <w:r w:rsidR="00504BD9" w:rsidRPr="00AB1781">
        <w:t xml:space="preserve"> 126</w:t>
      </w:r>
      <w:r w:rsidR="00504BD9">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504BD9">
        <w:rPr>
          <w:noProof/>
        </w:rPr>
        <w:t>293</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504BD9">
        <w:t>Psalm</w:t>
      </w:r>
      <w:r w:rsidR="00504BD9" w:rsidRPr="00AB1781">
        <w:t xml:space="preserve"> 127</w:t>
      </w:r>
      <w:r w:rsidR="00504BD9">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504BD9">
        <w:rPr>
          <w:noProof/>
        </w:rPr>
        <w:t>294</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504BD9">
        <w:t>Psalm</w:t>
      </w:r>
      <w:r w:rsidR="00504BD9" w:rsidRPr="00AB1781">
        <w:t xml:space="preserve"> 128</w:t>
      </w:r>
      <w:r w:rsidR="00504BD9">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504BD9">
        <w:rPr>
          <w:noProof/>
        </w:rPr>
        <w:t>294</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1"/>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2"/>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4" w:name="_Ref411969137"/>
      <w:r>
        <w:rPr>
          <w:lang w:val="en-GB"/>
        </w:rPr>
        <w:lastRenderedPageBreak/>
        <w:t>Holy, Holy, Holy</w:t>
      </w:r>
      <w:bookmarkEnd w:id="64"/>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w:t>
      </w:r>
      <w:r>
        <w:lastRenderedPageBreak/>
        <w:t xml:space="preserve">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5" w:name="_Ref411969145"/>
      <w:r>
        <w:t>The Prayer of the Hours</w:t>
      </w:r>
      <w:bookmarkEnd w:id="65"/>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6" w:name="_Toc410196174"/>
      <w:bookmarkStart w:id="67" w:name="_Toc410196406"/>
      <w:bookmarkStart w:id="68" w:name="_Toc410196908"/>
      <w:bookmarkStart w:id="69" w:name="_Ref434565022"/>
      <w:bookmarkStart w:id="70"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504BD9">
        <w:t>The Raising of Incense</w:t>
      </w:r>
      <w:r>
        <w:fldChar w:fldCharType="end"/>
      </w:r>
      <w:r>
        <w:t xml:space="preserve">, page </w:t>
      </w:r>
      <w:r>
        <w:fldChar w:fldCharType="begin"/>
      </w:r>
      <w:r>
        <w:instrText xml:space="preserve"> PAGEREF _Ref448227880 \h </w:instrText>
      </w:r>
      <w:r>
        <w:fldChar w:fldCharType="separate"/>
      </w:r>
      <w:r w:rsidR="00504BD9">
        <w:rPr>
          <w:noProof/>
        </w:rPr>
        <w:t>535</w:t>
      </w:r>
      <w:r>
        <w:fldChar w:fldCharType="end"/>
      </w:r>
      <w:r w:rsidR="00346189">
        <w:br w:type="page"/>
      </w:r>
      <w:bookmarkEnd w:id="66"/>
      <w:bookmarkEnd w:id="67"/>
      <w:bookmarkEnd w:id="68"/>
      <w:bookmarkEnd w:id="69"/>
      <w:bookmarkEnd w:id="70"/>
    </w:p>
    <w:p w14:paraId="18715C71" w14:textId="77777777" w:rsidR="00964F23" w:rsidRDefault="00964F23" w:rsidP="00964F23">
      <w:pPr>
        <w:pStyle w:val="Heading2"/>
      </w:pPr>
      <w:bookmarkStart w:id="71" w:name="_Toc410196175"/>
      <w:bookmarkStart w:id="72" w:name="_Toc410196407"/>
      <w:bookmarkStart w:id="73" w:name="_Toc410196909"/>
      <w:bookmarkStart w:id="74" w:name="_Toc448696619"/>
      <w:bookmarkStart w:id="75" w:name="Compline"/>
      <w:bookmarkEnd w:id="23"/>
      <w:r>
        <w:lastRenderedPageBreak/>
        <w:t>After Supper: Retiring</w:t>
      </w:r>
      <w:r>
        <w:rPr>
          <w:rStyle w:val="FootnoteReference"/>
        </w:rPr>
        <w:footnoteReference w:id="3"/>
      </w:r>
      <w:r>
        <w:t xml:space="preserve"> (the Twelfth Hour)</w:t>
      </w:r>
      <w:bookmarkEnd w:id="71"/>
      <w:bookmarkEnd w:id="72"/>
      <w:bookmarkEnd w:id="73"/>
      <w:bookmarkEnd w:id="74"/>
    </w:p>
    <w:bookmarkStart w:id="76" w:name="_Toc410196176" w:displacedByCustomXml="next"/>
    <w:bookmarkStart w:id="77" w:name="_Toc410196408" w:displacedByCustomXml="next"/>
    <w:bookmarkStart w:id="78" w:name="_Toc410196910" w:displacedByCustomXml="next"/>
    <w:bookmarkStart w:id="79" w:name="_Ref435434294" w:displacedByCustomXml="next"/>
    <w:bookmarkStart w:id="80" w:name="_Ref435434300" w:displacedByCustomXml="next"/>
    <w:bookmarkStart w:id="81" w:name="_Ref435789570" w:displacedByCustomXml="next"/>
    <w:bookmarkStart w:id="82" w:name="_Ref435789575"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504BD9">
              <w:rPr>
                <w:noProof/>
                <w:webHidden/>
              </w:rPr>
              <w:t>18</w:t>
            </w:r>
            <w:r w:rsidR="00E35F1F">
              <w:rPr>
                <w:noProof/>
                <w:webHidden/>
              </w:rPr>
              <w:fldChar w:fldCharType="end"/>
            </w:r>
          </w:hyperlink>
        </w:p>
        <w:p w14:paraId="20C68518" w14:textId="642BA8D3" w:rsidR="00E35F1F" w:rsidRDefault="000860AE">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504BD9">
              <w:rPr>
                <w:noProof/>
                <w:webHidden/>
              </w:rPr>
              <w:t>23</w:t>
            </w:r>
            <w:r w:rsidR="00E35F1F">
              <w:rPr>
                <w:noProof/>
                <w:webHidden/>
              </w:rPr>
              <w:fldChar w:fldCharType="end"/>
            </w:r>
          </w:hyperlink>
        </w:p>
        <w:p w14:paraId="7AECBD7C" w14:textId="4F999A19" w:rsidR="00E35F1F" w:rsidRDefault="000860AE">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504BD9">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4822745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504BD9">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504BD9">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504BD9">
        <w:t>Psalm</w:t>
      </w:r>
      <w:r w:rsidR="00504BD9" w:rsidRPr="00AB1781">
        <w:t xml:space="preserve"> 50</w:t>
      </w:r>
      <w:r w:rsidR="00504BD9">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504BD9">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504BD9">
        <w:t>Psalm</w:t>
      </w:r>
      <w:r w:rsidR="00504BD9" w:rsidRPr="00AB1781">
        <w:t xml:space="preserve"> 129</w:t>
      </w:r>
      <w:r w:rsidR="00504BD9">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04BD9">
        <w:rPr>
          <w:rFonts w:cstheme="minorBidi"/>
          <w:noProof/>
        </w:rPr>
        <w:t>295</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504BD9">
        <w:t>Psalm</w:t>
      </w:r>
      <w:r w:rsidR="00504BD9" w:rsidRPr="00AB1781">
        <w:t xml:space="preserve"> 130</w:t>
      </w:r>
      <w:r w:rsidR="00504BD9">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04BD9">
        <w:rPr>
          <w:rFonts w:cstheme="minorBidi"/>
          <w:noProof/>
        </w:rPr>
        <w:t>296</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504BD9">
        <w:t>Psalm</w:t>
      </w:r>
      <w:r w:rsidR="00504BD9" w:rsidRPr="00AB1781">
        <w:t xml:space="preserve"> 131</w:t>
      </w:r>
      <w:r w:rsidR="00504BD9">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04BD9">
        <w:rPr>
          <w:rFonts w:cstheme="minorBidi"/>
          <w:noProof/>
        </w:rPr>
        <w:t>297</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504BD9">
        <w:t>Psalm</w:t>
      </w:r>
      <w:r w:rsidR="00504BD9" w:rsidRPr="00AB1781">
        <w:t xml:space="preserve"> 132</w:t>
      </w:r>
      <w:r w:rsidR="00504BD9">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04BD9">
        <w:rPr>
          <w:rFonts w:cstheme="minorBidi"/>
          <w:noProof/>
        </w:rPr>
        <w:t>299</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504BD9">
        <w:t>Psalm</w:t>
      </w:r>
      <w:r w:rsidR="00504BD9" w:rsidRPr="00AB1781">
        <w:t xml:space="preserve"> 133</w:t>
      </w:r>
      <w:r w:rsidR="00504BD9">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04BD9">
        <w:rPr>
          <w:rFonts w:cstheme="minorBidi"/>
          <w:noProof/>
        </w:rPr>
        <w:t>299</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504BD9">
        <w:t>Psalm</w:t>
      </w:r>
      <w:r w:rsidR="00504BD9" w:rsidRPr="00AB1781">
        <w:t xml:space="preserve"> 136</w:t>
      </w:r>
      <w:r w:rsidR="00504BD9">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04BD9">
        <w:rPr>
          <w:rFonts w:cstheme="minorBidi"/>
          <w:noProof/>
        </w:rPr>
        <w:t>304</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504BD9">
        <w:t>Psalm</w:t>
      </w:r>
      <w:r w:rsidR="00504BD9" w:rsidRPr="00AB1781">
        <w:t xml:space="preserve"> 137</w:t>
      </w:r>
      <w:r w:rsidR="00504BD9">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04BD9">
        <w:rPr>
          <w:rFonts w:cstheme="minorBidi"/>
          <w:noProof/>
        </w:rPr>
        <w:t>305</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504BD9">
        <w:t>Psalm</w:t>
      </w:r>
      <w:r w:rsidR="00504BD9" w:rsidRPr="00AB1781">
        <w:t xml:space="preserve"> 140</w:t>
      </w:r>
      <w:r w:rsidR="00504BD9">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04BD9">
        <w:rPr>
          <w:rFonts w:cstheme="minorBidi"/>
          <w:noProof/>
        </w:rPr>
        <w:t>310</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504BD9">
        <w:t>Psalm</w:t>
      </w:r>
      <w:r w:rsidR="00504BD9" w:rsidRPr="00AB1781">
        <w:t xml:space="preserve"> 141</w:t>
      </w:r>
      <w:r w:rsidR="00504BD9">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04BD9">
        <w:rPr>
          <w:rFonts w:cstheme="minorBidi"/>
          <w:noProof/>
        </w:rPr>
        <w:t>311</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504BD9">
        <w:t>Psalm</w:t>
      </w:r>
      <w:r w:rsidR="00504BD9" w:rsidRPr="00AB1781">
        <w:t xml:space="preserve"> 145</w:t>
      </w:r>
      <w:r w:rsidR="00504BD9">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04BD9">
        <w:rPr>
          <w:rFonts w:cstheme="minorBidi"/>
          <w:noProof/>
        </w:rPr>
        <w:t>317</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504BD9">
        <w:t>Psalm</w:t>
      </w:r>
      <w:r w:rsidR="00504BD9" w:rsidRPr="00AB1781">
        <w:t xml:space="preserve"> 146</w:t>
      </w:r>
      <w:r w:rsidR="00504BD9">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04BD9">
        <w:rPr>
          <w:rFonts w:cstheme="minorBidi"/>
          <w:noProof/>
        </w:rPr>
        <w:t>318</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504BD9">
        <w:t>Psalm</w:t>
      </w:r>
      <w:r w:rsidR="00504BD9" w:rsidRPr="00AB1781">
        <w:t xml:space="preserve"> 147</w:t>
      </w:r>
      <w:r w:rsidR="00504BD9">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04BD9">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4"/>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504BD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504BD9">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4822745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504BD9">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504BD9">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504BD9">
        <w:t>Psalm</w:t>
      </w:r>
      <w:r w:rsidR="00504BD9" w:rsidRPr="00AB1781">
        <w:t xml:space="preserve"> 50</w:t>
      </w:r>
      <w:r w:rsidR="00504BD9">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504BD9">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504BD9">
        <w:t>Psalm</w:t>
      </w:r>
      <w:r w:rsidR="00504BD9" w:rsidRPr="00AB1781">
        <w:t xml:space="preserve"> 129</w:t>
      </w:r>
      <w:r w:rsidR="00504BD9">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04BD9">
        <w:rPr>
          <w:rFonts w:cstheme="minorBidi"/>
          <w:noProof/>
        </w:rPr>
        <w:t>295</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504BD9">
        <w:t>Psalm</w:t>
      </w:r>
      <w:r w:rsidR="00504BD9" w:rsidRPr="00AB1781">
        <w:t xml:space="preserve"> 130</w:t>
      </w:r>
      <w:r w:rsidR="00504BD9">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04BD9">
        <w:rPr>
          <w:rFonts w:cstheme="minorBidi"/>
          <w:noProof/>
        </w:rPr>
        <w:t>296</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504BD9">
        <w:t>Psalm</w:t>
      </w:r>
      <w:r w:rsidR="00504BD9" w:rsidRPr="00AB1781">
        <w:t xml:space="preserve"> 131</w:t>
      </w:r>
      <w:r w:rsidR="00504BD9">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04BD9">
        <w:rPr>
          <w:rFonts w:cstheme="minorBidi"/>
          <w:noProof/>
        </w:rPr>
        <w:t>297</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504BD9">
        <w:t>Psalm</w:t>
      </w:r>
      <w:r w:rsidR="00504BD9" w:rsidRPr="00AB1781">
        <w:t xml:space="preserve"> 132</w:t>
      </w:r>
      <w:r w:rsidR="00504BD9">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04BD9">
        <w:rPr>
          <w:rFonts w:cstheme="minorBidi"/>
          <w:noProof/>
        </w:rPr>
        <w:t>299</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504BD9">
        <w:t>Psalm</w:t>
      </w:r>
      <w:r w:rsidR="00504BD9" w:rsidRPr="00AB1781">
        <w:t xml:space="preserve"> 133</w:t>
      </w:r>
      <w:r w:rsidR="00504BD9">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04BD9">
        <w:rPr>
          <w:rFonts w:cstheme="minorBidi"/>
          <w:noProof/>
        </w:rPr>
        <w:t>299</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504BD9">
        <w:t>Psalm</w:t>
      </w:r>
      <w:r w:rsidR="00504BD9" w:rsidRPr="00AB1781">
        <w:t xml:space="preserve"> 136</w:t>
      </w:r>
      <w:r w:rsidR="00504BD9">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04BD9">
        <w:rPr>
          <w:rFonts w:cstheme="minorBidi"/>
          <w:noProof/>
        </w:rPr>
        <w:t>304</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504BD9">
        <w:t>Psalm</w:t>
      </w:r>
      <w:r w:rsidR="00504BD9" w:rsidRPr="00AB1781">
        <w:t xml:space="preserve"> 137</w:t>
      </w:r>
      <w:r w:rsidR="00504BD9">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04BD9">
        <w:rPr>
          <w:rFonts w:cstheme="minorBidi"/>
          <w:noProof/>
        </w:rPr>
        <w:t>305</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504BD9">
        <w:t>Psalm</w:t>
      </w:r>
      <w:r w:rsidR="00504BD9" w:rsidRPr="00AB1781">
        <w:t xml:space="preserve"> 140</w:t>
      </w:r>
      <w:r w:rsidR="00504BD9">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04BD9">
        <w:rPr>
          <w:rFonts w:cstheme="minorBidi"/>
          <w:noProof/>
        </w:rPr>
        <w:t>310</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504BD9">
        <w:t>Psalm</w:t>
      </w:r>
      <w:r w:rsidR="00504BD9" w:rsidRPr="00AB1781">
        <w:t xml:space="preserve"> 141</w:t>
      </w:r>
      <w:r w:rsidR="00504BD9">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04BD9">
        <w:rPr>
          <w:rFonts w:cstheme="minorBidi"/>
          <w:noProof/>
        </w:rPr>
        <w:t>311</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504BD9">
        <w:t>Psalm</w:t>
      </w:r>
      <w:r w:rsidR="00504BD9" w:rsidRPr="00AB1781">
        <w:t xml:space="preserve"> 145</w:t>
      </w:r>
      <w:r w:rsidR="00504BD9">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04BD9">
        <w:rPr>
          <w:rFonts w:cstheme="minorBidi"/>
          <w:noProof/>
        </w:rPr>
        <w:t>317</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504BD9">
        <w:t>Psalm</w:t>
      </w:r>
      <w:r w:rsidR="00504BD9" w:rsidRPr="00AB1781">
        <w:t xml:space="preserve"> 146</w:t>
      </w:r>
      <w:r w:rsidR="00504BD9">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04BD9">
        <w:rPr>
          <w:rFonts w:cstheme="minorBidi"/>
          <w:noProof/>
        </w:rPr>
        <w:t>318</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504BD9">
        <w:t>Psalm</w:t>
      </w:r>
      <w:r w:rsidR="00504BD9" w:rsidRPr="00AB1781">
        <w:t xml:space="preserve"> 147</w:t>
      </w:r>
      <w:r w:rsidR="00504BD9">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04BD9">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6"/>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7"/>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504BD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04BD9">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4822746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504BD9">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504BD9">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504BD9">
        <w:t>Psalm</w:t>
      </w:r>
      <w:r w:rsidR="00504BD9" w:rsidRPr="00AB1781">
        <w:t xml:space="preserve"> 50</w:t>
      </w:r>
      <w:r w:rsidR="00504BD9">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504BD9">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504BD9">
        <w:t>Psalm</w:t>
      </w:r>
      <w:r w:rsidR="00504BD9" w:rsidRPr="00AB1781">
        <w:t xml:space="preserve"> 4</w:t>
      </w:r>
      <w:r w:rsidR="00504BD9">
        <w:t>: “You heard me when I called”</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504BD9">
        <w:rPr>
          <w:noProof/>
        </w:rPr>
        <w:t>88</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504BD9">
        <w:t>Psalm</w:t>
      </w:r>
      <w:r w:rsidR="00504BD9" w:rsidRPr="00AB1781">
        <w:t xml:space="preserve"> 6</w:t>
      </w:r>
      <w:r w:rsidR="00504BD9">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504BD9">
        <w:rPr>
          <w:noProof/>
        </w:rPr>
        <w:t>90</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504BD9">
        <w:t>Psalm</w:t>
      </w:r>
      <w:r w:rsidR="00504BD9" w:rsidRPr="00AB1781">
        <w:t xml:space="preserve"> 12</w:t>
      </w:r>
      <w:r w:rsidR="00504BD9">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504BD9">
        <w:rPr>
          <w:noProof/>
        </w:rPr>
        <w:t>99</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504BD9">
        <w:t>Psalm</w:t>
      </w:r>
      <w:r w:rsidR="00504BD9" w:rsidRPr="00AB1781">
        <w:t xml:space="preserve"> 15</w:t>
      </w:r>
      <w:r w:rsidR="00504BD9">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504BD9">
        <w:rPr>
          <w:noProof/>
        </w:rPr>
        <w:t>101</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504BD9">
        <w:t>Psalm</w:t>
      </w:r>
      <w:r w:rsidR="00504BD9" w:rsidRPr="00AB1781">
        <w:t xml:space="preserve"> 24</w:t>
      </w:r>
      <w:r w:rsidR="00504BD9">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504BD9">
        <w:rPr>
          <w:noProof/>
        </w:rPr>
        <w:t>116</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504BD9">
        <w:t>Psalm</w:t>
      </w:r>
      <w:r w:rsidR="00504BD9" w:rsidRPr="00AB1781">
        <w:t xml:space="preserve"> 26</w:t>
      </w:r>
      <w:r w:rsidR="00504BD9">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504BD9">
        <w:rPr>
          <w:noProof/>
        </w:rPr>
        <w:t>120</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504BD9">
        <w:t>Psalm</w:t>
      </w:r>
      <w:r w:rsidR="00504BD9" w:rsidRPr="00AB1781">
        <w:t xml:space="preserve"> 66</w:t>
      </w:r>
      <w:r w:rsidR="00504BD9">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504BD9">
        <w:rPr>
          <w:noProof/>
        </w:rPr>
        <w:t>180</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504BD9">
        <w:t>Psalm</w:t>
      </w:r>
      <w:r w:rsidR="00504BD9" w:rsidRPr="00AB1781">
        <w:t xml:space="preserve"> 69</w:t>
      </w:r>
      <w:r w:rsidR="00504BD9">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504BD9">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504BD9">
        <w:t>Psalm</w:t>
      </w:r>
      <w:r w:rsidR="00504BD9" w:rsidRPr="00AB1781">
        <w:t xml:space="preserve"> 22</w:t>
      </w:r>
      <w:r w:rsidR="00504BD9">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504BD9">
        <w:rPr>
          <w:noProof/>
        </w:rPr>
        <w:t>114</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504BD9">
        <w:t>Psalm</w:t>
      </w:r>
      <w:r w:rsidR="00504BD9" w:rsidRPr="00AB1781">
        <w:t xml:space="preserve"> 29</w:t>
      </w:r>
      <w:r w:rsidR="00504BD9">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504BD9">
        <w:rPr>
          <w:noProof/>
        </w:rPr>
        <w:t>124</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504BD9">
        <w:t>Psalm</w:t>
      </w:r>
      <w:r w:rsidR="00504BD9" w:rsidRPr="00AB1781">
        <w:t xml:space="preserve"> 42</w:t>
      </w:r>
      <w:r w:rsidR="00504BD9">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504BD9">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504BD9">
        <w:t>Psalm</w:t>
      </w:r>
      <w:r w:rsidR="00504BD9" w:rsidRPr="00AB1781">
        <w:t xml:space="preserve"> 56</w:t>
      </w:r>
      <w:r w:rsidR="00504BD9">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504BD9">
        <w:rPr>
          <w:noProof/>
        </w:rPr>
        <w:t>168</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504BD9">
        <w:t>Psalm</w:t>
      </w:r>
      <w:r w:rsidR="00504BD9" w:rsidRPr="00AB1781">
        <w:t xml:space="preserve"> 85</w:t>
      </w:r>
      <w:r w:rsidR="00504BD9">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504BD9">
        <w:rPr>
          <w:noProof/>
        </w:rPr>
        <w:t>215</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504BD9">
        <w:t>Psalm</w:t>
      </w:r>
      <w:r w:rsidR="00504BD9" w:rsidRPr="00AB1781">
        <w:t xml:space="preserve"> 90</w:t>
      </w:r>
      <w:r w:rsidR="00504BD9">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504BD9">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504BD9">
        <w:t>Psalm</w:t>
      </w:r>
      <w:r w:rsidR="00504BD9" w:rsidRPr="00AB1781">
        <w:t xml:space="preserve"> 96</w:t>
      </w:r>
      <w:r w:rsidR="00504BD9">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504BD9">
        <w:rPr>
          <w:noProof/>
        </w:rPr>
        <w:t>233</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504BD9">
        <w:t>Psalm</w:t>
      </w:r>
      <w:r w:rsidR="00504BD9" w:rsidRPr="00AB1781">
        <w:t xml:space="preserve"> 109</w:t>
      </w:r>
      <w:r w:rsidR="00504BD9">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504BD9">
        <w:rPr>
          <w:noProof/>
        </w:rPr>
        <w:t>259</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504BD9">
        <w:t>Psalm</w:t>
      </w:r>
      <w:r w:rsidR="00504BD9" w:rsidRPr="00AB1781">
        <w:t xml:space="preserve"> 114</w:t>
      </w:r>
      <w:r w:rsidR="00504BD9">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504BD9">
        <w:rPr>
          <w:noProof/>
        </w:rPr>
        <w:t>266</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504BD9">
        <w:t>Psalm</w:t>
      </w:r>
      <w:r w:rsidR="00504BD9" w:rsidRPr="00AB1781">
        <w:t xml:space="preserve"> 115</w:t>
      </w:r>
      <w:r w:rsidR="00504BD9">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504BD9">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504BD9">
        <w:t>Psalm</w:t>
      </w:r>
      <w:r w:rsidR="00504BD9" w:rsidRPr="00AB1781">
        <w:t xml:space="preserve"> 129</w:t>
      </w:r>
      <w:r w:rsidR="00504BD9">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504BD9">
        <w:rPr>
          <w:noProof/>
        </w:rPr>
        <w:t>295</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504BD9">
        <w:t>Psalm</w:t>
      </w:r>
      <w:r w:rsidR="00504BD9" w:rsidRPr="00AB1781">
        <w:t xml:space="preserve"> 130</w:t>
      </w:r>
      <w:r w:rsidR="00504BD9">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504BD9">
        <w:rPr>
          <w:noProof/>
        </w:rPr>
        <w:t>296</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504BD9">
        <w:t>Psalm</w:t>
      </w:r>
      <w:r w:rsidR="00504BD9" w:rsidRPr="00AB1781">
        <w:t xml:space="preserve"> 131</w:t>
      </w:r>
      <w:r w:rsidR="00504BD9">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504BD9">
        <w:rPr>
          <w:noProof/>
        </w:rPr>
        <w:t>297</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504BD9">
        <w:t>Psalm</w:t>
      </w:r>
      <w:r w:rsidR="00504BD9" w:rsidRPr="00AB1781">
        <w:t xml:space="preserve"> 132</w:t>
      </w:r>
      <w:r w:rsidR="00504BD9">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504BD9">
        <w:rPr>
          <w:noProof/>
        </w:rPr>
        <w:t>299</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504BD9">
        <w:t>Psalm</w:t>
      </w:r>
      <w:r w:rsidR="00504BD9" w:rsidRPr="00AB1781">
        <w:t xml:space="preserve"> 133</w:t>
      </w:r>
      <w:r w:rsidR="00504BD9">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504BD9">
        <w:rPr>
          <w:noProof/>
        </w:rPr>
        <w:t>299</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504BD9">
        <w:t>Psalm</w:t>
      </w:r>
      <w:r w:rsidR="00504BD9" w:rsidRPr="00AB1781">
        <w:t xml:space="preserve"> 136</w:t>
      </w:r>
      <w:r w:rsidR="00504BD9">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504BD9">
        <w:rPr>
          <w:noProof/>
        </w:rPr>
        <w:t>304</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504BD9">
        <w:t>Psalm</w:t>
      </w:r>
      <w:r w:rsidR="00504BD9" w:rsidRPr="00AB1781">
        <w:t xml:space="preserve"> 140</w:t>
      </w:r>
      <w:r w:rsidR="00504BD9">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504BD9">
        <w:rPr>
          <w:noProof/>
        </w:rPr>
        <w:t>310</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504BD9">
        <w:t>Psalm</w:t>
      </w:r>
      <w:r w:rsidR="00504BD9" w:rsidRPr="00AB1781">
        <w:t xml:space="preserve"> 145</w:t>
      </w:r>
      <w:r w:rsidR="00504BD9">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504BD9">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504BD9">
        <w:t>Psalm 118 Part 20 (</w:t>
      </w:r>
      <w:r w:rsidR="00504BD9" w:rsidRPr="00504BD9">
        <w:rPr>
          <w:rFonts w:ascii="Times New Roman" w:hAnsi="Times New Roman"/>
        </w:rPr>
        <w:t>ר</w:t>
      </w:r>
      <w:r w:rsidR="00504BD9">
        <w:t>): “See my humiliation and deliver me”</w:t>
      </w:r>
      <w:r>
        <w:fldChar w:fldCharType="end"/>
      </w:r>
      <w:r>
        <w:tab/>
      </w:r>
      <w:r>
        <w:fldChar w:fldCharType="begin"/>
      </w:r>
      <w:r>
        <w:instrText xml:space="preserve"> PAGEREF _Ref434579036 \h </w:instrText>
      </w:r>
      <w:r>
        <w:fldChar w:fldCharType="separate"/>
      </w:r>
      <w:r w:rsidR="00504BD9">
        <w:rPr>
          <w:noProof/>
        </w:rPr>
        <w:t>284</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504BD9">
        <w:t>Psalm 118 Part 21 (</w:t>
      </w:r>
      <w:r w:rsidR="00504BD9" w:rsidRPr="00504BD9">
        <w:rPr>
          <w:rFonts w:ascii="Times New Roman" w:hAnsi="Times New Roman"/>
        </w:rPr>
        <w:t>ש</w:t>
      </w:r>
      <w:r w:rsidR="00504BD9">
        <w:t>): “Rulers persecute me without cause”</w:t>
      </w:r>
      <w:r>
        <w:fldChar w:fldCharType="end"/>
      </w:r>
      <w:r>
        <w:tab/>
      </w:r>
      <w:r>
        <w:fldChar w:fldCharType="begin"/>
      </w:r>
      <w:r>
        <w:instrText xml:space="preserve"> PAGEREF _Ref434579051 \h </w:instrText>
      </w:r>
      <w:r>
        <w:fldChar w:fldCharType="separate"/>
      </w:r>
      <w:r w:rsidR="00504BD9">
        <w:rPr>
          <w:noProof/>
        </w:rPr>
        <w:t>285</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504BD9">
        <w:t>Psalm 118 Part 22 (</w:t>
      </w:r>
      <w:r w:rsidR="00504BD9" w:rsidRPr="00504BD9">
        <w:rPr>
          <w:rFonts w:ascii="Times New Roman" w:hAnsi="Times New Roman"/>
        </w:rPr>
        <w:t>ת</w:t>
      </w:r>
      <w:r w:rsidR="00504BD9">
        <w:t>): “Let my supplication come before You, O Lord”</w:t>
      </w:r>
      <w:r>
        <w:fldChar w:fldCharType="end"/>
      </w:r>
      <w:r>
        <w:tab/>
      </w:r>
      <w:r>
        <w:fldChar w:fldCharType="begin"/>
      </w:r>
      <w:r>
        <w:instrText xml:space="preserve"> PAGEREF _Ref434579065 \h </w:instrText>
      </w:r>
      <w:r>
        <w:fldChar w:fldCharType="separate"/>
      </w:r>
      <w:r w:rsidR="00504BD9">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8"/>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504BD9">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04BD9">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48696620"/>
      <w:bookmarkStart w:id="103" w:name="Midnight"/>
      <w:bookmarkEnd w:id="75"/>
      <w:r>
        <w:lastRenderedPageBreak/>
        <w:t>Midnight</w:t>
      </w:r>
      <w:bookmarkEnd w:id="99"/>
      <w:bookmarkEnd w:id="100"/>
      <w:bookmarkEnd w:id="101"/>
      <w:bookmarkEnd w:id="102"/>
    </w:p>
    <w:bookmarkStart w:id="104" w:name="_Toc410196179" w:displacedByCustomXml="next"/>
    <w:bookmarkStart w:id="105" w:name="_Toc410196411" w:displacedByCustomXml="next"/>
    <w:bookmarkStart w:id="106" w:name="_Toc410196913"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504BD9">
              <w:rPr>
                <w:noProof/>
                <w:webHidden/>
              </w:rPr>
              <w:t>33</w:t>
            </w:r>
            <w:r w:rsidR="00E35F1F">
              <w:rPr>
                <w:noProof/>
                <w:webHidden/>
              </w:rPr>
              <w:fldChar w:fldCharType="end"/>
            </w:r>
          </w:hyperlink>
        </w:p>
        <w:p w14:paraId="7991B885" w14:textId="40CF0E93" w:rsidR="00E35F1F" w:rsidRDefault="000860AE">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504BD9">
              <w:rPr>
                <w:noProof/>
                <w:webHidden/>
              </w:rPr>
              <w:t>36</w:t>
            </w:r>
            <w:r w:rsidR="00E35F1F">
              <w:rPr>
                <w:noProof/>
                <w:webHidden/>
              </w:rPr>
              <w:fldChar w:fldCharType="end"/>
            </w:r>
          </w:hyperlink>
        </w:p>
        <w:p w14:paraId="6660B090" w14:textId="56D90E24" w:rsidR="00E35F1F" w:rsidRDefault="000860AE">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504BD9">
              <w:rPr>
                <w:noProof/>
                <w:webHidden/>
              </w:rPr>
              <w:t>38</w:t>
            </w:r>
            <w:r w:rsidR="00E35F1F">
              <w:rPr>
                <w:noProof/>
                <w:webHidden/>
              </w:rPr>
              <w:fldChar w:fldCharType="end"/>
            </w:r>
          </w:hyperlink>
        </w:p>
        <w:p w14:paraId="26627408" w14:textId="0A786E02" w:rsidR="00E35F1F" w:rsidRDefault="000860AE">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504BD9">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Ref448127130"/>
      <w:bookmarkStart w:id="108" w:name="_Toc448227461"/>
      <w:r>
        <w:lastRenderedPageBreak/>
        <w:t xml:space="preserve">The Psalms of </w:t>
      </w:r>
      <w:bookmarkEnd w:id="106"/>
      <w:bookmarkEnd w:id="105"/>
      <w:bookmarkEnd w:id="104"/>
      <w:r w:rsidR="006D16F9">
        <w:t>Midnight</w:t>
      </w:r>
      <w:r w:rsidR="009800DB">
        <w:t xml:space="preserve"> (The Beginning of Watches)</w:t>
      </w:r>
      <w:bookmarkEnd w:id="107"/>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504BD9">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504BD9">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504BD9">
        <w:t>Psalm</w:t>
      </w:r>
      <w:r w:rsidR="00504BD9" w:rsidRPr="00AB1781">
        <w:t xml:space="preserve"> 50</w:t>
      </w:r>
      <w:r w:rsidR="00504BD9">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504BD9">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9"/>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504BD9">
        <w:t>Psalm</w:t>
      </w:r>
      <w:r w:rsidR="00504BD9" w:rsidRPr="00AB1781">
        <w:t xml:space="preserve"> 3</w:t>
      </w:r>
      <w:r w:rsidR="00504BD9">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504BD9">
        <w:rPr>
          <w:noProof/>
        </w:rPr>
        <w:t>87</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504BD9">
        <w:t>Psalm</w:t>
      </w:r>
      <w:r w:rsidR="00504BD9" w:rsidRPr="00AB1781">
        <w:t xml:space="preserve"> 6</w:t>
      </w:r>
      <w:r w:rsidR="00504BD9">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504BD9">
        <w:rPr>
          <w:noProof/>
        </w:rPr>
        <w:t>90</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504BD9">
        <w:t>Psalm</w:t>
      </w:r>
      <w:r w:rsidR="00504BD9" w:rsidRPr="00AB1781">
        <w:t xml:space="preserve"> 12</w:t>
      </w:r>
      <w:r w:rsidR="00504BD9">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504BD9">
        <w:rPr>
          <w:noProof/>
        </w:rPr>
        <w:t>99</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504BD9">
        <w:t>Psalm</w:t>
      </w:r>
      <w:r w:rsidR="00504BD9" w:rsidRPr="00AB1781">
        <w:t xml:space="preserve"> 69</w:t>
      </w:r>
      <w:r w:rsidR="00504BD9">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504BD9">
        <w:rPr>
          <w:noProof/>
        </w:rPr>
        <w:t>187</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504BD9">
        <w:t>Psalm</w:t>
      </w:r>
      <w:r w:rsidR="00504BD9" w:rsidRPr="00AB1781">
        <w:t xml:space="preserve"> 85</w:t>
      </w:r>
      <w:r w:rsidR="00504BD9">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504BD9">
        <w:rPr>
          <w:noProof/>
        </w:rPr>
        <w:t>215</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504BD9">
        <w:t>Psalm</w:t>
      </w:r>
      <w:r w:rsidR="00504BD9" w:rsidRPr="00AB1781">
        <w:t xml:space="preserve"> 90</w:t>
      </w:r>
      <w:r w:rsidR="00504BD9">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504BD9">
        <w:rPr>
          <w:noProof/>
        </w:rPr>
        <w:t>225</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504BD9">
        <w:t>Psalm</w:t>
      </w:r>
      <w:r w:rsidR="00504BD9" w:rsidRPr="00AB1781">
        <w:t xml:space="preserve"> 116</w:t>
      </w:r>
      <w:r w:rsidR="00504BD9">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504BD9">
        <w:rPr>
          <w:noProof/>
        </w:rPr>
        <w:t>268</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504BD9">
        <w:t>Psalm</w:t>
      </w:r>
      <w:r w:rsidR="00504BD9" w:rsidRPr="00AB1781">
        <w:t xml:space="preserve"> 117</w:t>
      </w:r>
      <w:r w:rsidR="00504BD9">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504BD9">
        <w:rPr>
          <w:noProof/>
        </w:rPr>
        <w:t>268</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504BD9">
        <w:t>Psalm</w:t>
      </w:r>
      <w:r w:rsidR="00504BD9" w:rsidRPr="00AB1781">
        <w:t xml:space="preserve"> 118</w:t>
      </w:r>
      <w:r w:rsidR="00504BD9">
        <w:t>: “Blessed are the blameless in the way”</w:t>
      </w:r>
      <w:r>
        <w:fldChar w:fldCharType="end"/>
      </w:r>
      <w:r w:rsidR="006A0403">
        <w:tab/>
      </w:r>
      <w:r>
        <w:fldChar w:fldCharType="begin"/>
      </w:r>
      <w:r w:rsidR="006A0403">
        <w:instrText xml:space="preserve"> PAGEREF _Ref412027139 \h </w:instrText>
      </w:r>
      <w:r>
        <w:fldChar w:fldCharType="separate"/>
      </w:r>
      <w:r w:rsidR="00504BD9">
        <w:rPr>
          <w:noProof/>
        </w:rPr>
        <w:t>271</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0"/>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1"/>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504BD9">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3" w:name="_Ref434580361"/>
      <w:bookmarkStart w:id="114" w:name="_Toc448227462"/>
      <w:r>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504BD9">
        <w:t>Psalm</w:t>
      </w:r>
      <w:r w:rsidR="00504BD9" w:rsidRPr="00AB1781">
        <w:t xml:space="preserve"> 119</w:t>
      </w:r>
      <w:r w:rsidR="00504BD9">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504BD9">
        <w:rPr>
          <w:noProof/>
        </w:rPr>
        <w:t>287</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504BD9">
        <w:t>Psalm</w:t>
      </w:r>
      <w:r w:rsidR="00504BD9" w:rsidRPr="00AB1781">
        <w:t xml:space="preserve"> 120</w:t>
      </w:r>
      <w:r w:rsidR="00504BD9">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504BD9">
        <w:rPr>
          <w:noProof/>
        </w:rPr>
        <w:t>288</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504BD9">
        <w:t>Psalm</w:t>
      </w:r>
      <w:r w:rsidR="00504BD9" w:rsidRPr="00AB1781">
        <w:t xml:space="preserve"> 121</w:t>
      </w:r>
      <w:r w:rsidR="00504BD9">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504BD9">
        <w:rPr>
          <w:noProof/>
        </w:rPr>
        <w:t>288</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504BD9">
        <w:t>Psalm</w:t>
      </w:r>
      <w:r w:rsidR="00504BD9" w:rsidRPr="00AB1781">
        <w:t xml:space="preserve"> 122</w:t>
      </w:r>
      <w:r w:rsidR="00504BD9">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504BD9">
        <w:rPr>
          <w:noProof/>
        </w:rPr>
        <w:t>290</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504BD9">
        <w:t>Psalm</w:t>
      </w:r>
      <w:r w:rsidR="00504BD9" w:rsidRPr="00AB1781">
        <w:t xml:space="preserve"> 123</w:t>
      </w:r>
      <w:r w:rsidR="00504BD9">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504BD9">
        <w:rPr>
          <w:noProof/>
        </w:rPr>
        <w:t>290</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504BD9">
        <w:t>Psalm</w:t>
      </w:r>
      <w:r w:rsidR="00504BD9" w:rsidRPr="00AB1781">
        <w:t xml:space="preserve"> 124</w:t>
      </w:r>
      <w:r w:rsidR="00504BD9">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504BD9">
        <w:rPr>
          <w:noProof/>
        </w:rPr>
        <w:t>291</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504BD9">
        <w:t>Psalm</w:t>
      </w:r>
      <w:r w:rsidR="00504BD9" w:rsidRPr="00AB1781">
        <w:t xml:space="preserve"> 125</w:t>
      </w:r>
      <w:r w:rsidR="00504BD9">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504BD9">
        <w:rPr>
          <w:noProof/>
        </w:rPr>
        <w:t>292</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504BD9">
        <w:t>Psalm</w:t>
      </w:r>
      <w:r w:rsidR="00504BD9" w:rsidRPr="00AB1781">
        <w:t xml:space="preserve"> 126</w:t>
      </w:r>
      <w:r w:rsidR="00504BD9">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504BD9">
        <w:rPr>
          <w:noProof/>
        </w:rPr>
        <w:t>293</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504BD9">
        <w:t>Psalm</w:t>
      </w:r>
      <w:r w:rsidR="00504BD9" w:rsidRPr="00AB1781">
        <w:t xml:space="preserve"> 127</w:t>
      </w:r>
      <w:r w:rsidR="00504BD9">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504BD9">
        <w:rPr>
          <w:noProof/>
        </w:rPr>
        <w:t>294</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504BD9">
        <w:t>Psalm</w:t>
      </w:r>
      <w:r w:rsidR="00504BD9" w:rsidRPr="00AB1781">
        <w:t xml:space="preserve"> 128</w:t>
      </w:r>
      <w:r w:rsidR="00504BD9">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504BD9">
        <w:rPr>
          <w:noProof/>
        </w:rPr>
        <w:t>294</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504BD9">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6" w:name="_Toc410196181"/>
      <w:bookmarkStart w:id="117" w:name="_Toc410196413"/>
      <w:bookmarkStart w:id="118" w:name="_Toc410196915"/>
      <w:bookmarkStart w:id="119" w:name="_Ref434580482"/>
      <w:bookmarkStart w:id="120" w:name="_Toc448227463"/>
      <w:r>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504BD9">
        <w:t>Psalm</w:t>
      </w:r>
      <w:r w:rsidR="00504BD9" w:rsidRPr="00AB1781">
        <w:t xml:space="preserve"> 129</w:t>
      </w:r>
      <w:r w:rsidR="00504BD9">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04BD9">
        <w:rPr>
          <w:rFonts w:cstheme="minorBidi"/>
          <w:noProof/>
        </w:rPr>
        <w:t>295</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504BD9">
        <w:t>Psalm</w:t>
      </w:r>
      <w:r w:rsidR="00504BD9" w:rsidRPr="00AB1781">
        <w:t xml:space="preserve"> 130</w:t>
      </w:r>
      <w:r w:rsidR="00504BD9">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04BD9">
        <w:rPr>
          <w:rFonts w:cstheme="minorBidi"/>
          <w:noProof/>
        </w:rPr>
        <w:t>296</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504BD9">
        <w:t>Psalm</w:t>
      </w:r>
      <w:r w:rsidR="00504BD9" w:rsidRPr="00AB1781">
        <w:t xml:space="preserve"> 131</w:t>
      </w:r>
      <w:r w:rsidR="00504BD9">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04BD9">
        <w:rPr>
          <w:rFonts w:cstheme="minorBidi"/>
          <w:noProof/>
        </w:rPr>
        <w:t>297</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504BD9">
        <w:t>Psalm</w:t>
      </w:r>
      <w:r w:rsidR="00504BD9" w:rsidRPr="00AB1781">
        <w:t xml:space="preserve"> 132</w:t>
      </w:r>
      <w:r w:rsidR="00504BD9">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04BD9">
        <w:rPr>
          <w:rFonts w:cstheme="minorBidi"/>
          <w:noProof/>
        </w:rPr>
        <w:t>299</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504BD9">
        <w:t>Psalm</w:t>
      </w:r>
      <w:r w:rsidR="00504BD9" w:rsidRPr="00AB1781">
        <w:t xml:space="preserve"> 133</w:t>
      </w:r>
      <w:r w:rsidR="00504BD9">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04BD9">
        <w:rPr>
          <w:rFonts w:cstheme="minorBidi"/>
          <w:noProof/>
        </w:rPr>
        <w:t>299</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504BD9">
        <w:t>Psalm</w:t>
      </w:r>
      <w:r w:rsidR="00504BD9" w:rsidRPr="00AB1781">
        <w:t xml:space="preserve"> 136</w:t>
      </w:r>
      <w:r w:rsidR="00504BD9">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04BD9">
        <w:rPr>
          <w:rFonts w:cstheme="minorBidi"/>
          <w:noProof/>
        </w:rPr>
        <w:t>304</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504BD9">
        <w:t>Psalm</w:t>
      </w:r>
      <w:r w:rsidR="00504BD9" w:rsidRPr="00AB1781">
        <w:t xml:space="preserve"> 137</w:t>
      </w:r>
      <w:r w:rsidR="00504BD9">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04BD9">
        <w:rPr>
          <w:rFonts w:cstheme="minorBidi"/>
          <w:noProof/>
        </w:rPr>
        <w:t>305</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504BD9">
        <w:t>Psalm</w:t>
      </w:r>
      <w:r w:rsidR="00504BD9" w:rsidRPr="00AB1781">
        <w:t xml:space="preserve"> 140</w:t>
      </w:r>
      <w:r w:rsidR="00504BD9">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04BD9">
        <w:rPr>
          <w:rFonts w:cstheme="minorBidi"/>
          <w:noProof/>
        </w:rPr>
        <w:t>310</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504BD9">
        <w:t>Psalm</w:t>
      </w:r>
      <w:r w:rsidR="00504BD9" w:rsidRPr="00AB1781">
        <w:t xml:space="preserve"> 141</w:t>
      </w:r>
      <w:r w:rsidR="00504BD9">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04BD9">
        <w:rPr>
          <w:rFonts w:cstheme="minorBidi"/>
          <w:noProof/>
        </w:rPr>
        <w:t>311</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504BD9">
        <w:t>Psalm</w:t>
      </w:r>
      <w:r w:rsidR="00504BD9" w:rsidRPr="00AB1781">
        <w:t xml:space="preserve"> 145</w:t>
      </w:r>
      <w:r w:rsidR="00504BD9">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04BD9">
        <w:rPr>
          <w:rFonts w:cstheme="minorBidi"/>
          <w:noProof/>
        </w:rPr>
        <w:t>317</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504BD9">
        <w:t>Psalm</w:t>
      </w:r>
      <w:r w:rsidR="00504BD9" w:rsidRPr="00AB1781">
        <w:t xml:space="preserve"> 146</w:t>
      </w:r>
      <w:r w:rsidR="00504BD9">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04BD9">
        <w:rPr>
          <w:rFonts w:cstheme="minorBidi"/>
          <w:noProof/>
        </w:rPr>
        <w:t>318</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504BD9">
        <w:t>Psalm</w:t>
      </w:r>
      <w:r w:rsidR="00504BD9" w:rsidRPr="00AB1781">
        <w:t xml:space="preserve"> 147</w:t>
      </w:r>
      <w:r w:rsidR="00504BD9">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04BD9">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504BD9">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04BD9">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7D4D31A" w:rsidR="00964F23" w:rsidRDefault="00964F23" w:rsidP="00964F23">
      <w:pPr>
        <w:pStyle w:val="Heading3"/>
      </w:pPr>
      <w:bookmarkStart w:id="125" w:name="_Toc448227464"/>
      <w:r>
        <w:lastRenderedPageBreak/>
        <w:t>The Midnight Praise</w:t>
      </w:r>
      <w:bookmarkEnd w:id="122"/>
      <w:bookmarkEnd w:id="123"/>
      <w:bookmarkEnd w:id="124"/>
      <w:bookmarkEnd w:id="125"/>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504BD9">
        <w:t>The First Canticle</w:t>
      </w:r>
      <w:r>
        <w:fldChar w:fldCharType="end"/>
      </w:r>
      <w:r>
        <w:tab/>
      </w:r>
      <w:r>
        <w:fldChar w:fldCharType="begin"/>
      </w:r>
      <w:r>
        <w:instrText xml:space="preserve"> PAGEREF _Ref448228164 \h </w:instrText>
      </w:r>
      <w:r>
        <w:fldChar w:fldCharType="separate"/>
      </w:r>
      <w:r w:rsidR="00504BD9">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504BD9">
        <w:t>The Second Canticle</w:t>
      </w:r>
      <w:r>
        <w:fldChar w:fldCharType="end"/>
      </w:r>
      <w:r w:rsidR="00B102EF">
        <w:tab/>
      </w:r>
      <w:r w:rsidR="00B102EF">
        <w:fldChar w:fldCharType="begin"/>
      </w:r>
      <w:r w:rsidR="00B102EF">
        <w:instrText xml:space="preserve"> PAGEREF _Ref448228178 \h </w:instrText>
      </w:r>
      <w:r w:rsidR="00B102EF">
        <w:fldChar w:fldCharType="separate"/>
      </w:r>
      <w:r w:rsidR="00504BD9">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504BD9">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504BD9">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504BD9">
        <w:t>Additional Canticles for the Vigil of Joyous Saturday from the New Testament</w:t>
      </w:r>
      <w:r>
        <w:fldChar w:fldCharType="end"/>
      </w:r>
      <w:r>
        <w:tab/>
      </w:r>
      <w:r>
        <w:fldChar w:fldCharType="begin"/>
      </w:r>
      <w:r>
        <w:instrText xml:space="preserve"> PAGEREF _Ref450335240 \h </w:instrText>
      </w:r>
      <w:r>
        <w:fldChar w:fldCharType="separate"/>
      </w:r>
      <w:r w:rsidR="00504BD9">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504BD9">
        <w:t>The Communion of the Saints</w:t>
      </w:r>
      <w:r>
        <w:fldChar w:fldCharType="end"/>
      </w:r>
      <w:r>
        <w:tab/>
      </w:r>
      <w:r>
        <w:fldChar w:fldCharType="begin"/>
      </w:r>
      <w:r>
        <w:instrText xml:space="preserve"> PAGEREF _Ref448228224 \h </w:instrText>
      </w:r>
      <w:r>
        <w:fldChar w:fldCharType="separate"/>
      </w:r>
      <w:r w:rsidR="00504BD9">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504BD9">
        <w:t>The Doxologies</w:t>
      </w:r>
      <w:r>
        <w:fldChar w:fldCharType="end"/>
      </w:r>
      <w:r>
        <w:tab/>
      </w:r>
      <w:r>
        <w:fldChar w:fldCharType="begin"/>
      </w:r>
      <w:r>
        <w:instrText xml:space="preserve"> PAGEREF _Ref448228235 \h </w:instrText>
      </w:r>
      <w:r>
        <w:fldChar w:fldCharType="separate"/>
      </w:r>
      <w:r w:rsidR="00504BD9">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504BD9">
        <w:t>The Conclusion of the Midnight Praise</w:t>
      </w:r>
      <w:r>
        <w:fldChar w:fldCharType="end"/>
      </w:r>
      <w:r>
        <w:tab/>
      </w:r>
      <w:r>
        <w:fldChar w:fldCharType="begin"/>
      </w:r>
      <w:r>
        <w:instrText xml:space="preserve"> PAGEREF _Ref448471060 \h </w:instrText>
      </w:r>
      <w:r>
        <w:fldChar w:fldCharType="separate"/>
      </w:r>
      <w:r w:rsidR="00504BD9">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504BD9">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504BD9">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6"/>
            <w:r w:rsidRPr="007425E1">
              <w:rPr>
                <w:rFonts w:eastAsiaTheme="minorHAnsi"/>
              </w:rPr>
              <w:t>O our Lord, Jesus Christ</w:t>
            </w:r>
            <w:commentRangeEnd w:id="126"/>
            <w:r>
              <w:rPr>
                <w:rStyle w:val="CommentReference"/>
                <w:rFonts w:eastAsiaTheme="minorHAnsi" w:cstheme="minorBidi"/>
                <w:color w:val="auto"/>
                <w:lang w:val="en-CA"/>
              </w:rPr>
              <w:commentReference w:id="126"/>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7"/>
            <w:r w:rsidRPr="007425E1">
              <w:rPr>
                <w:rFonts w:eastAsiaTheme="minorHAnsi"/>
              </w:rPr>
              <w:t>Awesome and full of glory</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8"/>
            <w:r w:rsidRPr="007425E1">
              <w:rPr>
                <w:rFonts w:eastAsiaTheme="minorHAnsi"/>
              </w:rPr>
              <w:t>works</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9"/>
            <w:r w:rsidRPr="00582AD7">
              <w:t>ϥ̀ⲛⲁϯ ⲙ̀ⲡⲓⲟⲩⲁⲓ</w:t>
            </w:r>
            <w:commentRangeEnd w:id="129"/>
            <w:r>
              <w:rPr>
                <w:rStyle w:val="CommentReference"/>
                <w:rFonts w:ascii="Garamond" w:hAnsi="Garamond" w:cstheme="minorBidi"/>
                <w:noProof w:val="0"/>
                <w:lang w:val="en-CA"/>
              </w:rPr>
              <w:commentReference w:id="129"/>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0"/>
            <w:r w:rsidRPr="007425E1">
              <w:rPr>
                <w:rFonts w:eastAsiaTheme="minorHAnsi"/>
              </w:rPr>
              <w:t xml:space="preserve">with </w:t>
            </w:r>
            <w:commentRangeEnd w:id="130"/>
            <w:r>
              <w:rPr>
                <w:rStyle w:val="CommentReference"/>
                <w:rFonts w:ascii="Times New Roman" w:eastAsiaTheme="minorHAnsi" w:hAnsi="Times New Roman" w:cstheme="minorBidi"/>
                <w:color w:val="auto"/>
              </w:rPr>
              <w:commentReference w:id="130"/>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1"/>
            <w:r w:rsidRPr="00582AD7">
              <w:t>ⲡⲁⲓ ⲉ̀ϩⲟⲟⲩ</w:t>
            </w:r>
            <w:commentRangeEnd w:id="131"/>
            <w:r>
              <w:rPr>
                <w:rStyle w:val="CommentReference"/>
                <w:rFonts w:ascii="Garamond" w:hAnsi="Garamond" w:cstheme="minorBidi"/>
                <w:noProof w:val="0"/>
                <w:lang w:val="en-CA"/>
              </w:rPr>
              <w:commentReference w:id="131"/>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4" w:name="_Toc410196183"/>
      <w:bookmarkStart w:id="135" w:name="_Toc410196421"/>
      <w:bookmarkStart w:id="136" w:name="_Toc410196923"/>
      <w:bookmarkStart w:id="137" w:name="_Ref435790458"/>
      <w:bookmarkStart w:id="138" w:name="_Ref435790464"/>
      <w:bookmarkStart w:id="139" w:name="_Toc448696621"/>
      <w:bookmarkEnd w:id="103"/>
      <w:r>
        <w:lastRenderedPageBreak/>
        <w:t xml:space="preserve">The Rising of the Sun: Matins </w:t>
      </w:r>
      <w:bookmarkEnd w:id="134"/>
      <w:bookmarkEnd w:id="135"/>
      <w:bookmarkEnd w:id="136"/>
      <w:r>
        <w:t>(or Lauds)</w:t>
      </w:r>
      <w:bookmarkEnd w:id="137"/>
      <w:bookmarkEnd w:id="138"/>
      <w:bookmarkEnd w:id="139"/>
    </w:p>
    <w:p w14:paraId="3E5C38FC" w14:textId="5901D067" w:rsidR="00DE5308" w:rsidRDefault="00DE5308" w:rsidP="00DE5308">
      <w:pPr>
        <w:pStyle w:val="Heading3"/>
      </w:pPr>
      <w:bookmarkStart w:id="140" w:name="_Ref411320700"/>
      <w:r>
        <w:t>Matins</w:t>
      </w:r>
      <w:bookmarkEnd w:id="140"/>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504BD9">
        <w:t>Vespers Praise</w:t>
      </w:r>
      <w:r>
        <w:fldChar w:fldCharType="end"/>
      </w:r>
      <w:r>
        <w:t xml:space="preserve">, page </w:t>
      </w:r>
      <w:r>
        <w:fldChar w:fldCharType="begin"/>
      </w:r>
      <w:r>
        <w:instrText xml:space="preserve"> PAGEREF _Ref448228965 \h </w:instrText>
      </w:r>
      <w:r>
        <w:fldChar w:fldCharType="separate"/>
      </w:r>
      <w:r w:rsidR="00504BD9">
        <w:rPr>
          <w:noProof/>
        </w:rPr>
        <w:t>5</w:t>
      </w:r>
      <w:r>
        <w:fldChar w:fldCharType="end"/>
      </w:r>
      <w:r>
        <w:t>.</w:t>
      </w:r>
    </w:p>
    <w:p w14:paraId="59F64A80" w14:textId="77777777" w:rsidR="00495F1A" w:rsidRDefault="00495F1A" w:rsidP="00495F1A">
      <w:pPr>
        <w:pStyle w:val="Heading2"/>
      </w:pPr>
      <w:bookmarkStart w:id="141" w:name="_Toc410196185"/>
      <w:bookmarkStart w:id="142" w:name="_Toc410196427"/>
      <w:bookmarkStart w:id="143" w:name="_Toc410196929"/>
      <w:bookmarkStart w:id="144" w:name="_Toc448696622"/>
      <w:bookmarkStart w:id="145" w:name="Prime"/>
      <w:r>
        <w:lastRenderedPageBreak/>
        <w:t>Early Morning: Prime (The First Hour)</w:t>
      </w:r>
      <w:bookmarkEnd w:id="141"/>
      <w:bookmarkEnd w:id="142"/>
      <w:bookmarkEnd w:id="143"/>
      <w:bookmarkEnd w:id="144"/>
    </w:p>
    <w:bookmarkStart w:id="146" w:name="_Toc410196186" w:displacedByCustomXml="next"/>
    <w:bookmarkStart w:id="147" w:name="_Toc410196428" w:displacedByCustomXml="next"/>
    <w:bookmarkStart w:id="148" w:name="_Toc410196930" w:displacedByCustomXml="next"/>
    <w:bookmarkStart w:id="149" w:name="_Ref435434336" w:displacedByCustomXml="next"/>
    <w:bookmarkStart w:id="150" w:name="_Ref435434342" w:displacedByCustomXml="next"/>
    <w:bookmarkStart w:id="151" w:name="_Ref435789623" w:displacedByCustomXml="next"/>
    <w:bookmarkStart w:id="152" w:name="_Ref435789629" w:displacedByCustomXml="next"/>
    <w:bookmarkStart w:id="153" w:name="_Ref435799254" w:displacedByCustomXml="next"/>
    <w:bookmarkStart w:id="154" w:name="_Ref435799261"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504BD9">
              <w:rPr>
                <w:noProof/>
                <w:webHidden/>
              </w:rPr>
              <w:t>49</w:t>
            </w:r>
            <w:r w:rsidR="00E35F1F">
              <w:rPr>
                <w:noProof/>
                <w:webHidden/>
              </w:rPr>
              <w:fldChar w:fldCharType="end"/>
            </w:r>
          </w:hyperlink>
        </w:p>
        <w:p w14:paraId="0BBF1C4E" w14:textId="3E9417AD" w:rsidR="00E35F1F" w:rsidRDefault="000860AE">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504BD9">
              <w:rPr>
                <w:noProof/>
                <w:webHidden/>
              </w:rPr>
              <w:t>55</w:t>
            </w:r>
            <w:r w:rsidR="00E35F1F">
              <w:rPr>
                <w:noProof/>
                <w:webHidden/>
              </w:rPr>
              <w:fldChar w:fldCharType="end"/>
            </w:r>
          </w:hyperlink>
        </w:p>
        <w:p w14:paraId="3DAD865F" w14:textId="5863DFCF" w:rsidR="00E35F1F" w:rsidRDefault="000860AE">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504BD9">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5" w:name="_Ref448061221"/>
      <w:bookmarkStart w:id="156" w:name="_Toc448227465"/>
      <w:r>
        <w:lastRenderedPageBreak/>
        <w:t>The Psalms of Prime</w:t>
      </w:r>
      <w:bookmarkEnd w:id="154"/>
      <w:bookmarkEnd w:id="153"/>
      <w:bookmarkEnd w:id="152"/>
      <w:bookmarkEnd w:id="151"/>
      <w:bookmarkEnd w:id="150"/>
      <w:bookmarkEnd w:id="149"/>
      <w:bookmarkEnd w:id="148"/>
      <w:bookmarkEnd w:id="147"/>
      <w:bookmarkEnd w:id="146"/>
      <w:bookmarkEnd w:id="155"/>
      <w:bookmarkEnd w:id="156"/>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504BD9">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504BD9">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504BD9">
        <w:t>Psalm</w:t>
      </w:r>
      <w:r w:rsidR="00504BD9" w:rsidRPr="00AB1781">
        <w:t xml:space="preserve"> 50</w:t>
      </w:r>
      <w:r w:rsidR="00504BD9">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504BD9">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7" w:name="_Ref442855527"/>
      <w:r>
        <w:t>Ephesians</w:t>
      </w:r>
      <w:r w:rsidR="00CC066E">
        <w:t xml:space="preserve"> 4:1 5</w:t>
      </w:r>
      <w:bookmarkEnd w:id="157"/>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8" w:name="_Ref434575533"/>
      <w:r>
        <w:rPr>
          <w:lang w:val="en-GB"/>
        </w:rPr>
        <w:t>The Psalm</w:t>
      </w:r>
      <w:r w:rsidR="00F14AA6">
        <w:rPr>
          <w:lang w:val="en-GB"/>
        </w:rPr>
        <w:t>s of Early Morning (Prime)</w:t>
      </w:r>
      <w:bookmarkEnd w:id="158"/>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504BD9">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504BD9">
        <w:rPr>
          <w:noProof/>
        </w:rPr>
        <w:t>85</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504BD9">
        <w:t>Psalm</w:t>
      </w:r>
      <w:r w:rsidR="00504BD9" w:rsidRPr="00AB1781">
        <w:t xml:space="preserve"> 2</w:t>
      </w:r>
      <w:r w:rsidR="00504BD9">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504BD9">
        <w:rPr>
          <w:noProof/>
        </w:rPr>
        <w:t>85</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504BD9">
        <w:t>Psalm</w:t>
      </w:r>
      <w:r w:rsidR="00504BD9" w:rsidRPr="00AB1781">
        <w:t xml:space="preserve"> 3</w:t>
      </w:r>
      <w:r w:rsidR="00504BD9">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504BD9">
        <w:rPr>
          <w:noProof/>
        </w:rPr>
        <w:t>87</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504BD9">
        <w:t>Psalm</w:t>
      </w:r>
      <w:r w:rsidR="00504BD9" w:rsidRPr="00AB1781">
        <w:t xml:space="preserve"> 4</w:t>
      </w:r>
      <w:r w:rsidR="00504BD9">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504BD9">
        <w:rPr>
          <w:noProof/>
        </w:rPr>
        <w:t>88</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504BD9">
        <w:t>Psalm</w:t>
      </w:r>
      <w:r w:rsidR="00504BD9" w:rsidRPr="00AB1781">
        <w:t xml:space="preserve"> 5</w:t>
      </w:r>
      <w:r w:rsidR="00504BD9">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504BD9">
        <w:rPr>
          <w:noProof/>
        </w:rPr>
        <w:t>89</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504BD9">
        <w:t>Psalm</w:t>
      </w:r>
      <w:r w:rsidR="00504BD9" w:rsidRPr="00AB1781">
        <w:t xml:space="preserve"> 6</w:t>
      </w:r>
      <w:r w:rsidR="00504BD9">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504BD9">
        <w:rPr>
          <w:noProof/>
        </w:rPr>
        <w:t>90</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504BD9">
        <w:t>Psalm</w:t>
      </w:r>
      <w:r w:rsidR="00504BD9" w:rsidRPr="00AB1781">
        <w:t xml:space="preserve"> 8</w:t>
      </w:r>
      <w:r w:rsidR="00504BD9">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504BD9">
        <w:rPr>
          <w:noProof/>
        </w:rPr>
        <w:t>93</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504BD9">
        <w:t>Psalm</w:t>
      </w:r>
      <w:r w:rsidR="00504BD9" w:rsidRPr="00AB1781">
        <w:t xml:space="preserve"> 11</w:t>
      </w:r>
      <w:r w:rsidR="00504BD9">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504BD9">
        <w:rPr>
          <w:noProof/>
        </w:rPr>
        <w:t>98</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504BD9">
        <w:t>Psalm</w:t>
      </w:r>
      <w:r w:rsidR="00504BD9" w:rsidRPr="00AB1781">
        <w:t xml:space="preserve"> 12</w:t>
      </w:r>
      <w:r w:rsidR="00504BD9">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504BD9">
        <w:rPr>
          <w:noProof/>
        </w:rPr>
        <w:t>99</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504BD9">
        <w:t>Psalm</w:t>
      </w:r>
      <w:r w:rsidR="00504BD9" w:rsidRPr="00AB1781">
        <w:t xml:space="preserve"> 14</w:t>
      </w:r>
      <w:r w:rsidR="00504BD9">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504BD9">
        <w:rPr>
          <w:noProof/>
        </w:rPr>
        <w:t>100</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504BD9">
        <w:t>Psalm</w:t>
      </w:r>
      <w:r w:rsidR="00504BD9" w:rsidRPr="00AB1781">
        <w:t xml:space="preserve"> 15</w:t>
      </w:r>
      <w:r w:rsidR="00504BD9">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504BD9">
        <w:rPr>
          <w:noProof/>
        </w:rPr>
        <w:t>101</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504BD9">
        <w:t>Psalm</w:t>
      </w:r>
      <w:r w:rsidR="00504BD9" w:rsidRPr="00AB1781">
        <w:t xml:space="preserve"> 18</w:t>
      </w:r>
      <w:r w:rsidR="00504BD9">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504BD9">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504BD9">
        <w:t>Psalm</w:t>
      </w:r>
      <w:r w:rsidR="00504BD9" w:rsidRPr="00AB1781">
        <w:t xml:space="preserve"> 24</w:t>
      </w:r>
      <w:r w:rsidR="00504BD9">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504BD9">
        <w:rPr>
          <w:noProof/>
        </w:rPr>
        <w:t>116</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504BD9">
        <w:t>Psalm</w:t>
      </w:r>
      <w:r w:rsidR="00504BD9" w:rsidRPr="00AB1781">
        <w:t xml:space="preserve"> 26</w:t>
      </w:r>
      <w:r w:rsidR="00504BD9">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504BD9">
        <w:rPr>
          <w:noProof/>
        </w:rPr>
        <w:t>120</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504BD9">
        <w:t>Psalm</w:t>
      </w:r>
      <w:r w:rsidR="00504BD9" w:rsidRPr="00AB1781">
        <w:t xml:space="preserve"> 62</w:t>
      </w:r>
      <w:r w:rsidR="00504BD9">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504BD9">
        <w:rPr>
          <w:noProof/>
        </w:rPr>
        <w:t>175</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504BD9">
        <w:t>Psalm</w:t>
      </w:r>
      <w:r w:rsidR="00504BD9" w:rsidRPr="00AB1781">
        <w:t xml:space="preserve"> 66</w:t>
      </w:r>
      <w:r w:rsidR="00504BD9">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504BD9">
        <w:rPr>
          <w:noProof/>
        </w:rPr>
        <w:t>180</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504BD9">
        <w:t>Psalm</w:t>
      </w:r>
      <w:r w:rsidR="00504BD9" w:rsidRPr="00AB1781">
        <w:t xml:space="preserve"> 69</w:t>
      </w:r>
      <w:r w:rsidR="00504BD9">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504BD9">
        <w:rPr>
          <w:noProof/>
        </w:rPr>
        <w:t>187</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504BD9">
        <w:t>Psalm</w:t>
      </w:r>
      <w:r w:rsidR="00504BD9" w:rsidRPr="00AB1781">
        <w:t xml:space="preserve"> 112</w:t>
      </w:r>
      <w:r w:rsidR="00504BD9">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504BD9">
        <w:rPr>
          <w:noProof/>
        </w:rPr>
        <w:t>262</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504BD9">
        <w:t>Psalm</w:t>
      </w:r>
      <w:r w:rsidR="00504BD9" w:rsidRPr="00AB1781">
        <w:t xml:space="preserve"> 142</w:t>
      </w:r>
      <w:r w:rsidR="00504BD9">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504BD9">
        <w:rPr>
          <w:noProof/>
        </w:rPr>
        <w:t>312</w:t>
      </w:r>
      <w:r w:rsidR="003A78C2">
        <w:fldChar w:fldCharType="end"/>
      </w:r>
    </w:p>
    <w:p w14:paraId="3CD7FD72" w14:textId="4F43604B" w:rsidR="00CC066E" w:rsidRDefault="00CC066E" w:rsidP="00CC066E">
      <w:pPr>
        <w:pStyle w:val="Heading5"/>
      </w:pPr>
      <w:bookmarkStart w:id="159" w:name="_Ref435799363"/>
      <w:r>
        <w:t>T</w:t>
      </w:r>
      <w:r w:rsidR="00AB78C6">
        <w:t>he Gospel from Saint John</w:t>
      </w:r>
      <w:r>
        <w:t xml:space="preserve"> 1:1 17</w:t>
      </w:r>
      <w:bookmarkEnd w:id="159"/>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4"/>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5"/>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6"/>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504BD9">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504BD9">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0" w:name="_Toc410196187"/>
      <w:bookmarkStart w:id="161" w:name="_Toc410196429"/>
      <w:bookmarkStart w:id="162"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504BD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04BD9">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48227466"/>
      <w:r>
        <w:lastRenderedPageBreak/>
        <w:t>The Doxology of Prime</w:t>
      </w:r>
      <w:bookmarkEnd w:id="160"/>
      <w:bookmarkEnd w:id="161"/>
      <w:bookmarkEnd w:id="162"/>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8"/>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7"/>
            <w:r>
              <w:t>That gives light,</w:t>
            </w:r>
            <w:commentRangeEnd w:id="167"/>
            <w:r>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19"/>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504BD9">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504BD9">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48227467"/>
      <w:r>
        <w:lastRenderedPageBreak/>
        <w:t>The Raising of Morning Incense</w:t>
      </w:r>
      <w:bookmarkEnd w:id="169"/>
      <w:bookmarkEnd w:id="170"/>
      <w:bookmarkEnd w:id="171"/>
      <w:bookmarkEnd w:id="172"/>
      <w:bookmarkEnd w:id="176"/>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504BD9" w:rsidRPr="00504BD9">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504BD9">
        <w:rPr>
          <w:i/>
          <w:noProof/>
        </w:rPr>
        <w:t>535</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48696623"/>
      <w:bookmarkEnd w:id="145"/>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504BD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504BD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504BD9">
        <w:t>Psalm</w:t>
      </w:r>
      <w:r w:rsidR="00504BD9" w:rsidRPr="00AB1781">
        <w:t xml:space="preserve"> 50</w:t>
      </w:r>
      <w:r w:rsidR="00504BD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04BD9">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504BD9">
        <w:t>Psalm</w:t>
      </w:r>
      <w:r w:rsidR="00504BD9" w:rsidRPr="00AB1781">
        <w:t xml:space="preserve"> 19</w:t>
      </w:r>
      <w:r w:rsidR="00504BD9">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504BD9">
        <w:rPr>
          <w:noProof/>
        </w:rPr>
        <w:t>109</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504BD9">
        <w:t>Psalm</w:t>
      </w:r>
      <w:r w:rsidR="00504BD9" w:rsidRPr="00AB1781">
        <w:t xml:space="preserve"> 22</w:t>
      </w:r>
      <w:r w:rsidR="00504BD9">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504BD9">
        <w:rPr>
          <w:noProof/>
        </w:rPr>
        <w:t>114</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504BD9">
        <w:t>Psalm</w:t>
      </w:r>
      <w:r w:rsidR="00504BD9" w:rsidRPr="00AB1781">
        <w:t xml:space="preserve"> 23</w:t>
      </w:r>
      <w:r w:rsidR="00504BD9">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504BD9">
        <w:rPr>
          <w:noProof/>
        </w:rPr>
        <w:t>115</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504BD9">
        <w:t>Psalm</w:t>
      </w:r>
      <w:r w:rsidR="00504BD9" w:rsidRPr="00AB1781">
        <w:t xml:space="preserve"> 25</w:t>
      </w:r>
      <w:r w:rsidR="00504BD9">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504BD9">
        <w:rPr>
          <w:noProof/>
        </w:rPr>
        <w:t>118</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504BD9">
        <w:t>Psalm</w:t>
      </w:r>
      <w:r w:rsidR="00504BD9" w:rsidRPr="00AB1781">
        <w:t xml:space="preserve"> 28</w:t>
      </w:r>
      <w:r w:rsidR="00504BD9">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504BD9">
        <w:rPr>
          <w:noProof/>
        </w:rPr>
        <w:t>122</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504BD9">
        <w:t>Psalm</w:t>
      </w:r>
      <w:r w:rsidR="00504BD9" w:rsidRPr="00AB1781">
        <w:t xml:space="preserve"> 29</w:t>
      </w:r>
      <w:r w:rsidR="00504BD9">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504BD9">
        <w:rPr>
          <w:noProof/>
        </w:rPr>
        <w:t>124</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504BD9">
        <w:t>Psalm</w:t>
      </w:r>
      <w:r w:rsidR="00504BD9" w:rsidRPr="00AB1781">
        <w:t xml:space="preserve"> 33</w:t>
      </w:r>
      <w:r w:rsidR="00504BD9">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504BD9">
        <w:rPr>
          <w:noProof/>
        </w:rPr>
        <w:t>131</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504BD9">
        <w:t>Psalm</w:t>
      </w:r>
      <w:r w:rsidR="00504BD9" w:rsidRPr="00AB1781">
        <w:t xml:space="preserve"> 40</w:t>
      </w:r>
      <w:r w:rsidR="00504BD9">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504BD9">
        <w:rPr>
          <w:noProof/>
        </w:rPr>
        <w:t>145</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504BD9">
        <w:t>Psalm</w:t>
      </w:r>
      <w:r w:rsidR="00504BD9" w:rsidRPr="00AB1781">
        <w:t xml:space="preserve"> 42</w:t>
      </w:r>
      <w:r w:rsidR="00504BD9">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504BD9">
        <w:rPr>
          <w:noProof/>
        </w:rPr>
        <w:t>147</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504BD9">
        <w:t>Psalm</w:t>
      </w:r>
      <w:r w:rsidR="00504BD9" w:rsidRPr="00AB1781">
        <w:t xml:space="preserve"> 44</w:t>
      </w:r>
      <w:r w:rsidR="00504BD9">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504BD9">
        <w:rPr>
          <w:noProof/>
        </w:rPr>
        <w:t>151</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504BD9">
        <w:t>Psalm</w:t>
      </w:r>
      <w:r w:rsidR="00504BD9" w:rsidRPr="00AB1781">
        <w:t xml:space="preserve"> 45</w:t>
      </w:r>
      <w:r w:rsidR="00504BD9">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504BD9">
        <w:rPr>
          <w:noProof/>
        </w:rPr>
        <w:t>152</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504BD9">
        <w:t>Psalm</w:t>
      </w:r>
      <w:r w:rsidR="00504BD9" w:rsidRPr="00AB1781">
        <w:t xml:space="preserve"> 46</w:t>
      </w:r>
      <w:r w:rsidR="00504BD9">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504BD9">
        <w:rPr>
          <w:noProof/>
        </w:rPr>
        <w:t>153</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504BD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04BD9">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48696624"/>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504BD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504BD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504BD9">
        <w:t>Psalm</w:t>
      </w:r>
      <w:r w:rsidR="00504BD9" w:rsidRPr="00AB1781">
        <w:t xml:space="preserve"> 50</w:t>
      </w:r>
      <w:r w:rsidR="00504BD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04BD9">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504BD9">
        <w:t>Psalm</w:t>
      </w:r>
      <w:r w:rsidR="00504BD9" w:rsidRPr="00AB1781">
        <w:t xml:space="preserve"> 53</w:t>
      </w:r>
      <w:r w:rsidR="00504BD9">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504BD9">
        <w:rPr>
          <w:noProof/>
        </w:rPr>
        <w:t>163</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504BD9">
        <w:t>Psalm</w:t>
      </w:r>
      <w:r w:rsidR="00504BD9" w:rsidRPr="00AB1781">
        <w:t xml:space="preserve"> 56</w:t>
      </w:r>
      <w:r w:rsidR="00504BD9">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504BD9">
        <w:rPr>
          <w:noProof/>
        </w:rPr>
        <w:t>168</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504BD9">
        <w:t>Psalm</w:t>
      </w:r>
      <w:r w:rsidR="00504BD9" w:rsidRPr="00AB1781">
        <w:t xml:space="preserve"> 60</w:t>
      </w:r>
      <w:r w:rsidR="00504BD9">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504BD9">
        <w:rPr>
          <w:noProof/>
        </w:rPr>
        <w:t>173</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504BD9">
        <w:t>Psalm</w:t>
      </w:r>
      <w:r w:rsidR="00504BD9" w:rsidRPr="00AB1781">
        <w:t xml:space="preserve"> 62</w:t>
      </w:r>
      <w:r w:rsidR="00504BD9">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504BD9">
        <w:rPr>
          <w:noProof/>
        </w:rPr>
        <w:t>175</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504BD9">
        <w:t>Psalm</w:t>
      </w:r>
      <w:r w:rsidR="00504BD9" w:rsidRPr="00AB1781">
        <w:t xml:space="preserve"> 66</w:t>
      </w:r>
      <w:r w:rsidR="00504BD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04BD9">
        <w:rPr>
          <w:noProof/>
        </w:rPr>
        <w:t>180</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504BD9">
        <w:t>Psalm</w:t>
      </w:r>
      <w:r w:rsidR="00504BD9" w:rsidRPr="00AB1781">
        <w:t xml:space="preserve"> 66</w:t>
      </w:r>
      <w:r w:rsidR="00504BD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04BD9">
        <w:rPr>
          <w:noProof/>
        </w:rPr>
        <w:t>180</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504BD9">
        <w:t>Psalm</w:t>
      </w:r>
      <w:r w:rsidR="00504BD9" w:rsidRPr="00AB1781">
        <w:t xml:space="preserve"> 83</w:t>
      </w:r>
      <w:r w:rsidR="00504BD9">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504BD9">
        <w:rPr>
          <w:noProof/>
        </w:rPr>
        <w:t>212</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504BD9">
        <w:t>Psalm</w:t>
      </w:r>
      <w:r w:rsidR="00504BD9" w:rsidRPr="00AB1781">
        <w:t xml:space="preserve"> 84</w:t>
      </w:r>
      <w:r w:rsidR="00504BD9">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504BD9">
        <w:rPr>
          <w:noProof/>
        </w:rPr>
        <w:t>214</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504BD9">
        <w:t>Psalm</w:t>
      </w:r>
      <w:r w:rsidR="00504BD9" w:rsidRPr="00AB1781">
        <w:t xml:space="preserve"> 85</w:t>
      </w:r>
      <w:r w:rsidR="00504BD9">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504BD9">
        <w:rPr>
          <w:noProof/>
        </w:rPr>
        <w:t>215</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504BD9">
        <w:t>Psalm</w:t>
      </w:r>
      <w:r w:rsidR="00504BD9" w:rsidRPr="00AB1781">
        <w:t xml:space="preserve"> 86</w:t>
      </w:r>
      <w:r w:rsidR="00504BD9">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504BD9">
        <w:rPr>
          <w:noProof/>
        </w:rPr>
        <w:t>217</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504BD9">
        <w:t>Psalm</w:t>
      </w:r>
      <w:r w:rsidR="00504BD9" w:rsidRPr="00AB1781">
        <w:t xml:space="preserve"> 90</w:t>
      </w:r>
      <w:r w:rsidR="00504BD9">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504BD9">
        <w:rPr>
          <w:noProof/>
        </w:rPr>
        <w:t>225</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504BD9">
        <w:t>Psalm</w:t>
      </w:r>
      <w:r w:rsidR="00504BD9" w:rsidRPr="00AB1781">
        <w:t xml:space="preserve"> 92</w:t>
      </w:r>
      <w:r w:rsidR="00504BD9">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504BD9">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1"/>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504BD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Life 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77777777" w:rsidR="00984EE6" w:rsidRDefault="00984EE6" w:rsidP="00984EE6">
      <w:pPr>
        <w:pStyle w:val="Rubric"/>
      </w:pPr>
      <w:commentRangeStart w:id="204"/>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4"/>
      <w:r w:rsidR="00180AE1">
        <w:rPr>
          <w:rStyle w:val="CommentReference"/>
          <w:i w:val="0"/>
        </w:rPr>
        <w:commentReference w:id="204"/>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04BD9">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5" w:name="_Toc410196193"/>
      <w:bookmarkStart w:id="206" w:name="_Toc410196435"/>
      <w:bookmarkStart w:id="207" w:name="_Toc410196937"/>
      <w:bookmarkStart w:id="208" w:name="_Toc448696625"/>
      <w:r>
        <w:lastRenderedPageBreak/>
        <w:t>Afternoon (The Ninth Hour)</w:t>
      </w:r>
      <w:bookmarkEnd w:id="205"/>
      <w:bookmarkEnd w:id="206"/>
      <w:bookmarkEnd w:id="207"/>
      <w:bookmarkEnd w:id="208"/>
    </w:p>
    <w:p w14:paraId="76CF3E2D" w14:textId="77777777" w:rsidR="00495F1A" w:rsidRDefault="00495F1A" w:rsidP="00495F1A">
      <w:pPr>
        <w:pStyle w:val="Heading3"/>
      </w:pPr>
      <w:bookmarkStart w:id="209" w:name="_Toc410196194"/>
      <w:bookmarkStart w:id="210" w:name="_Toc410196436"/>
      <w:bookmarkStart w:id="211" w:name="_Toc410196938"/>
      <w:bookmarkStart w:id="212" w:name="_Ref435434381"/>
      <w:bookmarkStart w:id="213" w:name="_Ref435434387"/>
      <w:r>
        <w:t>The Psalms of the Ninth Hour</w:t>
      </w:r>
      <w:bookmarkEnd w:id="209"/>
      <w:bookmarkEnd w:id="210"/>
      <w:bookmarkEnd w:id="211"/>
      <w:bookmarkEnd w:id="212"/>
      <w:bookmarkEnd w:id="213"/>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504BD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504BD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504BD9">
        <w:t>Psalm</w:t>
      </w:r>
      <w:r w:rsidR="00504BD9" w:rsidRPr="00AB1781">
        <w:t xml:space="preserve"> 50</w:t>
      </w:r>
      <w:r w:rsidR="00504BD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04BD9">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4" w:name="_Ref434576482"/>
      <w:r>
        <w:rPr>
          <w:lang w:val="en-GB"/>
        </w:rPr>
        <w:t>The Psalms</w:t>
      </w:r>
      <w:r w:rsidR="00F14AA6">
        <w:rPr>
          <w:lang w:val="en-GB"/>
        </w:rPr>
        <w:t xml:space="preserve"> of the Afternoon (Ninth hour)</w:t>
      </w:r>
      <w:bookmarkEnd w:id="214"/>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504BD9">
        <w:t>Psalm</w:t>
      </w:r>
      <w:r w:rsidR="00504BD9" w:rsidRPr="00AB1781">
        <w:t xml:space="preserve"> 95</w:t>
      </w:r>
      <w:r w:rsidR="00504BD9">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504BD9">
        <w:rPr>
          <w:noProof/>
        </w:rPr>
        <w:t>231</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504BD9">
        <w:t>Psalm</w:t>
      </w:r>
      <w:r w:rsidR="00504BD9" w:rsidRPr="00AB1781">
        <w:t xml:space="preserve"> 96</w:t>
      </w:r>
      <w:r w:rsidR="00504BD9">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504BD9">
        <w:rPr>
          <w:noProof/>
        </w:rPr>
        <w:t>233</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504BD9">
        <w:t>Psalm</w:t>
      </w:r>
      <w:r w:rsidR="00504BD9" w:rsidRPr="00AB1781">
        <w:t xml:space="preserve"> 97</w:t>
      </w:r>
      <w:r w:rsidR="00504BD9">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504BD9">
        <w:rPr>
          <w:noProof/>
        </w:rPr>
        <w:t>234</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504BD9">
        <w:t>Psalm</w:t>
      </w:r>
      <w:r w:rsidR="00504BD9" w:rsidRPr="00AB1781">
        <w:t xml:space="preserve"> 98</w:t>
      </w:r>
      <w:r w:rsidR="00504BD9">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504BD9">
        <w:rPr>
          <w:noProof/>
        </w:rPr>
        <w:t>235</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504BD9">
        <w:t>Psalm</w:t>
      </w:r>
      <w:r w:rsidR="00504BD9" w:rsidRPr="00AB1781">
        <w:t xml:space="preserve"> 99</w:t>
      </w:r>
      <w:r w:rsidR="00504BD9">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504BD9">
        <w:rPr>
          <w:noProof/>
        </w:rPr>
        <w:t>236</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504BD9">
        <w:t>Psalm</w:t>
      </w:r>
      <w:r w:rsidR="00504BD9" w:rsidRPr="00AB1781">
        <w:t xml:space="preserve"> 100</w:t>
      </w:r>
      <w:r w:rsidR="00504BD9">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504BD9">
        <w:rPr>
          <w:noProof/>
        </w:rPr>
        <w:t>237</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504BD9">
        <w:t>Psalm</w:t>
      </w:r>
      <w:r w:rsidR="00504BD9" w:rsidRPr="00AB1781">
        <w:t xml:space="preserve"> 109</w:t>
      </w:r>
      <w:r w:rsidR="00504BD9">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504BD9">
        <w:rPr>
          <w:noProof/>
        </w:rPr>
        <w:t>259</w:t>
      </w:r>
      <w:r w:rsidR="003A78C2">
        <w:fldChar w:fldCharType="end"/>
      </w:r>
    </w:p>
    <w:commentRangeStart w:id="215"/>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504BD9">
        <w:t>Psalm</w:t>
      </w:r>
      <w:r w:rsidR="00504BD9" w:rsidRPr="00AB1781">
        <w:t xml:space="preserve"> 110</w:t>
      </w:r>
      <w:r w:rsidR="00504BD9">
        <w:t>: “I will confess You, O Lord, with my whole heart”</w:t>
      </w:r>
      <w:r>
        <w:fldChar w:fldCharType="end"/>
      </w:r>
      <w:commentRangeEnd w:id="215"/>
      <w:r w:rsidR="00984EE6">
        <w:rPr>
          <w:rStyle w:val="CommentReference"/>
          <w:rFonts w:eastAsiaTheme="minorHAnsi" w:cstheme="minorBidi"/>
          <w:color w:val="auto"/>
          <w:lang w:val="en-CA"/>
        </w:rPr>
        <w:commentReference w:id="215"/>
      </w:r>
      <w:r w:rsidR="00075EAD">
        <w:tab/>
      </w:r>
      <w:r>
        <w:fldChar w:fldCharType="begin"/>
      </w:r>
      <w:r w:rsidR="00075EAD">
        <w:instrText xml:space="preserve"> PAGEREF _Ref412111792 \h </w:instrText>
      </w:r>
      <w:r>
        <w:fldChar w:fldCharType="separate"/>
      </w:r>
      <w:r w:rsidR="00504BD9">
        <w:rPr>
          <w:noProof/>
        </w:rPr>
        <w:t>260</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504BD9">
        <w:t>Psalm</w:t>
      </w:r>
      <w:r w:rsidR="00504BD9" w:rsidRPr="00AB1781">
        <w:t xml:space="preserve"> 111</w:t>
      </w:r>
      <w:r w:rsidR="00504BD9">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504BD9">
        <w:rPr>
          <w:noProof/>
        </w:rPr>
        <w:t>261</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504BD9">
        <w:t>Psalm</w:t>
      </w:r>
      <w:r w:rsidR="00504BD9" w:rsidRPr="00AB1781">
        <w:t xml:space="preserve"> 112</w:t>
      </w:r>
      <w:r w:rsidR="00504BD9">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504BD9">
        <w:rPr>
          <w:noProof/>
        </w:rPr>
        <w:t>262</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504BD9">
        <w:t>Psalm</w:t>
      </w:r>
      <w:r w:rsidR="00504BD9" w:rsidRPr="00AB1781">
        <w:t xml:space="preserve"> 114</w:t>
      </w:r>
      <w:r w:rsidR="00504BD9">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504BD9">
        <w:rPr>
          <w:noProof/>
        </w:rPr>
        <w:t>266</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504BD9">
        <w:t>Psalm</w:t>
      </w:r>
      <w:r w:rsidR="00504BD9" w:rsidRPr="00AB1781">
        <w:t xml:space="preserve"> 115</w:t>
      </w:r>
      <w:r w:rsidR="00504BD9">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504BD9">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504BD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04BD9">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6" w:name="_Toc410196195"/>
      <w:bookmarkStart w:id="217" w:name="_Toc410196437"/>
      <w:bookmarkStart w:id="218"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9" w:name="_Toc448696626"/>
      <w:r>
        <w:lastRenderedPageBreak/>
        <w:t>The Book of the Psalter</w:t>
      </w:r>
      <w:bookmarkEnd w:id="216"/>
      <w:bookmarkEnd w:id="217"/>
      <w:bookmarkEnd w:id="218"/>
      <w:bookmarkEnd w:id="219"/>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504BD9">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504BD9" w:rsidRPr="00AB1781">
              <w:t>K</w:t>
            </w:r>
            <w:r w:rsidR="00504BD9">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504BD9" w:rsidRPr="00AB1781">
              <w:t>K</w:t>
            </w:r>
            <w:r w:rsidR="00504BD9">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504BD9">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504BD9">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504BD9" w:rsidRPr="00AB1781">
              <w:t>K</w:t>
            </w:r>
            <w:r w:rsidR="00504BD9">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504BD9" w:rsidRPr="00AB1781">
              <w:t>K</w:t>
            </w:r>
            <w:r w:rsidR="00504BD9">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504BD9">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504BD9" w:rsidRPr="00AB1781">
              <w:t>K</w:t>
            </w:r>
            <w:r w:rsidR="00504BD9">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504BD9" w:rsidRPr="00AB1781">
              <w:t>K</w:t>
            </w:r>
            <w:r w:rsidR="00504BD9">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504BD9" w:rsidRPr="00AB1781">
              <w:t>K</w:t>
            </w:r>
            <w:r w:rsidR="00504BD9">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504BD9" w:rsidRPr="00AB1781">
              <w:t>K</w:t>
            </w:r>
            <w:r w:rsidR="00504BD9">
              <w:t>athisma</w:t>
            </w:r>
            <w:r w:rsidR="00504BD9" w:rsidRPr="00AB1781">
              <w:t xml:space="preserve"> 1</w:t>
            </w:r>
            <w:r w:rsidR="00504BD9">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504BD9">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504BD9" w:rsidRPr="00AB1781">
              <w:t>K</w:t>
            </w:r>
            <w:r w:rsidR="00504BD9">
              <w:t>athisma</w:t>
            </w:r>
            <w:r w:rsidR="00504BD9" w:rsidRPr="00AB1781">
              <w:t xml:space="preserve"> 1</w:t>
            </w:r>
            <w:r w:rsidR="00504BD9">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504BD9" w:rsidRPr="00AB1781">
              <w:t>K</w:t>
            </w:r>
            <w:r w:rsidR="00504BD9">
              <w:t>athisma</w:t>
            </w:r>
            <w:r w:rsidR="00504BD9" w:rsidRPr="00AB1781">
              <w:t xml:space="preserve"> 1</w:t>
            </w:r>
            <w:r w:rsidR="00504BD9">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504BD9" w:rsidRPr="00AB1781">
              <w:t>K</w:t>
            </w:r>
            <w:r w:rsidR="00504BD9">
              <w:t>athisma</w:t>
            </w:r>
            <w:r w:rsidR="00504BD9" w:rsidRPr="00AB1781">
              <w:t xml:space="preserve"> 1</w:t>
            </w:r>
            <w:r w:rsidR="00504BD9">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504BD9">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504BD9">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504BD9">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504BD9" w:rsidRPr="00AB1781">
              <w:t>K</w:t>
            </w:r>
            <w:r w:rsidR="00504BD9">
              <w:t>athisma</w:t>
            </w:r>
            <w:r w:rsidR="00504BD9" w:rsidRPr="00AB1781">
              <w:t xml:space="preserve"> 1</w:t>
            </w:r>
            <w:r w:rsidR="00504BD9">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504BD9" w:rsidRPr="00AB1781">
              <w:t>K</w:t>
            </w:r>
            <w:r w:rsidR="00504BD9">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504BD9">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504BD9" w:rsidRPr="00AB1781">
              <w:t>K</w:t>
            </w:r>
            <w:r w:rsidR="00504BD9">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504BD9" w:rsidRPr="00AB1781">
              <w:t>K</w:t>
            </w:r>
            <w:r w:rsidR="00504BD9">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504BD9">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504BD9" w:rsidRPr="00AB1781">
              <w:t>K</w:t>
            </w:r>
            <w:r w:rsidR="00504BD9">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504BD9" w:rsidRPr="00AB1781">
              <w:t>K</w:t>
            </w:r>
            <w:r w:rsidR="00504BD9">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504BD9">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504BD9">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504BD9" w:rsidRPr="00AB1781">
              <w:t>K</w:t>
            </w:r>
            <w:r w:rsidR="00504BD9">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504BD9" w:rsidRPr="00AB1781">
              <w:t>K</w:t>
            </w:r>
            <w:r w:rsidR="00504BD9">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504BD9">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504BD9" w:rsidRPr="00AB1781">
              <w:t>K</w:t>
            </w:r>
            <w:r w:rsidR="00504BD9">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504BD9" w:rsidRPr="00AB1781">
              <w:t>K</w:t>
            </w:r>
            <w:r w:rsidR="00504BD9">
              <w:t>athisma</w:t>
            </w:r>
            <w:r w:rsidR="00504BD9" w:rsidRPr="00AB1781">
              <w:t xml:space="preserve"> 1</w:t>
            </w:r>
            <w:r w:rsidR="00504BD9">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504BD9">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504BD9">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504BD9" w:rsidRPr="00AB1781">
              <w:t>K</w:t>
            </w:r>
            <w:r w:rsidR="00504BD9">
              <w:t>athisma</w:t>
            </w:r>
            <w:r w:rsidR="00504BD9" w:rsidRPr="00AB1781">
              <w:t xml:space="preserve"> 1</w:t>
            </w:r>
            <w:r w:rsidR="00504BD9">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504BD9" w:rsidRPr="00AB1781">
              <w:t>K</w:t>
            </w:r>
            <w:r w:rsidR="00504BD9">
              <w:t>athisma</w:t>
            </w:r>
            <w:r w:rsidR="00504BD9" w:rsidRPr="00AB1781">
              <w:t xml:space="preserve"> 1</w:t>
            </w:r>
            <w:r w:rsidR="00504BD9">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504BD9" w:rsidRPr="00AB1781">
              <w:t>K</w:t>
            </w:r>
            <w:r w:rsidR="00504BD9">
              <w:t>athisma</w:t>
            </w:r>
            <w:r w:rsidR="00504BD9" w:rsidRPr="00AB1781">
              <w:t xml:space="preserve"> 1</w:t>
            </w:r>
            <w:r w:rsidR="00504BD9">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504BD9">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504BD9">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504BD9">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504BD9">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504BD9" w:rsidRPr="00AB1781">
              <w:t>K</w:t>
            </w:r>
            <w:r w:rsidR="00504BD9">
              <w:t>athisma</w:t>
            </w:r>
            <w:r w:rsidR="00504BD9" w:rsidRPr="00AB1781">
              <w:t xml:space="preserve"> 1</w:t>
            </w:r>
            <w:r w:rsidR="00504BD9">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504BD9" w:rsidRPr="00AB1781">
              <w:t>K</w:t>
            </w:r>
            <w:r w:rsidR="00504BD9">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504BD9" w:rsidRPr="00AB1781">
              <w:t>K</w:t>
            </w:r>
            <w:r w:rsidR="00504BD9">
              <w:t>athisma 2</w:t>
            </w:r>
            <w:r>
              <w:fldChar w:fldCharType="end"/>
            </w:r>
            <w:r>
              <w:t xml:space="preserve">, </w:t>
            </w:r>
            <w:r>
              <w:fldChar w:fldCharType="begin"/>
            </w:r>
            <w:r>
              <w:instrText xml:space="preserve"> REF _Ref435438484 \h  \* MERGEFORMAT </w:instrText>
            </w:r>
            <w:r>
              <w:fldChar w:fldCharType="separate"/>
            </w:r>
            <w:r w:rsidR="00504BD9" w:rsidRPr="00AB1781">
              <w:t>K</w:t>
            </w:r>
            <w:r w:rsidR="00504BD9">
              <w:t>athisma 3</w:t>
            </w:r>
            <w:r>
              <w:fldChar w:fldCharType="end"/>
            </w:r>
            <w:r>
              <w:t xml:space="preserve">, </w:t>
            </w:r>
            <w:r w:rsidR="00D016DC">
              <w:fldChar w:fldCharType="begin"/>
            </w:r>
            <w:r w:rsidR="00D016DC">
              <w:instrText xml:space="preserve"> REF _Ref435990049 \h </w:instrText>
            </w:r>
            <w:r w:rsidR="00D016DC">
              <w:fldChar w:fldCharType="separate"/>
            </w:r>
            <w:r w:rsidR="00504BD9">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504BD9">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504BD9" w:rsidRPr="00AB1781">
              <w:t>K</w:t>
            </w:r>
            <w:r w:rsidR="00504BD9">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504BD9" w:rsidRPr="00AB1781">
              <w:t>K</w:t>
            </w:r>
            <w:r w:rsidR="00504BD9">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504BD9">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504BD9" w:rsidRPr="00AB1781">
              <w:t>K</w:t>
            </w:r>
            <w:r w:rsidR="00504BD9">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504BD9" w:rsidRPr="00AB1781">
              <w:t>K</w:t>
            </w:r>
            <w:r w:rsidR="00504BD9">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504BD9">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504BD9" w:rsidRPr="00AB1781">
              <w:t>K</w:t>
            </w:r>
            <w:r w:rsidR="00504BD9">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504BD9" w:rsidRPr="00AB1781">
              <w:t>K</w:t>
            </w:r>
            <w:r w:rsidR="00504BD9">
              <w:t>athisma</w:t>
            </w:r>
            <w:r w:rsidR="00504BD9" w:rsidRPr="00AB1781">
              <w:t xml:space="preserve"> 1</w:t>
            </w:r>
            <w:r w:rsidR="00504BD9">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504BD9">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504BD9" w:rsidRPr="00AB1781">
              <w:t>K</w:t>
            </w:r>
            <w:r w:rsidR="00504BD9">
              <w:t>athisma</w:t>
            </w:r>
            <w:r w:rsidR="00504BD9" w:rsidRPr="00AB1781">
              <w:t xml:space="preserve"> 1</w:t>
            </w:r>
            <w:r w:rsidR="00504BD9">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504BD9" w:rsidRPr="00AB1781">
              <w:t>K</w:t>
            </w:r>
            <w:r w:rsidR="00504BD9">
              <w:t>athisma</w:t>
            </w:r>
            <w:r w:rsidR="00504BD9" w:rsidRPr="00AB1781">
              <w:t xml:space="preserve"> 1</w:t>
            </w:r>
            <w:r w:rsidR="00504BD9">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504BD9" w:rsidRPr="00AB1781">
              <w:t>K</w:t>
            </w:r>
            <w:r w:rsidR="00504BD9">
              <w:t>athisma</w:t>
            </w:r>
            <w:r w:rsidR="00504BD9" w:rsidRPr="00AB1781">
              <w:t xml:space="preserve"> 1</w:t>
            </w:r>
            <w:r w:rsidR="00504BD9">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504BD9">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504BD9">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0"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504BD9" w:rsidRPr="00AB1781">
              <w:t>K</w:t>
            </w:r>
            <w:r w:rsidR="00504BD9">
              <w:t>athisma</w:t>
            </w:r>
            <w:r w:rsidR="00504BD9" w:rsidRPr="00AB1781">
              <w:t xml:space="preserve"> 1</w:t>
            </w:r>
            <w:r w:rsidR="00504BD9">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504BD9" w:rsidRPr="00AB1781">
              <w:t>K</w:t>
            </w:r>
            <w:r w:rsidR="00504BD9">
              <w:t>athisma 20</w:t>
            </w:r>
            <w:r>
              <w:fldChar w:fldCharType="end"/>
            </w:r>
            <w:r>
              <w:t>,</w:t>
            </w:r>
            <w:bookmarkEnd w:id="220"/>
            <w:r>
              <w:t xml:space="preserve"> </w:t>
            </w:r>
            <w:r w:rsidR="00D44900">
              <w:fldChar w:fldCharType="begin"/>
            </w:r>
            <w:r w:rsidR="00D44900">
              <w:instrText xml:space="preserve"> REF _Ref439535283 \h </w:instrText>
            </w:r>
            <w:r w:rsidR="00D44900">
              <w:fldChar w:fldCharType="separate"/>
            </w:r>
            <w:r w:rsidR="00504BD9">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504BD9" w:rsidRPr="00AB1781">
              <w:t>K</w:t>
            </w:r>
            <w:r w:rsidR="00504BD9">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504BD9" w:rsidRPr="00AB1781">
              <w:t>K</w:t>
            </w:r>
            <w:r w:rsidR="00504BD9">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504BD9">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504BD9" w:rsidRPr="00AB1781">
              <w:t>K</w:t>
            </w:r>
            <w:r w:rsidR="00504BD9">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504BD9">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504BD9" w:rsidRPr="00AB1781">
              <w:t>K</w:t>
            </w:r>
            <w:r w:rsidR="00504BD9">
              <w:t>athisma 6</w:t>
            </w:r>
            <w:r>
              <w:fldChar w:fldCharType="end"/>
            </w:r>
            <w:r>
              <w:t xml:space="preserve">, </w:t>
            </w:r>
            <w:r w:rsidR="00D016DC">
              <w:fldChar w:fldCharType="begin"/>
            </w:r>
            <w:r w:rsidR="00D016DC">
              <w:instrText xml:space="preserve"> REF _Ref435990010 \h </w:instrText>
            </w:r>
            <w:r w:rsidR="00D016DC">
              <w:fldChar w:fldCharType="separate"/>
            </w:r>
            <w:r w:rsidR="00504BD9">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504BD9" w:rsidRPr="00AB1781">
              <w:t>K</w:t>
            </w:r>
            <w:r w:rsidR="00504BD9">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504BD9" w:rsidRPr="00AB1781">
              <w:t>K</w:t>
            </w:r>
            <w:r w:rsidR="00504BD9">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504BD9" w:rsidRPr="00AB1781">
              <w:t>K</w:t>
            </w:r>
            <w:r w:rsidR="00504BD9">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504BD9" w:rsidRPr="00AB1781">
              <w:t>K</w:t>
            </w:r>
            <w:r w:rsidR="00504BD9">
              <w:t>athisma</w:t>
            </w:r>
            <w:r w:rsidR="00504BD9" w:rsidRPr="00AB1781">
              <w:t xml:space="preserve"> 1</w:t>
            </w:r>
            <w:r w:rsidR="00504BD9">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504BD9">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504BD9">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504BD9" w:rsidRPr="00AB1781">
              <w:t>K</w:t>
            </w:r>
            <w:r w:rsidR="00504BD9">
              <w:t>athisma</w:t>
            </w:r>
            <w:r w:rsidR="00504BD9" w:rsidRPr="00AB1781">
              <w:t xml:space="preserve"> 1</w:t>
            </w:r>
            <w:r w:rsidR="00504BD9">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504BD9" w:rsidRPr="00AB1781">
              <w:t>K</w:t>
            </w:r>
            <w:r w:rsidR="00504BD9">
              <w:t>athisma</w:t>
            </w:r>
            <w:r w:rsidR="00504BD9" w:rsidRPr="00AB1781">
              <w:t xml:space="preserve"> 1</w:t>
            </w:r>
            <w:r w:rsidR="00504BD9">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504BD9" w:rsidRPr="00AB1781">
              <w:t>K</w:t>
            </w:r>
            <w:r w:rsidR="00504BD9">
              <w:t>athisma</w:t>
            </w:r>
            <w:r w:rsidR="00504BD9" w:rsidRPr="00AB1781">
              <w:t xml:space="preserve"> 1</w:t>
            </w:r>
            <w:r w:rsidR="00504BD9">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504BD9" w:rsidRPr="00AB1781">
              <w:t>K</w:t>
            </w:r>
            <w:r w:rsidR="00504BD9">
              <w:t>athisma</w:t>
            </w:r>
            <w:r w:rsidR="00504BD9" w:rsidRPr="00AB1781">
              <w:t xml:space="preserve"> 1</w:t>
            </w:r>
            <w:r w:rsidR="00504BD9">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504BD9" w:rsidRPr="00AB1781">
              <w:t>K</w:t>
            </w:r>
            <w:r w:rsidR="00504BD9">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504BD9">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504BD9">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504BD9">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504BD9">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504BD9" w:rsidRPr="00AB1781">
              <w:t>K</w:t>
            </w:r>
            <w:r w:rsidR="00504BD9">
              <w:t>athisma 2</w:t>
            </w:r>
            <w:r>
              <w:fldChar w:fldCharType="end"/>
            </w:r>
            <w:r>
              <w:t xml:space="preserve">, </w:t>
            </w:r>
            <w:r>
              <w:fldChar w:fldCharType="begin"/>
            </w:r>
            <w:r>
              <w:instrText xml:space="preserve"> REF _Ref435438484 \h  \* MERGEFORMAT </w:instrText>
            </w:r>
            <w:r>
              <w:fldChar w:fldCharType="separate"/>
            </w:r>
            <w:r w:rsidR="00504BD9" w:rsidRPr="00AB1781">
              <w:t>K</w:t>
            </w:r>
            <w:r w:rsidR="00504BD9">
              <w:t>athisma 3</w:t>
            </w:r>
            <w:r>
              <w:fldChar w:fldCharType="end"/>
            </w:r>
            <w:r>
              <w:t xml:space="preserve">, </w:t>
            </w:r>
            <w:r w:rsidR="00926985">
              <w:fldChar w:fldCharType="begin"/>
            </w:r>
            <w:r w:rsidR="00926985">
              <w:instrText xml:space="preserve"> REF _Ref435990049 \h </w:instrText>
            </w:r>
            <w:r w:rsidR="00926985">
              <w:fldChar w:fldCharType="separate"/>
            </w:r>
            <w:r w:rsidR="00504BD9">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504BD9">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504BD9" w:rsidRPr="00AB1781">
              <w:t>K</w:t>
            </w:r>
            <w:r w:rsidR="00504BD9">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504BD9" w:rsidRPr="00AB1781">
              <w:t>K</w:t>
            </w:r>
            <w:r w:rsidR="00504BD9">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504BD9">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504BD9" w:rsidRPr="00AB1781">
              <w:t>K</w:t>
            </w:r>
            <w:r w:rsidR="00504BD9">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504BD9" w:rsidRPr="00AB1781">
              <w:t>K</w:t>
            </w:r>
            <w:r w:rsidR="00504BD9">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504BD9" w:rsidRPr="00AB1781">
              <w:t>K</w:t>
            </w:r>
            <w:r w:rsidR="00504BD9">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504BD9" w:rsidRPr="00AB1781">
              <w:t>K</w:t>
            </w:r>
            <w:r w:rsidR="00504BD9">
              <w:t>athisma</w:t>
            </w:r>
            <w:r w:rsidR="00504BD9" w:rsidRPr="00AB1781">
              <w:t xml:space="preserve"> 1</w:t>
            </w:r>
            <w:r w:rsidR="00504BD9">
              <w:t>1</w:t>
            </w:r>
            <w:r>
              <w:fldChar w:fldCharType="end"/>
            </w:r>
            <w:r w:rsidR="00926985">
              <w:t xml:space="preserve">, </w:t>
            </w:r>
            <w:r w:rsidR="00926985">
              <w:fldChar w:fldCharType="begin"/>
            </w:r>
            <w:r w:rsidR="00926985">
              <w:instrText xml:space="preserve"> REF _Ref435990025 \h </w:instrText>
            </w:r>
            <w:r w:rsidR="00926985">
              <w:fldChar w:fldCharType="separate"/>
            </w:r>
            <w:r w:rsidR="00504BD9">
              <w:t>Kathisma 12</w:t>
            </w:r>
            <w:r w:rsidR="00926985">
              <w:fldChar w:fldCharType="end"/>
            </w:r>
            <w:r>
              <w:t xml:space="preserve">, </w:t>
            </w:r>
            <w:r>
              <w:fldChar w:fldCharType="begin"/>
            </w:r>
            <w:r>
              <w:instrText xml:space="preserve"> REF _Ref435438606 \h  \* MERGEFORMAT </w:instrText>
            </w:r>
            <w:r>
              <w:fldChar w:fldCharType="separate"/>
            </w:r>
            <w:r w:rsidR="00504BD9" w:rsidRPr="00AB1781">
              <w:t>K</w:t>
            </w:r>
            <w:r w:rsidR="00504BD9">
              <w:t>athisma</w:t>
            </w:r>
            <w:r w:rsidR="00504BD9" w:rsidRPr="00AB1781">
              <w:t xml:space="preserve"> 1</w:t>
            </w:r>
            <w:r w:rsidR="00504BD9">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504BD9" w:rsidRPr="00AB1781">
              <w:t>K</w:t>
            </w:r>
            <w:r w:rsidR="00504BD9">
              <w:t>athisma</w:t>
            </w:r>
            <w:r w:rsidR="00504BD9" w:rsidRPr="00AB1781">
              <w:t xml:space="preserve"> 1</w:t>
            </w:r>
            <w:r w:rsidR="00504BD9">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504BD9" w:rsidRPr="00AB1781">
              <w:t>K</w:t>
            </w:r>
            <w:r w:rsidR="00504BD9">
              <w:t>athisma</w:t>
            </w:r>
            <w:r w:rsidR="00504BD9" w:rsidRPr="00AB1781">
              <w:t xml:space="preserve"> 1</w:t>
            </w:r>
            <w:r w:rsidR="00504BD9">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504BD9">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504BD9">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504BD9" w:rsidRPr="00AB1781">
              <w:t>K</w:t>
            </w:r>
            <w:r w:rsidR="00504BD9">
              <w:t>athisma</w:t>
            </w:r>
            <w:r w:rsidR="00504BD9" w:rsidRPr="00AB1781">
              <w:t xml:space="preserve"> 1</w:t>
            </w:r>
            <w:r w:rsidR="00504BD9">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504BD9" w:rsidRPr="00AB1781">
              <w:t>K</w:t>
            </w:r>
            <w:r w:rsidR="00504BD9">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504BD9">
              <w:t>Kathisma 1</w:t>
            </w:r>
            <w:r w:rsidR="00D44900">
              <w:fldChar w:fldCharType="end"/>
            </w:r>
            <w:r>
              <w:t xml:space="preserve">, </w:t>
            </w:r>
            <w:r>
              <w:fldChar w:fldCharType="begin"/>
            </w:r>
            <w:r>
              <w:instrText xml:space="preserve"> REF _Ref435438475 \h  \* MERGEFORMAT </w:instrText>
            </w:r>
            <w:r>
              <w:fldChar w:fldCharType="separate"/>
            </w:r>
            <w:r w:rsidR="00504BD9" w:rsidRPr="00AB1781">
              <w:t>K</w:t>
            </w:r>
            <w:r w:rsidR="00504BD9">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504BD9" w:rsidRPr="00AB1781">
              <w:t>K</w:t>
            </w:r>
            <w:r w:rsidR="00504BD9">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504BD9">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504BD9" w:rsidRPr="00AB1781">
              <w:t>K</w:t>
            </w:r>
            <w:r w:rsidR="00504BD9">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504BD9" w:rsidRPr="00AB1781">
              <w:t>K</w:t>
            </w:r>
            <w:r w:rsidR="00504BD9">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504BD9">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504BD9" w:rsidRPr="00AB1781">
              <w:t>K</w:t>
            </w:r>
            <w:r w:rsidR="00504BD9">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504BD9" w:rsidRPr="00AB1781">
              <w:t>K</w:t>
            </w:r>
            <w:r w:rsidR="00504BD9">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504BD9" w:rsidRPr="00AB1781">
              <w:t>K</w:t>
            </w:r>
            <w:r w:rsidR="00504BD9">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504BD9" w:rsidRPr="00AB1781">
              <w:t>K</w:t>
            </w:r>
            <w:r w:rsidR="00504BD9">
              <w:t>athisma</w:t>
            </w:r>
            <w:r w:rsidR="00504BD9" w:rsidRPr="00AB1781">
              <w:t xml:space="preserve"> 1</w:t>
            </w:r>
            <w:r w:rsidR="00504BD9">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504BD9">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504BD9" w:rsidRPr="00AB1781">
              <w:t>K</w:t>
            </w:r>
            <w:r w:rsidR="00504BD9">
              <w:t>athisma</w:t>
            </w:r>
            <w:r w:rsidR="00504BD9" w:rsidRPr="00AB1781">
              <w:t xml:space="preserve"> 1</w:t>
            </w:r>
            <w:r w:rsidR="00504BD9">
              <w:t>3</w:t>
            </w:r>
            <w:r>
              <w:fldChar w:fldCharType="end"/>
            </w:r>
            <w:r>
              <w:t xml:space="preserve">, </w:t>
            </w:r>
            <w:r>
              <w:fldChar w:fldCharType="begin"/>
            </w:r>
            <w:r>
              <w:instrText xml:space="preserve"> REF _Ref435438613 \h  \* MERGEFORMAT </w:instrText>
            </w:r>
            <w:r>
              <w:fldChar w:fldCharType="separate"/>
            </w:r>
            <w:r w:rsidR="00504BD9" w:rsidRPr="00AB1781">
              <w:t>K</w:t>
            </w:r>
            <w:r w:rsidR="00504BD9">
              <w:t>athisma</w:t>
            </w:r>
            <w:r w:rsidR="00504BD9" w:rsidRPr="00AB1781">
              <w:t xml:space="preserve"> 1</w:t>
            </w:r>
            <w:r w:rsidR="00504BD9">
              <w:t>4</w:t>
            </w:r>
            <w:r>
              <w:fldChar w:fldCharType="end"/>
            </w:r>
            <w:r>
              <w:t xml:space="preserve">, </w:t>
            </w:r>
            <w:r>
              <w:fldChar w:fldCharType="begin"/>
            </w:r>
            <w:r>
              <w:instrText xml:space="preserve"> REF _Ref435438622 \h  \* MERGEFORMAT </w:instrText>
            </w:r>
            <w:r>
              <w:fldChar w:fldCharType="separate"/>
            </w:r>
            <w:r w:rsidR="00504BD9" w:rsidRPr="00AB1781">
              <w:t>K</w:t>
            </w:r>
            <w:r w:rsidR="00504BD9">
              <w:t>athisma</w:t>
            </w:r>
            <w:r w:rsidR="00504BD9" w:rsidRPr="00AB1781">
              <w:t xml:space="preserve"> 1</w:t>
            </w:r>
            <w:r w:rsidR="00504BD9">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504BD9" w:rsidRPr="00AB1781">
              <w:t>K</w:t>
            </w:r>
            <w:r w:rsidR="00504BD9">
              <w:t>athisma</w:t>
            </w:r>
            <w:r w:rsidR="00504BD9" w:rsidRPr="00AB1781">
              <w:t xml:space="preserve"> 1</w:t>
            </w:r>
            <w:r w:rsidR="00504BD9">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504BD9" w:rsidRPr="00AB1781">
              <w:t>K</w:t>
            </w:r>
            <w:r w:rsidR="00504BD9">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504BD9">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504BD9">
              <w:t>Kathisma 16</w:t>
            </w:r>
            <w:r>
              <w:fldChar w:fldCharType="end"/>
            </w:r>
            <w:r>
              <w:t xml:space="preserve">, </w:t>
            </w:r>
            <w:r>
              <w:fldChar w:fldCharType="begin"/>
            </w:r>
            <w:r>
              <w:instrText xml:space="preserve"> REF _Ref435990049 \h </w:instrText>
            </w:r>
            <w:r>
              <w:fldChar w:fldCharType="separate"/>
            </w:r>
            <w:r w:rsidR="00504BD9">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504BD9">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504BD9" w:rsidRPr="00AB1781">
              <w:t>K</w:t>
            </w:r>
            <w:r w:rsidR="00504BD9">
              <w:t>athisma 2</w:t>
            </w:r>
            <w:r>
              <w:fldChar w:fldCharType="end"/>
            </w:r>
            <w:r>
              <w:t xml:space="preserve">, </w:t>
            </w:r>
            <w:r>
              <w:fldChar w:fldCharType="begin"/>
            </w:r>
            <w:r>
              <w:instrText xml:space="preserve"> REF _Ref435438484 \h  \* MERGEFORMAT </w:instrText>
            </w:r>
            <w:r>
              <w:fldChar w:fldCharType="separate"/>
            </w:r>
            <w:r w:rsidR="00504BD9" w:rsidRPr="00AB1781">
              <w:t>K</w:t>
            </w:r>
            <w:r w:rsidR="00504BD9">
              <w:t>athisma 3</w:t>
            </w:r>
            <w:r>
              <w:fldChar w:fldCharType="end"/>
            </w:r>
            <w:r>
              <w:t xml:space="preserve">, </w:t>
            </w:r>
            <w:r>
              <w:fldChar w:fldCharType="begin"/>
            </w:r>
            <w:r>
              <w:instrText xml:space="preserve"> REF _Ref435990049 \h </w:instrText>
            </w:r>
            <w:r>
              <w:fldChar w:fldCharType="separate"/>
            </w:r>
            <w:r w:rsidR="00504BD9">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504BD9">
              <w:t>Kathisma 4</w:t>
            </w:r>
            <w:r>
              <w:fldChar w:fldCharType="end"/>
            </w:r>
            <w:r>
              <w:t xml:space="preserve">, </w:t>
            </w:r>
            <w:r>
              <w:fldChar w:fldCharType="begin"/>
            </w:r>
            <w:r>
              <w:instrText xml:space="preserve"> REF _Ref435438533 \h  \* MERGEFORMAT </w:instrText>
            </w:r>
            <w:r>
              <w:fldChar w:fldCharType="separate"/>
            </w:r>
            <w:r w:rsidR="00504BD9" w:rsidRPr="00AB1781">
              <w:t>K</w:t>
            </w:r>
            <w:r w:rsidR="00504BD9">
              <w:t>athisma 5</w:t>
            </w:r>
            <w:r>
              <w:fldChar w:fldCharType="end"/>
            </w:r>
            <w:r>
              <w:t xml:space="preserve">, </w:t>
            </w:r>
            <w:r>
              <w:fldChar w:fldCharType="begin"/>
            </w:r>
            <w:r>
              <w:instrText xml:space="preserve"> REF _Ref435438548 \h  \* MERGEFORMAT </w:instrText>
            </w:r>
            <w:r>
              <w:fldChar w:fldCharType="separate"/>
            </w:r>
            <w:r w:rsidR="00504BD9" w:rsidRPr="00AB1781">
              <w:t>K</w:t>
            </w:r>
            <w:r w:rsidR="00504BD9">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504BD9">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504BD9" w:rsidRPr="00AB1781">
              <w:t>K</w:t>
            </w:r>
            <w:r w:rsidR="00504BD9">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504BD9" w:rsidRPr="00AB1781">
              <w:t>K</w:t>
            </w:r>
            <w:r w:rsidR="00504BD9">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504BD9" w:rsidRPr="00AB1781">
              <w:t>K</w:t>
            </w:r>
            <w:r w:rsidR="00504BD9">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504BD9" w:rsidRPr="00AB1781">
              <w:t>K</w:t>
            </w:r>
            <w:r w:rsidR="00504BD9">
              <w:t>athisma</w:t>
            </w:r>
            <w:r w:rsidR="00504BD9" w:rsidRPr="00AB1781">
              <w:t xml:space="preserve"> 1</w:t>
            </w:r>
            <w:r w:rsidR="00504BD9">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504BD9">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504BD9" w:rsidRPr="00AB1781">
              <w:t>K</w:t>
            </w:r>
            <w:r w:rsidR="00504BD9">
              <w:t>athisma</w:t>
            </w:r>
            <w:r w:rsidR="00504BD9" w:rsidRPr="00AB1781">
              <w:t xml:space="preserve"> 1</w:t>
            </w:r>
            <w:r w:rsidR="00504BD9">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504BD9" w:rsidRPr="00AB1781">
              <w:t>K</w:t>
            </w:r>
            <w:r w:rsidR="00504BD9">
              <w:t>athisma</w:t>
            </w:r>
            <w:r w:rsidR="00504BD9" w:rsidRPr="00AB1781">
              <w:t xml:space="preserve"> 1</w:t>
            </w:r>
            <w:r w:rsidR="00504BD9">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504BD9" w:rsidRPr="00AB1781">
              <w:t>K</w:t>
            </w:r>
            <w:r w:rsidR="00504BD9">
              <w:t>athisma</w:t>
            </w:r>
            <w:r w:rsidR="00504BD9" w:rsidRPr="00AB1781">
              <w:t xml:space="preserve"> 1</w:t>
            </w:r>
            <w:r w:rsidR="00504BD9">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504BD9">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504BD9" w:rsidRPr="00AB1781">
              <w:t>K</w:t>
            </w:r>
            <w:r w:rsidR="00504BD9">
              <w:t>athisma</w:t>
            </w:r>
            <w:r w:rsidR="00504BD9" w:rsidRPr="00AB1781">
              <w:t xml:space="preserve"> 1</w:t>
            </w:r>
            <w:r w:rsidR="00504BD9">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504BD9" w:rsidRPr="00AB1781">
              <w:t>K</w:t>
            </w:r>
            <w:r w:rsidR="00504BD9">
              <w:t>athisma 20</w:t>
            </w:r>
            <w:r>
              <w:fldChar w:fldCharType="end"/>
            </w:r>
            <w:r>
              <w:t xml:space="preserve">, </w:t>
            </w:r>
            <w:r w:rsidR="00D44900">
              <w:fldChar w:fldCharType="begin"/>
            </w:r>
            <w:r w:rsidR="00D44900">
              <w:instrText xml:space="preserve"> REF _Ref439535283 \h </w:instrText>
            </w:r>
            <w:r w:rsidR="00D44900">
              <w:fldChar w:fldCharType="separate"/>
            </w:r>
            <w:r w:rsidR="00504BD9">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504BD9" w:rsidRPr="00AB1781">
              <w:t>K</w:t>
            </w:r>
            <w:r w:rsidR="00504BD9">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504BD9" w:rsidRPr="00AB1781">
              <w:t>K</w:t>
            </w:r>
            <w:r w:rsidR="00504BD9">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504BD9">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504BD9" w:rsidRPr="00AB1781">
              <w:t>K</w:t>
            </w:r>
            <w:r w:rsidR="00504BD9">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504BD9" w:rsidRPr="00AB1781">
              <w:t>K</w:t>
            </w:r>
            <w:r w:rsidR="00504BD9">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504BD9">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504BD9" w:rsidRPr="00AB1781">
              <w:t>K</w:t>
            </w:r>
            <w:r w:rsidR="00504BD9">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504BD9" w:rsidRPr="00AB1781">
              <w:t>K</w:t>
            </w:r>
            <w:r w:rsidR="00504BD9">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504BD9" w:rsidRPr="00AB1781">
              <w:t>K</w:t>
            </w:r>
            <w:r w:rsidR="00504BD9">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504BD9" w:rsidRPr="00AB1781">
              <w:t>K</w:t>
            </w:r>
            <w:r w:rsidR="00504BD9">
              <w:t>athisma</w:t>
            </w:r>
            <w:r w:rsidR="00504BD9" w:rsidRPr="00AB1781">
              <w:t xml:space="preserve"> 1</w:t>
            </w:r>
            <w:r w:rsidR="00504BD9">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504BD9">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504BD9" w:rsidRPr="00AB1781">
              <w:t>K</w:t>
            </w:r>
            <w:r w:rsidR="00504BD9">
              <w:t>athisma</w:t>
            </w:r>
            <w:r w:rsidR="00504BD9" w:rsidRPr="00AB1781">
              <w:t xml:space="preserve"> 1</w:t>
            </w:r>
            <w:r w:rsidR="00504BD9">
              <w:t>3</w:t>
            </w:r>
            <w:r>
              <w:fldChar w:fldCharType="end"/>
            </w:r>
            <w:r>
              <w:t xml:space="preserve">, </w:t>
            </w:r>
            <w:r>
              <w:fldChar w:fldCharType="begin"/>
            </w:r>
            <w:r>
              <w:instrText xml:space="preserve"> REF _Ref435438613 \h  \* MERGEFORMAT </w:instrText>
            </w:r>
            <w:r>
              <w:fldChar w:fldCharType="separate"/>
            </w:r>
            <w:r w:rsidR="00504BD9" w:rsidRPr="00AB1781">
              <w:t>K</w:t>
            </w:r>
            <w:r w:rsidR="00504BD9">
              <w:t>athisma</w:t>
            </w:r>
            <w:r w:rsidR="00504BD9" w:rsidRPr="00AB1781">
              <w:t xml:space="preserve"> 1</w:t>
            </w:r>
            <w:r w:rsidR="00504BD9">
              <w:t>4</w:t>
            </w:r>
            <w:r>
              <w:fldChar w:fldCharType="end"/>
            </w:r>
            <w:r>
              <w:t xml:space="preserve">, </w:t>
            </w:r>
            <w:r>
              <w:fldChar w:fldCharType="begin"/>
            </w:r>
            <w:r>
              <w:instrText xml:space="preserve"> REF _Ref435438622 \h  \* MERGEFORMAT </w:instrText>
            </w:r>
            <w:r>
              <w:fldChar w:fldCharType="separate"/>
            </w:r>
            <w:r w:rsidR="00504BD9" w:rsidRPr="00AB1781">
              <w:t>K</w:t>
            </w:r>
            <w:r w:rsidR="00504BD9">
              <w:t>athisma</w:t>
            </w:r>
            <w:r w:rsidR="00504BD9" w:rsidRPr="00AB1781">
              <w:t xml:space="preserve"> 1</w:t>
            </w:r>
            <w:r w:rsidR="00504BD9">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504BD9" w:rsidRPr="00AB1781">
              <w:t>K</w:t>
            </w:r>
            <w:r w:rsidR="00504BD9">
              <w:t>athisma</w:t>
            </w:r>
            <w:r w:rsidR="00504BD9" w:rsidRPr="00AB1781">
              <w:t xml:space="preserve"> 1</w:t>
            </w:r>
            <w:r w:rsidR="00504BD9">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504BD9" w:rsidRPr="00AB1781">
              <w:t>K</w:t>
            </w:r>
            <w:r w:rsidR="00504BD9">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504BD9">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504BD9">
              <w:t>Kathisma 16</w:t>
            </w:r>
            <w:r>
              <w:fldChar w:fldCharType="end"/>
            </w:r>
            <w:r>
              <w:t xml:space="preserve">, </w:t>
            </w:r>
            <w:r>
              <w:fldChar w:fldCharType="begin"/>
            </w:r>
            <w:r>
              <w:instrText xml:space="preserve"> REF _Ref435990049 \h </w:instrText>
            </w:r>
            <w:r>
              <w:fldChar w:fldCharType="separate"/>
            </w:r>
            <w:r w:rsidR="00504BD9">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504BD9">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504BD9" w:rsidRPr="00AB1781">
              <w:t>K</w:t>
            </w:r>
            <w:r w:rsidR="00504BD9">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504BD9" w:rsidRPr="00AB1781">
              <w:t>K</w:t>
            </w:r>
            <w:r w:rsidR="00504BD9">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504BD9">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504BD9" w:rsidRPr="00AB1781">
              <w:t>K</w:t>
            </w:r>
            <w:r w:rsidR="00504BD9">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504BD9" w:rsidRPr="00AB1781">
              <w:t>K</w:t>
            </w:r>
            <w:r w:rsidR="00504BD9">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504BD9">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504BD9" w:rsidRPr="00AB1781">
              <w:t>K</w:t>
            </w:r>
            <w:r w:rsidR="00504BD9">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504BD9">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504BD9" w:rsidRPr="00AB1781">
              <w:t>K</w:t>
            </w:r>
            <w:r w:rsidR="00504BD9">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504BD9" w:rsidRPr="00AB1781">
              <w:t>K</w:t>
            </w:r>
            <w:r w:rsidR="00504BD9">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504BD9" w:rsidRPr="00AB1781">
              <w:t>K</w:t>
            </w:r>
            <w:r w:rsidR="00504BD9">
              <w:t>athisma</w:t>
            </w:r>
            <w:r w:rsidR="00504BD9" w:rsidRPr="00AB1781">
              <w:t xml:space="preserve"> 1</w:t>
            </w:r>
            <w:r w:rsidR="00504BD9">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504BD9">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504BD9" w:rsidRPr="00AB1781">
              <w:t>K</w:t>
            </w:r>
            <w:r w:rsidR="00504BD9">
              <w:t>athisma</w:t>
            </w:r>
            <w:r w:rsidR="00504BD9" w:rsidRPr="00AB1781">
              <w:t xml:space="preserve"> 1</w:t>
            </w:r>
            <w:r w:rsidR="00504BD9">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504BD9">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504BD9" w:rsidRPr="00AB1781">
              <w:t>K</w:t>
            </w:r>
            <w:r w:rsidR="00504BD9">
              <w:t>athisma</w:t>
            </w:r>
            <w:r w:rsidR="00504BD9" w:rsidRPr="00AB1781">
              <w:t xml:space="preserve"> 1</w:t>
            </w:r>
            <w:r w:rsidR="00504BD9">
              <w:t>4</w:t>
            </w:r>
            <w:r>
              <w:fldChar w:fldCharType="end"/>
            </w:r>
            <w:r>
              <w:t xml:space="preserve">, </w:t>
            </w:r>
            <w:r>
              <w:fldChar w:fldCharType="begin"/>
            </w:r>
            <w:r>
              <w:instrText xml:space="preserve"> REF _Ref435438622 \h  \* MERGEFORMAT </w:instrText>
            </w:r>
            <w:r>
              <w:fldChar w:fldCharType="separate"/>
            </w:r>
            <w:r w:rsidR="00504BD9" w:rsidRPr="00AB1781">
              <w:t>K</w:t>
            </w:r>
            <w:r w:rsidR="00504BD9">
              <w:t>athisma</w:t>
            </w:r>
            <w:r w:rsidR="00504BD9" w:rsidRPr="00AB1781">
              <w:t xml:space="preserve"> 1</w:t>
            </w:r>
            <w:r w:rsidR="00504BD9">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504BD9">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504BD9" w:rsidRPr="00AB1781">
              <w:t>K</w:t>
            </w:r>
            <w:r w:rsidR="00504BD9">
              <w:t>athisma</w:t>
            </w:r>
            <w:r w:rsidR="00504BD9" w:rsidRPr="00AB1781">
              <w:t xml:space="preserve"> 1</w:t>
            </w:r>
            <w:r w:rsidR="00504BD9">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504BD9" w:rsidRPr="00AB1781">
              <w:t>K</w:t>
            </w:r>
            <w:r w:rsidR="00504BD9">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504BD9">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504BD9">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1" w:name="_Ref436249665"/>
      <w:bookmarkStart w:id="222" w:name="_Ref435989970"/>
      <w:r w:rsidR="002F2287">
        <w:br w:type="page"/>
      </w:r>
      <w:bookmarkEnd w:id="221"/>
    </w:p>
    <w:p w14:paraId="2F3CFB28" w14:textId="23DA9205" w:rsidR="00D44900" w:rsidRDefault="00D44900" w:rsidP="00D44900">
      <w:pPr>
        <w:pStyle w:val="Heading2"/>
      </w:pPr>
      <w:bookmarkStart w:id="223" w:name="_Toc448696627"/>
      <w:r>
        <w:lastRenderedPageBreak/>
        <w:t>The Psalms</w:t>
      </w:r>
      <w:bookmarkEnd w:id="223"/>
    </w:p>
    <w:p w14:paraId="5D1E6FC7" w14:textId="06BF4D7B" w:rsidR="003A7286" w:rsidRDefault="003A7286" w:rsidP="003A7286">
      <w:pPr>
        <w:pStyle w:val="Heading3"/>
      </w:pPr>
      <w:bookmarkStart w:id="224" w:name="_Ref439535283"/>
      <w:r>
        <w:t>Kathisma 1</w:t>
      </w:r>
      <w:bookmarkEnd w:id="222"/>
      <w:bookmarkEnd w:id="224"/>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5" w:name="_Ref412098127"/>
      <w:r>
        <w:t xml:space="preserve">Psalm 1: </w:t>
      </w:r>
      <w:r w:rsidR="005A728E">
        <w:t>“</w:t>
      </w:r>
      <w:r>
        <w:t>Blessed is the ma</w:t>
      </w:r>
      <w:r w:rsidR="00F017CA">
        <w:t>n”</w:t>
      </w:r>
      <w:bookmarkEnd w:id="225"/>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4"/>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continue with </w:t>
      </w:r>
      <w:r>
        <w:fldChar w:fldCharType="begin"/>
      </w:r>
      <w:r>
        <w:instrText xml:space="preserve"> REF _Ref412098168 \h </w:instrText>
      </w:r>
      <w:r>
        <w:fldChar w:fldCharType="separate"/>
      </w:r>
      <w:r w:rsidR="00504BD9">
        <w:t>Psalm</w:t>
      </w:r>
      <w:r w:rsidR="00504BD9" w:rsidRPr="00AB1781">
        <w:t xml:space="preserve"> 2</w:t>
      </w:r>
      <w:r w:rsidR="00504BD9">
        <w:t>: “Why do the nations rage”</w:t>
      </w:r>
      <w:r>
        <w:fldChar w:fldCharType="end"/>
      </w:r>
      <w:r>
        <w:t xml:space="preserve">, on page </w:t>
      </w:r>
      <w:r>
        <w:fldChar w:fldCharType="begin"/>
      </w:r>
      <w:r>
        <w:instrText xml:space="preserve"> PAGEREF _Ref412098168 \h </w:instrText>
      </w:r>
      <w:r>
        <w:fldChar w:fldCharType="separate"/>
      </w:r>
      <w:r w:rsidR="00504BD9">
        <w:rPr>
          <w:noProof/>
        </w:rPr>
        <w:t>85</w:t>
      </w:r>
      <w:r>
        <w:fldChar w:fldCharType="end"/>
      </w:r>
      <w:r>
        <w:t>.</w:t>
      </w:r>
    </w:p>
    <w:p w14:paraId="5D0E6F55" w14:textId="63E886AD" w:rsidR="00E54261" w:rsidRPr="009C1C97" w:rsidRDefault="009C1C97" w:rsidP="00BF0205">
      <w:pPr>
        <w:pStyle w:val="Heading4"/>
      </w:pPr>
      <w:bookmarkStart w:id="226" w:name="_Ref412098168"/>
      <w:r>
        <w:t>Psalm</w:t>
      </w:r>
      <w:r w:rsidR="00E54261" w:rsidRPr="00AB1781">
        <w:t xml:space="preserve"> 2</w:t>
      </w:r>
      <w:r>
        <w:t xml:space="preserve">: </w:t>
      </w:r>
      <w:r w:rsidR="005A728E">
        <w:t>“</w:t>
      </w:r>
      <w:r>
        <w:t>Why do the nations rag</w:t>
      </w:r>
      <w:r w:rsidR="00F017CA">
        <w:t>e”</w:t>
      </w:r>
      <w:bookmarkEnd w:id="226"/>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5"/>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8"/>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9"/>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continue with </w:t>
      </w:r>
      <w:r>
        <w:fldChar w:fldCharType="begin"/>
      </w:r>
      <w:r>
        <w:instrText xml:space="preserve"> REF _Ref448061339 \h </w:instrText>
      </w:r>
      <w:r>
        <w:fldChar w:fldCharType="separate"/>
      </w:r>
      <w:r w:rsidR="00504BD9">
        <w:t>Psalm</w:t>
      </w:r>
      <w:r w:rsidR="00504BD9" w:rsidRPr="00AB1781">
        <w:t xml:space="preserve"> 3</w:t>
      </w:r>
      <w:r w:rsidR="00504BD9">
        <w:t>: “Lord, why have those that afflict me increased”</w:t>
      </w:r>
      <w:r>
        <w:fldChar w:fldCharType="end"/>
      </w:r>
      <w:r>
        <w:t xml:space="preserve">, on page </w:t>
      </w:r>
      <w:r>
        <w:fldChar w:fldCharType="begin"/>
      </w:r>
      <w:r>
        <w:instrText xml:space="preserve"> PAGEREF _Ref448061339 \h </w:instrText>
      </w:r>
      <w:r>
        <w:fldChar w:fldCharType="separate"/>
      </w:r>
      <w:r w:rsidR="00504BD9">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7" w:name="_Ref412026989"/>
      <w:bookmarkStart w:id="228"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7"/>
      <w:bookmarkEnd w:id="228"/>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504BD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504BD9">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0"/>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continue with </w:t>
      </w:r>
      <w:r>
        <w:fldChar w:fldCharType="begin"/>
      </w:r>
      <w:r>
        <w:instrText xml:space="preserve"> REF _Ref412025808 \h </w:instrText>
      </w:r>
      <w:r>
        <w:fldChar w:fldCharType="separate"/>
      </w:r>
      <w:r w:rsidR="00504BD9">
        <w:t>Psalm</w:t>
      </w:r>
      <w:r w:rsidR="00504BD9" w:rsidRPr="00AB1781">
        <w:t xml:space="preserve"> 4</w:t>
      </w:r>
      <w:r w:rsidR="00504BD9">
        <w:t>: “You heard me when I called”</w:t>
      </w:r>
      <w:r>
        <w:fldChar w:fldCharType="end"/>
      </w:r>
      <w:r>
        <w:t xml:space="preserve">, page </w:t>
      </w:r>
      <w:r>
        <w:fldChar w:fldCharType="begin"/>
      </w:r>
      <w:r>
        <w:instrText xml:space="preserve"> PAGEREF _Ref412025808 \h </w:instrText>
      </w:r>
      <w:r>
        <w:fldChar w:fldCharType="separate"/>
      </w:r>
      <w:r w:rsidR="00504BD9">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504BD9">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504BD9">
        <w:t>Psalm</w:t>
      </w:r>
      <w:r w:rsidR="00504BD9" w:rsidRPr="00AB1781">
        <w:t xml:space="preserve"> 6</w:t>
      </w:r>
      <w:r w:rsidR="00504BD9">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504BD9">
        <w:rPr>
          <w:noProof/>
        </w:rPr>
        <w:t>90</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29"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9"/>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1"/>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5"/>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6"/>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7"/>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8"/>
      </w:r>
    </w:p>
    <w:p w14:paraId="30E2736C" w14:textId="47624663"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504BD9">
        <w:t>The Psalms of Prime</w:t>
      </w:r>
      <w:r>
        <w:fldChar w:fldCharType="end"/>
      </w:r>
      <w:r>
        <w:t xml:space="preserve"> continue with </w:t>
      </w:r>
      <w:r>
        <w:fldChar w:fldCharType="begin"/>
      </w:r>
      <w:r>
        <w:instrText xml:space="preserve"> REF _Ref412098238 \h </w:instrText>
      </w:r>
      <w:r>
        <w:fldChar w:fldCharType="separate"/>
      </w:r>
      <w:r w:rsidR="00504BD9">
        <w:t>Psalm</w:t>
      </w:r>
      <w:r w:rsidR="00504BD9" w:rsidRPr="00AB1781">
        <w:t xml:space="preserve"> 5</w:t>
      </w:r>
      <w:r w:rsidR="00504BD9">
        <w:t>: “Give ear to my words, O Lord”</w:t>
      </w:r>
      <w:r>
        <w:fldChar w:fldCharType="end"/>
      </w:r>
      <w:r>
        <w:t xml:space="preserve">, page </w:t>
      </w:r>
      <w:r>
        <w:fldChar w:fldCharType="begin"/>
      </w:r>
      <w:r>
        <w:instrText xml:space="preserve"> PAGEREF _Ref412098238 \h </w:instrText>
      </w:r>
      <w:r>
        <w:fldChar w:fldCharType="separate"/>
      </w:r>
      <w:r w:rsidR="00504BD9">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504BD9">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504BD9">
        <w:t>Psalm</w:t>
      </w:r>
      <w:r w:rsidR="00504BD9" w:rsidRPr="00AB1781">
        <w:t xml:space="preserve"> 6</w:t>
      </w:r>
      <w:r w:rsidR="00504BD9">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504BD9">
        <w:rPr>
          <w:noProof/>
        </w:rPr>
        <w:t>90</w:t>
      </w:r>
      <w:r w:rsidR="00B35B25">
        <w:fldChar w:fldCharType="end"/>
      </w:r>
      <w:r w:rsidR="00B35B25">
        <w:t>.</w:t>
      </w:r>
    </w:p>
    <w:p w14:paraId="20A6142B" w14:textId="54175D5B" w:rsidR="00E54261" w:rsidRPr="009C1C97" w:rsidRDefault="009C1C97" w:rsidP="00BF0205">
      <w:pPr>
        <w:pStyle w:val="Heading4"/>
      </w:pPr>
      <w:bookmarkStart w:id="230" w:name="_Ref412098238"/>
      <w:r>
        <w:t>Psalm</w:t>
      </w:r>
      <w:r w:rsidR="00E54261" w:rsidRPr="00AB1781">
        <w:t xml:space="preserve"> 5</w:t>
      </w:r>
      <w:r>
        <w:t xml:space="preserve">: </w:t>
      </w:r>
      <w:r w:rsidR="005A728E">
        <w:t>“</w:t>
      </w:r>
      <w:r w:rsidR="00F017CA">
        <w:t>Give ear to my words, O Lord”</w:t>
      </w:r>
      <w:bookmarkEnd w:id="230"/>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9"/>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0"/>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1"/>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2"/>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continue with </w:t>
      </w:r>
      <w:r>
        <w:fldChar w:fldCharType="begin"/>
      </w:r>
      <w:r>
        <w:instrText xml:space="preserve"> REF _Ref412025822 \h </w:instrText>
      </w:r>
      <w:r>
        <w:fldChar w:fldCharType="separate"/>
      </w:r>
      <w:r w:rsidR="00504BD9">
        <w:t>Psalm</w:t>
      </w:r>
      <w:r w:rsidR="00504BD9" w:rsidRPr="00AB1781">
        <w:t xml:space="preserve"> 6</w:t>
      </w:r>
      <w:r w:rsidR="00504BD9">
        <w:t>: “O Lord, rebuke me, but not in Your anger”</w:t>
      </w:r>
      <w:r>
        <w:fldChar w:fldCharType="end"/>
      </w:r>
      <w:r>
        <w:t xml:space="preserve">, page </w:t>
      </w:r>
      <w:r>
        <w:fldChar w:fldCharType="begin"/>
      </w:r>
      <w:r>
        <w:instrText xml:space="preserve"> PAGEREF _Ref412025822 \h </w:instrText>
      </w:r>
      <w:r>
        <w:fldChar w:fldCharType="separate"/>
      </w:r>
      <w:r w:rsidR="00504BD9">
        <w:rPr>
          <w:noProof/>
        </w:rPr>
        <w:t>90</w:t>
      </w:r>
      <w:r>
        <w:fldChar w:fldCharType="end"/>
      </w:r>
      <w:r>
        <w:t>.</w:t>
      </w:r>
    </w:p>
    <w:p w14:paraId="3514BA70" w14:textId="3F9FE953" w:rsidR="00E54261" w:rsidRPr="009C1C97" w:rsidRDefault="009C1C97" w:rsidP="00BF0205">
      <w:pPr>
        <w:pStyle w:val="Heading4"/>
      </w:pPr>
      <w:bookmarkStart w:id="231"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1"/>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504BD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504BD9">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3"/>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4"/>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5"/>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lastRenderedPageBreak/>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6"/>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7"/>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continue with </w:t>
      </w:r>
      <w:r>
        <w:fldChar w:fldCharType="begin"/>
      </w:r>
      <w:r>
        <w:instrText xml:space="preserve"> REF _Ref412098295 \h </w:instrText>
      </w:r>
      <w:r>
        <w:fldChar w:fldCharType="separate"/>
      </w:r>
      <w:r w:rsidR="00504BD9">
        <w:t>Psalm</w:t>
      </w:r>
      <w:r w:rsidR="00504BD9" w:rsidRPr="00AB1781">
        <w:t xml:space="preserve"> 8</w:t>
      </w:r>
      <w:r w:rsidR="00504BD9">
        <w:t>: “O Lord, our Lord, how wonderful is Your Name”</w:t>
      </w:r>
      <w:r>
        <w:fldChar w:fldCharType="end"/>
      </w:r>
      <w:r>
        <w:t xml:space="preserve">, page </w:t>
      </w:r>
      <w:r>
        <w:fldChar w:fldCharType="begin"/>
      </w:r>
      <w:r>
        <w:instrText xml:space="preserve"> PAGEREF _Ref412098295 \h </w:instrText>
      </w:r>
      <w:r>
        <w:fldChar w:fldCharType="separate"/>
      </w:r>
      <w:r w:rsidR="00504BD9">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504BD9">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504BD9">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504BD9">
        <w:t>Psalm</w:t>
      </w:r>
      <w:r w:rsidR="00504BD9" w:rsidRPr="00AB1781">
        <w:t xml:space="preserve"> 12</w:t>
      </w:r>
      <w:r w:rsidR="00504BD9">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504BD9">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8"/>
      </w:r>
      <w:r w:rsidRPr="00AB1781">
        <w:t xml:space="preserve"> seize my soul like a lion,</w:t>
      </w:r>
      <w:r w:rsidRPr="00AB1781">
        <w:rPr>
          <w:rStyle w:val="FootnoteReference"/>
        </w:rPr>
        <w:footnoteReference w:id="49"/>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0"/>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1"/>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lastRenderedPageBreak/>
        <w:t xml:space="preserve">18 I will </w:t>
      </w:r>
      <w:r w:rsidR="00741EF6">
        <w:t>confess</w:t>
      </w:r>
      <w:r w:rsidR="00741EF6">
        <w:rPr>
          <w:rStyle w:val="FootnoteReference"/>
        </w:rPr>
        <w:footnoteReference w:id="52"/>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2"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2"/>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3"/>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4"/>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5"/>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6"/>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lastRenderedPageBreak/>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continue with </w:t>
      </w:r>
      <w:r>
        <w:fldChar w:fldCharType="begin"/>
      </w:r>
      <w:r>
        <w:instrText xml:space="preserve"> REF _Ref412098310 \h </w:instrText>
      </w:r>
      <w:r>
        <w:fldChar w:fldCharType="separate"/>
      </w:r>
      <w:r w:rsidR="00504BD9">
        <w:t>Psalm</w:t>
      </w:r>
      <w:r w:rsidR="00504BD9" w:rsidRPr="00AB1781">
        <w:t xml:space="preserve"> 11</w:t>
      </w:r>
      <w:r w:rsidR="00504BD9">
        <w:t>: “Save me, O Lord, for there is no saint left”</w:t>
      </w:r>
      <w:r>
        <w:fldChar w:fldCharType="end"/>
      </w:r>
      <w:r>
        <w:t xml:space="preserve">, page </w:t>
      </w:r>
      <w:r>
        <w:fldChar w:fldCharType="begin"/>
      </w:r>
      <w:r>
        <w:instrText xml:space="preserve"> PAGEREF _Ref412098310 \h </w:instrText>
      </w:r>
      <w:r>
        <w:fldChar w:fldCharType="separate"/>
      </w:r>
      <w:r w:rsidR="00504BD9">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3" w:name="_Ref435438475"/>
      <w:r w:rsidRPr="00AB1781">
        <w:t>K</w:t>
      </w:r>
      <w:r>
        <w:t>athisma 2</w:t>
      </w:r>
      <w:bookmarkEnd w:id="233"/>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7"/>
      </w:r>
      <w:r w:rsidRPr="00AB1781">
        <w:t xml:space="preserve"> </w:t>
      </w:r>
      <w:r w:rsidR="001040C8">
        <w:t>You</w:t>
      </w:r>
      <w:r w:rsidR="0019202B">
        <w:rPr>
          <w:rStyle w:val="FootnoteReference"/>
        </w:rPr>
        <w:footnoteReference w:id="58"/>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9"/>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0"/>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lastRenderedPageBreak/>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1"/>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2"/>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lastRenderedPageBreak/>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3"/>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64"/>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4" w:name="_Ref412098310"/>
      <w:r>
        <w:t>Psalm</w:t>
      </w:r>
      <w:r w:rsidRPr="00AB1781">
        <w:t xml:space="preserve"> 11</w:t>
      </w:r>
      <w:r>
        <w:t xml:space="preserve">: </w:t>
      </w:r>
      <w:r w:rsidR="005A728E">
        <w:t>“</w:t>
      </w:r>
      <w:r>
        <w:t>Save me, O Lord, for there is no saint lef</w:t>
      </w:r>
      <w:r w:rsidR="005453DF">
        <w:t>t”</w:t>
      </w:r>
      <w:bookmarkEnd w:id="234"/>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continue with </w:t>
      </w:r>
      <w:r>
        <w:fldChar w:fldCharType="begin"/>
      </w:r>
      <w:r>
        <w:instrText xml:space="preserve"> REF _Ref412025965 \h </w:instrText>
      </w:r>
      <w:r>
        <w:fldChar w:fldCharType="separate"/>
      </w:r>
      <w:r w:rsidR="00504BD9">
        <w:t>Psalm</w:t>
      </w:r>
      <w:r w:rsidR="00504BD9" w:rsidRPr="00AB1781">
        <w:t xml:space="preserve"> 12</w:t>
      </w:r>
      <w:r w:rsidR="00504BD9">
        <w:t>: “How long, O Lord, will You forget me”</w:t>
      </w:r>
      <w:r>
        <w:fldChar w:fldCharType="end"/>
      </w:r>
      <w:r>
        <w:t xml:space="preserve">, page </w:t>
      </w:r>
      <w:r>
        <w:fldChar w:fldCharType="begin"/>
      </w:r>
      <w:r>
        <w:instrText xml:space="preserve"> PAGEREF _Ref412025965 \h </w:instrText>
      </w:r>
      <w:r>
        <w:fldChar w:fldCharType="separate"/>
      </w:r>
      <w:r w:rsidR="00504BD9">
        <w:rPr>
          <w:noProof/>
        </w:rPr>
        <w:t>99</w:t>
      </w:r>
      <w:r>
        <w:fldChar w:fldCharType="end"/>
      </w:r>
      <w:r>
        <w:t>.</w:t>
      </w:r>
    </w:p>
    <w:p w14:paraId="14C73BB1" w14:textId="7218C759" w:rsidR="00435BD3" w:rsidRPr="00435BD3" w:rsidRDefault="00435BD3" w:rsidP="00BF0205">
      <w:pPr>
        <w:pStyle w:val="Heading4"/>
      </w:pPr>
      <w:bookmarkStart w:id="235"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5"/>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504BD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504BD9">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continue with </w:t>
      </w:r>
      <w:r>
        <w:fldChar w:fldCharType="begin"/>
      </w:r>
      <w:r>
        <w:instrText xml:space="preserve"> REF _Ref412098343 \h </w:instrText>
      </w:r>
      <w:r>
        <w:fldChar w:fldCharType="separate"/>
      </w:r>
      <w:r w:rsidR="00504BD9">
        <w:t>Psalm</w:t>
      </w:r>
      <w:r w:rsidR="00504BD9" w:rsidRPr="00AB1781">
        <w:t xml:space="preserve"> 14</w:t>
      </w:r>
      <w:r w:rsidR="00504BD9">
        <w:t>: “Lord, who can dwell in Your tabernacle”</w:t>
      </w:r>
      <w:r>
        <w:fldChar w:fldCharType="end"/>
      </w:r>
      <w:r>
        <w:t xml:space="preserve">, page </w:t>
      </w:r>
      <w:r>
        <w:fldChar w:fldCharType="begin"/>
      </w:r>
      <w:r>
        <w:instrText xml:space="preserve"> PAGEREF _Ref412098343 \h </w:instrText>
      </w:r>
      <w:r>
        <w:fldChar w:fldCharType="separate"/>
      </w:r>
      <w:r w:rsidR="00504BD9">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504BD9">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504BD9">
        <w:t>Psalm</w:t>
      </w:r>
      <w:r w:rsidR="00504BD9" w:rsidRPr="00AB1781">
        <w:t xml:space="preserve"> 15</w:t>
      </w:r>
      <w:r w:rsidR="00504BD9">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504BD9">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504BD9">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504BD9">
        <w:t>Psalm</w:t>
      </w:r>
      <w:r w:rsidR="00504BD9" w:rsidRPr="00AB1781">
        <w:t xml:space="preserve"> 69</w:t>
      </w:r>
      <w:r w:rsidR="00504BD9">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504BD9">
        <w:rPr>
          <w:noProof/>
        </w:rPr>
        <w:t>187</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6" w:name="_Ref412098343"/>
      <w:r>
        <w:t>Psalm</w:t>
      </w:r>
      <w:r w:rsidRPr="00AB1781">
        <w:t xml:space="preserve"> 14</w:t>
      </w:r>
      <w:r>
        <w:t xml:space="preserve">: </w:t>
      </w:r>
      <w:r w:rsidR="005A728E">
        <w:t>“</w:t>
      </w:r>
      <w:r>
        <w:t xml:space="preserve">Lord, who can dwell in </w:t>
      </w:r>
      <w:r w:rsidR="00E570CB">
        <w:t>You</w:t>
      </w:r>
      <w:r w:rsidR="005453DF">
        <w:t>r tabernacle”</w:t>
      </w:r>
      <w:bookmarkEnd w:id="236"/>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504BD9">
        <w:t>The Psalms of Prime</w:t>
      </w:r>
      <w:r>
        <w:fldChar w:fldCharType="end"/>
      </w:r>
      <w:r>
        <w:t xml:space="preserve"> continue with </w:t>
      </w:r>
      <w:r>
        <w:fldChar w:fldCharType="begin"/>
      </w:r>
      <w:r>
        <w:instrText xml:space="preserve"> REF _Ref412025981 \h </w:instrText>
      </w:r>
      <w:r>
        <w:fldChar w:fldCharType="separate"/>
      </w:r>
      <w:r w:rsidR="00504BD9">
        <w:t>Psalm</w:t>
      </w:r>
      <w:r w:rsidR="00504BD9" w:rsidRPr="00AB1781">
        <w:t xml:space="preserve"> 15</w:t>
      </w:r>
      <w:r w:rsidR="00504BD9">
        <w:t>: “Keep me, O Lord, I hope in You”</w:t>
      </w:r>
      <w:r>
        <w:fldChar w:fldCharType="end"/>
      </w:r>
      <w:r>
        <w:t xml:space="preserve">, page </w:t>
      </w:r>
      <w:r>
        <w:fldChar w:fldCharType="begin"/>
      </w:r>
      <w:r>
        <w:instrText xml:space="preserve"> PAGEREF _Ref412025981 \h </w:instrText>
      </w:r>
      <w:r>
        <w:fldChar w:fldCharType="separate"/>
      </w:r>
      <w:r w:rsidR="00504BD9">
        <w:rPr>
          <w:noProof/>
        </w:rPr>
        <w:t>101</w:t>
      </w:r>
      <w:r>
        <w:fldChar w:fldCharType="end"/>
      </w:r>
      <w:r>
        <w:t>.</w:t>
      </w:r>
    </w:p>
    <w:p w14:paraId="7999CE77" w14:textId="36DDA5D9" w:rsidR="00435BD3" w:rsidRPr="00435BD3" w:rsidRDefault="00520302" w:rsidP="00BF0205">
      <w:pPr>
        <w:pStyle w:val="Heading4"/>
      </w:pPr>
      <w:bookmarkStart w:id="237" w:name="_Ref412025981"/>
      <w:r>
        <w:t>Psalm</w:t>
      </w:r>
      <w:r w:rsidR="00435BD3" w:rsidRPr="00AB1781">
        <w:t xml:space="preserve"> 15</w:t>
      </w:r>
      <w:r>
        <w:t xml:space="preserve">: </w:t>
      </w:r>
      <w:r w:rsidR="005A728E">
        <w:t>“</w:t>
      </w:r>
      <w:r>
        <w:t>Keep me, O Lord</w:t>
      </w:r>
      <w:r w:rsidR="00F017CA">
        <w:t>, I hope in You”</w:t>
      </w:r>
      <w:bookmarkEnd w:id="237"/>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9"/>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2"/>
      </w:r>
    </w:p>
    <w:p w14:paraId="501763F1" w14:textId="5AC21FE1" w:rsid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continue with </w:t>
      </w:r>
      <w:r>
        <w:fldChar w:fldCharType="begin"/>
      </w:r>
      <w:r>
        <w:instrText xml:space="preserve"> REF _Ref412098373 \h </w:instrText>
      </w:r>
      <w:r>
        <w:fldChar w:fldCharType="separate"/>
      </w:r>
      <w:r w:rsidR="00504BD9">
        <w:t>Psalm</w:t>
      </w:r>
      <w:r w:rsidR="00504BD9" w:rsidRPr="00AB1781">
        <w:t xml:space="preserve"> 18</w:t>
      </w:r>
      <w:r w:rsidR="00504BD9">
        <w:t>: “The heavens declare the glory of God”</w:t>
      </w:r>
      <w:r>
        <w:fldChar w:fldCharType="end"/>
      </w:r>
      <w:r>
        <w:t xml:space="preserve">, page </w:t>
      </w:r>
      <w:r>
        <w:fldChar w:fldCharType="begin"/>
      </w:r>
      <w:r>
        <w:instrText xml:space="preserve"> PAGEREF _Ref412098373 \h </w:instrText>
      </w:r>
      <w:r>
        <w:fldChar w:fldCharType="separate"/>
      </w:r>
      <w:r w:rsidR="00504BD9">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504BD9">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504BD9">
        <w:t>Psalm</w:t>
      </w:r>
      <w:r w:rsidR="00504BD9" w:rsidRPr="00AB1781">
        <w:t xml:space="preserve"> 24</w:t>
      </w:r>
      <w:r w:rsidR="00504BD9">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504BD9">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6"/>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8" w:name="_Ref435438484"/>
      <w:r w:rsidRPr="00AB1781">
        <w:lastRenderedPageBreak/>
        <w:t>K</w:t>
      </w:r>
      <w:r>
        <w:t>athisma 3</w:t>
      </w:r>
      <w:bookmarkEnd w:id="238"/>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9"/>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0"/>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1"/>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2"/>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3"/>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4"/>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39"/>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9"/>
      <w:r w:rsidR="007F516C">
        <w:rPr>
          <w:rStyle w:val="CommentReference"/>
          <w:rFonts w:eastAsiaTheme="minorHAnsi" w:cstheme="minorBidi"/>
          <w:color w:val="auto"/>
          <w:lang w:val="en-CA"/>
        </w:rPr>
        <w:commentReference w:id="239"/>
      </w:r>
      <w:r w:rsidRPr="00AB1781">
        <w:t>.</w:t>
      </w:r>
      <w:r w:rsidRPr="00AB1781">
        <w:rPr>
          <w:rStyle w:val="FootnoteReference"/>
        </w:rPr>
        <w:footnoteReference w:id="85"/>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6"/>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7"/>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8"/>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9"/>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0"/>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1"/>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0" w:name="_Ref412098373"/>
      <w:r>
        <w:t>Psalm</w:t>
      </w:r>
      <w:r w:rsidR="00CF35A1" w:rsidRPr="00AB1781">
        <w:t xml:space="preserve"> 18</w:t>
      </w:r>
      <w:r>
        <w:t xml:space="preserve">: </w:t>
      </w:r>
      <w:r w:rsidR="005A728E">
        <w:t>“</w:t>
      </w:r>
      <w:r>
        <w:t>The heavens declare the glory of Go</w:t>
      </w:r>
      <w:r w:rsidR="005453DF">
        <w:t>d”</w:t>
      </w:r>
      <w:bookmarkEnd w:id="240"/>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2"/>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3"/>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4"/>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5"/>
      </w:r>
      <w:r w:rsidRPr="00AB1781">
        <w:t xml:space="preserve"> in the sun;</w:t>
      </w:r>
      <w:r w:rsidRPr="00AB1781">
        <w:rPr>
          <w:rStyle w:val="FootnoteReference"/>
        </w:rPr>
        <w:footnoteReference w:id="96"/>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7"/>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8"/>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9"/>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0"/>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504BD9">
        <w:t>Psalm</w:t>
      </w:r>
      <w:r w:rsidR="00504BD9" w:rsidRPr="00AB1781">
        <w:t xml:space="preserve"> 24</w:t>
      </w:r>
      <w:r w:rsidR="00504BD9">
        <w:t>: “To You, O Lord, I lift up my soul”</w:t>
      </w:r>
      <w:r>
        <w:fldChar w:fldCharType="end"/>
      </w:r>
      <w:r>
        <w:t xml:space="preserve">, page </w:t>
      </w:r>
      <w:r>
        <w:fldChar w:fldCharType="begin"/>
      </w:r>
      <w:r>
        <w:instrText xml:space="preserve"> PAGEREF _Ref412026003 \h </w:instrText>
      </w:r>
      <w:r>
        <w:fldChar w:fldCharType="separate"/>
      </w:r>
      <w:r w:rsidR="00504BD9">
        <w:rPr>
          <w:noProof/>
        </w:rPr>
        <w:t>116</w:t>
      </w:r>
      <w:r>
        <w:fldChar w:fldCharType="end"/>
      </w:r>
      <w:r>
        <w:t>.</w:t>
      </w:r>
    </w:p>
    <w:p w14:paraId="2E6C9A8C" w14:textId="5A97DDA6" w:rsidR="00CF35A1" w:rsidRPr="00CF35A1" w:rsidRDefault="002D71F0" w:rsidP="00BF0205">
      <w:pPr>
        <w:pStyle w:val="Heading4"/>
      </w:pPr>
      <w:bookmarkStart w:id="241" w:name="_Ref412110716"/>
      <w:r>
        <w:t>Psalm</w:t>
      </w:r>
      <w:r w:rsidR="00CF35A1" w:rsidRPr="00AB1781">
        <w:t xml:space="preserve"> 19</w:t>
      </w:r>
      <w:r>
        <w:t xml:space="preserve">: </w:t>
      </w:r>
      <w:r w:rsidR="005A728E">
        <w:t>“</w:t>
      </w:r>
      <w:r>
        <w:t>May the Lord hear you in the day o</w:t>
      </w:r>
      <w:r w:rsidR="005453DF">
        <w:t>f affliction”</w:t>
      </w:r>
      <w:bookmarkEnd w:id="241"/>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504BD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04BD9">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2"/>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3"/>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4"/>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504BD9">
        <w:t>The Psalms of the Third Hour</w:t>
      </w:r>
      <w:r>
        <w:fldChar w:fldCharType="end"/>
      </w:r>
      <w:r>
        <w:t xml:space="preserve"> continue with </w:t>
      </w:r>
      <w:r>
        <w:fldChar w:fldCharType="begin"/>
      </w:r>
      <w:r>
        <w:instrText xml:space="preserve"> REF _Ref412026111 \h </w:instrText>
      </w:r>
      <w:r>
        <w:fldChar w:fldCharType="separate"/>
      </w:r>
      <w:r w:rsidR="00504BD9">
        <w:t>Psalm</w:t>
      </w:r>
      <w:r w:rsidR="00504BD9" w:rsidRPr="00AB1781">
        <w:t xml:space="preserve"> 22</w:t>
      </w:r>
      <w:r w:rsidR="00504BD9">
        <w:t>: “The Lord is my Shepherd, and I will lack nothing”</w:t>
      </w:r>
      <w:r>
        <w:fldChar w:fldCharType="end"/>
      </w:r>
      <w:r>
        <w:t xml:space="preserve">, page </w:t>
      </w:r>
      <w:r>
        <w:fldChar w:fldCharType="begin"/>
      </w:r>
      <w:r>
        <w:instrText xml:space="preserve"> PAGEREF _Ref412026111 \h </w:instrText>
      </w:r>
      <w:r>
        <w:fldChar w:fldCharType="separate"/>
      </w:r>
      <w:r w:rsidR="00504BD9">
        <w:rPr>
          <w:noProof/>
        </w:rPr>
        <w:t>114</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5"/>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6"/>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7"/>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8"/>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9"/>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0"/>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1"/>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2"/>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3"/>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4"/>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5"/>
      </w:r>
      <w:r w:rsidRPr="00AB1781">
        <w:t xml:space="preserve"> from the power of the dog.</w:t>
      </w:r>
      <w:r w:rsidR="00ED0D70">
        <w:rPr>
          <w:rStyle w:val="FootnoteReference"/>
        </w:rPr>
        <w:footnoteReference w:id="116"/>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7"/>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8"/>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9"/>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0"/>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1"/>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2"/>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3"/>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4"/>
      </w:r>
    </w:p>
    <w:p w14:paraId="3B6A8177" w14:textId="3FDB7992" w:rsidR="00CF35A1" w:rsidRPr="00CF35A1" w:rsidRDefault="002D71F0" w:rsidP="00BF0205">
      <w:pPr>
        <w:pStyle w:val="Heading4"/>
      </w:pPr>
      <w:bookmarkStart w:id="242" w:name="_Ref412026111"/>
      <w:r>
        <w:t>Psalm</w:t>
      </w:r>
      <w:r w:rsidR="00CF35A1" w:rsidRPr="00AB1781">
        <w:t xml:space="preserve"> 22</w:t>
      </w:r>
      <w:r>
        <w:t xml:space="preserve">: </w:t>
      </w:r>
      <w:r w:rsidR="009216DA">
        <w:t>“</w:t>
      </w:r>
      <w:r>
        <w:t>The Lord is my Shepherd, an</w:t>
      </w:r>
      <w:r w:rsidR="00F017CA">
        <w:t>d I will lack nothing”</w:t>
      </w:r>
      <w:bookmarkEnd w:id="242"/>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504BD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04BD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5"/>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6"/>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7"/>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504BD9">
        <w:t>The Psalms of the Third Hour</w:t>
      </w:r>
      <w:r>
        <w:fldChar w:fldCharType="end"/>
      </w:r>
      <w:r>
        <w:t xml:space="preserve"> continue with </w:t>
      </w:r>
      <w:r>
        <w:fldChar w:fldCharType="begin"/>
      </w:r>
      <w:r>
        <w:instrText xml:space="preserve"> REF _Ref412110755 \h </w:instrText>
      </w:r>
      <w:r>
        <w:fldChar w:fldCharType="separate"/>
      </w:r>
      <w:r w:rsidR="00504BD9">
        <w:t>Psalm</w:t>
      </w:r>
      <w:r w:rsidR="00504BD9" w:rsidRPr="00AB1781">
        <w:t xml:space="preserve"> 23</w:t>
      </w:r>
      <w:r w:rsidR="00504BD9">
        <w:t>: “The earth is the Lord's and all that is in it”</w:t>
      </w:r>
      <w:r>
        <w:fldChar w:fldCharType="end"/>
      </w:r>
      <w:r>
        <w:t xml:space="preserve">, page </w:t>
      </w:r>
      <w:r>
        <w:fldChar w:fldCharType="begin"/>
      </w:r>
      <w:r>
        <w:instrText xml:space="preserve"> PAGEREF _Ref412110755 \h </w:instrText>
      </w:r>
      <w:r>
        <w:fldChar w:fldCharType="separate"/>
      </w:r>
      <w:r w:rsidR="00504BD9">
        <w:rPr>
          <w:noProof/>
        </w:rPr>
        <w:t>115</w:t>
      </w:r>
      <w:r>
        <w:fldChar w:fldCharType="end"/>
      </w:r>
      <w:r>
        <w:t xml:space="preserve">. </w:t>
      </w:r>
      <w:r>
        <w:fldChar w:fldCharType="begin"/>
      </w:r>
      <w:r>
        <w:instrText xml:space="preserve"> REF _Ref434578449 \h </w:instrText>
      </w:r>
      <w:r>
        <w:fldChar w:fldCharType="separate"/>
      </w:r>
      <w:r w:rsidR="00504BD9">
        <w:rPr>
          <w:lang w:val="en-GB"/>
        </w:rPr>
        <w:t>The Psalms of the Veil</w:t>
      </w:r>
      <w:r>
        <w:fldChar w:fldCharType="end"/>
      </w:r>
      <w:r>
        <w:t xml:space="preserve"> continue with </w:t>
      </w:r>
      <w:r>
        <w:fldChar w:fldCharType="begin"/>
      </w:r>
      <w:r>
        <w:instrText xml:space="preserve"> REF _Ref412026124 \h </w:instrText>
      </w:r>
      <w:r>
        <w:fldChar w:fldCharType="separate"/>
      </w:r>
      <w:r w:rsidR="00504BD9">
        <w:t>Psalm</w:t>
      </w:r>
      <w:r w:rsidR="00504BD9" w:rsidRPr="00AB1781">
        <w:t xml:space="preserve"> 29</w:t>
      </w:r>
      <w:r w:rsidR="00504BD9">
        <w:t>: “I will exalt You, O Lord”</w:t>
      </w:r>
      <w:r>
        <w:fldChar w:fldCharType="end"/>
      </w:r>
      <w:r>
        <w:t xml:space="preserve">, page </w:t>
      </w:r>
      <w:r>
        <w:fldChar w:fldCharType="begin"/>
      </w:r>
      <w:r>
        <w:instrText xml:space="preserve"> PAGEREF _Ref412026124 \h </w:instrText>
      </w:r>
      <w:r>
        <w:fldChar w:fldCharType="separate"/>
      </w:r>
      <w:r w:rsidR="00504BD9">
        <w:rPr>
          <w:noProof/>
        </w:rPr>
        <w:t>124</w:t>
      </w:r>
      <w:r>
        <w:fldChar w:fldCharType="end"/>
      </w:r>
      <w:r>
        <w:t>.</w:t>
      </w:r>
    </w:p>
    <w:p w14:paraId="3DFD110A" w14:textId="645B1EB9" w:rsidR="00CF35A1" w:rsidRPr="00CF35A1" w:rsidRDefault="002D71F0" w:rsidP="00BF0205">
      <w:pPr>
        <w:pStyle w:val="Heading4"/>
      </w:pPr>
      <w:bookmarkStart w:id="243" w:name="_Ref412110755"/>
      <w:r>
        <w:t>Psalm</w:t>
      </w:r>
      <w:r w:rsidR="00CF35A1" w:rsidRPr="00AB1781">
        <w:t xml:space="preserve"> 23</w:t>
      </w:r>
      <w:r>
        <w:t xml:space="preserve">: </w:t>
      </w:r>
      <w:r w:rsidR="009216DA">
        <w:t>“</w:t>
      </w:r>
      <w:r>
        <w:t>The earth is the Lord's and all that is in i</w:t>
      </w:r>
      <w:r w:rsidR="005453DF">
        <w:t>t”</w:t>
      </w:r>
      <w:bookmarkEnd w:id="243"/>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504BD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04BD9">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9"/>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504BD9">
        <w:t>The Psalms of the Third Hour</w:t>
      </w:r>
      <w:r>
        <w:fldChar w:fldCharType="end"/>
      </w:r>
      <w:r>
        <w:t xml:space="preserve"> continue with </w:t>
      </w:r>
      <w:r>
        <w:fldChar w:fldCharType="begin"/>
      </w:r>
      <w:r>
        <w:instrText xml:space="preserve"> REF _Ref412110770 \h </w:instrText>
      </w:r>
      <w:r>
        <w:fldChar w:fldCharType="separate"/>
      </w:r>
      <w:r w:rsidR="00504BD9">
        <w:t>Psalm</w:t>
      </w:r>
      <w:r w:rsidR="00504BD9" w:rsidRPr="00AB1781">
        <w:t xml:space="preserve"> 25</w:t>
      </w:r>
      <w:r w:rsidR="00504BD9">
        <w:t>: “Judge me, O Lord, for I have walked in my innocence”</w:t>
      </w:r>
      <w:r>
        <w:fldChar w:fldCharType="end"/>
      </w:r>
      <w:r>
        <w:t xml:space="preserve">, page </w:t>
      </w:r>
      <w:r>
        <w:fldChar w:fldCharType="begin"/>
      </w:r>
      <w:r>
        <w:instrText xml:space="preserve"> PAGEREF _Ref412110770 \h </w:instrText>
      </w:r>
      <w:r>
        <w:fldChar w:fldCharType="separate"/>
      </w:r>
      <w:r w:rsidR="00504BD9">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4" w:name="_Ref435989991"/>
      <w:r>
        <w:t>Kathisma 4</w:t>
      </w:r>
      <w:bookmarkEnd w:id="244"/>
    </w:p>
    <w:p w14:paraId="125C09B3" w14:textId="71EB341A" w:rsidR="002D71F0" w:rsidRPr="00AB1781" w:rsidRDefault="002D71F0" w:rsidP="00BF0205">
      <w:pPr>
        <w:pStyle w:val="Heading4"/>
      </w:pPr>
      <w:bookmarkStart w:id="245" w:name="_Ref412026003"/>
      <w:r>
        <w:t>Psalm</w:t>
      </w:r>
      <w:r w:rsidRPr="00AB1781">
        <w:t xml:space="preserve"> 24</w:t>
      </w:r>
      <w:r>
        <w:t xml:space="preserve">: </w:t>
      </w:r>
      <w:r w:rsidR="009216DA">
        <w:t>“</w:t>
      </w:r>
      <w:r>
        <w:t xml:space="preserve">To </w:t>
      </w:r>
      <w:r w:rsidR="001040C8">
        <w:t>You</w:t>
      </w:r>
      <w:r>
        <w:t>, O Lord, I lift up my sou</w:t>
      </w:r>
      <w:r w:rsidR="005453DF">
        <w:t>l”</w:t>
      </w:r>
      <w:bookmarkEnd w:id="245"/>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1"/>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2"/>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3"/>
      </w:r>
      <w:r w:rsidRPr="00AB1781">
        <w:t xml:space="preserve"> His covenant and His </w:t>
      </w:r>
      <w:r w:rsidR="00055722">
        <w:t>testimonies</w:t>
      </w:r>
      <w:r w:rsidRPr="00AB1781">
        <w:t>.</w:t>
      </w:r>
      <w:r w:rsidRPr="00AB1781">
        <w:rPr>
          <w:rStyle w:val="FootnoteReference"/>
        </w:rPr>
        <w:footnoteReference w:id="134"/>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5"/>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6"/>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7"/>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8"/>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9"/>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0"/>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504BD9">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504BD9">
        <w:t>Psalm</w:t>
      </w:r>
      <w:r w:rsidR="00504BD9" w:rsidRPr="00AB1781">
        <w:t xml:space="preserve"> 26</w:t>
      </w:r>
      <w:r w:rsidR="00504BD9">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504BD9">
        <w:rPr>
          <w:noProof/>
        </w:rPr>
        <w:t>120</w:t>
      </w:r>
      <w:r>
        <w:fldChar w:fldCharType="end"/>
      </w:r>
      <w:r>
        <w:t>.</w:t>
      </w:r>
    </w:p>
    <w:p w14:paraId="4F2251F9" w14:textId="2E14AC17" w:rsidR="002D71F0" w:rsidRPr="00906079" w:rsidRDefault="00906079" w:rsidP="00BF0205">
      <w:pPr>
        <w:pStyle w:val="Heading4"/>
      </w:pPr>
      <w:bookmarkStart w:id="246" w:name="_Ref412110770"/>
      <w:r>
        <w:t>Psalm</w:t>
      </w:r>
      <w:r w:rsidR="002D71F0" w:rsidRPr="00AB1781">
        <w:t xml:space="preserve"> 25</w:t>
      </w:r>
      <w:r>
        <w:t xml:space="preserve">: </w:t>
      </w:r>
      <w:r w:rsidR="009216DA">
        <w:t>“</w:t>
      </w:r>
      <w:r>
        <w:t>Judge me, O Lord, for I have walked in my innocenc</w:t>
      </w:r>
      <w:r w:rsidR="005453DF">
        <w:t>e”</w:t>
      </w:r>
      <w:bookmarkEnd w:id="246"/>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504BD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04BD9">
        <w:rPr>
          <w:noProof/>
        </w:rPr>
        <w:t>67</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1"/>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2"/>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3"/>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4"/>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504BD9">
        <w:t>The Psalms of the Third Hour</w:t>
      </w:r>
      <w:r>
        <w:fldChar w:fldCharType="end"/>
      </w:r>
      <w:r>
        <w:t xml:space="preserve"> continue with </w:t>
      </w:r>
      <w:r>
        <w:fldChar w:fldCharType="begin"/>
      </w:r>
      <w:r>
        <w:instrText xml:space="preserve"> REF _Ref412110790 \h </w:instrText>
      </w:r>
      <w:r>
        <w:fldChar w:fldCharType="separate"/>
      </w:r>
      <w:r w:rsidR="00504BD9">
        <w:t>Psalm</w:t>
      </w:r>
      <w:r w:rsidR="00504BD9" w:rsidRPr="00AB1781">
        <w:t xml:space="preserve"> 28</w:t>
      </w:r>
      <w:r w:rsidR="00504BD9">
        <w:t>: “Bring to the Lord, O sons of God”</w:t>
      </w:r>
      <w:r>
        <w:fldChar w:fldCharType="end"/>
      </w:r>
      <w:r>
        <w:t xml:space="preserve">, page </w:t>
      </w:r>
      <w:r>
        <w:fldChar w:fldCharType="begin"/>
      </w:r>
      <w:r>
        <w:instrText xml:space="preserve"> PAGEREF _Ref412110790 \h </w:instrText>
      </w:r>
      <w:r>
        <w:fldChar w:fldCharType="separate"/>
      </w:r>
      <w:r w:rsidR="00504BD9">
        <w:rPr>
          <w:noProof/>
        </w:rPr>
        <w:t>122</w:t>
      </w:r>
      <w:r>
        <w:fldChar w:fldCharType="end"/>
      </w:r>
      <w:r>
        <w:t>.</w:t>
      </w:r>
    </w:p>
    <w:p w14:paraId="4B35662F" w14:textId="12BA05FF" w:rsidR="002D71F0" w:rsidRPr="00906079" w:rsidRDefault="00906079" w:rsidP="00BF0205">
      <w:pPr>
        <w:pStyle w:val="Heading4"/>
      </w:pPr>
      <w:bookmarkStart w:id="247" w:name="_Ref412026021"/>
      <w:r>
        <w:t>Psalm</w:t>
      </w:r>
      <w:r w:rsidR="002D71F0" w:rsidRPr="00AB1781">
        <w:t xml:space="preserve"> 26</w:t>
      </w:r>
      <w:r>
        <w:t xml:space="preserve"> </w:t>
      </w:r>
      <w:r w:rsidR="009216DA">
        <w:t>“</w:t>
      </w:r>
      <w:r>
        <w:t>The Lord is my light and my Saviour; whom shall I fea</w:t>
      </w:r>
      <w:r w:rsidR="005453DF">
        <w:t>r”</w:t>
      </w:r>
      <w:bookmarkEnd w:id="247"/>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6"/>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7"/>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continue with </w:t>
      </w:r>
      <w:r>
        <w:fldChar w:fldCharType="begin"/>
      </w:r>
      <w:r>
        <w:instrText xml:space="preserve"> REF _Ref412098429 \h </w:instrText>
      </w:r>
      <w:r>
        <w:fldChar w:fldCharType="separate"/>
      </w:r>
      <w:r w:rsidR="00504BD9">
        <w:t>Psalm</w:t>
      </w:r>
      <w:r w:rsidR="00504BD9" w:rsidRPr="00AB1781">
        <w:t xml:space="preserve"> 62</w:t>
      </w:r>
      <w:r w:rsidR="00504BD9">
        <w:t>: “O God, my God, I rise early to be with You”</w:t>
      </w:r>
      <w:r>
        <w:fldChar w:fldCharType="end"/>
      </w:r>
      <w:r>
        <w:t xml:space="preserve">, page </w:t>
      </w:r>
      <w:r>
        <w:fldChar w:fldCharType="begin"/>
      </w:r>
      <w:r>
        <w:instrText xml:space="preserve"> PAGEREF _Ref412098429 \h </w:instrText>
      </w:r>
      <w:r>
        <w:fldChar w:fldCharType="separate"/>
      </w:r>
      <w:r w:rsidR="00504BD9">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504BD9">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504BD9">
        <w:t>Psalm</w:t>
      </w:r>
      <w:r w:rsidR="00504BD9" w:rsidRPr="00AB1781">
        <w:t xml:space="preserve"> 66</w:t>
      </w:r>
      <w:r w:rsidR="00504BD9">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504BD9">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8"/>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9"/>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0"/>
      </w:r>
    </w:p>
    <w:p w14:paraId="74EB604D" w14:textId="1BE439E9" w:rsidR="002D71F0" w:rsidRPr="00906079" w:rsidRDefault="00906079" w:rsidP="00BF0205">
      <w:pPr>
        <w:pStyle w:val="Heading4"/>
      </w:pPr>
      <w:bookmarkStart w:id="248" w:name="_Ref412110790"/>
      <w:r>
        <w:t>Psalm</w:t>
      </w:r>
      <w:r w:rsidR="002D71F0" w:rsidRPr="00AB1781">
        <w:t xml:space="preserve"> 28</w:t>
      </w:r>
      <w:r>
        <w:t xml:space="preserve">: </w:t>
      </w:r>
      <w:r w:rsidR="009216DA">
        <w:t>“</w:t>
      </w:r>
      <w:r>
        <w:t>Bring to the Lord, O sons of Go</w:t>
      </w:r>
      <w:r w:rsidR="005453DF">
        <w:t>d”</w:t>
      </w:r>
      <w:bookmarkEnd w:id="248"/>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504BD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04BD9">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1"/>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2"/>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3"/>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504BD9">
        <w:t>The Psalms of the Third Hour</w:t>
      </w:r>
      <w:r>
        <w:fldChar w:fldCharType="end"/>
      </w:r>
      <w:r>
        <w:t xml:space="preserve"> continue with </w:t>
      </w:r>
      <w:r>
        <w:fldChar w:fldCharType="begin"/>
      </w:r>
      <w:r>
        <w:instrText xml:space="preserve"> REF _Ref412026124 \h </w:instrText>
      </w:r>
      <w:r>
        <w:fldChar w:fldCharType="separate"/>
      </w:r>
      <w:r w:rsidR="00504BD9">
        <w:t>Psalm</w:t>
      </w:r>
      <w:r w:rsidR="00504BD9" w:rsidRPr="00AB1781">
        <w:t xml:space="preserve"> 29</w:t>
      </w:r>
      <w:r w:rsidR="00504BD9">
        <w:t>: “I will exalt You, O Lord”</w:t>
      </w:r>
      <w:r>
        <w:fldChar w:fldCharType="end"/>
      </w:r>
      <w:r>
        <w:t xml:space="preserve">, page </w:t>
      </w:r>
      <w:r>
        <w:fldChar w:fldCharType="begin"/>
      </w:r>
      <w:r>
        <w:instrText xml:space="preserve"> PAGEREF _Ref412026124 \h </w:instrText>
      </w:r>
      <w:r>
        <w:fldChar w:fldCharType="separate"/>
      </w:r>
      <w:r w:rsidR="00504BD9">
        <w:rPr>
          <w:noProof/>
        </w:rPr>
        <w:t>124</w:t>
      </w:r>
      <w:r>
        <w:fldChar w:fldCharType="end"/>
      </w:r>
      <w:r>
        <w:t>.</w:t>
      </w:r>
    </w:p>
    <w:p w14:paraId="511CF4D8" w14:textId="0112890B" w:rsidR="002D71F0" w:rsidRPr="00906079" w:rsidRDefault="00906079" w:rsidP="00BF0205">
      <w:pPr>
        <w:pStyle w:val="Heading4"/>
      </w:pPr>
      <w:bookmarkStart w:id="249"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9"/>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504BD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04BD9">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4"/>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5"/>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6"/>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7"/>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8"/>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504BD9">
        <w:t>The Psalms of the Third Hour</w:t>
      </w:r>
      <w:r>
        <w:fldChar w:fldCharType="end"/>
      </w:r>
      <w:r>
        <w:t xml:space="preserve"> continue with </w:t>
      </w:r>
      <w:r>
        <w:fldChar w:fldCharType="begin"/>
      </w:r>
      <w:r>
        <w:instrText xml:space="preserve"> REF _Ref412110815 \h </w:instrText>
      </w:r>
      <w:r>
        <w:fldChar w:fldCharType="separate"/>
      </w:r>
      <w:r w:rsidR="00504BD9">
        <w:t>Psalm</w:t>
      </w:r>
      <w:r w:rsidR="00504BD9" w:rsidRPr="00AB1781">
        <w:t xml:space="preserve"> 33</w:t>
      </w:r>
      <w:r w:rsidR="00504BD9">
        <w:t>: “I will bless the Lord at all times”</w:t>
      </w:r>
      <w:r>
        <w:fldChar w:fldCharType="end"/>
      </w:r>
      <w:r>
        <w:t xml:space="preserve">, page </w:t>
      </w:r>
      <w:r>
        <w:fldChar w:fldCharType="begin"/>
      </w:r>
      <w:r>
        <w:instrText xml:space="preserve"> PAGEREF _Ref412110815 \h </w:instrText>
      </w:r>
      <w:r>
        <w:fldChar w:fldCharType="separate"/>
      </w:r>
      <w:r w:rsidR="00504BD9">
        <w:rPr>
          <w:noProof/>
        </w:rPr>
        <w:t>131</w:t>
      </w:r>
      <w:r>
        <w:fldChar w:fldCharType="end"/>
      </w:r>
      <w:r>
        <w:t xml:space="preserve">. </w:t>
      </w:r>
      <w:r>
        <w:fldChar w:fldCharType="begin"/>
      </w:r>
      <w:r>
        <w:instrText xml:space="preserve"> REF _Ref434578449 \h </w:instrText>
      </w:r>
      <w:r>
        <w:fldChar w:fldCharType="separate"/>
      </w:r>
      <w:r w:rsidR="00504BD9">
        <w:rPr>
          <w:lang w:val="en-GB"/>
        </w:rPr>
        <w:t>The Psalms of the Veil</w:t>
      </w:r>
      <w:r>
        <w:fldChar w:fldCharType="end"/>
      </w:r>
      <w:r>
        <w:t xml:space="preserve"> continue with </w:t>
      </w:r>
      <w:r>
        <w:fldChar w:fldCharType="begin"/>
      </w:r>
      <w:r>
        <w:instrText xml:space="preserve"> REF _Ref412026139 \h </w:instrText>
      </w:r>
      <w:r>
        <w:fldChar w:fldCharType="separate"/>
      </w:r>
      <w:r w:rsidR="00504BD9">
        <w:t>Psalm</w:t>
      </w:r>
      <w:r w:rsidR="00504BD9" w:rsidRPr="00AB1781">
        <w:t xml:space="preserve"> 42</w:t>
      </w:r>
      <w:r w:rsidR="00504BD9">
        <w:t>: “Judge me, O God, and defend my cause”</w:t>
      </w:r>
      <w:r>
        <w:fldChar w:fldCharType="end"/>
      </w:r>
      <w:r>
        <w:t xml:space="preserve">, page </w:t>
      </w:r>
      <w:r>
        <w:fldChar w:fldCharType="begin"/>
      </w:r>
      <w:r>
        <w:instrText xml:space="preserve"> PAGEREF _Ref412026139 \h </w:instrText>
      </w:r>
      <w:r>
        <w:fldChar w:fldCharType="separate"/>
      </w:r>
      <w:r w:rsidR="00504BD9">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4"/>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5"/>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6"/>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7"/>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9"/>
      </w:r>
      <w:r w:rsidR="00E87C17">
        <w:t>,</w:t>
      </w:r>
      <w:r w:rsidRPr="00AB1781">
        <w:t xml:space="preserve"> all you </w:t>
      </w:r>
      <w:r w:rsidR="00121720">
        <w:t>upright in</w:t>
      </w:r>
      <w:r w:rsidRPr="00AB1781">
        <w:t xml:space="preserve"> heart.</w:t>
      </w:r>
      <w:r w:rsidRPr="00AB1781">
        <w:rPr>
          <w:rStyle w:val="FootnoteReference"/>
        </w:rPr>
        <w:footnoteReference w:id="170"/>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0" w:name="_Ref435438533"/>
      <w:r w:rsidRPr="00AB1781">
        <w:t>K</w:t>
      </w:r>
      <w:r>
        <w:t>athisma 5</w:t>
      </w:r>
      <w:bookmarkEnd w:id="250"/>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1"/>
      </w:r>
      <w:r w:rsidRPr="00AB1781">
        <w:t xml:space="preserve"> the Lord with the </w:t>
      </w:r>
      <w:r w:rsidR="00643986">
        <w:t>lyre</w:t>
      </w:r>
      <w:r w:rsidR="00643986">
        <w:rPr>
          <w:rStyle w:val="FootnoteReference"/>
        </w:rPr>
        <w:footnoteReference w:id="172"/>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3"/>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4"/>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75"/>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6"/>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7"/>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1" w:name="_Ref412110815"/>
      <w:r>
        <w:lastRenderedPageBreak/>
        <w:t>Psalm</w:t>
      </w:r>
      <w:r w:rsidRPr="00AB1781">
        <w:t xml:space="preserve"> 33</w:t>
      </w:r>
      <w:r>
        <w:t xml:space="preserve">: </w:t>
      </w:r>
      <w:r w:rsidR="009216DA">
        <w:t>“</w:t>
      </w:r>
      <w:r>
        <w:t>I will bless the Lord at all time</w:t>
      </w:r>
      <w:r w:rsidR="005453DF">
        <w:t>s”</w:t>
      </w:r>
      <w:bookmarkEnd w:id="251"/>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504BD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04BD9">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8"/>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9"/>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lastRenderedPageBreak/>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0"/>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1"/>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2"/>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3"/>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504BD9">
        <w:t>The Psalms of the Third Hour</w:t>
      </w:r>
      <w:r>
        <w:fldChar w:fldCharType="end"/>
      </w:r>
      <w:r>
        <w:t xml:space="preserve"> continue with </w:t>
      </w:r>
      <w:r>
        <w:fldChar w:fldCharType="begin"/>
      </w:r>
      <w:r>
        <w:instrText xml:space="preserve"> REF _Ref412110829 \h </w:instrText>
      </w:r>
      <w:r>
        <w:fldChar w:fldCharType="separate"/>
      </w:r>
      <w:r w:rsidR="00504BD9">
        <w:t>Psalm</w:t>
      </w:r>
      <w:r w:rsidR="00504BD9" w:rsidRPr="00AB1781">
        <w:t xml:space="preserve"> 40</w:t>
      </w:r>
      <w:r w:rsidR="00504BD9">
        <w:t>: “Blessed is he who considers the poor and needy”</w:t>
      </w:r>
      <w:r>
        <w:fldChar w:fldCharType="end"/>
      </w:r>
      <w:r>
        <w:t xml:space="preserve">, page </w:t>
      </w:r>
      <w:r>
        <w:fldChar w:fldCharType="begin"/>
      </w:r>
      <w:r>
        <w:instrText xml:space="preserve"> PAGEREF _Ref412110829 \h </w:instrText>
      </w:r>
      <w:r>
        <w:fldChar w:fldCharType="separate"/>
      </w:r>
      <w:r w:rsidR="00504BD9">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lastRenderedPageBreak/>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4"/>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5"/>
      </w:r>
    </w:p>
    <w:p w14:paraId="0102DC14" w14:textId="7B6D8EDF" w:rsidR="00950468" w:rsidRPr="00AB1781" w:rsidRDefault="00442FE7" w:rsidP="00950468">
      <w:pPr>
        <w:pStyle w:val="EnglishHangNoCoptic"/>
      </w:pPr>
      <w:r>
        <w:lastRenderedPageBreak/>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6"/>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7"/>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8"/>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89"/>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0"/>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lastRenderedPageBreak/>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1"/>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2"/>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3"/>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4"/>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5"/>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6"/>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7"/>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8"/>
      </w:r>
      <w:r w:rsidRPr="00AB1781">
        <w:t xml:space="preserve"> and be fed </w:t>
      </w:r>
      <w:r w:rsidR="00402CB0">
        <w:t>by</w:t>
      </w:r>
      <w:r w:rsidRPr="00AB1781">
        <w:t xml:space="preserve"> its wealth.</w:t>
      </w:r>
      <w:r w:rsidRPr="00AB1781">
        <w:rPr>
          <w:rStyle w:val="FootnoteReference"/>
        </w:rPr>
        <w:footnoteReference w:id="199"/>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0"/>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1"/>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2"/>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3"/>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4"/>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5"/>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6"/>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7"/>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8"/>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09"/>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2" w:name="_Ref435438548"/>
      <w:r w:rsidRPr="00AB1781">
        <w:t>K</w:t>
      </w:r>
      <w:r>
        <w:t>athisma 6</w:t>
      </w:r>
      <w:bookmarkEnd w:id="252"/>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0"/>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1"/>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2"/>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3"/>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4"/>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5"/>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6"/>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7"/>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8"/>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19"/>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0"/>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3" w:name="_Ref412110829"/>
      <w:r>
        <w:t>Psalm</w:t>
      </w:r>
      <w:r w:rsidR="00950468" w:rsidRPr="00AB1781">
        <w:t xml:space="preserve"> 40</w:t>
      </w:r>
      <w:r>
        <w:t xml:space="preserve">: </w:t>
      </w:r>
      <w:r w:rsidR="009216DA">
        <w:t>“</w:t>
      </w:r>
      <w:r>
        <w:t>Blessed is he who considers the poor and need</w:t>
      </w:r>
      <w:r w:rsidR="005453DF">
        <w:t>y”</w:t>
      </w:r>
      <w:bookmarkEnd w:id="253"/>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504BD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04BD9">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2"/>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5"/>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504BD9">
        <w:t>The Psalms of the Third Hour</w:t>
      </w:r>
      <w:r>
        <w:fldChar w:fldCharType="end"/>
      </w:r>
      <w:r>
        <w:t xml:space="preserve"> continue with </w:t>
      </w:r>
      <w:r>
        <w:fldChar w:fldCharType="begin"/>
      </w:r>
      <w:r>
        <w:instrText xml:space="preserve"> REF _Ref412026139 \h </w:instrText>
      </w:r>
      <w:r>
        <w:fldChar w:fldCharType="separate"/>
      </w:r>
      <w:r w:rsidR="00504BD9">
        <w:t>Psalm</w:t>
      </w:r>
      <w:r w:rsidR="00504BD9" w:rsidRPr="00AB1781">
        <w:t xml:space="preserve"> 42</w:t>
      </w:r>
      <w:r w:rsidR="00504BD9">
        <w:t>: “Judge me, O God, and defend my cause”</w:t>
      </w:r>
      <w:r>
        <w:fldChar w:fldCharType="end"/>
      </w:r>
      <w:r>
        <w:t xml:space="preserve">, page </w:t>
      </w:r>
      <w:r>
        <w:fldChar w:fldCharType="begin"/>
      </w:r>
      <w:r>
        <w:instrText xml:space="preserve"> PAGEREF _Ref412026139 \h </w:instrText>
      </w:r>
      <w:r>
        <w:fldChar w:fldCharType="separate"/>
      </w:r>
      <w:r w:rsidR="00504BD9">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7"/>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8"/>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4" w:name="_Ref412026139"/>
      <w:r>
        <w:t>Psalm</w:t>
      </w:r>
      <w:r w:rsidR="00950468" w:rsidRPr="00AB1781">
        <w:t xml:space="preserve"> 42</w:t>
      </w:r>
      <w:r>
        <w:t xml:space="preserve">: </w:t>
      </w:r>
      <w:r w:rsidR="009216DA">
        <w:t>“</w:t>
      </w:r>
      <w:r>
        <w:t>Judge me, O God, and defend my caus</w:t>
      </w:r>
      <w:r w:rsidR="00F017CA">
        <w:t>e”</w:t>
      </w:r>
      <w:bookmarkEnd w:id="254"/>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504BD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04BD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0"/>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1"/>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32"/>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504BD9">
        <w:t>The Psalms of the Third Hour</w:t>
      </w:r>
      <w:r>
        <w:fldChar w:fldCharType="end"/>
      </w:r>
      <w:r>
        <w:t xml:space="preserve"> continue with </w:t>
      </w:r>
      <w:r>
        <w:fldChar w:fldCharType="begin"/>
      </w:r>
      <w:r>
        <w:instrText xml:space="preserve"> REF _Ref412110857 \h </w:instrText>
      </w:r>
      <w:r>
        <w:fldChar w:fldCharType="separate"/>
      </w:r>
      <w:r w:rsidR="00504BD9">
        <w:t>Psalm</w:t>
      </w:r>
      <w:r w:rsidR="00504BD9" w:rsidRPr="00AB1781">
        <w:t xml:space="preserve"> 44</w:t>
      </w:r>
      <w:r w:rsidR="00504BD9">
        <w:t>: “My heart erupted with a good word”</w:t>
      </w:r>
      <w:r>
        <w:fldChar w:fldCharType="end"/>
      </w:r>
      <w:r>
        <w:t xml:space="preserve">, page </w:t>
      </w:r>
      <w:r>
        <w:fldChar w:fldCharType="begin"/>
      </w:r>
      <w:r>
        <w:instrText xml:space="preserve"> PAGEREF _Ref412110857 \h </w:instrText>
      </w:r>
      <w:r>
        <w:fldChar w:fldCharType="separate"/>
      </w:r>
      <w:r w:rsidR="00504BD9">
        <w:rPr>
          <w:noProof/>
        </w:rPr>
        <w:t>151</w:t>
      </w:r>
      <w:r>
        <w:fldChar w:fldCharType="end"/>
      </w:r>
      <w:r>
        <w:t xml:space="preserve">. </w:t>
      </w:r>
      <w:r>
        <w:fldChar w:fldCharType="begin"/>
      </w:r>
      <w:r>
        <w:instrText xml:space="preserve"> REF _Ref434578449 \h </w:instrText>
      </w:r>
      <w:r>
        <w:fldChar w:fldCharType="separate"/>
      </w:r>
      <w:r w:rsidR="00504BD9">
        <w:rPr>
          <w:lang w:val="en-GB"/>
        </w:rPr>
        <w:t>The Psalms of the Veil</w:t>
      </w:r>
      <w:r>
        <w:fldChar w:fldCharType="end"/>
      </w:r>
      <w:r>
        <w:t xml:space="preserve"> continue with </w:t>
      </w:r>
      <w:r>
        <w:fldChar w:fldCharType="begin"/>
      </w:r>
      <w:r>
        <w:instrText xml:space="preserve"> REF _Ref412026190 \h </w:instrText>
      </w:r>
      <w:r>
        <w:fldChar w:fldCharType="separate"/>
      </w:r>
      <w:r w:rsidR="00504BD9">
        <w:t>Psalm</w:t>
      </w:r>
      <w:r w:rsidR="00504BD9" w:rsidRPr="00AB1781">
        <w:t xml:space="preserve"> 56</w:t>
      </w:r>
      <w:r w:rsidR="00504BD9">
        <w:t>: “Have mercy on me, O God, have mercy on me”</w:t>
      </w:r>
      <w:r>
        <w:fldChar w:fldCharType="end"/>
      </w:r>
      <w:r>
        <w:t xml:space="preserve">, page </w:t>
      </w:r>
      <w:r>
        <w:fldChar w:fldCharType="begin"/>
      </w:r>
      <w:r>
        <w:instrText xml:space="preserve"> PAGEREF _Ref412026190 \h </w:instrText>
      </w:r>
      <w:r>
        <w:fldChar w:fldCharType="separate"/>
      </w:r>
      <w:r w:rsidR="00504BD9">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3"/>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34"/>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5"/>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6"/>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7"/>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8"/>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5"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5"/>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504BD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04BD9">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39"/>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0"/>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41"/>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42"/>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43"/>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44"/>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5"/>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504BD9">
        <w:t>The Psalms of the Third Hour</w:t>
      </w:r>
      <w:r>
        <w:fldChar w:fldCharType="end"/>
      </w:r>
      <w:r>
        <w:t xml:space="preserve"> continue with </w:t>
      </w:r>
      <w:r>
        <w:fldChar w:fldCharType="begin"/>
      </w:r>
      <w:r>
        <w:instrText xml:space="preserve"> REF _Ref412110915 \h </w:instrText>
      </w:r>
      <w:r>
        <w:fldChar w:fldCharType="separate"/>
      </w:r>
      <w:r w:rsidR="00504BD9">
        <w:t>Psalm</w:t>
      </w:r>
      <w:r w:rsidR="00504BD9" w:rsidRPr="00AB1781">
        <w:t xml:space="preserve"> 45</w:t>
      </w:r>
      <w:r w:rsidR="00504BD9">
        <w:t>: “God is our refuge and strength”</w:t>
      </w:r>
      <w:r>
        <w:fldChar w:fldCharType="end"/>
      </w:r>
      <w:r>
        <w:t xml:space="preserve">, page </w:t>
      </w:r>
      <w:r>
        <w:fldChar w:fldCharType="begin"/>
      </w:r>
      <w:r>
        <w:instrText xml:space="preserve"> PAGEREF _Ref412110915 \h </w:instrText>
      </w:r>
      <w:r>
        <w:fldChar w:fldCharType="separate"/>
      </w:r>
      <w:r w:rsidR="00504BD9">
        <w:rPr>
          <w:noProof/>
        </w:rPr>
        <w:t>152</w:t>
      </w:r>
      <w:r>
        <w:fldChar w:fldCharType="end"/>
      </w:r>
      <w:r>
        <w:t>.</w:t>
      </w:r>
    </w:p>
    <w:p w14:paraId="5C84228E" w14:textId="1E068D83" w:rsidR="00950468" w:rsidRPr="008242AB" w:rsidRDefault="008242AB" w:rsidP="00BF0205">
      <w:pPr>
        <w:pStyle w:val="Heading4"/>
      </w:pPr>
      <w:bookmarkStart w:id="256" w:name="_Ref412110915"/>
      <w:r>
        <w:t>Psalm</w:t>
      </w:r>
      <w:r w:rsidR="00950468" w:rsidRPr="00AB1781">
        <w:t xml:space="preserve"> 45</w:t>
      </w:r>
      <w:r>
        <w:t xml:space="preserve">: </w:t>
      </w:r>
      <w:r w:rsidR="009216DA">
        <w:t>“</w:t>
      </w:r>
      <w:r>
        <w:t>God is our refuge and strengt</w:t>
      </w:r>
      <w:r w:rsidR="005453DF">
        <w:t>h”</w:t>
      </w:r>
      <w:bookmarkEnd w:id="256"/>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504BD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04BD9">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6"/>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7"/>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48"/>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9"/>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0"/>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1"/>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504BD9">
        <w:t>The Psalms of the Third Hour</w:t>
      </w:r>
      <w:r>
        <w:fldChar w:fldCharType="end"/>
      </w:r>
      <w:r>
        <w:t xml:space="preserve"> continue with </w:t>
      </w:r>
      <w:r>
        <w:fldChar w:fldCharType="begin"/>
      </w:r>
      <w:r>
        <w:instrText xml:space="preserve"> REF _Ref412110929 \h </w:instrText>
      </w:r>
      <w:r>
        <w:fldChar w:fldCharType="separate"/>
      </w:r>
      <w:r w:rsidR="00504BD9">
        <w:t>Psalm</w:t>
      </w:r>
      <w:r w:rsidR="00504BD9" w:rsidRPr="00AB1781">
        <w:t xml:space="preserve"> 46</w:t>
      </w:r>
      <w:r w:rsidR="00504BD9">
        <w:t>: “Clap your hands, all you nations”</w:t>
      </w:r>
      <w:r>
        <w:fldChar w:fldCharType="end"/>
      </w:r>
      <w:r>
        <w:t xml:space="preserve">, page </w:t>
      </w:r>
      <w:r>
        <w:fldChar w:fldCharType="begin"/>
      </w:r>
      <w:r>
        <w:instrText xml:space="preserve"> PAGEREF _Ref412110929 \h </w:instrText>
      </w:r>
      <w:r>
        <w:fldChar w:fldCharType="separate"/>
      </w:r>
      <w:r w:rsidR="00504BD9">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7" w:name="_Ref435990010"/>
      <w:r>
        <w:t>Kathisma 7</w:t>
      </w:r>
      <w:bookmarkEnd w:id="257"/>
    </w:p>
    <w:p w14:paraId="3F629085" w14:textId="3F034B79" w:rsidR="00A6346F" w:rsidRPr="00A6346F" w:rsidRDefault="00A6346F" w:rsidP="00BF0205">
      <w:pPr>
        <w:pStyle w:val="Heading4"/>
      </w:pPr>
      <w:bookmarkStart w:id="258" w:name="_Ref412110929"/>
      <w:r>
        <w:t>Psalm</w:t>
      </w:r>
      <w:r w:rsidRPr="00AB1781">
        <w:t xml:space="preserve"> 46</w:t>
      </w:r>
      <w:r>
        <w:t xml:space="preserve">: </w:t>
      </w:r>
      <w:r w:rsidR="009216DA">
        <w:t>“C</w:t>
      </w:r>
      <w:r>
        <w:t>lap your hand</w:t>
      </w:r>
      <w:r w:rsidR="005453DF">
        <w:t>s, all you nations”</w:t>
      </w:r>
      <w:bookmarkEnd w:id="258"/>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504BD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04BD9">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52"/>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53"/>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54"/>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5"/>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504BD9">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6"/>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7"/>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8"/>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9"/>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0"/>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61"/>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62"/>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63"/>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64"/>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5"/>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6"/>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7"/>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8"/>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69"/>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0"/>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1"/>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9"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9"/>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504BD9">
        <w:rPr>
          <w:lang w:val="en-GB"/>
        </w:rPr>
        <w:t>The Psalms of Sunset (Vespers)</w:t>
      </w:r>
      <w:r>
        <w:fldChar w:fldCharType="end"/>
      </w:r>
      <w:r>
        <w:t xml:space="preserve">, page </w:t>
      </w:r>
      <w:r>
        <w:fldChar w:fldCharType="begin"/>
      </w:r>
      <w:r>
        <w:instrText xml:space="preserve"> PAGEREF _Ref434576694 \h </w:instrText>
      </w:r>
      <w:r>
        <w:fldChar w:fldCharType="separate"/>
      </w:r>
      <w:r w:rsidR="00504BD9">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504BD9">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504BD9">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504BD9">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504BD9">
        <w:rPr>
          <w:noProof/>
        </w:rPr>
        <w:t>48</w:t>
      </w:r>
      <w:r>
        <w:fldChar w:fldCharType="end"/>
      </w:r>
      <w:r>
        <w:t xml:space="preserve">; </w:t>
      </w:r>
      <w:r>
        <w:fldChar w:fldCharType="begin"/>
      </w:r>
      <w:r>
        <w:instrText xml:space="preserve"> REF _Ref435434353 \h </w:instrText>
      </w:r>
      <w:r>
        <w:fldChar w:fldCharType="separate"/>
      </w:r>
      <w:r w:rsidR="00504BD9">
        <w:t>The Psalms of the Third Hour</w:t>
      </w:r>
      <w:r>
        <w:fldChar w:fldCharType="end"/>
      </w:r>
      <w:r>
        <w:t xml:space="preserve">, page </w:t>
      </w:r>
      <w:r>
        <w:fldChar w:fldCharType="begin"/>
      </w:r>
      <w:r>
        <w:instrText xml:space="preserve"> PAGEREF _Ref435434358 \h </w:instrText>
      </w:r>
      <w:r>
        <w:fldChar w:fldCharType="separate"/>
      </w:r>
      <w:r w:rsidR="00504BD9">
        <w:rPr>
          <w:noProof/>
        </w:rPr>
        <w:t>67</w:t>
      </w:r>
      <w:r>
        <w:fldChar w:fldCharType="end"/>
      </w:r>
      <w:r>
        <w:t xml:space="preserve">; </w:t>
      </w:r>
      <w:r>
        <w:fldChar w:fldCharType="begin"/>
      </w:r>
      <w:r>
        <w:instrText xml:space="preserve"> REF _Ref435434365 \h </w:instrText>
      </w:r>
      <w:r>
        <w:fldChar w:fldCharType="separate"/>
      </w:r>
      <w:r w:rsidR="00504BD9">
        <w:t>The Psalms of the Sixth Hour</w:t>
      </w:r>
      <w:r>
        <w:fldChar w:fldCharType="end"/>
      </w:r>
      <w:r>
        <w:t xml:space="preserve">, page </w:t>
      </w:r>
      <w:r>
        <w:fldChar w:fldCharType="begin"/>
      </w:r>
      <w:r>
        <w:instrText xml:space="preserve"> PAGEREF _Ref435434371 \p \h </w:instrText>
      </w:r>
      <w:r>
        <w:fldChar w:fldCharType="separate"/>
      </w:r>
      <w:r w:rsidR="00504BD9">
        <w:rPr>
          <w:noProof/>
        </w:rPr>
        <w:t>on page 70</w:t>
      </w:r>
      <w:r>
        <w:fldChar w:fldCharType="end"/>
      </w:r>
      <w:r>
        <w:t xml:space="preserve">; </w:t>
      </w:r>
      <w:r>
        <w:fldChar w:fldCharType="begin"/>
      </w:r>
      <w:r>
        <w:instrText xml:space="preserve"> REF _Ref435434381 \h </w:instrText>
      </w:r>
      <w:r>
        <w:fldChar w:fldCharType="separate"/>
      </w:r>
      <w:r w:rsidR="00504BD9">
        <w:t>The Psalms of the Ninth Hour</w:t>
      </w:r>
      <w:r>
        <w:fldChar w:fldCharType="end"/>
      </w:r>
      <w:r>
        <w:t xml:space="preserve">, page </w:t>
      </w:r>
      <w:r>
        <w:fldChar w:fldCharType="begin"/>
      </w:r>
      <w:r>
        <w:instrText xml:space="preserve"> PAGEREF _Ref435434387 \h </w:instrText>
      </w:r>
      <w:r>
        <w:fldChar w:fldCharType="separate"/>
      </w:r>
      <w:r w:rsidR="00504BD9">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2"/>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3"/>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4"/>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5"/>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6"/>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7"/>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8"/>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0"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0"/>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504BD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04BD9">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79"/>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0"/>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81"/>
      </w:r>
      <w:r w:rsidRPr="00AB1781">
        <w:t xml:space="preserve"> </w:t>
      </w:r>
      <w:r w:rsidR="00E570CB">
        <w:t>Your</w:t>
      </w:r>
      <w:r w:rsidRPr="00AB1781">
        <w:t xml:space="preserve"> Name, O Lord, for it is good.</w:t>
      </w:r>
      <w:r w:rsidRPr="00AB1781">
        <w:rPr>
          <w:rStyle w:val="FootnoteReference"/>
        </w:rPr>
        <w:footnoteReference w:id="282"/>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3"/>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504BD9">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504BD9">
        <w:t>Psalm</w:t>
      </w:r>
      <w:r w:rsidR="00504BD9" w:rsidRPr="00AB1781">
        <w:t xml:space="preserve"> 56</w:t>
      </w:r>
      <w:r w:rsidR="00504BD9">
        <w:t>: “Have mercy on me, O God, have mercy on me”</w:t>
      </w:r>
      <w:r>
        <w:fldChar w:fldCharType="end"/>
      </w:r>
      <w:r>
        <w:t xml:space="preserve">, page </w:t>
      </w:r>
      <w:r>
        <w:fldChar w:fldCharType="begin"/>
      </w:r>
      <w:r>
        <w:instrText xml:space="preserve"> PAGEREF _Ref412026190 \h </w:instrText>
      </w:r>
      <w:r>
        <w:fldChar w:fldCharType="separate"/>
      </w:r>
      <w:r w:rsidR="00504BD9">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4"/>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5"/>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6"/>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1" w:name="_Ref435438564"/>
      <w:r w:rsidRPr="00AB1781">
        <w:t>K</w:t>
      </w:r>
      <w:r>
        <w:t>athisma</w:t>
      </w:r>
      <w:r w:rsidR="0044639B">
        <w:t xml:space="preserve"> 8</w:t>
      </w:r>
      <w:bookmarkEnd w:id="261"/>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7"/>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8"/>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89"/>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2" w:name="_Ref412026190"/>
      <w:r>
        <w:t>Psalm</w:t>
      </w:r>
      <w:r w:rsidRPr="00AB1781">
        <w:t xml:space="preserve"> 56</w:t>
      </w:r>
      <w:r>
        <w:t xml:space="preserve">: </w:t>
      </w:r>
      <w:r w:rsidR="009216DA">
        <w:t>“</w:t>
      </w:r>
      <w:r>
        <w:t>Have mercy on me, O God, have mercy on m</w:t>
      </w:r>
      <w:r w:rsidR="00F017CA">
        <w:t>e”</w:t>
      </w:r>
      <w:bookmarkEnd w:id="262"/>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504BD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04BD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0"/>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91"/>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92"/>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3"/>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504BD9">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504BD9">
        <w:t>Psalm</w:t>
      </w:r>
      <w:r w:rsidR="00504BD9" w:rsidRPr="00AB1781">
        <w:t xml:space="preserve"> 60</w:t>
      </w:r>
      <w:r w:rsidR="00504BD9">
        <w:t>: “Hear my supplication, O God”</w:t>
      </w:r>
      <w:r>
        <w:fldChar w:fldCharType="end"/>
      </w:r>
      <w:r>
        <w:t xml:space="preserve">, page </w:t>
      </w:r>
      <w:r>
        <w:fldChar w:fldCharType="begin"/>
      </w:r>
      <w:r>
        <w:instrText xml:space="preserve"> PAGEREF _Ref412111219 \h </w:instrText>
      </w:r>
      <w:r>
        <w:fldChar w:fldCharType="separate"/>
      </w:r>
      <w:r w:rsidR="00504BD9">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504BD9">
        <w:t>Psalm</w:t>
      </w:r>
      <w:r w:rsidR="00504BD9" w:rsidRPr="00AB1781">
        <w:t xml:space="preserve"> 85</w:t>
      </w:r>
      <w:r w:rsidR="00504BD9">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504BD9">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94"/>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5"/>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6"/>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7"/>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8"/>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9"/>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3" w:name="_Ref412111219"/>
      <w:r>
        <w:t>Psalm</w:t>
      </w:r>
      <w:r w:rsidR="009E7111" w:rsidRPr="00AB1781">
        <w:t xml:space="preserve"> 60</w:t>
      </w:r>
      <w:r>
        <w:t xml:space="preserve">: </w:t>
      </w:r>
      <w:r w:rsidR="009216DA">
        <w:t>“Hear</w:t>
      </w:r>
      <w:r>
        <w:t xml:space="preserve"> my supplicatio</w:t>
      </w:r>
      <w:r w:rsidR="005453DF">
        <w:t>n, O God”</w:t>
      </w:r>
      <w:bookmarkEnd w:id="263"/>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504BD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04BD9">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504BD9">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504BD9">
        <w:t>Psalm</w:t>
      </w:r>
      <w:r w:rsidR="00504BD9" w:rsidRPr="00AB1781">
        <w:t xml:space="preserve"> 62</w:t>
      </w:r>
      <w:r w:rsidR="00504BD9">
        <w:t>: “O God, my God, I rise early to be with You”</w:t>
      </w:r>
      <w:r>
        <w:fldChar w:fldCharType="end"/>
      </w:r>
      <w:r>
        <w:t xml:space="preserve">, page </w:t>
      </w:r>
      <w:r>
        <w:fldChar w:fldCharType="begin"/>
      </w:r>
      <w:r>
        <w:instrText xml:space="preserve"> PAGEREF _Ref412098429 \h </w:instrText>
      </w:r>
      <w:r>
        <w:fldChar w:fldCharType="separate"/>
      </w:r>
      <w:r w:rsidR="00504BD9">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0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0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0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4"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4"/>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 xml:space="preserve"> (additional to the original 12). </w:t>
      </w:r>
      <w:r>
        <w:fldChar w:fldCharType="begin"/>
      </w:r>
      <w:r>
        <w:instrText xml:space="preserve"> REF _Ref434576249 \h </w:instrText>
      </w:r>
      <w:r>
        <w:fldChar w:fldCharType="separate"/>
      </w:r>
      <w:r w:rsidR="00504BD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04BD9">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04"/>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504BD9">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504BD9">
        <w:t>Psalm</w:t>
      </w:r>
      <w:r w:rsidR="00504BD9" w:rsidRPr="00AB1781">
        <w:t xml:space="preserve"> 66</w:t>
      </w:r>
      <w:r w:rsidR="00504BD9">
        <w:t>: “May God have compassion on us and bless us”</w:t>
      </w:r>
      <w:r>
        <w:fldChar w:fldCharType="end"/>
      </w:r>
      <w:r>
        <w:t xml:space="preserve">, page </w:t>
      </w:r>
      <w:r>
        <w:fldChar w:fldCharType="begin"/>
      </w:r>
      <w:r>
        <w:instrText xml:space="preserve"> PAGEREF _Ref412026041 \h </w:instrText>
      </w:r>
      <w:r>
        <w:fldChar w:fldCharType="separate"/>
      </w:r>
      <w:r w:rsidR="00504BD9">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5" w:name="_Ref435438574"/>
      <w:r w:rsidRPr="00AB1781">
        <w:t>K</w:t>
      </w:r>
      <w:r>
        <w:t>athisma 9</w:t>
      </w:r>
      <w:bookmarkEnd w:id="265"/>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lastRenderedPageBreak/>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0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0676C7">
      <w:pPr>
        <w:pStyle w:val="EnglishHangNoCoptic"/>
      </w:pPr>
      <w:r w:rsidRPr="00AB1781">
        <w:tab/>
        <w:t>and the fields will be full of fat stock</w:t>
      </w:r>
      <w:r w:rsidR="005438BF" w:rsidRPr="000676C7">
        <w:rPr>
          <w:rStyle w:val="FootnoteReference"/>
          <w:rFonts w:eastAsia="Times New Roman"/>
        </w:rPr>
        <w:footnoteReference w:id="308"/>
      </w:r>
      <w:r w:rsidRPr="000676C7">
        <w:rPr>
          <w:rStyle w:val="FootnoteReference"/>
          <w:rFonts w:eastAsia="Times New Roman"/>
        </w:rPr>
        <w:t>.</w:t>
      </w:r>
    </w:p>
    <w:p w14:paraId="092A4EFB" w14:textId="77777777" w:rsidR="000676C7" w:rsidRDefault="000676C7" w:rsidP="000676C7">
      <w:pPr>
        <w:pStyle w:val="EnglishHangNoCoptic"/>
      </w:pPr>
      <w:r>
        <w:tab/>
        <w:t>[Rejoice in God our helper,</w:t>
      </w:r>
    </w:p>
    <w:p w14:paraId="0AE7772A" w14:textId="420EA2EE" w:rsidR="000676C7" w:rsidRPr="00C879D4" w:rsidRDefault="000676C7" w:rsidP="000676C7">
      <w:pPr>
        <w:pStyle w:val="EnglishHangEndNoCoptic"/>
        <w:ind w:firstLine="0"/>
      </w:pPr>
      <w:r>
        <w:t>be joyful in the God of Jacob.]</w:t>
      </w:r>
      <w:r>
        <w:rPr>
          <w:rStyle w:val="FootnoteReference"/>
        </w:rPr>
        <w:footnoteReference w:id="309"/>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10"/>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11"/>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12"/>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13"/>
      </w:r>
      <w:r w:rsidRPr="00AB1781">
        <w:t xml:space="preserve"> worship</w:t>
      </w:r>
      <w:r w:rsidR="000E01D1">
        <w:rPr>
          <w:rStyle w:val="FootnoteReference"/>
        </w:rPr>
        <w:footnoteReference w:id="314"/>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15"/>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6"/>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17"/>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18"/>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19"/>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20"/>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7" w:name="_Ref412026041"/>
      <w:r>
        <w:t>Psalm</w:t>
      </w:r>
      <w:r w:rsidRPr="00AB1781">
        <w:t xml:space="preserve"> 66</w:t>
      </w:r>
      <w:r>
        <w:t xml:space="preserve">: </w:t>
      </w:r>
      <w:r w:rsidR="007D2678">
        <w:t>“</w:t>
      </w:r>
      <w:r>
        <w:t>M</w:t>
      </w:r>
      <w:r w:rsidR="007D2678">
        <w:t>a</w:t>
      </w:r>
      <w:r>
        <w:t>y God have compassion on us and bless u</w:t>
      </w:r>
      <w:r w:rsidR="005453DF">
        <w:t>s”</w:t>
      </w:r>
      <w:bookmarkEnd w:id="267"/>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lastRenderedPageBreak/>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 xml:space="preserve"> (additional to the original 12). </w:t>
      </w:r>
      <w:r>
        <w:fldChar w:fldCharType="begin"/>
      </w:r>
      <w:r>
        <w:instrText xml:space="preserve"> REF _Ref434576249 \h </w:instrText>
      </w:r>
      <w:r>
        <w:fldChar w:fldCharType="separate"/>
      </w:r>
      <w:r w:rsidR="00504BD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04BD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21"/>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22"/>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23"/>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24"/>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504BD9">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504BD9">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504BD9">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504BD9">
        <w:t>Psalm</w:t>
      </w:r>
      <w:r w:rsidR="00504BD9" w:rsidRPr="00AB1781">
        <w:t xml:space="preserve"> 69</w:t>
      </w:r>
      <w:r w:rsidR="00504BD9">
        <w:t>: “O Lord, make haste to help me”</w:t>
      </w:r>
      <w:r>
        <w:fldChar w:fldCharType="end"/>
      </w:r>
      <w:r>
        <w:t xml:space="preserve">, page </w:t>
      </w:r>
      <w:r>
        <w:fldChar w:fldCharType="begin"/>
      </w:r>
      <w:r>
        <w:instrText xml:space="preserve"> PAGEREF _Ref412026055 \h </w:instrText>
      </w:r>
      <w:r>
        <w:fldChar w:fldCharType="separate"/>
      </w:r>
      <w:r w:rsidR="00504BD9">
        <w:rPr>
          <w:noProof/>
        </w:rPr>
        <w:t>187</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25"/>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26"/>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27"/>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28"/>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29"/>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lastRenderedPageBreak/>
        <w:t xml:space="preserve">14 Even if you sleep </w:t>
      </w:r>
      <w:r w:rsidR="003863C1">
        <w:t>in the mists of your portions</w:t>
      </w:r>
      <w:r w:rsidRPr="00AB1781">
        <w:t>,</w:t>
      </w:r>
      <w:r w:rsidRPr="00AB1781">
        <w:rPr>
          <w:rStyle w:val="FootnoteReference"/>
        </w:rPr>
        <w:footnoteReference w:id="330"/>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31"/>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32"/>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lastRenderedPageBreak/>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33"/>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34"/>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35"/>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lastRenderedPageBreak/>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6"/>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37"/>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38"/>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39"/>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40"/>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41"/>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42"/>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43"/>
      </w:r>
    </w:p>
    <w:p w14:paraId="7BE841A8" w14:textId="6FA9486C" w:rsidR="00C879D4" w:rsidRPr="00AB1781" w:rsidRDefault="00C879D4" w:rsidP="00B139A8">
      <w:pPr>
        <w:pStyle w:val="EnglishHangNoCoptic"/>
      </w:pPr>
      <w:r w:rsidRPr="00AB1781">
        <w:lastRenderedPageBreak/>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44"/>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8"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8"/>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 xml:space="preserve"> (additional to the original 12). </w:t>
      </w:r>
      <w:r>
        <w:fldChar w:fldCharType="begin"/>
      </w:r>
      <w:r>
        <w:instrText xml:space="preserve"> REF _Ref434576249 \h </w:instrText>
      </w:r>
      <w:r>
        <w:fldChar w:fldCharType="separate"/>
      </w:r>
      <w:r w:rsidR="00504BD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04BD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504BD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504BD9">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45"/>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46"/>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continue with </w:t>
      </w:r>
      <w:r>
        <w:fldChar w:fldCharType="begin"/>
      </w:r>
      <w:r>
        <w:instrText xml:space="preserve"> REF _Ref412098484 \h </w:instrText>
      </w:r>
      <w:r>
        <w:fldChar w:fldCharType="separate"/>
      </w:r>
      <w:r w:rsidR="00504BD9">
        <w:t>Psalm</w:t>
      </w:r>
      <w:r w:rsidR="00504BD9" w:rsidRPr="00AB1781">
        <w:t xml:space="preserve"> 112</w:t>
      </w:r>
      <w:r w:rsidR="00504BD9">
        <w:t>: “Praise the Lord, you children”</w:t>
      </w:r>
      <w:r>
        <w:fldChar w:fldCharType="end"/>
      </w:r>
      <w:r>
        <w:t xml:space="preserve">, page </w:t>
      </w:r>
      <w:r>
        <w:fldChar w:fldCharType="begin"/>
      </w:r>
      <w:r>
        <w:instrText xml:space="preserve"> PAGEREF _Ref412098484 \h </w:instrText>
      </w:r>
      <w:r>
        <w:fldChar w:fldCharType="separate"/>
      </w:r>
      <w:r w:rsidR="00504BD9">
        <w:rPr>
          <w:noProof/>
        </w:rPr>
        <w:t>262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504BD9">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504BD9">
        <w:t>Psalm</w:t>
      </w:r>
      <w:r w:rsidR="00504BD9" w:rsidRPr="00AB1781">
        <w:t xml:space="preserve"> 83</w:t>
      </w:r>
      <w:r w:rsidR="00504BD9">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504BD9">
        <w:rPr>
          <w:noProof/>
        </w:rPr>
        <w:t>212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504BD9">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504BD9">
        <w:t>Psalm</w:t>
      </w:r>
      <w:r w:rsidR="00504BD9" w:rsidRPr="00AB1781">
        <w:t xml:space="preserve"> 22</w:t>
      </w:r>
      <w:r w:rsidR="00504BD9">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504BD9">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504BD9">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504BD9">
        <w:t>Psalm</w:t>
      </w:r>
      <w:r w:rsidR="00504BD9" w:rsidRPr="00AB1781">
        <w:t xml:space="preserve"> 85</w:t>
      </w:r>
      <w:r w:rsidR="00504BD9">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504BD9">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9" w:name="_Ref435438582"/>
      <w:r w:rsidRPr="00AB1781">
        <w:t>K</w:t>
      </w:r>
      <w:r>
        <w:t>athisma 10</w:t>
      </w:r>
      <w:bookmarkEnd w:id="269"/>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lastRenderedPageBreak/>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47"/>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48"/>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49"/>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50"/>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51"/>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52"/>
      </w:r>
    </w:p>
    <w:p w14:paraId="73B4E4EB" w14:textId="77777777" w:rsidR="00CA0029" w:rsidRPr="00AB1781" w:rsidRDefault="00CA0029" w:rsidP="00CA0029">
      <w:pPr>
        <w:pStyle w:val="EnglishHangNoCoptic"/>
      </w:pPr>
      <w:r w:rsidRPr="00AB1781">
        <w:lastRenderedPageBreak/>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53"/>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54"/>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55"/>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56"/>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57"/>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58"/>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lastRenderedPageBreak/>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59"/>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60"/>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61"/>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lastRenderedPageBreak/>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62"/>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63"/>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64"/>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65"/>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66"/>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67"/>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68"/>
      </w:r>
    </w:p>
    <w:p w14:paraId="3772CA58" w14:textId="51804392" w:rsidR="00CA0029" w:rsidRPr="00CA0029" w:rsidRDefault="00CA0029" w:rsidP="00BF0205">
      <w:pPr>
        <w:pStyle w:val="Heading4"/>
      </w:pPr>
      <w:r>
        <w:lastRenderedPageBreak/>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69"/>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70"/>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71"/>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72"/>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73"/>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lastRenderedPageBreak/>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74"/>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75"/>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76"/>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77"/>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78"/>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79"/>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80"/>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81"/>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82"/>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83"/>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84"/>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lastRenderedPageBreak/>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85"/>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86"/>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87"/>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0" w:name="_Ref435438587"/>
      <w:r w:rsidRPr="00AB1781">
        <w:t>K</w:t>
      </w:r>
      <w:r>
        <w:t>athisma</w:t>
      </w:r>
      <w:r w:rsidRPr="00AB1781">
        <w:t xml:space="preserve"> 1</w:t>
      </w:r>
      <w:r>
        <w:t>1</w:t>
      </w:r>
      <w:bookmarkEnd w:id="270"/>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lastRenderedPageBreak/>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88"/>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89"/>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90"/>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91"/>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92"/>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lastRenderedPageBreak/>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93"/>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lastRenderedPageBreak/>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lastRenderedPageBreak/>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94"/>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lastRenderedPageBreak/>
        <w:t xml:space="preserve">69 And He built His sanctuary like the horn of a </w:t>
      </w:r>
      <w:r w:rsidR="006B0A9B">
        <w:t>unicorn</w:t>
      </w:r>
      <w:r w:rsidRPr="00AB1781">
        <w:t>;</w:t>
      </w:r>
      <w:r w:rsidRPr="00AB1781">
        <w:rPr>
          <w:rStyle w:val="FootnoteReference"/>
        </w:rPr>
        <w:footnoteReference w:id="395"/>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96"/>
      </w:r>
    </w:p>
    <w:p w14:paraId="728C0489" w14:textId="24E666D3" w:rsidR="004A51E7" w:rsidRPr="00AB1781" w:rsidRDefault="004A51E7" w:rsidP="004A51E7">
      <w:pPr>
        <w:pStyle w:val="EnglishHangNoCoptic"/>
      </w:pPr>
      <w:r w:rsidRPr="00AB1781">
        <w:lastRenderedPageBreak/>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97"/>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98"/>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99"/>
      </w:r>
      <w:r>
        <w:t xml:space="preserve">, </w:t>
      </w:r>
      <w:r w:rsidR="006B0A9B">
        <w:t>manifest Yourself</w:t>
      </w:r>
      <w:r w:rsidR="006B0A9B">
        <w:rPr>
          <w:rStyle w:val="FootnoteReference"/>
        </w:rPr>
        <w:footnoteReference w:id="400"/>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01"/>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lastRenderedPageBreak/>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02"/>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lastRenderedPageBreak/>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03"/>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04"/>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lastRenderedPageBreak/>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05"/>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06"/>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07"/>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lastRenderedPageBreak/>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08"/>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09"/>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10"/>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lastRenderedPageBreak/>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1"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1"/>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504BD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04BD9">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11"/>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lastRenderedPageBreak/>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12"/>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13"/>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14"/>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504BD9">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504BD9">
        <w:t>Psalm</w:t>
      </w:r>
      <w:r w:rsidR="00504BD9" w:rsidRPr="00AB1781">
        <w:t xml:space="preserve"> 84</w:t>
      </w:r>
      <w:r w:rsidR="00504BD9">
        <w:t>:” O Lord, You were pleased with Your land”</w:t>
      </w:r>
      <w:r>
        <w:fldChar w:fldCharType="end"/>
      </w:r>
      <w:r>
        <w:t xml:space="preserve">, page </w:t>
      </w:r>
      <w:r>
        <w:fldChar w:fldCharType="begin"/>
      </w:r>
      <w:r>
        <w:instrText xml:space="preserve"> PAGEREF _Ref412111302 \h </w:instrText>
      </w:r>
      <w:r>
        <w:fldChar w:fldCharType="separate"/>
      </w:r>
      <w:r w:rsidR="00504BD9">
        <w:rPr>
          <w:noProof/>
        </w:rPr>
        <w:t>214</w:t>
      </w:r>
      <w:r>
        <w:fldChar w:fldCharType="end"/>
      </w:r>
      <w:r>
        <w:t>.</w:t>
      </w:r>
    </w:p>
    <w:p w14:paraId="2EFF1703" w14:textId="35323D47" w:rsidR="004A51E7" w:rsidRPr="00AB1781" w:rsidRDefault="00A93CE8" w:rsidP="00BF0205">
      <w:pPr>
        <w:pStyle w:val="Heading4"/>
      </w:pPr>
      <w:bookmarkStart w:id="272" w:name="_Ref412111302"/>
      <w:r>
        <w:lastRenderedPageBreak/>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2"/>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504BD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04BD9">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15"/>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16"/>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17"/>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18"/>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lastRenderedPageBreak/>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504BD9">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504BD9">
        <w:t>Psalm</w:t>
      </w:r>
      <w:r w:rsidR="00504BD9" w:rsidRPr="00AB1781">
        <w:t xml:space="preserve"> 85</w:t>
      </w:r>
      <w:r w:rsidR="00504BD9">
        <w:t>: “Incline Your ear, O Lord, and hear me”</w:t>
      </w:r>
      <w:r>
        <w:fldChar w:fldCharType="end"/>
      </w:r>
      <w:r>
        <w:t xml:space="preserve">, page </w:t>
      </w:r>
      <w:r>
        <w:fldChar w:fldCharType="begin"/>
      </w:r>
      <w:r>
        <w:instrText xml:space="preserve"> PAGEREF _Ref412026212 \h </w:instrText>
      </w:r>
      <w:r>
        <w:fldChar w:fldCharType="separate"/>
      </w:r>
      <w:r w:rsidR="00504BD9">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3" w:name="_Ref435990025"/>
      <w:r>
        <w:t>Kathisma 12</w:t>
      </w:r>
      <w:bookmarkEnd w:id="273"/>
    </w:p>
    <w:p w14:paraId="3C923651" w14:textId="0BCFC39C" w:rsidR="00935D4B" w:rsidRPr="00AB1781" w:rsidRDefault="00935D4B" w:rsidP="00BF0205">
      <w:pPr>
        <w:pStyle w:val="Heading4"/>
      </w:pPr>
      <w:bookmarkStart w:id="274"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4"/>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504BD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04BD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504BD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504BD9">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19"/>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20"/>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21"/>
      </w:r>
      <w:r w:rsidRPr="00AB1781">
        <w:t xml:space="preserve"> of my supplication.</w:t>
      </w:r>
    </w:p>
    <w:p w14:paraId="185BE625" w14:textId="7DE762C1" w:rsidR="00935D4B" w:rsidRPr="00AB1781" w:rsidRDefault="00935D4B" w:rsidP="00935D4B">
      <w:pPr>
        <w:pStyle w:val="EnglishHangNoCoptic"/>
      </w:pPr>
      <w:r w:rsidRPr="00AB1781">
        <w:lastRenderedPageBreak/>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22"/>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23"/>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24"/>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25"/>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26"/>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27"/>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fldChar w:fldCharType="begin"/>
      </w:r>
      <w:r>
        <w:instrText xml:space="preserve"> REF _Ref434576249 \h </w:instrText>
      </w:r>
      <w:r>
        <w:fldChar w:fldCharType="separate"/>
      </w:r>
      <w:r w:rsidR="00504BD9">
        <w:rPr>
          <w:lang w:val="en-GB"/>
        </w:rPr>
        <w:t>The Psalms of Noon (The Sixth Hour)</w:t>
      </w:r>
      <w:r>
        <w:fldChar w:fldCharType="end"/>
      </w:r>
      <w:r>
        <w:t xml:space="preserve"> </w:t>
      </w:r>
      <w:r>
        <w:fldChar w:fldCharType="begin"/>
      </w:r>
      <w:r>
        <w:instrText xml:space="preserve"> REF _Ref412111328 \h </w:instrText>
      </w:r>
      <w:r>
        <w:fldChar w:fldCharType="separate"/>
      </w:r>
      <w:r w:rsidR="00504BD9">
        <w:t>Psalm</w:t>
      </w:r>
      <w:r w:rsidR="00504BD9" w:rsidRPr="00AB1781">
        <w:t xml:space="preserve"> 86</w:t>
      </w:r>
      <w:r w:rsidR="00504BD9">
        <w:t>: “His foundations are on the holy mountains”</w:t>
      </w:r>
      <w:r>
        <w:fldChar w:fldCharType="end"/>
      </w:r>
      <w:r>
        <w:t xml:space="preserve">, page </w:t>
      </w:r>
      <w:r>
        <w:fldChar w:fldCharType="begin"/>
      </w:r>
      <w:r>
        <w:instrText xml:space="preserve"> PAGEREF _Ref412111328 \h </w:instrText>
      </w:r>
      <w:r>
        <w:fldChar w:fldCharType="separate"/>
      </w:r>
      <w:r w:rsidR="00504BD9">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504BD9">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504BD9">
        <w:t>Psalm</w:t>
      </w:r>
      <w:r w:rsidR="00504BD9" w:rsidRPr="00AB1781">
        <w:t xml:space="preserve"> 90</w:t>
      </w:r>
      <w:r w:rsidR="00504BD9">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504BD9">
        <w:rPr>
          <w:noProof/>
        </w:rPr>
        <w:t>225</w:t>
      </w:r>
      <w:r w:rsidR="00E611C7">
        <w:fldChar w:fldCharType="end"/>
      </w:r>
      <w:r w:rsidR="00E611C7">
        <w:t>.</w:t>
      </w:r>
    </w:p>
    <w:p w14:paraId="45920DE7" w14:textId="6372A487" w:rsidR="00935D4B" w:rsidRPr="00AB1781" w:rsidRDefault="00935D4B" w:rsidP="00BF0205">
      <w:pPr>
        <w:pStyle w:val="Heading4"/>
      </w:pPr>
      <w:bookmarkStart w:id="275" w:name="_Ref412111328"/>
      <w:r>
        <w:lastRenderedPageBreak/>
        <w:t>Psalm</w:t>
      </w:r>
      <w:r w:rsidRPr="00AB1781">
        <w:t xml:space="preserve"> 86</w:t>
      </w:r>
      <w:r>
        <w:t xml:space="preserve">: </w:t>
      </w:r>
      <w:r w:rsidR="007D2678">
        <w:t>“</w:t>
      </w:r>
      <w:r>
        <w:t>His foundations are on the holy mountain</w:t>
      </w:r>
      <w:r w:rsidR="005453DF">
        <w:t>s”</w:t>
      </w:r>
      <w:bookmarkEnd w:id="275"/>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504BD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04BD9">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28"/>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29"/>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30"/>
      </w:r>
    </w:p>
    <w:p w14:paraId="41ECC6AA" w14:textId="04147FD6" w:rsidR="00935D4B" w:rsidRPr="00AB1781" w:rsidRDefault="00ED7AD3" w:rsidP="00935D4B">
      <w:pPr>
        <w:pStyle w:val="EnglishHangNoCoptic"/>
      </w:pPr>
      <w:r>
        <w:tab/>
        <w:t>and, “a man was born in her,”</w:t>
      </w:r>
      <w:r>
        <w:rPr>
          <w:rStyle w:val="FootnoteReference"/>
        </w:rPr>
        <w:footnoteReference w:id="431"/>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32"/>
      </w:r>
    </w:p>
    <w:p w14:paraId="238BF1CD" w14:textId="10C343FE"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504BD9">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504BD9">
        <w:t>Psalm</w:t>
      </w:r>
      <w:r w:rsidR="00504BD9" w:rsidRPr="00AB1781">
        <w:t xml:space="preserve"> 90</w:t>
      </w:r>
      <w:r w:rsidR="00504BD9">
        <w:t>: “He who dwells in the help of the Most High”</w:t>
      </w:r>
      <w:r>
        <w:fldChar w:fldCharType="end"/>
      </w:r>
      <w:r>
        <w:t xml:space="preserve">, page </w:t>
      </w:r>
      <w:r>
        <w:fldChar w:fldCharType="begin"/>
      </w:r>
      <w:r>
        <w:instrText xml:space="preserve"> PAGEREF _Ref412026283 \h </w:instrText>
      </w:r>
      <w:r>
        <w:fldChar w:fldCharType="separate"/>
      </w:r>
      <w:r w:rsidR="00504BD9">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lastRenderedPageBreak/>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33"/>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34"/>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35"/>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36"/>
      </w:r>
      <w:r>
        <w:t xml:space="preserve"> confess</w:t>
      </w:r>
      <w:r w:rsidR="00F06A9C">
        <w:rPr>
          <w:rStyle w:val="FootnoteReference"/>
        </w:rPr>
        <w:footnoteReference w:id="437"/>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38"/>
      </w:r>
      <w:r w:rsidR="00FF46D1">
        <w:t xml:space="preserve"> </w:t>
      </w:r>
      <w:r w:rsidRPr="00AB1781">
        <w:t>land?</w:t>
      </w:r>
    </w:p>
    <w:p w14:paraId="536BC3D9" w14:textId="1B73B777" w:rsidR="00935D4B" w:rsidRPr="00AB1781" w:rsidRDefault="00935D4B" w:rsidP="00935D4B">
      <w:pPr>
        <w:pStyle w:val="EnglishHangNoCoptic"/>
      </w:pPr>
      <w:r w:rsidRPr="00AB1781">
        <w:lastRenderedPageBreak/>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39"/>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40"/>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41"/>
      </w:r>
      <w:r w:rsidRPr="00AB1781">
        <w:t xml:space="preserve"> </w:t>
      </w:r>
      <w:r w:rsidR="006D6CF8">
        <w:t>forever</w:t>
      </w:r>
      <w:r w:rsidR="006D6CF8">
        <w:rPr>
          <w:rStyle w:val="FootnoteReference"/>
        </w:rPr>
        <w:footnoteReference w:id="442"/>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43"/>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lastRenderedPageBreak/>
        <w:t xml:space="preserve">6 The heavens </w:t>
      </w:r>
      <w:r w:rsidR="006D6CF8">
        <w:t>will confess</w:t>
      </w:r>
      <w:r w:rsidR="00962B09">
        <w:rPr>
          <w:rStyle w:val="FootnoteReference"/>
        </w:rPr>
        <w:footnoteReference w:id="444"/>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45"/>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46"/>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47"/>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48"/>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49"/>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lastRenderedPageBreak/>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50"/>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51"/>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52"/>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53"/>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54"/>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55"/>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lastRenderedPageBreak/>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56"/>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57"/>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58"/>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59"/>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lastRenderedPageBreak/>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60"/>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61"/>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lastRenderedPageBreak/>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62"/>
      </w:r>
      <w:r w:rsidRPr="00AB1781">
        <w:t xml:space="preserve"> in </w:t>
      </w:r>
      <w:r w:rsidR="00E570CB">
        <w:t>Your</w:t>
      </w:r>
      <w:r w:rsidRPr="00AB1781">
        <w:t xml:space="preserve"> wrath,</w:t>
      </w:r>
      <w:r w:rsidRPr="00AB1781">
        <w:rPr>
          <w:rStyle w:val="FootnoteReference"/>
        </w:rPr>
        <w:footnoteReference w:id="463"/>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64"/>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65"/>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6" w:name="_Ref412026283"/>
      <w:r>
        <w:lastRenderedPageBreak/>
        <w:t>Psalm</w:t>
      </w:r>
      <w:r w:rsidRPr="00AB1781">
        <w:t xml:space="preserve"> 90</w:t>
      </w:r>
      <w:r>
        <w:t xml:space="preserve">: </w:t>
      </w:r>
      <w:r w:rsidR="007D2678">
        <w:t>“</w:t>
      </w:r>
      <w:r>
        <w:t>He who dwells in the help of the Most Hig</w:t>
      </w:r>
      <w:r w:rsidR="00F017CA">
        <w:t>h”</w:t>
      </w:r>
      <w:bookmarkEnd w:id="276"/>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504BD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04BD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504BD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504BD9">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66"/>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lastRenderedPageBreak/>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67"/>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68"/>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504BD9">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504BD9">
        <w:t>Psalm</w:t>
      </w:r>
      <w:r w:rsidR="00504BD9" w:rsidRPr="00AB1781">
        <w:t xml:space="preserve"> 92</w:t>
      </w:r>
      <w:r w:rsidR="00504BD9">
        <w:t>: “The Lord is reigns, He is robed in majesty”</w:t>
      </w:r>
      <w:r>
        <w:fldChar w:fldCharType="end"/>
      </w:r>
      <w:r>
        <w:t xml:space="preserve">, page </w:t>
      </w:r>
      <w:r>
        <w:fldChar w:fldCharType="begin"/>
      </w:r>
      <w:r>
        <w:instrText xml:space="preserve"> PAGEREF _Ref412111374 \h </w:instrText>
      </w:r>
      <w:r>
        <w:fldChar w:fldCharType="separate"/>
      </w:r>
      <w:r w:rsidR="00504BD9">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504BD9">
        <w:t>Psalm</w:t>
      </w:r>
      <w:r w:rsidR="00504BD9" w:rsidRPr="00AB1781">
        <w:t xml:space="preserve"> 96</w:t>
      </w:r>
      <w:r w:rsidR="00504BD9">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504BD9">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504BD9">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504BD9">
        <w:t>Psalm</w:t>
      </w:r>
      <w:r w:rsidR="00504BD9" w:rsidRPr="00AB1781">
        <w:t xml:space="preserve"> 116</w:t>
      </w:r>
      <w:r w:rsidR="00504BD9">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504BD9">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7" w:name="_Ref435438606"/>
      <w:r w:rsidRPr="00AB1781">
        <w:t>K</w:t>
      </w:r>
      <w:r>
        <w:t>athisma</w:t>
      </w:r>
      <w:r w:rsidRPr="00AB1781">
        <w:t xml:space="preserve"> 1</w:t>
      </w:r>
      <w:r>
        <w:t>3</w:t>
      </w:r>
      <w:bookmarkEnd w:id="277"/>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69"/>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70"/>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lastRenderedPageBreak/>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71"/>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72"/>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73"/>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74"/>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75"/>
      </w:r>
      <w:r w:rsidRPr="00AB1781">
        <w:t xml:space="preserve"> in a ripe</w:t>
      </w:r>
      <w:r w:rsidR="00325B16">
        <w:rPr>
          <w:rStyle w:val="FootnoteReference"/>
        </w:rPr>
        <w:footnoteReference w:id="476"/>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8" w:name="_Ref412111374"/>
      <w:r>
        <w:lastRenderedPageBreak/>
        <w:t>Psalm</w:t>
      </w:r>
      <w:r w:rsidRPr="00AB1781">
        <w:t xml:space="preserve"> 92</w:t>
      </w:r>
      <w:r>
        <w:t xml:space="preserve">: </w:t>
      </w:r>
      <w:r w:rsidR="007D2678">
        <w:t>“The Lord is reigns</w:t>
      </w:r>
      <w:r>
        <w:t xml:space="preserve">, He is robed in </w:t>
      </w:r>
      <w:r w:rsidR="007D2678">
        <w:t>majesty”</w:t>
      </w:r>
      <w:bookmarkEnd w:id="278"/>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77"/>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504BD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04BD9">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78"/>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504BD9">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79"/>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lastRenderedPageBreak/>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80"/>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81"/>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lastRenderedPageBreak/>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82"/>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83"/>
      </w:r>
      <w:r w:rsidRPr="00AB1781">
        <w:t xml:space="preserve"> with thanksgiving</w:t>
      </w:r>
      <w:r w:rsidR="000470D3">
        <w:rPr>
          <w:rStyle w:val="FootnoteReference"/>
        </w:rPr>
        <w:footnoteReference w:id="484"/>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85"/>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486"/>
      </w:r>
      <w:r w:rsidRPr="00AB1781">
        <w:t xml:space="preserve"> and fall down</w:t>
      </w:r>
      <w:r w:rsidR="002A2713">
        <w:rPr>
          <w:rStyle w:val="FootnoteReference"/>
        </w:rPr>
        <w:footnoteReference w:id="487"/>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88"/>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89"/>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90"/>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91"/>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92"/>
      </w:r>
    </w:p>
    <w:p w14:paraId="0D54EE54" w14:textId="754B1C97" w:rsidR="008016CF" w:rsidRPr="00AB1781" w:rsidRDefault="008016CF" w:rsidP="00BF0205">
      <w:pPr>
        <w:pStyle w:val="Heading4"/>
      </w:pPr>
      <w:bookmarkStart w:id="279"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9"/>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504BD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04BD9">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lastRenderedPageBreak/>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93"/>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94"/>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95"/>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96"/>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97"/>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98"/>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99"/>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00"/>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01"/>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02"/>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504BD9">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504BD9">
        <w:t>Psalm</w:t>
      </w:r>
      <w:r w:rsidR="00504BD9" w:rsidRPr="00AB1781">
        <w:t xml:space="preserve"> 96</w:t>
      </w:r>
      <w:r w:rsidR="00504BD9">
        <w:t>: “The Lord reigns, let the earth rejoice”</w:t>
      </w:r>
      <w:r>
        <w:fldChar w:fldCharType="end"/>
      </w:r>
      <w:r>
        <w:t xml:space="preserve">, page </w:t>
      </w:r>
      <w:r>
        <w:fldChar w:fldCharType="begin"/>
      </w:r>
      <w:r>
        <w:instrText xml:space="preserve"> PAGEREF _Ref412026313 \h </w:instrText>
      </w:r>
      <w:r>
        <w:fldChar w:fldCharType="separate"/>
      </w:r>
      <w:r w:rsidR="00504BD9">
        <w:rPr>
          <w:noProof/>
        </w:rPr>
        <w:t>233</w:t>
      </w:r>
      <w:r>
        <w:fldChar w:fldCharType="end"/>
      </w:r>
      <w:r>
        <w:t>.</w:t>
      </w:r>
    </w:p>
    <w:p w14:paraId="27826D3E" w14:textId="51F45D77" w:rsidR="008016CF" w:rsidRPr="00AB1781" w:rsidRDefault="00A0015F" w:rsidP="00BF0205">
      <w:pPr>
        <w:pStyle w:val="Heading4"/>
      </w:pPr>
      <w:bookmarkStart w:id="280"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80"/>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504BD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04BD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503"/>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04"/>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05"/>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06"/>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lastRenderedPageBreak/>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07"/>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08"/>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504BD9">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504BD9">
        <w:t>Psalm</w:t>
      </w:r>
      <w:r w:rsidR="00504BD9" w:rsidRPr="00AB1781">
        <w:t xml:space="preserve"> 97</w:t>
      </w:r>
      <w:r w:rsidR="00504BD9">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504BD9">
        <w:rPr>
          <w:noProof/>
        </w:rPr>
        <w:t>234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504BD9">
        <w:t>Psalm</w:t>
      </w:r>
      <w:r w:rsidR="00504BD9" w:rsidRPr="00AB1781">
        <w:t xml:space="preserve"> 109</w:t>
      </w:r>
      <w:r w:rsidR="00504BD9">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504BD9">
        <w:rPr>
          <w:noProof/>
        </w:rPr>
        <w:t>259</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1"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1"/>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504BD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04BD9">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09"/>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504BD9">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504BD9">
        <w:t>Psalm</w:t>
      </w:r>
      <w:r w:rsidR="00504BD9" w:rsidRPr="00AB1781">
        <w:t xml:space="preserve"> 98</w:t>
      </w:r>
      <w:r w:rsidR="00504BD9">
        <w:t>: “The Lord reigns, let the peoples rage”</w:t>
      </w:r>
      <w:r>
        <w:fldChar w:fldCharType="end"/>
      </w:r>
      <w:r>
        <w:t xml:space="preserve">, page </w:t>
      </w:r>
      <w:r>
        <w:fldChar w:fldCharType="begin"/>
      </w:r>
      <w:r>
        <w:instrText xml:space="preserve"> PAGEREF _Ref412111731 \h </w:instrText>
      </w:r>
      <w:r>
        <w:fldChar w:fldCharType="separate"/>
      </w:r>
      <w:r w:rsidR="00504BD9">
        <w:rPr>
          <w:noProof/>
        </w:rPr>
        <w:t>235</w:t>
      </w:r>
      <w:r>
        <w:fldChar w:fldCharType="end"/>
      </w:r>
      <w:r>
        <w:t>.</w:t>
      </w:r>
    </w:p>
    <w:p w14:paraId="45190D05" w14:textId="5690E2E2" w:rsidR="008016CF" w:rsidRPr="00A0015F" w:rsidRDefault="00A0015F" w:rsidP="00BF0205">
      <w:pPr>
        <w:pStyle w:val="Heading4"/>
      </w:pPr>
      <w:bookmarkStart w:id="282" w:name="_Ref412111731"/>
      <w:r>
        <w:t>Psalm</w:t>
      </w:r>
      <w:r w:rsidR="008016CF" w:rsidRPr="00AB1781">
        <w:t xml:space="preserve"> 98</w:t>
      </w:r>
      <w:r>
        <w:t xml:space="preserve">: </w:t>
      </w:r>
      <w:r w:rsidR="007D2678">
        <w:t>“The Lord reigns</w:t>
      </w:r>
      <w:r>
        <w:t>, let the peoples rag</w:t>
      </w:r>
      <w:r w:rsidR="007D2678">
        <w:t>e”</w:t>
      </w:r>
      <w:bookmarkEnd w:id="282"/>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504BD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04BD9">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10"/>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11"/>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12"/>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13"/>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14"/>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15"/>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504BD9">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504BD9">
        <w:t>Psalm</w:t>
      </w:r>
      <w:r w:rsidR="00504BD9" w:rsidRPr="00AB1781">
        <w:t xml:space="preserve"> 99</w:t>
      </w:r>
      <w:r w:rsidR="00504BD9">
        <w:t>: “Shout for joy to the Lord, all the earth”</w:t>
      </w:r>
      <w:r>
        <w:fldChar w:fldCharType="end"/>
      </w:r>
      <w:r>
        <w:t xml:space="preserve">, page </w:t>
      </w:r>
      <w:r>
        <w:fldChar w:fldCharType="begin"/>
      </w:r>
      <w:r>
        <w:instrText xml:space="preserve"> PAGEREF _Ref412111741 \h </w:instrText>
      </w:r>
      <w:r>
        <w:fldChar w:fldCharType="separate"/>
      </w:r>
      <w:r w:rsidR="00504BD9">
        <w:rPr>
          <w:noProof/>
        </w:rPr>
        <w:t>236</w:t>
      </w:r>
      <w:r>
        <w:fldChar w:fldCharType="end"/>
      </w:r>
      <w:r>
        <w:t>.</w:t>
      </w:r>
    </w:p>
    <w:p w14:paraId="03F16376" w14:textId="0C4C7F9B" w:rsidR="008016CF" w:rsidRPr="00A0015F" w:rsidRDefault="00A0015F" w:rsidP="00BF0205">
      <w:pPr>
        <w:pStyle w:val="Heading4"/>
      </w:pPr>
      <w:bookmarkStart w:id="283" w:name="_Ref412111741"/>
      <w:r>
        <w:t>Psalm</w:t>
      </w:r>
      <w:r w:rsidR="008016CF" w:rsidRPr="00AB1781">
        <w:t xml:space="preserve"> 99</w:t>
      </w:r>
      <w:r>
        <w:t xml:space="preserve">: </w:t>
      </w:r>
      <w:r w:rsidR="007D2678">
        <w:t>“</w:t>
      </w:r>
      <w:r>
        <w:t>Shout for joy to the Lord, all the eart</w:t>
      </w:r>
      <w:r w:rsidR="007D2678">
        <w:t>h”</w:t>
      </w:r>
      <w:bookmarkEnd w:id="283"/>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504BD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04BD9">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16"/>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17"/>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18"/>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504BD9">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504BD9">
        <w:t>Psalm</w:t>
      </w:r>
      <w:r w:rsidR="00504BD9" w:rsidRPr="00AB1781">
        <w:t xml:space="preserve"> 100</w:t>
      </w:r>
      <w:r w:rsidR="00504BD9">
        <w:t>: “I will sing to You of mercy and judgment, O Lord”</w:t>
      </w:r>
      <w:r>
        <w:fldChar w:fldCharType="end"/>
      </w:r>
      <w:r>
        <w:t xml:space="preserve">, page </w:t>
      </w:r>
      <w:r>
        <w:fldChar w:fldCharType="begin"/>
      </w:r>
      <w:r>
        <w:instrText xml:space="preserve"> PAGEREF _Ref412111752 \h </w:instrText>
      </w:r>
      <w:r>
        <w:fldChar w:fldCharType="separate"/>
      </w:r>
      <w:r w:rsidR="00504BD9">
        <w:rPr>
          <w:noProof/>
        </w:rPr>
        <w:t>237</w:t>
      </w:r>
      <w:r>
        <w:fldChar w:fldCharType="end"/>
      </w:r>
      <w:r>
        <w:t>.</w:t>
      </w:r>
    </w:p>
    <w:p w14:paraId="1FF767BE" w14:textId="1FAD1E5E" w:rsidR="008016CF" w:rsidRPr="00A0015F" w:rsidRDefault="00A0015F" w:rsidP="00BF0205">
      <w:pPr>
        <w:pStyle w:val="Heading4"/>
      </w:pPr>
      <w:bookmarkStart w:id="284"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4"/>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504BD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04BD9">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19"/>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20"/>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21"/>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504BD9">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504BD9">
        <w:t>Psalm</w:t>
      </w:r>
      <w:r w:rsidR="00504BD9" w:rsidRPr="00AB1781">
        <w:t xml:space="preserve"> 109</w:t>
      </w:r>
      <w:r w:rsidR="00504BD9">
        <w:t>: “The Lord said to my Lord, “Sit at My right hand’”</w:t>
      </w:r>
      <w:r>
        <w:fldChar w:fldCharType="end"/>
      </w:r>
      <w:r>
        <w:t xml:space="preserve">, page </w:t>
      </w:r>
      <w:r>
        <w:fldChar w:fldCharType="begin"/>
      </w:r>
      <w:r>
        <w:instrText xml:space="preserve"> PAGEREF _Ref412026343 \h </w:instrText>
      </w:r>
      <w:r>
        <w:fldChar w:fldCharType="separate"/>
      </w:r>
      <w:r w:rsidR="00504BD9">
        <w:rPr>
          <w:noProof/>
        </w:rPr>
        <w:t>259</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5" w:name="_Ref435438613"/>
      <w:r w:rsidRPr="00AB1781">
        <w:t>K</w:t>
      </w:r>
      <w:r>
        <w:t>athisma</w:t>
      </w:r>
      <w:r w:rsidRPr="00AB1781">
        <w:t xml:space="preserve"> 1</w:t>
      </w:r>
      <w:r>
        <w:t>4</w:t>
      </w:r>
      <w:bookmarkEnd w:id="285"/>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lastRenderedPageBreak/>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22"/>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23"/>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24"/>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lastRenderedPageBreak/>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25"/>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26"/>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27"/>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lastRenderedPageBreak/>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28"/>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29"/>
      </w:r>
      <w:r w:rsidRPr="00AB1781">
        <w:t xml:space="preserve"> from us.</w:t>
      </w:r>
      <w:r w:rsidRPr="00AB1781">
        <w:rPr>
          <w:rStyle w:val="FootnoteReference"/>
        </w:rPr>
        <w:footnoteReference w:id="53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3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32"/>
      </w:r>
    </w:p>
    <w:p w14:paraId="2B0A2F86" w14:textId="2304E765" w:rsidR="00EC728E" w:rsidRPr="00AB1781" w:rsidRDefault="00EC728E" w:rsidP="00EC728E">
      <w:pPr>
        <w:pStyle w:val="EnglishHangNoCoptic"/>
      </w:pPr>
      <w:r w:rsidRPr="00AB1781">
        <w:lastRenderedPageBreak/>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3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3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35"/>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3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3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38"/>
      </w:r>
      <w:r w:rsidR="00342E73">
        <w:t xml:space="preserve"> flames of fire.</w:t>
      </w:r>
      <w:r w:rsidRPr="00AB1781">
        <w:rPr>
          <w:rStyle w:val="FootnoteReference"/>
        </w:rPr>
        <w:footnoteReference w:id="53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4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4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lastRenderedPageBreak/>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42"/>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4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lastRenderedPageBreak/>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44"/>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45"/>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46"/>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lastRenderedPageBreak/>
        <w:t xml:space="preserve">34 May my </w:t>
      </w:r>
      <w:r w:rsidR="00915FD3">
        <w:t>words</w:t>
      </w:r>
      <w:r w:rsidR="00915FD3">
        <w:rPr>
          <w:rStyle w:val="FootnoteReference"/>
        </w:rPr>
        <w:footnoteReference w:id="547"/>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48"/>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49"/>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50"/>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51"/>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52"/>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lastRenderedPageBreak/>
        <w:t>8 He never forgets His covenant</w:t>
      </w:r>
      <w:r w:rsidR="00321F6F">
        <w:rPr>
          <w:rStyle w:val="FootnoteReference"/>
        </w:rPr>
        <w:footnoteReference w:id="553"/>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54"/>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55"/>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56"/>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57"/>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lastRenderedPageBreak/>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58"/>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59"/>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60"/>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61"/>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6" w:name="_Ref435438622"/>
      <w:r w:rsidRPr="00AB1781">
        <w:t>K</w:t>
      </w:r>
      <w:r>
        <w:t>athisma</w:t>
      </w:r>
      <w:r w:rsidRPr="00AB1781">
        <w:t xml:space="preserve"> 1</w:t>
      </w:r>
      <w:r>
        <w:t>5</w:t>
      </w:r>
      <w:bookmarkEnd w:id="286"/>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62"/>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63"/>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lastRenderedPageBreak/>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64"/>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65"/>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66"/>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67"/>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68"/>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69"/>
      </w:r>
    </w:p>
    <w:p w14:paraId="49218C47" w14:textId="1DC4F17B" w:rsidR="00510795" w:rsidRPr="00AB1781" w:rsidRDefault="00510795" w:rsidP="00510795">
      <w:pPr>
        <w:pStyle w:val="EnglishHangNoCoptic"/>
      </w:pPr>
      <w:r w:rsidRPr="00AB1781">
        <w:lastRenderedPageBreak/>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70"/>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71"/>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72"/>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73"/>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74"/>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lastRenderedPageBreak/>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75"/>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76"/>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77"/>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lastRenderedPageBreak/>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78"/>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79"/>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80"/>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81"/>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82"/>
      </w:r>
      <w:r w:rsidRPr="00AB1781">
        <w:t>.</w:t>
      </w:r>
    </w:p>
    <w:p w14:paraId="3949FD98" w14:textId="31269A6F" w:rsidR="00510795" w:rsidRPr="00AB1781" w:rsidRDefault="00510795" w:rsidP="00510795">
      <w:pPr>
        <w:pStyle w:val="EnglishHangNoCoptic"/>
      </w:pPr>
      <w:r w:rsidRPr="00AB1781">
        <w:lastRenderedPageBreak/>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83"/>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84"/>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85"/>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lastRenderedPageBreak/>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86"/>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87"/>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88"/>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89"/>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lastRenderedPageBreak/>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90"/>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lastRenderedPageBreak/>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91"/>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92"/>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93"/>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94"/>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95"/>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lastRenderedPageBreak/>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96"/>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lastRenderedPageBreak/>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597"/>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98"/>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99"/>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lastRenderedPageBreak/>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00"/>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7" w:name="_Ref435990041"/>
      <w:r>
        <w:t>Kathisma 16</w:t>
      </w:r>
      <w:bookmarkEnd w:id="287"/>
    </w:p>
    <w:p w14:paraId="10F0C415" w14:textId="0AB078EF" w:rsidR="00510795" w:rsidRPr="00267F42" w:rsidRDefault="00267F42" w:rsidP="00BF0205">
      <w:pPr>
        <w:pStyle w:val="Heading4"/>
      </w:pPr>
      <w:bookmarkStart w:id="288" w:name="_Ref412026343"/>
      <w:r>
        <w:t>Psalm</w:t>
      </w:r>
      <w:r w:rsidR="00510795" w:rsidRPr="00AB1781">
        <w:t xml:space="preserve"> 109</w:t>
      </w:r>
      <w:r>
        <w:t xml:space="preserve">: </w:t>
      </w:r>
      <w:r w:rsidR="00E67F94">
        <w:t>“The Lord said to my Lord, “</w:t>
      </w:r>
      <w:r>
        <w:t>Sit at My right han</w:t>
      </w:r>
      <w:r w:rsidR="00E67F94">
        <w:t>d’”</w:t>
      </w:r>
      <w:bookmarkEnd w:id="288"/>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504BD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04BD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01"/>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02"/>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03"/>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04"/>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05"/>
      </w:r>
      <w:r w:rsidRPr="00AB1781">
        <w:t>.</w:t>
      </w:r>
      <w:r w:rsidRPr="00AB1781">
        <w:rPr>
          <w:rStyle w:val="FootnoteReference"/>
        </w:rPr>
        <w:footnoteReference w:id="606"/>
      </w:r>
    </w:p>
    <w:p w14:paraId="7791C5D2" w14:textId="74D157B1" w:rsidR="00510795" w:rsidRPr="00AB1781" w:rsidRDefault="00510795" w:rsidP="00267F42">
      <w:pPr>
        <w:pStyle w:val="EnglishHangNoCoptic"/>
      </w:pPr>
      <w:r w:rsidRPr="00AB1781">
        <w:lastRenderedPageBreak/>
        <w:t xml:space="preserve">4 The Lord has sworn and will not </w:t>
      </w:r>
      <w:r w:rsidR="00AB05E1">
        <w:t>repent</w:t>
      </w:r>
      <w:r w:rsidR="00AB05E1">
        <w:rPr>
          <w:rStyle w:val="FootnoteReference"/>
        </w:rPr>
        <w:footnoteReference w:id="607"/>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08"/>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09"/>
      </w:r>
    </w:p>
    <w:p w14:paraId="3ABB1A49" w14:textId="2E67DD70" w:rsidR="00B35B25" w:rsidRDefault="00B35B25" w:rsidP="00E611C7">
      <w:pPr>
        <w:pStyle w:val="Rubric"/>
      </w:pPr>
      <w:r>
        <w:t xml:space="preserve">Alleluia. </w:t>
      </w:r>
      <w:r>
        <w:fldChar w:fldCharType="begin"/>
      </w:r>
      <w:r>
        <w:instrText xml:space="preserve"> REF _Ref434576249 \h  \* MERGEFORMAT </w:instrText>
      </w:r>
      <w:r>
        <w:fldChar w:fldCharType="separate"/>
      </w:r>
      <w:r w:rsidR="00504BD9">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504BD9">
        <w:t>Psalm</w:t>
      </w:r>
      <w:r w:rsidR="00504BD9" w:rsidRPr="00AB1781">
        <w:t xml:space="preserve"> 110</w:t>
      </w:r>
      <w:r w:rsidR="00504BD9">
        <w:t>: “I will confess You, O Lord, with my whole heart”</w:t>
      </w:r>
      <w:r>
        <w:fldChar w:fldCharType="end"/>
      </w:r>
      <w:r>
        <w:t xml:space="preserve">, page </w:t>
      </w:r>
      <w:r>
        <w:fldChar w:fldCharType="begin"/>
      </w:r>
      <w:r>
        <w:instrText xml:space="preserve"> PAGEREF _Ref412111792 \h </w:instrText>
      </w:r>
      <w:r>
        <w:fldChar w:fldCharType="separate"/>
      </w:r>
      <w:r w:rsidR="00504BD9">
        <w:rPr>
          <w:noProof/>
        </w:rPr>
        <w:t>260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504BD9">
        <w:t>Psalm</w:t>
      </w:r>
      <w:r w:rsidR="00504BD9" w:rsidRPr="00AB1781">
        <w:t xml:space="preserve"> 114</w:t>
      </w:r>
      <w:r w:rsidR="00504BD9">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504BD9">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9"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9"/>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504BD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04BD9">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10"/>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11"/>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12"/>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13"/>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lastRenderedPageBreak/>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14"/>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15"/>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16"/>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17"/>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18"/>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504BD9">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504BD9">
        <w:t>Psalm</w:t>
      </w:r>
      <w:r w:rsidR="00504BD9" w:rsidRPr="00AB1781">
        <w:t xml:space="preserve"> 111</w:t>
      </w:r>
      <w:r w:rsidR="00504BD9">
        <w:t>: “Blessed is the man who fears the Lord”</w:t>
      </w:r>
      <w:r>
        <w:fldChar w:fldCharType="end"/>
      </w:r>
      <w:r>
        <w:t xml:space="preserve">, page </w:t>
      </w:r>
      <w:r>
        <w:fldChar w:fldCharType="begin"/>
      </w:r>
      <w:r>
        <w:instrText xml:space="preserve"> PAGEREF _Ref412111806 \h </w:instrText>
      </w:r>
      <w:r>
        <w:fldChar w:fldCharType="separate"/>
      </w:r>
      <w:r w:rsidR="00504BD9">
        <w:rPr>
          <w:noProof/>
        </w:rPr>
        <w:t>261</w:t>
      </w:r>
      <w:r>
        <w:fldChar w:fldCharType="end"/>
      </w:r>
      <w:r>
        <w:t>.</w:t>
      </w:r>
    </w:p>
    <w:p w14:paraId="15C2806A" w14:textId="7A8D6D1E" w:rsidR="00510795" w:rsidRPr="00267F42" w:rsidRDefault="00267F42" w:rsidP="00BF0205">
      <w:pPr>
        <w:pStyle w:val="Heading4"/>
      </w:pPr>
      <w:bookmarkStart w:id="290" w:name="_Ref412111806"/>
      <w:r>
        <w:t>Psalm</w:t>
      </w:r>
      <w:r w:rsidR="00510795" w:rsidRPr="00AB1781">
        <w:t xml:space="preserve"> 111</w:t>
      </w:r>
      <w:r>
        <w:t xml:space="preserve">: </w:t>
      </w:r>
      <w:r w:rsidR="00E67F94">
        <w:t>“</w:t>
      </w:r>
      <w:r>
        <w:t>Blessed is the man who fears the Lor</w:t>
      </w:r>
      <w:r w:rsidR="00E67F94">
        <w:t>d”</w:t>
      </w:r>
      <w:bookmarkEnd w:id="290"/>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504BD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04BD9">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lastRenderedPageBreak/>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19"/>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20"/>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21"/>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22"/>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23"/>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24"/>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504BD9">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504BD9">
        <w:t>Psalm</w:t>
      </w:r>
      <w:r w:rsidR="00504BD9" w:rsidRPr="00AB1781">
        <w:t xml:space="preserve"> 112</w:t>
      </w:r>
      <w:r w:rsidR="00504BD9">
        <w:t>: “Praise the Lord, you children”</w:t>
      </w:r>
      <w:r>
        <w:fldChar w:fldCharType="end"/>
      </w:r>
      <w:r>
        <w:t xml:space="preserve">, page </w:t>
      </w:r>
      <w:r>
        <w:fldChar w:fldCharType="begin"/>
      </w:r>
      <w:r>
        <w:instrText xml:space="preserve"> PAGEREF _Ref412098484 \h </w:instrText>
      </w:r>
      <w:r>
        <w:fldChar w:fldCharType="separate"/>
      </w:r>
      <w:r w:rsidR="00504BD9">
        <w:rPr>
          <w:noProof/>
        </w:rPr>
        <w:t>262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1"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25"/>
      </w:r>
      <w:r w:rsidR="00267F42">
        <w:t xml:space="preserve">: </w:t>
      </w:r>
      <w:r w:rsidR="00E67F94">
        <w:t>“</w:t>
      </w:r>
      <w:r w:rsidR="00267F42">
        <w:t>Praise the Lord, you childre</w:t>
      </w:r>
      <w:r w:rsidR="00E67F94">
        <w:t>n”</w:t>
      </w:r>
      <w:bookmarkEnd w:id="291"/>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 xml:space="preserve"> (additional to the original 12). </w:t>
      </w:r>
      <w:r>
        <w:fldChar w:fldCharType="begin"/>
      </w:r>
      <w:r>
        <w:instrText xml:space="preserve"> REF _Ref434576482 \h </w:instrText>
      </w:r>
      <w:r>
        <w:fldChar w:fldCharType="separate"/>
      </w:r>
      <w:r w:rsidR="00504BD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04BD9">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26"/>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continue with </w:t>
      </w:r>
      <w:r>
        <w:fldChar w:fldCharType="begin"/>
      </w:r>
      <w:r>
        <w:instrText xml:space="preserve"> REF _Ref412098508 \h </w:instrText>
      </w:r>
      <w:r>
        <w:fldChar w:fldCharType="separate"/>
      </w:r>
      <w:r w:rsidR="00504BD9">
        <w:t>Psalm</w:t>
      </w:r>
      <w:r w:rsidR="00504BD9" w:rsidRPr="00AB1781">
        <w:t xml:space="preserve"> 142</w:t>
      </w:r>
      <w:r w:rsidR="00504BD9">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504BD9">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504BD9">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504BD9">
        <w:t>Psalm</w:t>
      </w:r>
      <w:r w:rsidR="00504BD9" w:rsidRPr="00AB1781">
        <w:t xml:space="preserve"> 114</w:t>
      </w:r>
      <w:r w:rsidR="00504BD9">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504BD9">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lastRenderedPageBreak/>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27"/>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28"/>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29"/>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30"/>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31"/>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lastRenderedPageBreak/>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32"/>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33"/>
      </w:r>
      <w:r w:rsidR="00510795" w:rsidRPr="00AB1781">
        <w:t>.</w:t>
      </w:r>
    </w:p>
    <w:p w14:paraId="397629CE" w14:textId="75AE80C9" w:rsidR="00510795" w:rsidRPr="00267F42" w:rsidRDefault="00267F42" w:rsidP="00BF0205">
      <w:pPr>
        <w:pStyle w:val="Heading4"/>
      </w:pPr>
      <w:bookmarkStart w:id="292" w:name="_Ref412026361"/>
      <w:r>
        <w:lastRenderedPageBreak/>
        <w:t>Psalm</w:t>
      </w:r>
      <w:r w:rsidR="00510795" w:rsidRPr="00AB1781">
        <w:t xml:space="preserve"> 114</w:t>
      </w:r>
      <w:r>
        <w:t xml:space="preserve">: </w:t>
      </w:r>
      <w:r w:rsidR="00E67F94">
        <w:t>“</w:t>
      </w:r>
      <w:r>
        <w:t>I love Him</w:t>
      </w:r>
      <w:r w:rsidR="00E67F94">
        <w:t>,</w:t>
      </w:r>
      <w:r>
        <w:t xml:space="preserve"> because the Lord </w:t>
      </w:r>
      <w:r w:rsidR="00E67F94">
        <w:t>will hear”</w:t>
      </w:r>
      <w:bookmarkEnd w:id="292"/>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504BD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04BD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34"/>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35"/>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36"/>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37"/>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38"/>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504BD9">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504BD9">
        <w:t>Psalm</w:t>
      </w:r>
      <w:r w:rsidR="00504BD9" w:rsidRPr="00AB1781">
        <w:t xml:space="preserve"> 115</w:t>
      </w:r>
      <w:r w:rsidR="00504BD9">
        <w:t>: “I believed; therefore I spoke; but I was greatly humbled”</w:t>
      </w:r>
      <w:r>
        <w:fldChar w:fldCharType="end"/>
      </w:r>
      <w:r>
        <w:t xml:space="preserve">, page </w:t>
      </w:r>
      <w:r>
        <w:fldChar w:fldCharType="begin"/>
      </w:r>
      <w:r>
        <w:instrText xml:space="preserve"> PAGEREF _Ref412026376 \h </w:instrText>
      </w:r>
      <w:r>
        <w:fldChar w:fldCharType="separate"/>
      </w:r>
      <w:r w:rsidR="00504BD9">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12820AB0" w:rsidR="00510795" w:rsidRPr="00267F42" w:rsidRDefault="00267F42" w:rsidP="00BF0205">
      <w:pPr>
        <w:pStyle w:val="Heading4"/>
      </w:pPr>
      <w:bookmarkStart w:id="293"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3"/>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504BD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04BD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39"/>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40"/>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41"/>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42"/>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43"/>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44"/>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45"/>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46"/>
      </w:r>
    </w:p>
    <w:p w14:paraId="62632BBF" w14:textId="77777777" w:rsidR="00510795" w:rsidRPr="00AB1781" w:rsidRDefault="00510795" w:rsidP="00267F42">
      <w:pPr>
        <w:pStyle w:val="EnglishHangNoCoptic"/>
      </w:pPr>
      <w:r w:rsidRPr="00AB1781">
        <w:lastRenderedPageBreak/>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504BD9">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504BD9">
        <w:t>Psalm</w:t>
      </w:r>
      <w:r w:rsidR="00504BD9" w:rsidRPr="00AB1781">
        <w:t xml:space="preserve"> 120</w:t>
      </w:r>
      <w:r w:rsidR="00504BD9">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504BD9">
        <w:rPr>
          <w:noProof/>
        </w:rPr>
        <w:t>288</w:t>
      </w:r>
      <w:r w:rsidR="00E611C7">
        <w:fldChar w:fldCharType="end"/>
      </w:r>
      <w:r w:rsidR="00E611C7">
        <w:t>.</w:t>
      </w:r>
    </w:p>
    <w:p w14:paraId="2E64A8D8" w14:textId="4F0384A6" w:rsidR="00510795" w:rsidRPr="00267F42" w:rsidRDefault="00267F42" w:rsidP="00BF0205">
      <w:pPr>
        <w:pStyle w:val="Heading4"/>
      </w:pPr>
      <w:bookmarkStart w:id="294" w:name="_Ref411967180"/>
      <w:r>
        <w:t>Psalm</w:t>
      </w:r>
      <w:r w:rsidR="00510795" w:rsidRPr="00AB1781">
        <w:t xml:space="preserve"> 116</w:t>
      </w:r>
      <w:r>
        <w:t xml:space="preserve">: </w:t>
      </w:r>
      <w:r w:rsidR="00E67F94">
        <w:t xml:space="preserve">“Praise the Lord, all </w:t>
      </w:r>
      <w:r>
        <w:t>you nations</w:t>
      </w:r>
      <w:r w:rsidR="00E67F94">
        <w:t>”</w:t>
      </w:r>
      <w:bookmarkEnd w:id="294"/>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504BD9">
        <w:rPr>
          <w:lang w:val="en-GB"/>
        </w:rPr>
        <w:t>The Psalms of Sunset (Vespers)</w:t>
      </w:r>
      <w:r>
        <w:fldChar w:fldCharType="end"/>
      </w:r>
      <w:r>
        <w:t xml:space="preserve">, page </w:t>
      </w:r>
      <w:r>
        <w:fldChar w:fldCharType="begin"/>
      </w:r>
      <w:r>
        <w:instrText xml:space="preserve"> PAGEREF _Ref434576694 \h </w:instrText>
      </w:r>
      <w:r>
        <w:fldChar w:fldCharType="separate"/>
      </w:r>
      <w:r w:rsidR="00504BD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504BD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504BD9">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47"/>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48"/>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504BD9">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504BD9">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504BD9">
        <w:t>Psalm</w:t>
      </w:r>
      <w:r w:rsidR="00504BD9" w:rsidRPr="00AB1781">
        <w:t xml:space="preserve"> 117</w:t>
      </w:r>
      <w:r w:rsidR="00504BD9">
        <w:t>: “Confess the Lord, He is good”</w:t>
      </w:r>
      <w:r>
        <w:fldChar w:fldCharType="end"/>
      </w:r>
      <w:r>
        <w:t xml:space="preserve">, page </w:t>
      </w:r>
      <w:r>
        <w:fldChar w:fldCharType="begin"/>
      </w:r>
      <w:r>
        <w:instrText xml:space="preserve"> PAGEREF _Ref411967211 \h </w:instrText>
      </w:r>
      <w:r>
        <w:fldChar w:fldCharType="separate"/>
      </w:r>
      <w:r w:rsidR="00504BD9">
        <w:rPr>
          <w:noProof/>
        </w:rPr>
        <w:t>268</w:t>
      </w:r>
      <w:r>
        <w:fldChar w:fldCharType="end"/>
      </w:r>
      <w:r>
        <w:t>.</w:t>
      </w:r>
    </w:p>
    <w:p w14:paraId="0CBD83A7" w14:textId="74CB9E6B" w:rsidR="00510795" w:rsidRPr="00267F42" w:rsidRDefault="00267F42" w:rsidP="00BF0205">
      <w:pPr>
        <w:pStyle w:val="Heading4"/>
      </w:pPr>
      <w:bookmarkStart w:id="295" w:name="_Ref411967211"/>
      <w:r>
        <w:t>Psalm</w:t>
      </w:r>
      <w:r w:rsidR="00510795" w:rsidRPr="00AB1781">
        <w:t xml:space="preserve"> 117</w:t>
      </w:r>
      <w:r>
        <w:t xml:space="preserve">: </w:t>
      </w:r>
      <w:r w:rsidR="00E67F94">
        <w:t>“Confess</w:t>
      </w:r>
      <w:r>
        <w:t xml:space="preserve"> the Lord, He is goo</w:t>
      </w:r>
      <w:r w:rsidR="00E67F94">
        <w:t>d”</w:t>
      </w:r>
      <w:bookmarkEnd w:id="295"/>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504BD9">
        <w:rPr>
          <w:lang w:val="en-GB"/>
        </w:rPr>
        <w:t>The Psalms of Sunset (Vespers)</w:t>
      </w:r>
      <w:r>
        <w:fldChar w:fldCharType="end"/>
      </w:r>
      <w:r>
        <w:t xml:space="preserve">, page </w:t>
      </w:r>
      <w:r>
        <w:fldChar w:fldCharType="begin"/>
      </w:r>
      <w:r>
        <w:instrText xml:space="preserve"> PAGEREF _Ref434576694 \h </w:instrText>
      </w:r>
      <w:r>
        <w:fldChar w:fldCharType="separate"/>
      </w:r>
      <w:r w:rsidR="00504BD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504BD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504BD9">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49"/>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50"/>
      </w:r>
      <w:r w:rsidRPr="00AB1781">
        <w:t xml:space="preserve"> </w:t>
      </w:r>
      <w:r w:rsidR="001E3A06">
        <w:t>endures forever</w:t>
      </w:r>
      <w:r w:rsidRPr="00AB1781">
        <w:t>.</w:t>
      </w:r>
    </w:p>
    <w:p w14:paraId="0DBE3C88" w14:textId="58820AD7" w:rsidR="00510795" w:rsidRPr="00AB1781" w:rsidRDefault="001E3A06" w:rsidP="00267F42">
      <w:pPr>
        <w:pStyle w:val="EnglishHangNoCoptic"/>
      </w:pPr>
      <w:r>
        <w:lastRenderedPageBreak/>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51"/>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52"/>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lastRenderedPageBreak/>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53"/>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54"/>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55"/>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56"/>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57"/>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58"/>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59"/>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60"/>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61"/>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62"/>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504BD9">
        <w:t>The Psalms of the Eleventh Hour (Little Vespers)</w:t>
      </w:r>
      <w:r>
        <w:fldChar w:fldCharType="end"/>
      </w:r>
      <w:r>
        <w:t xml:space="preserve"> continue with </w:t>
      </w:r>
      <w:r>
        <w:fldChar w:fldCharType="begin"/>
      </w:r>
      <w:r>
        <w:instrText xml:space="preserve"> REF _Ref411967235 \h </w:instrText>
      </w:r>
      <w:r>
        <w:fldChar w:fldCharType="separate"/>
      </w:r>
      <w:r w:rsidR="00504BD9">
        <w:t>Psalm</w:t>
      </w:r>
      <w:r w:rsidR="00504BD9" w:rsidRPr="00AB1781">
        <w:t xml:space="preserve"> 119</w:t>
      </w:r>
      <w:r w:rsidR="00504BD9">
        <w:t>: “When I was afflicted, I cried out to the Lord”</w:t>
      </w:r>
      <w:r>
        <w:fldChar w:fldCharType="end"/>
      </w:r>
      <w:r>
        <w:t xml:space="preserve">, page </w:t>
      </w:r>
      <w:r>
        <w:fldChar w:fldCharType="begin"/>
      </w:r>
      <w:r>
        <w:instrText xml:space="preserve"> PAGEREF _Ref411967235 \h </w:instrText>
      </w:r>
      <w:r>
        <w:fldChar w:fldCharType="separate"/>
      </w:r>
      <w:r w:rsidR="00504BD9">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504BD9">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504BD9">
        <w:t>Psalm</w:t>
      </w:r>
      <w:r w:rsidR="00504BD9" w:rsidRPr="00AB1781">
        <w:t xml:space="preserve"> 118</w:t>
      </w:r>
      <w:r w:rsidR="00504BD9">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504BD9">
        <w:rPr>
          <w:noProof/>
        </w:rPr>
        <w:t>271</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6" w:name="_Ref435990049"/>
      <w:r>
        <w:t>Kathisma 17</w:t>
      </w:r>
      <w:bookmarkEnd w:id="296"/>
    </w:p>
    <w:p w14:paraId="5D7D7323" w14:textId="4F44AF1E" w:rsidR="00385CB8" w:rsidRPr="00385CB8" w:rsidRDefault="00385CB8" w:rsidP="00BF0205">
      <w:pPr>
        <w:pStyle w:val="Heading4"/>
      </w:pPr>
      <w:bookmarkStart w:id="297"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7"/>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63"/>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64"/>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65"/>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66"/>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67"/>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68"/>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69"/>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70"/>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71"/>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72"/>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73"/>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74"/>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75"/>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76"/>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77"/>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78"/>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79"/>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80"/>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81"/>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82"/>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83"/>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84"/>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85"/>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86"/>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87"/>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88"/>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89"/>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90"/>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91"/>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92"/>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93"/>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94"/>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695"/>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96"/>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97"/>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98"/>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99"/>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00"/>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01"/>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02"/>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03"/>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lastRenderedPageBreak/>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04"/>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05"/>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06"/>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07"/>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08"/>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09"/>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8"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8"/>
    </w:p>
    <w:p w14:paraId="1B546F80" w14:textId="2E61EE00" w:rsidR="006D2FE5" w:rsidRDefault="006D2FE5" w:rsidP="006D2FE5">
      <w:pPr>
        <w:pStyle w:val="Rubric"/>
      </w:pPr>
      <w:r>
        <w:fldChar w:fldCharType="begin"/>
      </w:r>
      <w:r>
        <w:instrText xml:space="preserve"> REF _Ref434578449 \h </w:instrText>
      </w:r>
      <w:r>
        <w:fldChar w:fldCharType="separate"/>
      </w:r>
      <w:r w:rsidR="00504BD9">
        <w:rPr>
          <w:lang w:val="en-GB"/>
        </w:rPr>
        <w:t>The Psalms of the Veil</w:t>
      </w:r>
      <w:r>
        <w:fldChar w:fldCharType="end"/>
      </w:r>
      <w:r>
        <w:t xml:space="preserve">, page </w:t>
      </w:r>
      <w:r>
        <w:fldChar w:fldCharType="begin"/>
      </w:r>
      <w:r>
        <w:instrText xml:space="preserve"> PAGEREF _Ref434578449 \h </w:instrText>
      </w:r>
      <w:r>
        <w:fldChar w:fldCharType="separate"/>
      </w:r>
      <w:r w:rsidR="00504BD9">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504BD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504BD9">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lastRenderedPageBreak/>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10"/>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504BD9">
        <w:rPr>
          <w:lang w:val="en-GB"/>
        </w:rPr>
        <w:t>The Psalms of the Veil</w:t>
      </w:r>
      <w:r>
        <w:fldChar w:fldCharType="end"/>
      </w:r>
      <w:r>
        <w:t xml:space="preserve"> continue with </w:t>
      </w:r>
      <w:r>
        <w:fldChar w:fldCharType="begin"/>
      </w:r>
      <w:r>
        <w:instrText xml:space="preserve"> REF _Ref434579051 \h </w:instrText>
      </w:r>
      <w:r>
        <w:fldChar w:fldCharType="separate"/>
      </w:r>
      <w:r w:rsidR="00504BD9">
        <w:t>Psalm 118 Part 21 (</w:t>
      </w:r>
      <w:r w:rsidR="00504BD9" w:rsidRPr="0082523C">
        <w:rPr>
          <w:rFonts w:ascii="Tahoma" w:eastAsia="Tahoma" w:hAnsi="Tahoma" w:cs="Tahoma"/>
        </w:rPr>
        <w:t>ש</w:t>
      </w:r>
      <w:r w:rsidR="00504BD9">
        <w:t>): “Rulers persecute me without cause”</w:t>
      </w:r>
      <w:r>
        <w:fldChar w:fldCharType="end"/>
      </w:r>
      <w:r>
        <w:t>.</w:t>
      </w:r>
    </w:p>
    <w:p w14:paraId="4DDA1B57" w14:textId="1B122AC3" w:rsidR="00494693" w:rsidRPr="00494693" w:rsidRDefault="00494693" w:rsidP="00BF0205">
      <w:pPr>
        <w:pStyle w:val="Heading5"/>
      </w:pPr>
      <w:bookmarkStart w:id="299"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299"/>
    </w:p>
    <w:p w14:paraId="4357BBBC" w14:textId="3E2C9C66" w:rsidR="006D2FE5" w:rsidRDefault="006D2FE5" w:rsidP="006D2FE5">
      <w:pPr>
        <w:pStyle w:val="Rubric"/>
      </w:pPr>
      <w:r>
        <w:fldChar w:fldCharType="begin"/>
      </w:r>
      <w:r>
        <w:instrText xml:space="preserve"> REF _Ref434578449 \h </w:instrText>
      </w:r>
      <w:r>
        <w:fldChar w:fldCharType="separate"/>
      </w:r>
      <w:r w:rsidR="00504BD9">
        <w:rPr>
          <w:lang w:val="en-GB"/>
        </w:rPr>
        <w:t>The Psalms of the Veil</w:t>
      </w:r>
      <w:r>
        <w:fldChar w:fldCharType="end"/>
      </w:r>
      <w:r>
        <w:t xml:space="preserve">, page </w:t>
      </w:r>
      <w:r>
        <w:fldChar w:fldCharType="begin"/>
      </w:r>
      <w:r>
        <w:instrText xml:space="preserve"> PAGEREF _Ref434578449 \h </w:instrText>
      </w:r>
      <w:r>
        <w:fldChar w:fldCharType="separate"/>
      </w:r>
      <w:r w:rsidR="00504BD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504BD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504BD9">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11"/>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lastRenderedPageBreak/>
        <w:t xml:space="preserve">165 </w:t>
      </w:r>
      <w:r w:rsidR="00922B79">
        <w:t>Those who love Your law</w:t>
      </w:r>
      <w:r w:rsidR="00922B79">
        <w:rPr>
          <w:rStyle w:val="FootnoteReference"/>
        </w:rPr>
        <w:footnoteReference w:id="712"/>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504BD9">
        <w:rPr>
          <w:lang w:val="en-GB"/>
        </w:rPr>
        <w:t>The Psalms of the Veil</w:t>
      </w:r>
      <w:r>
        <w:fldChar w:fldCharType="end"/>
      </w:r>
      <w:r>
        <w:t xml:space="preserve"> continue with </w:t>
      </w:r>
      <w:r>
        <w:fldChar w:fldCharType="begin"/>
      </w:r>
      <w:r>
        <w:instrText xml:space="preserve"> REF _Ref434579065 \h </w:instrText>
      </w:r>
      <w:r>
        <w:fldChar w:fldCharType="separate"/>
      </w:r>
      <w:r w:rsidR="00504BD9">
        <w:t>Psalm 118 Part 22 (</w:t>
      </w:r>
      <w:r w:rsidR="00504BD9" w:rsidRPr="0082523C">
        <w:rPr>
          <w:rFonts w:ascii="Tahoma" w:eastAsia="Tahoma" w:hAnsi="Tahoma" w:cs="Tahoma"/>
        </w:rPr>
        <w:t>ת</w:t>
      </w:r>
      <w:r w:rsidR="00504BD9">
        <w:t>): “Let my supplication come before You, O Lord”</w:t>
      </w:r>
      <w:r>
        <w:fldChar w:fldCharType="end"/>
      </w:r>
      <w:r>
        <w:t>.</w:t>
      </w:r>
    </w:p>
    <w:p w14:paraId="473F235B" w14:textId="730800CE" w:rsidR="00494693" w:rsidRPr="00AB1781" w:rsidRDefault="00494693" w:rsidP="00BF0205">
      <w:pPr>
        <w:pStyle w:val="Heading5"/>
      </w:pPr>
      <w:bookmarkStart w:id="300"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0"/>
    </w:p>
    <w:p w14:paraId="5C3C407C" w14:textId="2199CCA4" w:rsidR="006D2FE5" w:rsidRDefault="006D2FE5" w:rsidP="006D2FE5">
      <w:pPr>
        <w:pStyle w:val="Rubric"/>
      </w:pPr>
      <w:r>
        <w:fldChar w:fldCharType="begin"/>
      </w:r>
      <w:r>
        <w:instrText xml:space="preserve"> REF _Ref434578449 \h </w:instrText>
      </w:r>
      <w:r>
        <w:fldChar w:fldCharType="separate"/>
      </w:r>
      <w:r w:rsidR="00504BD9">
        <w:rPr>
          <w:lang w:val="en-GB"/>
        </w:rPr>
        <w:t>The Psalms of the Veil</w:t>
      </w:r>
      <w:r>
        <w:fldChar w:fldCharType="end"/>
      </w:r>
      <w:r>
        <w:t xml:space="preserve">, page </w:t>
      </w:r>
      <w:r>
        <w:fldChar w:fldCharType="begin"/>
      </w:r>
      <w:r>
        <w:instrText xml:space="preserve"> PAGEREF _Ref434578449 \h </w:instrText>
      </w:r>
      <w:r>
        <w:fldChar w:fldCharType="separate"/>
      </w:r>
      <w:r w:rsidR="00504BD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504BD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504BD9">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13"/>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504BD9">
        <w:rPr>
          <w:lang w:val="en-GB"/>
        </w:rPr>
        <w:t>The Psalms of the Veil</w:t>
      </w:r>
      <w:r>
        <w:fldChar w:fldCharType="end"/>
      </w:r>
      <w:r>
        <w:t xml:space="preserve"> and </w:t>
      </w:r>
      <w:r>
        <w:fldChar w:fldCharType="begin"/>
      </w:r>
      <w:r>
        <w:instrText xml:space="preserve"> REF _Ref448127130 \h </w:instrText>
      </w:r>
      <w:r>
        <w:fldChar w:fldCharType="separate"/>
      </w:r>
      <w:r w:rsidR="00504BD9">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1" w:name="_Ref435990063"/>
      <w:r>
        <w:lastRenderedPageBreak/>
        <w:t>Kathisma 18</w:t>
      </w:r>
      <w:bookmarkEnd w:id="301"/>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2" w:name="_Ref411967235"/>
      <w:r>
        <w:t>Psalm</w:t>
      </w:r>
      <w:r w:rsidRPr="00AB1781">
        <w:t xml:space="preserve"> 119</w:t>
      </w:r>
      <w:r>
        <w:t xml:space="preserve">: </w:t>
      </w:r>
      <w:r w:rsidR="00E67F94">
        <w:t>“When I was afflicted, I cried out to the Lord”</w:t>
      </w:r>
      <w:bookmarkEnd w:id="302"/>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504BD9">
        <w:rPr>
          <w:lang w:val="en-GB"/>
        </w:rPr>
        <w:t>The Psalms of Sunset (Vespers)</w:t>
      </w:r>
      <w:r>
        <w:fldChar w:fldCharType="end"/>
      </w:r>
      <w:r>
        <w:t xml:space="preserve">, page </w:t>
      </w:r>
      <w:r>
        <w:fldChar w:fldCharType="begin"/>
      </w:r>
      <w:r>
        <w:instrText xml:space="preserve"> PAGEREF _Ref434576694 \h </w:instrText>
      </w:r>
      <w:r>
        <w:fldChar w:fldCharType="separate"/>
      </w:r>
      <w:r w:rsidR="00504BD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4BD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4BD9">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14"/>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15"/>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504BD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504BD9">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504BD9">
        <w:t>Psalm</w:t>
      </w:r>
      <w:r w:rsidR="00504BD9" w:rsidRPr="00AB1781">
        <w:t xml:space="preserve"> 120</w:t>
      </w:r>
      <w:r w:rsidR="00504BD9">
        <w:t>: “I lifted up my eyes to the mountains”</w:t>
      </w:r>
      <w:r>
        <w:fldChar w:fldCharType="end"/>
      </w:r>
      <w:r>
        <w:t xml:space="preserve">, page </w:t>
      </w:r>
      <w:r>
        <w:fldChar w:fldCharType="begin"/>
      </w:r>
      <w:r>
        <w:instrText xml:space="preserve"> PAGEREF _Ref411967252 \h </w:instrText>
      </w:r>
      <w:r>
        <w:fldChar w:fldCharType="separate"/>
      </w:r>
      <w:r w:rsidR="00504BD9">
        <w:rPr>
          <w:noProof/>
        </w:rPr>
        <w:t>288</w:t>
      </w:r>
      <w:r>
        <w:fldChar w:fldCharType="end"/>
      </w:r>
      <w:r>
        <w:t>.</w:t>
      </w:r>
      <w:r w:rsidR="00C61C1A">
        <w:t xml:space="preserve"> </w:t>
      </w:r>
    </w:p>
    <w:p w14:paraId="75788234" w14:textId="63941554" w:rsidR="00FD25B7" w:rsidRPr="00FD25B7" w:rsidRDefault="00FD25B7" w:rsidP="00BF0205">
      <w:pPr>
        <w:pStyle w:val="Heading4"/>
      </w:pPr>
      <w:bookmarkStart w:id="303" w:name="_Ref411967252"/>
      <w:r>
        <w:lastRenderedPageBreak/>
        <w:t>Psalm</w:t>
      </w:r>
      <w:r w:rsidRPr="00AB1781">
        <w:t xml:space="preserve"> 120</w:t>
      </w:r>
      <w:r>
        <w:t xml:space="preserve">: </w:t>
      </w:r>
      <w:r w:rsidR="00E67F94">
        <w:t>“</w:t>
      </w:r>
      <w:r>
        <w:t>I lift</w:t>
      </w:r>
      <w:r w:rsidR="00E67F94">
        <w:t>ed</w:t>
      </w:r>
      <w:r>
        <w:t xml:space="preserve"> up my eyes to the mountain</w:t>
      </w:r>
      <w:r w:rsidR="00E67F94">
        <w:t>s”</w:t>
      </w:r>
      <w:bookmarkEnd w:id="303"/>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504BD9">
        <w:rPr>
          <w:lang w:val="en-GB"/>
        </w:rPr>
        <w:t>The Psalms of Sunset (Vespers)</w:t>
      </w:r>
      <w:r>
        <w:fldChar w:fldCharType="end"/>
      </w:r>
      <w:r>
        <w:t xml:space="preserve">, page </w:t>
      </w:r>
      <w:r>
        <w:fldChar w:fldCharType="begin"/>
      </w:r>
      <w:r>
        <w:instrText xml:space="preserve"> PAGEREF _Ref434576694 \h </w:instrText>
      </w:r>
      <w:r>
        <w:fldChar w:fldCharType="separate"/>
      </w:r>
      <w:r w:rsidR="00504BD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4BD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4BD9">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16"/>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17"/>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504BD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504BD9">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504BD9">
        <w:t>Psalm</w:t>
      </w:r>
      <w:r w:rsidR="00504BD9" w:rsidRPr="00AB1781">
        <w:t xml:space="preserve"> 121</w:t>
      </w:r>
      <w:r w:rsidR="00504BD9">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504BD9">
        <w:rPr>
          <w:noProof/>
        </w:rPr>
        <w:t>288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504BD9">
        <w:t>Psalm</w:t>
      </w:r>
      <w:r w:rsidR="00504BD9" w:rsidRPr="00AB1781">
        <w:t xml:space="preserve"> 128</w:t>
      </w:r>
      <w:r w:rsidR="00504BD9">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504BD9">
        <w:rPr>
          <w:noProof/>
        </w:rPr>
        <w:t>294</w:t>
      </w:r>
      <w:r w:rsidR="00E611C7">
        <w:fldChar w:fldCharType="end"/>
      </w:r>
      <w:r w:rsidR="00E611C7">
        <w:t>.</w:t>
      </w:r>
    </w:p>
    <w:p w14:paraId="7438C3A4" w14:textId="55B00F2C" w:rsidR="00FD25B7" w:rsidRPr="00FD25B7" w:rsidRDefault="00FD25B7" w:rsidP="00BF0205">
      <w:pPr>
        <w:pStyle w:val="Heading4"/>
      </w:pPr>
      <w:bookmarkStart w:id="304" w:name="_Ref411967283"/>
      <w:r>
        <w:t>Psalm</w:t>
      </w:r>
      <w:r w:rsidRPr="00AB1781">
        <w:t xml:space="preserve"> 121</w:t>
      </w:r>
      <w:r>
        <w:t xml:space="preserve">: </w:t>
      </w:r>
      <w:r w:rsidR="00E67F94">
        <w:t>“I was glad when they said to me, ‘we will</w:t>
      </w:r>
      <w:r>
        <w:t xml:space="preserve"> go to the house of the Lord</w:t>
      </w:r>
      <w:r w:rsidR="00E67F94">
        <w:t>’”</w:t>
      </w:r>
      <w:bookmarkEnd w:id="304"/>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504BD9">
        <w:rPr>
          <w:lang w:val="en-GB"/>
        </w:rPr>
        <w:t>The Psalms of Sunset (Vespers)</w:t>
      </w:r>
      <w:r>
        <w:fldChar w:fldCharType="end"/>
      </w:r>
      <w:r>
        <w:t xml:space="preserve">, page </w:t>
      </w:r>
      <w:r>
        <w:fldChar w:fldCharType="begin"/>
      </w:r>
      <w:r>
        <w:instrText xml:space="preserve"> PAGEREF _Ref434576694 \h </w:instrText>
      </w:r>
      <w:r>
        <w:fldChar w:fldCharType="separate"/>
      </w:r>
      <w:r w:rsidR="00504BD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4BD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4BD9">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18"/>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19"/>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20"/>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21"/>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22"/>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504BD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504BD9">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504BD9">
        <w:t>Psalm</w:t>
      </w:r>
      <w:r w:rsidR="00504BD9" w:rsidRPr="00AB1781">
        <w:t xml:space="preserve"> 122</w:t>
      </w:r>
      <w:r w:rsidR="00504BD9">
        <w:t>: “I lift up my eyes to You, Who dwells in heaven”</w:t>
      </w:r>
      <w:r>
        <w:fldChar w:fldCharType="end"/>
      </w:r>
      <w:r>
        <w:t xml:space="preserve">, page </w:t>
      </w:r>
      <w:r>
        <w:fldChar w:fldCharType="begin"/>
      </w:r>
      <w:r>
        <w:instrText xml:space="preserve"> PAGEREF _Ref411967299 \h </w:instrText>
      </w:r>
      <w:r>
        <w:fldChar w:fldCharType="separate"/>
      </w:r>
      <w:r w:rsidR="00504BD9">
        <w:rPr>
          <w:noProof/>
        </w:rPr>
        <w:t>290</w:t>
      </w:r>
      <w:r>
        <w:fldChar w:fldCharType="end"/>
      </w:r>
      <w:r>
        <w:t>.</w:t>
      </w:r>
    </w:p>
    <w:p w14:paraId="3D506578" w14:textId="0E4C1AE7" w:rsidR="00FD25B7" w:rsidRPr="00FD25B7" w:rsidRDefault="00FD25B7" w:rsidP="00BF0205">
      <w:pPr>
        <w:pStyle w:val="Heading4"/>
      </w:pPr>
      <w:bookmarkStart w:id="305" w:name="_Ref411967299"/>
      <w:r>
        <w:lastRenderedPageBreak/>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5"/>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23"/>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504BD9">
        <w:rPr>
          <w:lang w:val="en-GB"/>
        </w:rPr>
        <w:t>The Psalms of Sunset (Vespers)</w:t>
      </w:r>
      <w:r>
        <w:fldChar w:fldCharType="end"/>
      </w:r>
      <w:r>
        <w:t xml:space="preserve">, page </w:t>
      </w:r>
      <w:r>
        <w:fldChar w:fldCharType="begin"/>
      </w:r>
      <w:r>
        <w:instrText xml:space="preserve"> PAGEREF _Ref434576694 \h </w:instrText>
      </w:r>
      <w:r>
        <w:fldChar w:fldCharType="separate"/>
      </w:r>
      <w:r w:rsidR="00504BD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4BD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4BD9">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24"/>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504BD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504BD9">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504BD9">
        <w:t>Psalm</w:t>
      </w:r>
      <w:r w:rsidR="00504BD9" w:rsidRPr="00AB1781">
        <w:t xml:space="preserve"> 123</w:t>
      </w:r>
      <w:r w:rsidR="00504BD9">
        <w:t>: “‘if the Lord had not been among us,”—let Israel now say”</w:t>
      </w:r>
      <w:r>
        <w:fldChar w:fldCharType="end"/>
      </w:r>
      <w:r>
        <w:t xml:space="preserve">, page </w:t>
      </w:r>
      <w:r>
        <w:fldChar w:fldCharType="begin"/>
      </w:r>
      <w:r>
        <w:instrText xml:space="preserve"> PAGEREF _Ref411967321 \h </w:instrText>
      </w:r>
      <w:r>
        <w:fldChar w:fldCharType="separate"/>
      </w:r>
      <w:r w:rsidR="00504BD9">
        <w:rPr>
          <w:noProof/>
        </w:rPr>
        <w:t>290</w:t>
      </w:r>
      <w:r>
        <w:fldChar w:fldCharType="end"/>
      </w:r>
      <w:r>
        <w:t>.</w:t>
      </w:r>
    </w:p>
    <w:p w14:paraId="0C3917C8" w14:textId="7B98D177" w:rsidR="00FD25B7" w:rsidRPr="00FD25B7" w:rsidRDefault="00FD25B7" w:rsidP="00BF0205">
      <w:pPr>
        <w:pStyle w:val="Heading4"/>
      </w:pPr>
      <w:bookmarkStart w:id="306"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6"/>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504BD9">
        <w:rPr>
          <w:lang w:val="en-GB"/>
        </w:rPr>
        <w:t>The Psalms of Sunset (Vespers)</w:t>
      </w:r>
      <w:r>
        <w:fldChar w:fldCharType="end"/>
      </w:r>
      <w:r>
        <w:t xml:space="preserve">, page </w:t>
      </w:r>
      <w:r>
        <w:fldChar w:fldCharType="begin"/>
      </w:r>
      <w:r>
        <w:instrText xml:space="preserve"> PAGEREF _Ref434576694 \h </w:instrText>
      </w:r>
      <w:r>
        <w:fldChar w:fldCharType="separate"/>
      </w:r>
      <w:r w:rsidR="00504BD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4BD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4BD9">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lastRenderedPageBreak/>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25"/>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504BD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504BD9">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504BD9">
        <w:t>Psalm</w:t>
      </w:r>
      <w:r w:rsidR="00504BD9" w:rsidRPr="00AB1781">
        <w:t xml:space="preserve"> 124</w:t>
      </w:r>
      <w:r w:rsidR="00504BD9">
        <w:t>: “Those who trust in the Lord are like Mount Zion”</w:t>
      </w:r>
      <w:r>
        <w:fldChar w:fldCharType="end"/>
      </w:r>
      <w:r>
        <w:t xml:space="preserve">, page </w:t>
      </w:r>
      <w:r>
        <w:fldChar w:fldCharType="begin"/>
      </w:r>
      <w:r>
        <w:instrText xml:space="preserve"> PAGEREF _Ref411967338 \h </w:instrText>
      </w:r>
      <w:r>
        <w:fldChar w:fldCharType="separate"/>
      </w:r>
      <w:r w:rsidR="00504BD9">
        <w:rPr>
          <w:noProof/>
        </w:rPr>
        <w:t>291</w:t>
      </w:r>
      <w:r>
        <w:fldChar w:fldCharType="end"/>
      </w:r>
      <w:r>
        <w:t>.</w:t>
      </w:r>
    </w:p>
    <w:p w14:paraId="5C7DBE57" w14:textId="3EE91A95" w:rsidR="00FD25B7" w:rsidRPr="00FD25B7" w:rsidRDefault="003A7286" w:rsidP="00BF0205">
      <w:pPr>
        <w:pStyle w:val="Heading4"/>
      </w:pPr>
      <w:bookmarkStart w:id="307"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7"/>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504BD9">
        <w:rPr>
          <w:lang w:val="en-GB"/>
        </w:rPr>
        <w:t>The Psalms of Sunset (Vespers)</w:t>
      </w:r>
      <w:r>
        <w:fldChar w:fldCharType="end"/>
      </w:r>
      <w:r>
        <w:t xml:space="preserve">, page </w:t>
      </w:r>
      <w:r>
        <w:fldChar w:fldCharType="begin"/>
      </w:r>
      <w:r>
        <w:instrText xml:space="preserve"> PAGEREF _Ref434576694 \h </w:instrText>
      </w:r>
      <w:r>
        <w:fldChar w:fldCharType="separate"/>
      </w:r>
      <w:r w:rsidR="00504BD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4BD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4BD9">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lastRenderedPageBreak/>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26"/>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504BD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504BD9">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504BD9">
        <w:t>Psalm</w:t>
      </w:r>
      <w:r w:rsidR="00504BD9" w:rsidRPr="00AB1781">
        <w:t xml:space="preserve"> 125</w:t>
      </w:r>
      <w:r w:rsidR="00504BD9">
        <w:t>: “When the Lord brought back the captivy of Zion”</w:t>
      </w:r>
      <w:r>
        <w:fldChar w:fldCharType="end"/>
      </w:r>
      <w:r>
        <w:t xml:space="preserve">, page </w:t>
      </w:r>
      <w:r>
        <w:fldChar w:fldCharType="begin"/>
      </w:r>
      <w:r>
        <w:instrText xml:space="preserve"> PAGEREF _Ref411967353 \h </w:instrText>
      </w:r>
      <w:r>
        <w:fldChar w:fldCharType="separate"/>
      </w:r>
      <w:r w:rsidR="00504BD9">
        <w:rPr>
          <w:noProof/>
        </w:rPr>
        <w:t>292</w:t>
      </w:r>
      <w:r>
        <w:fldChar w:fldCharType="end"/>
      </w:r>
      <w:r>
        <w:t>.</w:t>
      </w:r>
    </w:p>
    <w:p w14:paraId="29D5D02A" w14:textId="734D2AA5" w:rsidR="00FD25B7" w:rsidRPr="00FD25B7" w:rsidRDefault="00FD25B7" w:rsidP="00BF0205">
      <w:pPr>
        <w:pStyle w:val="Heading4"/>
      </w:pPr>
      <w:bookmarkStart w:id="308"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8"/>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504BD9">
        <w:rPr>
          <w:lang w:val="en-GB"/>
        </w:rPr>
        <w:t>The Psalms of Sunset (Vespers)</w:t>
      </w:r>
      <w:r>
        <w:fldChar w:fldCharType="end"/>
      </w:r>
      <w:r>
        <w:t xml:space="preserve">, page </w:t>
      </w:r>
      <w:r>
        <w:fldChar w:fldCharType="begin"/>
      </w:r>
      <w:r>
        <w:instrText xml:space="preserve"> PAGEREF _Ref434576694 \h </w:instrText>
      </w:r>
      <w:r>
        <w:fldChar w:fldCharType="separate"/>
      </w:r>
      <w:r w:rsidR="00504BD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4BD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4BD9">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27"/>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28"/>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lastRenderedPageBreak/>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504BD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504BD9">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504BD9">
        <w:t>Psalm</w:t>
      </w:r>
      <w:r w:rsidR="00504BD9" w:rsidRPr="00AB1781">
        <w:t xml:space="preserve"> 126</w:t>
      </w:r>
      <w:r w:rsidR="00504BD9">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504BD9">
        <w:rPr>
          <w:noProof/>
        </w:rPr>
        <w:t>293</w:t>
      </w:r>
      <w:r>
        <w:fldChar w:fldCharType="end"/>
      </w:r>
      <w:r>
        <w:t>.</w:t>
      </w:r>
    </w:p>
    <w:p w14:paraId="7ABE7E2A" w14:textId="57E0B25A" w:rsidR="00FD25B7" w:rsidRPr="00FD25B7" w:rsidRDefault="00FD25B7" w:rsidP="00BF0205">
      <w:pPr>
        <w:pStyle w:val="Heading4"/>
      </w:pPr>
      <w:bookmarkStart w:id="309"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9"/>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504BD9">
        <w:rPr>
          <w:lang w:val="en-GB"/>
        </w:rPr>
        <w:t>The Psalms of Sunset (Vespers)</w:t>
      </w:r>
      <w:r>
        <w:fldChar w:fldCharType="end"/>
      </w:r>
      <w:r>
        <w:t xml:space="preserve">, page </w:t>
      </w:r>
      <w:r>
        <w:fldChar w:fldCharType="begin"/>
      </w:r>
      <w:r>
        <w:instrText xml:space="preserve"> PAGEREF _Ref434576694 \h </w:instrText>
      </w:r>
      <w:r>
        <w:fldChar w:fldCharType="separate"/>
      </w:r>
      <w:r w:rsidR="00504BD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4BD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4BD9">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29"/>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30"/>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31"/>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32"/>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504BD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504BD9">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504BD9">
        <w:t>Psalm</w:t>
      </w:r>
      <w:r w:rsidR="00504BD9" w:rsidRPr="00AB1781">
        <w:t xml:space="preserve"> 127</w:t>
      </w:r>
      <w:r w:rsidR="00504BD9">
        <w:t>: “Blessed are all who fear the Lord, who walk in His ways”</w:t>
      </w:r>
      <w:r>
        <w:fldChar w:fldCharType="end"/>
      </w:r>
      <w:r>
        <w:t xml:space="preserve">, page </w:t>
      </w:r>
      <w:r>
        <w:fldChar w:fldCharType="begin"/>
      </w:r>
      <w:r>
        <w:instrText xml:space="preserve"> PAGEREF _Ref411967385 \h </w:instrText>
      </w:r>
      <w:r>
        <w:fldChar w:fldCharType="separate"/>
      </w:r>
      <w:r w:rsidR="00504BD9">
        <w:rPr>
          <w:noProof/>
        </w:rPr>
        <w:t>294</w:t>
      </w:r>
      <w:r>
        <w:fldChar w:fldCharType="end"/>
      </w:r>
      <w:r>
        <w:t>.</w:t>
      </w:r>
    </w:p>
    <w:p w14:paraId="3AAB1DE2" w14:textId="063F50A4" w:rsidR="00FD25B7" w:rsidRPr="00FD25B7" w:rsidRDefault="00FD25B7" w:rsidP="00BF0205">
      <w:pPr>
        <w:pStyle w:val="Heading4"/>
      </w:pPr>
      <w:bookmarkStart w:id="310" w:name="_Ref411967385"/>
      <w:r>
        <w:lastRenderedPageBreak/>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0"/>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504BD9">
        <w:rPr>
          <w:lang w:val="en-GB"/>
        </w:rPr>
        <w:t>The Psalms of Sunset (Vespers)</w:t>
      </w:r>
      <w:r>
        <w:fldChar w:fldCharType="end"/>
      </w:r>
      <w:r>
        <w:t xml:space="preserve">, page </w:t>
      </w:r>
      <w:r>
        <w:fldChar w:fldCharType="begin"/>
      </w:r>
      <w:r>
        <w:instrText xml:space="preserve"> PAGEREF _Ref434576694 \h </w:instrText>
      </w:r>
      <w:r>
        <w:fldChar w:fldCharType="separate"/>
      </w:r>
      <w:r w:rsidR="00504BD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4BD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4BD9">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33"/>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34"/>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504BD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504BD9">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504BD9">
        <w:t>Psalm</w:t>
      </w:r>
      <w:r w:rsidR="00504BD9" w:rsidRPr="00AB1781">
        <w:t xml:space="preserve"> 128</w:t>
      </w:r>
      <w:r w:rsidR="00504BD9">
        <w:t>: “Many times have they warred against me from my youth”</w:t>
      </w:r>
      <w:r>
        <w:fldChar w:fldCharType="end"/>
      </w:r>
      <w:r>
        <w:t xml:space="preserve">, page </w:t>
      </w:r>
      <w:r>
        <w:fldChar w:fldCharType="begin"/>
      </w:r>
      <w:r>
        <w:instrText xml:space="preserve"> PAGEREF _Ref411967400 \h </w:instrText>
      </w:r>
      <w:r>
        <w:fldChar w:fldCharType="separate"/>
      </w:r>
      <w:r w:rsidR="00504BD9">
        <w:rPr>
          <w:noProof/>
        </w:rPr>
        <w:t>294</w:t>
      </w:r>
      <w:r>
        <w:fldChar w:fldCharType="end"/>
      </w:r>
      <w:r>
        <w:t>.</w:t>
      </w:r>
    </w:p>
    <w:p w14:paraId="63084F0D" w14:textId="6A0EE63A" w:rsidR="00FD25B7" w:rsidRPr="00AB1781" w:rsidRDefault="00FD25B7" w:rsidP="00BF0205">
      <w:pPr>
        <w:pStyle w:val="Heading4"/>
      </w:pPr>
      <w:bookmarkStart w:id="311" w:name="_Ref411967400"/>
      <w:r>
        <w:t>Psalm</w:t>
      </w:r>
      <w:r w:rsidRPr="00AB1781">
        <w:t xml:space="preserve"> 128</w:t>
      </w:r>
      <w:r>
        <w:t xml:space="preserve">: </w:t>
      </w:r>
      <w:r w:rsidR="00BB3B58">
        <w:t xml:space="preserve">“Many times have </w:t>
      </w:r>
      <w:r>
        <w:t>they warred against me from my yout</w:t>
      </w:r>
      <w:r w:rsidR="00BB3B58">
        <w:t>h”</w:t>
      </w:r>
      <w:bookmarkEnd w:id="311"/>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504BD9">
        <w:rPr>
          <w:lang w:val="en-GB"/>
        </w:rPr>
        <w:t>The Psalms of Sunset (Vespers)</w:t>
      </w:r>
      <w:r>
        <w:fldChar w:fldCharType="end"/>
      </w:r>
      <w:r>
        <w:t xml:space="preserve">, page </w:t>
      </w:r>
      <w:r>
        <w:fldChar w:fldCharType="begin"/>
      </w:r>
      <w:r>
        <w:instrText xml:space="preserve"> PAGEREF _Ref434576694 \h </w:instrText>
      </w:r>
      <w:r>
        <w:fldChar w:fldCharType="separate"/>
      </w:r>
      <w:r w:rsidR="00504BD9">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504BD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4BD9">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lastRenderedPageBreak/>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35"/>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36"/>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504BD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504BD9">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504BD9">
        <w:t>Psalm</w:t>
      </w:r>
      <w:r w:rsidR="00504BD9" w:rsidRPr="00AB1781">
        <w:t xml:space="preserve"> 129</w:t>
      </w:r>
      <w:r w:rsidR="00504BD9">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504BD9">
        <w:rPr>
          <w:noProof/>
        </w:rPr>
        <w:t>295</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2" w:name="_Ref411968046"/>
      <w:r>
        <w:t>Psalm</w:t>
      </w:r>
      <w:r w:rsidRPr="00AB1781">
        <w:t xml:space="preserve"> 129</w:t>
      </w:r>
      <w:r>
        <w:t xml:space="preserve">: </w:t>
      </w:r>
      <w:r w:rsidR="00BB3B58">
        <w:t>“I cried to You, O Lord, out of the depths”</w:t>
      </w:r>
      <w:bookmarkEnd w:id="312"/>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04BD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4BD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4BD9">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37"/>
      </w:r>
    </w:p>
    <w:p w14:paraId="5B7E3DFA" w14:textId="7972EBA3" w:rsidR="00FD25B7" w:rsidRPr="00AB1781" w:rsidRDefault="00FD25B7" w:rsidP="00FD25B7">
      <w:pPr>
        <w:pStyle w:val="EnglishHangNoCoptic"/>
      </w:pPr>
      <w:r w:rsidRPr="00AB1781">
        <w:lastRenderedPageBreak/>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38"/>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39"/>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40"/>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41"/>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504BD9">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504BD9">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504BD9">
        <w:t>Psalm</w:t>
      </w:r>
      <w:r w:rsidR="00504BD9" w:rsidRPr="00AB1781">
        <w:t xml:space="preserve"> 130</w:t>
      </w:r>
      <w:r w:rsidR="00504BD9">
        <w:t>: “O Lord, my heart is not exalted, nor my eyes raised up”</w:t>
      </w:r>
      <w:r>
        <w:fldChar w:fldCharType="end"/>
      </w:r>
      <w:r>
        <w:t xml:space="preserve">, page </w:t>
      </w:r>
      <w:r>
        <w:fldChar w:fldCharType="begin"/>
      </w:r>
      <w:r>
        <w:instrText xml:space="preserve"> PAGEREF _Ref411968066 \h </w:instrText>
      </w:r>
      <w:r>
        <w:fldChar w:fldCharType="separate"/>
      </w:r>
      <w:r w:rsidR="00504BD9">
        <w:rPr>
          <w:noProof/>
        </w:rPr>
        <w:t>296</w:t>
      </w:r>
      <w:r>
        <w:fldChar w:fldCharType="end"/>
      </w:r>
      <w:r>
        <w:t>.</w:t>
      </w:r>
      <w:r w:rsidR="00E611C7">
        <w:t xml:space="preserve"> </w:t>
      </w:r>
    </w:p>
    <w:p w14:paraId="0B5F9423" w14:textId="010EE6E6" w:rsidR="00FD25B7" w:rsidRPr="00FD25B7" w:rsidRDefault="00FD25B7" w:rsidP="00BF0205">
      <w:pPr>
        <w:pStyle w:val="Heading4"/>
      </w:pPr>
      <w:bookmarkStart w:id="313"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3"/>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04BD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4BD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4BD9">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lastRenderedPageBreak/>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42"/>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504BD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504BD9">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504BD9">
        <w:t>Psalm</w:t>
      </w:r>
      <w:r w:rsidR="00504BD9" w:rsidRPr="00AB1781">
        <w:t xml:space="preserve"> 131</w:t>
      </w:r>
      <w:r w:rsidR="00504BD9">
        <w:t>: “O Lord, remember David and all his meekness”</w:t>
      </w:r>
      <w:r>
        <w:fldChar w:fldCharType="end"/>
      </w:r>
      <w:r>
        <w:t xml:space="preserve">, page </w:t>
      </w:r>
      <w:r>
        <w:fldChar w:fldCharType="begin"/>
      </w:r>
      <w:r>
        <w:instrText xml:space="preserve"> PAGEREF _Ref411968081 \h </w:instrText>
      </w:r>
      <w:r>
        <w:fldChar w:fldCharType="separate"/>
      </w:r>
      <w:r w:rsidR="00504BD9">
        <w:rPr>
          <w:noProof/>
        </w:rPr>
        <w:t>297</w:t>
      </w:r>
      <w:r>
        <w:fldChar w:fldCharType="end"/>
      </w:r>
      <w:r>
        <w:t>.</w:t>
      </w:r>
    </w:p>
    <w:p w14:paraId="43A0FD26" w14:textId="359FA4AA" w:rsidR="00FD25B7" w:rsidRPr="00F431B1" w:rsidRDefault="00F431B1" w:rsidP="00BF0205">
      <w:pPr>
        <w:pStyle w:val="Heading4"/>
      </w:pPr>
      <w:bookmarkStart w:id="314" w:name="_Ref411968081"/>
      <w:r>
        <w:t>Psalm</w:t>
      </w:r>
      <w:r w:rsidR="00FD25B7" w:rsidRPr="00AB1781">
        <w:t xml:space="preserve"> 131</w:t>
      </w:r>
      <w:r>
        <w:t xml:space="preserve">: </w:t>
      </w:r>
      <w:r w:rsidR="00BB3B58">
        <w:t>“</w:t>
      </w:r>
      <w:r>
        <w:t>O Lord, remember David and all his meeknes</w:t>
      </w:r>
      <w:r w:rsidR="00BB3B58">
        <w:t>s”</w:t>
      </w:r>
      <w:bookmarkEnd w:id="314"/>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04BD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4BD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4BD9">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43"/>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44"/>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45"/>
      </w:r>
    </w:p>
    <w:p w14:paraId="4CE58C5E" w14:textId="7D9578D1" w:rsidR="00FD25B7" w:rsidRPr="00AB1781" w:rsidRDefault="00FD25B7" w:rsidP="00F431B1">
      <w:pPr>
        <w:pStyle w:val="EnglishHangNoCoptic"/>
      </w:pPr>
      <w:r w:rsidRPr="00AB1781">
        <w:lastRenderedPageBreak/>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6"/>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47"/>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48"/>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49"/>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50"/>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51"/>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52"/>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53"/>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54"/>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lastRenderedPageBreak/>
        <w:t xml:space="preserve">Alleluia. </w:t>
      </w:r>
      <w:r>
        <w:fldChar w:fldCharType="begin"/>
      </w:r>
      <w:r>
        <w:instrText xml:space="preserve"> REF _Ref434576945 \h </w:instrText>
      </w:r>
      <w:r>
        <w:fldChar w:fldCharType="separate"/>
      </w:r>
      <w:r w:rsidR="00504BD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504BD9">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504BD9">
        <w:t>Psalm</w:t>
      </w:r>
      <w:r w:rsidR="00504BD9" w:rsidRPr="00AB1781">
        <w:t xml:space="preserve"> 132</w:t>
      </w:r>
      <w:r w:rsidR="00504BD9">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504BD9">
        <w:rPr>
          <w:noProof/>
        </w:rPr>
        <w:t>299</w:t>
      </w:r>
      <w:r>
        <w:fldChar w:fldCharType="end"/>
      </w:r>
      <w:r>
        <w:t>.</w:t>
      </w:r>
    </w:p>
    <w:p w14:paraId="359E6A39" w14:textId="3D6C3CDC" w:rsidR="00FD25B7" w:rsidRPr="00F431B1" w:rsidRDefault="00F431B1" w:rsidP="00BF0205">
      <w:pPr>
        <w:pStyle w:val="Heading4"/>
      </w:pPr>
      <w:bookmarkStart w:id="315"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5"/>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04BD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4BD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4BD9">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55"/>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6"/>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504BD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504BD9">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504BD9">
        <w:t>Psalm</w:t>
      </w:r>
      <w:r w:rsidR="00504BD9" w:rsidRPr="00AB1781">
        <w:t xml:space="preserve"> 133</w:t>
      </w:r>
      <w:r w:rsidR="00504BD9">
        <w:t>: “Behold now, bless the Lord, all you servants of the Lord”</w:t>
      </w:r>
      <w:r>
        <w:fldChar w:fldCharType="end"/>
      </w:r>
      <w:r>
        <w:t xml:space="preserve">, page </w:t>
      </w:r>
      <w:r>
        <w:fldChar w:fldCharType="begin"/>
      </w:r>
      <w:r>
        <w:instrText xml:space="preserve"> PAGEREF _Ref411968119 \h </w:instrText>
      </w:r>
      <w:r>
        <w:fldChar w:fldCharType="separate"/>
      </w:r>
      <w:r w:rsidR="00504BD9">
        <w:rPr>
          <w:noProof/>
        </w:rPr>
        <w:t>299</w:t>
      </w:r>
      <w:r>
        <w:fldChar w:fldCharType="end"/>
      </w:r>
      <w:r>
        <w:t>.</w:t>
      </w:r>
    </w:p>
    <w:p w14:paraId="2852ED99" w14:textId="4294FF84" w:rsidR="00FD25B7" w:rsidRPr="00AB1781" w:rsidRDefault="00FD25B7" w:rsidP="00BF0205">
      <w:pPr>
        <w:pStyle w:val="Heading4"/>
      </w:pPr>
      <w:bookmarkStart w:id="316"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6"/>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04BD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4BD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4BD9">
        <w:rPr>
          <w:noProof/>
        </w:rPr>
        <w:t>38</w:t>
      </w:r>
      <w:r w:rsidR="00500D86">
        <w:fldChar w:fldCharType="end"/>
      </w:r>
      <w:r w:rsidR="00500D86">
        <w:t>.</w:t>
      </w:r>
    </w:p>
    <w:p w14:paraId="6267324C" w14:textId="77777777" w:rsidR="00FD25B7" w:rsidRPr="00AB1781" w:rsidRDefault="00FD25B7" w:rsidP="00FD25B7">
      <w:pPr>
        <w:pStyle w:val="Rubric"/>
      </w:pPr>
      <w:r w:rsidRPr="00AB1781">
        <w:lastRenderedPageBreak/>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57"/>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t xml:space="preserve">Alleluia. </w:t>
      </w:r>
      <w:r>
        <w:fldChar w:fldCharType="begin"/>
      </w:r>
      <w:r>
        <w:instrText xml:space="preserve"> REF _Ref434576945 \h  \* MERGEFORMAT </w:instrText>
      </w:r>
      <w:r>
        <w:fldChar w:fldCharType="separate"/>
      </w:r>
      <w:r w:rsidR="00504BD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504BD9">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504BD9">
        <w:t>Psalm</w:t>
      </w:r>
      <w:r w:rsidR="00504BD9" w:rsidRPr="00AB1781">
        <w:t xml:space="preserve"> 136</w:t>
      </w:r>
      <w:r w:rsidR="00504BD9">
        <w:t>: “By the rivers of Babylon—we sat down, and wept”</w:t>
      </w:r>
      <w:r>
        <w:fldChar w:fldCharType="end"/>
      </w:r>
      <w:r>
        <w:t xml:space="preserve">, page </w:t>
      </w:r>
      <w:r>
        <w:fldChar w:fldCharType="begin"/>
      </w:r>
      <w:r>
        <w:instrText xml:space="preserve"> PAGEREF _Ref411968136 \h </w:instrText>
      </w:r>
      <w:r>
        <w:fldChar w:fldCharType="separate"/>
      </w:r>
      <w:r w:rsidR="00504BD9">
        <w:rPr>
          <w:noProof/>
        </w:rPr>
        <w:t>304</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7" w:name="_Ref435438658"/>
      <w:r w:rsidRPr="00AB1781">
        <w:t>K</w:t>
      </w:r>
      <w:r>
        <w:t>athisma</w:t>
      </w:r>
      <w:r w:rsidRPr="00AB1781">
        <w:t xml:space="preserve"> 1</w:t>
      </w:r>
      <w:r>
        <w:t>9</w:t>
      </w:r>
      <w:bookmarkEnd w:id="317"/>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58"/>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lastRenderedPageBreak/>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59"/>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60"/>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61"/>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lastRenderedPageBreak/>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62"/>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504BD9">
        <w:t>The Second Canticle: Psalm 135</w:t>
      </w:r>
      <w:r>
        <w:fldChar w:fldCharType="end"/>
      </w:r>
      <w:r>
        <w:t xml:space="preserve">, page </w:t>
      </w:r>
      <w:r>
        <w:fldChar w:fldCharType="begin"/>
      </w:r>
      <w:r>
        <w:instrText xml:space="preserve"> PAGEREF _Ref434580763 \h </w:instrText>
      </w:r>
      <w:r>
        <w:fldChar w:fldCharType="separate"/>
      </w:r>
      <w:r w:rsidR="00504BD9">
        <w:rPr>
          <w:noProof/>
        </w:rPr>
        <w:t>340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63"/>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64"/>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65"/>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lastRenderedPageBreak/>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66"/>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67"/>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lastRenderedPageBreak/>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68"/>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8"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8"/>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04BD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4BD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4BD9">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69"/>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lastRenderedPageBreak/>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70"/>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71"/>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504BD9">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504BD9">
        <w:t>Psalm</w:t>
      </w:r>
      <w:r w:rsidR="00504BD9" w:rsidRPr="00AB1781">
        <w:t xml:space="preserve"> 137</w:t>
      </w:r>
      <w:r w:rsidR="00504BD9">
        <w:t>: “I will confess You, O Lord, with all my heart”</w:t>
      </w:r>
      <w:r>
        <w:fldChar w:fldCharType="end"/>
      </w:r>
      <w:r>
        <w:t xml:space="preserve">, page </w:t>
      </w:r>
      <w:r>
        <w:fldChar w:fldCharType="begin"/>
      </w:r>
      <w:r>
        <w:instrText xml:space="preserve"> PAGEREF _Ref411968152 \h </w:instrText>
      </w:r>
      <w:r>
        <w:fldChar w:fldCharType="separate"/>
      </w:r>
      <w:r w:rsidR="00504BD9">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504BD9">
        <w:t>Psalm</w:t>
      </w:r>
      <w:r w:rsidR="00504BD9" w:rsidRPr="00AB1781">
        <w:t xml:space="preserve"> 140</w:t>
      </w:r>
      <w:r w:rsidR="00504BD9">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504BD9">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9"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9"/>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04BD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504BD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4BD9">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lastRenderedPageBreak/>
        <w:t xml:space="preserve">I will </w:t>
      </w:r>
      <w:r w:rsidR="00AC3281">
        <w:t>confess</w:t>
      </w:r>
      <w:r w:rsidR="00AC3281">
        <w:rPr>
          <w:rStyle w:val="FootnoteReference"/>
        </w:rPr>
        <w:footnoteReference w:id="772"/>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73"/>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74"/>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75"/>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6"/>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77"/>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78"/>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79"/>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504BD9">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504BD9">
        <w:t>Psalm</w:t>
      </w:r>
      <w:r w:rsidR="00504BD9" w:rsidRPr="00AB1781">
        <w:t xml:space="preserve"> 140</w:t>
      </w:r>
      <w:r w:rsidR="00504BD9">
        <w:t>: “O Lord, I have cried to You, hear me”</w:t>
      </w:r>
      <w:r>
        <w:fldChar w:fldCharType="end"/>
      </w:r>
      <w:r>
        <w:t xml:space="preserve">, page </w:t>
      </w:r>
      <w:r>
        <w:fldChar w:fldCharType="begin"/>
      </w:r>
      <w:r>
        <w:instrText xml:space="preserve"> PAGEREF _Ref411968172 \h </w:instrText>
      </w:r>
      <w:r>
        <w:fldChar w:fldCharType="separate"/>
      </w:r>
      <w:r w:rsidR="00504BD9">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lastRenderedPageBreak/>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80"/>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81"/>
      </w:r>
      <w:r w:rsidRPr="00AB1781">
        <w:t xml:space="preserve"> my heart,</w:t>
      </w:r>
      <w:r w:rsidRPr="00AB1781">
        <w:rPr>
          <w:rStyle w:val="FootnoteReference"/>
        </w:rPr>
        <w:footnoteReference w:id="782"/>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lastRenderedPageBreak/>
        <w:t xml:space="preserve">14 I </w:t>
      </w:r>
      <w:r w:rsidR="00485563">
        <w:t>will confess</w:t>
      </w:r>
      <w:r w:rsidR="00485563">
        <w:rPr>
          <w:rStyle w:val="FootnoteReference"/>
        </w:rPr>
        <w:footnoteReference w:id="783"/>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84"/>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85"/>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6"/>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lastRenderedPageBreak/>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87"/>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88"/>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lastRenderedPageBreak/>
        <w:t>Glory…</w:t>
      </w:r>
    </w:p>
    <w:p w14:paraId="6FE0DABD" w14:textId="50E070D7" w:rsidR="00E276C1" w:rsidRPr="00E276C1" w:rsidRDefault="00E276C1" w:rsidP="00BF0205">
      <w:pPr>
        <w:pStyle w:val="Heading4"/>
      </w:pPr>
      <w:bookmarkStart w:id="320"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0"/>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04BD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4BD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4BD9">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89"/>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90"/>
      </w:r>
    </w:p>
    <w:p w14:paraId="7853C3F1" w14:textId="701CABB2" w:rsidR="003E6DC3" w:rsidRPr="00E276C1" w:rsidRDefault="003E6DC3" w:rsidP="00E611C7">
      <w:pPr>
        <w:pStyle w:val="Rubric"/>
      </w:pPr>
      <w:r>
        <w:lastRenderedPageBreak/>
        <w:t xml:space="preserve">Alleluia. </w:t>
      </w: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504BD9">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504BD9">
        <w:t>Psalm</w:t>
      </w:r>
      <w:r w:rsidR="00504BD9" w:rsidRPr="00AB1781">
        <w:t xml:space="preserve"> 141</w:t>
      </w:r>
      <w:r w:rsidR="00504BD9">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504BD9">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504BD9">
        <w:t>Psalm</w:t>
      </w:r>
      <w:r w:rsidR="00504BD9" w:rsidRPr="00AB1781">
        <w:t xml:space="preserve"> 145</w:t>
      </w:r>
      <w:r w:rsidR="00504BD9">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504BD9">
        <w:rPr>
          <w:noProof/>
        </w:rPr>
        <w:t>317</w:t>
      </w:r>
      <w:r w:rsidR="00E611C7">
        <w:fldChar w:fldCharType="end"/>
      </w:r>
      <w:r w:rsidR="00E611C7">
        <w:t>.</w:t>
      </w:r>
    </w:p>
    <w:p w14:paraId="51E1BFBF" w14:textId="48E35753" w:rsidR="00E276C1" w:rsidRPr="00E276C1" w:rsidRDefault="00E276C1" w:rsidP="00BF0205">
      <w:pPr>
        <w:pStyle w:val="Heading4"/>
      </w:pPr>
      <w:bookmarkStart w:id="321"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1"/>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04BD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504BD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4BD9">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91"/>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lastRenderedPageBreak/>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92"/>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504BD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504BD9">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504BD9">
        <w:t>Psalm</w:t>
      </w:r>
      <w:r w:rsidR="00504BD9" w:rsidRPr="00AB1781">
        <w:t xml:space="preserve"> 145</w:t>
      </w:r>
      <w:r w:rsidR="00504BD9">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504BD9">
        <w:rPr>
          <w:noProof/>
        </w:rPr>
        <w:t>317</w:t>
      </w:r>
      <w:r>
        <w:fldChar w:fldCharType="end"/>
      </w:r>
      <w:r>
        <w:t>.</w:t>
      </w:r>
    </w:p>
    <w:p w14:paraId="1BBA4A8E" w14:textId="3A53A20E" w:rsidR="00E276C1" w:rsidRPr="00E276C1" w:rsidRDefault="00E276C1" w:rsidP="00BF0205">
      <w:pPr>
        <w:pStyle w:val="Heading4"/>
      </w:pPr>
      <w:bookmarkStart w:id="322"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2"/>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93"/>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lastRenderedPageBreak/>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3" w:name="_Ref435438665"/>
      <w:r w:rsidRPr="00AB1781">
        <w:t>K</w:t>
      </w:r>
      <w:r>
        <w:t>athisma 20</w:t>
      </w:r>
      <w:bookmarkEnd w:id="323"/>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lastRenderedPageBreak/>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94"/>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95"/>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6"/>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lastRenderedPageBreak/>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7"/>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98"/>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99"/>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00"/>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01"/>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4" w:name="_Ref411968206"/>
      <w:r>
        <w:lastRenderedPageBreak/>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4"/>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04BD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4BD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4BD9">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02"/>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03"/>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04"/>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05"/>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6"/>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7"/>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08"/>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lastRenderedPageBreak/>
        <w:t xml:space="preserve">9 The Lord </w:t>
      </w:r>
      <w:r w:rsidR="007F50FD">
        <w:t>keeps watch over</w:t>
      </w:r>
      <w:r w:rsidRPr="00AB1781">
        <w:t xml:space="preserve"> strangers</w:t>
      </w:r>
      <w:r w:rsidR="007F50FD">
        <w:rPr>
          <w:rStyle w:val="FootnoteReference"/>
        </w:rPr>
        <w:footnoteReference w:id="809"/>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504BD9">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504BD9">
        <w:t>Psalm</w:t>
      </w:r>
      <w:r w:rsidR="00504BD9" w:rsidRPr="00AB1781">
        <w:t xml:space="preserve"> 146</w:t>
      </w:r>
      <w:r w:rsidR="00504BD9">
        <w:t>: “Praise the Lord, for psalmody a is good thing”</w:t>
      </w:r>
      <w:r>
        <w:fldChar w:fldCharType="end"/>
      </w:r>
      <w:r>
        <w:t xml:space="preserve">, page </w:t>
      </w:r>
      <w:r>
        <w:fldChar w:fldCharType="begin"/>
      </w:r>
      <w:r>
        <w:instrText xml:space="preserve"> PAGEREF _Ref411968226 \h </w:instrText>
      </w:r>
      <w:r>
        <w:fldChar w:fldCharType="separate"/>
      </w:r>
      <w:r w:rsidR="00504BD9">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504BD9">
        <w:t>Psalm 118 Part 20 (</w:t>
      </w:r>
      <w:r w:rsidR="00504BD9" w:rsidRPr="0082523C">
        <w:rPr>
          <w:rFonts w:ascii="Tahoma" w:eastAsia="Tahoma" w:hAnsi="Tahoma" w:cs="Tahoma"/>
        </w:rPr>
        <w:t>ר</w:t>
      </w:r>
      <w:r w:rsidR="00504BD9">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504BD9">
        <w:rPr>
          <w:noProof/>
        </w:rPr>
        <w:t>284</w:t>
      </w:r>
      <w:r w:rsidR="00E611C7">
        <w:fldChar w:fldCharType="end"/>
      </w:r>
      <w:r w:rsidR="00E611C7">
        <w:t>.</w:t>
      </w:r>
    </w:p>
    <w:p w14:paraId="16732583" w14:textId="68D0A344" w:rsidR="00E276C1" w:rsidRPr="002A0A20" w:rsidRDefault="002A0A20" w:rsidP="00BF0205">
      <w:pPr>
        <w:pStyle w:val="Heading4"/>
      </w:pPr>
      <w:bookmarkStart w:id="325"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5"/>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04BD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504BD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4BD9">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10"/>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11"/>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12"/>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lastRenderedPageBreak/>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504BD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504BD9">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504BD9">
        <w:t>Psalm</w:t>
      </w:r>
      <w:r w:rsidR="00504BD9" w:rsidRPr="00AB1781">
        <w:t xml:space="preserve"> 147</w:t>
      </w:r>
      <w:r w:rsidR="00504BD9">
        <w:t>: “Praise the Lord, O Jerusalem! Praise your God, O Zion”</w:t>
      </w:r>
      <w:r>
        <w:fldChar w:fldCharType="end"/>
      </w:r>
      <w:r>
        <w:t xml:space="preserve"> Page </w:t>
      </w:r>
      <w:r>
        <w:fldChar w:fldCharType="begin"/>
      </w:r>
      <w:r>
        <w:instrText xml:space="preserve"> PAGEREF _Ref411968245 \h </w:instrText>
      </w:r>
      <w:r>
        <w:fldChar w:fldCharType="separate"/>
      </w:r>
      <w:r w:rsidR="00504BD9">
        <w:rPr>
          <w:noProof/>
        </w:rPr>
        <w:t>319</w:t>
      </w:r>
      <w:r>
        <w:fldChar w:fldCharType="end"/>
      </w:r>
      <w:r>
        <w:t>.</w:t>
      </w:r>
    </w:p>
    <w:p w14:paraId="1D6C58E5" w14:textId="2704929F" w:rsidR="00E276C1" w:rsidRPr="002A0A20" w:rsidRDefault="002A0A20" w:rsidP="00BF0205">
      <w:pPr>
        <w:pStyle w:val="Heading4"/>
      </w:pPr>
      <w:bookmarkStart w:id="326" w:name="_Ref411968245"/>
      <w:r>
        <w:t>Psalm</w:t>
      </w:r>
      <w:r w:rsidR="00E276C1" w:rsidRPr="00AB1781">
        <w:t xml:space="preserve"> 147</w:t>
      </w:r>
      <w:r>
        <w:t xml:space="preserve">: </w:t>
      </w:r>
      <w:r w:rsidR="00BB3B58">
        <w:t>“</w:t>
      </w:r>
      <w:r>
        <w:t>Praise the Lord, O Jerusalem! Praise your God, O Zion</w:t>
      </w:r>
      <w:r w:rsidR="00BB3B58">
        <w:t>”</w:t>
      </w:r>
      <w:bookmarkEnd w:id="326"/>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04BD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504BD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4BD9">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13"/>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lastRenderedPageBreak/>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504BD9">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504BD9">
        <w:t>The Fourth Canticle</w:t>
      </w:r>
      <w:r>
        <w:fldChar w:fldCharType="end"/>
      </w:r>
      <w:r>
        <w:t xml:space="preserve">, page </w:t>
      </w:r>
      <w:r>
        <w:fldChar w:fldCharType="begin"/>
      </w:r>
      <w:r>
        <w:instrText xml:space="preserve"> PAGEREF _Ref434580714 \h </w:instrText>
      </w:r>
      <w:r>
        <w:fldChar w:fldCharType="separate"/>
      </w:r>
      <w:r w:rsidR="00504BD9">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14"/>
      </w:r>
      <w:r>
        <w:t>, and it will not pass away.</w:t>
      </w:r>
    </w:p>
    <w:p w14:paraId="636F07BE" w14:textId="121A4C4E" w:rsidR="00E276C1" w:rsidRPr="00AB1781" w:rsidRDefault="00E276C1" w:rsidP="002A0A20">
      <w:pPr>
        <w:pStyle w:val="EnglishHangNoCoptic"/>
      </w:pPr>
      <w:r w:rsidRPr="00AB1781">
        <w:lastRenderedPageBreak/>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15"/>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6"/>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17"/>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18"/>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fldChar w:fldCharType="begin"/>
      </w:r>
      <w:r>
        <w:instrText xml:space="preserve"> REF _Ref434580708 \h </w:instrText>
      </w:r>
      <w:r>
        <w:fldChar w:fldCharType="separate"/>
      </w:r>
      <w:r w:rsidR="00504BD9">
        <w:t>The Fourth Canticle</w:t>
      </w:r>
      <w:r>
        <w:fldChar w:fldCharType="end"/>
      </w:r>
      <w:r>
        <w:t xml:space="preserve">, page </w:t>
      </w:r>
      <w:r>
        <w:fldChar w:fldCharType="begin"/>
      </w:r>
      <w:r>
        <w:instrText xml:space="preserve"> PAGEREF _Ref434580714 \h </w:instrText>
      </w:r>
      <w:r>
        <w:fldChar w:fldCharType="separate"/>
      </w:r>
      <w:r w:rsidR="00504BD9">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19"/>
      </w:r>
      <w:r w:rsidRPr="00AB1781">
        <w:t xml:space="preserve"> of the saints.</w:t>
      </w:r>
    </w:p>
    <w:p w14:paraId="74571F6A" w14:textId="2C3E3C0D" w:rsidR="00E276C1" w:rsidRPr="00AB1781" w:rsidRDefault="00E276C1" w:rsidP="002A0A20">
      <w:pPr>
        <w:pStyle w:val="EnglishHangNoCoptic"/>
      </w:pPr>
      <w:r w:rsidRPr="00AB1781">
        <w:lastRenderedPageBreak/>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20"/>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21"/>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22"/>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504BD9">
        <w:t>The Fourth Canticle</w:t>
      </w:r>
      <w:r>
        <w:fldChar w:fldCharType="end"/>
      </w:r>
      <w:r>
        <w:t xml:space="preserve">, page </w:t>
      </w:r>
      <w:r>
        <w:fldChar w:fldCharType="begin"/>
      </w:r>
      <w:r>
        <w:instrText xml:space="preserve"> PAGEREF _Ref434580714 \h </w:instrText>
      </w:r>
      <w:r>
        <w:fldChar w:fldCharType="separate"/>
      </w:r>
      <w:r w:rsidR="00504BD9">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23"/>
      </w:r>
      <w:r w:rsidR="00AE5C5A">
        <w:t>!</w:t>
      </w:r>
    </w:p>
    <w:p w14:paraId="0878904D" w14:textId="541E97D5" w:rsidR="00E276C1" w:rsidRPr="00AB1781" w:rsidRDefault="00E276C1" w:rsidP="002A0A20">
      <w:pPr>
        <w:pStyle w:val="EnglishHangNoCoptic"/>
      </w:pPr>
      <w:r w:rsidRPr="00AB1781">
        <w:lastRenderedPageBreak/>
        <w:t xml:space="preserve">4 Praise Him with </w:t>
      </w:r>
      <w:r w:rsidR="00AE5C5A">
        <w:t>timbrel</w:t>
      </w:r>
      <w:r w:rsidRPr="00AB1781">
        <w:t xml:space="preserve"> and dance</w:t>
      </w:r>
      <w:r w:rsidR="00AE5C5A">
        <w:rPr>
          <w:rStyle w:val="FootnoteReference"/>
        </w:rPr>
        <w:footnoteReference w:id="824"/>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25"/>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7" w:name="_Toc410196196"/>
      <w:bookmarkStart w:id="328" w:name="_Toc410196438"/>
      <w:bookmarkStart w:id="329" w:name="_Toc410196940"/>
    </w:p>
    <w:p w14:paraId="5AB6630A" w14:textId="7A71FD45" w:rsidR="00D31F38" w:rsidRDefault="00D31F38" w:rsidP="00D31F38">
      <w:pPr>
        <w:pStyle w:val="Heading2"/>
      </w:pPr>
      <w:bookmarkStart w:id="330" w:name="_Toc448696628"/>
      <w:r>
        <w:lastRenderedPageBreak/>
        <w:t>The Canticles</w:t>
      </w:r>
      <w:bookmarkEnd w:id="330"/>
    </w:p>
    <w:p w14:paraId="020E29B8" w14:textId="562B7E1E" w:rsidR="00D31F38" w:rsidRDefault="00D31F38" w:rsidP="00D31F38">
      <w:pPr>
        <w:pStyle w:val="Heading3"/>
      </w:pPr>
      <w:bookmarkStart w:id="331" w:name="_Ref448228164"/>
      <w:r>
        <w:t>The First Canticle</w:t>
      </w:r>
      <w:bookmarkEnd w:id="331"/>
    </w:p>
    <w:p w14:paraId="396134CA" w14:textId="3A8C8F71" w:rsidR="00D16E1F" w:rsidRPr="00D16E1F" w:rsidRDefault="00D31F38" w:rsidP="00D16E1F">
      <w:pPr>
        <w:pStyle w:val="Heading4"/>
        <w:rPr>
          <w:lang w:val="en-US"/>
        </w:rPr>
      </w:pPr>
      <w:r>
        <w:rPr>
          <w:lang w:val="en-US"/>
        </w:rPr>
        <w:t>The Beginning of the Midnight Praise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2"/>
            <w:r>
              <w:t>Arise</w:t>
            </w:r>
            <w:commentRangeEnd w:id="332"/>
            <w:r>
              <w:rPr>
                <w:rStyle w:val="CommentReference"/>
              </w:rPr>
              <w:commentReference w:id="332"/>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3"/>
            <w:r>
              <w:t>flesh</w:t>
            </w:r>
            <w:commentRangeEnd w:id="333"/>
            <w:r>
              <w:rPr>
                <w:rStyle w:val="CommentReference"/>
              </w:rPr>
              <w:commentReference w:id="333"/>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4"/>
            <w:r w:rsidRPr="004E04E2">
              <w:t xml:space="preserve">send up </w:t>
            </w:r>
            <w:commentRangeEnd w:id="334"/>
            <w:r>
              <w:rPr>
                <w:rStyle w:val="CommentReference"/>
              </w:rPr>
              <w:commentReference w:id="334"/>
            </w:r>
            <w:r>
              <w:t>to</w:t>
            </w:r>
            <w:r w:rsidRPr="004E04E2">
              <w:t xml:space="preserve"> </w:t>
            </w:r>
            <w:r>
              <w:t>You</w:t>
            </w:r>
            <w:r w:rsidRPr="004E04E2">
              <w:t xml:space="preserve"> a befitting </w:t>
            </w:r>
            <w:commentRangeStart w:id="335"/>
            <w:r w:rsidRPr="004E04E2">
              <w:t>doxology</w:t>
            </w:r>
            <w:commentRangeEnd w:id="335"/>
            <w:r>
              <w:rPr>
                <w:rStyle w:val="CommentReference"/>
              </w:rPr>
              <w:commentReference w:id="335"/>
            </w:r>
            <w:r w:rsidRPr="004E04E2">
              <w:t xml:space="preserve">, and win the forgiveness of our many sins: </w:t>
            </w:r>
            <w:commentRangeStart w:id="336"/>
            <w:r w:rsidRPr="004E04E2">
              <w:t xml:space="preserve">Glory to </w:t>
            </w:r>
            <w:r>
              <w:t>You</w:t>
            </w:r>
            <w:r w:rsidRPr="004E04E2">
              <w:t xml:space="preserve"> </w:t>
            </w:r>
            <w:commentRangeEnd w:id="336"/>
            <w:r>
              <w:rPr>
                <w:rStyle w:val="CommentReference"/>
              </w:rPr>
              <w:commentReference w:id="336"/>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7"/>
            <w:r w:rsidRPr="004E04E2">
              <w:t xml:space="preserve">Who </w:t>
            </w:r>
            <w:commentRangeEnd w:id="337"/>
            <w:r>
              <w:rPr>
                <w:rStyle w:val="CommentReference"/>
              </w:rPr>
              <w:commentReference w:id="337"/>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8"/>
            <w:r w:rsidRPr="004E04E2">
              <w:t>to</w:t>
            </w:r>
            <w:r w:rsidR="00985EC5">
              <w:t>wards</w:t>
            </w:r>
            <w:r w:rsidRPr="004E04E2">
              <w:t xml:space="preserve"> the sanctuary</w:t>
            </w:r>
            <w:commentRangeEnd w:id="338"/>
            <w:r>
              <w:rPr>
                <w:rStyle w:val="CommentReference"/>
              </w:rPr>
              <w:commentReference w:id="338"/>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9"/>
            <w:r w:rsidRPr="004E04E2">
              <w:t xml:space="preserve">you out </w:t>
            </w:r>
            <w:commentRangeEnd w:id="339"/>
            <w:r>
              <w:rPr>
                <w:rStyle w:val="CommentReference"/>
              </w:rPr>
              <w:commentReference w:id="339"/>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0"/>
            <w:r w:rsidRPr="004E04E2">
              <w:t xml:space="preserve">supplication </w:t>
            </w:r>
            <w:commentRangeEnd w:id="340"/>
            <w:r>
              <w:rPr>
                <w:rStyle w:val="CommentReference"/>
              </w:rPr>
              <w:commentReference w:id="340"/>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1"/>
            <w:r w:rsidRPr="004E04E2">
              <w:t xml:space="preserve">petition </w:t>
            </w:r>
            <w:commentRangeEnd w:id="341"/>
            <w:r>
              <w:rPr>
                <w:rStyle w:val="CommentReference"/>
              </w:rPr>
              <w:commentReference w:id="341"/>
            </w:r>
            <w:r w:rsidR="00985EC5">
              <w:t>will</w:t>
            </w:r>
            <w:r w:rsidRPr="004E04E2">
              <w:t xml:space="preserve"> come in before </w:t>
            </w:r>
            <w:r>
              <w:t>You</w:t>
            </w:r>
            <w:r w:rsidR="00985EC5">
              <w:t xml:space="preserve">; </w:t>
            </w:r>
            <w:commentRangeStart w:id="342"/>
            <w:r w:rsidRPr="004E04E2">
              <w:t xml:space="preserve">revive </w:t>
            </w:r>
            <w:commentRangeEnd w:id="342"/>
            <w:r>
              <w:rPr>
                <w:rStyle w:val="CommentReference"/>
              </w:rPr>
              <w:commentReference w:id="342"/>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3"/>
            <w:r w:rsidRPr="004E04E2">
              <w:t>pour forth</w:t>
            </w:r>
            <w:commentRangeEnd w:id="343"/>
            <w:r>
              <w:rPr>
                <w:rStyle w:val="CommentReference"/>
              </w:rPr>
              <w:commentReference w:id="343"/>
            </w:r>
            <w:r w:rsidRPr="004E04E2">
              <w:t xml:space="preserve"> </w:t>
            </w:r>
            <w:commentRangeStart w:id="344"/>
            <w:r w:rsidRPr="004E04E2">
              <w:t>blessing</w:t>
            </w:r>
            <w:commentRangeEnd w:id="344"/>
            <w:r>
              <w:rPr>
                <w:rStyle w:val="CommentReference"/>
              </w:rPr>
              <w:commentReference w:id="344"/>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5"/>
            <w:r w:rsidRPr="004E04E2">
              <w:t xml:space="preserve">respond </w:t>
            </w:r>
            <w:commentRangeEnd w:id="345"/>
            <w:r>
              <w:rPr>
                <w:rStyle w:val="CommentReference"/>
              </w:rPr>
              <w:commentReference w:id="345"/>
            </w:r>
            <w:r w:rsidRPr="004E04E2">
              <w:t xml:space="preserve">with </w:t>
            </w:r>
            <w:r>
              <w:t>Your</w:t>
            </w:r>
            <w:r w:rsidR="00985EC5">
              <w:t xml:space="preserve"> words,</w:t>
            </w:r>
            <w:r w:rsidRPr="004E04E2">
              <w:t xml:space="preserve"> for all </w:t>
            </w:r>
            <w:r>
              <w:t>Your</w:t>
            </w:r>
            <w:r w:rsidRPr="004E04E2">
              <w:t xml:space="preserve"> commandments are </w:t>
            </w:r>
            <w:commentRangeStart w:id="346"/>
            <w:r w:rsidRPr="004E04E2">
              <w:t>righteous</w:t>
            </w:r>
            <w:commentRangeEnd w:id="346"/>
            <w:r>
              <w:rPr>
                <w:rStyle w:val="CommentReference"/>
              </w:rPr>
              <w:commentReference w:id="346"/>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7"/>
            <w:r w:rsidRPr="004E04E2">
              <w:t>meditation</w:t>
            </w:r>
            <w:commentRangeEnd w:id="347"/>
            <w:r>
              <w:rPr>
                <w:rStyle w:val="CommentReference"/>
              </w:rPr>
              <w:commentReference w:id="347"/>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8"/>
            <w:r w:rsidRPr="004E04E2">
              <w:t>always</w:t>
            </w:r>
            <w:commentRangeEnd w:id="348"/>
            <w:r>
              <w:rPr>
                <w:rStyle w:val="CommentReference"/>
              </w:rPr>
              <w:commentReference w:id="348"/>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9"/>
            <w:r w:rsidRPr="004E04E2">
              <w:rPr>
                <w:rFonts w:eastAsia="@MingLiU"/>
              </w:rPr>
              <w:t xml:space="preserve">and </w:t>
            </w:r>
            <w:commentRangeEnd w:id="349"/>
            <w:r>
              <w:rPr>
                <w:rStyle w:val="CommentReference"/>
              </w:rPr>
              <w:commentReference w:id="349"/>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0"/>
            <w:r w:rsidRPr="004E04E2">
              <w:rPr>
                <w:rFonts w:eastAsia="@MingLiU"/>
              </w:rPr>
              <w:t xml:space="preserve">to </w:t>
            </w:r>
            <w:commentRangeEnd w:id="350"/>
            <w:r>
              <w:rPr>
                <w:rStyle w:val="CommentReference"/>
              </w:rPr>
              <w:commentReference w:id="350"/>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1"/>
            <w:r w:rsidRPr="004E04E2">
              <w:t xml:space="preserve">to </w:t>
            </w:r>
            <w:commentRangeEnd w:id="351"/>
            <w:r>
              <w:rPr>
                <w:rStyle w:val="CommentReference"/>
              </w:rPr>
              <w:commentReference w:id="351"/>
            </w:r>
            <w:r>
              <w:t>You</w:t>
            </w:r>
            <w:r w:rsidRPr="004E04E2">
              <w:t>, O Only</w:t>
            </w:r>
            <w:r w:rsidRPr="004E04E2">
              <w:noBreakHyphen/>
            </w:r>
            <w:commentRangeStart w:id="352"/>
            <w:r w:rsidRPr="004E04E2">
              <w:t>Begotten</w:t>
            </w:r>
            <w:commentRangeEnd w:id="352"/>
            <w:r>
              <w:rPr>
                <w:rStyle w:val="CommentReference"/>
              </w:rPr>
              <w:commentReference w:id="352"/>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3"/>
            <w:r w:rsidRPr="004E04E2">
              <w:t xml:space="preserve">utter </w:t>
            </w:r>
            <w:commentRangeEnd w:id="353"/>
            <w:r>
              <w:rPr>
                <w:rStyle w:val="CommentReference"/>
              </w:rPr>
              <w:commentReference w:id="353"/>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504BD9">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4" w:name="_Toc297322053"/>
      <w:bookmarkStart w:id="355" w:name="_Toc297407698"/>
      <w:bookmarkStart w:id="356" w:name="_Toc298445750"/>
      <w:bookmarkStart w:id="357" w:name="_Toc298681233"/>
      <w:bookmarkStart w:id="358" w:name="_Toc298447475"/>
      <w:bookmarkStart w:id="359"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0"/>
            <w:r>
              <w:t xml:space="preserve">consider </w:t>
            </w:r>
            <w:commentRangeEnd w:id="360"/>
            <w:r>
              <w:rPr>
                <w:rStyle w:val="CommentReference"/>
                <w:lang w:val="en-CA"/>
              </w:rPr>
              <w:commentReference w:id="360"/>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1"/>
            <w:r>
              <w:t xml:space="preserve">none </w:t>
            </w:r>
            <w:commentRangeEnd w:id="361"/>
            <w:r>
              <w:rPr>
                <w:rStyle w:val="CommentReference"/>
                <w:lang w:val="en-CA"/>
              </w:rPr>
              <w:commentReference w:id="361"/>
            </w:r>
            <w:r>
              <w:t>but You.</w:t>
            </w:r>
          </w:p>
          <w:p w14:paraId="45BFA942" w14:textId="77777777" w:rsidR="00D31F38" w:rsidRDefault="00D31F38" w:rsidP="00E35F1F">
            <w:pPr>
              <w:pStyle w:val="EngHangEnd"/>
            </w:pPr>
            <w:commentRangeStart w:id="362"/>
            <w:r>
              <w:t xml:space="preserve">After </w:t>
            </w:r>
            <w:commentRangeEnd w:id="362"/>
            <w:r>
              <w:rPr>
                <w:rStyle w:val="CommentReference"/>
                <w:lang w:val="en-CA"/>
              </w:rPr>
              <w:commentReference w:id="362"/>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3"/>
            <w:r>
              <w:t xml:space="preserve">to </w:t>
            </w:r>
            <w:commentRangeEnd w:id="363"/>
            <w:r>
              <w:rPr>
                <w:rStyle w:val="CommentReference"/>
                <w:lang w:val="en-CA"/>
              </w:rPr>
              <w:commentReference w:id="363"/>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4"/>
            <w:r>
              <w:t>joyful</w:t>
            </w:r>
            <w:commentRangeEnd w:id="364"/>
            <w:r>
              <w:rPr>
                <w:rStyle w:val="CommentReference"/>
                <w:lang w:val="en-CA"/>
              </w:rPr>
              <w:commentReference w:id="364"/>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5"/>
            <w:r>
              <w:t xml:space="preserve">perfect </w:t>
            </w:r>
            <w:commentRangeEnd w:id="365"/>
            <w:r>
              <w:rPr>
                <w:rStyle w:val="CommentReference"/>
                <w:lang w:val="en-CA"/>
              </w:rPr>
              <w:commentReference w:id="365"/>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66"/>
            <w:r>
              <w:t xml:space="preserve">sealed </w:t>
            </w:r>
            <w:commentRangeEnd w:id="366"/>
            <w:r>
              <w:rPr>
                <w:rStyle w:val="CommentReference"/>
                <w:lang w:val="en-CA"/>
              </w:rPr>
              <w:commentReference w:id="366"/>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7"/>
            <w:r>
              <w:t xml:space="preserve">fragrant </w:t>
            </w:r>
            <w:commentRangeEnd w:id="367"/>
            <w:r>
              <w:rPr>
                <w:rStyle w:val="CommentReference"/>
                <w:lang w:val="en-CA"/>
              </w:rPr>
              <w:commentReference w:id="367"/>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8"/>
            <w:r>
              <w:t>spices</w:t>
            </w:r>
            <w:commentRangeEnd w:id="368"/>
            <w:r>
              <w:rPr>
                <w:rStyle w:val="CommentReference"/>
                <w:lang w:val="en-CA"/>
              </w:rPr>
              <w:commentReference w:id="368"/>
            </w:r>
            <w:r>
              <w:t>,</w:t>
            </w:r>
          </w:p>
          <w:p w14:paraId="2BF4322B" w14:textId="77777777" w:rsidR="00D31F38" w:rsidRDefault="00D31F38" w:rsidP="00E35F1F">
            <w:pPr>
              <w:pStyle w:val="EngHangEnd"/>
            </w:pPr>
            <w:r>
              <w:t xml:space="preserve">"Behold and see that the Saviour </w:t>
            </w:r>
            <w:commentRangeStart w:id="369"/>
            <w:r>
              <w:t xml:space="preserve">is risen </w:t>
            </w:r>
            <w:commentRangeEnd w:id="369"/>
            <w:r>
              <w:rPr>
                <w:rStyle w:val="CommentReference"/>
                <w:lang w:val="en-CA"/>
              </w:rPr>
              <w:commentReference w:id="369"/>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0"/>
            <w:r>
              <w:t>A</w:t>
            </w:r>
            <w:commentRangeEnd w:id="370"/>
            <w:r>
              <w:rPr>
                <w:rStyle w:val="CommentReference"/>
                <w:lang w:val="en-CA"/>
              </w:rPr>
              <w:commentReference w:id="370"/>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1"/>
            <w:r>
              <w:t xml:space="preserve">We </w:t>
            </w:r>
            <w:commentRangeEnd w:id="371"/>
            <w:r>
              <w:rPr>
                <w:rStyle w:val="CommentReference"/>
                <w:lang w:val="en-CA"/>
              </w:rPr>
              <w:commentReference w:id="371"/>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2"/>
            <w:r>
              <w:t>alteration</w:t>
            </w:r>
            <w:commentRangeEnd w:id="372"/>
            <w:r>
              <w:rPr>
                <w:rStyle w:val="CommentReference"/>
                <w:lang w:val="en-CA"/>
              </w:rPr>
              <w:commentReference w:id="372"/>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r>
        <w:lastRenderedPageBreak/>
        <w:t xml:space="preserve">The First Canticle: The </w:t>
      </w:r>
      <w:r w:rsidR="00F970EE">
        <w:t>First Song</w:t>
      </w:r>
      <w:r>
        <w:t xml:space="preserve"> of Moses the Prophet</w:t>
      </w:r>
      <w:bookmarkEnd w:id="354"/>
      <w:bookmarkEnd w:id="355"/>
      <w:bookmarkEnd w:id="356"/>
      <w:bookmarkEnd w:id="357"/>
      <w:bookmarkEnd w:id="358"/>
      <w:bookmarkEnd w:id="359"/>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3"/>
            <w:r>
              <w:t>glorify Him</w:t>
            </w:r>
            <w:commentRangeEnd w:id="373"/>
            <w:r>
              <w:rPr>
                <w:rStyle w:val="CommentReference"/>
                <w:lang w:val="en-CA"/>
              </w:rPr>
              <w:commentReference w:id="373"/>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4"/>
            <w:r>
              <w:t xml:space="preserve">when he shatters </w:t>
            </w:r>
            <w:commentRangeEnd w:id="374"/>
            <w:r>
              <w:rPr>
                <w:rStyle w:val="CommentReference"/>
                <w:lang w:val="en-CA"/>
              </w:rPr>
              <w:commentReference w:id="374"/>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75"/>
            <w:r w:rsidR="00D31F38">
              <w:t xml:space="preserve">chosen </w:t>
            </w:r>
            <w:commentRangeEnd w:id="375"/>
            <w:r w:rsidR="00D31F38">
              <w:rPr>
                <w:rStyle w:val="CommentReference"/>
                <w:lang w:val="en-CA"/>
              </w:rPr>
              <w:commentReference w:id="375"/>
            </w:r>
            <w:r w:rsidR="00D31F38">
              <w:t xml:space="preserve">mounted </w:t>
            </w:r>
            <w:commentRangeStart w:id="376"/>
            <w:r w:rsidR="00D31F38">
              <w:t xml:space="preserve">captains </w:t>
            </w:r>
            <w:commentRangeEnd w:id="376"/>
            <w:r w:rsidR="00D31F38">
              <w:rPr>
                <w:rStyle w:val="CommentReference"/>
                <w:lang w:val="en-CA"/>
              </w:rPr>
              <w:commentReference w:id="376"/>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7"/>
            <w:r>
              <w:t xml:space="preserve"> </w:t>
            </w:r>
            <w:commentRangeEnd w:id="377"/>
            <w:r>
              <w:rPr>
                <w:rStyle w:val="CommentReference"/>
                <w:lang w:val="en-CA"/>
              </w:rPr>
              <w:commentReference w:id="377"/>
            </w:r>
            <w:r>
              <w:t xml:space="preserve">glorified in </w:t>
            </w:r>
            <w:r w:rsidR="00865C59">
              <w:t>strength</w:t>
            </w:r>
            <w:r>
              <w:t xml:space="preserve">. Your right hand, O Lord, </w:t>
            </w:r>
            <w:commentRangeStart w:id="378"/>
            <w:r>
              <w:t xml:space="preserve">crushed </w:t>
            </w:r>
            <w:commentRangeEnd w:id="378"/>
            <w:r>
              <w:rPr>
                <w:rStyle w:val="CommentReference"/>
                <w:lang w:val="en-CA"/>
              </w:rPr>
              <w:commentReference w:id="378"/>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lastRenderedPageBreak/>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9"/>
            <w:r w:rsidR="00D31F38">
              <w:t xml:space="preserve">shattered </w:t>
            </w:r>
            <w:commentRangeEnd w:id="379"/>
            <w:r w:rsidR="00D31F38">
              <w:rPr>
                <w:rStyle w:val="CommentReference"/>
                <w:lang w:val="en-CA"/>
              </w:rPr>
              <w:commentReference w:id="379"/>
            </w:r>
            <w:r>
              <w:t>the</w:t>
            </w:r>
            <w:r w:rsidR="00D31F38">
              <w:t xml:space="preserve"> </w:t>
            </w:r>
            <w:r>
              <w:t>adversaries</w:t>
            </w:r>
            <w:r w:rsidR="00D31F38">
              <w:t xml:space="preserve">; You </w:t>
            </w:r>
            <w:commentRangeStart w:id="380"/>
            <w:r w:rsidR="00D31F38">
              <w:t xml:space="preserve">sent </w:t>
            </w:r>
            <w:commentRangeEnd w:id="380"/>
            <w:r w:rsidR="00D31F38">
              <w:rPr>
                <w:rStyle w:val="CommentReference"/>
                <w:lang w:val="en-CA"/>
              </w:rPr>
              <w:commentReference w:id="380"/>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26"/>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1"/>
            <w:r w:rsidR="00D31F38">
              <w:t>holy</w:t>
            </w:r>
            <w:commentRangeEnd w:id="381"/>
            <w:r w:rsidR="00D31F38">
              <w:rPr>
                <w:rStyle w:val="CommentReference"/>
                <w:lang w:val="en-CA"/>
              </w:rPr>
              <w:commentReference w:id="381"/>
            </w:r>
            <w:r w:rsidR="00D31F38">
              <w:t xml:space="preserve">, awesome in </w:t>
            </w:r>
            <w:commentRangeStart w:id="382"/>
            <w:r w:rsidR="00D31F38">
              <w:t>glorious deeds</w:t>
            </w:r>
            <w:commentRangeEnd w:id="382"/>
            <w:r w:rsidR="00D31F38">
              <w:rPr>
                <w:rStyle w:val="CommentReference"/>
                <w:lang w:val="en-CA"/>
              </w:rPr>
              <w:commentReference w:id="382"/>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3"/>
            <w:r>
              <w:t>redeemed</w:t>
            </w:r>
            <w:commentRangeEnd w:id="383"/>
            <w:r>
              <w:rPr>
                <w:rStyle w:val="CommentReference"/>
                <w:lang w:val="en-CA"/>
              </w:rPr>
              <w:commentReference w:id="383"/>
            </w:r>
            <w:r>
              <w:t xml:space="preserve">; You called them by Your power into Your holy </w:t>
            </w:r>
            <w:commentRangeStart w:id="384"/>
            <w:r>
              <w:t>abode</w:t>
            </w:r>
            <w:commentRangeEnd w:id="384"/>
            <w:r>
              <w:rPr>
                <w:rStyle w:val="CommentReference"/>
                <w:lang w:val="en-CA"/>
              </w:rPr>
              <w:commentReference w:id="384"/>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85"/>
            <w:r>
              <w:t xml:space="preserve">Sorrow </w:t>
            </w:r>
            <w:commentRangeEnd w:id="385"/>
            <w:r>
              <w:rPr>
                <w:rStyle w:val="CommentReference"/>
                <w:lang w:val="en-CA"/>
              </w:rPr>
              <w:commentReference w:id="385"/>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86"/>
            <w:r>
              <w:t>May</w:t>
            </w:r>
            <w:commentRangeEnd w:id="386"/>
            <w:r>
              <w:rPr>
                <w:rStyle w:val="CommentReference"/>
                <w:lang w:val="en-CA"/>
              </w:rPr>
              <w:commentReference w:id="386"/>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7"/>
            <w:r>
              <w:t xml:space="preserve">reigning </w:t>
            </w:r>
            <w:commentRangeEnd w:id="387"/>
            <w:r>
              <w:rPr>
                <w:rStyle w:val="CommentReference"/>
                <w:lang w:val="en-CA"/>
              </w:rPr>
              <w:commentReference w:id="387"/>
            </w:r>
            <w:r>
              <w:t xml:space="preserve">as King forever and ever </w:t>
            </w:r>
            <w:commentRangeStart w:id="388"/>
            <w:r>
              <w:t>and beyond</w:t>
            </w:r>
            <w:commentRangeEnd w:id="388"/>
            <w:r>
              <w:rPr>
                <w:rStyle w:val="CommentReference"/>
                <w:lang w:val="en-CA"/>
              </w:rPr>
              <w:commentReference w:id="388"/>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9"/>
            <w:r w:rsidR="00D31F38">
              <w:t xml:space="preserve"> </w:t>
            </w:r>
            <w:commentRangeEnd w:id="389"/>
            <w:r w:rsidR="00D31F38">
              <w:rPr>
                <w:rStyle w:val="CommentReference"/>
                <w:lang w:val="en-CA"/>
              </w:rPr>
              <w:commentReference w:id="389"/>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0"/>
            <w:r w:rsidR="00D31F38">
              <w:t>praises</w:t>
            </w:r>
            <w:commentRangeEnd w:id="390"/>
            <w:r w:rsidR="00D31F38">
              <w:rPr>
                <w:rStyle w:val="CommentReference"/>
                <w:lang w:val="en-CA"/>
              </w:rPr>
              <w:commentReference w:id="390"/>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1"/>
            <w:r>
              <w:t>glorified</w:t>
            </w:r>
            <w:commentRangeEnd w:id="391"/>
            <w:r>
              <w:rPr>
                <w:rStyle w:val="CommentReference"/>
                <w:rFonts w:eastAsiaTheme="minorHAnsi" w:cstheme="minorBidi"/>
                <w:color w:val="auto"/>
                <w:lang w:val="en-CA"/>
              </w:rPr>
              <w:commentReference w:id="391"/>
            </w:r>
            <w:r>
              <w:t>.</w:t>
            </w:r>
            <w:r w:rsidR="00D31F38">
              <w:rPr>
                <w:rStyle w:val="CommentReference"/>
                <w:lang w:val="en-CA"/>
              </w:rPr>
              <w:commentReference w:id="392"/>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3" w:name="_Toc297322054"/>
      <w:bookmarkStart w:id="394" w:name="_Toc297407699"/>
      <w:bookmarkStart w:id="395" w:name="_Toc298445751"/>
      <w:bookmarkStart w:id="396" w:name="_Toc298681234"/>
      <w:bookmarkStart w:id="397" w:name="_Toc298447476"/>
      <w:r>
        <w:t>Psali Adam</w:t>
      </w:r>
      <w:bookmarkEnd w:id="393"/>
      <w:bookmarkEnd w:id="394"/>
      <w:bookmarkEnd w:id="395"/>
      <w:bookmarkEnd w:id="396"/>
      <w:bookmarkEnd w:id="397"/>
      <w:r w:rsidR="009E143A">
        <w:t xml:space="preserve"> on the First Canticle</w:t>
      </w:r>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8"/>
            <w:r>
              <w:t xml:space="preserve">The </w:t>
            </w:r>
            <w:commentRangeEnd w:id="398"/>
            <w:r>
              <w:rPr>
                <w:rStyle w:val="CommentReference"/>
                <w:lang w:val="en-CA"/>
              </w:rPr>
              <w:commentReference w:id="398"/>
            </w:r>
            <w:r>
              <w:t xml:space="preserve">water of the sea was parted into parts, And the great deep became a </w:t>
            </w:r>
            <w:commentRangeStart w:id="399"/>
            <w:r>
              <w:t>path</w:t>
            </w:r>
            <w:commentRangeEnd w:id="399"/>
            <w:r>
              <w:rPr>
                <w:rStyle w:val="CommentReference"/>
                <w:lang w:val="en-CA"/>
              </w:rPr>
              <w:commentReference w:id="399"/>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0"/>
            <w:r w:rsidRPr="00D33B3C">
              <w:rPr>
                <w:rFonts w:ascii="Times New Roman" w:hAnsi="Times New Roman" w:cs="Times New Roman"/>
              </w:rPr>
              <w:t>Ϧ</w:t>
            </w:r>
            <w:r w:rsidRPr="00D33B3C">
              <w:t>ⲉⲛ</w:t>
            </w:r>
            <w:commentRangeEnd w:id="400"/>
            <w:r>
              <w:rPr>
                <w:rStyle w:val="CommentReference"/>
                <w:rFonts w:ascii="Garamond" w:hAnsi="Garamond" w:cstheme="minorBidi"/>
                <w:noProof w:val="0"/>
                <w:lang w:val="en-CA"/>
              </w:rPr>
              <w:commentReference w:id="400"/>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1"/>
            <w:r>
              <w:t xml:space="preserve">miraculous </w:t>
            </w:r>
            <w:commentRangeEnd w:id="401"/>
            <w:r>
              <w:rPr>
                <w:rStyle w:val="CommentReference"/>
                <w:lang w:val="en-CA"/>
              </w:rPr>
              <w:commentReference w:id="401"/>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2"/>
            <w:r>
              <w:t xml:space="preserve">passed </w:t>
            </w:r>
            <w:commentRangeEnd w:id="402"/>
            <w:r>
              <w:rPr>
                <w:rStyle w:val="CommentReference"/>
                <w:lang w:val="en-CA"/>
              </w:rPr>
              <w:commentReference w:id="402"/>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3"/>
            <w:r>
              <w:t xml:space="preserve">praising </w:t>
            </w:r>
            <w:commentRangeEnd w:id="403"/>
            <w:r>
              <w:rPr>
                <w:rStyle w:val="CommentReference"/>
                <w:lang w:val="en-CA"/>
              </w:rPr>
              <w:commentReference w:id="403"/>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04"/>
            <w:r>
              <w:t xml:space="preserve"> </w:t>
            </w:r>
            <w:commentRangeEnd w:id="404"/>
            <w:r>
              <w:rPr>
                <w:rStyle w:val="CommentReference"/>
                <w:lang w:val="en-CA"/>
              </w:rPr>
              <w:commentReference w:id="404"/>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504BD9">
        <w:rPr>
          <w:noProof/>
        </w:rPr>
        <w:t>434</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504BD9">
        <w:rPr>
          <w:b/>
          <w:bCs/>
          <w:noProof/>
          <w:lang w:val="en-US"/>
        </w:rPr>
        <w:t>Error! Bookmark not defined.</w:t>
      </w:r>
      <w:r>
        <w:fldChar w:fldCharType="end"/>
      </w:r>
      <w:r>
        <w:t>.</w:t>
      </w:r>
    </w:p>
    <w:p w14:paraId="200207CE" w14:textId="77777777" w:rsidR="00504BD9"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504BD9">
        <w:t>The Second Prayer of Esaias the Prophet</w:t>
      </w:r>
    </w:p>
    <w:p w14:paraId="08F23E35" w14:textId="77777777" w:rsidR="00504BD9" w:rsidRDefault="00504BD9" w:rsidP="00A7333E">
      <w:pPr>
        <w:pStyle w:val="Rubric"/>
      </w:pPr>
      <w:r>
        <w:t>(Esaias 25:1-12. Coptic rite: Joyous Saturday.)</w:t>
      </w:r>
    </w:p>
    <w:p w14:paraId="50493EF6" w14:textId="77777777" w:rsidR="00504BD9" w:rsidRPr="0040319E" w:rsidRDefault="00504BD9" w:rsidP="00ED1D04">
      <w:pPr>
        <w:pStyle w:val="Rubric"/>
      </w:pPr>
      <w:r>
        <w:t>Again, a reading from the book of Esaias the Prophet. His blessing be upon us all. Amen.</w:t>
      </w:r>
    </w:p>
    <w:p w14:paraId="250136B0" w14:textId="77777777" w:rsidR="00504BD9" w:rsidRDefault="00504BD9" w:rsidP="00A7333E">
      <w:pPr>
        <w:pStyle w:val="EnglishHangNoCoptic"/>
      </w:pPr>
      <w:r>
        <w:lastRenderedPageBreak/>
        <w:t>1 O Lord my God,</w:t>
      </w:r>
    </w:p>
    <w:p w14:paraId="3A9BD72E" w14:textId="77777777" w:rsidR="00504BD9" w:rsidRDefault="00504BD9" w:rsidP="00A7333E">
      <w:pPr>
        <w:pStyle w:val="EnglishHangNoCoptic"/>
        <w:ind w:firstLine="0"/>
      </w:pPr>
      <w:r>
        <w:t>I will glorify You;</w:t>
      </w:r>
    </w:p>
    <w:p w14:paraId="079AC001" w14:textId="77777777" w:rsidR="00504BD9" w:rsidRDefault="00504BD9" w:rsidP="00A7333E">
      <w:pPr>
        <w:pStyle w:val="EnglishHangNoCoptic"/>
        <w:ind w:firstLine="0"/>
      </w:pPr>
      <w:r w:rsidRPr="00224A73">
        <w:t>I</w:t>
      </w:r>
      <w:r>
        <w:t xml:space="preserve"> will sing a hymn to Your Name,</w:t>
      </w:r>
    </w:p>
    <w:p w14:paraId="56C493FE" w14:textId="77777777" w:rsidR="00504BD9" w:rsidRDefault="00504BD9" w:rsidP="00A7333E">
      <w:pPr>
        <w:pStyle w:val="EnglishHangNoCoptic"/>
        <w:ind w:firstLine="0"/>
      </w:pPr>
      <w:r w:rsidRPr="00224A73">
        <w:t xml:space="preserve">for </w:t>
      </w:r>
      <w:r>
        <w:t>You have done wonderful things—</w:t>
      </w:r>
    </w:p>
    <w:p w14:paraId="4E6E68DD" w14:textId="77777777" w:rsidR="00504BD9" w:rsidRDefault="00504BD9" w:rsidP="00A7333E">
      <w:pPr>
        <w:pStyle w:val="EnglishHangEndNoCoptic"/>
        <w:ind w:firstLine="0"/>
      </w:pPr>
      <w:r w:rsidRPr="00224A73">
        <w:t xml:space="preserve">an ancient and true </w:t>
      </w:r>
      <w:r>
        <w:t>plan</w:t>
      </w:r>
      <w:r w:rsidRPr="00224A73">
        <w:t xml:space="preserve">. </w:t>
      </w:r>
      <w:r>
        <w:t>Amen, Lord!</w:t>
      </w:r>
    </w:p>
    <w:p w14:paraId="7CB9CE35" w14:textId="77777777" w:rsidR="00504BD9" w:rsidRDefault="00504BD9" w:rsidP="00A7333E">
      <w:pPr>
        <w:pStyle w:val="EnglishHangNoCoptic"/>
      </w:pPr>
      <w:r w:rsidRPr="00224A73">
        <w:t>2</w:t>
      </w:r>
      <w:r>
        <w:t xml:space="preserve"> </w:t>
      </w:r>
      <w:r w:rsidRPr="00224A73">
        <w:t>Fo</w:t>
      </w:r>
      <w:r>
        <w:t>r You have made cities into a mound;</w:t>
      </w:r>
    </w:p>
    <w:p w14:paraId="7F28C4FB" w14:textId="77777777" w:rsidR="00504BD9" w:rsidRDefault="00504BD9" w:rsidP="00A7333E">
      <w:pPr>
        <w:pStyle w:val="EnglishHangNoCoptic"/>
        <w:ind w:firstLine="0"/>
      </w:pPr>
      <w:r w:rsidRPr="00224A73">
        <w:t xml:space="preserve">You </w:t>
      </w:r>
      <w:r>
        <w:t xml:space="preserve">have </w:t>
      </w:r>
      <w:r w:rsidRPr="00224A73">
        <w:t>made the foundatio</w:t>
      </w:r>
      <w:r>
        <w:t>ns of their strong cities fall.</w:t>
      </w:r>
    </w:p>
    <w:p w14:paraId="5A19C998" w14:textId="77777777" w:rsidR="00504BD9" w:rsidRDefault="00504BD9" w:rsidP="00A7333E">
      <w:pPr>
        <w:pStyle w:val="EnglishHangEndNoCoptic"/>
        <w:ind w:firstLine="0"/>
      </w:pPr>
      <w:r w:rsidRPr="00224A73">
        <w:t>The city of the ungo</w:t>
      </w:r>
      <w:r>
        <w:t>dly shall not be built forever.</w:t>
      </w:r>
    </w:p>
    <w:p w14:paraId="2A57A22A" w14:textId="77777777" w:rsidR="00504BD9" w:rsidRDefault="00504BD9" w:rsidP="00A7333E">
      <w:pPr>
        <w:pStyle w:val="EnglishHangNoCoptic"/>
      </w:pPr>
      <w:r w:rsidRPr="00224A73">
        <w:t>3</w:t>
      </w:r>
      <w:r>
        <w:t xml:space="preserve"> </w:t>
      </w:r>
      <w:r w:rsidRPr="00224A73">
        <w:t>Therefore</w:t>
      </w:r>
      <w:r>
        <w:t>,</w:t>
      </w:r>
      <w:r w:rsidRPr="00224A73">
        <w:t xml:space="preserve"> </w:t>
      </w:r>
      <w:r>
        <w:t>the poor people will bless You,</w:t>
      </w:r>
    </w:p>
    <w:p w14:paraId="7EF4E5D8" w14:textId="77777777" w:rsidR="00504BD9" w:rsidRDefault="00504BD9" w:rsidP="00A7333E">
      <w:pPr>
        <w:pStyle w:val="EnglishHangEndNoCoptic"/>
        <w:ind w:firstLine="0"/>
      </w:pPr>
      <w:r w:rsidRPr="00224A73">
        <w:t xml:space="preserve">and the cities of </w:t>
      </w:r>
      <w:r>
        <w:t>wronged people will praise You.</w:t>
      </w:r>
    </w:p>
    <w:p w14:paraId="14227F57" w14:textId="77777777" w:rsidR="00504BD9" w:rsidRDefault="00504BD9"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A7BE76E" w14:textId="77777777" w:rsidR="00504BD9" w:rsidRDefault="00504BD9" w:rsidP="00A7333E">
      <w:pPr>
        <w:pStyle w:val="EnglishHangNoCoptic"/>
        <w:ind w:firstLine="0"/>
      </w:pPr>
      <w:r w:rsidRPr="00224A73">
        <w:t>and a protection to those who were dis</w:t>
      </w:r>
      <w:r>
        <w:t>heartened because of poverty.</w:t>
      </w:r>
    </w:p>
    <w:p w14:paraId="4E6A0AA0" w14:textId="77777777" w:rsidR="00504BD9" w:rsidRDefault="00504BD9" w:rsidP="00A7333E">
      <w:pPr>
        <w:pStyle w:val="EnglishHangNoCoptic"/>
        <w:ind w:firstLine="0"/>
      </w:pPr>
      <w:r w:rsidRPr="00224A73">
        <w:t>You w</w:t>
      </w:r>
      <w:r>
        <w:t>ill deliver them from evil men,</w:t>
      </w:r>
    </w:p>
    <w:p w14:paraId="552687A5" w14:textId="77777777" w:rsidR="00504BD9" w:rsidRDefault="00504BD9" w:rsidP="00A7333E">
      <w:pPr>
        <w:pStyle w:val="EnglishHangEndNoCoptic"/>
        <w:ind w:firstLine="0"/>
      </w:pPr>
      <w:r w:rsidRPr="00224A73">
        <w:t>and be a shelter of the thirsty</w:t>
      </w:r>
      <w:r>
        <w:t>,</w:t>
      </w:r>
      <w:r w:rsidRPr="00224A73">
        <w:t xml:space="preserve"> and a</w:t>
      </w:r>
      <w:r>
        <w:t xml:space="preserve"> breath of life to the wronged.</w:t>
      </w:r>
    </w:p>
    <w:p w14:paraId="422EB7E2" w14:textId="77777777" w:rsidR="00504BD9" w:rsidRDefault="00504BD9" w:rsidP="00A7333E">
      <w:pPr>
        <w:pStyle w:val="EnglishHangNoCoptic"/>
      </w:pPr>
      <w:r w:rsidRPr="00224A73">
        <w:t>5</w:t>
      </w:r>
      <w:r>
        <w:t xml:space="preserve"> </w:t>
      </w:r>
      <w:r w:rsidRPr="00224A73">
        <w:t>They will b</w:t>
      </w:r>
      <w:r>
        <w:t>less You as discouraged people,</w:t>
      </w:r>
    </w:p>
    <w:p w14:paraId="15512502" w14:textId="77777777" w:rsidR="00504BD9" w:rsidRDefault="00504BD9" w:rsidP="00A7333E">
      <w:pPr>
        <w:pStyle w:val="EnglishHangEndNoCoptic"/>
        <w:ind w:firstLine="0"/>
      </w:pPr>
      <w:r w:rsidRPr="00224A73">
        <w:t>thirsting in Zion because of ungodl</w:t>
      </w:r>
      <w:r>
        <w:t>y men, to whom You delivered us.</w:t>
      </w:r>
    </w:p>
    <w:p w14:paraId="65057146" w14:textId="77777777" w:rsidR="00504BD9" w:rsidRDefault="00504BD9"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1CD78970" w14:textId="77777777" w:rsidR="00504BD9" w:rsidRDefault="00504BD9" w:rsidP="00A7333E">
      <w:pPr>
        <w:pStyle w:val="EnglishHangNoCoptic"/>
        <w:ind w:firstLine="0"/>
      </w:pPr>
      <w:r>
        <w:t>They will drink joy;</w:t>
      </w:r>
    </w:p>
    <w:p w14:paraId="13C03C98" w14:textId="77777777" w:rsidR="00504BD9" w:rsidRDefault="00504BD9" w:rsidP="00A7333E">
      <w:pPr>
        <w:pStyle w:val="EnglishHangNoCoptic"/>
        <w:ind w:firstLine="0"/>
      </w:pPr>
      <w:r>
        <w:t>they will drink wine;</w:t>
      </w:r>
    </w:p>
    <w:p w14:paraId="50E161D1" w14:textId="77777777" w:rsidR="00504BD9" w:rsidRDefault="00504BD9" w:rsidP="00A7333E">
      <w:pPr>
        <w:pStyle w:val="EnglishHangEndNoCoptic"/>
        <w:ind w:firstLine="0"/>
      </w:pPr>
      <w:r>
        <w:t>they will</w:t>
      </w:r>
      <w:r w:rsidRPr="00224A73">
        <w:t xml:space="preserve"> </w:t>
      </w:r>
      <w:r>
        <w:t>anoint themselves with ointment.</w:t>
      </w:r>
    </w:p>
    <w:p w14:paraId="71727D84" w14:textId="77777777" w:rsidR="00504BD9" w:rsidRDefault="00504BD9" w:rsidP="00A7333E">
      <w:pPr>
        <w:pStyle w:val="EnglishHangNoCoptic"/>
      </w:pPr>
      <w:r w:rsidRPr="00224A73">
        <w:t>7</w:t>
      </w:r>
      <w:r>
        <w:t xml:space="preserve"> </w:t>
      </w:r>
      <w:r w:rsidRPr="00224A73">
        <w:t>Deliver a</w:t>
      </w:r>
      <w:r>
        <w:t>ll these things to the nations on this mountain,</w:t>
      </w:r>
    </w:p>
    <w:p w14:paraId="5046350D" w14:textId="77777777" w:rsidR="00504BD9" w:rsidRDefault="00504BD9" w:rsidP="00A7333E">
      <w:pPr>
        <w:pStyle w:val="EnglishHangEndNoCoptic"/>
        <w:ind w:firstLine="0"/>
      </w:pPr>
      <w:r w:rsidRPr="00224A73">
        <w:t>for this is t</w:t>
      </w:r>
      <w:r>
        <w:t>he counsel for all the nations.</w:t>
      </w:r>
    </w:p>
    <w:p w14:paraId="306E168E" w14:textId="77777777" w:rsidR="00504BD9" w:rsidRDefault="00504BD9" w:rsidP="00A7333E">
      <w:pPr>
        <w:pStyle w:val="EnglishHangNoCoptic"/>
      </w:pPr>
      <w:r w:rsidRPr="00224A73">
        <w:t>8</w:t>
      </w:r>
      <w:r>
        <w:t xml:space="preserve"> </w:t>
      </w:r>
      <w:r w:rsidRPr="00224A73">
        <w:t>Deat</w:t>
      </w:r>
      <w:r>
        <w:t>h prevailed and swallowed them,</w:t>
      </w:r>
    </w:p>
    <w:p w14:paraId="0A640F78" w14:textId="77777777" w:rsidR="00504BD9" w:rsidRDefault="00504BD9" w:rsidP="00A7333E">
      <w:pPr>
        <w:pStyle w:val="EnglishHangNoCoptic"/>
        <w:ind w:firstLine="0"/>
      </w:pPr>
      <w:r w:rsidRPr="00224A73">
        <w:t>but again God wiped a</w:t>
      </w:r>
      <w:r>
        <w:t>way every tear from every face;</w:t>
      </w:r>
    </w:p>
    <w:p w14:paraId="3BB225D1" w14:textId="77777777" w:rsidR="00504BD9" w:rsidRDefault="00504BD9" w:rsidP="00A7333E">
      <w:pPr>
        <w:pStyle w:val="EnglishHangNoCoptic"/>
        <w:ind w:firstLine="0"/>
      </w:pPr>
      <w:r w:rsidRPr="00224A73">
        <w:t>He took away the disgrace of</w:t>
      </w:r>
      <w:r>
        <w:t xml:space="preserve"> His people from all the earth;</w:t>
      </w:r>
    </w:p>
    <w:p w14:paraId="3C6197BF" w14:textId="77777777" w:rsidR="00504BD9" w:rsidRDefault="00504BD9" w:rsidP="00A7333E">
      <w:pPr>
        <w:pStyle w:val="EnglishHangEndNoCoptic"/>
        <w:ind w:firstLine="0"/>
      </w:pPr>
      <w:r w:rsidRPr="00224A73">
        <w:t>for the mouth of the Lord h</w:t>
      </w:r>
      <w:r>
        <w:t>as spoken.</w:t>
      </w:r>
    </w:p>
    <w:p w14:paraId="0707458B" w14:textId="77777777" w:rsidR="00504BD9" w:rsidRDefault="00504BD9" w:rsidP="00A7333E">
      <w:pPr>
        <w:pStyle w:val="EnglishHangNoCoptic"/>
      </w:pPr>
      <w:r w:rsidRPr="00224A73">
        <w:t>9</w:t>
      </w:r>
      <w:r>
        <w:t xml:space="preserve"> </w:t>
      </w:r>
      <w:r w:rsidRPr="00224A73">
        <w:t>Th</w:t>
      </w:r>
      <w:r>
        <w:t>en it will be said in that day,</w:t>
      </w:r>
    </w:p>
    <w:p w14:paraId="3D03A017" w14:textId="77777777" w:rsidR="00504BD9" w:rsidRDefault="00504BD9" w:rsidP="00A7333E">
      <w:pPr>
        <w:pStyle w:val="EnglishHangNoCoptic"/>
        <w:ind w:firstLine="0"/>
      </w:pPr>
      <w:r w:rsidRPr="00224A73">
        <w:t>“Behold, th</w:t>
      </w:r>
      <w:r>
        <w:t>is is our God, in whom we hoped</w:t>
      </w:r>
    </w:p>
    <w:p w14:paraId="4F216DD8" w14:textId="77777777" w:rsidR="00504BD9" w:rsidRDefault="00504BD9" w:rsidP="00A7333E">
      <w:pPr>
        <w:pStyle w:val="EnglishHangEndNoCoptic"/>
        <w:ind w:firstLine="0"/>
      </w:pPr>
      <w:r w:rsidRPr="00224A73">
        <w:t xml:space="preserve">and we </w:t>
      </w:r>
      <w:r>
        <w:t>were glad in His salvation.”</w:t>
      </w:r>
    </w:p>
    <w:p w14:paraId="507FC8FD" w14:textId="77777777" w:rsidR="00504BD9" w:rsidRDefault="00504BD9"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514E83BA" w14:textId="77777777" w:rsidR="00504BD9" w:rsidRDefault="00504BD9" w:rsidP="00A7333E">
      <w:pPr>
        <w:pStyle w:val="EnglishHangNoCoptic"/>
        <w:ind w:firstLine="0"/>
      </w:pPr>
      <w:r w:rsidRPr="00224A73">
        <w:t xml:space="preserve">and the </w:t>
      </w:r>
      <w:r>
        <w:t>Moabite shall be trampled down,</w:t>
      </w:r>
    </w:p>
    <w:p w14:paraId="4C204D0A" w14:textId="77777777" w:rsidR="00504BD9" w:rsidRDefault="00504BD9" w:rsidP="00A7333E">
      <w:pPr>
        <w:pStyle w:val="EnglishHangEndNoCoptic"/>
        <w:ind w:firstLine="0"/>
      </w:pPr>
      <w:r>
        <w:t>as</w:t>
      </w:r>
      <w:r w:rsidRPr="00224A73">
        <w:t xml:space="preserve"> the thresh</w:t>
      </w:r>
      <w:r>
        <w:t>ing floor is tread with wagons.</w:t>
      </w:r>
    </w:p>
    <w:p w14:paraId="0E3843A4" w14:textId="77777777" w:rsidR="00504BD9" w:rsidRDefault="00504BD9" w:rsidP="00A7333E">
      <w:pPr>
        <w:pStyle w:val="EnglishHangNoCoptic"/>
      </w:pPr>
      <w:r w:rsidRPr="00224A73">
        <w:t>1</w:t>
      </w:r>
      <w:r>
        <w:t>1 He will spread forth His hands</w:t>
      </w:r>
    </w:p>
    <w:p w14:paraId="1F87973D" w14:textId="77777777" w:rsidR="00504BD9" w:rsidRDefault="00504BD9" w:rsidP="00A7333E">
      <w:pPr>
        <w:pStyle w:val="EnglishHangNoCoptic"/>
        <w:ind w:firstLine="0"/>
      </w:pPr>
      <w:r w:rsidRPr="00224A73">
        <w:t>so as</w:t>
      </w:r>
      <w:r>
        <w:t xml:space="preserve"> to humble man, to destroy him;</w:t>
      </w:r>
    </w:p>
    <w:p w14:paraId="2FC1BC87" w14:textId="77777777" w:rsidR="00504BD9" w:rsidRDefault="00504BD9" w:rsidP="00A7333E">
      <w:pPr>
        <w:pStyle w:val="EnglishHangNoCoptic"/>
        <w:ind w:firstLine="0"/>
      </w:pPr>
      <w:r w:rsidRPr="00224A73">
        <w:t>and He will humble his arrogance—</w:t>
      </w:r>
    </w:p>
    <w:p w14:paraId="366A57D1" w14:textId="77777777" w:rsidR="00504BD9" w:rsidRDefault="00504BD9" w:rsidP="00A7333E">
      <w:pPr>
        <w:pStyle w:val="EnglishHangEndNoCoptic"/>
        <w:ind w:firstLine="0"/>
      </w:pPr>
      <w:r w:rsidRPr="00224A73">
        <w:t>arroga</w:t>
      </w:r>
      <w:r>
        <w:t>nce on which he laid his hands.</w:t>
      </w:r>
    </w:p>
    <w:p w14:paraId="28B7BF6C" w14:textId="77777777" w:rsidR="00504BD9" w:rsidRDefault="00504BD9"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2C376B8D" w14:textId="77777777" w:rsidR="00504BD9" w:rsidRDefault="00504BD9" w:rsidP="00A7333E">
      <w:pPr>
        <w:pStyle w:val="EnglishHangEndNoCoptic"/>
        <w:ind w:firstLine="0"/>
      </w:pPr>
      <w:r w:rsidRPr="00224A73">
        <w:t>and bring it down to the ground.</w:t>
      </w:r>
    </w:p>
    <w:p w14:paraId="6525C77A" w14:textId="77777777" w:rsidR="00504BD9" w:rsidRDefault="00504BD9" w:rsidP="00A7333E">
      <w:pPr>
        <w:pStyle w:val="Heading4"/>
      </w:pPr>
      <w:r>
        <w:lastRenderedPageBreak/>
        <w:t>The Third Prayer of Esaias the Prophet</w:t>
      </w:r>
    </w:p>
    <w:p w14:paraId="7562898E" w14:textId="77777777" w:rsidR="00504BD9" w:rsidRDefault="00504BD9" w:rsidP="00A7333E">
      <w:pPr>
        <w:pStyle w:val="Rubric"/>
      </w:pPr>
      <w:r>
        <w:t>(Esaias 26:1-9. Coptic rite: Joyous Saturday.)</w:t>
      </w:r>
    </w:p>
    <w:p w14:paraId="6043FE8D" w14:textId="77777777" w:rsidR="00504BD9" w:rsidRPr="0040319E" w:rsidRDefault="00504BD9" w:rsidP="00ED1D04">
      <w:pPr>
        <w:pStyle w:val="Rubric"/>
      </w:pPr>
      <w:r>
        <w:t>And again, a reading from the book of Esaias the Prophet. His blessing be upon us all. Amen.</w:t>
      </w:r>
    </w:p>
    <w:p w14:paraId="2B894BB4" w14:textId="77777777" w:rsidR="00504BD9" w:rsidRDefault="00504BD9"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D2A021F" w14:textId="77777777" w:rsidR="00504BD9" w:rsidRDefault="00504BD9" w:rsidP="00A7333E">
      <w:pPr>
        <w:pStyle w:val="EnglishHangNoCoptic"/>
        <w:ind w:firstLine="0"/>
      </w:pPr>
      <w:r>
        <w:t>“Behold, we have a strong city;</w:t>
      </w:r>
    </w:p>
    <w:p w14:paraId="5FA02EE9" w14:textId="77777777" w:rsidR="00504BD9" w:rsidRDefault="00504BD9" w:rsidP="00A7333E">
      <w:pPr>
        <w:pStyle w:val="EnglishHangEndNoCoptic"/>
        <w:ind w:firstLine="0"/>
      </w:pPr>
      <w:r>
        <w:t>He will make its outer wall our salvation.</w:t>
      </w:r>
    </w:p>
    <w:p w14:paraId="1F347DB5" w14:textId="77777777" w:rsidR="00504BD9" w:rsidRDefault="00504BD9" w:rsidP="00A7333E">
      <w:pPr>
        <w:pStyle w:val="EnglishHangNoCoptic"/>
      </w:pPr>
      <w:r>
        <w:t>2 Open the gates;</w:t>
      </w:r>
    </w:p>
    <w:p w14:paraId="3BC75329" w14:textId="77777777" w:rsidR="00504BD9" w:rsidRDefault="00504BD9" w:rsidP="00A7333E">
      <w:pPr>
        <w:pStyle w:val="EnglishHangNoCoptic"/>
        <w:ind w:firstLine="0"/>
      </w:pPr>
      <w:r w:rsidRPr="00224A73">
        <w:t>let the peop</w:t>
      </w:r>
      <w:r>
        <w:t>le enter who keep righteousness</w:t>
      </w:r>
    </w:p>
    <w:p w14:paraId="68CE0D88" w14:textId="77777777" w:rsidR="00504BD9" w:rsidRDefault="00504BD9" w:rsidP="00A7333E">
      <w:pPr>
        <w:pStyle w:val="EnglishHangEndNoCoptic"/>
        <w:ind w:firstLine="0"/>
      </w:pPr>
      <w:r>
        <w:t>and guard the truth,</w:t>
      </w:r>
    </w:p>
    <w:p w14:paraId="43E9F8BE" w14:textId="77777777" w:rsidR="00504BD9" w:rsidRDefault="00504BD9" w:rsidP="00A7333E">
      <w:pPr>
        <w:pStyle w:val="EnglishHangNoCoptic"/>
      </w:pPr>
      <w:r>
        <w:t>3 and who lay hold of the truth</w:t>
      </w:r>
    </w:p>
    <w:p w14:paraId="01F85ECE" w14:textId="77777777" w:rsidR="00504BD9" w:rsidRDefault="00504BD9" w:rsidP="00A7333E">
      <w:pPr>
        <w:pStyle w:val="EnglishHangEndNoCoptic"/>
        <w:ind w:firstLine="0"/>
      </w:pPr>
      <w:r>
        <w:t>and keep peace,</w:t>
      </w:r>
    </w:p>
    <w:p w14:paraId="3059A6C8" w14:textId="77777777" w:rsidR="00504BD9" w:rsidRDefault="00504BD9" w:rsidP="00A7333E">
      <w:pPr>
        <w:pStyle w:val="EnglishHangNoCoptic"/>
      </w:pPr>
      <w:r w:rsidRPr="00224A73">
        <w:t>4</w:t>
      </w:r>
      <w:r>
        <w:t xml:space="preserve"> </w:t>
      </w:r>
      <w:r w:rsidRPr="00224A73">
        <w:t>because th</w:t>
      </w:r>
      <w:r>
        <w:t>ey hope forever in You, O Lord,</w:t>
      </w:r>
    </w:p>
    <w:p w14:paraId="7A6004FF" w14:textId="77777777" w:rsidR="00504BD9" w:rsidRDefault="00504BD9" w:rsidP="00A7333E">
      <w:pPr>
        <w:pStyle w:val="EnglishHangEndNoCoptic"/>
        <w:ind w:firstLine="0"/>
      </w:pPr>
      <w:r>
        <w:t>the great and eternal God,</w:t>
      </w:r>
    </w:p>
    <w:p w14:paraId="50ACA046" w14:textId="77777777" w:rsidR="00504BD9" w:rsidRDefault="00504BD9" w:rsidP="00A7333E">
      <w:pPr>
        <w:pStyle w:val="EnglishHangNoCoptic"/>
      </w:pPr>
      <w:r>
        <w:t>5 Who humbles and brings down</w:t>
      </w:r>
    </w:p>
    <w:p w14:paraId="098D7E2A" w14:textId="77777777" w:rsidR="00504BD9" w:rsidRDefault="00504BD9" w:rsidP="00A7333E">
      <w:pPr>
        <w:pStyle w:val="EnglishHangNoCoptic"/>
        <w:ind w:firstLine="0"/>
      </w:pPr>
      <w:r>
        <w:t>those who dwell in lofty places;</w:t>
      </w:r>
    </w:p>
    <w:p w14:paraId="142DD7D8" w14:textId="77777777" w:rsidR="00504BD9" w:rsidRDefault="00504BD9" w:rsidP="00A7333E">
      <w:pPr>
        <w:pStyle w:val="EnglishHangNoCoptic"/>
        <w:ind w:firstLine="0"/>
      </w:pPr>
      <w:r w:rsidRPr="00224A73">
        <w:t>You will</w:t>
      </w:r>
      <w:r>
        <w:t xml:space="preserve"> cast down</w:t>
      </w:r>
      <w:r w:rsidRPr="00224A73">
        <w:t xml:space="preserve"> strong cities</w:t>
      </w:r>
      <w:r>
        <w:t>;</w:t>
      </w:r>
    </w:p>
    <w:p w14:paraId="3DBE30FE" w14:textId="77777777" w:rsidR="00504BD9" w:rsidRDefault="00504BD9" w:rsidP="00A7333E">
      <w:pPr>
        <w:pStyle w:val="EnglishHangEndNoCoptic"/>
        <w:ind w:firstLine="0"/>
      </w:pPr>
      <w:r w:rsidRPr="00224A73">
        <w:t>You will</w:t>
      </w:r>
      <w:r>
        <w:t xml:space="preserve"> bring them down to the ground.</w:t>
      </w:r>
    </w:p>
    <w:p w14:paraId="446A4A9A" w14:textId="77777777" w:rsidR="00504BD9" w:rsidRDefault="00504BD9" w:rsidP="00A7333E">
      <w:pPr>
        <w:pStyle w:val="EnglishHangNoCoptic"/>
      </w:pPr>
      <w:r w:rsidRPr="00224A73">
        <w:t>6</w:t>
      </w:r>
      <w:r>
        <w:t xml:space="preserve"> </w:t>
      </w:r>
      <w:r w:rsidRPr="00224A73">
        <w:t>The fe</w:t>
      </w:r>
      <w:r>
        <w:t>et of the gentle and the humble</w:t>
      </w:r>
    </w:p>
    <w:p w14:paraId="3CBCD6FA" w14:textId="77777777" w:rsidR="00504BD9" w:rsidRDefault="00504BD9" w:rsidP="00A7333E">
      <w:pPr>
        <w:pStyle w:val="EnglishHangEndNoCoptic"/>
        <w:ind w:firstLine="0"/>
      </w:pPr>
      <w:r>
        <w:t>will trample them [underfoot].</w:t>
      </w:r>
    </w:p>
    <w:p w14:paraId="33901747" w14:textId="77777777" w:rsidR="00504BD9" w:rsidRDefault="00504BD9" w:rsidP="00A7333E">
      <w:pPr>
        <w:pStyle w:val="EnglishHangNoCoptic"/>
      </w:pPr>
      <w:r w:rsidRPr="00224A73">
        <w:t>7</w:t>
      </w:r>
      <w:r>
        <w:t xml:space="preserve"> </w:t>
      </w:r>
      <w:r w:rsidRPr="00224A73">
        <w:t>Th</w:t>
      </w:r>
      <w:r>
        <w:t>e way of the godly has become straight;</w:t>
      </w:r>
    </w:p>
    <w:p w14:paraId="39D9CC32" w14:textId="77777777" w:rsidR="00504BD9" w:rsidRDefault="00504BD9" w:rsidP="00A7333E">
      <w:pPr>
        <w:pStyle w:val="EnglishHangEndNoCoptic"/>
        <w:ind w:firstLine="0"/>
      </w:pPr>
      <w:r w:rsidRPr="00224A73">
        <w:t>and th</w:t>
      </w:r>
      <w:r>
        <w:t>e way of the godly is prepared.</w:t>
      </w:r>
    </w:p>
    <w:p w14:paraId="737B65FD" w14:textId="77777777" w:rsidR="00504BD9" w:rsidRDefault="00504BD9" w:rsidP="00A7333E">
      <w:pPr>
        <w:pStyle w:val="EnglishHangNoCoptic"/>
      </w:pPr>
      <w:r w:rsidRPr="00224A73">
        <w:t>8</w:t>
      </w:r>
      <w:r>
        <w:t xml:space="preserve"> </w:t>
      </w:r>
      <w:r w:rsidRPr="00224A73">
        <w:t>For t</w:t>
      </w:r>
      <w:r>
        <w:t>he way of the Lord is justice.</w:t>
      </w:r>
    </w:p>
    <w:p w14:paraId="60049438" w14:textId="77777777" w:rsidR="00504BD9" w:rsidRDefault="00504BD9" w:rsidP="00A7333E">
      <w:pPr>
        <w:pStyle w:val="EnglishHangNoCoptic"/>
        <w:ind w:firstLine="0"/>
      </w:pPr>
      <w:r>
        <w:t>We hope in Your Name</w:t>
      </w:r>
    </w:p>
    <w:p w14:paraId="2AB7052E" w14:textId="77777777" w:rsidR="00504BD9" w:rsidRDefault="00504BD9" w:rsidP="00A7333E">
      <w:pPr>
        <w:pStyle w:val="EnglishHangEndNoCoptic"/>
        <w:ind w:firstLine="0"/>
      </w:pPr>
      <w:r w:rsidRPr="00224A73">
        <w:t>and i</w:t>
      </w:r>
      <w:r>
        <w:t>n the remembrance of You.</w:t>
      </w:r>
    </w:p>
    <w:p w14:paraId="4A4E9193" w14:textId="77777777" w:rsidR="00504BD9" w:rsidRDefault="00504BD9" w:rsidP="00A7333E">
      <w:pPr>
        <w:pStyle w:val="EnglishHangNoCoptic"/>
      </w:pPr>
      <w:r w:rsidRPr="0040319E">
        <w:t>9</w:t>
      </w:r>
      <w:r>
        <w:t xml:space="preserve"> that our soul desires]</w:t>
      </w:r>
    </w:p>
    <w:p w14:paraId="43338267" w14:textId="77777777" w:rsidR="00504BD9" w:rsidRDefault="00504BD9" w:rsidP="00A7333E">
      <w:pPr>
        <w:pStyle w:val="EnglishHangNoCoptic"/>
        <w:ind w:firstLine="0"/>
      </w:pPr>
      <w:r>
        <w:t>At night m</w:t>
      </w:r>
      <w:r w:rsidRPr="0040319E">
        <w:t>y spirit rises earl</w:t>
      </w:r>
      <w:r>
        <w:t>y toward You, O God,</w:t>
      </w:r>
    </w:p>
    <w:p w14:paraId="2A1E86A1" w14:textId="77777777" w:rsidR="00504BD9" w:rsidRDefault="00504BD9" w:rsidP="00A7333E">
      <w:pPr>
        <w:pStyle w:val="EnglishHangNoCoptic"/>
        <w:ind w:firstLine="0"/>
      </w:pPr>
      <w:r w:rsidRPr="0040319E">
        <w:t>for Your comma</w:t>
      </w:r>
      <w:r>
        <w:t>nds are a light upon the earth.</w:t>
      </w:r>
    </w:p>
    <w:p w14:paraId="701FA6D3" w14:textId="77777777" w:rsidR="00504BD9" w:rsidRDefault="00504BD9" w:rsidP="00A7333E">
      <w:pPr>
        <w:pStyle w:val="EnglishHangEndNoCoptic"/>
        <w:ind w:firstLine="0"/>
      </w:pPr>
      <w:r w:rsidRPr="0040319E">
        <w:t>Learn righteousne</w:t>
      </w:r>
      <w:r>
        <w:t>ss, you who dwell on the earth.</w:t>
      </w:r>
    </w:p>
    <w:p w14:paraId="094FF2C7" w14:textId="77777777" w:rsidR="00504BD9" w:rsidRDefault="00504BD9" w:rsidP="00A7333E">
      <w:pPr>
        <w:pStyle w:val="Heading4"/>
      </w:pPr>
      <w:r>
        <w:t>The Prayer of Jeremias the Prophet</w:t>
      </w:r>
    </w:p>
    <w:p w14:paraId="5B21752A" w14:textId="77777777" w:rsidR="00504BD9" w:rsidRDefault="00504BD9" w:rsidP="00A7333E">
      <w:pPr>
        <w:pStyle w:val="Rubric"/>
      </w:pPr>
      <w:r>
        <w:t>(Lamentations 5:16-22. Coptic rite: Joyous Saturday.)</w:t>
      </w:r>
    </w:p>
    <w:p w14:paraId="2D98A0EE" w14:textId="77777777" w:rsidR="00504BD9" w:rsidRPr="0040319E" w:rsidRDefault="00504BD9" w:rsidP="00A7333E">
      <w:pPr>
        <w:pStyle w:val="Rubric"/>
      </w:pPr>
      <w:r>
        <w:t xml:space="preserve">A reading from the Lamentation of Jeremias. His blessing be upon us all. Amen. </w:t>
      </w:r>
    </w:p>
    <w:p w14:paraId="536287AD" w14:textId="77777777" w:rsidR="00504BD9" w:rsidRDefault="00504BD9" w:rsidP="00A7333E">
      <w:pPr>
        <w:pStyle w:val="EnglishHangNoCoptic"/>
      </w:pPr>
      <w:r>
        <w:lastRenderedPageBreak/>
        <w:t>16 The crown fell from our head;</w:t>
      </w:r>
    </w:p>
    <w:p w14:paraId="05FBE10D" w14:textId="77777777" w:rsidR="00504BD9" w:rsidRDefault="00504BD9" w:rsidP="00A7333E">
      <w:pPr>
        <w:pStyle w:val="EnglishHangEndNoCoptic"/>
        <w:ind w:firstLine="0"/>
      </w:pPr>
      <w:r>
        <w:t>woe to us, for we have sinned!</w:t>
      </w:r>
    </w:p>
    <w:p w14:paraId="2AF56419" w14:textId="77777777" w:rsidR="00504BD9" w:rsidRDefault="00504BD9" w:rsidP="00A7333E">
      <w:pPr>
        <w:pStyle w:val="EnglishHangNoCoptic"/>
      </w:pPr>
      <w:r>
        <w:t>17 Because of this, our heart has become grief stricken;</w:t>
      </w:r>
    </w:p>
    <w:p w14:paraId="230DEBA6" w14:textId="77777777" w:rsidR="00504BD9" w:rsidRDefault="00504BD9" w:rsidP="00A7333E">
      <w:pPr>
        <w:pStyle w:val="EnglishHangEndNoCoptic"/>
        <w:ind w:firstLine="0"/>
      </w:pPr>
      <w:r>
        <w:t>because of this, our eyes have grown dark,</w:t>
      </w:r>
    </w:p>
    <w:p w14:paraId="68160D9A" w14:textId="77777777" w:rsidR="00504BD9" w:rsidRDefault="00504BD9" w:rsidP="00A7333E">
      <w:pPr>
        <w:pStyle w:val="EnglishHangNoCoptic"/>
      </w:pPr>
      <w:r>
        <w:t>18 for Mount Zion, because it is desolate;</w:t>
      </w:r>
    </w:p>
    <w:p w14:paraId="3114C608" w14:textId="77777777" w:rsidR="00504BD9" w:rsidRDefault="00504BD9" w:rsidP="00A7333E">
      <w:pPr>
        <w:pStyle w:val="EnglishHangEndNoCoptic"/>
        <w:ind w:firstLine="0"/>
      </w:pPr>
      <w:r>
        <w:t>foxes pass through it.</w:t>
      </w:r>
    </w:p>
    <w:p w14:paraId="04FDE8C4" w14:textId="77777777" w:rsidR="00504BD9" w:rsidRDefault="00504BD9" w:rsidP="00A7333E">
      <w:pPr>
        <w:pStyle w:val="EnglishHangNoCoptic"/>
      </w:pPr>
      <w:r>
        <w:t>19 But You, O Lord, will dwell forever;</w:t>
      </w:r>
    </w:p>
    <w:p w14:paraId="1BD76219" w14:textId="77777777" w:rsidR="00504BD9" w:rsidRDefault="00504BD9" w:rsidP="00A7333E">
      <w:pPr>
        <w:pStyle w:val="EnglishHangEndNoCoptic"/>
        <w:ind w:firstLine="0"/>
      </w:pPr>
      <w:r>
        <w:t>Your throne from generation to generation.</w:t>
      </w:r>
    </w:p>
    <w:p w14:paraId="30DB2A15" w14:textId="77777777" w:rsidR="00504BD9" w:rsidRDefault="00504BD9" w:rsidP="00A7333E">
      <w:pPr>
        <w:pStyle w:val="EnglishHangNoCoptic"/>
      </w:pPr>
      <w:r>
        <w:t>20 Why will You utterly forget us?</w:t>
      </w:r>
    </w:p>
    <w:p w14:paraId="62EA28AA" w14:textId="77777777" w:rsidR="00504BD9" w:rsidRDefault="00504BD9" w:rsidP="00A7333E">
      <w:pPr>
        <w:pStyle w:val="EnglishHangEndNoCoptic"/>
        <w:ind w:firstLine="0"/>
      </w:pPr>
      <w:r>
        <w:t>Will You forsake us for a long time?</w:t>
      </w:r>
    </w:p>
    <w:p w14:paraId="4C26F512" w14:textId="77777777" w:rsidR="00504BD9" w:rsidRDefault="00504BD9" w:rsidP="00A7333E">
      <w:pPr>
        <w:pStyle w:val="EnglishHangNoCoptic"/>
      </w:pPr>
      <w:r>
        <w:t>21 Turn us back to You, O Lord,</w:t>
      </w:r>
    </w:p>
    <w:p w14:paraId="0D94A249" w14:textId="77777777" w:rsidR="00504BD9" w:rsidRDefault="00504BD9" w:rsidP="00A7333E">
      <w:pPr>
        <w:pStyle w:val="EnglishHangNoCoptic"/>
        <w:ind w:firstLine="0"/>
      </w:pPr>
      <w:r>
        <w:t>and we will turn back;</w:t>
      </w:r>
    </w:p>
    <w:p w14:paraId="1A228FD5" w14:textId="77777777" w:rsidR="00504BD9" w:rsidRDefault="00504BD9" w:rsidP="00A7333E">
      <w:pPr>
        <w:pStyle w:val="EnglishHangEndNoCoptic"/>
        <w:ind w:firstLine="0"/>
      </w:pPr>
      <w:r>
        <w:t>renew our days as before.</w:t>
      </w:r>
    </w:p>
    <w:p w14:paraId="3AF49288" w14:textId="77777777" w:rsidR="00504BD9" w:rsidRDefault="00504BD9" w:rsidP="00A7333E">
      <w:pPr>
        <w:pStyle w:val="EnglishHangNoCoptic"/>
      </w:pPr>
      <w:r>
        <w:t>22 For You have indeed rejected us,</w:t>
      </w:r>
    </w:p>
    <w:p w14:paraId="53A62F11" w14:textId="77777777" w:rsidR="00504BD9" w:rsidRDefault="00504BD9" w:rsidP="00A7333E">
      <w:pPr>
        <w:pStyle w:val="EnglishHangEndNoCoptic"/>
        <w:ind w:firstLine="0"/>
      </w:pPr>
      <w:r>
        <w:t>and have become exceedingly angry with us.</w:t>
      </w:r>
    </w:p>
    <w:p w14:paraId="296879D7" w14:textId="77777777" w:rsidR="00504BD9" w:rsidRDefault="00504BD9" w:rsidP="008A378B">
      <w:pPr>
        <w:pStyle w:val="Heading4"/>
      </w:pPr>
      <w:r>
        <w:t>The Prayer of Baruch the Prophet</w:t>
      </w:r>
    </w:p>
    <w:p w14:paraId="2816FEB4" w14:textId="77777777" w:rsidR="00504BD9" w:rsidRPr="0040319E" w:rsidRDefault="00504BD9" w:rsidP="008A378B">
      <w:pPr>
        <w:pStyle w:val="Rubric"/>
      </w:pPr>
      <w:r>
        <w:t>(Baruch 2:11-15. Coptic rite: Joyous Saturday. A Plea for Mercy and Deliverance)</w:t>
      </w:r>
    </w:p>
    <w:p w14:paraId="153611D1" w14:textId="77777777" w:rsidR="00504BD9" w:rsidRDefault="00504BD9" w:rsidP="008A378B">
      <w:pPr>
        <w:pStyle w:val="EnglishHangNoCoptic"/>
      </w:pPr>
      <w:r w:rsidRPr="00224A73">
        <w:t>11</w:t>
      </w:r>
      <w:r>
        <w:t xml:space="preserve"> And now, O Lord God of Israel,</w:t>
      </w:r>
    </w:p>
    <w:p w14:paraId="56562AE8" w14:textId="77777777" w:rsidR="00504BD9" w:rsidRDefault="00504BD9" w:rsidP="008A378B">
      <w:pPr>
        <w:pStyle w:val="EnglishHangNoCoptic"/>
        <w:ind w:firstLine="0"/>
      </w:pPr>
      <w:r>
        <w:t>Who brought</w:t>
      </w:r>
      <w:r w:rsidRPr="00224A73">
        <w:t xml:space="preserve"> Your people </w:t>
      </w:r>
      <w:r>
        <w:t>out of the land of Egypt</w:t>
      </w:r>
    </w:p>
    <w:p w14:paraId="42B8F806" w14:textId="77777777" w:rsidR="00504BD9" w:rsidRDefault="00504BD9" w:rsidP="008A378B">
      <w:pPr>
        <w:pStyle w:val="EnglishHangNoCoptic"/>
        <w:ind w:firstLine="0"/>
      </w:pPr>
      <w:r>
        <w:t>with a mighty hand,</w:t>
      </w:r>
    </w:p>
    <w:p w14:paraId="4D0FCDAE" w14:textId="77777777" w:rsidR="00504BD9" w:rsidRDefault="00504BD9" w:rsidP="008A378B">
      <w:pPr>
        <w:pStyle w:val="EnglishHangNoCoptic"/>
        <w:ind w:firstLine="0"/>
      </w:pPr>
      <w:r>
        <w:t>with signs and wonders,</w:t>
      </w:r>
    </w:p>
    <w:p w14:paraId="72525B55" w14:textId="77777777" w:rsidR="00504BD9" w:rsidRDefault="00504BD9" w:rsidP="008A378B">
      <w:pPr>
        <w:pStyle w:val="EnglishHangNoCoptic"/>
        <w:ind w:firstLine="0"/>
      </w:pPr>
      <w:r w:rsidRPr="00224A73">
        <w:t>with great p</w:t>
      </w:r>
      <w:r>
        <w:t>ower and with outstretched arm,</w:t>
      </w:r>
    </w:p>
    <w:p w14:paraId="5C86C4E3" w14:textId="77777777" w:rsidR="00504BD9" w:rsidRDefault="00504BD9" w:rsidP="008A378B">
      <w:pPr>
        <w:pStyle w:val="EnglishHangNoCoptic"/>
        <w:ind w:firstLine="0"/>
      </w:pPr>
      <w:r w:rsidRPr="00224A73">
        <w:t>and</w:t>
      </w:r>
      <w:r>
        <w:t xml:space="preserve"> made a name for Yourself,</w:t>
      </w:r>
    </w:p>
    <w:p w14:paraId="393C1FCB" w14:textId="77777777" w:rsidR="00504BD9" w:rsidRDefault="00504BD9" w:rsidP="008A378B">
      <w:pPr>
        <w:pStyle w:val="EnglishHangEndNoCoptic"/>
        <w:ind w:firstLine="0"/>
      </w:pPr>
      <w:r>
        <w:t>which continues to this day,</w:t>
      </w:r>
    </w:p>
    <w:p w14:paraId="529C74BA" w14:textId="77777777" w:rsidR="00504BD9" w:rsidRDefault="00504BD9" w:rsidP="008A378B">
      <w:pPr>
        <w:pStyle w:val="EnglishHangNoCoptic"/>
      </w:pPr>
      <w:r w:rsidRPr="00224A73">
        <w:t>12</w:t>
      </w:r>
      <w:r>
        <w:t xml:space="preserve"> </w:t>
      </w:r>
      <w:r w:rsidRPr="00224A73">
        <w:t>we</w:t>
      </w:r>
      <w:r>
        <w:t xml:space="preserve"> have sinned and been ungodly,</w:t>
      </w:r>
    </w:p>
    <w:p w14:paraId="5736F66F" w14:textId="77777777" w:rsidR="00504BD9" w:rsidRDefault="00504BD9" w:rsidP="008A378B">
      <w:pPr>
        <w:pStyle w:val="EnglishHangNoCoptic"/>
        <w:ind w:firstLine="0"/>
      </w:pPr>
      <w:r>
        <w:t>we have done wrong, O Lord our God,</w:t>
      </w:r>
    </w:p>
    <w:p w14:paraId="7298EB9E" w14:textId="77777777" w:rsidR="00504BD9" w:rsidRDefault="00504BD9" w:rsidP="008A378B">
      <w:pPr>
        <w:pStyle w:val="EnglishHangEndNoCoptic"/>
        <w:ind w:firstLine="0"/>
      </w:pPr>
      <w:r w:rsidRPr="00224A73">
        <w:t>against all Your c</w:t>
      </w:r>
      <w:r>
        <w:t>ommandments.</w:t>
      </w:r>
    </w:p>
    <w:p w14:paraId="6F9410CB" w14:textId="77777777" w:rsidR="00504BD9" w:rsidRDefault="00504BD9" w:rsidP="008A378B">
      <w:pPr>
        <w:pStyle w:val="EnglishHangNoCoptic"/>
      </w:pPr>
      <w:r w:rsidRPr="00224A73">
        <w:t>13L</w:t>
      </w:r>
      <w:r>
        <w:t xml:space="preserve"> </w:t>
      </w:r>
      <w:r w:rsidRPr="00224A73">
        <w:t>e</w:t>
      </w:r>
      <w:r>
        <w:t>t Your wrath turn away from us,</w:t>
      </w:r>
    </w:p>
    <w:p w14:paraId="1E553A74" w14:textId="77777777" w:rsidR="00504BD9" w:rsidRDefault="00504BD9" w:rsidP="008A378B">
      <w:pPr>
        <w:pStyle w:val="EnglishHangNoCoptic"/>
        <w:ind w:firstLine="0"/>
      </w:pPr>
      <w:r>
        <w:t>for only a few of us remain</w:t>
      </w:r>
    </w:p>
    <w:p w14:paraId="46B02D9C" w14:textId="77777777" w:rsidR="00504BD9" w:rsidRDefault="00504BD9" w:rsidP="008A378B">
      <w:pPr>
        <w:pStyle w:val="EnglishHangEndNoCoptic"/>
        <w:ind w:firstLine="0"/>
      </w:pPr>
      <w:r w:rsidRPr="00224A73">
        <w:t xml:space="preserve">within the </w:t>
      </w:r>
      <w:r>
        <w:t>nations where You scattered us.</w:t>
      </w:r>
    </w:p>
    <w:p w14:paraId="6FD29FB9" w14:textId="77777777" w:rsidR="00504BD9" w:rsidRDefault="00504BD9" w:rsidP="008A378B">
      <w:pPr>
        <w:pStyle w:val="EnglishHangNoCoptic"/>
      </w:pPr>
      <w:r w:rsidRPr="00224A73">
        <w:t>14</w:t>
      </w:r>
      <w:r>
        <w:t xml:space="preserve"> </w:t>
      </w:r>
      <w:r w:rsidRPr="00224A73">
        <w:t>O Lord, he</w:t>
      </w:r>
      <w:r>
        <w:t>ar our prayer and our supplication,</w:t>
      </w:r>
    </w:p>
    <w:p w14:paraId="7E46652E" w14:textId="77777777" w:rsidR="00504BD9" w:rsidRDefault="00504BD9" w:rsidP="008A378B">
      <w:pPr>
        <w:pStyle w:val="EnglishHangNoCoptic"/>
        <w:ind w:firstLine="0"/>
      </w:pPr>
      <w:r w:rsidRPr="00224A73">
        <w:t>an</w:t>
      </w:r>
      <w:r>
        <w:t>d</w:t>
      </w:r>
      <w:r w:rsidRPr="00497E1E">
        <w:t xml:space="preserve"> </w:t>
      </w:r>
      <w:r>
        <w:t>deliver us for Your own sake,</w:t>
      </w:r>
    </w:p>
    <w:p w14:paraId="6DA481FB" w14:textId="77777777" w:rsidR="00504BD9" w:rsidRDefault="00504BD9" w:rsidP="008A378B">
      <w:pPr>
        <w:pStyle w:val="EnglishHangEndNoCoptic"/>
        <w:ind w:firstLine="0"/>
      </w:pPr>
      <w:r w:rsidRPr="00224A73">
        <w:t>and grant us mercy before those who have carried us into e</w:t>
      </w:r>
      <w:r>
        <w:t>xile,</w:t>
      </w:r>
    </w:p>
    <w:p w14:paraId="5B1B6627" w14:textId="77777777" w:rsidR="00504BD9" w:rsidRDefault="00504BD9" w:rsidP="008A378B">
      <w:pPr>
        <w:pStyle w:val="EnglishHangNoCoptic"/>
      </w:pPr>
      <w:r w:rsidRPr="00224A73">
        <w:t>15</w:t>
      </w:r>
      <w:r>
        <w:t xml:space="preserve"> </w:t>
      </w:r>
      <w:r w:rsidRPr="00224A73">
        <w:t>in order that t</w:t>
      </w:r>
      <w:r>
        <w:t>he whole earth may come to know</w:t>
      </w:r>
    </w:p>
    <w:p w14:paraId="452ADCA1" w14:textId="77777777" w:rsidR="00504BD9" w:rsidRDefault="00504BD9" w:rsidP="008A378B">
      <w:pPr>
        <w:pStyle w:val="EnglishHangNoCoptic"/>
        <w:ind w:firstLine="0"/>
      </w:pPr>
      <w:r>
        <w:t>that You are the Lord our God,</w:t>
      </w:r>
    </w:p>
    <w:p w14:paraId="185EED00" w14:textId="77777777" w:rsidR="00504BD9" w:rsidRDefault="00504BD9" w:rsidP="008A378B">
      <w:pPr>
        <w:pStyle w:val="EnglishHangEndNoCoptic"/>
        <w:ind w:firstLine="0"/>
      </w:pPr>
      <w:r w:rsidRPr="00224A73">
        <w:t xml:space="preserve">for Israel and his </w:t>
      </w:r>
      <w:r>
        <w:t>descendants are called by Your N</w:t>
      </w:r>
      <w:r w:rsidRPr="00224A73">
        <w:t>ame.</w:t>
      </w:r>
    </w:p>
    <w:p w14:paraId="0CB6CAAE" w14:textId="77777777" w:rsidR="00504BD9" w:rsidRDefault="00504BD9" w:rsidP="008A378B">
      <w:pPr>
        <w:pStyle w:val="Heading4"/>
      </w:pPr>
      <w:r>
        <w:lastRenderedPageBreak/>
        <w:t>The Prayer of Elias the Prophet</w:t>
      </w:r>
    </w:p>
    <w:p w14:paraId="5B8A3918" w14:textId="77777777" w:rsidR="00504BD9" w:rsidRPr="0040319E" w:rsidRDefault="00504BD9" w:rsidP="008A378B">
      <w:pPr>
        <w:pStyle w:val="Rubric"/>
      </w:pPr>
      <w:r>
        <w:t>(3 Kings 18:36-39. Coptic rite: Joyous Saturday. The Victory over Ba’al)</w:t>
      </w:r>
    </w:p>
    <w:p w14:paraId="60BD3D49" w14:textId="77777777" w:rsidR="00504BD9" w:rsidRDefault="00504BD9" w:rsidP="008A378B">
      <w:pPr>
        <w:pStyle w:val="EnglishHangNoCoptic"/>
      </w:pPr>
      <w:r>
        <w:t>36 After this, Elias cried out to heaven and said,</w:t>
      </w:r>
    </w:p>
    <w:p w14:paraId="56E5051E" w14:textId="77777777" w:rsidR="00504BD9" w:rsidRDefault="00504BD9" w:rsidP="008A378B">
      <w:pPr>
        <w:pStyle w:val="EnglishHangNoCoptic"/>
        <w:ind w:firstLine="0"/>
      </w:pPr>
      <w:r>
        <w:t>“O Lord God of Abraham, Isaac, and Israel,</w:t>
      </w:r>
    </w:p>
    <w:p w14:paraId="2B022372" w14:textId="77777777" w:rsidR="00504BD9" w:rsidRDefault="00504BD9" w:rsidP="008A378B">
      <w:pPr>
        <w:pStyle w:val="EnglishHangNoCoptic"/>
        <w:ind w:firstLine="0"/>
      </w:pPr>
      <w:r>
        <w:t>answer me, O Lord, answer me this day with fire,</w:t>
      </w:r>
    </w:p>
    <w:p w14:paraId="0C169433" w14:textId="77777777" w:rsidR="00504BD9" w:rsidRDefault="00504BD9" w:rsidP="008A378B">
      <w:pPr>
        <w:pStyle w:val="EnglishHangNoCoptic"/>
        <w:ind w:firstLine="0"/>
      </w:pPr>
      <w:r>
        <w:t>and let this people know You are Lord, God of Israel,</w:t>
      </w:r>
    </w:p>
    <w:p w14:paraId="59401C74" w14:textId="77777777" w:rsidR="00504BD9" w:rsidRDefault="00504BD9" w:rsidP="008A378B">
      <w:pPr>
        <w:pStyle w:val="EnglishHangEndNoCoptic"/>
        <w:ind w:firstLine="0"/>
      </w:pPr>
      <w:r>
        <w:t>and I am Your servant; and I have done all these things on Your account.</w:t>
      </w:r>
    </w:p>
    <w:p w14:paraId="0B906343" w14:textId="77777777" w:rsidR="00504BD9" w:rsidRDefault="00504BD9" w:rsidP="008A378B">
      <w:pPr>
        <w:pStyle w:val="EnglishHangNoCoptic"/>
      </w:pPr>
      <w:r>
        <w:t>37 Answer me, O Lord, answer me with fire,</w:t>
      </w:r>
    </w:p>
    <w:p w14:paraId="3D3CC201" w14:textId="77777777" w:rsidR="00504BD9" w:rsidRDefault="00504BD9" w:rsidP="008A378B">
      <w:pPr>
        <w:pStyle w:val="EnglishHangNoCoptic"/>
        <w:ind w:firstLine="0"/>
      </w:pPr>
      <w:r>
        <w:t>and let these people know You are the Lord God,</w:t>
      </w:r>
    </w:p>
    <w:p w14:paraId="5EEB70D6" w14:textId="77777777" w:rsidR="00504BD9" w:rsidRDefault="00504BD9" w:rsidP="008A378B">
      <w:pPr>
        <w:pStyle w:val="EnglishHangEndNoCoptic"/>
        <w:ind w:firstLine="0"/>
      </w:pPr>
      <w:r>
        <w:t>so as to turn the heart of this people back.”</w:t>
      </w:r>
    </w:p>
    <w:p w14:paraId="09549EBB" w14:textId="77777777" w:rsidR="00504BD9" w:rsidRDefault="00504BD9"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0E5A2F5F" w14:textId="77777777" w:rsidR="00504BD9" w:rsidRDefault="00504BD9" w:rsidP="008A378B">
      <w:pPr>
        <w:pStyle w:val="Heading4"/>
      </w:pPr>
      <w:r>
        <w:t>The Prayer of David the Prophet</w:t>
      </w:r>
    </w:p>
    <w:p w14:paraId="34D81545" w14:textId="77777777" w:rsidR="00504BD9" w:rsidRDefault="00504BD9" w:rsidP="008A378B">
      <w:pPr>
        <w:pStyle w:val="Rubric"/>
      </w:pPr>
      <w:r>
        <w:t xml:space="preserve">(1 Chronicles 29:10-13. Coptic rite: Joyous Saturday. </w:t>
      </w:r>
      <w:r w:rsidRPr="00EA4CF1">
        <w:t>With this, King David blessed the Lord before all the assembly, saying,</w:t>
      </w:r>
      <w:r>
        <w:t>)</w:t>
      </w:r>
    </w:p>
    <w:p w14:paraId="60B4D606" w14:textId="77777777" w:rsidR="00504BD9" w:rsidRDefault="00504BD9" w:rsidP="008A378B">
      <w:pPr>
        <w:pStyle w:val="EnglishHangNoCoptic"/>
      </w:pPr>
      <w:r w:rsidRPr="00EA4CF1">
        <w:t>“Blessed</w:t>
      </w:r>
      <w:r>
        <w:t xml:space="preserve"> are You, O Lord God of Israel,</w:t>
      </w:r>
    </w:p>
    <w:p w14:paraId="14839BD8" w14:textId="77777777" w:rsidR="00504BD9" w:rsidRDefault="00504BD9" w:rsidP="008A378B">
      <w:pPr>
        <w:pStyle w:val="EnglishHangEndNoCoptic"/>
        <w:ind w:firstLine="0"/>
      </w:pPr>
      <w:r w:rsidRPr="00EA4CF1">
        <w:t>our</w:t>
      </w:r>
      <w:r>
        <w:t xml:space="preserve"> Father, unto the ages of ages.</w:t>
      </w:r>
    </w:p>
    <w:p w14:paraId="17FE6405" w14:textId="77777777" w:rsidR="00504BD9" w:rsidRDefault="00504BD9" w:rsidP="008A378B">
      <w:pPr>
        <w:pStyle w:val="EnglishHangNoCoptic"/>
      </w:pPr>
      <w:r w:rsidRPr="00EA4CF1">
        <w:t>11</w:t>
      </w:r>
      <w:r>
        <w:t xml:space="preserve"> Yours, O Lord, is the greatness</w:t>
      </w:r>
    </w:p>
    <w:p w14:paraId="154FD049" w14:textId="77777777" w:rsidR="00504BD9" w:rsidRDefault="00504BD9" w:rsidP="008A378B">
      <w:pPr>
        <w:pStyle w:val="EnglishHangNoCoptic"/>
        <w:ind w:firstLine="0"/>
      </w:pPr>
      <w:r>
        <w:t>and the power and the glory</w:t>
      </w:r>
    </w:p>
    <w:p w14:paraId="31F64A66" w14:textId="77777777" w:rsidR="00504BD9" w:rsidRDefault="00504BD9" w:rsidP="008A378B">
      <w:pPr>
        <w:pStyle w:val="EnglishHangNoCoptic"/>
        <w:ind w:firstLine="0"/>
      </w:pPr>
      <w:r>
        <w:t>and the victory and the might.</w:t>
      </w:r>
    </w:p>
    <w:p w14:paraId="509108A4" w14:textId="77777777" w:rsidR="00504BD9" w:rsidRDefault="00504BD9" w:rsidP="008A378B">
      <w:pPr>
        <w:pStyle w:val="EnglishHangNoCoptic"/>
        <w:ind w:firstLine="0"/>
      </w:pPr>
      <w:r>
        <w:t>You have dominion over all that is</w:t>
      </w:r>
    </w:p>
    <w:p w14:paraId="67055065" w14:textId="77777777" w:rsidR="00504BD9" w:rsidRDefault="00504BD9" w:rsidP="008A378B">
      <w:pPr>
        <w:pStyle w:val="EnglishHangNoCoptic"/>
        <w:ind w:firstLine="0"/>
      </w:pPr>
      <w:r>
        <w:t>in heaven and on the earth.</w:t>
      </w:r>
    </w:p>
    <w:p w14:paraId="51EA2435" w14:textId="77777777" w:rsidR="00504BD9" w:rsidRDefault="00504BD9" w:rsidP="008A378B">
      <w:pPr>
        <w:pStyle w:val="EnglishHangNoCoptic"/>
        <w:ind w:firstLine="0"/>
      </w:pPr>
      <w:r w:rsidRPr="00EA4CF1">
        <w:t xml:space="preserve">Every king and </w:t>
      </w:r>
      <w:r>
        <w:t>nation</w:t>
      </w:r>
    </w:p>
    <w:p w14:paraId="1E7BE637" w14:textId="77777777" w:rsidR="00504BD9" w:rsidRDefault="00504BD9" w:rsidP="008A378B">
      <w:pPr>
        <w:pStyle w:val="EnglishHangEndNoCoptic"/>
        <w:ind w:firstLine="0"/>
      </w:pPr>
      <w:r w:rsidRPr="00EA4CF1">
        <w:t>is th</w:t>
      </w:r>
      <w:r>
        <w:t>rown into confusion before You.</w:t>
      </w:r>
    </w:p>
    <w:p w14:paraId="123B811C" w14:textId="77777777" w:rsidR="00504BD9" w:rsidRDefault="00504BD9" w:rsidP="008A378B">
      <w:pPr>
        <w:pStyle w:val="EnglishHangNoCoptic"/>
      </w:pPr>
      <w:r w:rsidRPr="00EA4CF1">
        <w:t>12</w:t>
      </w:r>
      <w:r>
        <w:t xml:space="preserve"> </w:t>
      </w:r>
      <w:r w:rsidRPr="00EA4CF1">
        <w:t>Fro</w:t>
      </w:r>
      <w:r>
        <w:t xml:space="preserve">m You are the wealth </w:t>
      </w:r>
      <w:r w:rsidRPr="00EA4CF1">
        <w:t>and</w:t>
      </w:r>
      <w:r>
        <w:t xml:space="preserve"> glory.</w:t>
      </w:r>
    </w:p>
    <w:p w14:paraId="0FD4BA55" w14:textId="77777777" w:rsidR="00504BD9" w:rsidRDefault="00504BD9" w:rsidP="008A378B">
      <w:pPr>
        <w:pStyle w:val="EnglishHangNoCoptic"/>
        <w:ind w:firstLine="0"/>
      </w:pPr>
      <w:r>
        <w:t>You reigns over all, Lord, and ruler of all rule.</w:t>
      </w:r>
    </w:p>
    <w:p w14:paraId="6EFD1A54" w14:textId="77777777" w:rsidR="00504BD9" w:rsidRDefault="00504BD9" w:rsidP="008A378B">
      <w:pPr>
        <w:pStyle w:val="EnglishHangNoCoptic"/>
        <w:ind w:firstLine="0"/>
      </w:pPr>
      <w:r w:rsidRPr="00EA4CF1">
        <w:t>In Yo</w:t>
      </w:r>
      <w:r>
        <w:t>ur hand is power and authority,</w:t>
      </w:r>
    </w:p>
    <w:p w14:paraId="7EE80558" w14:textId="77777777" w:rsidR="00504BD9" w:rsidRDefault="00504BD9" w:rsidP="008A378B">
      <w:pPr>
        <w:pStyle w:val="EnglishHangNoCoptic"/>
        <w:ind w:firstLine="0"/>
      </w:pPr>
      <w:r w:rsidRPr="00EA4CF1">
        <w:t xml:space="preserve">and </w:t>
      </w:r>
      <w:r>
        <w:t>it is in Your hand, almighty one,</w:t>
      </w:r>
    </w:p>
    <w:p w14:paraId="2621F27D" w14:textId="77777777" w:rsidR="00504BD9" w:rsidRDefault="00504BD9" w:rsidP="008A378B">
      <w:pPr>
        <w:pStyle w:val="EnglishHangEndNoCoptic"/>
        <w:ind w:firstLine="0"/>
      </w:pPr>
      <w:r w:rsidRPr="00EA4CF1">
        <w:t>to inc</w:t>
      </w:r>
      <w:r>
        <w:t>rease and establish all things.</w:t>
      </w:r>
    </w:p>
    <w:p w14:paraId="7F606013" w14:textId="77777777" w:rsidR="00504BD9" w:rsidRDefault="00504BD9" w:rsidP="008A378B">
      <w:pPr>
        <w:pStyle w:val="EnglishHangNoCoptic"/>
      </w:pPr>
      <w:r w:rsidRPr="00EA4CF1">
        <w:t>13</w:t>
      </w:r>
      <w:r>
        <w:t xml:space="preserve"> </w:t>
      </w:r>
      <w:r w:rsidRPr="00EA4CF1">
        <w:t>And no</w:t>
      </w:r>
      <w:r>
        <w:t>w, Lord, we confess You,</w:t>
      </w:r>
    </w:p>
    <w:p w14:paraId="2F52C1B9" w14:textId="77777777" w:rsidR="00504BD9" w:rsidRDefault="00504BD9"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05" w:name="_Ref449954885"/>
      <w:bookmarkStart w:id="406" w:name="_Ref448228178"/>
      <w:r>
        <w:lastRenderedPageBreak/>
        <w:t>The Second Canticle</w:t>
      </w:r>
      <w:bookmarkEnd w:id="405"/>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504BD9">
        <w:rPr>
          <w:b/>
          <w:bCs/>
          <w:noProof/>
          <w:lang w:val="en-US"/>
        </w:rPr>
        <w:t>Error! Bookmark not defined.</w:t>
      </w:r>
      <w:r>
        <w:fldChar w:fldCharType="end"/>
      </w:r>
      <w:r>
        <w:t>, is said.</w:t>
      </w:r>
    </w:p>
    <w:p w14:paraId="55F7FEC9" w14:textId="77777777" w:rsidR="00344A59" w:rsidRDefault="00344A59" w:rsidP="00344A59">
      <w:pPr>
        <w:pStyle w:val="Heading4"/>
      </w:pPr>
      <w:bookmarkStart w:id="407" w:name="_Toc297322055"/>
      <w:bookmarkStart w:id="408" w:name="_Toc297407700"/>
      <w:bookmarkStart w:id="409" w:name="_Ref297493889"/>
      <w:bookmarkStart w:id="410" w:name="_Toc298445752"/>
      <w:bookmarkStart w:id="411" w:name="_Toc298681235"/>
      <w:bookmarkStart w:id="412" w:name="_Toc298447477"/>
      <w:bookmarkStart w:id="413" w:name="_Toc308441895"/>
      <w:bookmarkStart w:id="414" w:name="_Ref434580757"/>
      <w:bookmarkStart w:id="415" w:name="_Ref434580763"/>
      <w:r>
        <w:t>The Second Canticle: Psalm 135</w:t>
      </w:r>
      <w:bookmarkEnd w:id="407"/>
      <w:bookmarkEnd w:id="408"/>
      <w:bookmarkEnd w:id="409"/>
      <w:bookmarkEnd w:id="410"/>
      <w:bookmarkEnd w:id="411"/>
      <w:bookmarkEnd w:id="412"/>
      <w:bookmarkEnd w:id="413"/>
      <w:bookmarkEnd w:id="414"/>
      <w:bookmarkEnd w:id="415"/>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27"/>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28"/>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29"/>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lastRenderedPageBreak/>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16"/>
            <w:r w:rsidRPr="00FC3604">
              <w:t>Ⲉⲩⲕ̀ⲗⲏⲣⲟⲛⲟⲙⲓⲁ̀ ⲙ̀ⲡⲉϥⲃⲱⲕ ⲡⲓⲥ̅ⲗ̅</w:t>
            </w:r>
            <w:r w:rsidRPr="00597158">
              <w:t xml:space="preserve"> </w:t>
            </w:r>
            <w:commentRangeEnd w:id="416"/>
            <w:r>
              <w:rPr>
                <w:rStyle w:val="CommentReference"/>
                <w:rFonts w:ascii="Garamond" w:hAnsi="Garamond" w:cstheme="minorBidi"/>
                <w:noProof w:val="0"/>
                <w:lang w:val="en-CA"/>
              </w:rPr>
              <w:commentReference w:id="416"/>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17" w:name="_Toc297322056"/>
      <w:bookmarkStart w:id="418" w:name="_Toc297407701"/>
      <w:bookmarkStart w:id="419" w:name="_Toc298445753"/>
      <w:bookmarkStart w:id="420" w:name="_Toc298681236"/>
      <w:bookmarkStart w:id="421" w:name="_Toc298447478"/>
      <w:r>
        <w:t>Psali Adam</w:t>
      </w:r>
      <w:bookmarkEnd w:id="417"/>
      <w:bookmarkEnd w:id="418"/>
      <w:bookmarkEnd w:id="419"/>
      <w:bookmarkEnd w:id="420"/>
      <w:bookmarkEnd w:id="421"/>
      <w:r>
        <w:t xml:space="preserve"> on the Second Canticle</w:t>
      </w:r>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504BD9">
        <w:rPr>
          <w:noProof/>
        </w:rPr>
        <w:t>1028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lastRenderedPageBreak/>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22"/>
            <w:r w:rsidRPr="004C0CA2">
              <w:t xml:space="preserve">brought </w:t>
            </w:r>
            <w:commentRangeEnd w:id="422"/>
            <w:r>
              <w:rPr>
                <w:rStyle w:val="CommentReference"/>
                <w:rFonts w:eastAsiaTheme="minorHAnsi" w:cstheme="minorBidi"/>
                <w:color w:val="auto"/>
                <w:lang w:val="en-CA"/>
              </w:rPr>
              <w:commentReference w:id="42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lastRenderedPageBreak/>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w:t>
            </w:r>
            <w:r w:rsidRPr="007425E1">
              <w:lastRenderedPageBreak/>
              <w:t>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 xml:space="preserve">Ⲕ̀ⲥ̀ⲙⲁⲣⲱⲟⲩⲧ ⲁ̀ⲗⲏⲑⲱⲥ ⲛⲉⲙ Ⲡⲉⲕⲓⲱⲧ ⲛ̀ⲁ̀ⲅⲁⲑⲟⲥ ⲛⲉⲙ Ⲡⲓⲡ̅ⲛ̅ⲁ ⲉ̅ⲑ̅ⲩ ϫⲉ ⲁⲕⲓ̀ ⲁⲕⲥⲱϯ </w:t>
            </w:r>
            <w:r w:rsidRPr="00AA0119">
              <w:lastRenderedPageBreak/>
              <w:t>ⲙ̀ⲙⲟⲛ</w:t>
            </w:r>
            <w:r>
              <w:t>.</w:t>
            </w:r>
          </w:p>
        </w:tc>
      </w:tr>
    </w:tbl>
    <w:p w14:paraId="50907EF2" w14:textId="7AEAEDEB"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504BD9">
        <w:rPr>
          <w:noProof/>
        </w:rPr>
        <w:t>1061</w:t>
      </w:r>
      <w:r>
        <w:fldChar w:fldCharType="end"/>
      </w:r>
      <w:r>
        <w:t>.</w:t>
      </w:r>
    </w:p>
    <w:bookmarkEnd w:id="406"/>
    <w:p w14:paraId="2E7A68B9" w14:textId="4BEF5E0D" w:rsidR="00D31F38" w:rsidRDefault="00D31F38" w:rsidP="00D31F38">
      <w:pPr>
        <w:jc w:val="left"/>
      </w:pPr>
    </w:p>
    <w:p w14:paraId="2CF40924" w14:textId="6307B7EC" w:rsidR="00A7333E" w:rsidRDefault="00A7333E" w:rsidP="00A7333E">
      <w:pPr>
        <w:pStyle w:val="Heading3"/>
      </w:pPr>
      <w:bookmarkStart w:id="423" w:name="_Ref449954950"/>
      <w:bookmarkStart w:id="424" w:name="_Ref448228188"/>
      <w:r>
        <w:t>Additional Canticles for the Vigil of Joyous Saturday from the Old Testament</w:t>
      </w:r>
      <w:bookmarkEnd w:id="42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lastRenderedPageBreak/>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lastRenderedPageBreak/>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30"/>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31"/>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32"/>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33"/>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lastRenderedPageBreak/>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34"/>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35"/>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36"/>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37"/>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lastRenderedPageBreak/>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lastRenderedPageBreak/>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38"/>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2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39"/>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lastRenderedPageBreak/>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lastRenderedPageBreak/>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40"/>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26" w:name="_Ref450335240"/>
      <w:bookmarkEnd w:id="425"/>
      <w:r>
        <w:t>Additional Canticles for the Vigil of Joyous Saturday from the New Testament</w:t>
      </w:r>
      <w:r w:rsidR="00680B91">
        <w:rPr>
          <w:rStyle w:val="FootnoteReference"/>
        </w:rPr>
        <w:footnoteReference w:id="841"/>
      </w:r>
      <w:bookmarkEnd w:id="42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lastRenderedPageBreak/>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42"/>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r>
        <w:t>The Third Canticle</w:t>
      </w:r>
      <w:bookmarkStart w:id="427" w:name="_Toc297322057"/>
      <w:bookmarkStart w:id="428" w:name="_Toc297407702"/>
      <w:bookmarkStart w:id="429" w:name="_Toc298445754"/>
      <w:bookmarkStart w:id="430" w:name="_Toc298681237"/>
      <w:bookmarkStart w:id="431" w:name="_Toc298447479"/>
      <w:bookmarkStart w:id="432" w:name="_Toc308441896"/>
      <w:bookmarkEnd w:id="424"/>
    </w:p>
    <w:bookmarkEnd w:id="427"/>
    <w:bookmarkEnd w:id="428"/>
    <w:bookmarkEnd w:id="429"/>
    <w:bookmarkEnd w:id="430"/>
    <w:bookmarkEnd w:id="431"/>
    <w:bookmarkEnd w:id="432"/>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w:t>
      </w:r>
      <w:r w:rsidR="00A25E58">
        <w:lastRenderedPageBreak/>
        <w:t xml:space="preserve">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lastRenderedPageBreak/>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lastRenderedPageBreak/>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33"/>
            <w:r w:rsidRPr="00BE273A">
              <w:t xml:space="preserve">Blessed </w:t>
            </w:r>
            <w:commentRangeEnd w:id="433"/>
            <w:r w:rsidRPr="00BE273A">
              <w:rPr>
                <w:rStyle w:val="CommentReference"/>
                <w:rFonts w:eastAsiaTheme="minorHAnsi"/>
                <w:sz w:val="24"/>
              </w:rPr>
              <w:commentReference w:id="433"/>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43"/>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lastRenderedPageBreak/>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34"/>
            <w:r w:rsidRPr="00BE273A">
              <w:t>heaven</w:t>
            </w:r>
            <w:commentRangeEnd w:id="434"/>
            <w:r w:rsidRPr="00BE273A">
              <w:rPr>
                <w:rStyle w:val="CommentReference"/>
                <w:rFonts w:eastAsiaTheme="minorHAnsi"/>
                <w:sz w:val="24"/>
              </w:rPr>
              <w:commentReference w:id="434"/>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35"/>
            <w:r w:rsidRPr="00BE273A">
              <w:t xml:space="preserve">clouds </w:t>
            </w:r>
            <w:commentRangeEnd w:id="435"/>
            <w:r w:rsidRPr="00BE273A">
              <w:rPr>
                <w:rStyle w:val="CommentReference"/>
                <w:rFonts w:eastAsiaTheme="minorHAnsi"/>
                <w:sz w:val="24"/>
              </w:rPr>
              <w:commentReference w:id="435"/>
            </w:r>
            <w:r w:rsidRPr="00BE273A">
              <w:t>and winds: Praise Him and exalt Him above all forever.</w:t>
            </w:r>
            <w:r w:rsidR="00426715">
              <w:rPr>
                <w:rStyle w:val="FootnoteReference"/>
              </w:rPr>
              <w:footnoteReference w:id="844"/>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36"/>
            <w:r w:rsidRPr="00BE273A">
              <w:t xml:space="preserve">Bless </w:t>
            </w:r>
            <w:commentRangeEnd w:id="436"/>
            <w:r w:rsidRPr="00BE273A">
              <w:rPr>
                <w:rStyle w:val="CommentReference"/>
                <w:rFonts w:eastAsiaTheme="minorHAnsi"/>
                <w:sz w:val="24"/>
              </w:rPr>
              <w:commentReference w:id="436"/>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lastRenderedPageBreak/>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37"/>
            <w:r w:rsidRPr="00BE273A">
              <w:t>falling snow</w:t>
            </w:r>
            <w:commentRangeEnd w:id="437"/>
            <w:r w:rsidRPr="00BE273A">
              <w:rPr>
                <w:rStyle w:val="CommentReference"/>
                <w:rFonts w:eastAsiaTheme="minorHAnsi"/>
                <w:sz w:val="24"/>
              </w:rPr>
              <w:commentReference w:id="437"/>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38"/>
            <w:r w:rsidRPr="00BE273A">
              <w:t xml:space="preserve">Bless </w:t>
            </w:r>
            <w:commentRangeEnd w:id="438"/>
            <w:r w:rsidRPr="00BE273A">
              <w:rPr>
                <w:rStyle w:val="CommentReference"/>
                <w:rFonts w:eastAsiaTheme="minorHAnsi"/>
                <w:sz w:val="24"/>
              </w:rPr>
              <w:commentReference w:id="438"/>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45"/>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lastRenderedPageBreak/>
              <w:t>¿</w:t>
            </w:r>
          </w:p>
        </w:tc>
        <w:tc>
          <w:tcPr>
            <w:tcW w:w="3960" w:type="dxa"/>
          </w:tcPr>
          <w:p w14:paraId="2FBAE4D8" w14:textId="6ED2B9F6" w:rsidR="00D31F38" w:rsidRPr="00BE273A" w:rsidRDefault="00D31F38" w:rsidP="007757C9">
            <w:pPr>
              <w:pStyle w:val="EngEnd"/>
            </w:pPr>
            <w:commentRangeStart w:id="439"/>
            <w:r w:rsidRPr="00BE273A">
              <w:t xml:space="preserve">Bless </w:t>
            </w:r>
            <w:commentRangeEnd w:id="439"/>
            <w:r w:rsidRPr="00BE273A">
              <w:rPr>
                <w:rStyle w:val="CommentReference"/>
                <w:rFonts w:eastAsiaTheme="minorHAnsi"/>
                <w:sz w:val="24"/>
              </w:rPr>
              <w:commentReference w:id="439"/>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40"/>
            <w:r w:rsidRPr="00BE273A">
              <w:t xml:space="preserve">ye </w:t>
            </w:r>
            <w:commentRangeEnd w:id="440"/>
            <w:r>
              <w:rPr>
                <w:rStyle w:val="CommentReference"/>
                <w:rFonts w:eastAsiaTheme="minorHAnsi" w:cstheme="minorBidi"/>
                <w:color w:val="auto"/>
                <w:lang w:val="en-CA"/>
              </w:rPr>
              <w:commentReference w:id="440"/>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41"/>
            <w:r w:rsidRPr="00BE273A">
              <w:t>whales</w:t>
            </w:r>
            <w:r w:rsidR="007757C9">
              <w:rPr>
                <w:rStyle w:val="FootnoteReference"/>
              </w:rPr>
              <w:footnoteReference w:id="846"/>
            </w:r>
            <w:r w:rsidRPr="00BE273A">
              <w:t xml:space="preserve"> </w:t>
            </w:r>
            <w:commentRangeEnd w:id="441"/>
            <w:r w:rsidRPr="00BE273A">
              <w:rPr>
                <w:rStyle w:val="CommentReference"/>
                <w:rFonts w:eastAsiaTheme="minorHAnsi"/>
                <w:sz w:val="24"/>
              </w:rPr>
              <w:commentReference w:id="441"/>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42"/>
            <w:r w:rsidRPr="00BE273A">
              <w:t xml:space="preserve"> </w:t>
            </w:r>
            <w:commentRangeEnd w:id="442"/>
            <w:r w:rsidRPr="00BE273A">
              <w:rPr>
                <w:rStyle w:val="CommentReference"/>
                <w:rFonts w:eastAsiaTheme="minorHAnsi"/>
                <w:sz w:val="24"/>
              </w:rPr>
              <w:commentReference w:id="442"/>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43"/>
            <w:r w:rsidRPr="00BE273A">
              <w:t xml:space="preserve"> </w:t>
            </w:r>
            <w:commentRangeEnd w:id="443"/>
            <w:r w:rsidRPr="00BE273A">
              <w:rPr>
                <w:rStyle w:val="CommentReference"/>
                <w:rFonts w:eastAsiaTheme="minorHAnsi"/>
                <w:sz w:val="24"/>
              </w:rPr>
              <w:commentReference w:id="443"/>
            </w:r>
            <w:r w:rsidRPr="00BE273A">
              <w:t xml:space="preserve">of men; </w:t>
            </w:r>
            <w:r w:rsidR="007757C9">
              <w:t>[</w:t>
            </w:r>
            <w:r w:rsidRPr="00BE273A">
              <w:t>worship the Lord</w:t>
            </w:r>
            <w:r w:rsidR="007757C9">
              <w:t>]</w:t>
            </w:r>
            <w:r w:rsidR="007757C9">
              <w:rPr>
                <w:rStyle w:val="FootnoteReference"/>
              </w:rPr>
              <w:footnoteReference w:id="847"/>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44"/>
            <w:r w:rsidR="00D31F38" w:rsidRPr="00BE273A">
              <w:t xml:space="preserve">of </w:t>
            </w:r>
            <w:commentRangeEnd w:id="444"/>
            <w:r w:rsidR="00D31F38" w:rsidRPr="00BE273A">
              <w:rPr>
                <w:rStyle w:val="CommentReference"/>
                <w:rFonts w:eastAsiaTheme="minorHAnsi"/>
                <w:sz w:val="24"/>
              </w:rPr>
              <w:commentReference w:id="444"/>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48"/>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45"/>
            <w:r w:rsidRPr="00BE273A">
              <w:t xml:space="preserve">Bless </w:t>
            </w:r>
            <w:commentRangeEnd w:id="445"/>
            <w:r w:rsidRPr="00BE273A">
              <w:rPr>
                <w:rStyle w:val="CommentReference"/>
                <w:rFonts w:eastAsiaTheme="minorHAnsi"/>
                <w:sz w:val="24"/>
              </w:rPr>
              <w:commentReference w:id="445"/>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46" w:name="_Toc297322058"/>
      <w:bookmarkStart w:id="447" w:name="_Toc297407703"/>
      <w:bookmarkStart w:id="448" w:name="_Toc298445755"/>
      <w:bookmarkStart w:id="449" w:name="_Toc298681238"/>
      <w:bookmarkStart w:id="450" w:name="_Toc298447480"/>
      <w:r>
        <w:t>The Third Canticle: The Song of the Three Children—Abridged</w:t>
      </w:r>
      <w:r w:rsidR="003641E3">
        <w:rPr>
          <w:rStyle w:val="FootnoteReference"/>
        </w:rPr>
        <w:footnoteReference w:id="84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51"/>
            <w:r w:rsidRPr="00BE273A">
              <w:t xml:space="preserve">Blessed </w:t>
            </w:r>
            <w:commentRangeEnd w:id="451"/>
            <w:r w:rsidRPr="00BE273A">
              <w:rPr>
                <w:rStyle w:val="CommentReference"/>
                <w:rFonts w:eastAsiaTheme="minorHAnsi"/>
                <w:sz w:val="24"/>
              </w:rPr>
              <w:commentReference w:id="451"/>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50"/>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52"/>
            <w:r w:rsidRPr="00BE273A">
              <w:t>heaven</w:t>
            </w:r>
            <w:commentRangeEnd w:id="452"/>
            <w:r w:rsidRPr="00BE273A">
              <w:rPr>
                <w:rStyle w:val="CommentReference"/>
                <w:rFonts w:eastAsiaTheme="minorHAnsi"/>
                <w:sz w:val="24"/>
              </w:rPr>
              <w:commentReference w:id="452"/>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lastRenderedPageBreak/>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53"/>
            <w:r w:rsidRPr="00BE273A">
              <w:t>falling snow</w:t>
            </w:r>
            <w:commentRangeEnd w:id="453"/>
            <w:r w:rsidRPr="00BE273A">
              <w:rPr>
                <w:rStyle w:val="CommentReference"/>
                <w:rFonts w:eastAsiaTheme="minorHAnsi"/>
                <w:sz w:val="24"/>
              </w:rPr>
              <w:commentReference w:id="453"/>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54"/>
            <w:r w:rsidRPr="00BE273A">
              <w:t xml:space="preserve">Bless </w:t>
            </w:r>
            <w:commentRangeEnd w:id="454"/>
            <w:r w:rsidRPr="00BE273A">
              <w:rPr>
                <w:rStyle w:val="CommentReference"/>
                <w:rFonts w:eastAsiaTheme="minorHAnsi"/>
                <w:sz w:val="24"/>
              </w:rPr>
              <w:commentReference w:id="454"/>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51"/>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55"/>
            <w:r w:rsidRPr="00BE273A">
              <w:t xml:space="preserve">Bless </w:t>
            </w:r>
            <w:commentRangeEnd w:id="455"/>
            <w:r w:rsidRPr="00BE273A">
              <w:rPr>
                <w:rStyle w:val="CommentReference"/>
                <w:rFonts w:eastAsiaTheme="minorHAnsi"/>
                <w:sz w:val="24"/>
              </w:rPr>
              <w:commentReference w:id="455"/>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56"/>
            <w:r w:rsidRPr="00BE273A">
              <w:t xml:space="preserve"> </w:t>
            </w:r>
            <w:commentRangeEnd w:id="456"/>
            <w:r w:rsidRPr="00BE273A">
              <w:rPr>
                <w:rStyle w:val="CommentReference"/>
                <w:rFonts w:eastAsiaTheme="minorHAnsi"/>
                <w:sz w:val="24"/>
              </w:rPr>
              <w:commentReference w:id="456"/>
            </w:r>
            <w:r w:rsidRPr="00BE273A">
              <w:t xml:space="preserve">of men; </w:t>
            </w:r>
            <w:r>
              <w:t>[</w:t>
            </w:r>
            <w:r w:rsidRPr="00BE273A">
              <w:t>worship the Lord</w:t>
            </w:r>
            <w:r>
              <w:t>]</w:t>
            </w:r>
            <w:r>
              <w:rPr>
                <w:rStyle w:val="FootnoteReference"/>
              </w:rPr>
              <w:footnoteReference w:id="852"/>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57"/>
            <w:r w:rsidR="003758F4" w:rsidRPr="00BE273A">
              <w:t xml:space="preserve">of </w:t>
            </w:r>
            <w:commentRangeEnd w:id="457"/>
            <w:r w:rsidR="003758F4" w:rsidRPr="00BE273A">
              <w:rPr>
                <w:rStyle w:val="CommentReference"/>
                <w:rFonts w:eastAsiaTheme="minorHAnsi"/>
                <w:sz w:val="24"/>
              </w:rPr>
              <w:commentReference w:id="457"/>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lastRenderedPageBreak/>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53"/>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58"/>
            <w:r w:rsidRPr="00BE273A">
              <w:t xml:space="preserve">Bless </w:t>
            </w:r>
            <w:commentRangeEnd w:id="458"/>
            <w:r w:rsidRPr="00BE273A">
              <w:rPr>
                <w:rStyle w:val="CommentReference"/>
                <w:rFonts w:eastAsiaTheme="minorHAnsi"/>
                <w:sz w:val="24"/>
              </w:rPr>
              <w:commentReference w:id="458"/>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r>
        <w:t>Psali Batos</w:t>
      </w:r>
      <w:bookmarkEnd w:id="446"/>
      <w:bookmarkEnd w:id="447"/>
      <w:bookmarkEnd w:id="448"/>
      <w:bookmarkEnd w:id="449"/>
      <w:bookmarkEnd w:id="450"/>
      <w:r w:rsidR="009E143A">
        <w:t xml:space="preserve"> on the Third Canticle</w:t>
      </w:r>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lastRenderedPageBreak/>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59"/>
            <w:r>
              <w:t>Giver</w:t>
            </w:r>
            <w:r w:rsidRPr="00C05A5B">
              <w:t xml:space="preserve"> </w:t>
            </w:r>
            <w:commentRangeEnd w:id="459"/>
            <w:r>
              <w:rPr>
                <w:rStyle w:val="CommentReference"/>
                <w:rFonts w:eastAsiaTheme="minorHAnsi" w:cstheme="minorBidi"/>
                <w:color w:val="auto"/>
                <w:lang w:val="en-CA"/>
              </w:rPr>
              <w:commentReference w:id="459"/>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60"/>
            <w:r w:rsidRPr="00C05A5B">
              <w:t>nanias</w:t>
            </w:r>
            <w:commentRangeEnd w:id="460"/>
            <w:r>
              <w:rPr>
                <w:rStyle w:val="CommentReference"/>
                <w:rFonts w:eastAsiaTheme="minorHAnsi" w:cstheme="minorBidi"/>
                <w:color w:val="auto"/>
                <w:lang w:val="en-CA"/>
              </w:rPr>
              <w:commentReference w:id="460"/>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61"/>
            <w:r w:rsidRPr="00C05A5B">
              <w:t>Morning</w:t>
            </w:r>
            <w:commentRangeEnd w:id="461"/>
            <w:r>
              <w:rPr>
                <w:rStyle w:val="CommentReference"/>
                <w:rFonts w:eastAsiaTheme="minorHAnsi" w:cstheme="minorBidi"/>
                <w:color w:val="auto"/>
                <w:lang w:val="en-CA"/>
              </w:rPr>
              <w:commentReference w:id="461"/>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62"/>
            <w:r w:rsidRPr="00C05A5B">
              <w:t>Emmanuel</w:t>
            </w:r>
            <w:commentRangeEnd w:id="462"/>
            <w:r>
              <w:rPr>
                <w:rStyle w:val="CommentReference"/>
                <w:rFonts w:eastAsiaTheme="minorHAnsi" w:cstheme="minorBidi"/>
                <w:color w:val="auto"/>
                <w:lang w:val="en-CA"/>
              </w:rPr>
              <w:commentReference w:id="462"/>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63"/>
            <w:r w:rsidRPr="00C05A5B">
              <w:t xml:space="preserve">Proclaim </w:t>
            </w:r>
            <w:commentRangeEnd w:id="463"/>
            <w:r>
              <w:rPr>
                <w:rStyle w:val="CommentReference"/>
                <w:rFonts w:eastAsiaTheme="minorHAnsi" w:cstheme="minorBidi"/>
                <w:color w:val="auto"/>
                <w:lang w:val="en-CA"/>
              </w:rPr>
              <w:commentReference w:id="463"/>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64"/>
            <w:r>
              <w:t>persevere</w:t>
            </w:r>
            <w:commentRangeEnd w:id="464"/>
            <w:r>
              <w:rPr>
                <w:rStyle w:val="CommentReference"/>
                <w:rFonts w:eastAsiaTheme="minorHAnsi" w:cstheme="minorBidi"/>
                <w:color w:val="auto"/>
                <w:lang w:val="en-CA"/>
              </w:rPr>
              <w:commentReference w:id="464"/>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65"/>
            <w:r>
              <w:t>presbyters</w:t>
            </w:r>
            <w:commentRangeEnd w:id="465"/>
            <w:r>
              <w:rPr>
                <w:rStyle w:val="CommentReference"/>
                <w:rFonts w:eastAsiaTheme="minorHAnsi" w:cstheme="minorBidi"/>
                <w:color w:val="auto"/>
                <w:lang w:val="en-CA"/>
              </w:rPr>
              <w:commentReference w:id="465"/>
            </w:r>
            <w:r w:rsidRPr="00C05A5B">
              <w:t>:</w:t>
            </w:r>
          </w:p>
          <w:p w14:paraId="0639E799" w14:textId="42F5BA8C" w:rsidR="00D31F38" w:rsidRDefault="00985EC5" w:rsidP="00E35F1F">
            <w:pPr>
              <w:pStyle w:val="EngHang"/>
            </w:pPr>
            <w:r>
              <w:t>“</w:t>
            </w:r>
            <w:commentRangeStart w:id="466"/>
            <w:r w:rsidR="00D31F38">
              <w:t>Bless</w:t>
            </w:r>
            <w:commentRangeEnd w:id="466"/>
            <w:r w:rsidR="00D31F38">
              <w:rPr>
                <w:rStyle w:val="CommentReference"/>
                <w:rFonts w:eastAsiaTheme="minorHAnsi" w:cstheme="minorBidi"/>
                <w:color w:val="auto"/>
                <w:lang w:val="en-CA"/>
              </w:rPr>
              <w:commentReference w:id="466"/>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67"/>
            <w:r>
              <w:t>day</w:t>
            </w:r>
            <w:commentRangeEnd w:id="467"/>
            <w:r>
              <w:rPr>
                <w:rStyle w:val="CommentReference"/>
                <w:rFonts w:eastAsiaTheme="minorHAnsi" w:cstheme="minorBidi"/>
                <w:color w:val="auto"/>
                <w:lang w:val="en-CA"/>
              </w:rPr>
              <w:commentReference w:id="467"/>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68"/>
            <w:r w:rsidRPr="00C05A5B">
              <w:t xml:space="preserve">souls </w:t>
            </w:r>
            <w:commentRangeEnd w:id="468"/>
            <w:r>
              <w:rPr>
                <w:rStyle w:val="CommentReference"/>
                <w:rFonts w:eastAsiaTheme="minorHAnsi" w:cstheme="minorBidi"/>
                <w:color w:val="auto"/>
                <w:lang w:val="en-CA"/>
              </w:rPr>
              <w:commentReference w:id="468"/>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69"/>
            <w:r w:rsidRPr="00C05A5B">
              <w:t>sea</w:t>
            </w:r>
            <w:commentRangeEnd w:id="469"/>
            <w:r>
              <w:rPr>
                <w:rStyle w:val="CommentReference"/>
                <w:rFonts w:eastAsiaTheme="minorHAnsi" w:cstheme="minorBidi"/>
                <w:color w:val="auto"/>
                <w:lang w:val="en-CA"/>
              </w:rPr>
              <w:commentReference w:id="469"/>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lastRenderedPageBreak/>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70"/>
            <w:r w:rsidR="00D31F38" w:rsidRPr="00C05A5B">
              <w:t xml:space="preserve">all </w:t>
            </w:r>
            <w:commentRangeEnd w:id="470"/>
            <w:r w:rsidR="00D31F38">
              <w:rPr>
                <w:rStyle w:val="CommentReference"/>
                <w:rFonts w:eastAsiaTheme="minorHAnsi" w:cstheme="minorBidi"/>
                <w:color w:val="auto"/>
                <w:lang w:val="en-CA"/>
              </w:rPr>
              <w:commentReference w:id="470"/>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71"/>
            <w:r w:rsidRPr="00C05A5B">
              <w:t>heretics</w:t>
            </w:r>
            <w:commentRangeEnd w:id="471"/>
            <w:r>
              <w:rPr>
                <w:rStyle w:val="CommentReference"/>
                <w:rFonts w:eastAsiaTheme="minorHAnsi" w:cstheme="minorBidi"/>
                <w:color w:val="auto"/>
                <w:lang w:val="en-CA"/>
              </w:rPr>
              <w:commentReference w:id="471"/>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72"/>
            <w:r w:rsidRPr="00C05A5B">
              <w:t xml:space="preserve">spirits </w:t>
            </w:r>
            <w:commentRangeEnd w:id="472"/>
            <w:r>
              <w:rPr>
                <w:rStyle w:val="CommentReference"/>
                <w:rFonts w:eastAsiaTheme="minorHAnsi" w:cstheme="minorBidi"/>
                <w:color w:val="auto"/>
                <w:lang w:val="en-CA"/>
              </w:rPr>
              <w:commentReference w:id="472"/>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73"/>
            <w:r>
              <w:t>contrite</w:t>
            </w:r>
            <w:r w:rsidRPr="00C05A5B">
              <w:t xml:space="preserve"> </w:t>
            </w:r>
            <w:commentRangeEnd w:id="473"/>
            <w:r>
              <w:rPr>
                <w:rStyle w:val="CommentReference"/>
                <w:rFonts w:eastAsiaTheme="minorHAnsi" w:cstheme="minorBidi"/>
                <w:color w:val="auto"/>
                <w:lang w:val="en-CA"/>
              </w:rPr>
              <w:commentReference w:id="473"/>
            </w:r>
            <w:commentRangeStart w:id="474"/>
            <w:r w:rsidRPr="00C05A5B">
              <w:t>hearts</w:t>
            </w:r>
            <w:commentRangeEnd w:id="474"/>
            <w:r>
              <w:rPr>
                <w:rStyle w:val="CommentReference"/>
                <w:rFonts w:eastAsiaTheme="minorHAnsi" w:cstheme="minorBidi"/>
                <w:color w:val="auto"/>
                <w:lang w:val="en-CA"/>
              </w:rPr>
              <w:commentReference w:id="474"/>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75"/>
            <w:r w:rsidRPr="00C05A5B">
              <w:t>Make haste and be very attentive</w:t>
            </w:r>
            <w:commentRangeEnd w:id="475"/>
            <w:r>
              <w:rPr>
                <w:rStyle w:val="CommentReference"/>
                <w:rFonts w:eastAsiaTheme="minorHAnsi" w:cstheme="minorBidi"/>
                <w:color w:val="auto"/>
                <w:lang w:val="en-CA"/>
              </w:rPr>
              <w:commentReference w:id="475"/>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76"/>
            <w:r w:rsidRPr="00C05A5B">
              <w:t xml:space="preserve">righteous </w:t>
            </w:r>
            <w:commentRangeEnd w:id="476"/>
            <w:r>
              <w:rPr>
                <w:rStyle w:val="CommentReference"/>
                <w:rFonts w:eastAsiaTheme="minorHAnsi" w:cstheme="minorBidi"/>
                <w:color w:val="auto"/>
                <w:lang w:val="en-CA"/>
              </w:rPr>
              <w:commentReference w:id="476"/>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lastRenderedPageBreak/>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77"/>
            <w:r w:rsidR="00D31F38">
              <w:t>condemned</w:t>
            </w:r>
            <w:commentRangeEnd w:id="477"/>
            <w:r w:rsidR="00D31F38">
              <w:rPr>
                <w:rStyle w:val="CommentReference"/>
                <w:rFonts w:eastAsiaTheme="minorHAnsi" w:cstheme="minorBidi"/>
                <w:color w:val="auto"/>
                <w:lang w:val="en-CA"/>
              </w:rPr>
              <w:commentReference w:id="477"/>
            </w:r>
            <w:r w:rsidR="00D31F38" w:rsidRPr="00C05A5B">
              <w:t xml:space="preserve">, </w:t>
            </w:r>
          </w:p>
          <w:p w14:paraId="25CD9610" w14:textId="77777777" w:rsidR="00D31F38" w:rsidRDefault="00D31F38" w:rsidP="00E35F1F">
            <w:pPr>
              <w:pStyle w:val="EngHang"/>
            </w:pPr>
            <w:r w:rsidRPr="00C05A5B">
              <w:t xml:space="preserve">That he may </w:t>
            </w:r>
            <w:commentRangeStart w:id="478"/>
            <w:r w:rsidRPr="00C05A5B">
              <w:t xml:space="preserve">join </w:t>
            </w:r>
            <w:commentRangeEnd w:id="478"/>
            <w:r>
              <w:rPr>
                <w:rStyle w:val="CommentReference"/>
                <w:rFonts w:eastAsiaTheme="minorHAnsi" w:cstheme="minorBidi"/>
                <w:color w:val="auto"/>
                <w:lang w:val="en-CA"/>
              </w:rPr>
              <w:commentReference w:id="478"/>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504BD9">
        <w:rPr>
          <w:noProof/>
        </w:rPr>
        <w:t>1032</w:t>
      </w:r>
      <w:r>
        <w:fldChar w:fldCharType="end"/>
      </w:r>
      <w:r>
        <w:t>.</w:t>
      </w:r>
    </w:p>
    <w:p w14:paraId="1CC85704" w14:textId="77777777" w:rsidR="00D31F38" w:rsidRDefault="00D31F38" w:rsidP="00F4219E">
      <w:pPr>
        <w:pStyle w:val="Heading3"/>
      </w:pPr>
      <w:bookmarkStart w:id="479" w:name="_Toc297322059"/>
      <w:bookmarkStart w:id="480" w:name="_Toc297407704"/>
      <w:bookmarkStart w:id="481" w:name="_Toc298445756"/>
      <w:bookmarkStart w:id="482" w:name="_Toc298681239"/>
      <w:bookmarkStart w:id="483" w:name="_Toc298447481"/>
      <w:r>
        <w:lastRenderedPageBreak/>
        <w:t>We Follow You</w:t>
      </w:r>
      <w:bookmarkEnd w:id="479"/>
      <w:bookmarkEnd w:id="480"/>
      <w:bookmarkEnd w:id="481"/>
      <w:bookmarkEnd w:id="482"/>
      <w:bookmarkEnd w:id="483"/>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84" w:name="_Toc297322060"/>
      <w:bookmarkStart w:id="485" w:name="_Toc297407705"/>
      <w:bookmarkStart w:id="486" w:name="_Toc298445757"/>
      <w:bookmarkStart w:id="487" w:name="_Toc298681240"/>
      <w:bookmarkStart w:id="488" w:name="_Toc298447482"/>
      <w:bookmarkStart w:id="489" w:name="_Toc308441897"/>
      <w:bookmarkStart w:id="490" w:name="_Ref448228216"/>
      <w:bookmarkStart w:id="491" w:name="_Ref448228224"/>
      <w:r>
        <w:lastRenderedPageBreak/>
        <w:t>The Communion of the Saints</w:t>
      </w:r>
      <w:bookmarkEnd w:id="484"/>
      <w:bookmarkEnd w:id="485"/>
      <w:bookmarkEnd w:id="486"/>
      <w:bookmarkEnd w:id="487"/>
      <w:bookmarkEnd w:id="488"/>
      <w:bookmarkEnd w:id="489"/>
      <w:bookmarkEnd w:id="490"/>
      <w:bookmarkEnd w:id="491"/>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92"/>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92"/>
            <w:r>
              <w:rPr>
                <w:rStyle w:val="CommentReference"/>
                <w:rFonts w:ascii="Garamond" w:hAnsi="Garamond" w:cstheme="minorBidi"/>
                <w:noProof w:val="0"/>
                <w:lang w:val="en-CA"/>
              </w:rPr>
              <w:commentReference w:id="492"/>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93"/>
            <w:r w:rsidRPr="00006239">
              <w:t>My</w:t>
            </w:r>
            <w:commentRangeEnd w:id="493"/>
            <w:r>
              <w:rPr>
                <w:rStyle w:val="CommentReference"/>
                <w:rFonts w:eastAsiaTheme="minorHAnsi" w:cstheme="minorBidi"/>
                <w:color w:val="auto"/>
                <w:lang w:val="en-CA"/>
              </w:rPr>
              <w:commentReference w:id="493"/>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lastRenderedPageBreak/>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94"/>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94"/>
            <w:r>
              <w:rPr>
                <w:rStyle w:val="CommentReference"/>
                <w:rFonts w:ascii="Garamond" w:hAnsi="Garamond" w:cstheme="minorBidi"/>
                <w:noProof w:val="0"/>
                <w:lang w:val="en-CA"/>
              </w:rPr>
              <w:commentReference w:id="494"/>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lastRenderedPageBreak/>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95"/>
            <w:r w:rsidRPr="00FC3604">
              <w:t>ⲡⲓϣⲟⲙⲧ ϣⲉ ⲙⲏⲧ ϣ̀ⲙⲏⲛ</w:t>
            </w:r>
            <w:commentRangeEnd w:id="495"/>
            <w:r>
              <w:rPr>
                <w:rStyle w:val="CommentReference"/>
                <w:rFonts w:ascii="Garamond" w:hAnsi="Garamond" w:cstheme="minorBidi"/>
                <w:noProof w:val="0"/>
                <w:lang w:val="en-CA"/>
              </w:rPr>
              <w:commentReference w:id="495"/>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lastRenderedPageBreak/>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496"/>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96"/>
            <w:r>
              <w:rPr>
                <w:rStyle w:val="CommentReference"/>
                <w:rFonts w:eastAsiaTheme="minorHAnsi" w:cstheme="minorBidi"/>
                <w:color w:val="auto"/>
                <w:lang w:val="en-CA"/>
              </w:rPr>
              <w:commentReference w:id="496"/>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lastRenderedPageBreak/>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97"/>
            <w:r w:rsidRPr="00645C3A">
              <w:t xml:space="preserve">Pray </w:t>
            </w:r>
            <w:commentRangeEnd w:id="497"/>
            <w:r>
              <w:rPr>
                <w:rStyle w:val="CommentReference"/>
                <w:rFonts w:eastAsiaTheme="minorHAnsi" w:cstheme="minorBidi"/>
                <w:color w:val="auto"/>
                <w:lang w:val="en-CA"/>
              </w:rPr>
              <w:commentReference w:id="497"/>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98"/>
            </w:r>
          </w:p>
        </w:tc>
      </w:tr>
    </w:tbl>
    <w:p w14:paraId="38417DCC" w14:textId="77777777" w:rsidR="00D31F38" w:rsidRDefault="00D31F38" w:rsidP="00D31F38">
      <w:pPr>
        <w:pStyle w:val="Heading4"/>
      </w:pPr>
      <w:bookmarkStart w:id="499" w:name="_Toc298681241"/>
      <w:bookmarkStart w:id="500" w:name="_Toc308441898"/>
      <w:r>
        <w:t xml:space="preserve">A </w:t>
      </w:r>
      <w:commentRangeStart w:id="501"/>
      <w:r>
        <w:t xml:space="preserve">Short </w:t>
      </w:r>
      <w:commentRangeEnd w:id="501"/>
      <w:r>
        <w:rPr>
          <w:rStyle w:val="CommentReference"/>
          <w:rFonts w:eastAsiaTheme="minorHAnsi" w:cstheme="minorBidi"/>
          <w:b w:val="0"/>
          <w:bCs w:val="0"/>
        </w:rPr>
        <w:commentReference w:id="501"/>
      </w:r>
      <w:commentRangeStart w:id="502"/>
      <w:r>
        <w:t xml:space="preserve">Communion </w:t>
      </w:r>
      <w:commentRangeEnd w:id="502"/>
      <w:r>
        <w:rPr>
          <w:rStyle w:val="CommentReference"/>
          <w:rFonts w:eastAsiaTheme="minorHAnsi" w:cstheme="minorBidi"/>
          <w:b w:val="0"/>
          <w:bCs w:val="0"/>
        </w:rPr>
        <w:commentReference w:id="502"/>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03"/>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03"/>
            <w:r>
              <w:rPr>
                <w:rStyle w:val="CommentReference"/>
                <w:rFonts w:ascii="Garamond" w:hAnsi="Garamond" w:cstheme="minorBidi"/>
                <w:noProof w:val="0"/>
                <w:lang w:val="en-CA"/>
              </w:rPr>
              <w:commentReference w:id="503"/>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04"/>
            <w:r w:rsidRPr="00006239">
              <w:t>My</w:t>
            </w:r>
            <w:commentRangeEnd w:id="504"/>
            <w:r>
              <w:rPr>
                <w:rStyle w:val="CommentReference"/>
                <w:rFonts w:eastAsiaTheme="minorHAnsi" w:cstheme="minorBidi"/>
                <w:color w:val="auto"/>
                <w:lang w:val="en-CA"/>
              </w:rPr>
              <w:commentReference w:id="504"/>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05"/>
            <w:r w:rsidRPr="00FC3604">
              <w:t>ⲡⲓϣⲟⲙⲧ ϣⲉ ⲙⲏⲧ ϣ̀ⲙⲏⲛ</w:t>
            </w:r>
            <w:commentRangeEnd w:id="505"/>
            <w:r>
              <w:rPr>
                <w:rStyle w:val="CommentReference"/>
                <w:rFonts w:ascii="Garamond" w:hAnsi="Garamond" w:cstheme="minorBidi"/>
                <w:noProof w:val="0"/>
                <w:lang w:val="en-CA"/>
              </w:rPr>
              <w:commentReference w:id="505"/>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06"/>
            <w:r w:rsidRPr="000100FF">
              <w:t xml:space="preserve">Pray </w:t>
            </w:r>
            <w:commentRangeEnd w:id="506"/>
            <w:r>
              <w:rPr>
                <w:rStyle w:val="CommentReference"/>
                <w:rFonts w:eastAsiaTheme="minorHAnsi" w:cstheme="minorBidi"/>
                <w:color w:val="auto"/>
                <w:lang w:val="en-CA"/>
              </w:rPr>
              <w:commentReference w:id="506"/>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lastRenderedPageBreak/>
              <w:t>¿</w:t>
            </w:r>
          </w:p>
        </w:tc>
        <w:tc>
          <w:tcPr>
            <w:tcW w:w="3960" w:type="dxa"/>
          </w:tcPr>
          <w:p w14:paraId="4BFCA860" w14:textId="77777777" w:rsidR="00D31F38" w:rsidRPr="00FC3604" w:rsidRDefault="00D31F38" w:rsidP="00E35F1F">
            <w:pPr>
              <w:pStyle w:val="EngHang"/>
              <w:rPr>
                <w:szCs w:val="20"/>
              </w:rPr>
            </w:pPr>
            <w:commentRangeStart w:id="507"/>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07"/>
            <w:r>
              <w:rPr>
                <w:rStyle w:val="CommentReference"/>
                <w:rFonts w:eastAsiaTheme="minorHAnsi" w:cstheme="minorBidi"/>
                <w:color w:val="auto"/>
                <w:lang w:val="en-CA"/>
              </w:rPr>
              <w:commentReference w:id="507"/>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08" w:name="_Ref448228235"/>
      <w:r>
        <w:rPr>
          <w:lang w:val="en-US"/>
        </w:rPr>
        <w:t>The Doxologies</w:t>
      </w:r>
      <w:bookmarkEnd w:id="499"/>
      <w:bookmarkEnd w:id="500"/>
      <w:bookmarkEnd w:id="508"/>
    </w:p>
    <w:p w14:paraId="04E32178" w14:textId="64A7ECAC" w:rsidR="00D31F38" w:rsidRDefault="00D31F38" w:rsidP="00D31F38">
      <w:pPr>
        <w:pStyle w:val="Rubric"/>
        <w:rPr>
          <w:lang w:val="en-US"/>
        </w:rPr>
      </w:pPr>
      <w:bookmarkStart w:id="509"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504BD9">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10" w:name="_Toc308441900"/>
      <w:bookmarkStart w:id="511" w:name="_Ref434487886"/>
      <w:bookmarkStart w:id="512" w:name="_Ref434487891"/>
      <w:r>
        <w:rPr>
          <w:lang w:val="en-US"/>
        </w:rPr>
        <w:lastRenderedPageBreak/>
        <w:t>The Doxology of the Virgin for Midnight Praise</w:t>
      </w:r>
      <w:bookmarkEnd w:id="510"/>
      <w:bookmarkEnd w:id="511"/>
      <w:bookmarkEnd w:id="512"/>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13"/>
            <w:r>
              <w:t>Godhead</w:t>
            </w:r>
            <w:commentRangeEnd w:id="513"/>
            <w:r>
              <w:rPr>
                <w:rStyle w:val="CommentReference"/>
                <w:rFonts w:eastAsiaTheme="minorHAnsi" w:cstheme="minorBidi"/>
                <w:color w:val="auto"/>
                <w:lang w:val="en-CA"/>
              </w:rPr>
              <w:commentReference w:id="513"/>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14"/>
            <w:r>
              <w:t xml:space="preserve">to </w:t>
            </w:r>
            <w:commentRangeEnd w:id="514"/>
            <w:r>
              <w:rPr>
                <w:rStyle w:val="CommentReference"/>
                <w:rFonts w:eastAsiaTheme="minorHAnsi" w:cstheme="minorBidi"/>
                <w:color w:val="auto"/>
                <w:lang w:val="en-CA"/>
              </w:rPr>
              <w:commentReference w:id="514"/>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54"/>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15"/>
            <w:r>
              <w:t xml:space="preserve">faithful </w:t>
            </w:r>
            <w:commentRangeEnd w:id="515"/>
            <w:r>
              <w:rPr>
                <w:rStyle w:val="CommentReference"/>
                <w:rFonts w:eastAsiaTheme="minorHAnsi" w:cstheme="minorBidi"/>
                <w:color w:val="auto"/>
                <w:lang w:val="en-CA"/>
              </w:rPr>
              <w:commentReference w:id="515"/>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504BD9">
        <w:rPr>
          <w:noProof/>
          <w:lang w:val="en-US"/>
        </w:rPr>
        <w:t>1083</w:t>
      </w:r>
      <w:r>
        <w:rPr>
          <w:lang w:val="en-US"/>
        </w:rPr>
        <w:fldChar w:fldCharType="end"/>
      </w:r>
      <w:r>
        <w:rPr>
          <w:lang w:val="en-US"/>
        </w:rPr>
        <w:t>.</w:t>
      </w:r>
    </w:p>
    <w:p w14:paraId="367F23ED" w14:textId="77777777" w:rsidR="00D31F38" w:rsidRDefault="00D31F38" w:rsidP="00D31F38">
      <w:pPr>
        <w:pStyle w:val="Heading4"/>
        <w:rPr>
          <w:lang w:val="en-US"/>
        </w:rPr>
      </w:pPr>
      <w:bookmarkStart w:id="516" w:name="_Toc308441901"/>
      <w:r>
        <w:rPr>
          <w:lang w:val="en-US"/>
        </w:rPr>
        <w:t>The Conclusion of the Doxologies</w:t>
      </w:r>
      <w:bookmarkEnd w:id="509"/>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55"/>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17" w:name="_Ref448228501"/>
      <w:bookmarkStart w:id="518" w:name="_Ref448228505"/>
      <w:r>
        <w:lastRenderedPageBreak/>
        <w:t>The Fourth Canticle</w:t>
      </w:r>
      <w:bookmarkEnd w:id="517"/>
      <w:bookmarkEnd w:id="518"/>
    </w:p>
    <w:p w14:paraId="575FD42E" w14:textId="77777777" w:rsidR="00D31F38" w:rsidRDefault="00D31F38" w:rsidP="00D31F38">
      <w:pPr>
        <w:pStyle w:val="Heading4"/>
      </w:pPr>
      <w:bookmarkStart w:id="519" w:name="_Toc410196423"/>
      <w:bookmarkStart w:id="520" w:name="_Toc410196925"/>
      <w:bookmarkStart w:id="521" w:name="_Ref434580708"/>
      <w:bookmarkStart w:id="522" w:name="_Ref434580714"/>
      <w:r>
        <w:t>The Fourth Canticle</w:t>
      </w:r>
      <w:bookmarkEnd w:id="519"/>
      <w:bookmarkEnd w:id="520"/>
      <w:bookmarkEnd w:id="521"/>
      <w:bookmarkEnd w:id="522"/>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23" w:name="_Toc297322062"/>
      <w:bookmarkStart w:id="524" w:name="_Toc297407707"/>
      <w:bookmarkStart w:id="525" w:name="_Toc298445759"/>
      <w:bookmarkStart w:id="526" w:name="_Toc298681245"/>
      <w:bookmarkStart w:id="527" w:name="_Toc298447484"/>
      <w:r>
        <w:rPr>
          <w:lang w:val="en-US"/>
        </w:rPr>
        <w:t>Psalm 148</w:t>
      </w:r>
      <w:bookmarkEnd w:id="523"/>
      <w:bookmarkEnd w:id="524"/>
      <w:bookmarkEnd w:id="525"/>
      <w:bookmarkEnd w:id="526"/>
      <w:bookmarkEnd w:id="527"/>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Him, all 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56"/>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28"/>
            <w:commentRangeStart w:id="529"/>
            <w:r w:rsidRPr="00FC3604">
              <w:t>For</w:t>
            </w:r>
            <w:commentRangeEnd w:id="528"/>
            <w:r w:rsidRPr="00FC3604">
              <w:rPr>
                <w:rStyle w:val="CommentReference"/>
                <w:rFonts w:cstheme="minorBidi"/>
                <w:color w:val="auto"/>
                <w:lang w:val="en-CA"/>
              </w:rPr>
              <w:commentReference w:id="528"/>
            </w:r>
            <w:r w:rsidRPr="00FC3604">
              <w:t xml:space="preserve"> He spoke and </w:t>
            </w:r>
            <w:r w:rsidRPr="00FC3604">
              <w:rPr>
                <w:color w:val="auto"/>
              </w:rPr>
              <w:t>they</w:t>
            </w:r>
            <w:r w:rsidRPr="00FC3604">
              <w:t xml:space="preserve"> came to be!</w:t>
            </w:r>
            <w:commentRangeEnd w:id="529"/>
            <w:r>
              <w:rPr>
                <w:rStyle w:val="CommentReference"/>
                <w:rFonts w:cstheme="minorBidi"/>
                <w:color w:val="auto"/>
                <w:lang w:val="en-CA"/>
              </w:rPr>
              <w:commentReference w:id="529"/>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30"/>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30"/>
            <w:r w:rsidR="00D31F38">
              <w:rPr>
                <w:rStyle w:val="CommentReference"/>
                <w:rFonts w:eastAsiaTheme="minorHAnsi" w:cstheme="minorBidi"/>
                <w:color w:val="auto"/>
                <w:lang w:val="en-CA"/>
              </w:rPr>
              <w:commentReference w:id="530"/>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31"/>
            <w:r w:rsidRPr="00FC3604">
              <w:t>Praise the Lord from the earth!</w:t>
            </w:r>
            <w:commentRangeEnd w:id="531"/>
            <w:r>
              <w:rPr>
                <w:rStyle w:val="CommentReference"/>
                <w:rFonts w:cstheme="minorBidi"/>
                <w:color w:val="auto"/>
                <w:lang w:val="en-CA"/>
              </w:rPr>
              <w:commentReference w:id="531"/>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32"/>
            <w:r w:rsidRPr="007425E1">
              <w:rPr>
                <w:rFonts w:eastAsiaTheme="minorHAnsi"/>
              </w:rPr>
              <w:t xml:space="preserve">His </w:t>
            </w:r>
            <w:commentRangeEnd w:id="532"/>
            <w:r>
              <w:rPr>
                <w:rStyle w:val="CommentReference"/>
                <w:rFonts w:eastAsiaTheme="minorHAnsi" w:cstheme="minorBidi"/>
                <w:color w:val="auto"/>
                <w:lang w:val="en-CA"/>
              </w:rPr>
              <w:commentReference w:id="532"/>
            </w:r>
            <w:r w:rsidRPr="007425E1">
              <w:rPr>
                <w:rFonts w:eastAsiaTheme="minorHAnsi"/>
              </w:rPr>
              <w:t>glory is above the earth and heaven</w:t>
            </w:r>
            <w:r w:rsidR="00A17656">
              <w:rPr>
                <w:rStyle w:val="FootnoteReference"/>
                <w:rFonts w:eastAsiaTheme="minorHAnsi"/>
              </w:rPr>
              <w:footnoteReference w:id="857"/>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58"/>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33" w:name="_Toc297322063"/>
      <w:bookmarkStart w:id="534" w:name="_Toc297407708"/>
      <w:bookmarkStart w:id="535" w:name="_Toc298445760"/>
      <w:bookmarkStart w:id="536" w:name="_Toc298681246"/>
      <w:bookmarkStart w:id="537" w:name="_Toc298447485"/>
      <w:r>
        <w:rPr>
          <w:lang w:val="en-US"/>
        </w:rPr>
        <w:t>Psalm 149</w:t>
      </w:r>
      <w:bookmarkEnd w:id="533"/>
      <w:bookmarkEnd w:id="534"/>
      <w:bookmarkEnd w:id="535"/>
      <w:bookmarkEnd w:id="536"/>
      <w:bookmarkEnd w:id="537"/>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38"/>
            <w:r w:rsidRPr="007425E1">
              <w:rPr>
                <w:rFonts w:eastAsiaTheme="minorHAnsi"/>
              </w:rPr>
              <w:t>chorus</w:t>
            </w:r>
            <w:commentRangeEnd w:id="538"/>
            <w:r>
              <w:rPr>
                <w:rStyle w:val="CommentReference"/>
                <w:rFonts w:eastAsiaTheme="minorHAnsi" w:cstheme="minorBidi"/>
                <w:color w:val="auto"/>
                <w:lang w:val="en-CA"/>
              </w:rPr>
              <w:commentReference w:id="538"/>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39"/>
            <w:r w:rsidRPr="007425E1">
              <w:rPr>
                <w:rFonts w:eastAsiaTheme="minorHAnsi"/>
              </w:rPr>
              <w:t xml:space="preserve"> </w:t>
            </w:r>
            <w:commentRangeEnd w:id="539"/>
            <w:r>
              <w:rPr>
                <w:rStyle w:val="CommentReference"/>
                <w:rFonts w:eastAsiaTheme="minorHAnsi" w:cstheme="minorBidi"/>
                <w:color w:val="auto"/>
                <w:lang w:val="en-CA"/>
              </w:rPr>
              <w:commentReference w:id="539"/>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40"/>
            <w:r w:rsidR="00D31F38">
              <w:t>rejoice</w:t>
            </w:r>
            <w:r w:rsidR="00D31F38" w:rsidRPr="007425E1">
              <w:t xml:space="preserve"> </w:t>
            </w:r>
            <w:commentRangeEnd w:id="540"/>
            <w:r w:rsidR="00D31F38">
              <w:rPr>
                <w:rStyle w:val="CommentReference"/>
                <w:rFonts w:cstheme="minorBidi"/>
                <w:color w:val="auto"/>
                <w:lang w:val="en-CA"/>
              </w:rPr>
              <w:commentReference w:id="540"/>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41"/>
            <w:r w:rsidRPr="007425E1">
              <w:rPr>
                <w:rFonts w:eastAsiaTheme="minorHAnsi"/>
              </w:rPr>
              <w:t>mouth</w:t>
            </w:r>
            <w:commentRangeEnd w:id="541"/>
            <w:r w:rsidR="002275C0">
              <w:rPr>
                <w:rFonts w:eastAsiaTheme="minorHAnsi"/>
              </w:rPr>
              <w:t>s</w:t>
            </w:r>
            <w:r>
              <w:rPr>
                <w:rStyle w:val="CommentReference"/>
                <w:rFonts w:eastAsiaTheme="minorHAnsi" w:cstheme="minorBidi"/>
                <w:color w:val="auto"/>
                <w:lang w:val="en-CA"/>
              </w:rPr>
              <w:commentReference w:id="541"/>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42"/>
            <w:r>
              <w:t>rebukes</w:t>
            </w:r>
            <w:r w:rsidRPr="007425E1">
              <w:t xml:space="preserve"> </w:t>
            </w:r>
            <w:commentRangeEnd w:id="542"/>
            <w:r>
              <w:rPr>
                <w:rStyle w:val="CommentReference"/>
                <w:rFonts w:cstheme="minorBidi"/>
                <w:color w:val="auto"/>
                <w:lang w:val="en-CA"/>
              </w:rPr>
              <w:commentReference w:id="542"/>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43" w:name="_Toc297322064"/>
      <w:bookmarkStart w:id="544" w:name="_Toc297407709"/>
      <w:bookmarkStart w:id="545" w:name="_Toc298445761"/>
      <w:bookmarkStart w:id="546" w:name="_Toc298681247"/>
      <w:bookmarkStart w:id="547" w:name="_Toc298447486"/>
      <w:r>
        <w:rPr>
          <w:lang w:val="en-US"/>
        </w:rPr>
        <w:t>Psalm 150</w:t>
      </w:r>
      <w:bookmarkEnd w:id="543"/>
      <w:bookmarkEnd w:id="544"/>
      <w:bookmarkEnd w:id="545"/>
      <w:bookmarkEnd w:id="546"/>
      <w:bookmarkEnd w:id="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48"/>
            <w:r w:rsidRPr="007425E1">
              <w:t xml:space="preserve">psaltery </w:t>
            </w:r>
            <w:commentRangeEnd w:id="548"/>
            <w:r>
              <w:rPr>
                <w:rStyle w:val="CommentReference"/>
                <w:rFonts w:cstheme="minorBidi"/>
                <w:color w:val="auto"/>
                <w:lang w:val="en-CA"/>
              </w:rPr>
              <w:commentReference w:id="548"/>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49"/>
            <w:r w:rsidRPr="007425E1">
              <w:t>chorus</w:t>
            </w:r>
            <w:commentRangeEnd w:id="549"/>
            <w:r>
              <w:rPr>
                <w:rStyle w:val="CommentReference"/>
                <w:rFonts w:cstheme="minorBidi"/>
                <w:color w:val="auto"/>
                <w:lang w:val="en-CA"/>
              </w:rPr>
              <w:commentReference w:id="549"/>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504BD9">
        <w:rPr>
          <w:noProof/>
        </w:rPr>
        <w:t>412</w:t>
      </w:r>
      <w:r>
        <w:fldChar w:fldCharType="end"/>
      </w:r>
      <w:r>
        <w:t xml:space="preserve">, or Seasonal Psali (see </w:t>
      </w:r>
      <w:r>
        <w:fldChar w:fldCharType="begin"/>
      </w:r>
      <w:r>
        <w:instrText xml:space="preserve"> PAGEREF _Ref448471804 \h </w:instrText>
      </w:r>
      <w:r>
        <w:fldChar w:fldCharType="separate"/>
      </w:r>
      <w:r w:rsidR="00504BD9">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50" w:name="_Ref448228521"/>
      <w:bookmarkStart w:id="551" w:name="_Ref448228524"/>
      <w:bookmarkStart w:id="552" w:name="_Ref448471720"/>
      <w:bookmarkStart w:id="553" w:name="_Toc448696629"/>
      <w:r>
        <w:lastRenderedPageBreak/>
        <w:t>The Annual Psalis and Theotokia</w:t>
      </w:r>
      <w:bookmarkEnd w:id="550"/>
      <w:bookmarkEnd w:id="551"/>
      <w:bookmarkEnd w:id="552"/>
      <w:bookmarkEnd w:id="553"/>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54" w:name="_Toc448696630"/>
      <w:r>
        <w:lastRenderedPageBreak/>
        <w:t>Sunday</w:t>
      </w:r>
      <w:bookmarkEnd w:id="554"/>
    </w:p>
    <w:p w14:paraId="45726092" w14:textId="77777777" w:rsidR="00E35F1F" w:rsidRDefault="00E35F1F" w:rsidP="00E35F1F">
      <w:pPr>
        <w:pStyle w:val="Heading3"/>
        <w:rPr>
          <w:lang w:val="en-US"/>
        </w:rPr>
      </w:pPr>
      <w:bookmarkStart w:id="555" w:name="_Toc297322066"/>
      <w:bookmarkStart w:id="556" w:name="_Toc297407711"/>
      <w:bookmarkStart w:id="557" w:name="_Toc298445763"/>
      <w:bookmarkStart w:id="558" w:name="_Toc298447488"/>
      <w:bookmarkStart w:id="559" w:name="_Toc308441905"/>
      <w:r>
        <w:rPr>
          <w:lang w:val="en-US"/>
        </w:rPr>
        <w:t>The Sunday Psali for the Lord</w:t>
      </w:r>
      <w:bookmarkEnd w:id="555"/>
      <w:bookmarkEnd w:id="556"/>
      <w:bookmarkEnd w:id="557"/>
      <w:bookmarkEnd w:id="558"/>
      <w:bookmarkEnd w:id="559"/>
    </w:p>
    <w:p w14:paraId="136558CF" w14:textId="2DAE99D4" w:rsidR="006F0694" w:rsidRPr="00CE3852" w:rsidRDefault="00E35F1F" w:rsidP="006F0694">
      <w:pPr>
        <w:pStyle w:val="Heading5non-TOC"/>
        <w:rPr>
          <w:lang w:val="en-US"/>
        </w:rPr>
      </w:pPr>
      <w:commentRangeStart w:id="560"/>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60"/>
      <w:r>
        <w:rPr>
          <w:rStyle w:val="CommentReference"/>
          <w:rFonts w:ascii="Garamond" w:eastAsiaTheme="minorHAnsi" w:hAnsi="Garamond" w:cstheme="minorBidi"/>
        </w:rPr>
        <w:commentReference w:id="56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61"/>
            <w:r w:rsidRPr="00FC3604">
              <w:t>ⲛⲏⲓ</w:t>
            </w:r>
            <w:commentRangeEnd w:id="561"/>
            <w:r>
              <w:rPr>
                <w:rStyle w:val="CommentReference"/>
                <w:rFonts w:ascii="Garamond" w:hAnsi="Garamond" w:cstheme="minorBidi"/>
                <w:noProof w:val="0"/>
                <w:lang w:val="en-CA"/>
              </w:rPr>
              <w:commentReference w:id="561"/>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62"/>
            <w:r w:rsidRPr="005832A1">
              <w:t xml:space="preserve">praise </w:t>
            </w:r>
            <w:commentRangeEnd w:id="562"/>
            <w:r w:rsidRPr="005832A1">
              <w:rPr>
                <w:rStyle w:val="CommentReference"/>
                <w:rFonts w:eastAsiaTheme="minorHAnsi"/>
                <w:sz w:val="24"/>
              </w:rPr>
              <w:commentReference w:id="562"/>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63"/>
            <w:r w:rsidRPr="005832A1">
              <w:t>Earth</w:t>
            </w:r>
            <w:commentRangeEnd w:id="563"/>
            <w:r w:rsidRPr="005832A1">
              <w:rPr>
                <w:rStyle w:val="CommentReference"/>
                <w:rFonts w:eastAsiaTheme="minorHAnsi"/>
                <w:sz w:val="24"/>
              </w:rPr>
              <w:commentReference w:id="563"/>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64"/>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64"/>
            <w:r>
              <w:rPr>
                <w:rStyle w:val="CommentReference"/>
                <w:rFonts w:ascii="Garamond" w:hAnsi="Garamond" w:cstheme="minorBidi"/>
                <w:noProof w:val="0"/>
                <w:lang w:val="en-CA"/>
              </w:rPr>
              <w:commentReference w:id="564"/>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65"/>
            <w:r w:rsidRPr="005832A1">
              <w:t xml:space="preserve">Make haste </w:t>
            </w:r>
            <w:commentRangeEnd w:id="565"/>
            <w:r w:rsidRPr="005832A1">
              <w:rPr>
                <w:rStyle w:val="CommentReference"/>
                <w:rFonts w:eastAsiaTheme="minorHAnsi"/>
                <w:sz w:val="24"/>
              </w:rPr>
              <w:commentReference w:id="565"/>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66"/>
            <w:r w:rsidRPr="005832A1">
              <w:rPr>
                <w:rFonts w:eastAsiaTheme="minorHAnsi"/>
              </w:rPr>
              <w:t xml:space="preserve">different </w:t>
            </w:r>
            <w:commentRangeEnd w:id="566"/>
            <w:r w:rsidRPr="005832A1">
              <w:rPr>
                <w:rStyle w:val="CommentReference"/>
                <w:rFonts w:eastAsiaTheme="minorHAnsi"/>
                <w:sz w:val="24"/>
              </w:rPr>
              <w:commentReference w:id="566"/>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67"/>
            <w:r w:rsidRPr="005832A1">
              <w:t>truth</w:t>
            </w:r>
            <w:commentRangeEnd w:id="567"/>
            <w:r w:rsidRPr="005832A1">
              <w:rPr>
                <w:rStyle w:val="CommentReference"/>
                <w:rFonts w:eastAsiaTheme="minorHAnsi"/>
                <w:sz w:val="24"/>
              </w:rPr>
              <w:commentReference w:id="567"/>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68"/>
            <w:r w:rsidRPr="005832A1">
              <w:t xml:space="preserve">longsuffering </w:t>
            </w:r>
            <w:commentRangeEnd w:id="568"/>
            <w:r w:rsidRPr="005832A1">
              <w:rPr>
                <w:rStyle w:val="CommentReference"/>
                <w:rFonts w:eastAsiaTheme="minorHAnsi"/>
                <w:sz w:val="24"/>
              </w:rPr>
              <w:commentReference w:id="568"/>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69"/>
            <w:r w:rsidRPr="005832A1">
              <w:t xml:space="preserve">I rise </w:t>
            </w:r>
            <w:commentRangeEnd w:id="569"/>
            <w:r w:rsidRPr="005832A1">
              <w:rPr>
                <w:rStyle w:val="CommentReference"/>
                <w:rFonts w:eastAsiaTheme="minorHAnsi"/>
                <w:sz w:val="24"/>
              </w:rPr>
              <w:commentReference w:id="569"/>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70"/>
            <w:r w:rsidRPr="005832A1">
              <w:t>sweet</w:t>
            </w:r>
            <w:commentRangeEnd w:id="570"/>
            <w:r w:rsidRPr="005832A1">
              <w:rPr>
                <w:rStyle w:val="CommentReference"/>
                <w:rFonts w:eastAsiaTheme="minorHAnsi"/>
                <w:sz w:val="24"/>
              </w:rPr>
              <w:commentReference w:id="570"/>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71"/>
            <w:r w:rsidRPr="005832A1">
              <w:rPr>
                <w:rFonts w:eastAsiaTheme="minorHAnsi"/>
              </w:rPr>
              <w:t>Oh, how I love</w:t>
            </w:r>
            <w:commentRangeEnd w:id="571"/>
            <w:r w:rsidRPr="005832A1">
              <w:rPr>
                <w:rStyle w:val="CommentReference"/>
                <w:rFonts w:eastAsiaTheme="minorHAnsi"/>
                <w:sz w:val="24"/>
              </w:rPr>
              <w:commentReference w:id="571"/>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72"/>
            <w:r w:rsidRPr="005832A1">
              <w:rPr>
                <w:rFonts w:eastAsiaTheme="minorHAnsi"/>
              </w:rPr>
              <w:t xml:space="preserve">of </w:t>
            </w:r>
            <w:commentRangeEnd w:id="572"/>
            <w:r w:rsidRPr="005832A1">
              <w:rPr>
                <w:rStyle w:val="CommentReference"/>
                <w:rFonts w:eastAsiaTheme="minorHAnsi"/>
                <w:sz w:val="24"/>
              </w:rPr>
              <w:commentReference w:id="572"/>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73"/>
            <w:r w:rsidRPr="005832A1">
              <w:t>truth</w:t>
            </w:r>
            <w:commentRangeEnd w:id="573"/>
            <w:r w:rsidRPr="005832A1">
              <w:rPr>
                <w:rStyle w:val="CommentReference"/>
                <w:rFonts w:eastAsiaTheme="minorHAnsi"/>
                <w:sz w:val="24"/>
              </w:rPr>
              <w:commentReference w:id="573"/>
            </w:r>
            <w:r w:rsidR="008A107E">
              <w:rPr>
                <w:rStyle w:val="FootnoteReference"/>
              </w:rPr>
              <w:footnoteReference w:id="859"/>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74"/>
            <w:r w:rsidRPr="005832A1">
              <w:t xml:space="preserve">true </w:t>
            </w:r>
            <w:commentRangeEnd w:id="574"/>
            <w:r w:rsidRPr="005832A1">
              <w:rPr>
                <w:rStyle w:val="CommentReference"/>
                <w:rFonts w:eastAsiaTheme="minorHAnsi"/>
                <w:sz w:val="24"/>
              </w:rPr>
              <w:commentReference w:id="574"/>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75"/>
            <w:r>
              <w:t xml:space="preserve">Whenever </w:t>
            </w:r>
            <w:commentRangeEnd w:id="575"/>
            <w:r>
              <w:rPr>
                <w:rStyle w:val="CommentReference"/>
                <w:rFonts w:eastAsiaTheme="minorHAnsi" w:cstheme="minorBidi"/>
                <w:color w:val="auto"/>
                <w:lang w:val="en-CA"/>
              </w:rPr>
              <w:commentReference w:id="575"/>
            </w:r>
            <w:r>
              <w:t>we</w:t>
            </w:r>
          </w:p>
          <w:p w14:paraId="1820B153" w14:textId="77777777" w:rsidR="00E35F1F" w:rsidRDefault="00E35F1F" w:rsidP="00E35F1F">
            <w:pPr>
              <w:pStyle w:val="EngHang"/>
            </w:pPr>
            <w:commentRangeStart w:id="576"/>
            <w:r>
              <w:t xml:space="preserve">Gather </w:t>
            </w:r>
            <w:commentRangeEnd w:id="576"/>
            <w:r>
              <w:rPr>
                <w:rStyle w:val="CommentReference"/>
                <w:rFonts w:eastAsiaTheme="minorHAnsi" w:cstheme="minorBidi"/>
                <w:color w:val="auto"/>
                <w:lang w:val="en-CA"/>
              </w:rPr>
              <w:commentReference w:id="576"/>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77"/>
            <w:r>
              <w:t xml:space="preserve">will </w:t>
            </w:r>
            <w:commentRangeEnd w:id="577"/>
            <w:r>
              <w:rPr>
                <w:rStyle w:val="CommentReference"/>
                <w:rFonts w:eastAsiaTheme="minorHAnsi" w:cstheme="minorBidi"/>
                <w:color w:val="auto"/>
                <w:lang w:val="en-CA"/>
              </w:rPr>
              <w:commentReference w:id="577"/>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78"/>
            <w:r>
              <w:t xml:space="preserve">Deliver </w:t>
            </w:r>
            <w:commentRangeEnd w:id="578"/>
            <w:r>
              <w:rPr>
                <w:rStyle w:val="CommentReference"/>
                <w:rFonts w:eastAsiaTheme="minorHAnsi" w:cstheme="minorBidi"/>
                <w:color w:val="auto"/>
                <w:lang w:val="en-CA"/>
              </w:rPr>
              <w:commentReference w:id="578"/>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79"/>
            <w:r w:rsidRPr="00A16DFE">
              <w:rPr>
                <w:rFonts w:eastAsiaTheme="minorHAnsi"/>
              </w:rPr>
              <w:t xml:space="preserve">come </w:t>
            </w:r>
            <w:commentRangeEnd w:id="579"/>
            <w:r>
              <w:rPr>
                <w:rStyle w:val="CommentReference"/>
                <w:rFonts w:eastAsiaTheme="minorHAnsi" w:cstheme="minorBidi"/>
                <w:color w:val="auto"/>
                <w:lang w:val="en-CA"/>
              </w:rPr>
              <w:commentReference w:id="579"/>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80"/>
            <w:r>
              <w:rPr>
                <w:rFonts w:eastAsiaTheme="minorHAnsi"/>
              </w:rPr>
              <w:t>be</w:t>
            </w:r>
            <w:r w:rsidRPr="00A16DFE">
              <w:rPr>
                <w:rFonts w:eastAsiaTheme="minorHAnsi"/>
              </w:rPr>
              <w:t xml:space="preserve"> </w:t>
            </w:r>
            <w:commentRangeEnd w:id="580"/>
            <w:r>
              <w:rPr>
                <w:rStyle w:val="CommentReference"/>
                <w:rFonts w:eastAsiaTheme="minorHAnsi" w:cstheme="minorBidi"/>
                <w:color w:val="auto"/>
                <w:lang w:val="en-CA"/>
              </w:rPr>
              <w:commentReference w:id="580"/>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81" w:name="_Toc297322067"/>
      <w:bookmarkStart w:id="582" w:name="_Toc297407712"/>
      <w:bookmarkStart w:id="583" w:name="_Toc298445764"/>
      <w:bookmarkStart w:id="584" w:name="_Toc298681249"/>
      <w:bookmarkStart w:id="585" w:name="_Toc298447489"/>
      <w:bookmarkStart w:id="586" w:name="_Toc308441906"/>
      <w:r>
        <w:rPr>
          <w:lang w:val="en-US"/>
        </w:rPr>
        <w:lastRenderedPageBreak/>
        <w:t>The Sunday Theotokia</w:t>
      </w:r>
      <w:bookmarkEnd w:id="581"/>
      <w:bookmarkEnd w:id="582"/>
      <w:bookmarkEnd w:id="583"/>
      <w:bookmarkEnd w:id="584"/>
      <w:bookmarkEnd w:id="585"/>
      <w:bookmarkEnd w:id="58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87" w:name="_Toc298445765"/>
      <w:bookmarkStart w:id="588" w:name="_Toc298681250"/>
      <w:bookmarkStart w:id="589" w:name="_Toc298447490"/>
      <w:r>
        <w:rPr>
          <w:lang w:val="en-US"/>
        </w:rPr>
        <w:t>Part One</w:t>
      </w:r>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590"/>
            <w:r w:rsidRPr="007425E1">
              <w:rPr>
                <w:rFonts w:eastAsiaTheme="minorHAnsi"/>
              </w:rPr>
              <w:t>Of the Covenant</w:t>
            </w:r>
            <w:commentRangeEnd w:id="590"/>
            <w:r>
              <w:rPr>
                <w:rStyle w:val="CommentReference"/>
                <w:rFonts w:eastAsiaTheme="minorHAnsi" w:cstheme="minorBidi"/>
                <w:color w:val="auto"/>
                <w:lang w:val="en-CA"/>
              </w:rPr>
              <w:commentReference w:id="59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91"/>
            <w:r>
              <w:rPr>
                <w:rFonts w:eastAsiaTheme="minorHAnsi"/>
              </w:rPr>
              <w:t>sprinkling</w:t>
            </w:r>
            <w:commentRangeEnd w:id="591"/>
            <w:r>
              <w:rPr>
                <w:rStyle w:val="CommentReference"/>
                <w:rFonts w:eastAsiaTheme="minorHAnsi" w:cstheme="minorBidi"/>
                <w:color w:val="auto"/>
                <w:lang w:val="en-CA"/>
              </w:rPr>
              <w:commentReference w:id="591"/>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92"/>
            <w:r>
              <w:rPr>
                <w:rFonts w:eastAsiaTheme="minorHAnsi"/>
              </w:rPr>
              <w:t>dwelt</w:t>
            </w:r>
            <w:commentRangeEnd w:id="592"/>
            <w:r>
              <w:rPr>
                <w:rStyle w:val="CommentReference"/>
                <w:rFonts w:eastAsiaTheme="minorHAnsi" w:cstheme="minorBidi"/>
                <w:color w:val="auto"/>
                <w:lang w:val="en-CA"/>
              </w:rPr>
              <w:commentReference w:id="59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593"/>
            <w:r>
              <w:t xml:space="preserve">Magnify </w:t>
            </w:r>
            <w:commentRangeEnd w:id="593"/>
            <w:r>
              <w:rPr>
                <w:rStyle w:val="CommentReference"/>
                <w:rFonts w:eastAsiaTheme="minorHAnsi" w:cstheme="minorBidi"/>
                <w:color w:val="auto"/>
                <w:lang w:val="en-CA"/>
              </w:rPr>
              <w:commentReference w:id="59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94"/>
            <w:r>
              <w:t xml:space="preserve">obtain </w:t>
            </w:r>
            <w:commentRangeEnd w:id="594"/>
            <w:r>
              <w:rPr>
                <w:rStyle w:val="CommentReference"/>
                <w:rFonts w:eastAsiaTheme="minorHAnsi" w:cstheme="minorBidi"/>
                <w:color w:val="auto"/>
                <w:lang w:val="en-CA"/>
              </w:rPr>
              <w:commentReference w:id="59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595" w:name="_Toc298445766"/>
      <w:bookmarkStart w:id="596" w:name="_Toc298681251"/>
      <w:bookmarkStart w:id="59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595"/>
      <w:bookmarkEnd w:id="596"/>
      <w:bookmarkEnd w:id="59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98"/>
            <w:r>
              <w:rPr>
                <w:rFonts w:eastAsiaTheme="minorHAnsi"/>
              </w:rPr>
              <w:t xml:space="preserve">type </w:t>
            </w:r>
            <w:commentRangeEnd w:id="598"/>
            <w:r>
              <w:rPr>
                <w:rStyle w:val="CommentReference"/>
                <w:rFonts w:eastAsiaTheme="minorHAnsi" w:cstheme="minorBidi"/>
                <w:color w:val="auto"/>
                <w:lang w:val="en-CA"/>
              </w:rPr>
              <w:commentReference w:id="59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599"/>
            <w:r>
              <w:t xml:space="preserve">one </w:t>
            </w:r>
            <w:commentRangeEnd w:id="599"/>
            <w:r>
              <w:rPr>
                <w:rStyle w:val="CommentReference"/>
                <w:rFonts w:eastAsiaTheme="minorHAnsi" w:cstheme="minorBidi"/>
                <w:color w:val="auto"/>
                <w:lang w:val="en-CA"/>
              </w:rPr>
              <w:commentReference w:id="599"/>
            </w:r>
            <w:r>
              <w:t>from two,</w:t>
            </w:r>
          </w:p>
          <w:p w14:paraId="12509199" w14:textId="77777777" w:rsidR="00E35F1F" w:rsidRDefault="00E35F1F" w:rsidP="00E35F1F">
            <w:pPr>
              <w:pStyle w:val="EngHang"/>
            </w:pPr>
            <w:r>
              <w:t xml:space="preserve">A </w:t>
            </w:r>
            <w:commentRangeStart w:id="600"/>
            <w:r>
              <w:t xml:space="preserve">Holy </w:t>
            </w:r>
            <w:commentRangeEnd w:id="600"/>
            <w:r>
              <w:rPr>
                <w:rStyle w:val="CommentReference"/>
                <w:rFonts w:eastAsiaTheme="minorHAnsi" w:cstheme="minorBidi"/>
                <w:color w:val="auto"/>
                <w:lang w:val="en-CA"/>
              </w:rPr>
              <w:commentReference w:id="60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01"/>
            <w:r>
              <w:rPr>
                <w:rFonts w:eastAsiaTheme="minorHAnsi"/>
              </w:rPr>
              <w:t xml:space="preserve">Begotten </w:t>
            </w:r>
            <w:commentRangeEnd w:id="601"/>
            <w:r>
              <w:rPr>
                <w:rStyle w:val="CommentReference"/>
                <w:rFonts w:eastAsiaTheme="minorHAnsi" w:cstheme="minorBidi"/>
                <w:color w:val="auto"/>
                <w:lang w:val="en-CA"/>
              </w:rPr>
              <w:commentReference w:id="601"/>
            </w:r>
            <w:r>
              <w:rPr>
                <w:rFonts w:eastAsiaTheme="minorHAnsi"/>
              </w:rPr>
              <w:t>without seed,</w:t>
            </w:r>
          </w:p>
          <w:p w14:paraId="47914132" w14:textId="77777777" w:rsidR="00E35F1F" w:rsidRDefault="00E35F1F" w:rsidP="00E35F1F">
            <w:pPr>
              <w:pStyle w:val="EngHang"/>
              <w:rPr>
                <w:rFonts w:eastAsiaTheme="minorHAnsi"/>
              </w:rPr>
            </w:pPr>
            <w:commentRangeStart w:id="602"/>
            <w:r>
              <w:rPr>
                <w:rFonts w:eastAsiaTheme="minorHAnsi"/>
              </w:rPr>
              <w:t xml:space="preserve">Consubstantial </w:t>
            </w:r>
            <w:commentRangeEnd w:id="602"/>
            <w:r>
              <w:rPr>
                <w:rStyle w:val="CommentReference"/>
                <w:rFonts w:eastAsiaTheme="minorHAnsi" w:cstheme="minorBidi"/>
                <w:color w:val="auto"/>
                <w:lang w:val="en-CA"/>
              </w:rPr>
              <w:commentReference w:id="60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03"/>
            <w:r>
              <w:rPr>
                <w:rFonts w:eastAsiaTheme="minorHAnsi"/>
              </w:rPr>
              <w:t xml:space="preserve">made one </w:t>
            </w:r>
            <w:commentRangeEnd w:id="603"/>
            <w:r>
              <w:rPr>
                <w:rStyle w:val="CommentReference"/>
                <w:rFonts w:eastAsiaTheme="minorHAnsi" w:cstheme="minorBidi"/>
                <w:color w:val="auto"/>
                <w:lang w:val="en-CA"/>
              </w:rPr>
              <w:commentReference w:id="60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04"/>
            <w:r>
              <w:t xml:space="preserve">The </w:t>
            </w:r>
            <w:commentRangeEnd w:id="604"/>
            <w:r>
              <w:rPr>
                <w:rStyle w:val="CommentReference"/>
                <w:rFonts w:eastAsiaTheme="minorHAnsi" w:cstheme="minorBidi"/>
                <w:color w:val="auto"/>
                <w:lang w:val="en-CA"/>
              </w:rPr>
              <w:commentReference w:id="60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05"/>
            <w:r>
              <w:rPr>
                <w:rFonts w:eastAsiaTheme="minorHAnsi"/>
              </w:rPr>
              <w:t xml:space="preserve">Purple </w:t>
            </w:r>
            <w:commentRangeEnd w:id="605"/>
            <w:r>
              <w:rPr>
                <w:rStyle w:val="CommentReference"/>
                <w:rFonts w:eastAsiaTheme="minorHAnsi" w:cstheme="minorBidi"/>
                <w:color w:val="auto"/>
                <w:lang w:val="en-CA"/>
              </w:rPr>
              <w:commentReference w:id="60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06"/>
            <w:r>
              <w:rPr>
                <w:rFonts w:eastAsiaTheme="minorHAnsi"/>
              </w:rPr>
              <w:t xml:space="preserve">fine </w:t>
            </w:r>
            <w:commentRangeEnd w:id="606"/>
            <w:r>
              <w:rPr>
                <w:rStyle w:val="CommentReference"/>
                <w:rFonts w:eastAsiaTheme="minorHAnsi" w:cstheme="minorBidi"/>
                <w:color w:val="auto"/>
                <w:lang w:val="en-CA"/>
              </w:rPr>
              <w:commentReference w:id="60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07"/>
            <w:r>
              <w:rPr>
                <w:rFonts w:eastAsiaTheme="minorHAnsi"/>
              </w:rPr>
              <w:t xml:space="preserve">wood </w:t>
            </w:r>
            <w:commentRangeEnd w:id="607"/>
            <w:r>
              <w:rPr>
                <w:rStyle w:val="CommentReference"/>
                <w:rFonts w:eastAsiaTheme="minorHAnsi" w:cstheme="minorBidi"/>
                <w:color w:val="auto"/>
                <w:lang w:val="en-CA"/>
              </w:rPr>
              <w:commentReference w:id="60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08"/>
            <w:r>
              <w:t xml:space="preserve">Magnify </w:t>
            </w:r>
            <w:commentRangeEnd w:id="608"/>
            <w:r>
              <w:rPr>
                <w:rStyle w:val="CommentReference"/>
                <w:rFonts w:eastAsiaTheme="minorHAnsi" w:cstheme="minorBidi"/>
                <w:color w:val="auto"/>
                <w:lang w:val="en-CA"/>
              </w:rPr>
              <w:commentReference w:id="60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09"/>
            <w:r>
              <w:t xml:space="preserve">obtain </w:t>
            </w:r>
            <w:commentRangeEnd w:id="609"/>
            <w:r>
              <w:rPr>
                <w:rStyle w:val="CommentReference"/>
                <w:rFonts w:eastAsiaTheme="minorHAnsi" w:cstheme="minorBidi"/>
                <w:color w:val="auto"/>
                <w:lang w:val="en-CA"/>
              </w:rPr>
              <w:commentReference w:id="60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10" w:name="_Toc298445767"/>
      <w:bookmarkStart w:id="611" w:name="_Toc298681252"/>
      <w:bookmarkStart w:id="61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10"/>
      <w:bookmarkEnd w:id="611"/>
      <w:bookmarkEnd w:id="61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13"/>
            <w:r>
              <w:rPr>
                <w:rFonts w:eastAsiaTheme="minorHAnsi"/>
              </w:rPr>
              <w:t>Cherubs</w:t>
            </w:r>
            <w:commentRangeEnd w:id="613"/>
            <w:r>
              <w:rPr>
                <w:rStyle w:val="CommentReference"/>
                <w:rFonts w:eastAsiaTheme="minorHAnsi" w:cstheme="minorBidi"/>
                <w:color w:val="auto"/>
                <w:lang w:val="en-CA"/>
              </w:rPr>
              <w:commentReference w:id="613"/>
            </w:r>
          </w:p>
          <w:p w14:paraId="338C43D3" w14:textId="65EF4612" w:rsidR="00E35F1F" w:rsidRPr="001A0083" w:rsidRDefault="00E35F1F" w:rsidP="00E35F1F">
            <w:pPr>
              <w:pStyle w:val="EngHangEnd"/>
            </w:pPr>
            <w:commentRangeStart w:id="614"/>
            <w:r>
              <w:rPr>
                <w:rFonts w:eastAsiaTheme="minorHAnsi"/>
              </w:rPr>
              <w:t xml:space="preserve">Forged </w:t>
            </w:r>
            <w:commentRangeEnd w:id="614"/>
            <w:r>
              <w:rPr>
                <w:rStyle w:val="CommentReference"/>
                <w:rFonts w:eastAsiaTheme="minorHAnsi" w:cstheme="minorBidi"/>
                <w:color w:val="auto"/>
                <w:lang w:val="en-CA"/>
              </w:rPr>
              <w:commentReference w:id="61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15"/>
            <w:r>
              <w:t xml:space="preserve">Always </w:t>
            </w:r>
            <w:commentRangeEnd w:id="615"/>
            <w:r>
              <w:rPr>
                <w:rStyle w:val="CommentReference"/>
                <w:rFonts w:eastAsiaTheme="minorHAnsi" w:cstheme="minorBidi"/>
                <w:color w:val="auto"/>
                <w:lang w:val="en-CA"/>
              </w:rPr>
              <w:commentReference w:id="61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16"/>
            <w:r>
              <w:rPr>
                <w:rFonts w:eastAsiaTheme="minorHAnsi"/>
              </w:rPr>
              <w:t xml:space="preserve">Overshadowed </w:t>
            </w:r>
            <w:commentRangeEnd w:id="616"/>
            <w:r>
              <w:rPr>
                <w:rStyle w:val="CommentReference"/>
                <w:rFonts w:eastAsiaTheme="minorHAnsi" w:cstheme="minorBidi"/>
                <w:color w:val="auto"/>
                <w:lang w:val="en-CA"/>
              </w:rPr>
              <w:commentReference w:id="61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17"/>
            <w:r>
              <w:rPr>
                <w:rFonts w:eastAsiaTheme="minorHAnsi"/>
              </w:rPr>
              <w:t xml:space="preserve">sin </w:t>
            </w:r>
            <w:commentRangeEnd w:id="617"/>
            <w:r>
              <w:rPr>
                <w:rStyle w:val="CommentReference"/>
                <w:rFonts w:eastAsiaTheme="minorHAnsi" w:cstheme="minorBidi"/>
                <w:color w:val="auto"/>
                <w:lang w:val="en-CA"/>
              </w:rPr>
              <w:commentReference w:id="61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18"/>
            <w:r>
              <w:t xml:space="preserve">Magnify </w:t>
            </w:r>
            <w:commentRangeEnd w:id="618"/>
            <w:r>
              <w:rPr>
                <w:rStyle w:val="CommentReference"/>
                <w:rFonts w:eastAsiaTheme="minorHAnsi" w:cstheme="minorBidi"/>
                <w:color w:val="auto"/>
                <w:lang w:val="en-CA"/>
              </w:rPr>
              <w:commentReference w:id="61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19"/>
            <w:r>
              <w:t xml:space="preserve">obtain </w:t>
            </w:r>
            <w:commentRangeEnd w:id="619"/>
            <w:r>
              <w:rPr>
                <w:rStyle w:val="CommentReference"/>
                <w:rFonts w:eastAsiaTheme="minorHAnsi" w:cstheme="minorBidi"/>
                <w:color w:val="auto"/>
                <w:lang w:val="en-CA"/>
              </w:rPr>
              <w:commentReference w:id="61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20" w:name="_Toc298445768"/>
      <w:bookmarkStart w:id="621" w:name="_Toc298681253"/>
      <w:bookmarkStart w:id="62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20"/>
      <w:bookmarkEnd w:id="621"/>
      <w:bookmarkEnd w:id="62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23"/>
            <w:r>
              <w:t xml:space="preserve">you </w:t>
            </w:r>
            <w:commentRangeEnd w:id="623"/>
            <w:r>
              <w:rPr>
                <w:rStyle w:val="CommentReference"/>
                <w:rFonts w:eastAsiaTheme="minorHAnsi" w:cstheme="minorBidi"/>
                <w:color w:val="auto"/>
                <w:lang w:val="en-CA"/>
              </w:rPr>
              <w:commentReference w:id="62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24"/>
            <w:r>
              <w:rPr>
                <w:rFonts w:eastAsiaTheme="minorHAnsi"/>
              </w:rPr>
              <w:t xml:space="preserve">for </w:t>
            </w:r>
            <w:commentRangeEnd w:id="624"/>
            <w:r>
              <w:rPr>
                <w:rStyle w:val="CommentReference"/>
                <w:rFonts w:eastAsiaTheme="minorHAnsi" w:cstheme="minorBidi"/>
                <w:color w:val="auto"/>
                <w:lang w:val="en-CA"/>
              </w:rPr>
              <w:commentReference w:id="62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25"/>
            <w:r>
              <w:t xml:space="preserve">Magnify </w:t>
            </w:r>
            <w:commentRangeEnd w:id="625"/>
            <w:r>
              <w:rPr>
                <w:rStyle w:val="CommentReference"/>
                <w:rFonts w:eastAsiaTheme="minorHAnsi" w:cstheme="minorBidi"/>
                <w:color w:val="auto"/>
                <w:lang w:val="en-CA"/>
              </w:rPr>
              <w:commentReference w:id="62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26"/>
            <w:r>
              <w:t xml:space="preserve">obtain </w:t>
            </w:r>
            <w:commentRangeEnd w:id="626"/>
            <w:r>
              <w:rPr>
                <w:rStyle w:val="CommentReference"/>
                <w:rFonts w:eastAsiaTheme="minorHAnsi" w:cstheme="minorBidi"/>
                <w:color w:val="auto"/>
                <w:lang w:val="en-CA"/>
              </w:rPr>
              <w:commentReference w:id="62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27" w:name="_Toc298445769"/>
      <w:bookmarkStart w:id="628" w:name="_Toc298681254"/>
      <w:bookmarkStart w:id="62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60"/>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27"/>
      <w:bookmarkEnd w:id="628"/>
      <w:bookmarkEnd w:id="62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30"/>
            <w:r w:rsidR="00E35F1F">
              <w:rPr>
                <w:rFonts w:eastAsiaTheme="minorHAnsi"/>
              </w:rPr>
              <w:t xml:space="preserve">burning </w:t>
            </w:r>
            <w:commentRangeEnd w:id="630"/>
            <w:r w:rsidR="00E35F1F">
              <w:rPr>
                <w:rStyle w:val="CommentReference"/>
                <w:rFonts w:eastAsiaTheme="minorHAnsi" w:cstheme="minorBidi"/>
                <w:color w:val="auto"/>
                <w:lang w:val="en-CA"/>
              </w:rPr>
              <w:commentReference w:id="63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31"/>
            <w:r>
              <w:rPr>
                <w:rFonts w:eastAsiaTheme="minorHAnsi"/>
              </w:rPr>
              <w:t>manifestation</w:t>
            </w:r>
            <w:commentRangeEnd w:id="631"/>
            <w:r>
              <w:rPr>
                <w:rStyle w:val="CommentReference"/>
                <w:rFonts w:eastAsiaTheme="minorHAnsi" w:cstheme="minorBidi"/>
                <w:color w:val="auto"/>
                <w:lang w:val="en-CA"/>
              </w:rPr>
              <w:commentReference w:id="63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32"/>
            <w:r>
              <w:rPr>
                <w:rFonts w:eastAsiaTheme="minorHAnsi"/>
              </w:rPr>
              <w:t xml:space="preserve">carried </w:t>
            </w:r>
            <w:commentRangeEnd w:id="632"/>
            <w:r>
              <w:rPr>
                <w:rStyle w:val="CommentReference"/>
                <w:rFonts w:eastAsiaTheme="minorHAnsi" w:cstheme="minorBidi"/>
                <w:color w:val="auto"/>
                <w:lang w:val="en-CA"/>
              </w:rPr>
              <w:commentReference w:id="63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33"/>
            <w:r>
              <w:rPr>
                <w:rFonts w:eastAsiaTheme="minorHAnsi"/>
              </w:rPr>
              <w:t xml:space="preserve">Gives light to </w:t>
            </w:r>
            <w:commentRangeEnd w:id="633"/>
            <w:r>
              <w:rPr>
                <w:rStyle w:val="CommentReference"/>
                <w:rFonts w:eastAsiaTheme="minorHAnsi" w:cstheme="minorBidi"/>
                <w:color w:val="auto"/>
                <w:lang w:val="en-CA"/>
              </w:rPr>
              <w:commentReference w:id="63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34"/>
            <w:r>
              <w:t xml:space="preserve">Magnify </w:t>
            </w:r>
            <w:commentRangeEnd w:id="634"/>
            <w:r>
              <w:rPr>
                <w:rStyle w:val="CommentReference"/>
                <w:rFonts w:eastAsiaTheme="minorHAnsi" w:cstheme="minorBidi"/>
                <w:color w:val="auto"/>
                <w:lang w:val="en-CA"/>
              </w:rPr>
              <w:commentReference w:id="63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35"/>
            <w:r>
              <w:t xml:space="preserve">obtain </w:t>
            </w:r>
            <w:commentRangeEnd w:id="635"/>
            <w:r>
              <w:rPr>
                <w:rStyle w:val="CommentReference"/>
                <w:rFonts w:eastAsiaTheme="minorHAnsi" w:cstheme="minorBidi"/>
                <w:color w:val="auto"/>
                <w:lang w:val="en-CA"/>
              </w:rPr>
              <w:commentReference w:id="63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36" w:name="_Toc298445770"/>
      <w:bookmarkStart w:id="637" w:name="_Toc298681255"/>
      <w:bookmarkStart w:id="63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36"/>
      <w:bookmarkEnd w:id="637"/>
      <w:bookmarkEnd w:id="63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3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39"/>
            <w:r>
              <w:rPr>
                <w:rStyle w:val="CommentReference"/>
                <w:rFonts w:eastAsiaTheme="minorHAnsi" w:cstheme="minorBidi"/>
                <w:color w:val="auto"/>
                <w:lang w:val="en-CA"/>
              </w:rPr>
              <w:commentReference w:id="63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40"/>
            <w:r>
              <w:rPr>
                <w:rFonts w:eastAsiaTheme="minorHAnsi"/>
              </w:rPr>
              <w:t xml:space="preserve">Upon </w:t>
            </w:r>
            <w:commentRangeEnd w:id="640"/>
            <w:r>
              <w:rPr>
                <w:rStyle w:val="CommentReference"/>
                <w:rFonts w:eastAsiaTheme="minorHAnsi" w:cstheme="minorBidi"/>
                <w:color w:val="auto"/>
                <w:lang w:val="en-CA"/>
              </w:rPr>
              <w:commentReference w:id="64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41"/>
            <w:r>
              <w:t xml:space="preserve">Magnify </w:t>
            </w:r>
            <w:commentRangeEnd w:id="641"/>
            <w:r>
              <w:rPr>
                <w:rStyle w:val="CommentReference"/>
                <w:rFonts w:eastAsiaTheme="minorHAnsi" w:cstheme="minorBidi"/>
                <w:color w:val="auto"/>
                <w:lang w:val="en-CA"/>
              </w:rPr>
              <w:commentReference w:id="64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42"/>
            <w:r>
              <w:t xml:space="preserve">obtain </w:t>
            </w:r>
            <w:commentRangeEnd w:id="642"/>
            <w:r>
              <w:rPr>
                <w:rStyle w:val="CommentReference"/>
                <w:rFonts w:eastAsiaTheme="minorHAnsi" w:cstheme="minorBidi"/>
                <w:color w:val="auto"/>
                <w:lang w:val="en-CA"/>
              </w:rPr>
              <w:commentReference w:id="64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43" w:name="_Toc298445771"/>
      <w:bookmarkStart w:id="644" w:name="_Toc298681256"/>
      <w:bookmarkStart w:id="645" w:name="_Toc298447496"/>
      <w:bookmarkStart w:id="646" w:name="_Ref299211949"/>
      <w:r>
        <w:t>The Gospel According the St. Luke</w:t>
      </w:r>
      <w:bookmarkEnd w:id="643"/>
      <w:bookmarkEnd w:id="644"/>
      <w:bookmarkEnd w:id="645"/>
      <w:bookmarkEnd w:id="64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47" w:name="_Toc298445772"/>
      <w:bookmarkStart w:id="648" w:name="_Toc298681257"/>
      <w:bookmarkStart w:id="649" w:name="_Toc298447497"/>
      <w:r>
        <w:t xml:space="preserve">Part </w:t>
      </w:r>
      <w:bookmarkEnd w:id="647"/>
      <w:bookmarkEnd w:id="648"/>
      <w:bookmarkEnd w:id="64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50"/>
            <w:r>
              <w:rPr>
                <w:rFonts w:eastAsiaTheme="minorHAnsi"/>
              </w:rPr>
              <w:t>truth</w:t>
            </w:r>
            <w:commentRangeEnd w:id="650"/>
            <w:r>
              <w:rPr>
                <w:rStyle w:val="CommentReference"/>
                <w:rFonts w:eastAsiaTheme="minorHAnsi" w:cstheme="minorBidi"/>
                <w:color w:val="auto"/>
                <w:lang w:val="en-CA"/>
              </w:rPr>
              <w:commentReference w:id="65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51"/>
            <w:r>
              <w:rPr>
                <w:rFonts w:eastAsiaTheme="minorHAnsi"/>
              </w:rPr>
              <w:t xml:space="preserve">a </w:t>
            </w:r>
            <w:commentRangeEnd w:id="651"/>
            <w:r>
              <w:rPr>
                <w:rStyle w:val="CommentReference"/>
                <w:rFonts w:eastAsiaTheme="minorHAnsi" w:cstheme="minorBidi"/>
                <w:color w:val="auto"/>
                <w:lang w:val="en-CA"/>
              </w:rPr>
              <w:commentReference w:id="65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52"/>
            <w:r>
              <w:rPr>
                <w:rFonts w:eastAsiaTheme="minorHAnsi"/>
              </w:rPr>
              <w:t xml:space="preserve">holy </w:t>
            </w:r>
            <w:commentRangeEnd w:id="652"/>
            <w:r>
              <w:rPr>
                <w:rStyle w:val="CommentReference"/>
                <w:rFonts w:eastAsiaTheme="minorHAnsi" w:cstheme="minorBidi"/>
                <w:color w:val="auto"/>
                <w:lang w:val="en-CA"/>
              </w:rPr>
              <w:commentReference w:id="65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53"/>
            <w:r>
              <w:rPr>
                <w:rFonts w:eastAsiaTheme="minorHAnsi"/>
              </w:rPr>
              <w:t xml:space="preserve">abode </w:t>
            </w:r>
            <w:commentRangeEnd w:id="653"/>
            <w:r>
              <w:rPr>
                <w:rStyle w:val="CommentReference"/>
                <w:rFonts w:eastAsiaTheme="minorHAnsi" w:cstheme="minorBidi"/>
                <w:color w:val="auto"/>
                <w:lang w:val="en-CA"/>
              </w:rPr>
              <w:commentReference w:id="65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56" w:name="_Toc298445773"/>
      <w:bookmarkStart w:id="657" w:name="_Toc298681258"/>
      <w:bookmarkStart w:id="658" w:name="_Toc298447498"/>
      <w:r>
        <w:lastRenderedPageBreak/>
        <w:t>Part Seven (Modern Part Eight)</w:t>
      </w:r>
      <w:bookmarkEnd w:id="656"/>
      <w:bookmarkEnd w:id="657"/>
      <w:bookmarkEnd w:id="65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59"/>
            <w:r>
              <w:rPr>
                <w:rFonts w:eastAsiaTheme="minorHAnsi"/>
              </w:rPr>
              <w:t>O Lord of all.</w:t>
            </w:r>
            <w:commentRangeEnd w:id="659"/>
            <w:r>
              <w:rPr>
                <w:rStyle w:val="CommentReference"/>
                <w:rFonts w:eastAsiaTheme="minorHAnsi" w:cstheme="minorBidi"/>
                <w:color w:val="auto"/>
                <w:lang w:val="en-CA"/>
              </w:rPr>
              <w:commentReference w:id="65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60"/>
            <w:r>
              <w:rPr>
                <w:rFonts w:eastAsiaTheme="minorHAnsi"/>
              </w:rPr>
              <w:t>The True One who came</w:t>
            </w:r>
            <w:commentRangeEnd w:id="660"/>
            <w:r>
              <w:rPr>
                <w:rStyle w:val="CommentReference"/>
                <w:rFonts w:eastAsiaTheme="minorHAnsi" w:cstheme="minorBidi"/>
                <w:color w:val="auto"/>
                <w:lang w:val="en-CA"/>
              </w:rPr>
              <w:commentReference w:id="66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61"/>
            <w:r>
              <w:rPr>
                <w:rFonts w:eastAsiaTheme="minorHAnsi"/>
              </w:rPr>
              <w:t>And perfect rejoicing.</w:t>
            </w:r>
            <w:commentRangeEnd w:id="661"/>
            <w:r>
              <w:rPr>
                <w:rStyle w:val="CommentReference"/>
                <w:rFonts w:eastAsiaTheme="minorHAnsi" w:cstheme="minorBidi"/>
                <w:color w:val="auto"/>
                <w:lang w:val="en-CA"/>
              </w:rPr>
              <w:commentReference w:id="66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62"/>
            <w:r>
              <w:rPr>
                <w:rFonts w:eastAsiaTheme="minorHAnsi"/>
              </w:rPr>
              <w:t>about</w:t>
            </w:r>
            <w:commentRangeEnd w:id="662"/>
            <w:r>
              <w:rPr>
                <w:rStyle w:val="CommentReference"/>
                <w:rFonts w:eastAsiaTheme="minorHAnsi" w:cstheme="minorBidi"/>
                <w:color w:val="auto"/>
                <w:lang w:val="en-CA"/>
              </w:rPr>
              <w:commentReference w:id="66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63"/>
            <w:r>
              <w:rPr>
                <w:rFonts w:eastAsiaTheme="minorHAnsi"/>
              </w:rPr>
              <w:t>proclaim</w:t>
            </w:r>
            <w:commentRangeEnd w:id="663"/>
            <w:r>
              <w:rPr>
                <w:rStyle w:val="CommentReference"/>
                <w:rFonts w:eastAsiaTheme="minorHAnsi" w:cstheme="minorBidi"/>
                <w:color w:val="auto"/>
                <w:lang w:val="en-CA"/>
              </w:rPr>
              <w:commentReference w:id="66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64"/>
            <w:r w:rsidR="00E35F1F">
              <w:t>generations</w:t>
            </w:r>
            <w:commentRangeEnd w:id="664"/>
            <w:r w:rsidR="00E35F1F">
              <w:rPr>
                <w:rStyle w:val="CommentReference"/>
                <w:rFonts w:eastAsiaTheme="minorHAnsi" w:cstheme="minorBidi"/>
                <w:color w:val="auto"/>
                <w:lang w:val="en-CA"/>
              </w:rPr>
              <w:commentReference w:id="66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65"/>
            <w:r w:rsidR="00E35F1F">
              <w:t xml:space="preserve">just </w:t>
            </w:r>
            <w:commentRangeEnd w:id="665"/>
            <w:r w:rsidR="00E35F1F">
              <w:rPr>
                <w:rStyle w:val="CommentReference"/>
                <w:rFonts w:eastAsiaTheme="minorHAnsi" w:cstheme="minorBidi"/>
                <w:color w:val="auto"/>
                <w:lang w:val="en-CA"/>
              </w:rPr>
              <w:commentReference w:id="66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66"/>
            <w:r w:rsidR="00E35F1F">
              <w:t xml:space="preserve">chaste </w:t>
            </w:r>
            <w:commentRangeEnd w:id="666"/>
            <w:r w:rsidR="00E35F1F">
              <w:rPr>
                <w:rStyle w:val="CommentReference"/>
                <w:rFonts w:eastAsiaTheme="minorHAnsi" w:cstheme="minorBidi"/>
                <w:color w:val="auto"/>
                <w:lang w:val="en-CA"/>
              </w:rPr>
              <w:commentReference w:id="66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67"/>
            <w:r w:rsidR="00E35F1F">
              <w:t>Isaac</w:t>
            </w:r>
            <w:commentRangeEnd w:id="667"/>
            <w:r w:rsidR="00E35F1F">
              <w:rPr>
                <w:rStyle w:val="CommentReference"/>
                <w:rFonts w:eastAsiaTheme="minorHAnsi" w:cstheme="minorBidi"/>
                <w:color w:val="auto"/>
                <w:lang w:val="en-CA"/>
              </w:rPr>
              <w:commentReference w:id="66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68"/>
            <w:r w:rsidR="00E35F1F">
              <w:t>myriads of myriads.</w:t>
            </w:r>
            <w:commentRangeEnd w:id="668"/>
            <w:r w:rsidR="00E35F1F">
              <w:rPr>
                <w:rStyle w:val="CommentReference"/>
                <w:rFonts w:eastAsiaTheme="minorHAnsi" w:cstheme="minorBidi"/>
                <w:color w:val="auto"/>
                <w:lang w:val="en-CA"/>
              </w:rPr>
              <w:commentReference w:id="66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69"/>
            <w:r w:rsidR="00E35F1F">
              <w:t>Master</w:t>
            </w:r>
            <w:commentRangeEnd w:id="669"/>
            <w:r w:rsidR="00E35F1F">
              <w:rPr>
                <w:rStyle w:val="CommentReference"/>
                <w:rFonts w:eastAsiaTheme="minorHAnsi" w:cstheme="minorBidi"/>
                <w:color w:val="auto"/>
                <w:lang w:val="en-CA"/>
              </w:rPr>
              <w:commentReference w:id="66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0"/>
            <w:r w:rsidR="00E35F1F">
              <w:t xml:space="preserve">honour </w:t>
            </w:r>
            <w:commentRangeEnd w:id="670"/>
            <w:r w:rsidR="00E35F1F">
              <w:rPr>
                <w:rStyle w:val="CommentReference"/>
                <w:rFonts w:eastAsiaTheme="minorHAnsi" w:cstheme="minorBidi"/>
                <w:color w:val="auto"/>
                <w:lang w:val="en-CA"/>
              </w:rPr>
              <w:commentReference w:id="67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1"/>
            <w:r w:rsidR="00E35F1F">
              <w:t xml:space="preserve">spouse </w:t>
            </w:r>
            <w:commentRangeEnd w:id="671"/>
            <w:r w:rsidR="00E35F1F">
              <w:rPr>
                <w:rStyle w:val="CommentReference"/>
                <w:rFonts w:eastAsiaTheme="minorHAnsi" w:cstheme="minorBidi"/>
                <w:color w:val="auto"/>
                <w:lang w:val="en-CA"/>
              </w:rPr>
              <w:commentReference w:id="67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2"/>
            <w:r w:rsidR="00E35F1F">
              <w:t xml:space="preserve">health </w:t>
            </w:r>
            <w:commentRangeEnd w:id="672"/>
            <w:r w:rsidR="00E35F1F">
              <w:rPr>
                <w:rStyle w:val="CommentReference"/>
                <w:rFonts w:eastAsiaTheme="minorHAnsi" w:cstheme="minorBidi"/>
                <w:color w:val="auto"/>
                <w:lang w:val="en-CA"/>
              </w:rPr>
              <w:commentReference w:id="67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73"/>
            <w:r>
              <w:t>indescribable</w:t>
            </w:r>
            <w:commentRangeEnd w:id="673"/>
            <w:r>
              <w:rPr>
                <w:rStyle w:val="CommentReference"/>
                <w:rFonts w:eastAsiaTheme="minorHAnsi" w:cstheme="minorBidi"/>
                <w:color w:val="auto"/>
                <w:lang w:val="en-CA"/>
              </w:rPr>
              <w:commentReference w:id="67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74"/>
            <w:r>
              <w:t>Without mingling of substance</w:t>
            </w:r>
            <w:commentRangeEnd w:id="674"/>
            <w:r>
              <w:rPr>
                <w:rStyle w:val="CommentReference"/>
                <w:rFonts w:eastAsiaTheme="minorHAnsi" w:cstheme="minorBidi"/>
                <w:color w:val="auto"/>
                <w:lang w:val="en-CA"/>
              </w:rPr>
              <w:commentReference w:id="67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75"/>
            <w:r>
              <w:t xml:space="preserve">intercede </w:t>
            </w:r>
            <w:commentRangeEnd w:id="675"/>
            <w:r>
              <w:rPr>
                <w:rStyle w:val="CommentReference"/>
                <w:rFonts w:eastAsiaTheme="minorHAnsi" w:cstheme="minorBidi"/>
                <w:color w:val="auto"/>
                <w:lang w:val="en-CA"/>
              </w:rPr>
              <w:commentReference w:id="67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76" w:name="_Toc298445774"/>
      <w:bookmarkStart w:id="677" w:name="_Toc298681259"/>
      <w:bookmarkStart w:id="678" w:name="_Toc298447499"/>
      <w:r>
        <w:t>Part Nine</w:t>
      </w:r>
      <w:bookmarkEnd w:id="676"/>
      <w:bookmarkEnd w:id="677"/>
      <w:bookmarkEnd w:id="67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fldSimple w:instr=" PAGEREF _Ref297493889 ">
        <w:r w:rsidR="00504BD9">
          <w:rPr>
            <w:noProof/>
          </w:rPr>
          <w:t>340</w:t>
        </w:r>
      </w:fldSimple>
      <w:r>
        <w:t>.</w:t>
      </w:r>
    </w:p>
    <w:p w14:paraId="7308305D" w14:textId="77777777" w:rsidR="00E35F1F" w:rsidRDefault="00E35F1F" w:rsidP="00E35F1F">
      <w:pPr>
        <w:pStyle w:val="Heading6"/>
      </w:pPr>
      <w:bookmarkStart w:id="679" w:name="_Toc298445775"/>
      <w:bookmarkStart w:id="680" w:name="_Toc298681260"/>
      <w:bookmarkStart w:id="681" w:name="_Toc298447500"/>
      <w:r>
        <w:t>Part Ten</w:t>
      </w:r>
      <w:bookmarkEnd w:id="679"/>
      <w:bookmarkEnd w:id="680"/>
      <w:bookmarkEnd w:id="68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82"/>
            <w:r>
              <w:t>honoured</w:t>
            </w:r>
            <w:r w:rsidRPr="007425E1">
              <w:t xml:space="preserve"> </w:t>
            </w:r>
            <w:commentRangeEnd w:id="682"/>
            <w:r>
              <w:rPr>
                <w:rStyle w:val="CommentReference"/>
                <w:rFonts w:eastAsiaTheme="minorHAnsi" w:cstheme="minorBidi"/>
                <w:color w:val="auto"/>
                <w:lang w:val="en-CA"/>
              </w:rPr>
              <w:commentReference w:id="682"/>
            </w:r>
            <w:commentRangeStart w:id="683"/>
            <w:r w:rsidRPr="007425E1">
              <w:t xml:space="preserve">more </w:t>
            </w:r>
            <w:commentRangeEnd w:id="683"/>
            <w:r>
              <w:rPr>
                <w:rStyle w:val="CommentReference"/>
                <w:rFonts w:eastAsiaTheme="minorHAnsi" w:cstheme="minorBidi"/>
                <w:color w:val="auto"/>
                <w:lang w:val="en-CA"/>
              </w:rPr>
              <w:commentReference w:id="68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84"/>
            <w:r w:rsidRPr="007425E1">
              <w:t>means</w:t>
            </w:r>
            <w:commentRangeEnd w:id="684"/>
            <w:r>
              <w:rPr>
                <w:rStyle w:val="CommentReference"/>
                <w:rFonts w:eastAsiaTheme="minorHAnsi" w:cstheme="minorBidi"/>
                <w:color w:val="auto"/>
                <w:lang w:val="en-CA"/>
              </w:rPr>
              <w:commentReference w:id="68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85" w:name="_Toc298445776"/>
      <w:bookmarkStart w:id="686" w:name="_Toc298681261"/>
      <w:bookmarkStart w:id="687" w:name="_Toc298447501"/>
      <w:r w:rsidRPr="00D24FE1">
        <w:t>Part</w:t>
      </w:r>
      <w:r>
        <w:t xml:space="preserve"> Eleven</w:t>
      </w:r>
      <w:bookmarkEnd w:id="685"/>
      <w:bookmarkEnd w:id="686"/>
      <w:bookmarkEnd w:id="68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88" w:name="_Toc298445777"/>
      <w:bookmarkStart w:id="689" w:name="_Toc298681262"/>
      <w:bookmarkStart w:id="690" w:name="_Toc298447502"/>
      <w:r>
        <w:lastRenderedPageBreak/>
        <w:t>Part Twelve</w:t>
      </w:r>
      <w:bookmarkEnd w:id="688"/>
      <w:bookmarkEnd w:id="689"/>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91"/>
            <w:r w:rsidRPr="007425E1">
              <w:t>heaven</w:t>
            </w:r>
            <w:commentRangeEnd w:id="691"/>
            <w:r>
              <w:rPr>
                <w:rStyle w:val="CommentReference"/>
                <w:rFonts w:eastAsiaTheme="minorHAnsi" w:cstheme="minorBidi"/>
                <w:color w:val="auto"/>
                <w:lang w:val="en-CA"/>
              </w:rPr>
              <w:commentReference w:id="69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92"/>
            <w:r w:rsidRPr="007425E1">
              <w:t xml:space="preserve">true </w:t>
            </w:r>
            <w:commentRangeEnd w:id="692"/>
            <w:r>
              <w:rPr>
                <w:rStyle w:val="CommentReference"/>
                <w:rFonts w:eastAsiaTheme="minorHAnsi" w:cstheme="minorBidi"/>
                <w:color w:val="auto"/>
                <w:lang w:val="en-CA"/>
              </w:rPr>
              <w:commentReference w:id="69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93" w:name="_Toc298445778"/>
      <w:bookmarkStart w:id="694" w:name="_Toc298681263"/>
      <w:bookmarkStart w:id="695" w:name="_Toc298447503"/>
      <w:r>
        <w:t>Part Thirteen</w:t>
      </w:r>
      <w:bookmarkEnd w:id="693"/>
      <w:bookmarkEnd w:id="694"/>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96"/>
            <w:r>
              <w:rPr>
                <w:rFonts w:eastAsiaTheme="minorHAnsi"/>
              </w:rPr>
              <w:t xml:space="preserve">Virgin Mary </w:t>
            </w:r>
            <w:commentRangeEnd w:id="696"/>
            <w:r>
              <w:rPr>
                <w:rStyle w:val="CommentReference"/>
                <w:rFonts w:eastAsiaTheme="minorHAnsi" w:cstheme="minorBidi"/>
                <w:color w:val="auto"/>
                <w:lang w:val="en-CA"/>
              </w:rPr>
              <w:commentReference w:id="69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97"/>
            <w:r w:rsidRPr="007425E1">
              <w:t>And the Cherubic,</w:t>
            </w:r>
          </w:p>
          <w:p w14:paraId="317A08CE" w14:textId="77777777" w:rsidR="00E35F1F" w:rsidRPr="001A0083" w:rsidRDefault="00E35F1F" w:rsidP="00E35F1F">
            <w:pPr>
              <w:pStyle w:val="EngHangEnd"/>
            </w:pPr>
            <w:r>
              <w:t>Mercy Seat</w:t>
            </w:r>
            <w:commentRangeEnd w:id="697"/>
            <w:r>
              <w:t>.</w:t>
            </w:r>
            <w:r>
              <w:rPr>
                <w:rStyle w:val="CommentReference"/>
                <w:rFonts w:eastAsiaTheme="minorHAnsi" w:cstheme="minorBidi"/>
                <w:color w:val="auto"/>
                <w:lang w:val="en-CA"/>
              </w:rPr>
              <w:commentReference w:id="69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698"/>
            <w:r w:rsidRPr="007425E1">
              <w:t>pot</w:t>
            </w:r>
            <w:commentRangeEnd w:id="698"/>
            <w:r>
              <w:rPr>
                <w:rStyle w:val="CommentReference"/>
                <w:rFonts w:eastAsiaTheme="minorHAnsi" w:cstheme="minorBidi"/>
                <w:color w:val="auto"/>
                <w:lang w:val="en-CA"/>
              </w:rPr>
              <w:commentReference w:id="69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99"/>
            <w:r w:rsidRPr="007425E1">
              <w:t>l</w:t>
            </w:r>
            <w:r>
              <w:t>ampstand</w:t>
            </w:r>
            <w:commentRangeEnd w:id="699"/>
            <w:r>
              <w:rPr>
                <w:rStyle w:val="CommentReference"/>
                <w:rFonts w:eastAsiaTheme="minorHAnsi" w:cstheme="minorBidi"/>
                <w:color w:val="auto"/>
                <w:lang w:val="en-CA"/>
              </w:rPr>
              <w:commentReference w:id="69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00" w:name="_Toc298445779"/>
      <w:bookmarkStart w:id="701" w:name="_Toc298681264"/>
      <w:bookmarkStart w:id="702" w:name="_Toc298447504"/>
      <w:r>
        <w:lastRenderedPageBreak/>
        <w:t>Part Fourteen</w:t>
      </w:r>
      <w:bookmarkEnd w:id="700"/>
      <w:bookmarkEnd w:id="701"/>
      <w:bookmarkEnd w:id="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03"/>
            <w:r w:rsidRPr="007425E1">
              <w:t>t</w:t>
            </w:r>
            <w:commentRangeEnd w:id="703"/>
            <w:r>
              <w:rPr>
                <w:rStyle w:val="CommentReference"/>
                <w:rFonts w:eastAsiaTheme="minorHAnsi" w:cstheme="minorBidi"/>
                <w:color w:val="auto"/>
                <w:lang w:val="en-CA"/>
              </w:rPr>
              <w:commentReference w:id="70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04"/>
            <w:r>
              <w:t xml:space="preserve">The </w:t>
            </w:r>
            <w:commentRangeEnd w:id="704"/>
            <w:r>
              <w:rPr>
                <w:rStyle w:val="CommentReference"/>
                <w:rFonts w:eastAsiaTheme="minorHAnsi" w:cstheme="minorBidi"/>
                <w:color w:val="auto"/>
                <w:lang w:val="en-CA"/>
              </w:rPr>
              <w:commentReference w:id="70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05"/>
            <w:r w:rsidRPr="007425E1">
              <w:t xml:space="preserve">And </w:t>
            </w:r>
            <w:commentRangeEnd w:id="705"/>
            <w:r>
              <w:rPr>
                <w:rStyle w:val="CommentReference"/>
                <w:rFonts w:eastAsiaTheme="minorHAnsi" w:cstheme="minorBidi"/>
                <w:color w:val="auto"/>
                <w:lang w:val="en-CA"/>
              </w:rPr>
              <w:commentReference w:id="70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06" w:name="_Toc298445780"/>
      <w:bookmarkStart w:id="707" w:name="_Toc298681265"/>
      <w:bookmarkStart w:id="708" w:name="_Toc298447505"/>
      <w:r>
        <w:t>Part Fifteen</w:t>
      </w:r>
      <w:bookmarkEnd w:id="706"/>
      <w:bookmarkEnd w:id="707"/>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09"/>
            <w:r>
              <w:t>Which</w:t>
            </w:r>
            <w:r w:rsidRPr="007425E1">
              <w:t xml:space="preserve"> </w:t>
            </w:r>
            <w:commentRangeEnd w:id="709"/>
            <w:r>
              <w:rPr>
                <w:rStyle w:val="CommentReference"/>
                <w:rFonts w:eastAsiaTheme="minorHAnsi" w:cstheme="minorBidi"/>
                <w:color w:val="auto"/>
                <w:lang w:val="en-CA"/>
              </w:rPr>
              <w:commentReference w:id="70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1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10"/>
            <w:r>
              <w:rPr>
                <w:rStyle w:val="CommentReference"/>
                <w:rFonts w:ascii="Garamond" w:hAnsi="Garamond" w:cstheme="minorBidi"/>
                <w:noProof w:val="0"/>
                <w:lang w:val="en-CA"/>
              </w:rPr>
              <w:commentReference w:id="71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11"/>
            <w:r w:rsidRPr="007425E1">
              <w:t>savour</w:t>
            </w:r>
            <w:commentRangeEnd w:id="711"/>
            <w:r>
              <w:rPr>
                <w:rStyle w:val="CommentReference"/>
                <w:rFonts w:eastAsiaTheme="minorHAnsi" w:cstheme="minorBidi"/>
                <w:color w:val="auto"/>
                <w:lang w:val="en-CA"/>
              </w:rPr>
              <w:commentReference w:id="71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12"/>
            <w:r w:rsidRPr="007425E1">
              <w:t>estate</w:t>
            </w:r>
            <w:commentRangeEnd w:id="712"/>
            <w:r>
              <w:rPr>
                <w:rStyle w:val="CommentReference"/>
                <w:rFonts w:eastAsiaTheme="minorHAnsi" w:cstheme="minorBidi"/>
                <w:color w:val="auto"/>
                <w:lang w:val="en-CA"/>
              </w:rPr>
              <w:commentReference w:id="71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13" w:name="_Toc298445781"/>
      <w:bookmarkStart w:id="714" w:name="_Toc298681266"/>
      <w:bookmarkStart w:id="715" w:name="_Toc298447506"/>
      <w:r>
        <w:rPr>
          <w:lang w:val="en-GB"/>
        </w:rPr>
        <w:lastRenderedPageBreak/>
        <w:t>Part Sixteen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16" w:name="_Toc298445782"/>
      <w:bookmarkStart w:id="717" w:name="_Toc298681267"/>
      <w:bookmarkStart w:id="718" w:name="_Toc298447507"/>
      <w:r w:rsidRPr="00D24FE1">
        <w:t>Part</w:t>
      </w:r>
      <w:r>
        <w:t xml:space="preserve"> Seventeen</w:t>
      </w:r>
      <w:bookmarkEnd w:id="716"/>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19" w:name="_Toc298445783"/>
      <w:bookmarkStart w:id="720" w:name="_Toc298681268"/>
      <w:bookmarkStart w:id="721" w:name="_Toc298447508"/>
      <w:r>
        <w:t>Part Eighteen</w:t>
      </w:r>
      <w:bookmarkEnd w:id="719"/>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22"/>
            <w:r>
              <w:t>care</w:t>
            </w:r>
            <w:commentRangeEnd w:id="722"/>
            <w:r>
              <w:rPr>
                <w:rStyle w:val="CommentReference"/>
                <w:rFonts w:eastAsiaTheme="minorHAnsi" w:cstheme="minorBidi"/>
                <w:color w:val="auto"/>
                <w:lang w:val="en-CA"/>
              </w:rPr>
              <w:commentReference w:id="72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23"/>
            <w:r w:rsidRPr="007425E1">
              <w:t xml:space="preserve">Sabbath </w:t>
            </w:r>
            <w:commentRangeEnd w:id="723"/>
            <w:r>
              <w:rPr>
                <w:rStyle w:val="CommentReference"/>
                <w:rFonts w:eastAsiaTheme="minorHAnsi" w:cstheme="minorBidi"/>
                <w:color w:val="auto"/>
                <w:lang w:val="en-CA"/>
              </w:rPr>
              <w:commentReference w:id="72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24" w:name="_Toc298445784"/>
      <w:bookmarkStart w:id="725" w:name="_Toc298681269"/>
      <w:bookmarkStart w:id="726" w:name="_Toc298447509"/>
      <w:bookmarkStart w:id="727" w:name="_Ref299212037"/>
      <w:bookmarkStart w:id="728" w:name="_Ref299212071"/>
      <w:bookmarkStart w:id="729" w:name="_Toc308441907"/>
      <w:r>
        <w:t>The Antiphonarium is read.</w:t>
      </w:r>
    </w:p>
    <w:p w14:paraId="220BAA57" w14:textId="77777777" w:rsidR="00E35F1F" w:rsidRDefault="00E35F1F" w:rsidP="00E35F1F">
      <w:pPr>
        <w:pStyle w:val="Heading2"/>
      </w:pPr>
      <w:bookmarkStart w:id="730" w:name="_Ref434564976"/>
      <w:bookmarkStart w:id="731" w:name="_Toc448696631"/>
      <w:r>
        <w:lastRenderedPageBreak/>
        <w:t>The Conclusion of the Adam Theotokias</w:t>
      </w:r>
      <w:bookmarkEnd w:id="724"/>
      <w:bookmarkEnd w:id="725"/>
      <w:bookmarkEnd w:id="726"/>
      <w:bookmarkEnd w:id="727"/>
      <w:bookmarkEnd w:id="728"/>
      <w:bookmarkEnd w:id="729"/>
      <w:bookmarkEnd w:id="730"/>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32"/>
            <w:r w:rsidRPr="007425E1">
              <w:rPr>
                <w:rFonts w:eastAsiaTheme="minorHAnsi"/>
              </w:rPr>
              <w:t xml:space="preserve">too </w:t>
            </w:r>
            <w:commentRangeEnd w:id="732"/>
            <w:r>
              <w:rPr>
                <w:rStyle w:val="CommentReference"/>
                <w:rFonts w:eastAsiaTheme="minorHAnsi" w:cstheme="minorBidi"/>
                <w:color w:val="auto"/>
                <w:lang w:val="en-CA"/>
              </w:rPr>
              <w:commentReference w:id="73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33"/>
            <w:r w:rsidRPr="007425E1">
              <w:rPr>
                <w:rFonts w:eastAsiaTheme="minorHAnsi"/>
              </w:rPr>
              <w:t xml:space="preserve">count </w:t>
            </w:r>
            <w:commentRangeEnd w:id="733"/>
            <w:r>
              <w:rPr>
                <w:rStyle w:val="CommentReference"/>
                <w:rFonts w:eastAsiaTheme="minorHAnsi" w:cstheme="minorBidi"/>
                <w:color w:val="auto"/>
                <w:lang w:val="en-CA"/>
              </w:rPr>
              <w:commentReference w:id="73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34"/>
            <w:r>
              <w:rPr>
                <w:rFonts w:eastAsiaTheme="minorHAnsi"/>
              </w:rPr>
              <w:t>I</w:t>
            </w:r>
            <w:r w:rsidRPr="007425E1">
              <w:rPr>
                <w:rFonts w:eastAsiaTheme="minorHAnsi"/>
              </w:rPr>
              <w:t xml:space="preserve"> </w:t>
            </w:r>
            <w:commentRangeEnd w:id="734"/>
            <w:r>
              <w:rPr>
                <w:rStyle w:val="CommentReference"/>
                <w:rFonts w:eastAsiaTheme="minorHAnsi" w:cstheme="minorBidi"/>
                <w:color w:val="auto"/>
                <w:lang w:val="en-CA"/>
              </w:rPr>
              <w:commentReference w:id="73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35"/>
            <w:r w:rsidRPr="007425E1">
              <w:rPr>
                <w:rFonts w:eastAsiaTheme="minorHAnsi"/>
              </w:rPr>
              <w:t>To offer repentance</w:t>
            </w:r>
            <w:commentRangeEnd w:id="735"/>
            <w:r>
              <w:rPr>
                <w:rStyle w:val="CommentReference"/>
                <w:rFonts w:eastAsiaTheme="minorHAnsi" w:cstheme="minorBidi"/>
                <w:color w:val="auto"/>
                <w:lang w:val="en-CA"/>
              </w:rPr>
              <w:commentReference w:id="73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36"/>
            <w:r w:rsidRPr="007425E1">
              <w:rPr>
                <w:rFonts w:eastAsiaTheme="minorHAnsi"/>
              </w:rPr>
              <w:t>The death of a sinner</w:t>
            </w:r>
            <w:commentRangeEnd w:id="736"/>
            <w:r>
              <w:rPr>
                <w:rStyle w:val="CommentReference"/>
                <w:rFonts w:eastAsiaTheme="minorHAnsi" w:cstheme="minorBidi"/>
                <w:color w:val="auto"/>
                <w:lang w:val="en-CA"/>
              </w:rPr>
              <w:commentReference w:id="73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37"/>
            <w:r>
              <w:t>kind-hearted</w:t>
            </w:r>
            <w:commentRangeEnd w:id="737"/>
            <w:r>
              <w:rPr>
                <w:rStyle w:val="CommentReference"/>
                <w:rFonts w:eastAsiaTheme="minorHAnsi" w:cstheme="minorBidi"/>
                <w:color w:val="auto"/>
                <w:lang w:val="en-CA"/>
              </w:rPr>
              <w:commentReference w:id="73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38"/>
            <w:r>
              <w:t>compassions</w:t>
            </w:r>
            <w:commentRangeEnd w:id="738"/>
            <w:r>
              <w:rPr>
                <w:rStyle w:val="CommentReference"/>
                <w:rFonts w:eastAsiaTheme="minorHAnsi" w:cstheme="minorBidi"/>
                <w:color w:val="auto"/>
                <w:lang w:val="en-CA"/>
              </w:rPr>
              <w:commentReference w:id="73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39"/>
            <w:r w:rsidRPr="007425E1">
              <w:t xml:space="preserve">May </w:t>
            </w:r>
            <w:commentRangeEnd w:id="739"/>
            <w:r>
              <w:rPr>
                <w:rStyle w:val="CommentReference"/>
                <w:rFonts w:eastAsiaTheme="minorHAnsi" w:cstheme="minorBidi"/>
                <w:color w:val="auto"/>
                <w:lang w:val="en-CA"/>
              </w:rPr>
              <w:commentReference w:id="73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40" w:name="_Toc298445791"/>
      <w:bookmarkStart w:id="741" w:name="_Toc298681276"/>
      <w:bookmarkStart w:id="742" w:name="_Toc298447516"/>
      <w:bookmarkStart w:id="743" w:name="_Toc308441914"/>
      <w:bookmarkStart w:id="744" w:name="_Toc448696632"/>
      <w:r>
        <w:lastRenderedPageBreak/>
        <w:t>Monday</w:t>
      </w:r>
      <w:bookmarkEnd w:id="740"/>
      <w:bookmarkEnd w:id="741"/>
      <w:bookmarkEnd w:id="742"/>
      <w:bookmarkEnd w:id="743"/>
      <w:bookmarkEnd w:id="744"/>
    </w:p>
    <w:p w14:paraId="47BF983A" w14:textId="77777777" w:rsidR="00E35F1F" w:rsidRDefault="00E35F1F" w:rsidP="00E35F1F">
      <w:pPr>
        <w:pStyle w:val="Heading3"/>
      </w:pPr>
      <w:bookmarkStart w:id="745" w:name="_Toc298445792"/>
      <w:bookmarkStart w:id="746" w:name="_Toc298681277"/>
      <w:bookmarkStart w:id="747" w:name="_Toc298447517"/>
      <w:bookmarkStart w:id="748" w:name="_Toc308441915"/>
      <w:r>
        <w:t>The Monday Psali Adam</w:t>
      </w:r>
      <w:bookmarkEnd w:id="745"/>
      <w:bookmarkEnd w:id="746"/>
      <w:bookmarkEnd w:id="747"/>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49"/>
            <w:r>
              <w:t>G</w:t>
            </w:r>
            <w:r w:rsidRPr="007425E1">
              <w:t xml:space="preserve">reatly </w:t>
            </w:r>
            <w:commentRangeEnd w:id="749"/>
            <w:r>
              <w:rPr>
                <w:rStyle w:val="CommentReference"/>
                <w:rFonts w:ascii="Times New Roman" w:eastAsiaTheme="minorHAnsi" w:hAnsi="Times New Roman" w:cstheme="minorBidi"/>
                <w:color w:val="auto"/>
              </w:rPr>
              <w:commentReference w:id="749"/>
            </w:r>
            <w:r w:rsidRPr="007425E1">
              <w:t>exalted</w:t>
            </w:r>
            <w:r>
              <w:t>,</w:t>
            </w:r>
          </w:p>
          <w:p w14:paraId="5F0EBDF2" w14:textId="77777777" w:rsidR="00E35F1F" w:rsidRDefault="00E35F1F" w:rsidP="00E35F1F">
            <w:pPr>
              <w:pStyle w:val="EngHang"/>
              <w:spacing w:before="2"/>
            </w:pPr>
            <w:commentRangeStart w:id="750"/>
            <w:r>
              <w:t>B</w:t>
            </w:r>
            <w:r w:rsidRPr="007425E1">
              <w:t xml:space="preserve">eyond </w:t>
            </w:r>
            <w:commentRangeEnd w:id="750"/>
            <w:r>
              <w:rPr>
                <w:rStyle w:val="CommentReference"/>
                <w:rFonts w:ascii="Times New Roman" w:eastAsiaTheme="minorHAnsi" w:hAnsi="Times New Roman" w:cstheme="minorBidi"/>
                <w:color w:val="auto"/>
              </w:rPr>
              <w:commentReference w:id="750"/>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51"/>
            <w:r>
              <w:t>righteous</w:t>
            </w:r>
            <w:commentRangeEnd w:id="751"/>
            <w:r>
              <w:rPr>
                <w:rStyle w:val="CommentReference"/>
                <w:rFonts w:ascii="Times New Roman" w:eastAsiaTheme="minorHAnsi" w:hAnsi="Times New Roman" w:cstheme="minorBidi"/>
                <w:color w:val="auto"/>
              </w:rPr>
              <w:commentReference w:id="751"/>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52"/>
            <w:r>
              <w:t>M</w:t>
            </w:r>
            <w:r w:rsidRPr="007425E1">
              <w:t xml:space="preserve">editate </w:t>
            </w:r>
            <w:commentRangeEnd w:id="752"/>
            <w:r>
              <w:rPr>
                <w:rStyle w:val="CommentReference"/>
                <w:rFonts w:ascii="Times New Roman" w:eastAsiaTheme="minorHAnsi" w:hAnsi="Times New Roman" w:cstheme="minorBidi"/>
                <w:color w:val="auto"/>
              </w:rPr>
              <w:commentReference w:id="752"/>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53"/>
            <w:r>
              <w:t>lips</w:t>
            </w:r>
            <w:commentRangeEnd w:id="753"/>
            <w:r>
              <w:rPr>
                <w:rStyle w:val="CommentReference"/>
              </w:rPr>
              <w:commentReference w:id="753"/>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54"/>
            <w:r>
              <w:t>O</w:t>
            </w:r>
            <w:r w:rsidRPr="007425E1">
              <w:t>f</w:t>
            </w:r>
            <w:commentRangeEnd w:id="754"/>
            <w:r>
              <w:rPr>
                <w:rStyle w:val="CommentReference"/>
              </w:rPr>
              <w:commentReference w:id="754"/>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55"/>
            <w:r w:rsidRPr="007425E1">
              <w:t>praise</w:t>
            </w:r>
            <w:r>
              <w:t xml:space="preserve"> </w:t>
            </w:r>
            <w:commentRangeEnd w:id="755"/>
            <w:r>
              <w:rPr>
                <w:rStyle w:val="CommentReference"/>
                <w:rFonts w:ascii="Times New Roman" w:eastAsiaTheme="minorHAnsi" w:hAnsi="Times New Roman" w:cstheme="minorBidi"/>
                <w:color w:val="auto"/>
              </w:rPr>
              <w:commentReference w:id="755"/>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56"/>
            <w:r>
              <w:t>set</w:t>
            </w:r>
            <w:r w:rsidRPr="007425E1">
              <w:t xml:space="preserve"> </w:t>
            </w:r>
            <w:commentRangeEnd w:id="756"/>
            <w:r>
              <w:rPr>
                <w:rStyle w:val="CommentReference"/>
                <w:rFonts w:ascii="Times New Roman" w:eastAsiaTheme="minorHAnsi" w:hAnsi="Times New Roman" w:cstheme="minorBidi"/>
                <w:color w:val="auto"/>
              </w:rPr>
              <w:commentReference w:id="756"/>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57"/>
            <w:r w:rsidRPr="007425E1">
              <w:t xml:space="preserve"> </w:t>
            </w:r>
            <w:commentRangeEnd w:id="757"/>
            <w:r>
              <w:rPr>
                <w:rStyle w:val="CommentReference"/>
                <w:rFonts w:ascii="Times New Roman" w:eastAsiaTheme="minorHAnsi" w:hAnsi="Times New Roman" w:cstheme="minorBidi"/>
                <w:color w:val="auto"/>
              </w:rPr>
              <w:commentReference w:id="757"/>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58"/>
            <w:r>
              <w:t xml:space="preserve">similitudes </w:t>
            </w:r>
            <w:commentRangeEnd w:id="758"/>
            <w:r>
              <w:rPr>
                <w:rStyle w:val="CommentReference"/>
                <w:rFonts w:ascii="Times New Roman" w:eastAsiaTheme="minorHAnsi" w:hAnsi="Times New Roman" w:cstheme="minorBidi"/>
                <w:color w:val="auto"/>
              </w:rPr>
              <w:commentReference w:id="758"/>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59" w:name="_Toc298445793"/>
      <w:bookmarkStart w:id="760" w:name="_Toc298681278"/>
      <w:bookmarkStart w:id="761" w:name="_Toc298447518"/>
      <w:bookmarkStart w:id="762" w:name="_Toc308441916"/>
      <w:r w:rsidRPr="00FD2E69">
        <w:t>The Conclusion of the Adam Psali</w:t>
      </w:r>
      <w:bookmarkEnd w:id="759"/>
      <w:bookmarkEnd w:id="760"/>
      <w:bookmarkEnd w:id="761"/>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63" w:name="_Toc298445794"/>
      <w:bookmarkStart w:id="764" w:name="_Toc298681279"/>
      <w:bookmarkStart w:id="765" w:name="_Toc298447519"/>
      <w:r>
        <w:t>Part One</w:t>
      </w:r>
      <w:bookmarkEnd w:id="763"/>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66"/>
            <w:r>
              <w:t xml:space="preserve">his </w:t>
            </w:r>
            <w:commentRangeEnd w:id="766"/>
            <w:r>
              <w:rPr>
                <w:rStyle w:val="CommentReference"/>
              </w:rPr>
              <w:commentReference w:id="766"/>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67"/>
            <w:r w:rsidRPr="007425E1">
              <w:t xml:space="preserve">risen </w:t>
            </w:r>
            <w:commentRangeEnd w:id="767"/>
            <w:r>
              <w:rPr>
                <w:rStyle w:val="CommentReference"/>
                <w:rFonts w:ascii="Times New Roman" w:eastAsiaTheme="minorHAnsi" w:hAnsi="Times New Roman" w:cstheme="minorBidi"/>
                <w:color w:val="auto"/>
              </w:rPr>
              <w:commentReference w:id="767"/>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68" w:name="_Toc298445795"/>
      <w:bookmarkStart w:id="769" w:name="_Toc298681280"/>
      <w:bookmarkStart w:id="770" w:name="_Toc298447520"/>
      <w:r>
        <w:t>Part Two</w:t>
      </w:r>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71" w:name="_Toc298445796"/>
      <w:bookmarkStart w:id="772" w:name="_Toc298681281"/>
      <w:bookmarkStart w:id="773" w:name="_Toc298447521"/>
      <w:r>
        <w:t>Part Three</w:t>
      </w:r>
      <w:bookmarkEnd w:id="771"/>
      <w:bookmarkEnd w:id="772"/>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74"/>
            <w:r w:rsidRPr="007425E1">
              <w:t xml:space="preserve">only </w:t>
            </w:r>
            <w:commentRangeEnd w:id="774"/>
            <w:r>
              <w:rPr>
                <w:rStyle w:val="CommentReference"/>
                <w:rFonts w:ascii="Times New Roman" w:eastAsiaTheme="minorHAnsi" w:hAnsi="Times New Roman" w:cstheme="minorBidi"/>
                <w:color w:val="auto"/>
              </w:rPr>
              <w:commentReference w:id="774"/>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75"/>
            <w:r w:rsidRPr="007425E1">
              <w:t xml:space="preserve">save </w:t>
            </w:r>
            <w:commentRangeEnd w:id="775"/>
            <w:r>
              <w:rPr>
                <w:rStyle w:val="CommentReference"/>
              </w:rPr>
              <w:commentReference w:id="775"/>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76" w:name="_Toc298445797"/>
      <w:bookmarkStart w:id="777" w:name="_Toc298681282"/>
      <w:bookmarkStart w:id="778" w:name="_Toc298447522"/>
      <w:r>
        <w:lastRenderedPageBreak/>
        <w:t>Part Four</w:t>
      </w:r>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79"/>
            <w:r w:rsidRPr="007425E1">
              <w:t>Esaias</w:t>
            </w:r>
            <w:commentRangeEnd w:id="779"/>
            <w:r>
              <w:rPr>
                <w:rStyle w:val="CommentReference"/>
                <w:rFonts w:ascii="Times New Roman" w:eastAsiaTheme="minorHAnsi" w:hAnsi="Times New Roman" w:cstheme="minorBidi"/>
                <w:color w:val="auto"/>
              </w:rPr>
              <w:commentReference w:id="779"/>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80"/>
            <w:r w:rsidRPr="007425E1">
              <w:t>counsel</w:t>
            </w:r>
            <w:commentRangeEnd w:id="780"/>
            <w:r>
              <w:rPr>
                <w:rStyle w:val="CommentReference"/>
              </w:rPr>
              <w:commentReference w:id="780"/>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81" w:name="_Toc298445798"/>
      <w:bookmarkStart w:id="782" w:name="_Toc298681283"/>
      <w:bookmarkStart w:id="783" w:name="_Toc298447523"/>
      <w:r>
        <w:t>Part Five</w:t>
      </w:r>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84"/>
            <w:r w:rsidRPr="007425E1">
              <w:t>overcome</w:t>
            </w:r>
            <w:commentRangeEnd w:id="784"/>
            <w:r>
              <w:rPr>
                <w:rStyle w:val="CommentReference"/>
                <w:rFonts w:ascii="Times New Roman" w:eastAsiaTheme="minorHAnsi" w:hAnsi="Times New Roman" w:cstheme="minorBidi"/>
                <w:color w:val="auto"/>
              </w:rPr>
              <w:commentReference w:id="784"/>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85" w:name="_Toc298445799"/>
      <w:bookmarkStart w:id="786" w:name="_Toc298681284"/>
      <w:bookmarkStart w:id="787" w:name="_Toc298447524"/>
      <w:r>
        <w:t>Part Six</w:t>
      </w:r>
      <w:bookmarkEnd w:id="785"/>
      <w:bookmarkEnd w:id="786"/>
      <w:bookmarkEnd w:id="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788"/>
            <w:r>
              <w:t>A</w:t>
            </w:r>
            <w:r w:rsidRPr="007425E1">
              <w:t xml:space="preserve">nd became </w:t>
            </w:r>
            <w:r w:rsidR="00524D23">
              <w:t xml:space="preserve">a perfect </w:t>
            </w:r>
            <w:r w:rsidRPr="007425E1">
              <w:t>man</w:t>
            </w:r>
            <w:commentRangeEnd w:id="788"/>
            <w:r>
              <w:rPr>
                <w:rStyle w:val="CommentReference"/>
              </w:rPr>
              <w:commentReference w:id="788"/>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89"/>
            <w:r w:rsidRPr="007425E1">
              <w:t xml:space="preserve">Without </w:t>
            </w:r>
            <w:commentRangeEnd w:id="789"/>
            <w:r>
              <w:rPr>
                <w:rStyle w:val="CommentReference"/>
                <w:rFonts w:ascii="Times New Roman" w:eastAsiaTheme="minorHAnsi" w:hAnsi="Times New Roman" w:cstheme="minorBidi"/>
                <w:color w:val="auto"/>
              </w:rPr>
              <w:commentReference w:id="789"/>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90" w:name="_Toc298445800"/>
      <w:bookmarkStart w:id="791" w:name="_Toc298681285"/>
      <w:bookmarkStart w:id="792" w:name="_Toc298447525"/>
      <w:r>
        <w:t>Part Seven</w:t>
      </w:r>
      <w:bookmarkEnd w:id="790"/>
      <w:bookmarkEnd w:id="791"/>
      <w:bookmarkEnd w:id="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93" w:name="_Toc298445801"/>
      <w:bookmarkStart w:id="794" w:name="_Toc298681286"/>
      <w:bookmarkStart w:id="795" w:name="_Toc298447526"/>
      <w:r>
        <w:t>Part Eight</w:t>
      </w:r>
      <w:bookmarkEnd w:id="793"/>
      <w:bookmarkEnd w:id="794"/>
      <w:bookmarkEnd w:id="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796"/>
            <w:r>
              <w:t>And good</w:t>
            </w:r>
            <w:r w:rsidRPr="007425E1">
              <w:t>will toward men</w:t>
            </w:r>
            <w:commentRangeEnd w:id="796"/>
            <w:r>
              <w:rPr>
                <w:rStyle w:val="CommentReference"/>
              </w:rPr>
              <w:commentReference w:id="796"/>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797"/>
            <w:r w:rsidRPr="007425E1">
              <w:t xml:space="preserve"> </w:t>
            </w:r>
            <w:commentRangeEnd w:id="797"/>
            <w:r>
              <w:rPr>
                <w:rStyle w:val="CommentReference"/>
                <w:rFonts w:ascii="Times New Roman" w:eastAsiaTheme="minorHAnsi" w:hAnsi="Times New Roman" w:cstheme="minorBidi"/>
                <w:color w:val="auto"/>
              </w:rPr>
              <w:commentReference w:id="797"/>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98" w:name="_Toc298445802"/>
      <w:bookmarkStart w:id="799" w:name="_Toc298681287"/>
      <w:bookmarkStart w:id="800" w:name="_Toc298447527"/>
      <w:r>
        <w:t>Part Nine</w:t>
      </w:r>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01"/>
            <w:r>
              <w:t>A</w:t>
            </w:r>
            <w:r w:rsidRPr="007425E1">
              <w:t>ngels</w:t>
            </w:r>
            <w:commentRangeEnd w:id="801"/>
            <w:r>
              <w:rPr>
                <w:rStyle w:val="CommentReference"/>
                <w:rFonts w:ascii="Times New Roman" w:eastAsiaTheme="minorHAnsi" w:hAnsi="Times New Roman" w:cstheme="minorBidi"/>
                <w:color w:val="auto"/>
              </w:rPr>
              <w:commentReference w:id="801"/>
            </w:r>
            <w:r w:rsidRPr="007425E1">
              <w:t xml:space="preserve"> of light </w:t>
            </w:r>
          </w:p>
          <w:p w14:paraId="63D00661" w14:textId="77777777" w:rsidR="00E35F1F" w:rsidRDefault="00E35F1F" w:rsidP="00E35F1F">
            <w:pPr>
              <w:pStyle w:val="EngHangEnd"/>
            </w:pPr>
            <w:commentRangeStart w:id="802"/>
            <w:r>
              <w:t>P</w:t>
            </w:r>
            <w:r w:rsidRPr="007425E1">
              <w:t xml:space="preserve">raise </w:t>
            </w:r>
            <w:commentRangeEnd w:id="802"/>
            <w:r>
              <w:rPr>
                <w:rStyle w:val="CommentReference"/>
              </w:rPr>
              <w:commentReference w:id="802"/>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03"/>
            <w:r>
              <w:t>shone</w:t>
            </w:r>
            <w:commentRangeEnd w:id="803"/>
            <w:r>
              <w:rPr>
                <w:rStyle w:val="CommentReference"/>
                <w:rFonts w:ascii="Times New Roman" w:eastAsiaTheme="minorHAnsi" w:hAnsi="Times New Roman" w:cstheme="minorBidi"/>
                <w:color w:val="auto"/>
              </w:rPr>
              <w:commentReference w:id="803"/>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04"/>
            <w:r w:rsidRPr="007425E1">
              <w:t xml:space="preserve">In </w:t>
            </w:r>
            <w:commentRangeEnd w:id="804"/>
            <w:r>
              <w:rPr>
                <w:rStyle w:val="CommentReference"/>
                <w:rFonts w:ascii="Times New Roman" w:eastAsiaTheme="minorHAnsi" w:hAnsi="Times New Roman" w:cstheme="minorBidi"/>
                <w:color w:val="auto"/>
              </w:rPr>
              <w:commentReference w:id="804"/>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05"/>
            <w:r>
              <w:t>W</w:t>
            </w:r>
            <w:r w:rsidRPr="007425E1">
              <w:t xml:space="preserve">ho </w:t>
            </w:r>
            <w:commentRangeEnd w:id="805"/>
            <w:r>
              <w:rPr>
                <w:rStyle w:val="CommentReference"/>
                <w:rFonts w:ascii="Times New Roman" w:eastAsiaTheme="minorHAnsi" w:hAnsi="Times New Roman" w:cstheme="minorBidi"/>
                <w:color w:val="auto"/>
              </w:rPr>
              <w:commentReference w:id="805"/>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06"/>
            <w:r w:rsidRPr="007425E1">
              <w:t xml:space="preserve">we bless </w:t>
            </w:r>
            <w:r>
              <w:t>You</w:t>
            </w:r>
            <w:r w:rsidRPr="007425E1">
              <w:t xml:space="preserve"> </w:t>
            </w:r>
            <w:commentRangeEnd w:id="806"/>
            <w:r>
              <w:rPr>
                <w:rStyle w:val="CommentReference"/>
                <w:rFonts w:ascii="Times New Roman" w:eastAsiaTheme="minorHAnsi" w:hAnsi="Times New Roman" w:cstheme="minorBidi"/>
                <w:color w:val="auto"/>
              </w:rPr>
              <w:commentReference w:id="806"/>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07" w:name="_Toc298445803"/>
      <w:bookmarkStart w:id="808" w:name="_Toc298681288"/>
      <w:bookmarkStart w:id="809" w:name="_Toc298447528"/>
      <w:bookmarkStart w:id="810" w:name="_Toc308441917"/>
      <w:r>
        <w:lastRenderedPageBreak/>
        <w:t>The Crown Adam</w:t>
      </w:r>
      <w:bookmarkEnd w:id="807"/>
      <w:bookmarkEnd w:id="808"/>
      <w:bookmarkEnd w:id="809"/>
      <w:bookmarkEnd w:id="810"/>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11"/>
            <w:r w:rsidRPr="007425E1">
              <w:t>estate</w:t>
            </w:r>
            <w:commentRangeEnd w:id="811"/>
            <w:r>
              <w:rPr>
                <w:rStyle w:val="CommentReference"/>
              </w:rPr>
              <w:commentReference w:id="811"/>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12"/>
            <w:r w:rsidRPr="007425E1">
              <w:t xml:space="preserve">holy </w:t>
            </w:r>
            <w:commentRangeEnd w:id="812"/>
            <w:r>
              <w:rPr>
                <w:rStyle w:val="CommentReference"/>
              </w:rPr>
              <w:commentReference w:id="812"/>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13"/>
            <w:r>
              <w:t xml:space="preserve">Womanhood </w:t>
            </w:r>
            <w:commentRangeEnd w:id="813"/>
            <w:r>
              <w:rPr>
                <w:rStyle w:val="CommentReference"/>
                <w:rFonts w:ascii="Times New Roman" w:eastAsiaTheme="minorHAnsi" w:hAnsi="Times New Roman" w:cstheme="minorBidi"/>
                <w:color w:val="auto"/>
              </w:rPr>
              <w:commentReference w:id="813"/>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504BD9">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14" w:name="_Toc298445804"/>
      <w:bookmarkStart w:id="815" w:name="_Toc298681289"/>
      <w:bookmarkStart w:id="816" w:name="_Toc298447529"/>
      <w:bookmarkStart w:id="817" w:name="_Toc308441918"/>
      <w:bookmarkStart w:id="818" w:name="_Toc448696633"/>
      <w:r>
        <w:lastRenderedPageBreak/>
        <w:t>Tuesday</w:t>
      </w:r>
      <w:bookmarkEnd w:id="814"/>
      <w:bookmarkEnd w:id="815"/>
      <w:bookmarkEnd w:id="816"/>
      <w:bookmarkEnd w:id="817"/>
      <w:bookmarkEnd w:id="818"/>
    </w:p>
    <w:p w14:paraId="5EF92007" w14:textId="77777777" w:rsidR="00E35F1F" w:rsidRDefault="00E35F1F" w:rsidP="00E35F1F">
      <w:pPr>
        <w:pStyle w:val="Heading3"/>
      </w:pPr>
      <w:bookmarkStart w:id="819" w:name="_Toc298445805"/>
      <w:bookmarkStart w:id="820" w:name="_Toc298681290"/>
      <w:bookmarkStart w:id="821" w:name="_Toc298447530"/>
      <w:bookmarkStart w:id="822" w:name="_Toc308441919"/>
      <w:r>
        <w:t>The Tuesday Psali Adam</w:t>
      </w:r>
      <w:bookmarkEnd w:id="819"/>
      <w:bookmarkEnd w:id="820"/>
      <w:bookmarkEnd w:id="821"/>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23"/>
            <w:r w:rsidRPr="007425E1">
              <w:t>wandered</w:t>
            </w:r>
            <w:commentRangeEnd w:id="823"/>
            <w:r>
              <w:rPr>
                <w:rStyle w:val="CommentReference"/>
                <w:rFonts w:ascii="Times New Roman" w:eastAsiaTheme="minorHAnsi" w:hAnsi="Times New Roman" w:cstheme="minorBidi"/>
                <w:color w:val="auto"/>
              </w:rPr>
              <w:commentReference w:id="823"/>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24"/>
            <w:r w:rsidRPr="007425E1">
              <w:t>cold and frost</w:t>
            </w:r>
            <w:commentRangeEnd w:id="824"/>
            <w:r>
              <w:rPr>
                <w:rStyle w:val="CommentReference"/>
              </w:rPr>
              <w:commentReference w:id="824"/>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25"/>
            <w:r>
              <w:t>From</w:t>
            </w:r>
            <w:r w:rsidRPr="007425E1">
              <w:t xml:space="preserve"> </w:t>
            </w:r>
            <w:commentRangeEnd w:id="825"/>
            <w:r>
              <w:rPr>
                <w:rStyle w:val="CommentReference"/>
              </w:rPr>
              <w:commentReference w:id="825"/>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26" w:name="_Toc298445806"/>
      <w:bookmarkStart w:id="827" w:name="_Toc298681291"/>
      <w:bookmarkStart w:id="828" w:name="_Toc298447531"/>
      <w:bookmarkStart w:id="829" w:name="_Toc308441920"/>
      <w:r w:rsidRPr="00FD2E69">
        <w:lastRenderedPageBreak/>
        <w:t>The Conclusion of the Adam Psali</w:t>
      </w:r>
      <w:bookmarkEnd w:id="826"/>
      <w:bookmarkEnd w:id="827"/>
      <w:bookmarkEnd w:id="828"/>
      <w:bookmarkEnd w:id="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30" w:name="_Toc298445807"/>
      <w:bookmarkStart w:id="831" w:name="_Toc298681292"/>
      <w:bookmarkStart w:id="832" w:name="_Toc298447532"/>
      <w:bookmarkStart w:id="833" w:name="_Toc308441921"/>
      <w:r>
        <w:t>The Tuesday Theotokia</w:t>
      </w:r>
      <w:bookmarkEnd w:id="830"/>
      <w:bookmarkEnd w:id="831"/>
      <w:bookmarkEnd w:id="832"/>
      <w:bookmarkEnd w:id="833"/>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34" w:name="_Toc298445808"/>
      <w:bookmarkStart w:id="835" w:name="_Toc298681293"/>
      <w:bookmarkStart w:id="836" w:name="_Toc298447533"/>
      <w:r>
        <w:t>Part One</w:t>
      </w:r>
      <w:bookmarkEnd w:id="834"/>
      <w:bookmarkEnd w:id="835"/>
      <w:bookmarkEnd w:id="8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37" w:name="_Toc298445809"/>
      <w:bookmarkStart w:id="838" w:name="_Toc298681294"/>
      <w:bookmarkStart w:id="839" w:name="_Toc298447534"/>
      <w:r>
        <w:t>Part Tw</w:t>
      </w:r>
      <w:bookmarkEnd w:id="837"/>
      <w:r>
        <w:t>o</w:t>
      </w:r>
      <w:bookmarkEnd w:id="838"/>
      <w:bookmarkEnd w:id="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40"/>
            <w:r>
              <w:t>received</w:t>
            </w:r>
            <w:commentRangeEnd w:id="840"/>
            <w:r>
              <w:rPr>
                <w:rStyle w:val="CommentReference"/>
                <w:rFonts w:ascii="Times New Roman" w:eastAsiaTheme="minorHAnsi" w:hAnsi="Times New Roman" w:cstheme="minorBidi"/>
                <w:color w:val="auto"/>
              </w:rPr>
              <w:commentReference w:id="840"/>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41" w:name="_Toc298681295"/>
      <w:bookmarkStart w:id="842" w:name="_Toc298447535"/>
      <w:r>
        <w:lastRenderedPageBreak/>
        <w:t>Part Three</w:t>
      </w:r>
      <w:bookmarkEnd w:id="841"/>
      <w:bookmarkEnd w:id="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43" w:name="_Toc298681296"/>
      <w:bookmarkStart w:id="844" w:name="_Toc298447536"/>
      <w:r>
        <w:lastRenderedPageBreak/>
        <w:t>Part Four</w:t>
      </w:r>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45"/>
            <w:r w:rsidRPr="007425E1">
              <w:t xml:space="preserve">perfect </w:t>
            </w:r>
            <w:commentRangeEnd w:id="845"/>
            <w:r>
              <w:rPr>
                <w:rStyle w:val="CommentReference"/>
              </w:rPr>
              <w:commentReference w:id="845"/>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46" w:name="_Toc298681297"/>
      <w:bookmarkStart w:id="847" w:name="_Toc298447537"/>
      <w:r>
        <w:t>Part Five</w:t>
      </w:r>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48"/>
            <w:r>
              <w:t>unlimited</w:t>
            </w:r>
            <w:commentRangeEnd w:id="848"/>
            <w:r>
              <w:rPr>
                <w:rStyle w:val="CommentReference"/>
                <w:rFonts w:ascii="Times New Roman" w:eastAsiaTheme="minorHAnsi" w:hAnsi="Times New Roman" w:cstheme="minorBidi"/>
                <w:color w:val="auto"/>
              </w:rPr>
              <w:commentReference w:id="848"/>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49" w:name="_Toc298681298"/>
      <w:bookmarkStart w:id="850" w:name="_Toc298447538"/>
      <w:r>
        <w:t>Part Six</w:t>
      </w:r>
      <w:bookmarkEnd w:id="849"/>
      <w:bookmarkEnd w:id="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51"/>
            <w:r>
              <w:t xml:space="preserve"> </w:t>
            </w:r>
            <w:commentRangeEnd w:id="851"/>
            <w:r>
              <w:rPr>
                <w:rStyle w:val="CommentReference"/>
              </w:rPr>
              <w:commentReference w:id="851"/>
            </w:r>
            <w:r>
              <w:t>f</w:t>
            </w:r>
            <w:commentRangeStart w:id="852"/>
            <w:r>
              <w:t>aith</w:t>
            </w:r>
            <w:commentRangeEnd w:id="852"/>
            <w:r>
              <w:rPr>
                <w:rStyle w:val="CommentReference"/>
              </w:rPr>
              <w:commentReference w:id="852"/>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53" w:name="_Toc298681299"/>
      <w:bookmarkStart w:id="854" w:name="_Toc298447539"/>
      <w:r>
        <w:lastRenderedPageBreak/>
        <w:t>Part Seven</w:t>
      </w:r>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55"/>
            <w:r>
              <w:t xml:space="preserve">a </w:t>
            </w:r>
            <w:commentRangeEnd w:id="855"/>
            <w:r>
              <w:rPr>
                <w:rStyle w:val="CommentReference"/>
                <w:rFonts w:ascii="Times New Roman" w:eastAsiaTheme="minorHAnsi" w:hAnsi="Times New Roman" w:cstheme="minorBidi"/>
                <w:color w:val="auto"/>
              </w:rPr>
              <w:commentReference w:id="855"/>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56" w:name="_Toc298681300"/>
      <w:bookmarkStart w:id="857" w:name="_Toc298447540"/>
      <w:bookmarkStart w:id="858" w:name="_Toc308441922"/>
      <w:r>
        <w:t>The Crown Adam</w:t>
      </w:r>
      <w:bookmarkEnd w:id="856"/>
      <w:bookmarkEnd w:id="857"/>
      <w:bookmarkEnd w:id="858"/>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59"/>
            <w:r>
              <w:t>He</w:t>
            </w:r>
            <w:r w:rsidRPr="007425E1">
              <w:t xml:space="preserve"> </w:t>
            </w:r>
            <w:commentRangeEnd w:id="859"/>
            <w:r>
              <w:rPr>
                <w:rStyle w:val="CommentReference"/>
                <w:rFonts w:ascii="Times New Roman" w:eastAsiaTheme="minorHAnsi" w:hAnsi="Times New Roman" w:cstheme="minorBidi"/>
                <w:color w:val="auto"/>
              </w:rPr>
              <w:commentReference w:id="859"/>
            </w:r>
            <w:r w:rsidRPr="007425E1">
              <w:t xml:space="preserve">who is carried </w:t>
            </w:r>
          </w:p>
          <w:p w14:paraId="05DA09F2" w14:textId="04037ECB" w:rsidR="00E35F1F" w:rsidRDefault="00557D05" w:rsidP="00E35F1F">
            <w:pPr>
              <w:pStyle w:val="EngHangEnd"/>
            </w:pPr>
            <w:r>
              <w:t>Upon</w:t>
            </w:r>
            <w:commentRangeStart w:id="860"/>
            <w:r w:rsidR="00E35F1F" w:rsidRPr="007425E1">
              <w:t xml:space="preserve"> </w:t>
            </w:r>
            <w:commentRangeEnd w:id="860"/>
            <w:r w:rsidR="00E35F1F">
              <w:rPr>
                <w:rStyle w:val="CommentReference"/>
              </w:rPr>
              <w:commentReference w:id="860"/>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61"/>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61"/>
            <w:r>
              <w:rPr>
                <w:rStyle w:val="CommentReference"/>
                <w:rFonts w:ascii="Garamond" w:hAnsi="Garamond" w:cstheme="minorBidi"/>
                <w:noProof w:val="0"/>
                <w:lang w:val="en-CA"/>
              </w:rPr>
              <w:commentReference w:id="861"/>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504BD9">
        <w:rPr>
          <w:noProof/>
        </w:rPr>
        <w:t>451</w:t>
      </w:r>
      <w:r>
        <w:fldChar w:fldCharType="end"/>
      </w:r>
      <w:r>
        <w:t>.</w:t>
      </w:r>
    </w:p>
    <w:p w14:paraId="55A2AE2E" w14:textId="77777777" w:rsidR="00E35F1F" w:rsidRDefault="00E35F1F" w:rsidP="00E35F1F">
      <w:pPr>
        <w:pStyle w:val="Heading2"/>
      </w:pPr>
      <w:bookmarkStart w:id="862" w:name="_Toc298681301"/>
      <w:bookmarkStart w:id="863" w:name="_Toc308441923"/>
      <w:bookmarkStart w:id="864" w:name="_Toc448696634"/>
      <w:r>
        <w:lastRenderedPageBreak/>
        <w:t>Wednesday</w:t>
      </w:r>
      <w:bookmarkEnd w:id="862"/>
      <w:bookmarkEnd w:id="863"/>
      <w:bookmarkEnd w:id="864"/>
    </w:p>
    <w:p w14:paraId="5D01081B" w14:textId="77777777" w:rsidR="00E35F1F" w:rsidRDefault="00E35F1F" w:rsidP="00E35F1F">
      <w:pPr>
        <w:pStyle w:val="Heading3"/>
      </w:pPr>
      <w:bookmarkStart w:id="865" w:name="_Toc298681302"/>
      <w:bookmarkStart w:id="866" w:name="_Toc308441924"/>
      <w:r>
        <w:t>The Wednesday Psali Batos</w:t>
      </w:r>
      <w:bookmarkEnd w:id="865"/>
      <w:bookmarkEnd w:id="866"/>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67"/>
            <w:r>
              <w:t xml:space="preserve">breaths </w:t>
            </w:r>
            <w:commentRangeEnd w:id="867"/>
            <w:r>
              <w:rPr>
                <w:rStyle w:val="CommentReference"/>
                <w:rFonts w:ascii="Times New Roman" w:eastAsiaTheme="minorHAnsi" w:hAnsi="Times New Roman" w:cstheme="minorBidi"/>
                <w:color w:val="auto"/>
              </w:rPr>
              <w:commentReference w:id="867"/>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68"/>
            <w:r>
              <w:t xml:space="preserve">When </w:t>
            </w:r>
            <w:commentRangeEnd w:id="868"/>
            <w:r>
              <w:rPr>
                <w:rStyle w:val="CommentReference"/>
                <w:rFonts w:ascii="Times New Roman" w:eastAsiaTheme="minorHAnsi" w:hAnsi="Times New Roman" w:cstheme="minorBidi"/>
                <w:color w:val="auto"/>
              </w:rPr>
              <w:commentReference w:id="868"/>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69"/>
            <w:r>
              <w:t>tribulations</w:t>
            </w:r>
            <w:commentRangeEnd w:id="869"/>
            <w:r>
              <w:rPr>
                <w:rStyle w:val="CommentReference"/>
                <w:rFonts w:ascii="Times New Roman" w:eastAsiaTheme="minorHAnsi" w:hAnsi="Times New Roman" w:cstheme="minorBidi"/>
                <w:color w:val="auto"/>
              </w:rPr>
              <w:commentReference w:id="869"/>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70" w:name="_Toc298681303"/>
      <w:bookmarkStart w:id="871" w:name="_Toc308441925"/>
      <w:r w:rsidRPr="00FD2E69">
        <w:t xml:space="preserve">The Conclusion of the </w:t>
      </w:r>
      <w:r>
        <w:t>Batos</w:t>
      </w:r>
      <w:r w:rsidRPr="00FD2E69">
        <w:t xml:space="preserve"> Psali</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72" w:name="_Toc298681304"/>
      <w:bookmarkStart w:id="873" w:name="_Toc308441926"/>
      <w:r>
        <w:t>The Wednesday Theotokia</w:t>
      </w:r>
      <w:bookmarkEnd w:id="872"/>
      <w:bookmarkEnd w:id="873"/>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74" w:name="_Toc298681305"/>
      <w:r>
        <w:t>Part One</w:t>
      </w:r>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75" w:name="_Toc298681306"/>
      <w:r>
        <w:t>Part Two</w:t>
      </w:r>
      <w:bookmarkEnd w:id="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76"/>
            <w:r w:rsidRPr="00FA5B8C">
              <w:t>ⲥⲉⲙⲟϣⲓ ϧⲉⲛ ⲛ̀ⲧⲉ ⲡ̀ⲕⲁϩⲓ ⲥⲉⲙⲟϣⲓ ϧⲉⲛ ⲡⲉⲟⲩⲱⲓⲛⲓ</w:t>
            </w:r>
            <w:r w:rsidRPr="00F6464C">
              <w:t xml:space="preserve"> </w:t>
            </w:r>
            <w:commentRangeEnd w:id="876"/>
            <w:r>
              <w:rPr>
                <w:rStyle w:val="CommentReference"/>
                <w:rFonts w:ascii="Garamond" w:hAnsi="Garamond" w:cstheme="minorBidi"/>
                <w:noProof w:val="0"/>
                <w:lang w:val="en-CA"/>
              </w:rPr>
              <w:commentReference w:id="876"/>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77" w:name="_Toc298681307"/>
      <w:r>
        <w:lastRenderedPageBreak/>
        <w:t>Part Three</w:t>
      </w:r>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78"/>
            <w:r w:rsidRPr="007425E1">
              <w:t>For you brought forth</w:t>
            </w:r>
            <w:commentRangeEnd w:id="878"/>
            <w:r>
              <w:rPr>
                <w:rStyle w:val="CommentReference"/>
                <w:rFonts w:ascii="Times New Roman" w:eastAsiaTheme="minorHAnsi" w:hAnsi="Times New Roman" w:cstheme="minorBidi"/>
                <w:color w:val="auto"/>
              </w:rPr>
              <w:commentReference w:id="878"/>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79" w:name="_Toc298681308"/>
      <w:r>
        <w:t>Part Four</w:t>
      </w:r>
      <w:bookmarkEnd w:id="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80" w:name="_Toc298681309"/>
      <w:r>
        <w:t>Part Five</w:t>
      </w:r>
      <w:bookmarkEnd w:id="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81"/>
            <w:r>
              <w:t>He</w:t>
            </w:r>
            <w:r w:rsidRPr="007425E1">
              <w:t xml:space="preserve"> </w:t>
            </w:r>
            <w:commentRangeEnd w:id="881"/>
            <w:r>
              <w:rPr>
                <w:rStyle w:val="CommentReference"/>
              </w:rPr>
              <w:commentReference w:id="881"/>
            </w:r>
            <w:r w:rsidRPr="007425E1">
              <w:t xml:space="preserve">Who </w:t>
            </w:r>
            <w:commentRangeStart w:id="882"/>
            <w:r w:rsidRPr="007425E1">
              <w:t xml:space="preserve">is </w:t>
            </w:r>
            <w:commentRangeEnd w:id="882"/>
            <w:r>
              <w:rPr>
                <w:rStyle w:val="CommentReference"/>
              </w:rPr>
              <w:commentReference w:id="882"/>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83"/>
            <w:r w:rsidRPr="007425E1">
              <w:t>He to Whom is due the glory forever</w:t>
            </w:r>
            <w:commentRangeEnd w:id="883"/>
            <w:r>
              <w:rPr>
                <w:rStyle w:val="CommentReference"/>
                <w:rFonts w:ascii="Times New Roman" w:eastAsiaTheme="minorHAnsi" w:hAnsi="Times New Roman" w:cstheme="minorBidi"/>
                <w:color w:val="auto"/>
              </w:rPr>
              <w:commentReference w:id="883"/>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84" w:name="_Toc298681310"/>
      <w:r>
        <w:t>Part Six</w:t>
      </w:r>
      <w:bookmarkEnd w:id="8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85"/>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85"/>
            <w:r>
              <w:rPr>
                <w:rStyle w:val="CommentReference"/>
              </w:rPr>
              <w:commentReference w:id="885"/>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86"/>
            <w:r w:rsidRPr="00FA5B8C">
              <w:t>ⲙⲁⲣⲓⲁ</w:t>
            </w:r>
            <w:r w:rsidRPr="002147AA">
              <w:t xml:space="preserve"> </w:t>
            </w:r>
            <w:commentRangeEnd w:id="886"/>
            <w:r>
              <w:rPr>
                <w:rStyle w:val="CommentReference"/>
                <w:rFonts w:ascii="Garamond" w:hAnsi="Garamond" w:cstheme="minorBidi"/>
                <w:noProof w:val="0"/>
                <w:lang w:val="en-CA"/>
              </w:rPr>
              <w:commentReference w:id="886"/>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87"/>
            <w:r w:rsidRPr="00FA5B8C">
              <w:t>ⲥⲧⲁⲓⲏⲟⲩⲧ ̀</w:t>
            </w:r>
            <w:commentRangeEnd w:id="887"/>
            <w:r>
              <w:rPr>
                <w:rStyle w:val="CommentReference"/>
                <w:rFonts w:ascii="Garamond" w:hAnsi="Garamond" w:cstheme="minorBidi"/>
                <w:noProof w:val="0"/>
                <w:lang w:val="en-CA"/>
              </w:rPr>
              <w:commentReference w:id="887"/>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88"/>
            <w:r w:rsidRPr="00FA5B8C">
              <w:t>ⲙⲡⲓⲟⲩⲁⲓ ̀</w:t>
            </w:r>
            <w:commentRangeEnd w:id="888"/>
            <w:r>
              <w:rPr>
                <w:rStyle w:val="CommentReference"/>
                <w:rFonts w:ascii="Garamond" w:hAnsi="Garamond" w:cstheme="minorBidi"/>
                <w:noProof w:val="0"/>
                <w:lang w:val="en-CA"/>
              </w:rPr>
              <w:commentReference w:id="888"/>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89"/>
            <w:r w:rsidRPr="00FA5B8C">
              <w:t>ⲉⲣⲉ ̀</w:t>
            </w:r>
            <w:commentRangeEnd w:id="889"/>
            <w:r>
              <w:rPr>
                <w:rStyle w:val="CommentReference"/>
                <w:rFonts w:ascii="Garamond" w:hAnsi="Garamond" w:cstheme="minorBidi"/>
                <w:noProof w:val="0"/>
                <w:lang w:val="en-CA"/>
              </w:rPr>
              <w:commentReference w:id="889"/>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90" w:name="_Toc298681311"/>
      <w:r>
        <w:t>Part Seven</w:t>
      </w:r>
      <w:bookmarkEnd w:id="8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91"/>
            <w:r>
              <w:t xml:space="preserve">sits </w:t>
            </w:r>
            <w:commentRangeEnd w:id="891"/>
            <w:r>
              <w:rPr>
                <w:rStyle w:val="CommentReference"/>
                <w:rFonts w:ascii="Times New Roman" w:eastAsiaTheme="minorHAnsi" w:hAnsi="Times New Roman" w:cstheme="minorBidi"/>
                <w:color w:val="auto"/>
              </w:rPr>
              <w:commentReference w:id="891"/>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92"/>
            <w:r w:rsidRPr="00FA5B8C">
              <w:t>ⲉⲧⲁϥⲟⲩⲱⲛϩ</w:t>
            </w:r>
            <w:r w:rsidRPr="002147AA">
              <w:t xml:space="preserve"> </w:t>
            </w:r>
            <w:commentRangeEnd w:id="892"/>
            <w:r>
              <w:rPr>
                <w:rStyle w:val="CommentReference"/>
                <w:rFonts w:ascii="Garamond" w:hAnsi="Garamond" w:cstheme="minorBidi"/>
                <w:noProof w:val="0"/>
                <w:lang w:val="en-CA"/>
              </w:rPr>
              <w:commentReference w:id="892"/>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93"/>
            <w:r w:rsidRPr="00FA5B8C">
              <w:t>Ϫⲉ ⲡⲓⲁⲧⲥⲁⲣⲝ</w:t>
            </w:r>
            <w:commentRangeEnd w:id="893"/>
            <w:r>
              <w:rPr>
                <w:rStyle w:val="CommentReference"/>
                <w:rFonts w:ascii="Garamond" w:hAnsi="Garamond" w:cstheme="minorBidi"/>
                <w:noProof w:val="0"/>
                <w:lang w:val="en-CA"/>
              </w:rPr>
              <w:commentReference w:id="893"/>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94" w:name="_Toc298681312"/>
      <w:bookmarkStart w:id="895" w:name="_Toc308441927"/>
      <w:r>
        <w:t>The Crown Batos</w:t>
      </w:r>
      <w:bookmarkEnd w:id="894"/>
      <w:bookmarkEnd w:id="895"/>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96"/>
            <w:r w:rsidRPr="007425E1">
              <w:t>has entered and come forth</w:t>
            </w:r>
            <w:commentRangeEnd w:id="896"/>
            <w:r>
              <w:rPr>
                <w:rStyle w:val="CommentReference"/>
                <w:rFonts w:ascii="Times New Roman" w:eastAsiaTheme="minorHAnsi" w:hAnsi="Times New Roman" w:cstheme="minorBidi"/>
                <w:color w:val="auto"/>
              </w:rPr>
              <w:commentReference w:id="896"/>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97"/>
            <w:r w:rsidRPr="007425E1">
              <w:t>manifestation</w:t>
            </w:r>
            <w:commentRangeEnd w:id="897"/>
            <w:r>
              <w:rPr>
                <w:rStyle w:val="CommentReference"/>
              </w:rPr>
              <w:commentReference w:id="897"/>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98"/>
            <w:r>
              <w:t>and</w:t>
            </w:r>
            <w:r w:rsidRPr="007425E1">
              <w:t xml:space="preserve"> </w:t>
            </w:r>
            <w:commentRangeEnd w:id="898"/>
            <w:r>
              <w:rPr>
                <w:rStyle w:val="CommentReference"/>
              </w:rPr>
              <w:commentReference w:id="898"/>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61"/>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504BD9">
        <w:rPr>
          <w:noProof/>
        </w:rPr>
        <w:t>533</w:t>
      </w:r>
      <w:r>
        <w:fldChar w:fldCharType="end"/>
      </w:r>
      <w:r>
        <w:t>.</w:t>
      </w:r>
    </w:p>
    <w:p w14:paraId="6C2803B6" w14:textId="77777777" w:rsidR="00E35F1F" w:rsidRDefault="00E35F1F" w:rsidP="00E35F1F">
      <w:pPr>
        <w:pStyle w:val="Heading2"/>
      </w:pPr>
      <w:bookmarkStart w:id="899" w:name="_Toc298681313"/>
      <w:bookmarkStart w:id="900" w:name="_Toc308441928"/>
      <w:bookmarkStart w:id="901" w:name="_Toc448696635"/>
      <w:r>
        <w:lastRenderedPageBreak/>
        <w:t>Thursday</w:t>
      </w:r>
      <w:bookmarkEnd w:id="899"/>
      <w:bookmarkEnd w:id="900"/>
      <w:bookmarkEnd w:id="901"/>
    </w:p>
    <w:p w14:paraId="562349E9" w14:textId="453ED52C" w:rsidR="00E35F1F" w:rsidRDefault="00E35F1F" w:rsidP="00E35F1F">
      <w:pPr>
        <w:pStyle w:val="Heading3"/>
      </w:pPr>
      <w:bookmarkStart w:id="902" w:name="_Toc298681314"/>
      <w:bookmarkStart w:id="903" w:name="_Toc308441929"/>
      <w:r>
        <w:t xml:space="preserve">The Psali Batos for </w:t>
      </w:r>
      <w:bookmarkEnd w:id="902"/>
      <w:bookmarkEnd w:id="903"/>
      <w:r w:rsidR="00CF15BA">
        <w:t>Thursday</w:t>
      </w:r>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04"/>
            <w:r w:rsidRPr="007425E1">
              <w:t xml:space="preserve">on </w:t>
            </w:r>
            <w:commentRangeEnd w:id="904"/>
            <w:r>
              <w:rPr>
                <w:rStyle w:val="CommentReference"/>
              </w:rPr>
              <w:commentReference w:id="904"/>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05"/>
            <w:r w:rsidRPr="007425E1">
              <w:t xml:space="preserve">Forty </w:t>
            </w:r>
            <w:commentRangeEnd w:id="905"/>
            <w:r>
              <w:rPr>
                <w:rStyle w:val="CommentReference"/>
                <w:rFonts w:ascii="Times New Roman" w:eastAsiaTheme="minorHAnsi" w:hAnsi="Times New Roman" w:cstheme="minorBidi"/>
                <w:color w:val="auto"/>
              </w:rPr>
              <w:commentReference w:id="905"/>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06"/>
            <w:r w:rsidRPr="007425E1">
              <w:t xml:space="preserve">Crush </w:t>
            </w:r>
            <w:r w:rsidR="00CF15BA" w:rsidRPr="00CF15BA">
              <w:t xml:space="preserve">beneath </w:t>
            </w:r>
            <w:r w:rsidRPr="007425E1">
              <w:t>us</w:t>
            </w:r>
            <w:commentRangeEnd w:id="906"/>
            <w:r>
              <w:rPr>
                <w:rStyle w:val="CommentReference"/>
                <w:rFonts w:ascii="Times New Roman" w:eastAsiaTheme="minorHAnsi" w:hAnsi="Times New Roman" w:cstheme="minorBidi"/>
                <w:color w:val="auto"/>
              </w:rPr>
              <w:commentReference w:id="906"/>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07" w:name="_Toc298681315"/>
      <w:bookmarkStart w:id="908" w:name="_Toc308441930"/>
      <w:r w:rsidRPr="00FD2E69">
        <w:lastRenderedPageBreak/>
        <w:t xml:space="preserve">The Conclusion of the </w:t>
      </w:r>
      <w:r>
        <w:t>Batos</w:t>
      </w:r>
      <w:r w:rsidRPr="00FD2E69">
        <w:t xml:space="preserve"> Psali</w:t>
      </w:r>
      <w:bookmarkEnd w:id="907"/>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09" w:name="_Toc298681316"/>
      <w:bookmarkStart w:id="910" w:name="_Toc308441931"/>
      <w:r>
        <w:t>The Thursday Theotokia</w:t>
      </w:r>
      <w:bookmarkEnd w:id="909"/>
      <w:bookmarkEnd w:id="910"/>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11" w:name="_Toc298681317"/>
      <w:r>
        <w:t>Part One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12"/>
            <w:r w:rsidRPr="007425E1">
              <w:t>virgin</w:t>
            </w:r>
            <w:commentRangeEnd w:id="912"/>
            <w:r>
              <w:rPr>
                <w:rStyle w:val="CommentReference"/>
                <w:rFonts w:ascii="Times New Roman" w:eastAsiaTheme="minorHAnsi" w:hAnsi="Times New Roman" w:cstheme="minorBidi"/>
                <w:color w:val="auto"/>
              </w:rPr>
              <w:commentReference w:id="912"/>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13" w:name="_Toc298681318"/>
      <w:r>
        <w:t>Part Two</w:t>
      </w:r>
      <w:bookmarkEnd w:id="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14"/>
            <w:r>
              <w:t>abolished</w:t>
            </w:r>
            <w:commentRangeEnd w:id="914"/>
            <w:r>
              <w:rPr>
                <w:rStyle w:val="CommentReference"/>
                <w:rFonts w:ascii="Times New Roman" w:eastAsiaTheme="minorHAnsi" w:hAnsi="Times New Roman" w:cstheme="minorBidi"/>
                <w:color w:val="auto"/>
              </w:rPr>
              <w:commentReference w:id="914"/>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15" w:name="_Toc298681319"/>
      <w:r>
        <w:t>Part Three</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62"/>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16" w:name="_Toc298681320"/>
      <w:r>
        <w:t>Part Four</w:t>
      </w:r>
      <w:bookmarkEnd w:id="9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17"/>
            <w:r>
              <w:t>.</w:t>
            </w:r>
            <w:commentRangeEnd w:id="917"/>
            <w:r>
              <w:rPr>
                <w:rStyle w:val="CommentReference"/>
              </w:rPr>
              <w:commentReference w:id="917"/>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18"/>
            <w:r>
              <w:t xml:space="preserve">appeared </w:t>
            </w:r>
            <w:commentRangeEnd w:id="918"/>
            <w:r>
              <w:rPr>
                <w:rStyle w:val="CommentReference"/>
                <w:rFonts w:ascii="Times New Roman" w:eastAsiaTheme="minorHAnsi" w:hAnsi="Times New Roman" w:cstheme="minorBidi"/>
                <w:color w:val="auto"/>
              </w:rPr>
              <w:commentReference w:id="918"/>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19"/>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20"/>
            <w:r w:rsidRPr="007425E1">
              <w:t>strength</w:t>
            </w:r>
            <w:commentRangeEnd w:id="920"/>
            <w:r>
              <w:rPr>
                <w:rStyle w:val="CommentReference"/>
                <w:rFonts w:ascii="Times New Roman" w:eastAsiaTheme="minorHAnsi" w:hAnsi="Times New Roman" w:cstheme="minorBidi"/>
                <w:color w:val="auto"/>
              </w:rPr>
              <w:commentReference w:id="920"/>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21"/>
            <w:r>
              <w:t>N</w:t>
            </w:r>
            <w:r w:rsidRPr="007425E1">
              <w:t xml:space="preserve">ow </w:t>
            </w:r>
            <w:commentRangeEnd w:id="921"/>
            <w:r>
              <w:rPr>
                <w:rStyle w:val="CommentReference"/>
                <w:rFonts w:ascii="Times New Roman" w:eastAsiaTheme="minorHAnsi" w:hAnsi="Times New Roman" w:cstheme="minorBidi"/>
                <w:color w:val="auto"/>
              </w:rPr>
              <w:commentReference w:id="921"/>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22" w:name="_Toc298681321"/>
      <w:r>
        <w:t>Part Five</w:t>
      </w:r>
      <w:bookmarkEnd w:id="9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23"/>
            <w:r>
              <w:t>Theotokos</w:t>
            </w:r>
            <w:commentRangeEnd w:id="923"/>
            <w:r>
              <w:rPr>
                <w:rStyle w:val="CommentReference"/>
                <w:rFonts w:ascii="Times New Roman" w:eastAsiaTheme="minorHAnsi" w:hAnsi="Times New Roman" w:cstheme="minorBidi"/>
                <w:color w:val="auto"/>
              </w:rPr>
              <w:commentReference w:id="923"/>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24"/>
            <w:r>
              <w:t xml:space="preserve">of </w:t>
            </w:r>
            <w:commentRangeEnd w:id="924"/>
            <w:r>
              <w:rPr>
                <w:rStyle w:val="CommentReference"/>
                <w:rFonts w:ascii="Times New Roman" w:eastAsiaTheme="minorHAnsi" w:hAnsi="Times New Roman" w:cstheme="minorBidi"/>
                <w:color w:val="auto"/>
              </w:rPr>
              <w:commentReference w:id="924"/>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25" w:name="_Toc298681322"/>
      <w:r>
        <w:t>Part Six</w:t>
      </w:r>
      <w:bookmarkEnd w:id="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26"/>
            <w:r>
              <w:t xml:space="preserve">The </w:t>
            </w:r>
            <w:commentRangeEnd w:id="926"/>
            <w:r>
              <w:rPr>
                <w:rStyle w:val="CommentReference"/>
                <w:rFonts w:ascii="Times New Roman" w:eastAsiaTheme="minorHAnsi" w:hAnsi="Times New Roman" w:cstheme="minorBidi"/>
                <w:color w:val="auto"/>
              </w:rPr>
              <w:commentReference w:id="926"/>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27"/>
            <w:r>
              <w:t>would</w:t>
            </w:r>
            <w:r w:rsidRPr="007425E1">
              <w:t xml:space="preserve"> </w:t>
            </w:r>
            <w:commentRangeEnd w:id="927"/>
            <w:r>
              <w:rPr>
                <w:rStyle w:val="CommentReference"/>
              </w:rPr>
              <w:commentReference w:id="927"/>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28" w:name="_Toc298681323"/>
      <w:r>
        <w:t>Part Seven</w:t>
      </w:r>
      <w:bookmarkEnd w:id="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29"/>
            <w:r>
              <w:t>David</w:t>
            </w:r>
            <w:commentRangeEnd w:id="929"/>
            <w:r>
              <w:rPr>
                <w:rStyle w:val="CommentReference"/>
                <w:rFonts w:ascii="Times New Roman" w:eastAsiaTheme="minorHAnsi" w:hAnsi="Times New Roman" w:cstheme="minorBidi"/>
                <w:color w:val="auto"/>
              </w:rPr>
              <w:commentReference w:id="929"/>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30"/>
            <w:r w:rsidRPr="00E03CD4">
              <w:t xml:space="preserve">deemed </w:t>
            </w:r>
            <w:commentRangeEnd w:id="930"/>
            <w:r>
              <w:rPr>
                <w:rStyle w:val="CommentReference"/>
                <w:rFonts w:ascii="Times New Roman" w:eastAsiaTheme="minorHAnsi" w:hAnsi="Times New Roman" w:cstheme="minorBidi"/>
                <w:color w:val="auto"/>
              </w:rPr>
              <w:commentReference w:id="930"/>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31" w:name="_Toc298681324"/>
      <w:r>
        <w:t>Part Eight</w:t>
      </w:r>
      <w:bookmarkEnd w:id="9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32"/>
            <w:r>
              <w:t>heaven</w:t>
            </w:r>
            <w:r w:rsidRPr="007425E1">
              <w:t xml:space="preserve"> </w:t>
            </w:r>
            <w:commentRangeEnd w:id="932"/>
            <w:r>
              <w:rPr>
                <w:rStyle w:val="CommentReference"/>
                <w:rFonts w:ascii="Times New Roman" w:eastAsiaTheme="minorHAnsi" w:hAnsi="Times New Roman" w:cstheme="minorBidi"/>
                <w:color w:val="auto"/>
              </w:rPr>
              <w:commentReference w:id="932"/>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33" w:name="_Toc298681325"/>
      <w:r>
        <w:lastRenderedPageBreak/>
        <w:t>Part Nine</w:t>
      </w:r>
      <w:bookmarkEnd w:id="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34"/>
            <w:r w:rsidRPr="007425E1">
              <w:t>Rises</w:t>
            </w:r>
            <w:commentRangeEnd w:id="934"/>
            <w:r>
              <w:rPr>
                <w:rStyle w:val="CommentReference"/>
              </w:rPr>
              <w:commentReference w:id="934"/>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35" w:name="_Toc298681326"/>
      <w:bookmarkStart w:id="936" w:name="_Toc308441932"/>
      <w:r>
        <w:lastRenderedPageBreak/>
        <w:t xml:space="preserve">The </w:t>
      </w:r>
      <w:r w:rsidRPr="007C4181">
        <w:t>Crown</w:t>
      </w:r>
      <w:bookmarkEnd w:id="935"/>
      <w:bookmarkEnd w:id="936"/>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37"/>
            <w:r w:rsidRPr="007425E1">
              <w:t>destroyed</w:t>
            </w:r>
            <w:commentRangeEnd w:id="937"/>
            <w:r>
              <w:rPr>
                <w:rStyle w:val="CommentReference"/>
                <w:rFonts w:ascii="Times New Roman" w:eastAsiaTheme="minorHAnsi" w:hAnsi="Times New Roman" w:cstheme="minorBidi"/>
                <w:color w:val="auto"/>
              </w:rPr>
              <w:commentReference w:id="937"/>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63"/>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504BD9">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38" w:name="_Toc298681327"/>
      <w:bookmarkStart w:id="939" w:name="_Toc308441933"/>
      <w:bookmarkStart w:id="940" w:name="_Toc448696636"/>
      <w:r>
        <w:lastRenderedPageBreak/>
        <w:t>Friday</w:t>
      </w:r>
      <w:bookmarkEnd w:id="938"/>
      <w:bookmarkEnd w:id="939"/>
      <w:bookmarkEnd w:id="940"/>
    </w:p>
    <w:p w14:paraId="05EA9798" w14:textId="77777777" w:rsidR="00E35F1F" w:rsidRDefault="00E35F1F" w:rsidP="00E35F1F">
      <w:pPr>
        <w:pStyle w:val="Heading3"/>
      </w:pPr>
      <w:bookmarkStart w:id="941" w:name="_Toc298681328"/>
      <w:bookmarkStart w:id="942" w:name="_Toc308441934"/>
      <w:r>
        <w:t>The Psali Batos for Friday</w:t>
      </w:r>
      <w:bookmarkEnd w:id="941"/>
      <w:bookmarkEnd w:id="942"/>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43"/>
            <w:r w:rsidRPr="007425E1">
              <w:t>servants</w:t>
            </w:r>
            <w:commentRangeEnd w:id="943"/>
            <w:r>
              <w:rPr>
                <w:rStyle w:val="CommentReference"/>
                <w:rFonts w:ascii="Times New Roman" w:eastAsiaTheme="minorHAnsi" w:hAnsi="Times New Roman" w:cstheme="minorBidi"/>
                <w:color w:val="auto"/>
              </w:rPr>
              <w:commentReference w:id="943"/>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44"/>
            <w:r w:rsidRPr="007425E1">
              <w:t>To escape the face of the bows.</w:t>
            </w:r>
            <w:commentRangeEnd w:id="944"/>
            <w:r>
              <w:rPr>
                <w:rStyle w:val="CommentReference"/>
              </w:rPr>
              <w:commentReference w:id="944"/>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45"/>
            <w:r w:rsidRPr="00FA5B8C">
              <w:t>ⲉⲑⲣⲟⲩⲱ̀ϣⲉⲙ ⲛ̀ⲧ̀ϫⲟⲙ ⲛ̀ⲧⲉ ⲡⲓⲭ̀ⲣⲱⲙ</w:t>
            </w:r>
            <w:commentRangeEnd w:id="945"/>
            <w:r>
              <w:rPr>
                <w:rStyle w:val="CommentReference"/>
                <w:rFonts w:ascii="Garamond" w:hAnsi="Garamond" w:cstheme="minorBidi"/>
                <w:noProof w:val="0"/>
                <w:lang w:val="en-CA"/>
              </w:rPr>
              <w:commentReference w:id="945"/>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46" w:name="_Toc298681329"/>
      <w:bookmarkStart w:id="947" w:name="_Toc308441935"/>
      <w:r w:rsidRPr="00FD2E69">
        <w:lastRenderedPageBreak/>
        <w:t xml:space="preserve">The Conclusion of the </w:t>
      </w:r>
      <w:r>
        <w:t>Batos</w:t>
      </w:r>
      <w:r w:rsidRPr="00FD2E69">
        <w:t xml:space="preserve"> Psali</w:t>
      </w:r>
      <w:bookmarkEnd w:id="946"/>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48" w:name="_Toc298681330"/>
      <w:bookmarkStart w:id="949" w:name="_Toc308441936"/>
      <w:r>
        <w:t>The Friday Theotokia</w:t>
      </w:r>
      <w:bookmarkEnd w:id="948"/>
      <w:bookmarkEnd w:id="949"/>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50" w:name="_Toc298681331"/>
      <w:r>
        <w:t>Part One</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51"/>
            <w:r>
              <w:t>the fruit of your womb</w:t>
            </w:r>
            <w:commentRangeEnd w:id="951"/>
            <w:r>
              <w:rPr>
                <w:rStyle w:val="CommentReference"/>
                <w:rFonts w:ascii="Times New Roman" w:eastAsiaTheme="minorHAnsi" w:hAnsi="Times New Roman" w:cstheme="minorBidi"/>
                <w:color w:val="auto"/>
              </w:rPr>
              <w:commentReference w:id="951"/>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52" w:name="_Toc298681332"/>
      <w:r>
        <w:lastRenderedPageBreak/>
        <w:t>Part Two</w:t>
      </w:r>
      <w:bookmarkEnd w:id="9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53"/>
            <w:r>
              <w:t xml:space="preserve">incarnate </w:t>
            </w:r>
            <w:commentRangeEnd w:id="953"/>
            <w:r>
              <w:rPr>
                <w:rStyle w:val="CommentReference"/>
                <w:rFonts w:ascii="Times New Roman" w:eastAsiaTheme="minorHAnsi" w:hAnsi="Times New Roman" w:cstheme="minorBidi"/>
                <w:color w:val="auto"/>
              </w:rPr>
              <w:commentReference w:id="953"/>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54" w:name="_Toc298681333"/>
      <w:r>
        <w:t>Part Three</w:t>
      </w:r>
      <w:bookmarkEnd w:id="9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55"/>
            <w:r>
              <w:t>O</w:t>
            </w:r>
            <w:commentRangeEnd w:id="955"/>
            <w:r>
              <w:rPr>
                <w:rStyle w:val="CommentReference"/>
                <w:rFonts w:ascii="Times New Roman" w:eastAsiaTheme="minorHAnsi" w:hAnsi="Times New Roman" w:cstheme="minorBidi"/>
                <w:color w:val="auto"/>
              </w:rPr>
              <w:commentReference w:id="955"/>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56" w:name="_Toc298681334"/>
      <w:r>
        <w:t>Part Four</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57" w:name="_Toc298681335"/>
      <w:r>
        <w:t>Part Five</w:t>
      </w:r>
      <w:bookmarkEnd w:id="9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58" w:name="_Toc298681336"/>
      <w:r>
        <w:lastRenderedPageBreak/>
        <w:t>Part Six</w:t>
      </w:r>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59" w:name="_Toc298681337"/>
      <w:r>
        <w:t>Part Seven</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60"/>
            <w:r>
              <w:t>temple</w:t>
            </w:r>
            <w:commentRangeEnd w:id="960"/>
            <w:r>
              <w:rPr>
                <w:rStyle w:val="CommentReference"/>
                <w:rFonts w:ascii="Times New Roman" w:eastAsiaTheme="minorHAnsi" w:hAnsi="Times New Roman" w:cstheme="minorBidi"/>
                <w:color w:val="auto"/>
              </w:rPr>
              <w:commentReference w:id="960"/>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61" w:name="_Toc298681338"/>
      <w:bookmarkStart w:id="962" w:name="_Toc308441937"/>
      <w:r>
        <w:lastRenderedPageBreak/>
        <w:t>The Crown</w:t>
      </w:r>
      <w:bookmarkEnd w:id="961"/>
      <w:bookmarkEnd w:id="962"/>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63"/>
            <w:r w:rsidRPr="00F0646D">
              <w:t xml:space="preserve">Infinite </w:t>
            </w:r>
            <w:commentRangeEnd w:id="963"/>
            <w:r>
              <w:rPr>
                <w:rStyle w:val="CommentReference"/>
                <w:rFonts w:ascii="Times New Roman" w:eastAsiaTheme="minorHAnsi" w:hAnsi="Times New Roman" w:cstheme="minorBidi"/>
                <w:color w:val="auto"/>
              </w:rPr>
              <w:commentReference w:id="963"/>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64"/>
            <w:r w:rsidRPr="007425E1">
              <w:t>hook</w:t>
            </w:r>
            <w:commentRangeEnd w:id="964"/>
            <w:r>
              <w:rPr>
                <w:rStyle w:val="CommentReference"/>
                <w:rFonts w:ascii="Times New Roman" w:eastAsiaTheme="minorHAnsi" w:hAnsi="Times New Roman" w:cstheme="minorBidi"/>
                <w:color w:val="auto"/>
              </w:rPr>
              <w:commentReference w:id="964"/>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65"/>
            <w:r w:rsidRPr="007425E1">
              <w:t xml:space="preserve">Teaching </w:t>
            </w:r>
            <w:commentRangeEnd w:id="965"/>
            <w:r>
              <w:rPr>
                <w:rStyle w:val="CommentReference"/>
                <w:rFonts w:ascii="Times New Roman" w:eastAsiaTheme="minorHAnsi" w:hAnsi="Times New Roman" w:cstheme="minorBidi"/>
                <w:color w:val="auto"/>
              </w:rPr>
              <w:commentReference w:id="965"/>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66"/>
            <w:r w:rsidRPr="007425E1">
              <w:t>a cause</w:t>
            </w:r>
            <w:r>
              <w:t xml:space="preserve"> for us</w:t>
            </w:r>
            <w:r w:rsidRPr="007425E1">
              <w:t>,</w:t>
            </w:r>
            <w:commentRangeEnd w:id="966"/>
            <w:r>
              <w:rPr>
                <w:rStyle w:val="CommentReference"/>
                <w:rFonts w:ascii="Times New Roman" w:eastAsiaTheme="minorHAnsi" w:hAnsi="Times New Roman" w:cstheme="minorBidi"/>
                <w:color w:val="auto"/>
              </w:rPr>
              <w:commentReference w:id="966"/>
            </w:r>
          </w:p>
          <w:p w14:paraId="18A8A756" w14:textId="77777777" w:rsidR="00E35F1F" w:rsidRDefault="00E35F1F" w:rsidP="00E35F1F">
            <w:pPr>
              <w:pStyle w:val="EngHangEnd"/>
            </w:pPr>
            <w:r w:rsidRPr="007425E1">
              <w:t xml:space="preserve">To ascend the </w:t>
            </w:r>
            <w:commentRangeStart w:id="967"/>
            <w:r w:rsidRPr="007425E1">
              <w:t xml:space="preserve">path </w:t>
            </w:r>
            <w:commentRangeEnd w:id="967"/>
            <w:r>
              <w:rPr>
                <w:rStyle w:val="CommentReference"/>
                <w:rFonts w:ascii="Times New Roman" w:eastAsiaTheme="minorHAnsi" w:hAnsi="Times New Roman" w:cstheme="minorBidi"/>
                <w:color w:val="auto"/>
              </w:rPr>
              <w:commentReference w:id="967"/>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68"/>
            </w:r>
            <w:r>
              <w:t>,</w:t>
            </w:r>
          </w:p>
          <w:p w14:paraId="51E3C73A" w14:textId="77777777" w:rsidR="00E35F1F" w:rsidRDefault="00E35F1F" w:rsidP="00E35F1F">
            <w:pPr>
              <w:pStyle w:val="EngHangEnd"/>
            </w:pPr>
            <w:r>
              <w:t>With</w:t>
            </w:r>
            <w:r w:rsidRPr="007425E1">
              <w:t xml:space="preserve"> joy and </w:t>
            </w:r>
            <w:commentRangeStart w:id="969"/>
            <w:r w:rsidRPr="007425E1">
              <w:t>rejoicing</w:t>
            </w:r>
            <w:commentRangeEnd w:id="969"/>
            <w:r>
              <w:rPr>
                <w:rStyle w:val="CommentReference"/>
                <w:rFonts w:ascii="Times New Roman" w:eastAsiaTheme="minorHAnsi" w:hAnsi="Times New Roman" w:cstheme="minorBidi"/>
                <w:color w:val="auto"/>
              </w:rPr>
              <w:commentReference w:id="969"/>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504BD9">
        <w:rPr>
          <w:noProof/>
        </w:rPr>
        <w:t>533</w:t>
      </w:r>
      <w:r>
        <w:fldChar w:fldCharType="end"/>
      </w:r>
      <w:r>
        <w:t>.</w:t>
      </w:r>
    </w:p>
    <w:p w14:paraId="38557AE9" w14:textId="77777777" w:rsidR="00E35F1F" w:rsidRDefault="00E35F1F" w:rsidP="00E35F1F">
      <w:pPr>
        <w:pStyle w:val="Heading2"/>
      </w:pPr>
      <w:bookmarkStart w:id="970" w:name="_Toc298681339"/>
      <w:bookmarkStart w:id="971" w:name="_Toc308441938"/>
      <w:bookmarkStart w:id="972" w:name="_Toc448696637"/>
      <w:r>
        <w:lastRenderedPageBreak/>
        <w:t>Saturday</w:t>
      </w:r>
      <w:bookmarkEnd w:id="970"/>
      <w:bookmarkEnd w:id="971"/>
      <w:bookmarkEnd w:id="972"/>
    </w:p>
    <w:p w14:paraId="425920E6" w14:textId="77777777" w:rsidR="00E35F1F" w:rsidRDefault="00E35F1F" w:rsidP="00E35F1F">
      <w:pPr>
        <w:pStyle w:val="Heading3"/>
      </w:pPr>
      <w:bookmarkStart w:id="973" w:name="_Toc298681340"/>
      <w:bookmarkStart w:id="974" w:name="_Toc308441939"/>
      <w:r>
        <w:t>The Saturday Psali Batos</w:t>
      </w:r>
      <w:bookmarkEnd w:id="973"/>
      <w:bookmarkEnd w:id="97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75"/>
            <w:r w:rsidRPr="007425E1">
              <w:rPr>
                <w:rFonts w:eastAsiaTheme="minorHAnsi"/>
              </w:rPr>
              <w:t xml:space="preserve">All </w:t>
            </w:r>
            <w:commentRangeEnd w:id="975"/>
            <w:r>
              <w:rPr>
                <w:rStyle w:val="CommentReference"/>
                <w:rFonts w:ascii="Times New Roman" w:eastAsiaTheme="minorHAnsi" w:hAnsi="Times New Roman" w:cstheme="minorBidi"/>
                <w:color w:val="auto"/>
              </w:rPr>
              <w:commentReference w:id="97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76"/>
            <w:r w:rsidRPr="007425E1">
              <w:rPr>
                <w:rFonts w:eastAsiaTheme="minorHAnsi"/>
              </w:rPr>
              <w:t>every</w:t>
            </w:r>
            <w:r>
              <w:rPr>
                <w:rFonts w:eastAsiaTheme="minorHAnsi"/>
              </w:rPr>
              <w:t xml:space="preserve"> </w:t>
            </w:r>
            <w:r w:rsidRPr="007425E1">
              <w:rPr>
                <w:rFonts w:eastAsiaTheme="minorHAnsi"/>
              </w:rPr>
              <w:t>day</w:t>
            </w:r>
            <w:commentRangeEnd w:id="976"/>
            <w:r>
              <w:rPr>
                <w:rStyle w:val="CommentReference"/>
                <w:rFonts w:ascii="Times New Roman" w:eastAsiaTheme="minorHAnsi" w:hAnsi="Times New Roman" w:cstheme="minorBidi"/>
                <w:color w:val="auto"/>
              </w:rPr>
              <w:commentReference w:id="97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77"/>
            <w:r>
              <w:rPr>
                <w:rFonts w:eastAsiaTheme="minorHAnsi"/>
              </w:rPr>
              <w:t>ecstasy</w:t>
            </w:r>
            <w:commentRangeEnd w:id="977"/>
            <w:r>
              <w:rPr>
                <w:rStyle w:val="CommentReference"/>
                <w:rFonts w:ascii="Times New Roman" w:eastAsiaTheme="minorHAnsi" w:hAnsi="Times New Roman" w:cstheme="minorBidi"/>
                <w:color w:val="auto"/>
              </w:rPr>
              <w:commentReference w:id="97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78"/>
            <w:r w:rsidRPr="007425E1">
              <w:rPr>
                <w:color w:val="000000"/>
              </w:rPr>
              <w:t xml:space="preserve">glory </w:t>
            </w:r>
            <w:commentRangeEnd w:id="978"/>
            <w:r>
              <w:rPr>
                <w:rStyle w:val="CommentReference"/>
              </w:rPr>
              <w:commentReference w:id="97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79"/>
            <w:r>
              <w:rPr>
                <w:rFonts w:eastAsiaTheme="minorHAnsi"/>
              </w:rPr>
              <w:t xml:space="preserve">From </w:t>
            </w:r>
            <w:commentRangeEnd w:id="979"/>
            <w:r>
              <w:rPr>
                <w:rStyle w:val="CommentReference"/>
                <w:rFonts w:ascii="Times New Roman" w:eastAsiaTheme="minorHAnsi" w:hAnsi="Times New Roman" w:cstheme="minorBidi"/>
                <w:color w:val="auto"/>
              </w:rPr>
              <w:commentReference w:id="97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80"/>
            <w:r>
              <w:rPr>
                <w:rFonts w:eastAsiaTheme="minorHAnsi"/>
              </w:rPr>
              <w:t>prophet</w:t>
            </w:r>
            <w:commentRangeEnd w:id="980"/>
            <w:r>
              <w:rPr>
                <w:rStyle w:val="CommentReference"/>
                <w:rFonts w:ascii="Times New Roman" w:eastAsiaTheme="minorHAnsi" w:hAnsi="Times New Roman" w:cstheme="minorBidi"/>
                <w:color w:val="auto"/>
              </w:rPr>
              <w:commentReference w:id="98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81"/>
            <w:r w:rsidRPr="007425E1">
              <w:rPr>
                <w:rFonts w:eastAsiaTheme="minorHAnsi"/>
              </w:rPr>
              <w:t>everyone</w:t>
            </w:r>
            <w:commentRangeEnd w:id="981"/>
            <w:r>
              <w:rPr>
                <w:rStyle w:val="CommentReference"/>
                <w:rFonts w:ascii="Times New Roman" w:eastAsiaTheme="minorHAnsi" w:hAnsi="Times New Roman" w:cstheme="minorBidi"/>
                <w:color w:val="auto"/>
              </w:rPr>
              <w:commentReference w:id="98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982"/>
            <w:r>
              <w:rPr>
                <w:rFonts w:eastAsiaTheme="minorHAnsi"/>
              </w:rPr>
              <w:t xml:space="preserve">never </w:t>
            </w:r>
            <w:commentRangeEnd w:id="982"/>
            <w:r>
              <w:rPr>
                <w:rStyle w:val="CommentReference"/>
                <w:rFonts w:ascii="Times New Roman" w:eastAsiaTheme="minorHAnsi" w:hAnsi="Times New Roman" w:cstheme="minorBidi"/>
                <w:color w:val="auto"/>
              </w:rPr>
              <w:commentReference w:id="98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983"/>
            <w:r w:rsidRPr="007425E1">
              <w:rPr>
                <w:rFonts w:eastAsiaTheme="minorHAnsi"/>
              </w:rPr>
              <w:t xml:space="preserve">and </w:t>
            </w:r>
            <w:commentRangeEnd w:id="983"/>
            <w:r>
              <w:rPr>
                <w:rStyle w:val="CommentReference"/>
                <w:rFonts w:ascii="Times New Roman" w:eastAsiaTheme="minorHAnsi" w:hAnsi="Times New Roman" w:cstheme="minorBidi"/>
                <w:color w:val="auto"/>
              </w:rPr>
              <w:commentReference w:id="98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84"/>
            <w:r w:rsidRPr="007425E1">
              <w:rPr>
                <w:rFonts w:eastAsiaTheme="minorHAnsi"/>
              </w:rPr>
              <w:t xml:space="preserve">praises </w:t>
            </w:r>
            <w:commentRangeEnd w:id="984"/>
            <w:r>
              <w:rPr>
                <w:rStyle w:val="CommentReference"/>
                <w:rFonts w:ascii="Times New Roman" w:eastAsiaTheme="minorHAnsi" w:hAnsi="Times New Roman" w:cstheme="minorBidi"/>
                <w:color w:val="auto"/>
              </w:rPr>
              <w:commentReference w:id="98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985"/>
            <w:r w:rsidRPr="007425E1">
              <w:rPr>
                <w:rFonts w:eastAsiaTheme="minorHAnsi"/>
              </w:rPr>
              <w:t>blessing</w:t>
            </w:r>
            <w:commentRangeEnd w:id="985"/>
            <w:r>
              <w:rPr>
                <w:rStyle w:val="CommentReference"/>
                <w:rFonts w:ascii="Times New Roman" w:eastAsiaTheme="minorHAnsi" w:hAnsi="Times New Roman" w:cstheme="minorBidi"/>
                <w:color w:val="auto"/>
              </w:rPr>
              <w:commentReference w:id="98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86"/>
            <w:r w:rsidRPr="007425E1">
              <w:rPr>
                <w:rFonts w:eastAsiaTheme="minorHAnsi"/>
              </w:rPr>
              <w:t xml:space="preserve">we'll </w:t>
            </w:r>
            <w:commentRangeEnd w:id="986"/>
            <w:r>
              <w:rPr>
                <w:rStyle w:val="CommentReference"/>
                <w:rFonts w:ascii="Times New Roman" w:eastAsiaTheme="minorHAnsi" w:hAnsi="Times New Roman" w:cstheme="minorBidi"/>
                <w:color w:val="auto"/>
              </w:rPr>
              <w:commentReference w:id="98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87"/>
            <w:r w:rsidRPr="007425E1">
              <w:rPr>
                <w:rFonts w:eastAsiaTheme="minorHAnsi"/>
              </w:rPr>
              <w:t xml:space="preserve">perfect </w:t>
            </w:r>
            <w:commentRangeEnd w:id="987"/>
            <w:r>
              <w:rPr>
                <w:rStyle w:val="CommentReference"/>
                <w:rFonts w:ascii="Times New Roman" w:eastAsiaTheme="minorHAnsi" w:hAnsi="Times New Roman" w:cstheme="minorBidi"/>
                <w:color w:val="auto"/>
              </w:rPr>
              <w:commentReference w:id="98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88" w:name="_Toc298681341"/>
      <w:bookmarkStart w:id="989" w:name="_Toc308441940"/>
      <w:r w:rsidRPr="00FD2E69">
        <w:t xml:space="preserve">The Conclusion of the </w:t>
      </w:r>
      <w:r>
        <w:t>Batos</w:t>
      </w:r>
      <w:r w:rsidRPr="00FD2E69">
        <w:t xml:space="preserve"> Psali</w:t>
      </w:r>
      <w:bookmarkEnd w:id="988"/>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9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90"/>
            <w:r>
              <w:rPr>
                <w:rStyle w:val="CommentReference"/>
                <w:rFonts w:ascii="Garamond" w:hAnsi="Garamond" w:cstheme="minorBidi"/>
                <w:noProof w:val="0"/>
                <w:lang w:val="en-CA"/>
              </w:rPr>
              <w:commentReference w:id="99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91" w:name="_Toc298681342"/>
      <w:bookmarkStart w:id="992" w:name="_Toc308441941"/>
      <w:r>
        <w:t>The Saturday Theotokia</w:t>
      </w:r>
      <w:bookmarkEnd w:id="991"/>
      <w:bookmarkEnd w:id="992"/>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93" w:name="_Toc298681343"/>
      <w:r>
        <w:t>Part One</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94" w:name="_Toc298681344"/>
      <w:r w:rsidRPr="00D24FE1">
        <w:t>Part</w:t>
      </w:r>
      <w:r>
        <w:t xml:space="preserve"> Two</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95"/>
            <w:r w:rsidRPr="007425E1">
              <w:rPr>
                <w:rFonts w:eastAsiaTheme="minorHAnsi"/>
              </w:rPr>
              <w:t xml:space="preserve">honour </w:t>
            </w:r>
            <w:commentRangeEnd w:id="995"/>
            <w:r>
              <w:rPr>
                <w:rStyle w:val="CommentReference"/>
                <w:rFonts w:ascii="Times New Roman" w:eastAsiaTheme="minorHAnsi" w:hAnsi="Times New Roman" w:cstheme="minorBidi"/>
                <w:color w:val="auto"/>
              </w:rPr>
              <w:commentReference w:id="995"/>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96"/>
            <w:r w:rsidRPr="007425E1">
              <w:rPr>
                <w:rFonts w:eastAsiaTheme="minorHAnsi"/>
              </w:rPr>
              <w:t xml:space="preserve">prudent </w:t>
            </w:r>
            <w:commentRangeEnd w:id="996"/>
            <w:r>
              <w:rPr>
                <w:rStyle w:val="CommentReference"/>
                <w:rFonts w:ascii="Times New Roman" w:eastAsiaTheme="minorHAnsi" w:hAnsi="Times New Roman" w:cstheme="minorBidi"/>
                <w:color w:val="auto"/>
              </w:rPr>
              <w:commentReference w:id="996"/>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97" w:name="_Toc298681345"/>
      <w:r>
        <w:t>Part Three</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98"/>
            <w:r w:rsidRPr="007425E1">
              <w:rPr>
                <w:rFonts w:eastAsiaTheme="minorHAnsi"/>
              </w:rPr>
              <w:t>bride</w:t>
            </w:r>
            <w:commentRangeEnd w:id="998"/>
            <w:r>
              <w:rPr>
                <w:rStyle w:val="CommentReference"/>
                <w:rFonts w:ascii="Times New Roman" w:eastAsiaTheme="minorHAnsi" w:hAnsi="Times New Roman" w:cstheme="minorBidi"/>
                <w:color w:val="auto"/>
              </w:rPr>
              <w:commentReference w:id="998"/>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99"/>
            <w:r w:rsidRPr="007425E1">
              <w:rPr>
                <w:rFonts w:eastAsiaTheme="minorHAnsi"/>
              </w:rPr>
              <w:t xml:space="preserve">rue </w:t>
            </w:r>
            <w:commentRangeEnd w:id="999"/>
            <w:r>
              <w:rPr>
                <w:rStyle w:val="CommentReference"/>
                <w:rFonts w:ascii="Times New Roman" w:eastAsiaTheme="minorHAnsi" w:hAnsi="Times New Roman" w:cstheme="minorBidi"/>
                <w:color w:val="auto"/>
              </w:rPr>
              <w:commentReference w:id="999"/>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00"/>
            <w:r w:rsidRPr="007425E1">
              <w:rPr>
                <w:rFonts w:eastAsiaTheme="minorHAnsi"/>
              </w:rPr>
              <w:t xml:space="preserve">ed </w:t>
            </w:r>
            <w:commentRangeEnd w:id="1000"/>
            <w:r>
              <w:rPr>
                <w:rStyle w:val="CommentReference"/>
                <w:rFonts w:ascii="Times New Roman" w:eastAsiaTheme="minorHAnsi" w:hAnsi="Times New Roman" w:cstheme="minorBidi"/>
                <w:color w:val="auto"/>
              </w:rPr>
              <w:commentReference w:id="1000"/>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01" w:name="_Toc298681346"/>
      <w:r w:rsidRPr="00D24FE1">
        <w:t>Part</w:t>
      </w:r>
      <w:r>
        <w:t xml:space="preserve"> Four</w:t>
      </w:r>
      <w:bookmarkEnd w:id="1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02"/>
            <w:r>
              <w:rPr>
                <w:rFonts w:eastAsiaTheme="minorHAnsi"/>
              </w:rPr>
              <w:t xml:space="preserve">unto </w:t>
            </w:r>
            <w:commentRangeEnd w:id="1002"/>
            <w:r>
              <w:rPr>
                <w:rStyle w:val="CommentReference"/>
                <w:rFonts w:ascii="Times New Roman" w:eastAsiaTheme="minorHAnsi" w:hAnsi="Times New Roman" w:cstheme="minorBidi"/>
                <w:color w:val="auto"/>
              </w:rPr>
              <w:commentReference w:id="1002"/>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03" w:name="_Toc298681347"/>
      <w:r w:rsidRPr="00D24FE1">
        <w:t>Part</w:t>
      </w:r>
      <w:r>
        <w:t xml:space="preserve"> Five</w:t>
      </w:r>
      <w:bookmarkEnd w:id="10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04" w:name="_Toc298681348"/>
      <w:r>
        <w:t>Part Six</w:t>
      </w:r>
      <w:bookmarkEnd w:id="10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05"/>
            <w:r w:rsidRPr="007425E1">
              <w:t>rejoice</w:t>
            </w:r>
            <w:r>
              <w:t>d</w:t>
            </w:r>
            <w:commentRangeEnd w:id="1005"/>
            <w:r>
              <w:rPr>
                <w:rStyle w:val="CommentReference"/>
                <w:rFonts w:ascii="Times New Roman" w:eastAsiaTheme="minorHAnsi" w:hAnsi="Times New Roman" w:cstheme="minorBidi"/>
                <w:color w:val="auto"/>
              </w:rPr>
              <w:commentReference w:id="1005"/>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06"/>
            <w:r>
              <w:t>save</w:t>
            </w:r>
            <w:r w:rsidRPr="007425E1">
              <w:t xml:space="preserve"> </w:t>
            </w:r>
            <w:commentRangeEnd w:id="1006"/>
            <w:r>
              <w:rPr>
                <w:rStyle w:val="CommentReference"/>
              </w:rPr>
              <w:commentReference w:id="1006"/>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07" w:name="_Toc298681349"/>
      <w:r>
        <w:t>Part Seven</w:t>
      </w:r>
      <w:bookmarkEnd w:id="10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08"/>
            <w:r>
              <w:t>Paradoxically</w:t>
            </w:r>
            <w:commentRangeEnd w:id="1008"/>
            <w:r>
              <w:rPr>
                <w:rStyle w:val="CommentReference"/>
                <w:rFonts w:ascii="Times New Roman" w:eastAsiaTheme="minorHAnsi" w:hAnsi="Times New Roman" w:cstheme="minorBidi"/>
                <w:color w:val="auto"/>
              </w:rPr>
              <w:commentReference w:id="1008"/>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09"/>
            <w:r>
              <w:t xml:space="preserve">is </w:t>
            </w:r>
            <w:commentRangeEnd w:id="1009"/>
            <w:r>
              <w:rPr>
                <w:rStyle w:val="CommentReference"/>
                <w:rFonts w:ascii="Times New Roman" w:eastAsiaTheme="minorHAnsi" w:hAnsi="Times New Roman" w:cstheme="minorBidi"/>
                <w:color w:val="auto"/>
              </w:rPr>
              <w:commentReference w:id="1009"/>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10" w:name="_Toc298681350"/>
      <w:r>
        <w:t>Part Eight</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11"/>
            <w:r w:rsidRPr="007425E1">
              <w:t>from all sides</w:t>
            </w:r>
            <w:commentRangeEnd w:id="1011"/>
            <w:r>
              <w:rPr>
                <w:rStyle w:val="CommentReference"/>
                <w:rFonts w:ascii="Times New Roman" w:eastAsiaTheme="minorHAnsi" w:hAnsi="Times New Roman" w:cstheme="minorBidi"/>
                <w:color w:val="auto"/>
              </w:rPr>
              <w:commentReference w:id="1011"/>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12"/>
            <w:r>
              <w:t>Saviour</w:t>
            </w:r>
            <w:commentRangeEnd w:id="1012"/>
            <w:r>
              <w:rPr>
                <w:rStyle w:val="CommentReference"/>
                <w:rFonts w:ascii="Times New Roman" w:eastAsiaTheme="minorHAnsi" w:hAnsi="Times New Roman" w:cstheme="minorBidi"/>
                <w:color w:val="auto"/>
              </w:rPr>
              <w:commentReference w:id="1012"/>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13" w:name="_Toc298681351"/>
      <w:r>
        <w:t>Part Nine</w:t>
      </w:r>
      <w:bookmarkEnd w:id="1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14"/>
            <w:r>
              <w:t>compassion</w:t>
            </w:r>
            <w:commentRangeEnd w:id="1014"/>
            <w:r>
              <w:rPr>
                <w:rStyle w:val="CommentReference"/>
                <w:rFonts w:ascii="Times New Roman" w:eastAsiaTheme="minorHAnsi" w:hAnsi="Times New Roman" w:cstheme="minorBidi"/>
                <w:color w:val="auto"/>
              </w:rPr>
              <w:commentReference w:id="1014"/>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15" w:name="_Toc298681352"/>
      <w:bookmarkStart w:id="1016" w:name="_Toc308441942"/>
      <w:r>
        <w:lastRenderedPageBreak/>
        <w:t>The Crown Batos</w:t>
      </w:r>
      <w:bookmarkEnd w:id="1015"/>
      <w:bookmarkEnd w:id="1016"/>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17"/>
            <w:r>
              <w:t>Sanctuary</w:t>
            </w:r>
            <w:commentRangeEnd w:id="1017"/>
            <w:r>
              <w:rPr>
                <w:rStyle w:val="CommentReference"/>
                <w:rFonts w:ascii="Times New Roman" w:eastAsiaTheme="minorHAnsi" w:hAnsi="Times New Roman" w:cstheme="minorBidi"/>
                <w:color w:val="auto"/>
              </w:rPr>
              <w:commentReference w:id="1017"/>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18"/>
            <w:r>
              <w:t>lampstand</w:t>
            </w:r>
            <w:commentRangeEnd w:id="1018"/>
            <w:r>
              <w:rPr>
                <w:rStyle w:val="CommentReference"/>
                <w:rFonts w:ascii="Times New Roman" w:eastAsiaTheme="minorHAnsi" w:hAnsi="Times New Roman" w:cstheme="minorBidi"/>
                <w:color w:val="auto"/>
              </w:rPr>
              <w:commentReference w:id="1018"/>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19"/>
            <w:r>
              <w:t>Greeted</w:t>
            </w:r>
            <w:commentRangeEnd w:id="1019"/>
            <w:r>
              <w:rPr>
                <w:rStyle w:val="CommentReference"/>
                <w:rFonts w:ascii="Times New Roman" w:eastAsiaTheme="minorHAnsi" w:hAnsi="Times New Roman" w:cstheme="minorBidi"/>
                <w:color w:val="auto"/>
              </w:rPr>
              <w:commentReference w:id="1019"/>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20"/>
            <w:r w:rsidRPr="007425E1">
              <w:t xml:space="preserve">For </w:t>
            </w:r>
            <w:commentRangeEnd w:id="1020"/>
            <w:r>
              <w:rPr>
                <w:rStyle w:val="CommentReference"/>
                <w:rFonts w:ascii="Times New Roman" w:eastAsiaTheme="minorHAnsi" w:hAnsi="Times New Roman" w:cstheme="minorBidi"/>
                <w:color w:val="auto"/>
              </w:rPr>
              <w:commentReference w:id="1020"/>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21"/>
            <w:r>
              <w:t>coming</w:t>
            </w:r>
            <w:r w:rsidRPr="007425E1">
              <w:t xml:space="preserve"> </w:t>
            </w:r>
            <w:commentRangeEnd w:id="1021"/>
            <w:r>
              <w:rPr>
                <w:rStyle w:val="CommentReference"/>
                <w:rFonts w:ascii="Times New Roman" w:eastAsiaTheme="minorHAnsi" w:hAnsi="Times New Roman" w:cstheme="minorBidi"/>
                <w:color w:val="auto"/>
              </w:rPr>
              <w:commentReference w:id="1021"/>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22"/>
            <w:r w:rsidRPr="00582AD7">
              <w:t>ⲧⲉⲥⲱⲙⲁ</w:t>
            </w:r>
            <w:commentRangeEnd w:id="1022"/>
            <w:r>
              <w:rPr>
                <w:rStyle w:val="CommentReference"/>
                <w:rFonts w:ascii="Garamond" w:hAnsi="Garamond" w:cstheme="minorBidi"/>
                <w:noProof w:val="0"/>
                <w:lang w:val="en-CA"/>
              </w:rPr>
              <w:commentReference w:id="1022"/>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23"/>
            <w:r w:rsidRPr="007425E1">
              <w:t>you</w:t>
            </w:r>
            <w:commentRangeEnd w:id="1023"/>
            <w:r>
              <w:rPr>
                <w:rStyle w:val="CommentReference"/>
                <w:rFonts w:ascii="Times New Roman" w:eastAsiaTheme="minorHAnsi" w:hAnsi="Times New Roman" w:cstheme="minorBidi"/>
                <w:color w:val="auto"/>
              </w:rPr>
              <w:commentReference w:id="1023"/>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24" w:name="_Toc298681353"/>
      <w:bookmarkStart w:id="1025" w:name="_Toc308441943"/>
      <w:r>
        <w:lastRenderedPageBreak/>
        <w:t>The Second Crown Batos</w:t>
      </w:r>
      <w:bookmarkEnd w:id="1024"/>
      <w:bookmarkEnd w:id="1025"/>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26"/>
            <w:r>
              <w:t>evangelized</w:t>
            </w:r>
            <w:r w:rsidRPr="007425E1">
              <w:t xml:space="preserve"> </w:t>
            </w:r>
            <w:commentRangeEnd w:id="1026"/>
            <w:r>
              <w:rPr>
                <w:rStyle w:val="CommentReference"/>
                <w:rFonts w:ascii="Times New Roman" w:eastAsiaTheme="minorHAnsi" w:hAnsi="Times New Roman" w:cstheme="minorBidi"/>
                <w:color w:val="auto"/>
              </w:rPr>
              <w:commentReference w:id="1026"/>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27"/>
            <w:r w:rsidRPr="007425E1">
              <w:t>thereof</w:t>
            </w:r>
            <w:commentRangeEnd w:id="1027"/>
            <w:r>
              <w:rPr>
                <w:rStyle w:val="CommentReference"/>
                <w:rFonts w:ascii="Times New Roman" w:eastAsiaTheme="minorHAnsi" w:hAnsi="Times New Roman" w:cstheme="minorBidi"/>
                <w:color w:val="auto"/>
              </w:rPr>
              <w:commentReference w:id="1027"/>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28"/>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28"/>
            <w:r>
              <w:rPr>
                <w:rStyle w:val="CommentReference"/>
                <w:rFonts w:ascii="Garamond" w:hAnsi="Garamond" w:cstheme="minorBidi"/>
                <w:noProof w:val="0"/>
                <w:lang w:val="en-CA"/>
              </w:rPr>
              <w:commentReference w:id="1028"/>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64"/>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29" w:name="_Toc298681354"/>
      <w:bookmarkStart w:id="1030" w:name="_Ref299212102"/>
      <w:bookmarkStart w:id="1031" w:name="_Ref299212144"/>
      <w:bookmarkStart w:id="1032" w:name="_Ref299212161"/>
      <w:bookmarkStart w:id="1033" w:name="_Toc308441944"/>
      <w:bookmarkStart w:id="1034" w:name="_Toc448696638"/>
      <w:r>
        <w:lastRenderedPageBreak/>
        <w:t>The Ending of the Batos Theotokias</w:t>
      </w:r>
      <w:bookmarkEnd w:id="1029"/>
      <w:bookmarkEnd w:id="1030"/>
      <w:bookmarkEnd w:id="1031"/>
      <w:bookmarkEnd w:id="1032"/>
      <w:bookmarkEnd w:id="1033"/>
      <w:bookmarkEnd w:id="10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35"/>
            <w:r w:rsidRPr="007425E1">
              <w:rPr>
                <w:rFonts w:eastAsiaTheme="minorHAnsi"/>
              </w:rPr>
              <w:t>Awesome and full of glory</w:t>
            </w:r>
            <w:commentRangeEnd w:id="1035"/>
            <w:r>
              <w:rPr>
                <w:rStyle w:val="CommentReference"/>
                <w:rFonts w:ascii="Times New Roman" w:eastAsiaTheme="minorHAnsi" w:hAnsi="Times New Roman" w:cstheme="minorBidi"/>
                <w:color w:val="auto"/>
              </w:rPr>
              <w:commentReference w:id="1035"/>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36"/>
            <w:r w:rsidRPr="007425E1">
              <w:rPr>
                <w:rFonts w:eastAsiaTheme="minorHAnsi"/>
              </w:rPr>
              <w:t>works</w:t>
            </w:r>
            <w:commentRangeEnd w:id="1036"/>
            <w:r>
              <w:rPr>
                <w:rStyle w:val="CommentReference"/>
                <w:rFonts w:ascii="Times New Roman" w:eastAsiaTheme="minorHAnsi" w:hAnsi="Times New Roman" w:cstheme="minorBidi"/>
                <w:color w:val="auto"/>
              </w:rPr>
              <w:commentReference w:id="1036"/>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37"/>
            <w:r w:rsidRPr="00582AD7">
              <w:t>ϥ̀ⲛⲁϯ ⲙ̀ⲡⲓⲟⲩⲁⲓ</w:t>
            </w:r>
            <w:commentRangeEnd w:id="1037"/>
            <w:r>
              <w:rPr>
                <w:rStyle w:val="CommentReference"/>
                <w:rFonts w:ascii="Garamond" w:hAnsi="Garamond" w:cstheme="minorBidi"/>
                <w:noProof w:val="0"/>
                <w:lang w:val="en-CA"/>
              </w:rPr>
              <w:commentReference w:id="1037"/>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38"/>
            <w:r w:rsidRPr="007425E1">
              <w:rPr>
                <w:rFonts w:eastAsiaTheme="minorHAnsi"/>
              </w:rPr>
              <w:t xml:space="preserve">with </w:t>
            </w:r>
            <w:commentRangeEnd w:id="1038"/>
            <w:r>
              <w:rPr>
                <w:rStyle w:val="CommentReference"/>
                <w:rFonts w:ascii="Times New Roman" w:eastAsiaTheme="minorHAnsi" w:hAnsi="Times New Roman" w:cstheme="minorBidi"/>
                <w:color w:val="auto"/>
              </w:rPr>
              <w:commentReference w:id="1038"/>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39"/>
            <w:r w:rsidRPr="00582AD7">
              <w:t>ⲡⲁⲓ ⲉ̀ϩⲟⲟⲩ</w:t>
            </w:r>
            <w:commentRangeEnd w:id="1039"/>
            <w:r>
              <w:rPr>
                <w:rStyle w:val="CommentReference"/>
                <w:rFonts w:ascii="Garamond" w:hAnsi="Garamond" w:cstheme="minorBidi"/>
                <w:noProof w:val="0"/>
                <w:lang w:val="en-CA"/>
              </w:rPr>
              <w:commentReference w:id="1039"/>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40"/>
            <w:r w:rsidRPr="007425E1">
              <w:rPr>
                <w:rFonts w:eastAsiaTheme="minorHAnsi"/>
              </w:rPr>
              <w:t xml:space="preserve">bless </w:t>
            </w:r>
            <w:commentRangeEnd w:id="1040"/>
            <w:r>
              <w:rPr>
                <w:rStyle w:val="CommentReference"/>
                <w:rFonts w:ascii="Times New Roman" w:eastAsiaTheme="minorHAnsi" w:hAnsi="Times New Roman" w:cstheme="minorBidi"/>
                <w:color w:val="auto"/>
              </w:rPr>
              <w:commentReference w:id="1040"/>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504BD9">
        <w:rPr>
          <w:noProof/>
        </w:rPr>
        <w:t>5</w:t>
      </w:r>
      <w:r>
        <w:fldChar w:fldCharType="end"/>
      </w:r>
      <w:r>
        <w:t>.</w:t>
      </w:r>
    </w:p>
    <w:p w14:paraId="0F571DA3" w14:textId="41F2142E" w:rsidR="006869EE" w:rsidRDefault="006869EE" w:rsidP="006869EE">
      <w:pPr>
        <w:pStyle w:val="Heading1"/>
      </w:pPr>
      <w:bookmarkStart w:id="1041" w:name="_Ref448227875"/>
      <w:bookmarkStart w:id="1042" w:name="_Ref448227880"/>
      <w:bookmarkStart w:id="1043" w:name="_Toc448696639"/>
      <w:r>
        <w:lastRenderedPageBreak/>
        <w:t>The Raising of Incense</w:t>
      </w:r>
      <w:bookmarkEnd w:id="1041"/>
      <w:bookmarkEnd w:id="1042"/>
      <w:bookmarkEnd w:id="1043"/>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44" w:name="_Toc448227457"/>
      <w:r>
        <w:lastRenderedPageBreak/>
        <w:t xml:space="preserve">The Raising of Evening (or </w:t>
      </w:r>
      <w:commentRangeStart w:id="1045"/>
      <w:r>
        <w:t>Morning</w:t>
      </w:r>
      <w:commentRangeEnd w:id="1045"/>
      <w:r>
        <w:rPr>
          <w:rStyle w:val="CommentReference"/>
          <w:rFonts w:eastAsiaTheme="minorHAnsi" w:cstheme="minorBidi"/>
          <w:b w:val="0"/>
          <w:bCs w:val="0"/>
        </w:rPr>
        <w:commentReference w:id="1045"/>
      </w:r>
      <w:r>
        <w:t>) Incense</w:t>
      </w:r>
      <w:bookmarkEnd w:id="1044"/>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46" w:name="ThanksgivingIncense"/>
      <w:r>
        <w:lastRenderedPageBreak/>
        <w:t>The Prayer of Thanksgiving</w:t>
      </w:r>
    </w:p>
    <w:bookmarkEnd w:id="104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3C3D233E" w14:textId="77777777" w:rsidR="00504BD9"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504BD9">
        <w:br w:type="page"/>
      </w:r>
    </w:p>
    <w:p w14:paraId="61E412E8" w14:textId="0009A2AA" w:rsidR="006869EE" w:rsidRDefault="00504BD9"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47" w:name="_Ref435789344"/>
      <w:bookmarkStart w:id="1048" w:name="VersesCymbals"/>
      <w:r>
        <w:t>The Verses of the Cymbals</w:t>
      </w:r>
      <w:bookmarkEnd w:id="1047"/>
    </w:p>
    <w:bookmarkEnd w:id="104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65"/>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66"/>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49"/>
            <w:r w:rsidRPr="007425E1">
              <w:t xml:space="preserve">May </w:t>
            </w:r>
            <w:commentRangeEnd w:id="1049"/>
            <w:r>
              <w:rPr>
                <w:rStyle w:val="CommentReference"/>
                <w:rFonts w:eastAsiaTheme="minorHAnsi" w:cstheme="minorBidi"/>
                <w:color w:val="auto"/>
                <w:lang w:val="en-CA"/>
              </w:rPr>
              <w:commentReference w:id="104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50" w:name="PrayerDeparted"/>
      <w:r>
        <w:t>The Prayer for the Departed</w:t>
      </w:r>
    </w:p>
    <w:bookmarkEnd w:id="105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67"/>
      </w:r>
      <w:commentRangeStart w:id="1051"/>
      <w:r>
        <w:t xml:space="preserve"> </w:t>
      </w:r>
      <w:commentRangeEnd w:id="1051"/>
      <w:r>
        <w:rPr>
          <w:rStyle w:val="CommentReference"/>
          <w:lang w:val="en-CA"/>
        </w:rPr>
        <w:commentReference w:id="1051"/>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52"/>
      <w:r>
        <w:t xml:space="preserve"> </w:t>
      </w:r>
      <w:commentRangeEnd w:id="1052"/>
      <w:r>
        <w:rPr>
          <w:rStyle w:val="CommentReference"/>
          <w:lang w:val="en-CA"/>
        </w:rPr>
        <w:commentReference w:id="1052"/>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53"/>
      <w:r>
        <w:t>You</w:t>
      </w:r>
      <w:commentRangeEnd w:id="1053"/>
      <w:r>
        <w:rPr>
          <w:rStyle w:val="CommentReference"/>
          <w:lang w:val="en-CA"/>
        </w:rPr>
        <w:commentReference w:id="1053"/>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504BD9">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54" w:name="_Ref435789903"/>
      <w:r>
        <w:rPr>
          <w:lang w:val="en-GB"/>
        </w:rPr>
        <w:t>Graciously Accord</w:t>
      </w:r>
      <w:bookmarkEnd w:id="105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55" w:name="_Ref435789927"/>
      <w:bookmarkStart w:id="1056"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57"/>
      <w:r>
        <w:rPr>
          <w:lang w:val="en-GB"/>
        </w:rPr>
        <w:t xml:space="preserve">to </w:t>
      </w:r>
      <w:commentRangeEnd w:id="1057"/>
      <w:r>
        <w:rPr>
          <w:rStyle w:val="CommentReference"/>
          <w:lang w:val="en-CA"/>
        </w:rPr>
        <w:commentReference w:id="105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58" w:name="_Ref442856274"/>
      <w:r>
        <w:t>The Gloria</w:t>
      </w:r>
      <w:bookmarkEnd w:id="1055"/>
      <w:bookmarkEnd w:id="105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59" w:name="_Ref435789969"/>
      <w:bookmarkEnd w:id="1056"/>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60" w:name="_Ref442856358"/>
      <w:r>
        <w:t>The Trisagion</w:t>
      </w:r>
      <w:bookmarkEnd w:id="1059"/>
      <w:bookmarkEnd w:id="1060"/>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61" w:name="_Ref442856453"/>
      <w:r>
        <w:t>Hail to You</w:t>
      </w:r>
      <w:bookmarkEnd w:id="1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62" w:name="_Ref434477171"/>
      <w:r>
        <w:t>The Introduction to the Doxologies</w:t>
      </w:r>
      <w:bookmarkEnd w:id="106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68"/>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63" w:name="_Ref435799700"/>
      <w:r>
        <w:t>The Doxologies</w:t>
      </w:r>
      <w:bookmarkEnd w:id="106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64" w:name="_Ref434487836"/>
      <w:r>
        <w:t>The Evening Doxology of the Virgin</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69"/>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65" w:name="_Ref434487846"/>
      <w:r>
        <w:t>The Morning Doxology of the Virgin</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66"/>
            <w:r>
              <w:t xml:space="preserve">declared </w:t>
            </w:r>
            <w:commentRangeEnd w:id="1066"/>
            <w:r>
              <w:rPr>
                <w:rStyle w:val="CommentReference"/>
                <w:rFonts w:ascii="Times New Roman" w:eastAsiaTheme="minorHAnsi" w:hAnsi="Times New Roman" w:cstheme="minorBidi"/>
                <w:color w:val="auto"/>
              </w:rPr>
              <w:commentReference w:id="106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67"/>
            <w:r>
              <w:t xml:space="preserve">Good New </w:t>
            </w:r>
            <w:commentRangeEnd w:id="1067"/>
            <w:r>
              <w:rPr>
                <w:rStyle w:val="CommentReference"/>
                <w:rFonts w:ascii="Times New Roman" w:eastAsiaTheme="minorHAnsi" w:hAnsi="Times New Roman" w:cstheme="minorBidi"/>
                <w:color w:val="auto"/>
              </w:rPr>
              <w:commentReference w:id="106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70"/>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68"/>
            <w:r>
              <w:t>Be our advocate</w:t>
            </w:r>
            <w:commentRangeEnd w:id="1068"/>
            <w:r>
              <w:rPr>
                <w:rStyle w:val="CommentReference"/>
                <w:rFonts w:ascii="Times New Roman" w:eastAsiaTheme="minorHAnsi" w:hAnsi="Times New Roman" w:cstheme="minorBidi"/>
                <w:color w:val="auto"/>
              </w:rPr>
              <w:commentReference w:id="106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69"/>
            <w:r>
              <w:t>Mary</w:t>
            </w:r>
            <w:commentRangeEnd w:id="1069"/>
            <w:r>
              <w:rPr>
                <w:rStyle w:val="CommentReference"/>
                <w:rFonts w:ascii="Times New Roman" w:eastAsiaTheme="minorHAnsi" w:hAnsi="Times New Roman" w:cstheme="minorBidi"/>
                <w:color w:val="auto"/>
              </w:rPr>
              <w:commentReference w:id="106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71"/>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70" w:name="_Ref435799710"/>
      <w:r>
        <w:t>The Orthodox Creed</w:t>
      </w:r>
      <w:bookmarkEnd w:id="1070"/>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071" w:name="_Ref442856751"/>
      <w:r>
        <w:t>God Have mercy upon us</w:t>
      </w:r>
      <w:bookmarkEnd w:id="107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72"/>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72"/>
      <w:r>
        <w:t>God</w:t>
      </w:r>
      <w:commentRangeEnd w:id="1072"/>
      <w:r>
        <w:rPr>
          <w:rStyle w:val="CommentReference"/>
          <w:lang w:val="en-CA"/>
        </w:rPr>
        <w:commentReference w:id="1072"/>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73"/>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73" w:name="_Ref442856856"/>
      <w:r>
        <w:t>The Prayer for the Gospel</w:t>
      </w:r>
      <w:bookmarkEnd w:id="1073"/>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74" w:name="_Ref442870575"/>
      <w:r>
        <w:t>The Gospel Response</w:t>
      </w:r>
      <w:bookmarkEnd w:id="107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75" w:name="_Ref442870289"/>
      <w:r>
        <w:lastRenderedPageBreak/>
        <w:t>The Absolutions</w:t>
      </w:r>
      <w:bookmarkEnd w:id="107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076" w:name="_Toc448696640"/>
      <w:r>
        <w:lastRenderedPageBreak/>
        <w:t>Non-Traditional</w:t>
      </w:r>
      <w:bookmarkEnd w:id="1076"/>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077" w:name="_Toc448696641"/>
      <w:r>
        <w:rPr>
          <w:lang w:val="en-GB"/>
        </w:rPr>
        <w:lastRenderedPageBreak/>
        <w:t>Reader’s Service</w:t>
      </w:r>
      <w:bookmarkEnd w:id="1077"/>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42DC2CB" w14:textId="77777777" w:rsidR="00504BD9"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504BD9">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504BD9">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23869396"/>
        <w:docPartObj>
          <w:docPartGallery w:val="Table of Contents"/>
          <w:docPartUnique/>
        </w:docPartObj>
      </w:sdtPr>
      <w:sdtEndPr>
        <w:rPr>
          <w:b/>
          <w:bCs/>
        </w:rPr>
      </w:sdtEndPr>
      <w:sdtContent>
        <w:p w14:paraId="4B4FDEE7" w14:textId="77777777" w:rsidR="00504BD9" w:rsidRDefault="00504BD9">
          <w:pPr>
            <w:pStyle w:val="TOC3"/>
            <w:tabs>
              <w:tab w:val="right" w:leader="dot" w:pos="8846"/>
            </w:tabs>
            <w:rPr>
              <w:rFonts w:asciiTheme="minorHAnsi" w:eastAsiaTheme="minorEastAsia" w:hAnsiTheme="minorHAnsi"/>
              <w:noProof/>
              <w:sz w:val="22"/>
              <w:lang w:val="en-US"/>
            </w:rPr>
          </w:pPr>
          <w:r w:rsidRPr="00504BD9">
            <w:rPr>
              <w:rStyle w:val="Hyperlink"/>
            </w:rPr>
            <w:t>Vespers Praise</w:t>
          </w:r>
          <w:r>
            <w:rPr>
              <w:noProof/>
              <w:webHidden/>
            </w:rPr>
            <w:tab/>
            <w:t>5</w:t>
          </w:r>
        </w:p>
        <w:p w14:paraId="522710CB" w14:textId="77777777" w:rsidR="00504BD9" w:rsidRDefault="00504BD9">
          <w:pPr>
            <w:pStyle w:val="TOC3"/>
            <w:tabs>
              <w:tab w:val="right" w:leader="dot" w:pos="8846"/>
            </w:tabs>
            <w:rPr>
              <w:rFonts w:asciiTheme="minorHAnsi" w:eastAsiaTheme="minorEastAsia" w:hAnsiTheme="minorHAnsi"/>
              <w:noProof/>
              <w:sz w:val="22"/>
              <w:lang w:val="en-US"/>
            </w:rPr>
          </w:pPr>
          <w:r w:rsidRPr="00504BD9">
            <w:rPr>
              <w:rStyle w:val="Hyperlink"/>
            </w:rPr>
            <w:t>The Psalms of the Eleventh Hour (Little Vespers)</w:t>
          </w:r>
          <w:r>
            <w:rPr>
              <w:noProof/>
              <w:webHidden/>
            </w:rPr>
            <w:tab/>
            <w:t>10</w:t>
          </w:r>
        </w:p>
        <w:p w14:paraId="3FBC2386" w14:textId="77777777" w:rsidR="00504BD9" w:rsidRDefault="00504BD9">
          <w:pPr>
            <w:pStyle w:val="TOC3"/>
            <w:tabs>
              <w:tab w:val="right" w:leader="dot" w:pos="8846"/>
            </w:tabs>
            <w:rPr>
              <w:rFonts w:asciiTheme="minorHAnsi" w:eastAsiaTheme="minorEastAsia" w:hAnsiTheme="minorHAnsi"/>
              <w:noProof/>
              <w:sz w:val="22"/>
              <w:lang w:val="en-US"/>
            </w:rPr>
          </w:pPr>
          <w:r w:rsidRPr="00504BD9">
            <w:rPr>
              <w:rStyle w:val="Hyperlink"/>
            </w:rPr>
            <w:t>The Raising of Evening (or Morning) Incense</w:t>
          </w:r>
          <w:r>
            <w:rPr>
              <w:noProof/>
              <w:webHidden/>
            </w:rPr>
            <w:tab/>
            <w:t>536</w:t>
          </w:r>
        </w:p>
        <w:p w14:paraId="2FAB951C" w14:textId="77777777" w:rsidR="00504BD9" w:rsidRPr="00504BD9" w:rsidRDefault="000860AE" w:rsidP="009800DB"/>
      </w:sdtContent>
    </w:sdt>
    <w:p w14:paraId="64842D4F" w14:textId="77777777" w:rsidR="00504BD9" w:rsidRDefault="00504BD9" w:rsidP="00504BD9">
      <w:r w:rsidRPr="00504BD9">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3DCB1D3F" w14:textId="77777777" w:rsidR="00504BD9" w:rsidRPr="00504BD9" w:rsidRDefault="00504BD9" w:rsidP="00504BD9">
      <w:pPr>
        <w:pStyle w:val="Rubric"/>
        <w:rPr>
          <w:rStyle w:val="Hyperlink"/>
        </w:rPr>
      </w:pPr>
      <w:r w:rsidRPr="00504BD9">
        <w:rPr>
          <w:rStyle w:val="Hyperlink"/>
        </w:rPr>
        <w:br w:type="page"/>
      </w:r>
    </w:p>
    <w:p w14:paraId="5F28BB60" w14:textId="578402C0" w:rsidR="00CA3D47" w:rsidRDefault="00504BD9" w:rsidP="00CA3D47">
      <w:pPr>
        <w:pStyle w:val="Rubric"/>
        <w:rPr>
          <w:lang w:val="en-US"/>
        </w:rPr>
      </w:pPr>
      <w:r w:rsidRPr="00504BD9">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504BD9">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504BD9">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504BD9">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504BD9">
        <w:rPr>
          <w:noProof/>
          <w:lang w:val="en-US"/>
        </w:rPr>
        <w:t>10</w:t>
      </w:r>
      <w:r>
        <w:rPr>
          <w:lang w:val="en-US"/>
        </w:rPr>
        <w:fldChar w:fldCharType="end"/>
      </w:r>
      <w:r>
        <w:rPr>
          <w:lang w:val="en-US"/>
        </w:rPr>
        <w:t>.</w:t>
      </w:r>
    </w:p>
    <w:p w14:paraId="62BCA09F" w14:textId="77777777" w:rsidR="00504BD9" w:rsidRDefault="00CA3D47" w:rsidP="00837F89">
      <w:pPr>
        <w:pStyle w:val="Body"/>
      </w:pPr>
      <w:r>
        <w:t xml:space="preserve">In the morning, recite </w:t>
      </w:r>
      <w:r>
        <w:fldChar w:fldCharType="begin"/>
      </w:r>
      <w:r>
        <w:instrText xml:space="preserve"> REF _Ref412098903 \h </w:instrText>
      </w:r>
      <w:r>
        <w:fldChar w:fldCharType="separate"/>
      </w:r>
      <w:r w:rsidR="00504BD9">
        <w:br w:type="page"/>
      </w:r>
    </w:p>
    <w:p w14:paraId="66E860A9" w14:textId="287E33A4" w:rsidR="00CA3D47" w:rsidRDefault="00504BD9"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504BD9">
        <w:t>The Verses of the Cymbals</w:t>
      </w:r>
      <w:r>
        <w:fldChar w:fldCharType="end"/>
      </w:r>
      <w:r>
        <w:t xml:space="preserve">, page </w:t>
      </w:r>
      <w:r>
        <w:fldChar w:fldCharType="begin"/>
      </w:r>
      <w:r>
        <w:instrText xml:space="preserve"> PAGEREF _Ref435789344 \h </w:instrText>
      </w:r>
      <w:r>
        <w:fldChar w:fldCharType="separate"/>
      </w:r>
      <w:r w:rsidR="00504BD9">
        <w:rPr>
          <w:noProof/>
        </w:rPr>
        <w:t>539</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504BD9">
        <w:t>Psalm</w:t>
      </w:r>
      <w:r w:rsidR="00504BD9" w:rsidRPr="00AB1781">
        <w:t xml:space="preserve"> 50</w:t>
      </w:r>
      <w:r w:rsidR="00504BD9">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504BD9">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377C2AE3" w14:textId="77777777" w:rsidR="00504BD9"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417994386"/>
        <w:docPartObj>
          <w:docPartGallery w:val="Table of Contents"/>
          <w:docPartUnique/>
        </w:docPartObj>
      </w:sdtPr>
      <w:sdtEndPr>
        <w:rPr>
          <w:b/>
          <w:bCs/>
          <w:noProof/>
        </w:rPr>
      </w:sdtEndPr>
      <w:sdtContent>
        <w:p w14:paraId="1CEA5FA6" w14:textId="77777777" w:rsidR="00504BD9" w:rsidRDefault="00504BD9">
          <w:pPr>
            <w:pStyle w:val="TOC3"/>
            <w:tabs>
              <w:tab w:val="right" w:leader="dot" w:pos="8846"/>
            </w:tabs>
            <w:rPr>
              <w:rFonts w:asciiTheme="minorHAnsi" w:eastAsiaTheme="minorEastAsia" w:hAnsiTheme="minorHAnsi"/>
              <w:noProof/>
              <w:sz w:val="22"/>
              <w:lang w:val="en-US"/>
            </w:rPr>
          </w:pPr>
          <w:r w:rsidRPr="00504BD9">
            <w:rPr>
              <w:rStyle w:val="Hyperlink"/>
            </w:rPr>
            <w:t>The Psalms of Prime</w:t>
          </w:r>
          <w:r>
            <w:rPr>
              <w:noProof/>
              <w:webHidden/>
            </w:rPr>
            <w:tab/>
            <w:t>49</w:t>
          </w:r>
        </w:p>
        <w:p w14:paraId="666411AF" w14:textId="77777777" w:rsidR="00504BD9" w:rsidRDefault="00504BD9">
          <w:pPr>
            <w:pStyle w:val="TOC3"/>
            <w:tabs>
              <w:tab w:val="right" w:leader="dot" w:pos="8846"/>
            </w:tabs>
            <w:rPr>
              <w:rFonts w:asciiTheme="minorHAnsi" w:eastAsiaTheme="minorEastAsia" w:hAnsiTheme="minorHAnsi"/>
              <w:noProof/>
              <w:sz w:val="22"/>
              <w:lang w:val="en-US"/>
            </w:rPr>
          </w:pPr>
          <w:r w:rsidRPr="00504BD9">
            <w:rPr>
              <w:rStyle w:val="Hyperlink"/>
            </w:rPr>
            <w:t>The Doxology of Prime</w:t>
          </w:r>
          <w:r>
            <w:rPr>
              <w:noProof/>
              <w:webHidden/>
            </w:rPr>
            <w:tab/>
            <w:t>55</w:t>
          </w:r>
        </w:p>
        <w:p w14:paraId="28075120" w14:textId="77777777" w:rsidR="00504BD9" w:rsidRDefault="00504BD9">
          <w:pPr>
            <w:pStyle w:val="TOC3"/>
            <w:tabs>
              <w:tab w:val="right" w:leader="dot" w:pos="8846"/>
            </w:tabs>
            <w:rPr>
              <w:rFonts w:asciiTheme="minorHAnsi" w:eastAsiaTheme="minorEastAsia" w:hAnsiTheme="minorHAnsi"/>
              <w:noProof/>
              <w:sz w:val="22"/>
              <w:lang w:val="en-US"/>
            </w:rPr>
          </w:pPr>
          <w:r w:rsidRPr="00504BD9">
            <w:rPr>
              <w:rStyle w:val="Hyperlink"/>
            </w:rPr>
            <w:t>The Raising of Morning Incense</w:t>
          </w:r>
          <w:r>
            <w:rPr>
              <w:noProof/>
              <w:webHidden/>
            </w:rPr>
            <w:tab/>
            <w:t>66</w:t>
          </w:r>
        </w:p>
        <w:p w14:paraId="3BBFF757" w14:textId="77777777" w:rsidR="00504BD9" w:rsidRDefault="000860AE" w:rsidP="009800DB"/>
      </w:sdtContent>
    </w:sdt>
    <w:p w14:paraId="4E809FB8" w14:textId="77777777" w:rsidR="00504BD9" w:rsidRDefault="00504BD9" w:rsidP="00AB3348">
      <w:r>
        <w:br w:type="page"/>
      </w:r>
    </w:p>
    <w:p w14:paraId="0149F0B3" w14:textId="41F409C1" w:rsidR="00CA3D47" w:rsidRPr="007E0213" w:rsidRDefault="00504BD9"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0280B747" w14:textId="77777777" w:rsidR="00504BD9"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504BD9">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504BD9">
        <w:br w:type="page"/>
      </w:r>
    </w:p>
    <w:p w14:paraId="6B80621C" w14:textId="1710636E" w:rsidR="00CA3D47" w:rsidRDefault="00504BD9"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3D7222D0" w14:textId="77777777" w:rsidR="00504BD9" w:rsidRDefault="00CA3D47" w:rsidP="006869EE">
      <w:pPr>
        <w:pStyle w:val="Body"/>
        <w:rPr>
          <w:lang w:val="en-GB"/>
        </w:rPr>
      </w:pPr>
      <w:r>
        <w:t xml:space="preserve">Recite </w:t>
      </w:r>
      <w:r>
        <w:fldChar w:fldCharType="begin"/>
      </w:r>
      <w:r>
        <w:instrText xml:space="preserve"> REF _Ref435789927 \h </w:instrText>
      </w:r>
      <w:r>
        <w:fldChar w:fldCharType="separate"/>
      </w:r>
      <w:r w:rsidR="00504BD9">
        <w:rPr>
          <w:lang w:val="en-GB"/>
        </w:rPr>
        <w:t>Graciously accord, O Lord, to keep us this night without sin. You are blessed, O Lord, God of our fathers, and Your Holy Name is greatly blessed and full of glory forever. Amen.</w:t>
      </w:r>
    </w:p>
    <w:p w14:paraId="5EAE51B0" w14:textId="77777777" w:rsidR="00504BD9" w:rsidRDefault="00504BD9" w:rsidP="006869EE">
      <w:pPr>
        <w:pStyle w:val="Body"/>
        <w:rPr>
          <w:lang w:val="en-GB"/>
        </w:rPr>
      </w:pPr>
      <w:r>
        <w:rPr>
          <w:lang w:val="en-GB"/>
        </w:rPr>
        <w:t>Let Your mercy be upon us, O Lord, even as we have set our hope in You. For the eyes of everyone wait upon You, for You give them their food in due season.</w:t>
      </w:r>
    </w:p>
    <w:p w14:paraId="6080BBC1" w14:textId="77777777" w:rsidR="00504BD9" w:rsidRDefault="00504BD9"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45AFCDC1" w14:textId="77777777" w:rsidR="00504BD9" w:rsidRDefault="00504BD9"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04753B82" w14:textId="77777777" w:rsidR="00504BD9" w:rsidRDefault="00504BD9" w:rsidP="006869EE">
      <w:pPr>
        <w:pStyle w:val="Body"/>
        <w:rPr>
          <w:lang w:val="en-GB"/>
        </w:rPr>
      </w:pPr>
      <w:r>
        <w:rPr>
          <w:lang w:val="en-GB"/>
        </w:rPr>
        <w:t>Your mercy, O Lord, endures forever. O despise not the works of Your hands.</w:t>
      </w:r>
    </w:p>
    <w:p w14:paraId="2078AE44" w14:textId="77777777" w:rsidR="00504BD9" w:rsidRDefault="00504BD9" w:rsidP="006869EE">
      <w:pPr>
        <w:pStyle w:val="Body"/>
        <w:rPr>
          <w:lang w:val="en-GB"/>
        </w:rPr>
      </w:pPr>
      <w:r>
        <w:rPr>
          <w:lang w:val="en-GB"/>
        </w:rPr>
        <w:t>Lord, You have been our refuge in all generations. I said, “Be merciful to me, heal my soul; for I have sinned against You.”</w:t>
      </w:r>
    </w:p>
    <w:p w14:paraId="50C2177B" w14:textId="77777777" w:rsidR="00504BD9" w:rsidRDefault="00504BD9"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10BAD0A" w14:textId="77777777" w:rsidR="00504BD9" w:rsidRDefault="00504BD9" w:rsidP="006869EE">
      <w:pPr>
        <w:pStyle w:val="Body"/>
        <w:rPr>
          <w:lang w:val="en-GB"/>
        </w:rPr>
      </w:pPr>
      <w:r>
        <w:rPr>
          <w:lang w:val="en-GB"/>
        </w:rPr>
        <w:t>Blessing belongs to You, praise belongs to You praise, glory belongs to You, O Father, Son and Holy Spirit, now, and forever and ever. Amen.</w:t>
      </w:r>
    </w:p>
    <w:p w14:paraId="77FA2CED" w14:textId="77777777" w:rsidR="00504BD9" w:rsidRPr="008D61EA" w:rsidRDefault="00504BD9"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3707F12E" w14:textId="77777777" w:rsidR="00504BD9" w:rsidRDefault="00504BD9"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46BC3406" w14:textId="77777777" w:rsidR="00504BD9" w:rsidRDefault="00504BD9"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3D249A81" w14:textId="77777777" w:rsidR="00504BD9" w:rsidRDefault="00504BD9"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504BD9"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74"/>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504BD9">
        <w:t>The Psalms of the Third Hour</w:t>
      </w:r>
      <w:r>
        <w:fldChar w:fldCharType="end"/>
      </w:r>
      <w:r>
        <w:t xml:space="preserve">, page </w:t>
      </w:r>
      <w:r>
        <w:fldChar w:fldCharType="begin"/>
      </w:r>
      <w:r>
        <w:instrText xml:space="preserve"> PAGEREF _Ref435800057 \h </w:instrText>
      </w:r>
      <w:r>
        <w:fldChar w:fldCharType="separate"/>
      </w:r>
      <w:r w:rsidR="00504BD9">
        <w:rPr>
          <w:noProof/>
        </w:rPr>
        <w:t>67</w:t>
      </w:r>
      <w:r>
        <w:fldChar w:fldCharType="end"/>
      </w:r>
      <w:r>
        <w:t xml:space="preserve">, and continue with </w:t>
      </w:r>
      <w:r>
        <w:fldChar w:fldCharType="begin"/>
      </w:r>
      <w:r>
        <w:instrText xml:space="preserve"> REF _Ref435800080 \h </w:instrText>
      </w:r>
      <w:r>
        <w:fldChar w:fldCharType="separate"/>
      </w:r>
      <w:r w:rsidR="00504BD9">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078" w:name="_Toc448696642"/>
      <w:r>
        <w:lastRenderedPageBreak/>
        <w:t>Prayers for Needs</w:t>
      </w:r>
      <w:bookmarkEnd w:id="1078"/>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504BD9">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504BD9">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504BD9">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504BD9">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504BD9">
        <w:t>The Verses of the Cymbals</w:t>
      </w:r>
      <w:r>
        <w:fldChar w:fldCharType="end"/>
      </w:r>
      <w:r>
        <w:t xml:space="preserve">, page </w:t>
      </w:r>
      <w:r>
        <w:fldChar w:fldCharType="begin"/>
      </w:r>
      <w:r>
        <w:instrText xml:space="preserve"> PAGEREF _Ref435789344 \h </w:instrText>
      </w:r>
      <w:r>
        <w:fldChar w:fldCharType="separate"/>
      </w:r>
      <w:r w:rsidR="00504BD9">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504BD9">
        <w:t>The Doxology of Prime</w:t>
      </w:r>
      <w:r>
        <w:fldChar w:fldCharType="end"/>
      </w:r>
      <w:r>
        <w:t xml:space="preserve">, </w:t>
      </w:r>
      <w:r>
        <w:fldChar w:fldCharType="begin"/>
      </w:r>
      <w:r>
        <w:instrText xml:space="preserve"> PAGEREF _Ref442855276 \h </w:instrText>
      </w:r>
      <w:r>
        <w:fldChar w:fldCharType="separate"/>
      </w:r>
      <w:r w:rsidR="00504BD9">
        <w:rPr>
          <w:noProof/>
        </w:rPr>
        <w:t>55</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504BD9">
        <w:t>Psalm</w:t>
      </w:r>
      <w:r w:rsidR="00504BD9" w:rsidRPr="00AB1781">
        <w:t xml:space="preserve"> 50</w:t>
      </w:r>
      <w:r w:rsidR="00504BD9">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504BD9">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504BD9">
        <w:t>Ephesians 4:1 5</w:t>
      </w:r>
      <w:r>
        <w:fldChar w:fldCharType="end"/>
      </w:r>
      <w:r>
        <w:t xml:space="preserve">, page </w:t>
      </w:r>
      <w:r>
        <w:fldChar w:fldCharType="begin"/>
      </w:r>
      <w:r>
        <w:instrText xml:space="preserve"> PAGEREF _Ref442855527 \h </w:instrText>
      </w:r>
      <w:r>
        <w:fldChar w:fldCharType="separate"/>
      </w:r>
      <w:r w:rsidR="00504BD9">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504BD9">
        <w:t>The Doxology of Prime</w:t>
      </w:r>
      <w:r>
        <w:fldChar w:fldCharType="end"/>
      </w:r>
      <w:r>
        <w:t xml:space="preserve">, </w:t>
      </w:r>
      <w:r>
        <w:fldChar w:fldCharType="begin"/>
      </w:r>
      <w:r>
        <w:instrText xml:space="preserve"> PAGEREF _Ref442855276 \h </w:instrText>
      </w:r>
      <w:r>
        <w:fldChar w:fldCharType="separate"/>
      </w:r>
      <w:r w:rsidR="00504BD9">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504BD9">
        <w:rPr>
          <w:lang w:val="en-GB"/>
        </w:rPr>
        <w:t>Graciously Accord</w:t>
      </w:r>
      <w:r>
        <w:fldChar w:fldCharType="end"/>
      </w:r>
      <w:r>
        <w:t xml:space="preserve">, page </w:t>
      </w:r>
      <w:r>
        <w:fldChar w:fldCharType="begin"/>
      </w:r>
      <w:r>
        <w:instrText xml:space="preserve"> PAGEREF _Ref435789903 \h </w:instrText>
      </w:r>
      <w:r>
        <w:fldChar w:fldCharType="separate"/>
      </w:r>
      <w:r w:rsidR="00504BD9">
        <w:rPr>
          <w:noProof/>
        </w:rPr>
        <w:t>549</w:t>
      </w:r>
      <w:r>
        <w:fldChar w:fldCharType="end"/>
      </w:r>
      <w:r>
        <w:t xml:space="preserve">. If integrating with the Morning hour, </w:t>
      </w:r>
      <w:r>
        <w:fldChar w:fldCharType="begin"/>
      </w:r>
      <w:r>
        <w:instrText xml:space="preserve"> REF _Ref442856274 \h </w:instrText>
      </w:r>
      <w:r>
        <w:fldChar w:fldCharType="separate"/>
      </w:r>
      <w:r w:rsidR="00504BD9">
        <w:t>The Gloria</w:t>
      </w:r>
      <w:r>
        <w:fldChar w:fldCharType="end"/>
      </w:r>
      <w:r>
        <w:t xml:space="preserve">, page </w:t>
      </w:r>
      <w:r>
        <w:fldChar w:fldCharType="begin"/>
      </w:r>
      <w:r>
        <w:instrText xml:space="preserve"> PAGEREF _Ref442856274 \h </w:instrText>
      </w:r>
      <w:r>
        <w:fldChar w:fldCharType="separate"/>
      </w:r>
      <w:r w:rsidR="00504BD9">
        <w:rPr>
          <w:noProof/>
        </w:rPr>
        <w:t>550</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504BD9">
        <w:t>The Trisagion</w:t>
      </w:r>
      <w:r>
        <w:fldChar w:fldCharType="end"/>
      </w:r>
      <w:r>
        <w:t xml:space="preserve">, </w:t>
      </w:r>
      <w:r>
        <w:fldChar w:fldCharType="begin"/>
      </w:r>
      <w:r>
        <w:instrText xml:space="preserve"> PAGEREF _Ref442856358 \h </w:instrText>
      </w:r>
      <w:r>
        <w:fldChar w:fldCharType="separate"/>
      </w:r>
      <w:r w:rsidR="00504BD9">
        <w:rPr>
          <w:noProof/>
        </w:rPr>
        <w:t>550</w:t>
      </w:r>
      <w:r>
        <w:fldChar w:fldCharType="end"/>
      </w:r>
      <w:r>
        <w:t xml:space="preserve">, followed by </w:t>
      </w:r>
      <w:r>
        <w:fldChar w:fldCharType="begin"/>
      </w:r>
      <w:r>
        <w:instrText xml:space="preserve"> REF _Ref442856453 \h </w:instrText>
      </w:r>
      <w:r>
        <w:fldChar w:fldCharType="separate"/>
      </w:r>
      <w:r w:rsidR="00504BD9">
        <w:t>Hail to You</w:t>
      </w:r>
      <w:r>
        <w:fldChar w:fldCharType="end"/>
      </w:r>
      <w:r>
        <w:t xml:space="preserve">, page </w:t>
      </w:r>
      <w:r>
        <w:fldChar w:fldCharType="begin"/>
      </w:r>
      <w:r>
        <w:instrText xml:space="preserve"> PAGEREF _Ref442856453 \p \h </w:instrText>
      </w:r>
      <w:r>
        <w:fldChar w:fldCharType="separate"/>
      </w:r>
      <w:r w:rsidR="00504BD9">
        <w:rPr>
          <w:noProof/>
        </w:rPr>
        <w:t>on page 551</w:t>
      </w:r>
      <w:r>
        <w:fldChar w:fldCharType="end"/>
      </w:r>
      <w:r>
        <w:t xml:space="preserve">, </w:t>
      </w:r>
      <w:r>
        <w:fldChar w:fldCharType="begin"/>
      </w:r>
      <w:r>
        <w:instrText xml:space="preserve"> REF _Ref435799700 \h </w:instrText>
      </w:r>
      <w:r>
        <w:fldChar w:fldCharType="separate"/>
      </w:r>
      <w:r w:rsidR="00504BD9">
        <w:t>The Doxologies</w:t>
      </w:r>
      <w:r>
        <w:fldChar w:fldCharType="end"/>
      </w:r>
      <w:r>
        <w:t xml:space="preserve">, </w:t>
      </w:r>
      <w:r>
        <w:fldChar w:fldCharType="begin"/>
      </w:r>
      <w:r>
        <w:instrText xml:space="preserve"> PAGEREF _Ref435799700 \h </w:instrText>
      </w:r>
      <w:r>
        <w:fldChar w:fldCharType="separate"/>
      </w:r>
      <w:r w:rsidR="00504BD9">
        <w:rPr>
          <w:noProof/>
        </w:rPr>
        <w:t>552</w:t>
      </w:r>
      <w:r>
        <w:fldChar w:fldCharType="end"/>
      </w:r>
      <w:r>
        <w:t xml:space="preserve">, </w:t>
      </w:r>
      <w:r>
        <w:fldChar w:fldCharType="begin"/>
      </w:r>
      <w:r>
        <w:instrText xml:space="preserve"> REF _Ref435799710 \h </w:instrText>
      </w:r>
      <w:r>
        <w:fldChar w:fldCharType="separate"/>
      </w:r>
      <w:r w:rsidR="00504BD9">
        <w:t>The Orthodox Creed</w:t>
      </w:r>
      <w:r>
        <w:fldChar w:fldCharType="end"/>
      </w:r>
      <w:r>
        <w:t xml:space="preserve">, </w:t>
      </w:r>
      <w:r>
        <w:fldChar w:fldCharType="begin"/>
      </w:r>
      <w:r>
        <w:instrText xml:space="preserve"> PAGEREF _Ref435799710 \h </w:instrText>
      </w:r>
      <w:r>
        <w:fldChar w:fldCharType="separate"/>
      </w:r>
      <w:r w:rsidR="00504BD9">
        <w:rPr>
          <w:noProof/>
        </w:rPr>
        <w:t>557</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504BD9">
        <w:t>God Have mercy upon us</w:t>
      </w:r>
      <w:r>
        <w:fldChar w:fldCharType="end"/>
      </w:r>
      <w:r>
        <w:t xml:space="preserve">, page </w:t>
      </w:r>
      <w:r>
        <w:fldChar w:fldCharType="begin"/>
      </w:r>
      <w:r>
        <w:instrText xml:space="preserve"> PAGEREF _Ref442856751 \h </w:instrText>
      </w:r>
      <w:r>
        <w:fldChar w:fldCharType="separate"/>
      </w:r>
      <w:r w:rsidR="00504BD9">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504BD9">
        <w:t>The Prayer for the Gospel</w:t>
      </w:r>
      <w:r>
        <w:fldChar w:fldCharType="end"/>
      </w:r>
      <w:r>
        <w:t xml:space="preserve">, page </w:t>
      </w:r>
      <w:r>
        <w:fldChar w:fldCharType="begin"/>
      </w:r>
      <w:r>
        <w:instrText xml:space="preserve"> PAGEREF _Ref442856856 \h </w:instrText>
      </w:r>
      <w:r>
        <w:fldChar w:fldCharType="separate"/>
      </w:r>
      <w:r w:rsidR="00504BD9">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504BD9">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504BD9">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75"/>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079"/>
            <w:r w:rsidRPr="007425E1">
              <w:t xml:space="preserve">May </w:t>
            </w:r>
            <w:commentRangeEnd w:id="1079"/>
            <w:r>
              <w:rPr>
                <w:rStyle w:val="CommentReference"/>
                <w:rFonts w:eastAsiaTheme="minorHAnsi" w:cstheme="minorBidi"/>
                <w:color w:val="auto"/>
                <w:lang w:val="en-CA"/>
              </w:rPr>
              <w:commentReference w:id="1079"/>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504BD9">
        <w:t>The Prayer of the Hours</w:t>
      </w:r>
      <w:r>
        <w:fldChar w:fldCharType="end"/>
      </w:r>
      <w:r>
        <w:t xml:space="preserve">, page </w:t>
      </w:r>
      <w:r>
        <w:fldChar w:fldCharType="begin"/>
      </w:r>
      <w:r>
        <w:instrText xml:space="preserve"> PAGEREF _Ref411969145 \h </w:instrText>
      </w:r>
      <w:r>
        <w:fldChar w:fldCharType="separate"/>
      </w:r>
      <w:r w:rsidR="00504BD9">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080" w:name="_Ref448228543"/>
      <w:bookmarkStart w:id="1081" w:name="_Ref448228546"/>
      <w:bookmarkStart w:id="1082" w:name="_Ref448471804"/>
      <w:bookmarkStart w:id="1083" w:name="_Toc448696643"/>
      <w:r>
        <w:lastRenderedPageBreak/>
        <w:t>The Book of Psalis and Doxologies</w:t>
      </w:r>
      <w:bookmarkEnd w:id="327"/>
      <w:bookmarkEnd w:id="328"/>
      <w:bookmarkEnd w:id="329"/>
      <w:bookmarkEnd w:id="1080"/>
      <w:bookmarkEnd w:id="1081"/>
      <w:bookmarkEnd w:id="1082"/>
      <w:bookmarkEnd w:id="1083"/>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84" w:name="_Toc448696644"/>
      <w:bookmarkStart w:id="1085" w:name="_Toc410196197"/>
      <w:bookmarkStart w:id="1086" w:name="_Toc410196439"/>
      <w:bookmarkStart w:id="1087" w:name="_Toc410196941"/>
      <w:r>
        <w:lastRenderedPageBreak/>
        <w:t>General and Common Doxologies</w:t>
      </w:r>
      <w:bookmarkEnd w:id="1084"/>
    </w:p>
    <w:p w14:paraId="1B082926" w14:textId="77777777" w:rsidR="009C13E9" w:rsidRDefault="009C13E9" w:rsidP="009C13E9">
      <w:pPr>
        <w:pStyle w:val="Heading3"/>
      </w:pPr>
      <w:bookmarkStart w:id="1088" w:name="_Ref434488390"/>
      <w:r>
        <w:t>The Doxology of the Heavenly</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89"/>
            <w:r>
              <w:t>The great and holy luminaries,</w:t>
            </w:r>
            <w:commentRangeEnd w:id="1089"/>
            <w:r>
              <w:rPr>
                <w:rStyle w:val="CommentReference"/>
                <w:rFonts w:ascii="Times New Roman" w:hAnsi="Times New Roman"/>
              </w:rPr>
              <w:commentReference w:id="1089"/>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90"/>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90"/>
            <w:r>
              <w:rPr>
                <w:rStyle w:val="CommentReference"/>
                <w:rFonts w:ascii="Times New Roman" w:hAnsi="Times New Roman"/>
              </w:rPr>
              <w:commentReference w:id="1090"/>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91"/>
            <w:r w:rsidRPr="00602B0F">
              <w:t xml:space="preserve">O Lord, </w:t>
            </w:r>
            <w:commentRangeEnd w:id="1091"/>
            <w:r>
              <w:rPr>
                <w:rStyle w:val="CommentReference"/>
                <w:rFonts w:ascii="Times New Roman" w:hAnsi="Times New Roman"/>
              </w:rPr>
              <w:commentReference w:id="1091"/>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92" w:name="_Ref434488524"/>
      <w:r>
        <w:t>The Doxology of St. John the Baptist</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93" w:name="_Ref434488546"/>
      <w:r>
        <w:t>Another Doxology of St. John the Baptist</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94" w:name="_Ref434488644"/>
      <w:r>
        <w:lastRenderedPageBreak/>
        <w:t>A Doxology for the Apostles</w:t>
      </w:r>
      <w:bookmarkEnd w:id="10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95"/>
            <w:r>
              <w:t xml:space="preserve">called </w:t>
            </w:r>
            <w:commentRangeEnd w:id="1095"/>
            <w:r>
              <w:rPr>
                <w:rStyle w:val="CommentReference"/>
                <w:rFonts w:ascii="Times New Roman" w:eastAsiaTheme="minorHAnsi" w:hAnsi="Times New Roman" w:cstheme="minorBidi"/>
                <w:color w:val="auto"/>
              </w:rPr>
              <w:commentReference w:id="1095"/>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96"/>
            <w:r>
              <w:t>Who loved him greatly.</w:t>
            </w:r>
            <w:commentRangeEnd w:id="1096"/>
            <w:r>
              <w:rPr>
                <w:rStyle w:val="CommentReference"/>
                <w:rFonts w:ascii="Times New Roman" w:eastAsiaTheme="minorHAnsi" w:hAnsi="Times New Roman" w:cstheme="minorBidi"/>
                <w:color w:val="auto"/>
              </w:rPr>
              <w:commentReference w:id="1096"/>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97" w:name="_Ref434488657"/>
      <w:r>
        <w:t>Another Doxology for the Apostles</w:t>
      </w:r>
      <w:bookmarkEnd w:id="10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98"/>
            <w:r>
              <w:t xml:space="preserve">Our </w:t>
            </w:r>
            <w:commentRangeEnd w:id="1098"/>
            <w:r>
              <w:rPr>
                <w:rStyle w:val="CommentReference"/>
                <w:rFonts w:ascii="Times New Roman" w:eastAsiaTheme="minorHAnsi" w:hAnsi="Times New Roman" w:cstheme="minorBidi"/>
                <w:color w:val="auto"/>
              </w:rPr>
              <w:commentReference w:id="1098"/>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99"/>
            <w:r>
              <w:t xml:space="preserve">And </w:t>
            </w:r>
            <w:commentRangeEnd w:id="1099"/>
            <w:r>
              <w:rPr>
                <w:rStyle w:val="CommentReference"/>
                <w:rFonts w:ascii="Times New Roman" w:eastAsiaTheme="minorHAnsi" w:hAnsi="Times New Roman" w:cstheme="minorBidi"/>
                <w:color w:val="auto"/>
              </w:rPr>
              <w:commentReference w:id="1099"/>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00"/>
            <w:r>
              <w:t>And was numbered with</w:t>
            </w:r>
          </w:p>
          <w:p w14:paraId="5527B3A6" w14:textId="77777777" w:rsidR="004C7F73" w:rsidRDefault="004C7F73" w:rsidP="004C7F73">
            <w:pPr>
              <w:pStyle w:val="EngHangEnd"/>
            </w:pPr>
            <w:r>
              <w:t>The rest of the Apostles.</w:t>
            </w:r>
            <w:commentRangeEnd w:id="1100"/>
            <w:r>
              <w:rPr>
                <w:rStyle w:val="CommentReference"/>
                <w:rFonts w:ascii="Times New Roman" w:eastAsiaTheme="minorHAnsi" w:hAnsi="Times New Roman" w:cstheme="minorBidi"/>
                <w:color w:val="auto"/>
              </w:rPr>
              <w:commentReference w:id="1100"/>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01"/>
            <w:r>
              <w:t xml:space="preserve">sound </w:t>
            </w:r>
            <w:commentRangeEnd w:id="1101"/>
            <w:r>
              <w:rPr>
                <w:rStyle w:val="CommentReference"/>
                <w:rFonts w:ascii="Times New Roman" w:eastAsiaTheme="minorHAnsi" w:hAnsi="Times New Roman" w:cstheme="minorBidi"/>
                <w:color w:val="auto"/>
              </w:rPr>
              <w:commentReference w:id="1101"/>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02" w:name="_Ref434488814"/>
      <w:r>
        <w:t>The Doxology of St. Mark</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03"/>
            <w:r>
              <w:t>Beholder of God</w:t>
            </w:r>
            <w:commentRangeEnd w:id="1103"/>
            <w:r>
              <w:rPr>
                <w:rStyle w:val="CommentReference"/>
                <w:rFonts w:ascii="Times New Roman" w:eastAsiaTheme="minorHAnsi" w:hAnsi="Times New Roman" w:cstheme="minorBidi"/>
                <w:color w:val="auto"/>
              </w:rPr>
              <w:commentReference w:id="110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04" w:name="_Ref434488992"/>
      <w:r>
        <w:t>The Doxology of Any Apostle</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05"/>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05"/>
            <w:r>
              <w:rPr>
                <w:rStyle w:val="CommentReference"/>
                <w:rFonts w:ascii="Times New Roman" w:eastAsiaTheme="minorHAnsi" w:hAnsi="Times New Roman" w:cstheme="minorBidi"/>
                <w:color w:val="auto"/>
              </w:rPr>
              <w:commentReference w:id="1105"/>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06"/>
            <w:r>
              <w:t>compatriots</w:t>
            </w:r>
            <w:commentRangeEnd w:id="1106"/>
            <w:r>
              <w:rPr>
                <w:rStyle w:val="CommentReference"/>
                <w:rFonts w:ascii="Times New Roman" w:eastAsiaTheme="minorHAnsi" w:hAnsi="Times New Roman" w:cstheme="minorBidi"/>
                <w:color w:val="auto"/>
              </w:rPr>
              <w:commentReference w:id="1106"/>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07" w:name="_Ref434489014"/>
      <w:r>
        <w:t>The Doxology of St. Stephen</w:t>
      </w:r>
      <w:bookmarkEnd w:id="1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76"/>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08" w:name="_Ref434489170"/>
      <w:r>
        <w:t>The Doxology of St. George</w:t>
      </w:r>
      <w:bookmarkEnd w:id="1108"/>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504BD9">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504BD9">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504BD9">
        <w:rPr>
          <w:noProof/>
        </w:rPr>
        <w:t>838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09" w:name="_Ref434490082"/>
      <w:r>
        <w:t>The Doxology of St. Demiana</w:t>
      </w:r>
      <w:bookmarkEnd w:id="1109"/>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504BD9">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504BD9">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504BD9">
        <w:rPr>
          <w:noProof/>
        </w:rPr>
        <w:t>804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77"/>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10" w:name="_Ref434489950"/>
      <w:r>
        <w:t>The Doxology of the Martyrs</w:t>
      </w:r>
      <w:bookmarkEnd w:id="11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11"/>
            <w:r>
              <w:t>Akrash</w:t>
            </w:r>
            <w:commentRangeEnd w:id="1111"/>
            <w:r>
              <w:rPr>
                <w:rStyle w:val="CommentReference"/>
              </w:rPr>
              <w:commentReference w:id="1111"/>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12" w:name="_Ref434490311"/>
      <w:r>
        <w:t>The Doxology of St. Anthony and St. Paul</w:t>
      </w:r>
      <w:bookmarkEnd w:id="1112"/>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504BD9">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504BD9">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504BD9">
        <w:rPr>
          <w:noProof/>
        </w:rPr>
        <w:t>809</w:t>
      </w:r>
      <w:r w:rsidR="00191A26">
        <w:fldChar w:fldCharType="end"/>
      </w:r>
      <w:r>
        <w:t xml:space="preserve">, and </w:t>
      </w:r>
      <w:r w:rsidR="00191A26">
        <w:fldChar w:fldCharType="begin"/>
      </w:r>
      <w:r w:rsidR="00191A26">
        <w:instrText xml:space="preserve"> REF _Ref434490368 \h </w:instrText>
      </w:r>
      <w:r w:rsidR="00191A26">
        <w:fldChar w:fldCharType="separate"/>
      </w:r>
      <w:r w:rsidR="00504BD9">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504BD9">
        <w:rPr>
          <w:noProof/>
        </w:rPr>
        <w:t>812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13"/>
            <w:r w:rsidRPr="004764BD">
              <w:t>give light to</w:t>
            </w:r>
            <w:commentRangeEnd w:id="1113"/>
            <w:r>
              <w:rPr>
                <w:rStyle w:val="CommentReference"/>
                <w:rFonts w:ascii="Times New Roman" w:eastAsiaTheme="minorHAnsi" w:hAnsi="Times New Roman" w:cstheme="minorBidi"/>
                <w:color w:val="auto"/>
              </w:rPr>
              <w:commentReference w:id="1113"/>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14" w:name="_Ref434490826"/>
      <w:r>
        <w:lastRenderedPageBreak/>
        <w:t>The Doxology of St. Pishoy and St. Paul of Tammah</w:t>
      </w:r>
      <w:bookmarkEnd w:id="1114"/>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504BD9">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504BD9">
        <w:rPr>
          <w:lang w:val="en-US"/>
        </w:rPr>
        <w:t>July 2 / Epip 8: St. Pishoy</w:t>
      </w:r>
      <w:r>
        <w:fldChar w:fldCharType="end"/>
      </w:r>
      <w:r>
        <w:t xml:space="preserve">, page </w:t>
      </w:r>
      <w:r>
        <w:fldChar w:fldCharType="begin"/>
      </w:r>
      <w:r>
        <w:instrText xml:space="preserve"> PAGEREF _Ref434490783 \h </w:instrText>
      </w:r>
      <w:r>
        <w:fldChar w:fldCharType="separate"/>
      </w:r>
      <w:r w:rsidR="00504BD9">
        <w:rPr>
          <w:noProof/>
        </w:rPr>
        <w:t>895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15" w:name="_Ref434492161"/>
      <w:r>
        <w:lastRenderedPageBreak/>
        <w:t>The Doxology of St. Athanasius the Apostolic</w:t>
      </w:r>
      <w:bookmarkEnd w:id="1115"/>
      <w:r w:rsidR="00B52F78">
        <w:rPr>
          <w:rStyle w:val="FootnoteReference"/>
        </w:rPr>
        <w:footnoteReference w:id="878"/>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504BD9">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504BD9">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504BD9">
        <w:rPr>
          <w:noProof/>
        </w:rPr>
        <w:t>843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504BD9">
        <w:rPr>
          <w:noProof/>
        </w:rPr>
        <w:t>845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16" w:name="_Ref434492536"/>
      <w:r>
        <w:t xml:space="preserve">The Doxology of </w:t>
      </w:r>
      <w:r w:rsidR="00231798">
        <w:t>the</w:t>
      </w:r>
      <w:r>
        <w:t xml:space="preserve"> Cross Bearers</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17" w:name="_Ref434492645"/>
      <w:r>
        <w:t>The Doxology for a Hierarch Who is Present</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79"/>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80"/>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81"/>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27"/>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27"/>
            <w:r>
              <w:rPr>
                <w:rStyle w:val="CommentReference"/>
                <w:rFonts w:ascii="Times New Roman" w:eastAsiaTheme="minorHAnsi" w:hAnsi="Times New Roman" w:cstheme="minorBidi"/>
                <w:color w:val="auto"/>
              </w:rPr>
              <w:commentReference w:id="1127"/>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82"/>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31" w:name="_Toc448696645"/>
      <w:bookmarkStart w:id="1132" w:name="September"/>
      <w:r>
        <w:lastRenderedPageBreak/>
        <w:t>September</w:t>
      </w:r>
      <w:bookmarkEnd w:id="1085"/>
      <w:bookmarkEnd w:id="1086"/>
      <w:bookmarkEnd w:id="1087"/>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31"/>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504BD9">
              <w:rPr>
                <w:noProof/>
                <w:webHidden/>
              </w:rPr>
              <w:t>626</w:t>
            </w:r>
            <w:r w:rsidR="00E35F1F">
              <w:rPr>
                <w:noProof/>
                <w:webHidden/>
              </w:rPr>
              <w:fldChar w:fldCharType="end"/>
            </w:r>
          </w:hyperlink>
        </w:p>
        <w:p w14:paraId="1E634E2C" w14:textId="25064664" w:rsidR="00E35F1F" w:rsidRDefault="000860AE">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504BD9">
              <w:rPr>
                <w:noProof/>
                <w:webHidden/>
              </w:rPr>
              <w:t>637</w:t>
            </w:r>
            <w:r w:rsidR="00E35F1F">
              <w:rPr>
                <w:noProof/>
                <w:webHidden/>
              </w:rPr>
              <w:fldChar w:fldCharType="end"/>
            </w:r>
          </w:hyperlink>
        </w:p>
        <w:p w14:paraId="62BAC02E" w14:textId="02C5C05A" w:rsidR="00E35F1F" w:rsidRDefault="000860AE">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504BD9">
              <w:rPr>
                <w:noProof/>
                <w:webHidden/>
              </w:rPr>
              <w:t>637</w:t>
            </w:r>
            <w:r w:rsidR="00E35F1F">
              <w:rPr>
                <w:noProof/>
                <w:webHidden/>
              </w:rPr>
              <w:fldChar w:fldCharType="end"/>
            </w:r>
          </w:hyperlink>
        </w:p>
        <w:p w14:paraId="316B8884" w14:textId="3FE63A40" w:rsidR="00E35F1F" w:rsidRDefault="000860AE">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504BD9">
              <w:rPr>
                <w:noProof/>
                <w:webHidden/>
              </w:rPr>
              <w:t>637</w:t>
            </w:r>
            <w:r w:rsidR="00E35F1F">
              <w:rPr>
                <w:noProof/>
                <w:webHidden/>
              </w:rPr>
              <w:fldChar w:fldCharType="end"/>
            </w:r>
          </w:hyperlink>
        </w:p>
        <w:p w14:paraId="056107B3" w14:textId="2F9EB188" w:rsidR="00E35F1F" w:rsidRDefault="000860AE">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504BD9">
              <w:rPr>
                <w:noProof/>
                <w:webHidden/>
              </w:rPr>
              <w:t>639</w:t>
            </w:r>
            <w:r w:rsidR="00E35F1F">
              <w:rPr>
                <w:noProof/>
                <w:webHidden/>
              </w:rPr>
              <w:fldChar w:fldCharType="end"/>
            </w:r>
          </w:hyperlink>
        </w:p>
        <w:p w14:paraId="76710609" w14:textId="7E593FC4" w:rsidR="00E35F1F" w:rsidRDefault="000860AE">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504BD9">
              <w:rPr>
                <w:noProof/>
                <w:webHidden/>
              </w:rPr>
              <w:t>639</w:t>
            </w:r>
            <w:r w:rsidR="00E35F1F">
              <w:rPr>
                <w:noProof/>
                <w:webHidden/>
              </w:rPr>
              <w:fldChar w:fldCharType="end"/>
            </w:r>
          </w:hyperlink>
        </w:p>
        <w:p w14:paraId="69018752" w14:textId="59F17B64" w:rsidR="00E35F1F" w:rsidRDefault="000860AE">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504BD9">
              <w:rPr>
                <w:noProof/>
                <w:webHidden/>
              </w:rPr>
              <w:t>639</w:t>
            </w:r>
            <w:r w:rsidR="00E35F1F">
              <w:rPr>
                <w:noProof/>
                <w:webHidden/>
              </w:rPr>
              <w:fldChar w:fldCharType="end"/>
            </w:r>
          </w:hyperlink>
        </w:p>
        <w:p w14:paraId="7AB13EF6" w14:textId="451F88F8" w:rsidR="00E35F1F" w:rsidRDefault="000860AE">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504BD9">
              <w:rPr>
                <w:noProof/>
                <w:webHidden/>
              </w:rPr>
              <w:t>640</w:t>
            </w:r>
            <w:r w:rsidR="00E35F1F">
              <w:rPr>
                <w:noProof/>
                <w:webHidden/>
              </w:rPr>
              <w:fldChar w:fldCharType="end"/>
            </w:r>
          </w:hyperlink>
        </w:p>
        <w:p w14:paraId="7CC94BF7" w14:textId="6DFA615D" w:rsidR="00E35F1F" w:rsidRDefault="000860AE">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504BD9">
              <w:rPr>
                <w:noProof/>
                <w:webHidden/>
              </w:rPr>
              <w:t>640</w:t>
            </w:r>
            <w:r w:rsidR="00E35F1F">
              <w:rPr>
                <w:noProof/>
                <w:webHidden/>
              </w:rPr>
              <w:fldChar w:fldCharType="end"/>
            </w:r>
          </w:hyperlink>
        </w:p>
        <w:p w14:paraId="51743273" w14:textId="04F95FA0" w:rsidR="00E35F1F" w:rsidRDefault="000860AE">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504BD9">
              <w:rPr>
                <w:noProof/>
                <w:webHidden/>
              </w:rPr>
              <w:t>640</w:t>
            </w:r>
            <w:r w:rsidR="00E35F1F">
              <w:rPr>
                <w:noProof/>
                <w:webHidden/>
              </w:rPr>
              <w:fldChar w:fldCharType="end"/>
            </w:r>
          </w:hyperlink>
        </w:p>
        <w:p w14:paraId="71C03905" w14:textId="4C867BF4" w:rsidR="00E35F1F" w:rsidRDefault="000860AE">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504BD9">
              <w:rPr>
                <w:noProof/>
                <w:webHidden/>
              </w:rPr>
              <w:t>651</w:t>
            </w:r>
            <w:r w:rsidR="00E35F1F">
              <w:rPr>
                <w:noProof/>
                <w:webHidden/>
              </w:rPr>
              <w:fldChar w:fldCharType="end"/>
            </w:r>
          </w:hyperlink>
        </w:p>
        <w:p w14:paraId="76586D73" w14:textId="76AA048A" w:rsidR="00E35F1F" w:rsidRDefault="000860AE">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504BD9">
              <w:rPr>
                <w:noProof/>
                <w:webHidden/>
              </w:rPr>
              <w:t>651</w:t>
            </w:r>
            <w:r w:rsidR="00E35F1F">
              <w:rPr>
                <w:noProof/>
                <w:webHidden/>
              </w:rPr>
              <w:fldChar w:fldCharType="end"/>
            </w:r>
          </w:hyperlink>
        </w:p>
        <w:p w14:paraId="396BBFB3" w14:textId="22BD8D70" w:rsidR="00E35F1F" w:rsidRDefault="000860AE">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504BD9">
              <w:rPr>
                <w:noProof/>
                <w:webHidden/>
              </w:rPr>
              <w:t>651</w:t>
            </w:r>
            <w:r w:rsidR="00E35F1F">
              <w:rPr>
                <w:noProof/>
                <w:webHidden/>
              </w:rPr>
              <w:fldChar w:fldCharType="end"/>
            </w:r>
          </w:hyperlink>
        </w:p>
        <w:p w14:paraId="75A617A8" w14:textId="45312379" w:rsidR="00E35F1F" w:rsidRDefault="000860AE">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504BD9">
              <w:rPr>
                <w:noProof/>
                <w:webHidden/>
              </w:rPr>
              <w:t>654</w:t>
            </w:r>
            <w:r w:rsidR="00E35F1F">
              <w:rPr>
                <w:noProof/>
                <w:webHidden/>
              </w:rPr>
              <w:fldChar w:fldCharType="end"/>
            </w:r>
          </w:hyperlink>
        </w:p>
        <w:p w14:paraId="7FE67BDE" w14:textId="48983112" w:rsidR="00E35F1F" w:rsidRDefault="000860AE">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504BD9">
              <w:rPr>
                <w:noProof/>
                <w:webHidden/>
              </w:rPr>
              <w:t>654</w:t>
            </w:r>
            <w:r w:rsidR="00E35F1F">
              <w:rPr>
                <w:noProof/>
                <w:webHidden/>
              </w:rPr>
              <w:fldChar w:fldCharType="end"/>
            </w:r>
          </w:hyperlink>
        </w:p>
        <w:p w14:paraId="482AECF5" w14:textId="2A03A69A" w:rsidR="00E35F1F" w:rsidRDefault="000860AE">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504BD9">
              <w:rPr>
                <w:noProof/>
                <w:webHidden/>
              </w:rPr>
              <w:t>663</w:t>
            </w:r>
            <w:r w:rsidR="00E35F1F">
              <w:rPr>
                <w:noProof/>
                <w:webHidden/>
              </w:rPr>
              <w:fldChar w:fldCharType="end"/>
            </w:r>
          </w:hyperlink>
        </w:p>
        <w:p w14:paraId="31D14FD7" w14:textId="50875118" w:rsidR="00E35F1F" w:rsidRDefault="000860AE">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504BD9">
              <w:rPr>
                <w:noProof/>
                <w:webHidden/>
              </w:rPr>
              <w:t>663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33" w:name="_Toc410196198"/>
      <w:bookmarkStart w:id="1134" w:name="_Toc410196440"/>
      <w:bookmarkStart w:id="1135" w:name="_Toc410196942"/>
      <w:r>
        <w:br w:type="page"/>
      </w:r>
    </w:p>
    <w:p w14:paraId="3B77A2B2" w14:textId="6F99453D" w:rsidR="00495F1A" w:rsidRDefault="0092592B" w:rsidP="00495F1A">
      <w:pPr>
        <w:pStyle w:val="Heading3"/>
      </w:pPr>
      <w:bookmarkStart w:id="1136" w:name="_Toc448227468"/>
      <w:r>
        <w:lastRenderedPageBreak/>
        <w:t xml:space="preserve">August 29 (30) / Tho-out 1: </w:t>
      </w:r>
      <w:r w:rsidR="00495F1A">
        <w:t>Ecclesiastical New Year: Nairouz</w:t>
      </w:r>
      <w:bookmarkEnd w:id="1133"/>
      <w:bookmarkEnd w:id="1134"/>
      <w:bookmarkEnd w:id="1135"/>
      <w:bookmarkEnd w:id="1136"/>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37" w:name="_Ref434477358"/>
      <w:r>
        <w:t>The Doxolog</w:t>
      </w:r>
      <w:r w:rsidR="00E21EA3">
        <w:t>y for Ecclesiastical New Year</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38"/>
            <w:r>
              <w:t xml:space="preserve">wiles </w:t>
            </w:r>
            <w:commentRangeEnd w:id="1138"/>
            <w:r>
              <w:rPr>
                <w:rStyle w:val="CommentReference"/>
                <w:rFonts w:ascii="Times New Roman" w:eastAsiaTheme="minorHAnsi" w:hAnsi="Times New Roman" w:cstheme="minorBidi"/>
                <w:color w:val="auto"/>
              </w:rPr>
              <w:commentReference w:id="1138"/>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39" w:name="_Ref434473482"/>
      <w:r>
        <w:t>The Psali Adam</w:t>
      </w:r>
      <w:r w:rsidR="00B411C9">
        <w:t xml:space="preserve"> for the Ecclesiastical New Year</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40"/>
            <w:r>
              <w:t xml:space="preserve">Ϯⲛⲁⲟⲩⲱϣⲧ </w:t>
            </w:r>
            <w:commentRangeEnd w:id="1140"/>
            <w:r>
              <w:rPr>
                <w:rStyle w:val="CommentReference"/>
                <w:rFonts w:ascii="Times New Roman" w:hAnsi="Times New Roman"/>
              </w:rPr>
              <w:commentReference w:id="1140"/>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41"/>
            <w:r>
              <w:t>reign</w:t>
            </w:r>
            <w:commentRangeEnd w:id="1141"/>
            <w:r>
              <w:rPr>
                <w:rStyle w:val="CommentReference"/>
              </w:rPr>
              <w:commentReference w:id="1141"/>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42" w:name="_Ref434473530"/>
      <w:r>
        <w:t xml:space="preserve">The Psali </w:t>
      </w:r>
      <w:r w:rsidR="004E71A7">
        <w:t>Batos for the Ecclesiastical New Year</w:t>
      </w:r>
      <w:bookmarkEnd w:id="11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43"/>
            <w:r>
              <w:t xml:space="preserve">be </w:t>
            </w:r>
            <w:commentRangeEnd w:id="1143"/>
            <w:r>
              <w:rPr>
                <w:rStyle w:val="CommentReference"/>
              </w:rPr>
              <w:commentReference w:id="1143"/>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44"/>
            <w:r>
              <w:t xml:space="preserve">Ⲁⲙⲱⲛⲓ </w:t>
            </w:r>
            <w:commentRangeEnd w:id="1144"/>
            <w:r>
              <w:rPr>
                <w:rStyle w:val="CommentReference"/>
                <w:rFonts w:ascii="Times New Roman" w:hAnsi="Times New Roman"/>
              </w:rPr>
              <w:commentReference w:id="1144"/>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45"/>
            <w:r>
              <w:t xml:space="preserve">the </w:t>
            </w:r>
            <w:commentRangeEnd w:id="1145"/>
            <w:r>
              <w:rPr>
                <w:rStyle w:val="CommentReference"/>
              </w:rPr>
              <w:commentReference w:id="1145"/>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46"/>
            <w:r>
              <w:t xml:space="preserve">entreat </w:t>
            </w:r>
            <w:commentRangeEnd w:id="1146"/>
            <w:r>
              <w:rPr>
                <w:rStyle w:val="CommentReference"/>
              </w:rPr>
              <w:commentReference w:id="1146"/>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47" w:name="_Toc448227469"/>
      <w:r>
        <w:t xml:space="preserve">August 29 (30) / Tho-out 1: </w:t>
      </w:r>
      <w:r w:rsidRPr="00646349">
        <w:t xml:space="preserve">Also </w:t>
      </w:r>
      <w:r>
        <w:t>the Martyrdom of St. Bartholomew the Apostle</w:t>
      </w:r>
      <w:bookmarkEnd w:id="1147"/>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277D452E" w14:textId="77777777" w:rsidR="0092592B" w:rsidRDefault="0092592B" w:rsidP="0092592B">
      <w:pPr>
        <w:pStyle w:val="Heading3"/>
      </w:pPr>
      <w:bookmarkStart w:id="1148" w:name="_Toc448227470"/>
      <w:r>
        <w:t xml:space="preserve">August 30 (31) / Tho-out 2: </w:t>
      </w:r>
      <w:r w:rsidR="005242D1">
        <w:t xml:space="preserve">Martyrdom of </w:t>
      </w:r>
      <w:r>
        <w:t>St. John the Baptist</w:t>
      </w:r>
      <w:bookmarkEnd w:id="1148"/>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504BD9">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504BD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04BD9">
        <w:rPr>
          <w:noProof/>
        </w:rPr>
        <w:t>606</w:t>
      </w:r>
      <w:r w:rsidR="00191A26">
        <w:fldChar w:fldCharType="end"/>
      </w:r>
      <w:r>
        <w:t>.</w:t>
      </w:r>
    </w:p>
    <w:p w14:paraId="53087CDB" w14:textId="77777777" w:rsidR="00C46B09" w:rsidRDefault="00C46B09" w:rsidP="0039635A">
      <w:pPr>
        <w:pStyle w:val="Heading3"/>
      </w:pPr>
      <w:bookmarkStart w:id="1149" w:name="_Toc448227471"/>
      <w:r>
        <w:t>September 1 (2) / Tho-out 4: St. Verena</w:t>
      </w:r>
      <w:bookmarkEnd w:id="1149"/>
    </w:p>
    <w:p w14:paraId="07AAD00E" w14:textId="77777777" w:rsidR="00C46B09" w:rsidRDefault="00C46B09" w:rsidP="00C46B09">
      <w:pPr>
        <w:pStyle w:val="Heading4"/>
      </w:pPr>
      <w:bookmarkStart w:id="1150" w:name="_Ref434490285"/>
      <w:r>
        <w:t>The Doxology</w:t>
      </w:r>
      <w:r w:rsidR="00B46E6E">
        <w:t xml:space="preserve"> for St. Verena</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51" w:name="_Toc448227472"/>
      <w:r>
        <w:lastRenderedPageBreak/>
        <w:t>September 3 (4) / Tho-out 6: St. Phoebe the Protodeaconess</w:t>
      </w:r>
      <w:r w:rsidR="008C4D26">
        <w:rPr>
          <w:rStyle w:val="FootnoteReference"/>
        </w:rPr>
        <w:footnoteReference w:id="883"/>
      </w:r>
      <w:bookmarkEnd w:id="1151"/>
    </w:p>
    <w:p w14:paraId="47E3028B" w14:textId="77777777" w:rsidR="0039635A" w:rsidRDefault="0039635A" w:rsidP="0039635A">
      <w:pPr>
        <w:pStyle w:val="Heading3"/>
      </w:pPr>
      <w:bookmarkStart w:id="1152" w:name="_Toc448227473"/>
      <w:r>
        <w:t>September 4 (5) / Tho-out 7: St. Dioscorus</w:t>
      </w:r>
      <w:bookmarkEnd w:id="1152"/>
    </w:p>
    <w:p w14:paraId="6AE56346" w14:textId="0BF62320" w:rsidR="0039635A" w:rsidRDefault="00191A26" w:rsidP="0039635A">
      <w:pPr>
        <w:pStyle w:val="Rubric"/>
      </w:pPr>
      <w:r>
        <w:fldChar w:fldCharType="begin"/>
      </w:r>
      <w:r>
        <w:instrText xml:space="preserve"> REF _Ref434492249 \h </w:instrText>
      </w:r>
      <w:r>
        <w:fldChar w:fldCharType="separate"/>
      </w:r>
      <w:r w:rsidR="00504BD9">
        <w:t>The Doxology for St. Severus</w:t>
      </w:r>
      <w:r>
        <w:fldChar w:fldCharType="end"/>
      </w:r>
      <w:r>
        <w:t xml:space="preserve">, </w:t>
      </w:r>
      <w:r>
        <w:fldChar w:fldCharType="begin"/>
      </w:r>
      <w:r>
        <w:instrText xml:space="preserve"> REF _Ref434561058 \h </w:instrText>
      </w:r>
      <w:r>
        <w:fldChar w:fldCharType="separate"/>
      </w:r>
      <w:r w:rsidR="00504BD9">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504BD9">
        <w:rPr>
          <w:noProof/>
        </w:rPr>
        <w:t>663</w:t>
      </w:r>
      <w:r>
        <w:fldChar w:fldCharType="end"/>
      </w:r>
      <w:r w:rsidR="0039635A">
        <w:t xml:space="preserve"> can be adapted.</w:t>
      </w:r>
    </w:p>
    <w:p w14:paraId="7D1E759A" w14:textId="77777777" w:rsidR="0046481B" w:rsidRDefault="0046481B" w:rsidP="0046481B">
      <w:pPr>
        <w:pStyle w:val="Heading3"/>
      </w:pPr>
      <w:bookmarkStart w:id="1153" w:name="_Toc448227474"/>
      <w:r>
        <w:t>September 4 (5) / Tho-out 7: Also St. Rebecca and her Children</w:t>
      </w:r>
      <w:bookmarkEnd w:id="1153"/>
    </w:p>
    <w:p w14:paraId="14929AD8" w14:textId="77777777" w:rsidR="0046481B" w:rsidRDefault="0046481B" w:rsidP="0046481B">
      <w:pPr>
        <w:pStyle w:val="Heading4"/>
      </w:pPr>
      <w:bookmarkStart w:id="1154" w:name="_Ref434490258"/>
      <w:r>
        <w:t>The Doxology</w:t>
      </w:r>
      <w:r w:rsidR="00B46E6E">
        <w:t xml:space="preserve"> for St. Rebecca and her Children</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55" w:name="_Toc448227475"/>
      <w:r>
        <w:t>September 9 (10) / Tho-out 12: Commemoration of Archangel Michael</w:t>
      </w:r>
      <w:bookmarkEnd w:id="1155"/>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504BD9">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04BD9">
        <w:rPr>
          <w:noProof/>
        </w:rPr>
        <w:t>675</w:t>
      </w:r>
      <w:r w:rsidR="00191A26">
        <w:fldChar w:fldCharType="end"/>
      </w:r>
      <w:r w:rsidR="00191A26">
        <w:t>.</w:t>
      </w:r>
    </w:p>
    <w:p w14:paraId="221393BE" w14:textId="77777777" w:rsidR="0092592B" w:rsidRDefault="006E370D" w:rsidP="006E370D">
      <w:pPr>
        <w:pStyle w:val="Heading3"/>
      </w:pPr>
      <w:bookmarkStart w:id="1156" w:name="_Toc448227476"/>
      <w:r>
        <w:t xml:space="preserve">September 12 (13) / Tho-out 15: </w:t>
      </w:r>
      <w:r w:rsidR="00191A26">
        <w:t xml:space="preserve">Translocation of the Relics of </w:t>
      </w:r>
      <w:r>
        <w:t>St. Stephen</w:t>
      </w:r>
      <w:bookmarkEnd w:id="1156"/>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504BD9">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504BD9">
        <w:rPr>
          <w:noProof/>
        </w:rPr>
        <w:t>748</w:t>
      </w:r>
      <w:r w:rsidR="00191A26">
        <w:fldChar w:fldCharType="end"/>
      </w:r>
      <w:r>
        <w:t>.</w:t>
      </w:r>
    </w:p>
    <w:p w14:paraId="7C31113D" w14:textId="77777777" w:rsidR="00495F1A" w:rsidRDefault="0092592B" w:rsidP="00495F1A">
      <w:pPr>
        <w:pStyle w:val="Heading3"/>
      </w:pPr>
      <w:bookmarkStart w:id="1157" w:name="_Toc410196199"/>
      <w:bookmarkStart w:id="1158" w:name="_Toc410196441"/>
      <w:bookmarkStart w:id="1159" w:name="_Toc410196943"/>
      <w:bookmarkStart w:id="1160" w:name="_Ref434563524"/>
      <w:bookmarkStart w:id="1161" w:name="_Ref434563530"/>
      <w:bookmarkStart w:id="1162" w:name="_Toc448227477"/>
      <w:r>
        <w:t xml:space="preserve">September 14 (15) / Tho-out 17: </w:t>
      </w:r>
      <w:r w:rsidR="00495F1A">
        <w:t>The Dedication of the Church of the Holy Cross</w:t>
      </w:r>
      <w:bookmarkEnd w:id="1157"/>
      <w:bookmarkEnd w:id="1158"/>
      <w:bookmarkEnd w:id="1159"/>
      <w:bookmarkEnd w:id="1160"/>
      <w:bookmarkEnd w:id="1161"/>
      <w:bookmarkEnd w:id="116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63" w:name="_Ref434477443"/>
      <w:r>
        <w:lastRenderedPageBreak/>
        <w:t>The Doxology</w:t>
      </w:r>
      <w:r w:rsidR="00E21EA3">
        <w:t xml:space="preserve"> for the Feast of the Cross</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64" w:name="_Ref434474964"/>
      <w:r>
        <w:lastRenderedPageBreak/>
        <w:t>The Psali Ada</w:t>
      </w:r>
      <w:r w:rsidR="006C1B94">
        <w:t>m for the Feast of the Cross</w:t>
      </w:r>
      <w:bookmarkEnd w:id="11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6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65"/>
            <w:r>
              <w:rPr>
                <w:rStyle w:val="CommentReference"/>
              </w:rPr>
              <w:commentReference w:id="116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66" w:name="_Ref434474992"/>
      <w:r>
        <w:t>The Psali Bato</w:t>
      </w:r>
      <w:r w:rsidR="006C1B94">
        <w:t>s for the Feast of the Cross</w:t>
      </w:r>
      <w:bookmarkEnd w:id="11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67" w:name="_Toc448227478"/>
      <w:r>
        <w:t>September 18 (19) / Tho-out 21: Commemoration of the Theotokos</w:t>
      </w:r>
      <w:bookmarkEnd w:id="1167"/>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04BD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04BD9">
        <w:rPr>
          <w:noProof/>
        </w:rPr>
        <w:t>916</w:t>
      </w:r>
      <w:r w:rsidR="007E24F9">
        <w:fldChar w:fldCharType="end"/>
      </w:r>
      <w:r w:rsidR="007E24F9">
        <w:t>.</w:t>
      </w:r>
    </w:p>
    <w:p w14:paraId="65C17FB1" w14:textId="77777777" w:rsidR="00160DE3" w:rsidRDefault="00160DE3" w:rsidP="00160DE3">
      <w:pPr>
        <w:pStyle w:val="Heading3"/>
      </w:pPr>
      <w:bookmarkStart w:id="1168" w:name="_Toc448227479"/>
      <w:r>
        <w:t>September 21 (22) / Tho-out 24: Martyrdom of St. Quandratus, One of the Seventy Two</w:t>
      </w:r>
      <w:bookmarkEnd w:id="1168"/>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504BD9">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504BD9">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504BD9">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504BD9">
        <w:rPr>
          <w:noProof/>
        </w:rPr>
        <w:t>609</w:t>
      </w:r>
      <w:r w:rsidR="00191A26">
        <w:fldChar w:fldCharType="end"/>
      </w:r>
      <w:r>
        <w:t>.</w:t>
      </w:r>
    </w:p>
    <w:p w14:paraId="56FE4C4F" w14:textId="77777777" w:rsidR="00D54A29" w:rsidRDefault="00D54A29" w:rsidP="00D54A29">
      <w:pPr>
        <w:pStyle w:val="Heading3"/>
      </w:pPr>
      <w:bookmarkStart w:id="1169" w:name="_Toc448227480"/>
      <w:r>
        <w:t xml:space="preserve">September 22 (23) / </w:t>
      </w:r>
      <w:commentRangeStart w:id="1170"/>
      <w:r>
        <w:t>Tho-out 24</w:t>
      </w:r>
      <w:commentRangeEnd w:id="1170"/>
      <w:r w:rsidR="00C46B09">
        <w:rPr>
          <w:rStyle w:val="CommentReference"/>
          <w:rFonts w:eastAsiaTheme="minorHAnsi" w:cstheme="minorBidi"/>
          <w:b w:val="0"/>
          <w:bCs w:val="0"/>
        </w:rPr>
        <w:commentReference w:id="1170"/>
      </w:r>
      <w:r>
        <w:t>: St. Maurice and the Theban Legion</w:t>
      </w:r>
      <w:bookmarkEnd w:id="1169"/>
    </w:p>
    <w:p w14:paraId="74C264D0" w14:textId="77777777" w:rsidR="00D54A29" w:rsidRDefault="00B46E6E" w:rsidP="00D54A29">
      <w:pPr>
        <w:pStyle w:val="Heading4"/>
      </w:pPr>
      <w:bookmarkStart w:id="1171" w:name="_Ref434489859"/>
      <w:r>
        <w:t>The Doxology for</w:t>
      </w:r>
      <w:r w:rsidR="00D54A29">
        <w:t xml:space="preserve"> St. Maurice and the Theban Legion</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72" w:name="_Ref434489873"/>
      <w:r>
        <w:lastRenderedPageBreak/>
        <w:t>Another Doxology of St. Maurice</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73" w:name="_Toc448227481"/>
      <w:r>
        <w:t>September 23 (24) / Tho-out 26: Annunciation of St. John the Baptist to Zacharias</w:t>
      </w:r>
      <w:bookmarkEnd w:id="1173"/>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504BD9">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504BD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04BD9">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74" w:name="_Ref435003974"/>
      <w:bookmarkStart w:id="1175" w:name="_Toc448227482"/>
      <w:r>
        <w:t>September 26 (27) / Tho-out 29: Commemoration of the Annunciation, Nativity, and Resurrection on the 29</w:t>
      </w:r>
      <w:r w:rsidRPr="00C0205C">
        <w:rPr>
          <w:vertAlign w:val="superscript"/>
        </w:rPr>
        <w:t>th</w:t>
      </w:r>
      <w:r>
        <w:t xml:space="preserve"> of Every Month</w:t>
      </w:r>
      <w:bookmarkEnd w:id="1174"/>
      <w:bookmarkEnd w:id="1175"/>
    </w:p>
    <w:p w14:paraId="0A0A7EC3" w14:textId="77777777" w:rsidR="00C0205C" w:rsidRDefault="00C0205C" w:rsidP="00C0205C">
      <w:pPr>
        <w:pStyle w:val="Heading4"/>
      </w:pPr>
      <w:bookmarkStart w:id="1176" w:name="_Ref435003845"/>
      <w:r>
        <w:t>The Psali Adam for the 29</w:t>
      </w:r>
      <w:r w:rsidRPr="00C0205C">
        <w:rPr>
          <w:vertAlign w:val="superscript"/>
        </w:rPr>
        <w:t>th</w:t>
      </w:r>
      <w:r>
        <w:t xml:space="preserve"> of Every Month</w:t>
      </w:r>
      <w:bookmarkEnd w:id="11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77"/>
            <w:r>
              <w:t>At the end of times.</w:t>
            </w:r>
            <w:commentRangeEnd w:id="1177"/>
            <w:r>
              <w:rPr>
                <w:rStyle w:val="CommentReference"/>
                <w:rFonts w:ascii="Times New Roman" w:eastAsiaTheme="minorHAnsi" w:hAnsi="Times New Roman" w:cstheme="minorBidi"/>
                <w:color w:val="auto"/>
              </w:rPr>
              <w:commentReference w:id="117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84"/>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78" w:name="_Ref435003860"/>
      <w:r>
        <w:t>The Psali Batos for the 29</w:t>
      </w:r>
      <w:r w:rsidRPr="00C0205C">
        <w:rPr>
          <w:vertAlign w:val="superscript"/>
        </w:rPr>
        <w:t>th</w:t>
      </w:r>
      <w:r>
        <w:t xml:space="preserve"> of Every Month</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7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79"/>
            <w:r>
              <w:rPr>
                <w:rStyle w:val="CommentReference"/>
                <w:rFonts w:ascii="Times New Roman" w:eastAsiaTheme="minorHAnsi" w:hAnsi="Times New Roman" w:cstheme="minorBidi"/>
                <w:color w:val="auto"/>
              </w:rPr>
              <w:commentReference w:id="117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80"/>
            <w:r>
              <w:t xml:space="preserve"> Lord God</w:t>
            </w:r>
            <w:commentRangeEnd w:id="1180"/>
            <w:r>
              <w:rPr>
                <w:rStyle w:val="CommentReference"/>
                <w:rFonts w:ascii="Times New Roman" w:eastAsiaTheme="minorHAnsi" w:hAnsi="Times New Roman" w:cstheme="minorBidi"/>
                <w:color w:val="auto"/>
              </w:rPr>
              <w:commentReference w:id="118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85"/>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81" w:name="_Toc448227483"/>
      <w:r>
        <w:t>September 27 (28) / Tho-out 30: Miracle performed by St. Athanasius the Apostolic</w:t>
      </w:r>
      <w:bookmarkEnd w:id="118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82" w:name="_Ref434561058"/>
      <w:bookmarkStart w:id="1183" w:name="_Toc448227484"/>
      <w:r>
        <w:t xml:space="preserve">September 29 (30) / Paopi 2: </w:t>
      </w:r>
      <w:r w:rsidR="000274A5">
        <w:t xml:space="preserve">The Coming of </w:t>
      </w:r>
      <w:r>
        <w:t>St. Severus</w:t>
      </w:r>
      <w:r w:rsidR="000274A5">
        <w:t xml:space="preserve"> to Egypt</w:t>
      </w:r>
      <w:bookmarkEnd w:id="1182"/>
      <w:bookmarkEnd w:id="1183"/>
    </w:p>
    <w:p w14:paraId="1B16436A" w14:textId="77777777" w:rsidR="0039635A" w:rsidRDefault="0039635A" w:rsidP="0039635A">
      <w:pPr>
        <w:pStyle w:val="Heading4"/>
      </w:pPr>
      <w:bookmarkStart w:id="1184" w:name="_Ref434492249"/>
      <w:r>
        <w:t>The Doxology</w:t>
      </w:r>
      <w:r w:rsidR="00B82753">
        <w:t xml:space="preserve"> for St. Severus</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85"/>
            <w:r w:rsidRPr="004764BD">
              <w:t xml:space="preserve">confirmed </w:t>
            </w:r>
            <w:commentRangeEnd w:id="1185"/>
            <w:r>
              <w:rPr>
                <w:rStyle w:val="CommentReference"/>
                <w:rFonts w:ascii="Times New Roman" w:eastAsiaTheme="minorHAnsi" w:hAnsi="Times New Roman" w:cstheme="minorBidi"/>
                <w:color w:val="auto"/>
              </w:rPr>
              <w:commentReference w:id="118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86"/>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86" w:name="_Toc410196200"/>
      <w:bookmarkStart w:id="1187" w:name="_Toc410196442"/>
      <w:bookmarkStart w:id="1188" w:name="_Toc410196944"/>
      <w:bookmarkStart w:id="1189" w:name="_Toc448696646"/>
      <w:bookmarkStart w:id="1190" w:name="October"/>
      <w:bookmarkEnd w:id="1132"/>
      <w:r>
        <w:lastRenderedPageBreak/>
        <w:t>October</w:t>
      </w:r>
      <w:bookmarkEnd w:id="1186"/>
      <w:bookmarkEnd w:id="1187"/>
      <w:bookmarkEnd w:id="1188"/>
      <w:r w:rsidR="006E370D">
        <w:t xml:space="preserve"> or </w:t>
      </w:r>
      <w:r w:rsidR="006E370D">
        <w:rPr>
          <w:rFonts w:ascii="FreeSerifAvvaShenouda" w:hAnsi="FreeSerifAvvaShenouda" w:cs="FreeSerifAvvaShenouda"/>
        </w:rPr>
        <w:t>Ⲡⲁⲱⲡⲉ</w:t>
      </w:r>
      <w:bookmarkEnd w:id="1189"/>
    </w:p>
    <w:bookmarkStart w:id="1191"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504BD9">
              <w:rPr>
                <w:noProof/>
                <w:webHidden/>
              </w:rPr>
              <w:t>666</w:t>
            </w:r>
            <w:r w:rsidR="00E35F1F">
              <w:rPr>
                <w:noProof/>
                <w:webHidden/>
              </w:rPr>
              <w:fldChar w:fldCharType="end"/>
            </w:r>
          </w:hyperlink>
        </w:p>
        <w:p w14:paraId="0C71949C" w14:textId="3C519A5D" w:rsidR="00E35F1F" w:rsidRDefault="000860AE">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504BD9">
              <w:rPr>
                <w:noProof/>
                <w:webHidden/>
              </w:rPr>
              <w:t>667</w:t>
            </w:r>
            <w:r w:rsidR="00E35F1F">
              <w:rPr>
                <w:noProof/>
                <w:webHidden/>
              </w:rPr>
              <w:fldChar w:fldCharType="end"/>
            </w:r>
          </w:hyperlink>
        </w:p>
        <w:p w14:paraId="7C5EEF26" w14:textId="6BE1B8AB" w:rsidR="00E35F1F" w:rsidRDefault="000860AE">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504BD9">
              <w:rPr>
                <w:noProof/>
                <w:webHidden/>
              </w:rPr>
              <w:t>667</w:t>
            </w:r>
            <w:r w:rsidR="00E35F1F">
              <w:rPr>
                <w:noProof/>
                <w:webHidden/>
              </w:rPr>
              <w:fldChar w:fldCharType="end"/>
            </w:r>
          </w:hyperlink>
        </w:p>
        <w:p w14:paraId="610973C6" w14:textId="53D08709" w:rsidR="00E35F1F" w:rsidRDefault="000860AE">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504BD9">
              <w:rPr>
                <w:noProof/>
                <w:webHidden/>
              </w:rPr>
              <w:t>667</w:t>
            </w:r>
            <w:r w:rsidR="00E35F1F">
              <w:rPr>
                <w:noProof/>
                <w:webHidden/>
              </w:rPr>
              <w:fldChar w:fldCharType="end"/>
            </w:r>
          </w:hyperlink>
        </w:p>
        <w:p w14:paraId="42AB4D38" w14:textId="07589C87" w:rsidR="00E35F1F" w:rsidRDefault="000860AE">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504BD9">
              <w:rPr>
                <w:noProof/>
                <w:webHidden/>
              </w:rPr>
              <w:t>667</w:t>
            </w:r>
            <w:r w:rsidR="00E35F1F">
              <w:rPr>
                <w:noProof/>
                <w:webHidden/>
              </w:rPr>
              <w:fldChar w:fldCharType="end"/>
            </w:r>
          </w:hyperlink>
        </w:p>
        <w:p w14:paraId="40BE3276" w14:textId="6CB9AE06" w:rsidR="00E35F1F" w:rsidRDefault="000860AE">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504BD9">
              <w:rPr>
                <w:noProof/>
                <w:webHidden/>
              </w:rPr>
              <w:t>668</w:t>
            </w:r>
            <w:r w:rsidR="00E35F1F">
              <w:rPr>
                <w:noProof/>
                <w:webHidden/>
              </w:rPr>
              <w:fldChar w:fldCharType="end"/>
            </w:r>
          </w:hyperlink>
        </w:p>
        <w:p w14:paraId="5BA2BFE4" w14:textId="41F0CB5A" w:rsidR="00E35F1F" w:rsidRDefault="000860AE">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504BD9">
              <w:rPr>
                <w:noProof/>
                <w:webHidden/>
              </w:rPr>
              <w:t>669</w:t>
            </w:r>
            <w:r w:rsidR="00E35F1F">
              <w:rPr>
                <w:noProof/>
                <w:webHidden/>
              </w:rPr>
              <w:fldChar w:fldCharType="end"/>
            </w:r>
          </w:hyperlink>
        </w:p>
        <w:p w14:paraId="0DA884AB" w14:textId="5DEC145D" w:rsidR="00E35F1F" w:rsidRDefault="000860AE">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504BD9">
              <w:rPr>
                <w:noProof/>
                <w:webHidden/>
              </w:rPr>
              <w:t>670</w:t>
            </w:r>
            <w:r w:rsidR="00E35F1F">
              <w:rPr>
                <w:noProof/>
                <w:webHidden/>
              </w:rPr>
              <w:fldChar w:fldCharType="end"/>
            </w:r>
          </w:hyperlink>
        </w:p>
        <w:p w14:paraId="14F64ABF" w14:textId="627C68CE" w:rsidR="00E35F1F" w:rsidRDefault="000860AE">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504BD9">
              <w:rPr>
                <w:noProof/>
                <w:webHidden/>
              </w:rPr>
              <w:t>671</w:t>
            </w:r>
            <w:r w:rsidR="00E35F1F">
              <w:rPr>
                <w:noProof/>
                <w:webHidden/>
              </w:rPr>
              <w:fldChar w:fldCharType="end"/>
            </w:r>
          </w:hyperlink>
        </w:p>
        <w:p w14:paraId="479E44D2" w14:textId="3DA2C971" w:rsidR="00E35F1F" w:rsidRDefault="000860AE">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504BD9">
              <w:rPr>
                <w:noProof/>
                <w:webHidden/>
              </w:rPr>
              <w:t>671</w:t>
            </w:r>
            <w:r w:rsidR="00E35F1F">
              <w:rPr>
                <w:noProof/>
                <w:webHidden/>
              </w:rPr>
              <w:fldChar w:fldCharType="end"/>
            </w:r>
          </w:hyperlink>
        </w:p>
        <w:p w14:paraId="1DC3186A" w14:textId="67E5F807" w:rsidR="00E35F1F" w:rsidRDefault="000860AE">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504BD9">
              <w:rPr>
                <w:noProof/>
                <w:webHidden/>
              </w:rPr>
              <w:t>672</w:t>
            </w:r>
            <w:r w:rsidR="00E35F1F">
              <w:rPr>
                <w:noProof/>
                <w:webHidden/>
              </w:rPr>
              <w:fldChar w:fldCharType="end"/>
            </w:r>
          </w:hyperlink>
        </w:p>
        <w:p w14:paraId="608C521A" w14:textId="66CDBAEA" w:rsidR="00E35F1F" w:rsidRDefault="000860AE">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504BD9">
              <w:rPr>
                <w:noProof/>
                <w:webHidden/>
              </w:rPr>
              <w:t>672</w:t>
            </w:r>
            <w:r w:rsidR="00E35F1F">
              <w:rPr>
                <w:noProof/>
                <w:webHidden/>
              </w:rPr>
              <w:fldChar w:fldCharType="end"/>
            </w:r>
          </w:hyperlink>
        </w:p>
        <w:p w14:paraId="0236A71C" w14:textId="78FF18EE" w:rsidR="00E35F1F" w:rsidRDefault="000860AE">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504BD9">
              <w:rPr>
                <w:noProof/>
                <w:webHidden/>
              </w:rPr>
              <w:t>672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92" w:name="_Ref436250096"/>
      <w:bookmarkStart w:id="1193" w:name="_Ref436250168"/>
      <w:bookmarkStart w:id="1194" w:name="_Toc448227485"/>
      <w:r>
        <w:lastRenderedPageBreak/>
        <w:t>October 1 (2) / Paopi 4: St. Bacchus</w:t>
      </w:r>
      <w:bookmarkEnd w:id="1191"/>
      <w:bookmarkEnd w:id="1192"/>
      <w:bookmarkEnd w:id="1193"/>
      <w:bookmarkEnd w:id="1194"/>
    </w:p>
    <w:p w14:paraId="7EAFB97D" w14:textId="77777777" w:rsidR="0081710C" w:rsidRDefault="0081710C" w:rsidP="0081710C">
      <w:pPr>
        <w:pStyle w:val="Heading4"/>
      </w:pPr>
      <w:bookmarkStart w:id="1195" w:name="_Ref434489638"/>
      <w:r>
        <w:t>The Doxology</w:t>
      </w:r>
      <w:r w:rsidR="00B46E6E">
        <w:t xml:space="preserve"> for Sts. Sergius and Bacchus</w:t>
      </w:r>
      <w:bookmarkEnd w:id="11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96"/>
            <w:r>
              <w:t>heroes</w:t>
            </w:r>
            <w:commentRangeEnd w:id="1196"/>
            <w:r>
              <w:rPr>
                <w:rStyle w:val="CommentReference"/>
                <w:rFonts w:ascii="Times New Roman" w:eastAsiaTheme="minorHAnsi" w:hAnsi="Times New Roman" w:cstheme="minorBidi"/>
                <w:color w:val="auto"/>
              </w:rPr>
              <w:commentReference w:id="119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97" w:name="_Toc448227486"/>
      <w:r>
        <w:t>October 4 (5) / Paopi 7: St. Paul of Tammoh</w:t>
      </w:r>
      <w:bookmarkEnd w:id="1197"/>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504BD9">
        <w:t>The Doxology of St. Pishoy and St. Paul of Tammah</w:t>
      </w:r>
      <w:r>
        <w:fldChar w:fldCharType="end"/>
      </w:r>
      <w:r>
        <w:t xml:space="preserve">, page </w:t>
      </w:r>
      <w:r>
        <w:fldChar w:fldCharType="begin"/>
      </w:r>
      <w:r>
        <w:instrText xml:space="preserve"> PAGEREF _Ref434490826 \h </w:instrText>
      </w:r>
      <w:r>
        <w:fldChar w:fldCharType="separate"/>
      </w:r>
      <w:r w:rsidR="00504BD9">
        <w:rPr>
          <w:noProof/>
        </w:rPr>
        <w:t>621</w:t>
      </w:r>
      <w:r>
        <w:fldChar w:fldCharType="end"/>
      </w:r>
      <w:r w:rsidR="00FB36D8">
        <w:t>.</w:t>
      </w:r>
    </w:p>
    <w:p w14:paraId="2F2896A9" w14:textId="77777777" w:rsidR="0081710C" w:rsidRDefault="0081710C" w:rsidP="0081710C">
      <w:pPr>
        <w:pStyle w:val="Heading3"/>
      </w:pPr>
      <w:bookmarkStart w:id="1198" w:name="_Toc448227487"/>
      <w:r>
        <w:t>October 7 (8) / Paopi 10: St. Sergius</w:t>
      </w:r>
      <w:bookmarkEnd w:id="1198"/>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504BD9">
        <w:t>October 1 (2) / Paopi 4: St. Bacchus</w:t>
      </w:r>
      <w:r w:rsidR="00336170">
        <w:fldChar w:fldCharType="end"/>
      </w:r>
      <w:r>
        <w:t xml:space="preserve">, page </w:t>
      </w:r>
      <w:r>
        <w:fldChar w:fldCharType="begin"/>
      </w:r>
      <w:r>
        <w:instrText xml:space="preserve"> PAGEREF _Ref434561633 \h </w:instrText>
      </w:r>
      <w:r>
        <w:fldChar w:fldCharType="separate"/>
      </w:r>
      <w:r w:rsidR="00504BD9">
        <w:rPr>
          <w:noProof/>
        </w:rPr>
        <w:t>665</w:t>
      </w:r>
      <w:r>
        <w:fldChar w:fldCharType="end"/>
      </w:r>
      <w:r w:rsidR="0081710C">
        <w:t>.</w:t>
      </w:r>
    </w:p>
    <w:p w14:paraId="06822979" w14:textId="77777777" w:rsidR="00B637D8" w:rsidRDefault="00B637D8" w:rsidP="00B637D8">
      <w:pPr>
        <w:pStyle w:val="Heading3"/>
      </w:pPr>
      <w:bookmarkStart w:id="1199" w:name="_Toc448227488"/>
      <w:r>
        <w:t>October 9 (10) / Paopi 12: Commemoration of Archangel Michael</w:t>
      </w:r>
      <w:bookmarkEnd w:id="1199"/>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504BD9">
        <w:t>November 8 (9) / Athor 12: Archangel Michael</w:t>
      </w:r>
      <w:r>
        <w:fldChar w:fldCharType="end"/>
      </w:r>
      <w:r>
        <w:t xml:space="preserve">, page </w:t>
      </w:r>
      <w:r>
        <w:fldChar w:fldCharType="begin"/>
      </w:r>
      <w:r>
        <w:instrText xml:space="preserve"> PAGEREF _Ref434561114 \h </w:instrText>
      </w:r>
      <w:r>
        <w:fldChar w:fldCharType="separate"/>
      </w:r>
      <w:r w:rsidR="00504BD9">
        <w:rPr>
          <w:noProof/>
        </w:rPr>
        <w:t>675</w:t>
      </w:r>
      <w:r>
        <w:fldChar w:fldCharType="end"/>
      </w:r>
      <w:r>
        <w:t>.</w:t>
      </w:r>
    </w:p>
    <w:p w14:paraId="5593D86A" w14:textId="77777777" w:rsidR="0039635A" w:rsidRDefault="0039635A" w:rsidP="0039635A">
      <w:pPr>
        <w:pStyle w:val="Heading3"/>
      </w:pPr>
      <w:bookmarkStart w:id="1200" w:name="_Ref434564830"/>
      <w:bookmarkStart w:id="1201" w:name="_Toc448227489"/>
      <w:r>
        <w:t>October 17 (18) Paopi 20: St. John the Short</w:t>
      </w:r>
      <w:bookmarkEnd w:id="1200"/>
      <w:bookmarkEnd w:id="1201"/>
    </w:p>
    <w:p w14:paraId="23E24F8C" w14:textId="77777777" w:rsidR="0039635A" w:rsidRDefault="0039635A" w:rsidP="0039635A">
      <w:pPr>
        <w:pStyle w:val="Heading4"/>
      </w:pPr>
      <w:bookmarkStart w:id="1202" w:name="_Ref434490715"/>
      <w:r>
        <w:t>The Doxology</w:t>
      </w:r>
      <w:r w:rsidR="00B46E6E">
        <w:t xml:space="preserve"> for St. John the Short</w:t>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87"/>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88"/>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89"/>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203" w:name="_Toc448227490"/>
      <w:r>
        <w:t>October 18 (19) / Paopi</w:t>
      </w:r>
      <w:r w:rsidR="00FE0AE4">
        <w:t xml:space="preserve"> </w:t>
      </w:r>
      <w:r>
        <w:t>21: Commemoration of the Theotokos</w:t>
      </w:r>
      <w:bookmarkEnd w:id="1203"/>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04BD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04BD9">
        <w:rPr>
          <w:noProof/>
        </w:rPr>
        <w:t>916</w:t>
      </w:r>
      <w:r w:rsidR="007E24F9">
        <w:fldChar w:fldCharType="end"/>
      </w:r>
      <w:r w:rsidR="007E24F9">
        <w:t>.</w:t>
      </w:r>
    </w:p>
    <w:p w14:paraId="2229EA11" w14:textId="77777777" w:rsidR="00BF2674" w:rsidRDefault="00BF2674" w:rsidP="00BF2674">
      <w:pPr>
        <w:pStyle w:val="Heading3"/>
      </w:pPr>
      <w:bookmarkStart w:id="1204" w:name="_Toc448227491"/>
      <w:r>
        <w:lastRenderedPageBreak/>
        <w:t>October 18 (19) / Paopi</w:t>
      </w:r>
      <w:r w:rsidR="00FE0AE4">
        <w:t xml:space="preserve"> </w:t>
      </w:r>
      <w:r>
        <w:t>21: Also St. Teji (Reweiss)</w:t>
      </w:r>
      <w:bookmarkEnd w:id="1204"/>
    </w:p>
    <w:p w14:paraId="3D0544CD" w14:textId="77777777" w:rsidR="00BF2674" w:rsidRPr="00137929" w:rsidRDefault="00BF2674" w:rsidP="00BF2674">
      <w:pPr>
        <w:pStyle w:val="Heading4"/>
      </w:pPr>
      <w:bookmarkStart w:id="1205" w:name="_Ref434491337"/>
      <w:r>
        <w:t>The Doxology</w:t>
      </w:r>
      <w:r w:rsidR="00810F04">
        <w:t xml:space="preserve"> for St. Teji (Reweiss)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206" w:name="_Ref434563347"/>
      <w:bookmarkStart w:id="1207" w:name="_Toc448227492"/>
      <w:r>
        <w:t>October 23 (24) / Paopi</w:t>
      </w:r>
      <w:r w:rsidR="00FE0AE4">
        <w:t xml:space="preserve"> </w:t>
      </w:r>
      <w:r>
        <w:t>26: St. Apip the Friend of St. Apollo</w:t>
      </w:r>
      <w:bookmarkEnd w:id="1206"/>
      <w:bookmarkEnd w:id="1207"/>
    </w:p>
    <w:p w14:paraId="69CDA95A" w14:textId="77777777" w:rsidR="00E30E2D" w:rsidRPr="00137929" w:rsidRDefault="00E30E2D" w:rsidP="00E30E2D">
      <w:pPr>
        <w:pStyle w:val="Heading4"/>
      </w:pPr>
      <w:bookmarkStart w:id="1208" w:name="_Ref434492837"/>
      <w:r>
        <w:t>The Doxology</w:t>
      </w:r>
      <w:r w:rsidR="00B82753">
        <w:t xml:space="preserve"> for Sts. Apollo and Apip</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09" w:name="_Toc448227493"/>
      <w:r>
        <w:t>October 23 (24) / Paopi</w:t>
      </w:r>
      <w:r w:rsidR="00FE0AE4">
        <w:t xml:space="preserve"> </w:t>
      </w:r>
      <w:r>
        <w:t>26: The Martyrdom of St. Timothy the Apostle</w:t>
      </w:r>
      <w:bookmarkEnd w:id="1209"/>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4C276672" w14:textId="77777777" w:rsidR="00137929" w:rsidRDefault="00137929" w:rsidP="00137929">
      <w:pPr>
        <w:pStyle w:val="Heading3"/>
      </w:pPr>
      <w:bookmarkStart w:id="1210" w:name="_Toc448227494"/>
      <w:r>
        <w:t>October 24 (25) / Paopi</w:t>
      </w:r>
      <w:r w:rsidR="00FE0AE4">
        <w:t xml:space="preserve"> </w:t>
      </w:r>
      <w:r>
        <w:t>27: St. Macarius the Bishop of Edkow</w:t>
      </w:r>
      <w:bookmarkEnd w:id="1210"/>
    </w:p>
    <w:p w14:paraId="1E91FBC2" w14:textId="77777777" w:rsidR="00137929" w:rsidRPr="00137929" w:rsidRDefault="00137929" w:rsidP="00137929">
      <w:pPr>
        <w:pStyle w:val="Heading4"/>
      </w:pPr>
      <w:bookmarkStart w:id="1211" w:name="_Ref434490474"/>
      <w:r>
        <w:t>The Doxology</w:t>
      </w:r>
      <w:r w:rsidR="00B46E6E">
        <w:t xml:space="preserve"> for St. Macarius the Bishop of Edkow</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12" w:name="_Toc448227495"/>
      <w:r>
        <w:t>October 26 (27) / Paopi 29: Commemoration of the Annunciation, Nativity, and Resurrection on the 29</w:t>
      </w:r>
      <w:r w:rsidRPr="00C0205C">
        <w:rPr>
          <w:vertAlign w:val="superscript"/>
        </w:rPr>
        <w:t>th</w:t>
      </w:r>
      <w:r>
        <w:t xml:space="preserve"> of Every Month</w:t>
      </w:r>
      <w:bookmarkEnd w:id="1212"/>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504BD9">
        <w:t>September 26 (27) / Tho-out 29: Commemoration of the Annunciation, Nativity, and Resurrection on the 29</w:t>
      </w:r>
      <w:r w:rsidR="00504BD9" w:rsidRPr="00C0205C">
        <w:rPr>
          <w:vertAlign w:val="superscript"/>
        </w:rPr>
        <w:t>th</w:t>
      </w:r>
      <w:r w:rsidR="00504BD9">
        <w:t xml:space="preserve"> of Every Month</w:t>
      </w:r>
      <w:r>
        <w:fldChar w:fldCharType="end"/>
      </w:r>
      <w:r>
        <w:t xml:space="preserve">, page </w:t>
      </w:r>
      <w:r>
        <w:fldChar w:fldCharType="begin"/>
      </w:r>
      <w:r>
        <w:instrText xml:space="preserve"> PAGEREF _Ref435003974 \h </w:instrText>
      </w:r>
      <w:r>
        <w:fldChar w:fldCharType="separate"/>
      </w:r>
      <w:r w:rsidR="00504BD9">
        <w:rPr>
          <w:noProof/>
        </w:rPr>
        <w:t>654</w:t>
      </w:r>
      <w:r>
        <w:fldChar w:fldCharType="end"/>
      </w:r>
      <w:r>
        <w:t>.</w:t>
      </w:r>
    </w:p>
    <w:p w14:paraId="49EB3135" w14:textId="77777777" w:rsidR="00205EA4" w:rsidRDefault="00205EA4" w:rsidP="00205EA4">
      <w:pPr>
        <w:pStyle w:val="Heading3"/>
      </w:pPr>
      <w:bookmarkStart w:id="1213" w:name="_Toc448227496"/>
      <w:r>
        <w:t>October 27 (28) / Paopi 30: St. Mark</w:t>
      </w:r>
      <w:r w:rsidR="00F20BBD">
        <w:t xml:space="preserve"> (Consecration and Appearance of Head)</w:t>
      </w:r>
      <w:bookmarkEnd w:id="1213"/>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504BD9">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504BD9">
        <w:rPr>
          <w:noProof/>
        </w:rPr>
        <w:t>840</w:t>
      </w:r>
      <w:r w:rsidR="00191A26">
        <w:fldChar w:fldCharType="end"/>
      </w:r>
      <w:r>
        <w:t>.</w:t>
      </w:r>
    </w:p>
    <w:p w14:paraId="42BC2C38" w14:textId="77777777" w:rsidR="006E370D" w:rsidRPr="007F571C" w:rsidRDefault="007F571C" w:rsidP="007F571C">
      <w:pPr>
        <w:pStyle w:val="Heading3"/>
      </w:pPr>
      <w:bookmarkStart w:id="1214" w:name="_Toc448227497"/>
      <w:r>
        <w:t>October 28 (29) / Athor 1: St. Cleopas and His Companion, Two of the Seventy Two Apostles</w:t>
      </w:r>
      <w:bookmarkEnd w:id="1214"/>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15" w:name="_Toc410196201"/>
      <w:bookmarkStart w:id="1216" w:name="_Toc410196443"/>
      <w:bookmarkStart w:id="1217" w:name="_Toc410196945"/>
      <w:bookmarkStart w:id="1218" w:name="_Toc448696647"/>
      <w:bookmarkStart w:id="1219" w:name="November"/>
      <w:bookmarkEnd w:id="1190"/>
      <w:r>
        <w:lastRenderedPageBreak/>
        <w:t>November</w:t>
      </w:r>
      <w:r w:rsidR="00495F1A">
        <w:t xml:space="preserve"> or </w:t>
      </w:r>
      <w:bookmarkEnd w:id="1215"/>
      <w:bookmarkEnd w:id="1216"/>
      <w:bookmarkEnd w:id="1217"/>
      <w:r w:rsidRPr="00FB5E62">
        <w:rPr>
          <w:rFonts w:ascii="FreeSerifAvvaShenouda" w:eastAsia="Arial Unicode MS" w:hAnsi="FreeSerifAvvaShenouda" w:cs="FreeSerifAvvaShenouda"/>
        </w:rPr>
        <w:t>Ⲁⲑⲟⲣ</w:t>
      </w:r>
      <w:bookmarkEnd w:id="1218"/>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504BD9">
              <w:rPr>
                <w:noProof/>
                <w:webHidden/>
              </w:rPr>
              <w:t>674</w:t>
            </w:r>
            <w:r w:rsidR="00E35F1F">
              <w:rPr>
                <w:noProof/>
                <w:webHidden/>
              </w:rPr>
              <w:fldChar w:fldCharType="end"/>
            </w:r>
          </w:hyperlink>
        </w:p>
        <w:p w14:paraId="752A8AA2" w14:textId="7A48828A" w:rsidR="00E35F1F" w:rsidRDefault="000860AE">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504BD9">
              <w:rPr>
                <w:noProof/>
                <w:webHidden/>
              </w:rPr>
              <w:t>674</w:t>
            </w:r>
            <w:r w:rsidR="00E35F1F">
              <w:rPr>
                <w:noProof/>
                <w:webHidden/>
              </w:rPr>
              <w:fldChar w:fldCharType="end"/>
            </w:r>
          </w:hyperlink>
        </w:p>
        <w:p w14:paraId="7C155C76" w14:textId="7F192CA0" w:rsidR="00E35F1F" w:rsidRDefault="000860AE">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504BD9">
              <w:rPr>
                <w:noProof/>
                <w:webHidden/>
              </w:rPr>
              <w:t>675</w:t>
            </w:r>
            <w:r w:rsidR="00E35F1F">
              <w:rPr>
                <w:noProof/>
                <w:webHidden/>
              </w:rPr>
              <w:fldChar w:fldCharType="end"/>
            </w:r>
          </w:hyperlink>
        </w:p>
        <w:p w14:paraId="5A89258F" w14:textId="27CCF2E2" w:rsidR="00E35F1F" w:rsidRDefault="000860AE">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504BD9">
              <w:rPr>
                <w:noProof/>
                <w:webHidden/>
              </w:rPr>
              <w:t>677</w:t>
            </w:r>
            <w:r w:rsidR="00E35F1F">
              <w:rPr>
                <w:noProof/>
                <w:webHidden/>
              </w:rPr>
              <w:fldChar w:fldCharType="end"/>
            </w:r>
          </w:hyperlink>
        </w:p>
        <w:p w14:paraId="5A72C12E" w14:textId="05971B5C" w:rsidR="00E35F1F" w:rsidRDefault="000860AE">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504BD9">
              <w:rPr>
                <w:noProof/>
                <w:webHidden/>
              </w:rPr>
              <w:t>679</w:t>
            </w:r>
            <w:r w:rsidR="00E35F1F">
              <w:rPr>
                <w:noProof/>
                <w:webHidden/>
              </w:rPr>
              <w:fldChar w:fldCharType="end"/>
            </w:r>
          </w:hyperlink>
        </w:p>
        <w:p w14:paraId="7F69E091" w14:textId="773FE573" w:rsidR="00E35F1F" w:rsidRDefault="000860AE">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504BD9">
              <w:rPr>
                <w:noProof/>
                <w:webHidden/>
              </w:rPr>
              <w:t>680</w:t>
            </w:r>
            <w:r w:rsidR="00E35F1F">
              <w:rPr>
                <w:noProof/>
                <w:webHidden/>
              </w:rPr>
              <w:fldChar w:fldCharType="end"/>
            </w:r>
          </w:hyperlink>
        </w:p>
        <w:p w14:paraId="1BD9193B" w14:textId="1BB29958" w:rsidR="00E35F1F" w:rsidRDefault="000860AE">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504BD9">
              <w:rPr>
                <w:noProof/>
                <w:webHidden/>
              </w:rPr>
              <w:t>680</w:t>
            </w:r>
            <w:r w:rsidR="00E35F1F">
              <w:rPr>
                <w:noProof/>
                <w:webHidden/>
              </w:rPr>
              <w:fldChar w:fldCharType="end"/>
            </w:r>
          </w:hyperlink>
        </w:p>
        <w:p w14:paraId="72A9BE54" w14:textId="0F9F79F9" w:rsidR="00E35F1F" w:rsidRDefault="000860AE">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504BD9">
              <w:rPr>
                <w:noProof/>
                <w:webHidden/>
              </w:rPr>
              <w:t>680</w:t>
            </w:r>
            <w:r w:rsidR="00E35F1F">
              <w:rPr>
                <w:noProof/>
                <w:webHidden/>
              </w:rPr>
              <w:fldChar w:fldCharType="end"/>
            </w:r>
          </w:hyperlink>
        </w:p>
        <w:p w14:paraId="74F78ACF" w14:textId="31419006" w:rsidR="00E35F1F" w:rsidRDefault="000860AE">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504BD9">
              <w:rPr>
                <w:noProof/>
                <w:webHidden/>
              </w:rPr>
              <w:t>680</w:t>
            </w:r>
            <w:r w:rsidR="00E35F1F">
              <w:rPr>
                <w:noProof/>
                <w:webHidden/>
              </w:rPr>
              <w:fldChar w:fldCharType="end"/>
            </w:r>
          </w:hyperlink>
        </w:p>
        <w:p w14:paraId="57950F6C" w14:textId="7940108F" w:rsidR="00E35F1F" w:rsidRDefault="000860AE">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504BD9">
              <w:rPr>
                <w:noProof/>
                <w:webHidden/>
              </w:rPr>
              <w:t>680</w:t>
            </w:r>
            <w:r w:rsidR="00E35F1F">
              <w:rPr>
                <w:noProof/>
                <w:webHidden/>
              </w:rPr>
              <w:fldChar w:fldCharType="end"/>
            </w:r>
          </w:hyperlink>
        </w:p>
        <w:p w14:paraId="0C7D958D" w14:textId="028969F8" w:rsidR="00E35F1F" w:rsidRDefault="000860AE">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504BD9">
              <w:rPr>
                <w:noProof/>
                <w:webHidden/>
              </w:rPr>
              <w:t>681</w:t>
            </w:r>
            <w:r w:rsidR="00E35F1F">
              <w:rPr>
                <w:noProof/>
                <w:webHidden/>
              </w:rPr>
              <w:fldChar w:fldCharType="end"/>
            </w:r>
          </w:hyperlink>
        </w:p>
        <w:p w14:paraId="48DF0A9A" w14:textId="2BC6BD95" w:rsidR="00E35F1F" w:rsidRDefault="000860AE">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504BD9">
              <w:rPr>
                <w:noProof/>
                <w:webHidden/>
              </w:rPr>
              <w:t>682</w:t>
            </w:r>
            <w:r w:rsidR="00E35F1F">
              <w:rPr>
                <w:noProof/>
                <w:webHidden/>
              </w:rPr>
              <w:fldChar w:fldCharType="end"/>
            </w:r>
          </w:hyperlink>
        </w:p>
        <w:p w14:paraId="2FA6A19E" w14:textId="4B577879" w:rsidR="00E35F1F" w:rsidRDefault="000860AE">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504BD9">
              <w:rPr>
                <w:noProof/>
                <w:webHidden/>
              </w:rPr>
              <w:t>682</w:t>
            </w:r>
            <w:r w:rsidR="00E35F1F">
              <w:rPr>
                <w:noProof/>
                <w:webHidden/>
              </w:rPr>
              <w:fldChar w:fldCharType="end"/>
            </w:r>
          </w:hyperlink>
        </w:p>
        <w:p w14:paraId="269304EA" w14:textId="51756779" w:rsidR="00E35F1F" w:rsidRDefault="000860AE">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504BD9">
              <w:rPr>
                <w:noProof/>
                <w:webHidden/>
              </w:rPr>
              <w:t>683</w:t>
            </w:r>
            <w:r w:rsidR="00E35F1F">
              <w:rPr>
                <w:noProof/>
                <w:webHidden/>
              </w:rPr>
              <w:fldChar w:fldCharType="end"/>
            </w:r>
          </w:hyperlink>
        </w:p>
        <w:p w14:paraId="713048AA" w14:textId="0CAA91F8" w:rsidR="00E35F1F" w:rsidRDefault="000860AE">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504BD9">
              <w:rPr>
                <w:noProof/>
                <w:webHidden/>
              </w:rPr>
              <w:t>685</w:t>
            </w:r>
            <w:r w:rsidR="00E35F1F">
              <w:rPr>
                <w:noProof/>
                <w:webHidden/>
              </w:rPr>
              <w:fldChar w:fldCharType="end"/>
            </w:r>
          </w:hyperlink>
        </w:p>
        <w:p w14:paraId="6460A2C8" w14:textId="7442AF76" w:rsidR="00E35F1F" w:rsidRDefault="000860AE">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504BD9">
              <w:rPr>
                <w:noProof/>
                <w:webHidden/>
              </w:rPr>
              <w:t>686</w:t>
            </w:r>
            <w:r w:rsidR="00E35F1F">
              <w:rPr>
                <w:noProof/>
                <w:webHidden/>
              </w:rPr>
              <w:fldChar w:fldCharType="end"/>
            </w:r>
          </w:hyperlink>
        </w:p>
        <w:p w14:paraId="6A51CAC4" w14:textId="18083AED" w:rsidR="00E35F1F" w:rsidRDefault="000860AE">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504BD9">
              <w:rPr>
                <w:noProof/>
                <w:webHidden/>
              </w:rPr>
              <w:t>686</w:t>
            </w:r>
            <w:r w:rsidR="00E35F1F">
              <w:rPr>
                <w:noProof/>
                <w:webHidden/>
              </w:rPr>
              <w:fldChar w:fldCharType="end"/>
            </w:r>
          </w:hyperlink>
        </w:p>
        <w:p w14:paraId="5EDCA18F" w14:textId="5D43251D" w:rsidR="00E35F1F" w:rsidRDefault="000860AE">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504BD9">
              <w:rPr>
                <w:noProof/>
                <w:webHidden/>
              </w:rPr>
              <w:t>686</w:t>
            </w:r>
            <w:r w:rsidR="00E35F1F">
              <w:rPr>
                <w:noProof/>
                <w:webHidden/>
              </w:rPr>
              <w:fldChar w:fldCharType="end"/>
            </w:r>
          </w:hyperlink>
        </w:p>
        <w:p w14:paraId="512EDB6A" w14:textId="6647FA9A" w:rsidR="00E35F1F" w:rsidRDefault="000860AE">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504BD9">
              <w:rPr>
                <w:noProof/>
                <w:webHidden/>
              </w:rPr>
              <w:t>687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20" w:name="_Toc448227498"/>
      <w:r>
        <w:lastRenderedPageBreak/>
        <w:t>November 3 (4) / Athor 7</w:t>
      </w:r>
      <w:r w:rsidR="00205EA4">
        <w:t>: St. George</w:t>
      </w:r>
      <w:bookmarkEnd w:id="1220"/>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21" w:name="_Toc448227499"/>
      <w:r>
        <w:t>November 4 (5) / Athor 8</w:t>
      </w:r>
      <w:r w:rsidR="00205EA4">
        <w:t>: The Four Incorporeal Beasts</w:t>
      </w:r>
      <w:bookmarkEnd w:id="1221"/>
    </w:p>
    <w:p w14:paraId="0FEBB939" w14:textId="77777777" w:rsidR="00205EA4" w:rsidRDefault="00205EA4" w:rsidP="00205EA4">
      <w:pPr>
        <w:pStyle w:val="Heading4"/>
      </w:pPr>
      <w:bookmarkStart w:id="1222" w:name="_Ref434488301"/>
      <w:r>
        <w:t>The Doxology</w:t>
      </w:r>
      <w:r w:rsidR="00B46E6E">
        <w:t xml:space="preserve"> for the Four Incorporeal Beasts</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23"/>
            <w:r>
              <w:t>Bea</w:t>
            </w:r>
            <w:r w:rsidR="001D2DF6">
              <w:t>s</w:t>
            </w:r>
            <w:r>
              <w:t>ts</w:t>
            </w:r>
            <w:commentRangeEnd w:id="1223"/>
            <w:r>
              <w:rPr>
                <w:rStyle w:val="CommentReference"/>
                <w:rFonts w:ascii="Times New Roman" w:eastAsiaTheme="minorHAnsi" w:hAnsi="Times New Roman" w:cstheme="minorBidi"/>
                <w:color w:val="auto"/>
              </w:rPr>
              <w:commentReference w:id="1223"/>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90"/>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24"/>
            <w:r>
              <w:t xml:space="preserve">incessant </w:t>
            </w:r>
            <w:commentRangeEnd w:id="1224"/>
            <w:r>
              <w:rPr>
                <w:rStyle w:val="CommentReference"/>
                <w:rFonts w:ascii="Times New Roman" w:eastAsiaTheme="minorHAnsi" w:hAnsi="Times New Roman" w:cstheme="minorBidi"/>
                <w:color w:val="auto"/>
              </w:rPr>
              <w:commentReference w:id="1224"/>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25"/>
            <w:r>
              <w:t>The ministering flames of fire,</w:t>
            </w:r>
            <w:commentRangeEnd w:id="1225"/>
            <w:r>
              <w:rPr>
                <w:rStyle w:val="CommentReference"/>
                <w:rFonts w:ascii="Times New Roman" w:eastAsiaTheme="minorHAnsi" w:hAnsi="Times New Roman" w:cstheme="minorBidi"/>
                <w:color w:val="auto"/>
              </w:rPr>
              <w:commentReference w:id="1225"/>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26" w:name="_Ref434561114"/>
      <w:bookmarkStart w:id="1227" w:name="_Toc448227500"/>
      <w:r>
        <w:t>November 8 (9) / Athor 12: Archangel Michael</w:t>
      </w:r>
      <w:bookmarkEnd w:id="1226"/>
      <w:bookmarkEnd w:id="1227"/>
    </w:p>
    <w:p w14:paraId="7E078728" w14:textId="77777777" w:rsidR="004750F8" w:rsidRDefault="004750F8" w:rsidP="004750F8">
      <w:pPr>
        <w:pStyle w:val="Heading4"/>
      </w:pPr>
      <w:bookmarkStart w:id="1228" w:name="_Ref434487967"/>
      <w:r>
        <w:t>The Doxology</w:t>
      </w:r>
      <w:r w:rsidR="009D0B24">
        <w:t xml:space="preserve"> for Archangel Michael</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29"/>
            <w:r w:rsidRPr="004764BD">
              <w:t xml:space="preserve">before </w:t>
            </w:r>
            <w:commentRangeEnd w:id="1229"/>
            <w:r>
              <w:rPr>
                <w:rStyle w:val="CommentReference"/>
                <w:rFonts w:ascii="Times New Roman" w:eastAsiaTheme="minorHAnsi" w:hAnsi="Times New Roman" w:cstheme="minorBidi"/>
                <w:color w:val="auto"/>
              </w:rPr>
              <w:commentReference w:id="1229"/>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9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9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9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38" w:name="_Ref434487984"/>
      <w:r>
        <w:t>The Doxology for Michael and Gabriel</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39" w:name="_Toc448227501"/>
      <w:r>
        <w:t>November 10 (11) / Athor 14: St. Martin of Tours</w:t>
      </w:r>
      <w:bookmarkEnd w:id="1239"/>
    </w:p>
    <w:p w14:paraId="098FEB00" w14:textId="77777777" w:rsidR="00056020" w:rsidRDefault="00056020" w:rsidP="00056020">
      <w:pPr>
        <w:pStyle w:val="Heading4"/>
      </w:pPr>
      <w:bookmarkStart w:id="1240" w:name="_Ref439518461"/>
      <w:r>
        <w:t>The Doxology for St. Martin of Tours</w:t>
      </w:r>
      <w:r>
        <w:rPr>
          <w:rStyle w:val="FootnoteReference"/>
        </w:rPr>
        <w:footnoteReference w:id="894"/>
      </w:r>
      <w:bookmarkEnd w:id="12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41" w:name="_Toc448227502"/>
      <w:r>
        <w:t>November 11 (12) / Athor 15: St</w:t>
      </w:r>
      <w:r w:rsidR="004750F8">
        <w:t>. Me</w:t>
      </w:r>
      <w:r>
        <w:t>na the Martyr</w:t>
      </w:r>
      <w:bookmarkEnd w:id="1241"/>
    </w:p>
    <w:p w14:paraId="5E17B349" w14:textId="77777777" w:rsidR="00205EA4" w:rsidRDefault="00205EA4" w:rsidP="00205EA4">
      <w:pPr>
        <w:pStyle w:val="Heading4"/>
      </w:pPr>
      <w:bookmarkStart w:id="1242" w:name="_Ref434489493"/>
      <w:r>
        <w:t>The Doxology</w:t>
      </w:r>
      <w:r w:rsidR="00B46E6E">
        <w:t xml:space="preserve"> for St. Mena</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43"/>
            <w:r w:rsidRPr="004764BD">
              <w:t>Voice Divine</w:t>
            </w:r>
            <w:commentRangeEnd w:id="1243"/>
            <w:r>
              <w:rPr>
                <w:rStyle w:val="CommentReference"/>
                <w:rFonts w:ascii="Times New Roman" w:eastAsiaTheme="minorHAnsi" w:hAnsi="Times New Roman" w:cstheme="minorBidi"/>
                <w:color w:val="auto"/>
              </w:rPr>
              <w:commentReference w:id="1243"/>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44"/>
            <w:r w:rsidRPr="004764BD">
              <w:t xml:space="preserve">received </w:t>
            </w:r>
            <w:commentRangeEnd w:id="1244"/>
            <w:r>
              <w:rPr>
                <w:rStyle w:val="CommentReference"/>
                <w:rFonts w:ascii="Times New Roman" w:eastAsiaTheme="minorHAnsi" w:hAnsi="Times New Roman" w:cstheme="minorBidi"/>
                <w:color w:val="auto"/>
              </w:rPr>
              <w:commentReference w:id="1244"/>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45" w:name="_Toc448227503"/>
      <w:r>
        <w:t>November 14 (15) / Athor 18: St. Philip the Apostle</w:t>
      </w:r>
      <w:bookmarkEnd w:id="1245"/>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2ADC4A64" w14:textId="77777777" w:rsidR="007F571C" w:rsidRDefault="007F571C" w:rsidP="007F571C">
      <w:pPr>
        <w:pStyle w:val="Heading3"/>
      </w:pPr>
      <w:bookmarkStart w:id="1246" w:name="_Toc448227504"/>
      <w:r>
        <w:t>November 15 (16) / Athor 19: The Preaching of St. Bartholomew</w:t>
      </w:r>
      <w:bookmarkEnd w:id="1246"/>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15A5FA22" w14:textId="77777777" w:rsidR="009F6E07" w:rsidRDefault="009F6E07" w:rsidP="009F6E07">
      <w:pPr>
        <w:pStyle w:val="Heading3"/>
      </w:pPr>
      <w:bookmarkStart w:id="1247" w:name="_Toc448227505"/>
      <w:r>
        <w:t>November 15 (16) / Athor 19: Also the Consecration of the Church of Sts. Sergius and Bacchus.</w:t>
      </w:r>
      <w:bookmarkEnd w:id="1247"/>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504BD9">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504BD9">
        <w:rPr>
          <w:noProof/>
        </w:rPr>
        <w:t>665</w:t>
      </w:r>
      <w:r w:rsidR="00191A26">
        <w:fldChar w:fldCharType="end"/>
      </w:r>
      <w:r>
        <w:t>.</w:t>
      </w:r>
    </w:p>
    <w:p w14:paraId="23C83E44" w14:textId="77777777" w:rsidR="002F1988" w:rsidRDefault="002F1988" w:rsidP="002F1988">
      <w:pPr>
        <w:pStyle w:val="Heading3"/>
      </w:pPr>
      <w:bookmarkStart w:id="1248" w:name="_Toc448227506"/>
      <w:r>
        <w:t>November 16 (17) / Athor 20: Consecration of Sts. Theodore and Theodore</w:t>
      </w:r>
      <w:bookmarkEnd w:id="1248"/>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504BD9">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504BD9">
        <w:rPr>
          <w:noProof/>
        </w:rPr>
        <w:t>897</w:t>
      </w:r>
      <w:r w:rsidR="00191A26">
        <w:fldChar w:fldCharType="end"/>
      </w:r>
      <w:r>
        <w:t xml:space="preserve">, and </w:t>
      </w:r>
      <w:commentRangeStart w:id="1249"/>
      <w:r w:rsidR="00191A26">
        <w:fldChar w:fldCharType="begin"/>
      </w:r>
      <w:r w:rsidR="00191A26">
        <w:instrText xml:space="preserve"> REF _Ref434562461 \h </w:instrText>
      </w:r>
      <w:r w:rsidR="00191A26">
        <w:fldChar w:fldCharType="separate"/>
      </w:r>
      <w:r w:rsidR="00504BD9">
        <w:t>January 7 (8) / Tobi 12: Also St. Theodore Anatoly</w:t>
      </w:r>
      <w:r w:rsidR="00191A26">
        <w:fldChar w:fldCharType="end"/>
      </w:r>
      <w:r w:rsidR="00191A26">
        <w:t>,</w:t>
      </w:r>
      <w:commentRangeEnd w:id="1249"/>
      <w:r w:rsidR="00191A26">
        <w:rPr>
          <w:rStyle w:val="CommentReference"/>
          <w:i w:val="0"/>
        </w:rPr>
        <w:commentReference w:id="1249"/>
      </w:r>
      <w:r w:rsidR="00191A26">
        <w:t xml:space="preserve"> page </w:t>
      </w:r>
      <w:r w:rsidR="00191A26">
        <w:fldChar w:fldCharType="begin"/>
      </w:r>
      <w:r w:rsidR="00191A26">
        <w:instrText xml:space="preserve"> PAGEREF _Ref434562461 \h </w:instrText>
      </w:r>
      <w:r w:rsidR="00191A26">
        <w:fldChar w:fldCharType="separate"/>
      </w:r>
      <w:r w:rsidR="00504BD9">
        <w:rPr>
          <w:noProof/>
        </w:rPr>
        <w:t>794</w:t>
      </w:r>
      <w:r w:rsidR="00191A26">
        <w:fldChar w:fldCharType="end"/>
      </w:r>
      <w:r>
        <w:t>.</w:t>
      </w:r>
    </w:p>
    <w:p w14:paraId="0CDE62FA" w14:textId="77777777" w:rsidR="005329C1" w:rsidRDefault="005329C1" w:rsidP="005329C1">
      <w:pPr>
        <w:pStyle w:val="Heading3"/>
      </w:pPr>
      <w:bookmarkStart w:id="1250" w:name="_Toc448227507"/>
      <w:r>
        <w:t>November 17 (18) / Athor 21: Commemoration of the Theotokos</w:t>
      </w:r>
      <w:bookmarkEnd w:id="1250"/>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04BD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04BD9">
        <w:rPr>
          <w:noProof/>
        </w:rPr>
        <w:t>916</w:t>
      </w:r>
      <w:r w:rsidR="007E24F9">
        <w:fldChar w:fldCharType="end"/>
      </w:r>
      <w:r w:rsidR="007E24F9">
        <w:t>.</w:t>
      </w:r>
    </w:p>
    <w:p w14:paraId="5357A23E" w14:textId="77777777" w:rsidR="0059166B" w:rsidRDefault="0059166B" w:rsidP="0059166B">
      <w:pPr>
        <w:pStyle w:val="Heading3"/>
      </w:pPr>
      <w:bookmarkStart w:id="1251" w:name="_Ref434562715"/>
      <w:bookmarkStart w:id="1252" w:name="_Toc448227508"/>
      <w:r>
        <w:lastRenderedPageBreak/>
        <w:t>November 18 (19) / Athor 22: Martyrdom of Sts. Cosmas, Damian, and their Brothers</w:t>
      </w:r>
      <w:bookmarkEnd w:id="1251"/>
      <w:bookmarkEnd w:id="1252"/>
    </w:p>
    <w:p w14:paraId="63F7F3A5" w14:textId="77777777" w:rsidR="0059166B" w:rsidRDefault="0059166B" w:rsidP="0059166B">
      <w:pPr>
        <w:pStyle w:val="Heading4"/>
      </w:pPr>
      <w:bookmarkStart w:id="1253" w:name="_Ref434489688"/>
      <w:r>
        <w:t>The Doxology</w:t>
      </w:r>
      <w:r w:rsidR="00B46E6E">
        <w:t xml:space="preserve"> for Sts. Cosmas, Damian, their Brothers and their Mother</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54"/>
            <w:r>
              <w:t>Prabioc</w:t>
            </w:r>
            <w:commentRangeEnd w:id="1254"/>
            <w:r>
              <w:rPr>
                <w:rStyle w:val="CommentReference"/>
                <w:rFonts w:ascii="Times New Roman" w:eastAsiaTheme="minorHAnsi" w:hAnsi="Times New Roman" w:cstheme="minorBidi"/>
                <w:color w:val="auto"/>
              </w:rPr>
              <w:commentReference w:id="1254"/>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55"/>
            <w:r>
              <w:t xml:space="preserve">confirming </w:t>
            </w:r>
            <w:commentRangeEnd w:id="1255"/>
            <w:r>
              <w:rPr>
                <w:rStyle w:val="CommentReference"/>
                <w:rFonts w:ascii="Times New Roman" w:eastAsiaTheme="minorHAnsi" w:hAnsi="Times New Roman" w:cstheme="minorBidi"/>
                <w:color w:val="auto"/>
              </w:rPr>
              <w:commentReference w:id="1255"/>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56" w:name="_Toc448227509"/>
      <w:r>
        <w:t>November 19 (20) / Athor 23: Consecration of the Church of St. Marina</w:t>
      </w:r>
      <w:bookmarkEnd w:id="1256"/>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504BD9">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504BD9">
        <w:rPr>
          <w:noProof/>
        </w:rPr>
        <w:t>899</w:t>
      </w:r>
      <w:r w:rsidR="00191A26">
        <w:fldChar w:fldCharType="end"/>
      </w:r>
      <w:r>
        <w:t>.</w:t>
      </w:r>
    </w:p>
    <w:p w14:paraId="0E22041B" w14:textId="77777777" w:rsidR="00205EA4" w:rsidRDefault="00205EA4" w:rsidP="00205EA4">
      <w:pPr>
        <w:pStyle w:val="Heading3"/>
      </w:pPr>
      <w:bookmarkStart w:id="1257" w:name="_Toc448227510"/>
      <w:r>
        <w:t>November 20 (21) / Athor 24: The Twenty Four Presbyters</w:t>
      </w:r>
      <w:bookmarkEnd w:id="1257"/>
    </w:p>
    <w:p w14:paraId="4A042C64" w14:textId="77777777" w:rsidR="00205EA4" w:rsidRDefault="00205EA4" w:rsidP="00205EA4">
      <w:pPr>
        <w:pStyle w:val="Heading4"/>
      </w:pPr>
      <w:bookmarkStart w:id="1258" w:name="_Ref434488339"/>
      <w:r>
        <w:t>The Doxology</w:t>
      </w:r>
      <w:r w:rsidR="00B46E6E">
        <w:t xml:space="preserve"> for the Twenty Four Presbyters</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95"/>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96"/>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59" w:name="_Toc448227511"/>
      <w:r>
        <w:t>November 21 (22) / Athor 25: St. Philopater Mercurius</w:t>
      </w:r>
      <w:bookmarkEnd w:id="1259"/>
    </w:p>
    <w:p w14:paraId="1868DD24" w14:textId="77777777" w:rsidR="00205EA4" w:rsidRDefault="00205EA4" w:rsidP="00205EA4">
      <w:pPr>
        <w:pStyle w:val="Heading4"/>
      </w:pPr>
      <w:bookmarkStart w:id="1260" w:name="_Ref434489457"/>
      <w:r>
        <w:t>The Doxology</w:t>
      </w:r>
      <w:r w:rsidR="00B46E6E">
        <w:t xml:space="preserve"> for St. Philopater Mercurius</w:t>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97"/>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65"/>
            <w:r>
              <w:t>Placed</w:t>
            </w:r>
            <w:commentRangeEnd w:id="1265"/>
            <w:r>
              <w:rPr>
                <w:rStyle w:val="CommentReference"/>
                <w:rFonts w:ascii="Times New Roman" w:eastAsiaTheme="minorHAnsi" w:hAnsi="Times New Roman" w:cstheme="minorBidi"/>
                <w:color w:val="auto"/>
              </w:rPr>
              <w:commentReference w:id="1265"/>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66"/>
            <w:r>
              <w:t>emperate</w:t>
            </w:r>
            <w:r w:rsidRPr="004764BD">
              <w:t xml:space="preserve"> </w:t>
            </w:r>
            <w:r>
              <w:t>with</w:t>
            </w:r>
            <w:commentRangeEnd w:id="1266"/>
            <w:r>
              <w:rPr>
                <w:rStyle w:val="CommentReference"/>
                <w:rFonts w:ascii="Times New Roman" w:eastAsiaTheme="minorHAnsi" w:hAnsi="Times New Roman" w:cstheme="minorBidi"/>
                <w:color w:val="auto"/>
              </w:rPr>
              <w:commentReference w:id="1266"/>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98"/>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70" w:name="_Toc448227512"/>
      <w:r>
        <w:t>November 24 (25) / Athor 28: Martyrdom of St. Serapamon, the bishop of Nikiou</w:t>
      </w:r>
      <w:bookmarkEnd w:id="1270"/>
    </w:p>
    <w:p w14:paraId="764EF4A2" w14:textId="77777777" w:rsidR="00DF43CA" w:rsidRDefault="00DF43CA" w:rsidP="00DF43CA">
      <w:pPr>
        <w:pStyle w:val="Heading4"/>
      </w:pPr>
      <w:bookmarkStart w:id="1271" w:name="_Ref434489794"/>
      <w:r>
        <w:t>The Doxology</w:t>
      </w:r>
      <w:r w:rsidR="00B46E6E">
        <w:t xml:space="preserve"> for St. Serapamon</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72"/>
            <w:r>
              <w:t>sprang forth</w:t>
            </w:r>
            <w:commentRangeEnd w:id="1272"/>
            <w:r>
              <w:rPr>
                <w:rStyle w:val="CommentReference"/>
                <w:rFonts w:ascii="Times New Roman" w:eastAsiaTheme="minorHAnsi" w:hAnsi="Times New Roman" w:cstheme="minorBidi"/>
                <w:color w:val="auto"/>
              </w:rPr>
              <w:commentReference w:id="1272"/>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73" w:name="_Toc448227513"/>
      <w:r>
        <w:t>November 25 (26) / Athor 29: Commemoration of the Annunciation, Nativity, and Resurrection on the 29</w:t>
      </w:r>
      <w:r w:rsidRPr="00C0205C">
        <w:rPr>
          <w:vertAlign w:val="superscript"/>
        </w:rPr>
        <w:t>th</w:t>
      </w:r>
      <w:r>
        <w:t xml:space="preserve"> of Every Month</w:t>
      </w:r>
      <w:bookmarkEnd w:id="1273"/>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504BD9">
        <w:t>September 26 (27) / Tho-out 29: Commemoration of the Annunciation, Nativity, and Resurrection on the 29</w:t>
      </w:r>
      <w:r w:rsidR="00504BD9" w:rsidRPr="00C0205C">
        <w:rPr>
          <w:vertAlign w:val="superscript"/>
        </w:rPr>
        <w:t>th</w:t>
      </w:r>
      <w:r w:rsidR="00504BD9">
        <w:t xml:space="preserve"> of Every Month</w:t>
      </w:r>
      <w:r>
        <w:fldChar w:fldCharType="end"/>
      </w:r>
      <w:r>
        <w:t xml:space="preserve">, page </w:t>
      </w:r>
      <w:r>
        <w:fldChar w:fldCharType="begin"/>
      </w:r>
      <w:r>
        <w:instrText xml:space="preserve"> PAGEREF _Ref435003974 \h </w:instrText>
      </w:r>
      <w:r>
        <w:fldChar w:fldCharType="separate"/>
      </w:r>
      <w:r w:rsidR="00504BD9">
        <w:rPr>
          <w:noProof/>
        </w:rPr>
        <w:t>654</w:t>
      </w:r>
      <w:r>
        <w:fldChar w:fldCharType="end"/>
      </w:r>
      <w:r>
        <w:t>.</w:t>
      </w:r>
    </w:p>
    <w:p w14:paraId="3E5C7085" w14:textId="77777777" w:rsidR="00027E5B" w:rsidRDefault="00027E5B" w:rsidP="00027E5B">
      <w:pPr>
        <w:pStyle w:val="Heading3"/>
      </w:pPr>
      <w:bookmarkStart w:id="1274" w:name="_Toc448227514"/>
      <w:r>
        <w:t>November 26 (27) / Athor 30: Consecration of a Church of St. Cosmas and Damian, Their Brothers and Their Mother</w:t>
      </w:r>
      <w:bookmarkEnd w:id="1274"/>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504BD9">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504BD9">
        <w:rPr>
          <w:noProof/>
        </w:rPr>
        <w:t>681</w:t>
      </w:r>
      <w:r w:rsidR="00191A26">
        <w:fldChar w:fldCharType="end"/>
      </w:r>
      <w:r>
        <w:t>.</w:t>
      </w:r>
    </w:p>
    <w:p w14:paraId="15C7AC8C" w14:textId="77777777" w:rsidR="00F67B89" w:rsidRDefault="00F67B89" w:rsidP="00F67B89">
      <w:pPr>
        <w:pStyle w:val="Heading3"/>
      </w:pPr>
      <w:bookmarkStart w:id="1275" w:name="_Toc448227515"/>
      <w:r>
        <w:t>November 27 (28) / Koiak 1: Consecration of the Church of St. Shenoute</w:t>
      </w:r>
      <w:bookmarkEnd w:id="1275"/>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504BD9">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504BD9">
        <w:rPr>
          <w:noProof/>
        </w:rPr>
        <w:t>892</w:t>
      </w:r>
      <w:r w:rsidR="00191A26">
        <w:fldChar w:fldCharType="end"/>
      </w:r>
      <w:r>
        <w:t>.</w:t>
      </w:r>
    </w:p>
    <w:p w14:paraId="4EEEAB46" w14:textId="77777777" w:rsidR="007F571C" w:rsidRDefault="007F571C" w:rsidP="007F571C">
      <w:pPr>
        <w:pStyle w:val="Heading3"/>
      </w:pPr>
      <w:bookmarkStart w:id="1276" w:name="_Toc448227516"/>
      <w:r>
        <w:lastRenderedPageBreak/>
        <w:t>November 30 (December 1) / Koiak 4: Martyrdom of St. Andrew the Apostle</w:t>
      </w:r>
      <w:bookmarkEnd w:id="1276"/>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bookmarkEnd w:id="1219"/>
      <w:r>
        <w:t>.</w:t>
      </w:r>
    </w:p>
    <w:p w14:paraId="2DF67188" w14:textId="77777777" w:rsidR="00495F1A" w:rsidRDefault="00495F1A" w:rsidP="00495F1A">
      <w:pPr>
        <w:pStyle w:val="Heading2"/>
        <w:rPr>
          <w:rFonts w:ascii="FreeSerifAvvaShenouda" w:hAnsi="FreeSerifAvvaShenouda" w:cs="FreeSerifAvvaShenouda"/>
        </w:rPr>
      </w:pPr>
      <w:bookmarkStart w:id="1277" w:name="_Toc410196202"/>
      <w:bookmarkStart w:id="1278" w:name="_Toc410196444"/>
      <w:bookmarkStart w:id="1279" w:name="_Toc410196946"/>
      <w:bookmarkStart w:id="1280" w:name="_Toc448227517"/>
      <w:bookmarkStart w:id="1281" w:name="_Toc448696648"/>
      <w:bookmarkStart w:id="1282" w:name="December"/>
      <w:r>
        <w:lastRenderedPageBreak/>
        <w:t>December</w:t>
      </w:r>
      <w:bookmarkEnd w:id="1277"/>
      <w:bookmarkEnd w:id="1278"/>
      <w:bookmarkEnd w:id="1279"/>
      <w:r w:rsidR="00205EA4">
        <w:t xml:space="preserve"> or </w:t>
      </w:r>
      <w:r w:rsidR="00205EA4">
        <w:rPr>
          <w:rFonts w:ascii="FreeSerifAvvaShenouda" w:hAnsi="FreeSerifAvvaShenouda" w:cs="FreeSerifAvvaShenouda"/>
        </w:rPr>
        <w:t>Ⲕⲟⲓⲁϩⲕ</w:t>
      </w:r>
      <w:bookmarkEnd w:id="1280"/>
      <w:bookmarkEnd w:id="1281"/>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504BD9">
              <w:rPr>
                <w:noProof/>
                <w:webHidden/>
              </w:rPr>
              <w:t>688</w:t>
            </w:r>
            <w:r w:rsidR="00E35F1F">
              <w:rPr>
                <w:noProof/>
                <w:webHidden/>
              </w:rPr>
              <w:fldChar w:fldCharType="end"/>
            </w:r>
          </w:hyperlink>
        </w:p>
        <w:p w14:paraId="60E6C7E7" w14:textId="1DAACE7C" w:rsidR="00E35F1F" w:rsidRDefault="000860AE">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504BD9">
              <w:rPr>
                <w:noProof/>
                <w:webHidden/>
              </w:rPr>
              <w:t>704</w:t>
            </w:r>
            <w:r w:rsidR="00E35F1F">
              <w:rPr>
                <w:noProof/>
                <w:webHidden/>
              </w:rPr>
              <w:fldChar w:fldCharType="end"/>
            </w:r>
          </w:hyperlink>
        </w:p>
        <w:p w14:paraId="108FC575" w14:textId="32A77D9C" w:rsidR="00E35F1F" w:rsidRDefault="000860AE">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504BD9">
              <w:rPr>
                <w:noProof/>
                <w:webHidden/>
              </w:rPr>
              <w:t>705</w:t>
            </w:r>
            <w:r w:rsidR="00E35F1F">
              <w:rPr>
                <w:noProof/>
                <w:webHidden/>
              </w:rPr>
              <w:fldChar w:fldCharType="end"/>
            </w:r>
          </w:hyperlink>
        </w:p>
        <w:p w14:paraId="7696D97D" w14:textId="06343B56" w:rsidR="00E35F1F" w:rsidRDefault="000860AE">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504BD9">
              <w:rPr>
                <w:noProof/>
                <w:webHidden/>
              </w:rPr>
              <w:t>706</w:t>
            </w:r>
            <w:r w:rsidR="00E35F1F">
              <w:rPr>
                <w:noProof/>
                <w:webHidden/>
              </w:rPr>
              <w:fldChar w:fldCharType="end"/>
            </w:r>
          </w:hyperlink>
        </w:p>
        <w:p w14:paraId="14229543" w14:textId="34406A65" w:rsidR="00E35F1F" w:rsidRDefault="000860AE">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504BD9">
              <w:rPr>
                <w:noProof/>
                <w:webHidden/>
              </w:rPr>
              <w:t>707</w:t>
            </w:r>
            <w:r w:rsidR="00E35F1F">
              <w:rPr>
                <w:noProof/>
                <w:webHidden/>
              </w:rPr>
              <w:fldChar w:fldCharType="end"/>
            </w:r>
          </w:hyperlink>
        </w:p>
        <w:p w14:paraId="0DC4E0C4" w14:textId="451909A2" w:rsidR="00E35F1F" w:rsidRDefault="000860AE">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504BD9">
              <w:rPr>
                <w:noProof/>
                <w:webHidden/>
              </w:rPr>
              <w:t>708</w:t>
            </w:r>
            <w:r w:rsidR="00E35F1F">
              <w:rPr>
                <w:noProof/>
                <w:webHidden/>
              </w:rPr>
              <w:fldChar w:fldCharType="end"/>
            </w:r>
          </w:hyperlink>
        </w:p>
        <w:p w14:paraId="54EF863C" w14:textId="6C2FDA4D" w:rsidR="00E35F1F" w:rsidRDefault="000860AE">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504BD9">
              <w:rPr>
                <w:noProof/>
                <w:webHidden/>
              </w:rPr>
              <w:t>708</w:t>
            </w:r>
            <w:r w:rsidR="00E35F1F">
              <w:rPr>
                <w:noProof/>
                <w:webHidden/>
              </w:rPr>
              <w:fldChar w:fldCharType="end"/>
            </w:r>
          </w:hyperlink>
        </w:p>
        <w:p w14:paraId="03FD8D22" w14:textId="7F7184F5" w:rsidR="00E35F1F" w:rsidRDefault="000860AE">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504BD9">
              <w:rPr>
                <w:noProof/>
                <w:webHidden/>
              </w:rPr>
              <w:t>708</w:t>
            </w:r>
            <w:r w:rsidR="00E35F1F">
              <w:rPr>
                <w:noProof/>
                <w:webHidden/>
              </w:rPr>
              <w:fldChar w:fldCharType="end"/>
            </w:r>
          </w:hyperlink>
        </w:p>
        <w:p w14:paraId="311C02F5" w14:textId="388C9160" w:rsidR="00E35F1F" w:rsidRDefault="000860AE">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504BD9">
              <w:rPr>
                <w:noProof/>
                <w:webHidden/>
              </w:rPr>
              <w:t>708</w:t>
            </w:r>
            <w:r w:rsidR="00E35F1F">
              <w:rPr>
                <w:noProof/>
                <w:webHidden/>
              </w:rPr>
              <w:fldChar w:fldCharType="end"/>
            </w:r>
          </w:hyperlink>
        </w:p>
        <w:p w14:paraId="1AAA2DEC" w14:textId="590CDDEC" w:rsidR="00E35F1F" w:rsidRDefault="000860AE">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504BD9">
              <w:rPr>
                <w:noProof/>
                <w:webHidden/>
              </w:rPr>
              <w:t>709</w:t>
            </w:r>
            <w:r w:rsidR="00E35F1F">
              <w:rPr>
                <w:noProof/>
                <w:webHidden/>
              </w:rPr>
              <w:fldChar w:fldCharType="end"/>
            </w:r>
          </w:hyperlink>
        </w:p>
        <w:p w14:paraId="0DB08410" w14:textId="725DEA33" w:rsidR="00E35F1F" w:rsidRDefault="000860AE">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504BD9">
              <w:rPr>
                <w:noProof/>
                <w:webHidden/>
              </w:rPr>
              <w:t>709</w:t>
            </w:r>
            <w:r w:rsidR="00E35F1F">
              <w:rPr>
                <w:noProof/>
                <w:webHidden/>
              </w:rPr>
              <w:fldChar w:fldCharType="end"/>
            </w:r>
          </w:hyperlink>
        </w:p>
        <w:p w14:paraId="47C71EAC" w14:textId="37659DCA" w:rsidR="00E35F1F" w:rsidRDefault="000860AE">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504BD9">
              <w:rPr>
                <w:noProof/>
                <w:webHidden/>
              </w:rPr>
              <w:t>709</w:t>
            </w:r>
            <w:r w:rsidR="00E35F1F">
              <w:rPr>
                <w:noProof/>
                <w:webHidden/>
              </w:rPr>
              <w:fldChar w:fldCharType="end"/>
            </w:r>
          </w:hyperlink>
        </w:p>
        <w:p w14:paraId="3CF0838D" w14:textId="077AFF57" w:rsidR="00E35F1F" w:rsidRDefault="000860AE">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504BD9">
              <w:rPr>
                <w:noProof/>
                <w:webHidden/>
              </w:rPr>
              <w:t>709</w:t>
            </w:r>
            <w:r w:rsidR="00E35F1F">
              <w:rPr>
                <w:noProof/>
                <w:webHidden/>
              </w:rPr>
              <w:fldChar w:fldCharType="end"/>
            </w:r>
          </w:hyperlink>
        </w:p>
        <w:p w14:paraId="71F3949B" w14:textId="3324C49F" w:rsidR="00E35F1F" w:rsidRDefault="000860AE">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504BD9">
              <w:rPr>
                <w:noProof/>
                <w:webHidden/>
              </w:rPr>
              <w:t>710</w:t>
            </w:r>
            <w:r w:rsidR="00E35F1F">
              <w:rPr>
                <w:noProof/>
                <w:webHidden/>
              </w:rPr>
              <w:fldChar w:fldCharType="end"/>
            </w:r>
          </w:hyperlink>
        </w:p>
        <w:p w14:paraId="2898FD17" w14:textId="72043F1F" w:rsidR="00E35F1F" w:rsidRDefault="000860AE">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504BD9">
              <w:rPr>
                <w:noProof/>
                <w:webHidden/>
              </w:rPr>
              <w:t>712</w:t>
            </w:r>
            <w:r w:rsidR="00E35F1F">
              <w:rPr>
                <w:noProof/>
                <w:webHidden/>
              </w:rPr>
              <w:fldChar w:fldCharType="end"/>
            </w:r>
          </w:hyperlink>
        </w:p>
        <w:p w14:paraId="10321BB9" w14:textId="385F6915" w:rsidR="00E35F1F" w:rsidRDefault="000860AE">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504BD9">
              <w:rPr>
                <w:noProof/>
                <w:webHidden/>
              </w:rPr>
              <w:t>748</w:t>
            </w:r>
            <w:r w:rsidR="00E35F1F">
              <w:rPr>
                <w:noProof/>
                <w:webHidden/>
              </w:rPr>
              <w:fldChar w:fldCharType="end"/>
            </w:r>
          </w:hyperlink>
        </w:p>
        <w:p w14:paraId="6D5E3CCE" w14:textId="5B19F70C" w:rsidR="00E35F1F" w:rsidRDefault="000860AE">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504BD9">
              <w:rPr>
                <w:noProof/>
                <w:webHidden/>
              </w:rPr>
              <w:t>748</w:t>
            </w:r>
            <w:r w:rsidR="00E35F1F">
              <w:rPr>
                <w:noProof/>
                <w:webHidden/>
              </w:rPr>
              <w:fldChar w:fldCharType="end"/>
            </w:r>
          </w:hyperlink>
        </w:p>
        <w:p w14:paraId="534F984E" w14:textId="1AAB71F7" w:rsidR="00E35F1F" w:rsidRDefault="000860AE">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504BD9">
              <w:rPr>
                <w:noProof/>
                <w:webHidden/>
              </w:rPr>
              <w:t>748</w:t>
            </w:r>
            <w:r w:rsidR="00E35F1F">
              <w:rPr>
                <w:noProof/>
                <w:webHidden/>
              </w:rPr>
              <w:fldChar w:fldCharType="end"/>
            </w:r>
          </w:hyperlink>
        </w:p>
        <w:p w14:paraId="2F92D0B6" w14:textId="31877DB5" w:rsidR="00E35F1F" w:rsidRDefault="000860AE">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504BD9">
              <w:rPr>
                <w:noProof/>
                <w:webHidden/>
              </w:rPr>
              <w:t>749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83"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84"/>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84"/>
            <w:r>
              <w:rPr>
                <w:rStyle w:val="CommentReference"/>
                <w:rFonts w:ascii="Times New Roman" w:eastAsiaTheme="minorHAnsi" w:hAnsi="Times New Roman" w:cstheme="minorBidi"/>
                <w:color w:val="auto"/>
              </w:rPr>
              <w:commentReference w:id="1284"/>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85"/>
            <w:r>
              <w:t xml:space="preserve">Announced </w:t>
            </w:r>
            <w:commentRangeEnd w:id="1285"/>
            <w:r>
              <w:rPr>
                <w:rStyle w:val="CommentReference"/>
                <w:rFonts w:ascii="Times New Roman" w:eastAsiaTheme="minorHAnsi" w:hAnsi="Times New Roman" w:cstheme="minorBidi"/>
                <w:color w:val="auto"/>
              </w:rPr>
              <w:commentReference w:id="1285"/>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9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86"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87" w:name="_Ref434478867"/>
      <w:r>
        <w:t xml:space="preserve">The Third Doxology of December or </w:t>
      </w:r>
      <w:r w:rsidRPr="006C0F49">
        <w:rPr>
          <w:rFonts w:ascii="FreeSerifAvvaShenouda" w:hAnsi="FreeSerifAvvaShenouda" w:cs="FreeSerifAvvaShenouda"/>
        </w:rPr>
        <w:t>Ⲕⲟⲓⲁϩⲕ</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0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88" w:name="_Ref434478878"/>
      <w:r>
        <w:t xml:space="preserve">The Fourth Doxology of December or </w:t>
      </w:r>
      <w:r w:rsidRPr="006C0F49">
        <w:rPr>
          <w:rFonts w:ascii="FreeSerifAvvaShenouda" w:hAnsi="FreeSerifAvvaShenouda" w:cs="FreeSerifAvvaShenouda"/>
        </w:rPr>
        <w:t>Ⲕⲟⲓⲁϩⲕ</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89"/>
            <w:r>
              <w:t>He raised us with a new invitation.</w:t>
            </w:r>
            <w:commentRangeEnd w:id="1289"/>
            <w:r>
              <w:rPr>
                <w:rStyle w:val="CommentReference"/>
                <w:rFonts w:ascii="Times New Roman" w:eastAsiaTheme="minorHAnsi" w:hAnsi="Times New Roman" w:cstheme="minorBidi"/>
                <w:color w:val="auto"/>
              </w:rPr>
              <w:commentReference w:id="1289"/>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90"/>
            <w:r>
              <w:t>Bride</w:t>
            </w:r>
            <w:commentRangeEnd w:id="1290"/>
            <w:r>
              <w:rPr>
                <w:rStyle w:val="CommentReference"/>
                <w:rFonts w:ascii="Times New Roman" w:eastAsiaTheme="minorHAnsi" w:hAnsi="Times New Roman" w:cstheme="minorBidi"/>
                <w:color w:val="auto"/>
              </w:rPr>
              <w:commentReference w:id="1290"/>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91" w:name="_Ref434478888"/>
      <w:r>
        <w:t xml:space="preserve">The Fifth Doxology of December or </w:t>
      </w:r>
      <w:r w:rsidRPr="006C0F49">
        <w:rPr>
          <w:rFonts w:ascii="FreeSerifAvvaShenouda" w:hAnsi="FreeSerifAvvaShenouda" w:cs="FreeSerifAvvaShenouda"/>
        </w:rPr>
        <w:t>Ⲕⲟⲓⲁϩⲕ</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0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92" w:name="_Ref434478907"/>
      <w:r>
        <w:t xml:space="preserve">The Sixth Doxology of December or </w:t>
      </w:r>
      <w:r w:rsidRPr="006C0F49">
        <w:rPr>
          <w:rFonts w:ascii="FreeSerifAvvaShenouda" w:hAnsi="FreeSerifAvvaShenouda" w:cs="FreeSerifAvvaShenouda"/>
        </w:rPr>
        <w:t>Ⲕⲟⲓⲁϩⲕ</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93"/>
            <w:r>
              <w:t xml:space="preserve">return </w:t>
            </w:r>
            <w:commentRangeEnd w:id="1293"/>
            <w:r>
              <w:rPr>
                <w:rStyle w:val="CommentReference"/>
              </w:rPr>
              <w:commentReference w:id="1293"/>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94"/>
            <w:r>
              <w:t xml:space="preserve">confirmation </w:t>
            </w:r>
            <w:commentRangeEnd w:id="1294"/>
            <w:r>
              <w:rPr>
                <w:rStyle w:val="CommentReference"/>
              </w:rPr>
              <w:commentReference w:id="1294"/>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95"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96"/>
            <w:r>
              <w:t>Angel-evangel of Good News</w:t>
            </w:r>
            <w:commentRangeEnd w:id="1296"/>
            <w:r>
              <w:rPr>
                <w:rStyle w:val="CommentReference"/>
                <w:rFonts w:ascii="Times New Roman" w:eastAsiaTheme="minorHAnsi" w:hAnsi="Times New Roman" w:cstheme="minorBidi"/>
                <w:color w:val="auto"/>
              </w:rPr>
              <w:commentReference w:id="1296"/>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97"/>
            <w:r>
              <w:t>Hail, O full of grace</w:t>
            </w:r>
            <w:commentRangeEnd w:id="1297"/>
            <w:r>
              <w:rPr>
                <w:rStyle w:val="CommentReference"/>
                <w:rFonts w:ascii="Times New Roman" w:eastAsiaTheme="minorHAnsi" w:hAnsi="Times New Roman" w:cstheme="minorBidi"/>
                <w:color w:val="auto"/>
              </w:rPr>
              <w:commentReference w:id="1297"/>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98"/>
            <w:r>
              <w:t>Angel-Evangel</w:t>
            </w:r>
            <w:commentRangeEnd w:id="1298"/>
            <w:r>
              <w:rPr>
                <w:rStyle w:val="CommentReference"/>
                <w:rFonts w:ascii="Times New Roman" w:eastAsiaTheme="minorHAnsi" w:hAnsi="Times New Roman" w:cstheme="minorBidi"/>
                <w:color w:val="auto"/>
              </w:rPr>
              <w:commentReference w:id="1298"/>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99" w:name="_Ref434564112"/>
      <w:bookmarkStart w:id="1300" w:name="_Toc448227518"/>
      <w:bookmarkStart w:id="1301" w:name="_Toc410196203"/>
      <w:bookmarkStart w:id="1302" w:name="_Toc410196445"/>
      <w:bookmarkStart w:id="1303" w:name="_Toc410196947"/>
      <w:r>
        <w:lastRenderedPageBreak/>
        <w:t>December 1 (2) / Koiak 5: Martyrdom of St. Victor</w:t>
      </w:r>
      <w:bookmarkEnd w:id="1299"/>
      <w:bookmarkEnd w:id="1300"/>
    </w:p>
    <w:p w14:paraId="5851AA48" w14:textId="77777777" w:rsidR="00253C5F" w:rsidRDefault="00253C5F" w:rsidP="00253C5F">
      <w:pPr>
        <w:pStyle w:val="Heading4"/>
      </w:pPr>
      <w:bookmarkStart w:id="1304" w:name="_Ref434489590"/>
      <w:r>
        <w:t>The Doxology</w:t>
      </w:r>
      <w:r w:rsidR="00B46E6E">
        <w:t xml:space="preserve"> for St. Victor</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05"/>
            <w:r>
              <w:t>saint</w:t>
            </w:r>
            <w:commentRangeEnd w:id="1305"/>
            <w:r>
              <w:rPr>
                <w:rStyle w:val="CommentReference"/>
                <w:rFonts w:ascii="Times New Roman" w:eastAsiaTheme="minorHAnsi" w:hAnsi="Times New Roman" w:cstheme="minorBidi"/>
                <w:color w:val="auto"/>
              </w:rPr>
              <w:commentReference w:id="1305"/>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306" w:name="_Toc448227519"/>
      <w:r>
        <w:lastRenderedPageBreak/>
        <w:t>December 2 (3) / Koiak 6: Pope Abraam the Syrian</w:t>
      </w:r>
      <w:bookmarkEnd w:id="1306"/>
    </w:p>
    <w:p w14:paraId="705AECE8" w14:textId="77777777" w:rsidR="00F416C6" w:rsidRDefault="00F416C6" w:rsidP="00F416C6">
      <w:pPr>
        <w:pStyle w:val="Heading4"/>
      </w:pPr>
      <w:bookmarkStart w:id="1307" w:name="_Ref434492343"/>
      <w:r>
        <w:t>The Doxology of St. Simon the Tanner</w:t>
      </w:r>
      <w:r>
        <w:rPr>
          <w:rStyle w:val="FootnoteReference"/>
        </w:rPr>
        <w:footnoteReference w:id="902"/>
      </w:r>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0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08" w:name="_Toc448227520"/>
      <w:r>
        <w:t xml:space="preserve">December 4 (5) / Koiak 8: </w:t>
      </w:r>
      <w:r w:rsidR="00743CE8">
        <w:t xml:space="preserve">The Martyrdom of </w:t>
      </w:r>
      <w:r>
        <w:t>Sts. Barbara and Juliana</w:t>
      </w:r>
      <w:bookmarkEnd w:id="1308"/>
    </w:p>
    <w:p w14:paraId="1D4A5115" w14:textId="77777777" w:rsidR="00FF5FF3" w:rsidRDefault="00FF5FF3" w:rsidP="00FF5FF3">
      <w:pPr>
        <w:pStyle w:val="Heading4"/>
      </w:pPr>
      <w:bookmarkStart w:id="1309" w:name="_Ref434490169"/>
      <w:r>
        <w:t>The Doxology</w:t>
      </w:r>
      <w:r w:rsidR="00B46E6E">
        <w:t xml:space="preserve"> for Sts. Barbara and Juliana</w:t>
      </w:r>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10" w:name="_Toc448227521"/>
      <w:r>
        <w:t>December 4 (5) / Koiak 8: Also St. Samuel the Confessor</w:t>
      </w:r>
      <w:bookmarkEnd w:id="1310"/>
    </w:p>
    <w:p w14:paraId="2EE78AB4" w14:textId="77777777" w:rsidR="00224925" w:rsidRDefault="00224925" w:rsidP="00224925">
      <w:pPr>
        <w:pStyle w:val="Heading4"/>
      </w:pPr>
      <w:bookmarkStart w:id="1311" w:name="_Ref434491260"/>
      <w:r>
        <w:t>The Doxology</w:t>
      </w:r>
      <w:r w:rsidR="00810F04">
        <w:t xml:space="preserve"> for St. Samuel the Confessor</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904"/>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05"/>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22" w:name="_Toc448227522"/>
      <w:r>
        <w:t>December 6 (7) / Koiak 10: Relocation of St. Severus’ Relics</w:t>
      </w:r>
      <w:bookmarkEnd w:id="1322"/>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504BD9">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504BD9">
        <w:rPr>
          <w:noProof/>
        </w:rPr>
        <w:t>663</w:t>
      </w:r>
      <w:r w:rsidR="00191A26">
        <w:fldChar w:fldCharType="end"/>
      </w:r>
      <w:r w:rsidR="00191A26">
        <w:t>.</w:t>
      </w:r>
    </w:p>
    <w:p w14:paraId="27C4F9E3" w14:textId="77777777" w:rsidR="00B637D8" w:rsidRDefault="00B637D8" w:rsidP="00B637D8">
      <w:pPr>
        <w:pStyle w:val="Heading3"/>
      </w:pPr>
      <w:bookmarkStart w:id="1323" w:name="_Toc448227523"/>
      <w:r>
        <w:t>December 8 (9) / Koiak 12: Commemoration of Archangel Michael</w:t>
      </w:r>
      <w:bookmarkEnd w:id="1323"/>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504BD9">
        <w:t>November 8 (9) / Athor 12: Archangel Michael</w:t>
      </w:r>
      <w:r>
        <w:fldChar w:fldCharType="end"/>
      </w:r>
      <w:r>
        <w:t xml:space="preserve">, page </w:t>
      </w:r>
      <w:r>
        <w:fldChar w:fldCharType="begin"/>
      </w:r>
      <w:r>
        <w:instrText xml:space="preserve"> PAGEREF _Ref434561114 \h </w:instrText>
      </w:r>
      <w:r>
        <w:fldChar w:fldCharType="separate"/>
      </w:r>
      <w:r w:rsidR="00504BD9">
        <w:rPr>
          <w:noProof/>
        </w:rPr>
        <w:t>675</w:t>
      </w:r>
      <w:r>
        <w:fldChar w:fldCharType="end"/>
      </w:r>
      <w:r>
        <w:t>.</w:t>
      </w:r>
    </w:p>
    <w:p w14:paraId="4602A440" w14:textId="34697C47" w:rsidR="00B52F78" w:rsidRPr="00B637D8" w:rsidRDefault="00B52F78" w:rsidP="00B52F78">
      <w:pPr>
        <w:pStyle w:val="Heading3"/>
      </w:pPr>
      <w:bookmarkStart w:id="1324" w:name="_Toc448227524"/>
      <w:r>
        <w:t>December 12 (13) / Koiak 16: Saint Spyridon</w:t>
      </w:r>
      <w:r>
        <w:rPr>
          <w:rStyle w:val="FootnoteReference"/>
        </w:rPr>
        <w:footnoteReference w:id="906"/>
      </w:r>
      <w:bookmarkEnd w:id="1324"/>
    </w:p>
    <w:p w14:paraId="598A6BCC" w14:textId="77777777" w:rsidR="005329C1" w:rsidRDefault="005329C1" w:rsidP="005329C1">
      <w:pPr>
        <w:pStyle w:val="Heading3"/>
      </w:pPr>
      <w:bookmarkStart w:id="1325" w:name="_Toc448227525"/>
      <w:r>
        <w:t>December 17 (18) / Koiak 21: Commemoration of the Theotokos</w:t>
      </w:r>
      <w:bookmarkEnd w:id="1325"/>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04BD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04BD9">
        <w:rPr>
          <w:noProof/>
        </w:rPr>
        <w:t>916</w:t>
      </w:r>
      <w:r w:rsidR="007E24F9">
        <w:fldChar w:fldCharType="end"/>
      </w:r>
      <w:r w:rsidR="007E24F9">
        <w:t>.</w:t>
      </w:r>
    </w:p>
    <w:p w14:paraId="3EDC8594" w14:textId="77777777" w:rsidR="007F571C" w:rsidRDefault="007F571C" w:rsidP="007F571C">
      <w:pPr>
        <w:pStyle w:val="Heading3"/>
      </w:pPr>
      <w:bookmarkStart w:id="1326" w:name="_Toc448227526"/>
      <w:r>
        <w:lastRenderedPageBreak/>
        <w:t>December 17 (18) / Koiak 21: Also the Martyrdom of St. Barnabas, on</w:t>
      </w:r>
      <w:r w:rsidR="00743CE8">
        <w:t>e</w:t>
      </w:r>
      <w:r>
        <w:t xml:space="preserve"> of the Seventy Two</w:t>
      </w:r>
      <w:bookmarkEnd w:id="1326"/>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101D0E63" w14:textId="77777777" w:rsidR="00CA0AB7" w:rsidRDefault="00CA0AB7" w:rsidP="00CA0AB7">
      <w:pPr>
        <w:pStyle w:val="Heading3"/>
      </w:pPr>
      <w:bookmarkStart w:id="1327" w:name="_Toc448227527"/>
      <w:r>
        <w:t>December 18 (19) / Koiak 22: Archangel Gabriel</w:t>
      </w:r>
      <w:r w:rsidR="00481AE5">
        <w:t xml:space="preserve"> (Consecration)</w:t>
      </w:r>
      <w:bookmarkEnd w:id="1327"/>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504BD9">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504BD9">
        <w:rPr>
          <w:noProof/>
        </w:rPr>
        <w:t>835</w:t>
      </w:r>
      <w:r w:rsidR="002409EF">
        <w:fldChar w:fldCharType="end"/>
      </w:r>
      <w:r>
        <w:t>.</w:t>
      </w:r>
    </w:p>
    <w:p w14:paraId="16E2607E" w14:textId="77777777" w:rsidR="009F60F1" w:rsidRDefault="009F60F1" w:rsidP="009F60F1">
      <w:pPr>
        <w:pStyle w:val="Heading3"/>
      </w:pPr>
      <w:bookmarkStart w:id="1328" w:name="_Toc448227528"/>
      <w:r>
        <w:t>December 20 (21) / Koiak 24: The Birth of St. Takle Haymanot</w:t>
      </w:r>
      <w:bookmarkEnd w:id="1328"/>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504BD9">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504BD9">
        <w:rPr>
          <w:noProof/>
        </w:rPr>
        <w:t>924</w:t>
      </w:r>
      <w:r w:rsidR="002409EF">
        <w:fldChar w:fldCharType="end"/>
      </w:r>
      <w:r>
        <w:t>.</w:t>
      </w:r>
    </w:p>
    <w:p w14:paraId="600875E0" w14:textId="77777777" w:rsidR="00FF5FF3" w:rsidRDefault="00FF5FF3" w:rsidP="00FF5FF3">
      <w:pPr>
        <w:pStyle w:val="Heading3"/>
      </w:pPr>
      <w:bookmarkStart w:id="1329" w:name="_Toc448227529"/>
      <w:r>
        <w:t>December 21 (22) / Koiak 25: St. John Kami</w:t>
      </w:r>
      <w:bookmarkEnd w:id="1329"/>
    </w:p>
    <w:p w14:paraId="3F9EF92D" w14:textId="77777777" w:rsidR="00810F04" w:rsidRPr="00810F04" w:rsidRDefault="00810F04" w:rsidP="00810F04">
      <w:pPr>
        <w:pStyle w:val="Heading4"/>
      </w:pPr>
      <w:bookmarkStart w:id="1330" w:name="_Ref434491108"/>
      <w:r>
        <w:t>The Doxology for St. John Kami</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31" w:name="_Toc448227530"/>
      <w:r>
        <w:t>December 24 (25) / Koiak 28: Nativity Preparation Day</w:t>
      </w:r>
      <w:bookmarkEnd w:id="1331"/>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32" w:name="_Ref434477504"/>
      <w:r>
        <w:t>The Doxology</w:t>
      </w:r>
      <w:r w:rsidR="00E21EA3">
        <w:t xml:space="preserve"> for the Preparation Day of Nativity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33" w:name="_Toc448227531"/>
      <w:r>
        <w:t>December 25 (26) / Koiak 29: The Feast of the Nativity</w:t>
      </w:r>
      <w:bookmarkEnd w:id="1333"/>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34" w:name="_Ref434477532"/>
      <w:r>
        <w:t xml:space="preserve">The </w:t>
      </w:r>
      <w:r w:rsidR="00C33BEB">
        <w:t xml:space="preserve">First </w:t>
      </w:r>
      <w:r>
        <w:t>Doxology</w:t>
      </w:r>
      <w:r w:rsidR="00C33BEB">
        <w:t xml:space="preserve"> for Nativity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35" w:name="_Ref434477542"/>
      <w:r>
        <w:t>The Second Doxology for Nativity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36"/>
            <w:r>
              <w:t xml:space="preserve">rescued </w:t>
            </w:r>
            <w:commentRangeEnd w:id="1336"/>
            <w:r>
              <w:rPr>
                <w:rStyle w:val="CommentReference"/>
                <w:rFonts w:ascii="Times New Roman" w:eastAsiaTheme="minorHAnsi" w:hAnsi="Times New Roman" w:cstheme="minorBidi"/>
                <w:color w:val="auto"/>
              </w:rPr>
              <w:commentReference w:id="1336"/>
            </w:r>
            <w:r>
              <w:t>and saved us,</w:t>
            </w:r>
          </w:p>
          <w:p w14:paraId="372D1056" w14:textId="77777777" w:rsidR="00C33BEB" w:rsidRDefault="00C33BEB" w:rsidP="00C33BEB">
            <w:pPr>
              <w:pStyle w:val="EngHangEnd"/>
            </w:pPr>
            <w:commentRangeStart w:id="1337"/>
            <w:r>
              <w:t xml:space="preserve">We </w:t>
            </w:r>
            <w:commentRangeEnd w:id="1337"/>
            <w:r>
              <w:rPr>
                <w:rStyle w:val="CommentReference"/>
                <w:rFonts w:ascii="Times New Roman" w:eastAsiaTheme="minorHAnsi" w:hAnsi="Times New Roman" w:cstheme="minorBidi"/>
                <w:color w:val="auto"/>
              </w:rPr>
              <w:commentReference w:id="1337"/>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38" w:name="_Ref434477554"/>
      <w:r>
        <w:lastRenderedPageBreak/>
        <w:t>The Third Doxology for Nativity</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39" w:name="_Ref434475057"/>
      <w:r>
        <w:t>The Sunday Psali Adam</w:t>
      </w:r>
      <w:r w:rsidR="006C1B94">
        <w:t xml:space="preserve"> for Nativity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40" w:name="_Ref434475083"/>
      <w:r>
        <w:lastRenderedPageBreak/>
        <w:t>The Monday Psali Adam</w:t>
      </w:r>
      <w:r w:rsidR="006C1B94">
        <w:t xml:space="preserve"> for Nativity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07"/>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41" w:name="_Ref434475102"/>
      <w:r>
        <w:lastRenderedPageBreak/>
        <w:t>The Tuesday Psali Adam</w:t>
      </w:r>
      <w:r w:rsidR="006C1B94">
        <w:t xml:space="preserve"> for Nativity</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42"/>
            <w:r>
              <w:t xml:space="preserve">Shone </w:t>
            </w:r>
            <w:commentRangeEnd w:id="1342"/>
            <w:r>
              <w:rPr>
                <w:rStyle w:val="CommentReference"/>
              </w:rPr>
              <w:commentReference w:id="1342"/>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43"/>
            <w:r>
              <w:t>All</w:t>
            </w:r>
            <w:commentRangeEnd w:id="1343"/>
            <w:r>
              <w:rPr>
                <w:rStyle w:val="CommentReference"/>
              </w:rPr>
              <w:commentReference w:id="1343"/>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44"/>
            <w:r>
              <w:t>seals</w:t>
            </w:r>
            <w:commentRangeEnd w:id="1344"/>
            <w:r>
              <w:rPr>
                <w:rStyle w:val="CommentReference"/>
              </w:rPr>
              <w:commentReference w:id="1344"/>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45"/>
            <w:r>
              <w:t>Tetra</w:t>
            </w:r>
            <w:commentRangeEnd w:id="1345"/>
            <w:r>
              <w:rPr>
                <w:rStyle w:val="CommentReference"/>
              </w:rPr>
              <w:commentReference w:id="1345"/>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46"/>
            <w:r>
              <w:t xml:space="preserve">flaming </w:t>
            </w:r>
            <w:commentRangeEnd w:id="1346"/>
            <w:r>
              <w:rPr>
                <w:rStyle w:val="CommentReference"/>
              </w:rPr>
              <w:commentReference w:id="1346"/>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47"/>
            <w:r>
              <w:t>disease</w:t>
            </w:r>
            <w:commentRangeEnd w:id="1347"/>
            <w:r>
              <w:rPr>
                <w:rStyle w:val="CommentReference"/>
              </w:rPr>
              <w:commentReference w:id="1347"/>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48" w:name="_Ref434475128"/>
      <w:r>
        <w:lastRenderedPageBreak/>
        <w:t>The Wednesday Psali Batos</w:t>
      </w:r>
      <w:r w:rsidR="006C1B94">
        <w:t xml:space="preserve"> for Nativity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49" w:name="_Ref434475150"/>
      <w:r>
        <w:t>The Thursday Psali Batos</w:t>
      </w:r>
      <w:r w:rsidR="006C1B94">
        <w:t xml:space="preserve"> for Nativity</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50"/>
            <w:r>
              <w:t xml:space="preserve">Isaiah </w:t>
            </w:r>
            <w:commentRangeEnd w:id="1350"/>
            <w:r>
              <w:rPr>
                <w:rStyle w:val="CommentReference"/>
              </w:rPr>
              <w:commentReference w:id="1350"/>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51" w:name="_Ref434475177"/>
      <w:r>
        <w:t>The Friday Psali Batos</w:t>
      </w:r>
      <w:r w:rsidR="006C1B94">
        <w:t xml:space="preserve"> for Nativity</w:t>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52" w:name="_Ref434475196"/>
      <w:r>
        <w:t>The Saturday Psali Batos</w:t>
      </w:r>
      <w:r w:rsidR="006C1B94">
        <w:t xml:space="preserve"> for Nativity</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53"/>
            <w:r>
              <w:t>For I cannot speak.</w:t>
            </w:r>
            <w:commentRangeEnd w:id="1353"/>
            <w:r>
              <w:rPr>
                <w:rStyle w:val="CommentReference"/>
              </w:rPr>
              <w:commentReference w:id="1353"/>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54" w:name="_Toc448227532"/>
      <w:r>
        <w:t>December 26 (27) / Koiak 30: The Second Day of the Feast of the Nativity</w:t>
      </w:r>
      <w:bookmarkEnd w:id="1354"/>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55" w:name="_Ref434561401"/>
      <w:bookmarkStart w:id="1356" w:name="_Toc448227533"/>
      <w:r>
        <w:t>December 27 (28) / Tobi 1: St. Stephen Day</w:t>
      </w:r>
      <w:bookmarkEnd w:id="1355"/>
      <w:bookmarkEnd w:id="1356"/>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504BD9">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504BD9">
        <w:rPr>
          <w:noProof/>
        </w:rPr>
        <w:t>610</w:t>
      </w:r>
      <w:r w:rsidR="002409EF">
        <w:fldChar w:fldCharType="end"/>
      </w:r>
      <w:r w:rsidR="002409EF">
        <w:t>.</w:t>
      </w:r>
    </w:p>
    <w:p w14:paraId="3C6CAB04" w14:textId="77777777" w:rsidR="00073003" w:rsidRDefault="00073003" w:rsidP="00073003">
      <w:pPr>
        <w:pStyle w:val="Heading3"/>
      </w:pPr>
      <w:bookmarkStart w:id="1357" w:name="_Toc448227534"/>
      <w:r>
        <w:t>December 29 (30) / Tobi 3: The One Hundred and Forty Four Thousand</w:t>
      </w:r>
      <w:bookmarkEnd w:id="1357"/>
    </w:p>
    <w:p w14:paraId="2FE981A9" w14:textId="77777777" w:rsidR="00073003" w:rsidRDefault="00073003" w:rsidP="00073003">
      <w:pPr>
        <w:pStyle w:val="Heading4"/>
      </w:pPr>
      <w:bookmarkStart w:id="1358" w:name="_Ref434488616"/>
      <w:r>
        <w:t>The Doxology</w:t>
      </w:r>
      <w:r w:rsidR="00B46E6E">
        <w:t xml:space="preserve"> for the One Hundred and Forty Four Thousand</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08"/>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09"/>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59" w:name="_Ref434564016"/>
      <w:bookmarkStart w:id="1360" w:name="_Toc448227535"/>
      <w:r>
        <w:t>December 30 (31) / Tobi 4: St. John the Evangelist</w:t>
      </w:r>
      <w:bookmarkEnd w:id="1359"/>
      <w:bookmarkEnd w:id="1360"/>
    </w:p>
    <w:p w14:paraId="3C0BCC81" w14:textId="77777777" w:rsidR="00FF5FF3" w:rsidRDefault="00FF5FF3" w:rsidP="00FF5FF3">
      <w:pPr>
        <w:pStyle w:val="Heading4"/>
      </w:pPr>
      <w:bookmarkStart w:id="1361" w:name="_Ref434488768"/>
      <w:r>
        <w:t>The Doxology</w:t>
      </w:r>
      <w:r w:rsidR="00B46E6E">
        <w:t xml:space="preserve"> for</w:t>
      </w:r>
      <w:r w:rsidR="00BC160E">
        <w:t xml:space="preserve"> St. John the Evangelist</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62"/>
            <w:r>
              <w:t>Zebulun</w:t>
            </w:r>
            <w:commentRangeEnd w:id="1362"/>
            <w:r>
              <w:rPr>
                <w:rStyle w:val="FootnoteReference"/>
              </w:rPr>
              <w:footnoteReference w:id="910"/>
            </w:r>
            <w:r>
              <w:rPr>
                <w:rStyle w:val="CommentReference"/>
                <w:rFonts w:ascii="Times New Roman" w:eastAsiaTheme="minorHAnsi" w:hAnsi="Times New Roman" w:cstheme="minorBidi"/>
                <w:color w:val="auto"/>
              </w:rPr>
              <w:commentReference w:id="1362"/>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11"/>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63" w:name="_Toc410196204"/>
      <w:bookmarkStart w:id="1364" w:name="_Toc410196446"/>
      <w:bookmarkStart w:id="1365" w:name="_Toc410196948"/>
      <w:bookmarkStart w:id="1366" w:name="_Toc448696649"/>
      <w:bookmarkStart w:id="1367" w:name="January"/>
      <w:bookmarkEnd w:id="1282"/>
      <w:bookmarkEnd w:id="1301"/>
      <w:bookmarkEnd w:id="1302"/>
      <w:bookmarkEnd w:id="1303"/>
      <w:r>
        <w:lastRenderedPageBreak/>
        <w:t>January</w:t>
      </w:r>
      <w:bookmarkEnd w:id="1363"/>
      <w:bookmarkEnd w:id="1364"/>
      <w:bookmarkEnd w:id="1365"/>
      <w:r w:rsidR="00FF5FF3">
        <w:t xml:space="preserve"> or </w:t>
      </w:r>
      <w:r w:rsidR="00FF5FF3">
        <w:rPr>
          <w:rFonts w:ascii="FreeSerifAvvaShenouda" w:hAnsi="FreeSerifAvvaShenouda" w:cs="FreeSerifAvvaShenouda"/>
        </w:rPr>
        <w:t>Ⲧⲱⲃⲓ</w:t>
      </w:r>
      <w:bookmarkEnd w:id="1366"/>
    </w:p>
    <w:bookmarkStart w:id="1368" w:name="_Toc410196205" w:displacedByCustomXml="next"/>
    <w:bookmarkStart w:id="1369" w:name="_Toc410196447" w:displacedByCustomXml="next"/>
    <w:bookmarkStart w:id="1370" w:name="_Toc410196949"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504BD9">
              <w:rPr>
                <w:noProof/>
                <w:webHidden/>
              </w:rPr>
              <w:t>752</w:t>
            </w:r>
            <w:r w:rsidR="00E35F1F">
              <w:rPr>
                <w:noProof/>
                <w:webHidden/>
              </w:rPr>
              <w:fldChar w:fldCharType="end"/>
            </w:r>
          </w:hyperlink>
        </w:p>
        <w:p w14:paraId="05817EC8" w14:textId="3019DBA9" w:rsidR="00E35F1F" w:rsidRDefault="000860AE">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504BD9">
              <w:rPr>
                <w:noProof/>
                <w:webHidden/>
              </w:rPr>
              <w:t>761</w:t>
            </w:r>
            <w:r w:rsidR="00E35F1F">
              <w:rPr>
                <w:noProof/>
                <w:webHidden/>
              </w:rPr>
              <w:fldChar w:fldCharType="end"/>
            </w:r>
          </w:hyperlink>
        </w:p>
        <w:p w14:paraId="53E975E1" w14:textId="63533352" w:rsidR="00E35F1F" w:rsidRDefault="000860AE">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504BD9">
              <w:rPr>
                <w:noProof/>
                <w:webHidden/>
              </w:rPr>
              <w:t>793</w:t>
            </w:r>
            <w:r w:rsidR="00E35F1F">
              <w:rPr>
                <w:noProof/>
                <w:webHidden/>
              </w:rPr>
              <w:fldChar w:fldCharType="end"/>
            </w:r>
          </w:hyperlink>
        </w:p>
        <w:p w14:paraId="3E5C0D8F" w14:textId="25BA656B" w:rsidR="00E35F1F" w:rsidRDefault="000860AE">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504BD9">
              <w:rPr>
                <w:noProof/>
                <w:webHidden/>
              </w:rPr>
              <w:t>794</w:t>
            </w:r>
            <w:r w:rsidR="00E35F1F">
              <w:rPr>
                <w:noProof/>
                <w:webHidden/>
              </w:rPr>
              <w:fldChar w:fldCharType="end"/>
            </w:r>
          </w:hyperlink>
        </w:p>
        <w:p w14:paraId="6C80F21A" w14:textId="53A10FDC" w:rsidR="00E35F1F" w:rsidRDefault="000860AE">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504BD9">
              <w:rPr>
                <w:noProof/>
                <w:webHidden/>
              </w:rPr>
              <w:t>794</w:t>
            </w:r>
            <w:r w:rsidR="00E35F1F">
              <w:rPr>
                <w:noProof/>
                <w:webHidden/>
              </w:rPr>
              <w:fldChar w:fldCharType="end"/>
            </w:r>
          </w:hyperlink>
        </w:p>
        <w:p w14:paraId="29D4B067" w14:textId="0B59B322" w:rsidR="00E35F1F" w:rsidRDefault="000860AE">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504BD9">
              <w:rPr>
                <w:noProof/>
                <w:webHidden/>
              </w:rPr>
              <w:t>795</w:t>
            </w:r>
            <w:r w:rsidR="00E35F1F">
              <w:rPr>
                <w:noProof/>
                <w:webHidden/>
              </w:rPr>
              <w:fldChar w:fldCharType="end"/>
            </w:r>
          </w:hyperlink>
        </w:p>
        <w:p w14:paraId="5F803B0E" w14:textId="476D7D41" w:rsidR="00E35F1F" w:rsidRDefault="000860AE">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504BD9">
              <w:rPr>
                <w:noProof/>
                <w:webHidden/>
              </w:rPr>
              <w:t>803</w:t>
            </w:r>
            <w:r w:rsidR="00E35F1F">
              <w:rPr>
                <w:noProof/>
                <w:webHidden/>
              </w:rPr>
              <w:fldChar w:fldCharType="end"/>
            </w:r>
          </w:hyperlink>
        </w:p>
        <w:p w14:paraId="5566678B" w14:textId="776DD14C" w:rsidR="00E35F1F" w:rsidRDefault="000860AE">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504BD9">
              <w:rPr>
                <w:noProof/>
                <w:webHidden/>
              </w:rPr>
              <w:t>806</w:t>
            </w:r>
            <w:r w:rsidR="00E35F1F">
              <w:rPr>
                <w:noProof/>
                <w:webHidden/>
              </w:rPr>
              <w:fldChar w:fldCharType="end"/>
            </w:r>
          </w:hyperlink>
        </w:p>
        <w:p w14:paraId="549F2912" w14:textId="56436FB5" w:rsidR="00E35F1F" w:rsidRDefault="000860AE">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504BD9">
              <w:rPr>
                <w:noProof/>
                <w:webHidden/>
              </w:rPr>
              <w:t>807</w:t>
            </w:r>
            <w:r w:rsidR="00E35F1F">
              <w:rPr>
                <w:noProof/>
                <w:webHidden/>
              </w:rPr>
              <w:fldChar w:fldCharType="end"/>
            </w:r>
          </w:hyperlink>
        </w:p>
        <w:p w14:paraId="78F76EC1" w14:textId="40CB639E" w:rsidR="00E35F1F" w:rsidRDefault="000860AE">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504BD9">
              <w:rPr>
                <w:noProof/>
                <w:webHidden/>
              </w:rPr>
              <w:t>807</w:t>
            </w:r>
            <w:r w:rsidR="00E35F1F">
              <w:rPr>
                <w:noProof/>
                <w:webHidden/>
              </w:rPr>
              <w:fldChar w:fldCharType="end"/>
            </w:r>
          </w:hyperlink>
        </w:p>
        <w:p w14:paraId="4760CC70" w14:textId="4888B7B2" w:rsidR="00E35F1F" w:rsidRDefault="000860AE">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504BD9">
              <w:rPr>
                <w:noProof/>
                <w:webHidden/>
              </w:rPr>
              <w:t>809</w:t>
            </w:r>
            <w:r w:rsidR="00E35F1F">
              <w:rPr>
                <w:noProof/>
                <w:webHidden/>
              </w:rPr>
              <w:fldChar w:fldCharType="end"/>
            </w:r>
          </w:hyperlink>
        </w:p>
        <w:p w14:paraId="678FB4EF" w14:textId="3F3D6148" w:rsidR="00E35F1F" w:rsidRDefault="000860AE">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504BD9">
              <w:rPr>
                <w:noProof/>
                <w:webHidden/>
              </w:rPr>
              <w:t>809</w:t>
            </w:r>
            <w:r w:rsidR="00E35F1F">
              <w:rPr>
                <w:noProof/>
                <w:webHidden/>
              </w:rPr>
              <w:fldChar w:fldCharType="end"/>
            </w:r>
          </w:hyperlink>
        </w:p>
        <w:p w14:paraId="0F1D2346" w14:textId="4A08FC7C" w:rsidR="00E35F1F" w:rsidRDefault="000860AE">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504BD9">
              <w:rPr>
                <w:noProof/>
                <w:webHidden/>
              </w:rPr>
              <w:t>809</w:t>
            </w:r>
            <w:r w:rsidR="00E35F1F">
              <w:rPr>
                <w:noProof/>
                <w:webHidden/>
              </w:rPr>
              <w:fldChar w:fldCharType="end"/>
            </w:r>
          </w:hyperlink>
        </w:p>
        <w:p w14:paraId="6BDEDDDD" w14:textId="6591F8F2" w:rsidR="00E35F1F" w:rsidRDefault="000860AE">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504BD9">
              <w:rPr>
                <w:noProof/>
                <w:webHidden/>
              </w:rPr>
              <w:t>810</w:t>
            </w:r>
            <w:r w:rsidR="00E35F1F">
              <w:rPr>
                <w:noProof/>
                <w:webHidden/>
              </w:rPr>
              <w:fldChar w:fldCharType="end"/>
            </w:r>
          </w:hyperlink>
        </w:p>
        <w:p w14:paraId="5FF25248" w14:textId="577DBFAC" w:rsidR="00E35F1F" w:rsidRDefault="000860AE">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504BD9">
              <w:rPr>
                <w:noProof/>
                <w:webHidden/>
              </w:rPr>
              <w:t>811</w:t>
            </w:r>
            <w:r w:rsidR="00E35F1F">
              <w:rPr>
                <w:noProof/>
                <w:webHidden/>
              </w:rPr>
              <w:fldChar w:fldCharType="end"/>
            </w:r>
          </w:hyperlink>
        </w:p>
        <w:p w14:paraId="6E4B7CAE" w14:textId="3FE0F352" w:rsidR="00E35F1F" w:rsidRDefault="000860AE">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504BD9">
              <w:rPr>
                <w:noProof/>
                <w:webHidden/>
              </w:rPr>
              <w:t>811</w:t>
            </w:r>
            <w:r w:rsidR="00E35F1F">
              <w:rPr>
                <w:noProof/>
                <w:webHidden/>
              </w:rPr>
              <w:fldChar w:fldCharType="end"/>
            </w:r>
          </w:hyperlink>
        </w:p>
        <w:p w14:paraId="60FB07F6" w14:textId="358CFF06" w:rsidR="00E35F1F" w:rsidRDefault="000860AE">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504BD9">
              <w:rPr>
                <w:noProof/>
                <w:webHidden/>
              </w:rPr>
              <w:t>811</w:t>
            </w:r>
            <w:r w:rsidR="00E35F1F">
              <w:rPr>
                <w:noProof/>
                <w:webHidden/>
              </w:rPr>
              <w:fldChar w:fldCharType="end"/>
            </w:r>
          </w:hyperlink>
        </w:p>
        <w:p w14:paraId="196D3FD0" w14:textId="5E94C7B6" w:rsidR="00E35F1F" w:rsidRDefault="000860AE">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504BD9">
              <w:rPr>
                <w:noProof/>
                <w:webHidden/>
              </w:rPr>
              <w:t>812</w:t>
            </w:r>
            <w:r w:rsidR="00E35F1F">
              <w:rPr>
                <w:noProof/>
                <w:webHidden/>
              </w:rPr>
              <w:fldChar w:fldCharType="end"/>
            </w:r>
          </w:hyperlink>
        </w:p>
        <w:p w14:paraId="0F35C111" w14:textId="0213F3EB" w:rsidR="00E35F1F" w:rsidRDefault="000860AE">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504BD9">
              <w:rPr>
                <w:noProof/>
                <w:webHidden/>
              </w:rPr>
              <w:t>813</w:t>
            </w:r>
            <w:r w:rsidR="00E35F1F">
              <w:rPr>
                <w:noProof/>
                <w:webHidden/>
              </w:rPr>
              <w:fldChar w:fldCharType="end"/>
            </w:r>
          </w:hyperlink>
        </w:p>
        <w:p w14:paraId="1C3C6CFD" w14:textId="41DADE13" w:rsidR="00E35F1F" w:rsidRDefault="000860AE">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504BD9">
              <w:rPr>
                <w:noProof/>
                <w:webHidden/>
              </w:rPr>
              <w:t>813</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71" w:name="_Toc448227536"/>
      <w:r>
        <w:rPr>
          <w:lang w:val="en-US"/>
        </w:rPr>
        <w:lastRenderedPageBreak/>
        <w:t>January 1 (2) / Tobi 6</w:t>
      </w:r>
      <w:r w:rsidR="00FF5FF3">
        <w:rPr>
          <w:lang w:val="en-US"/>
        </w:rPr>
        <w:t xml:space="preserve">: The Feast of the </w:t>
      </w:r>
      <w:r w:rsidR="00495F1A">
        <w:t>Circumcision</w:t>
      </w:r>
      <w:bookmarkEnd w:id="1370"/>
      <w:bookmarkEnd w:id="1369"/>
      <w:bookmarkEnd w:id="1368"/>
      <w:bookmarkEnd w:id="1371"/>
    </w:p>
    <w:p w14:paraId="1387E376" w14:textId="77777777" w:rsidR="00FF5FF3" w:rsidRDefault="00FF5FF3" w:rsidP="00FF5FF3">
      <w:pPr>
        <w:pStyle w:val="Heading4"/>
      </w:pPr>
      <w:bookmarkStart w:id="1372" w:name="_Ref434477590"/>
      <w:r>
        <w:t>The Doxology</w:t>
      </w:r>
      <w:r w:rsidR="00E21EA3">
        <w:t xml:space="preserve"> for the Circumcision</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73"/>
            <w:r>
              <w:t xml:space="preserve">Christian </w:t>
            </w:r>
            <w:commentRangeEnd w:id="1373"/>
            <w:r>
              <w:rPr>
                <w:rStyle w:val="CommentReference"/>
                <w:rFonts w:ascii="Times New Roman" w:eastAsiaTheme="minorHAnsi" w:hAnsi="Times New Roman" w:cstheme="minorBidi"/>
                <w:color w:val="auto"/>
              </w:rPr>
              <w:commentReference w:id="1373"/>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74" w:name="_Ref434475229"/>
      <w:r>
        <w:t>The Psali Adam</w:t>
      </w:r>
      <w:r w:rsidR="006C1B94">
        <w:t xml:space="preserve"> for the Circumcision</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75"/>
            <w:r>
              <w:t xml:space="preserve">Victorious </w:t>
            </w:r>
            <w:commentRangeEnd w:id="1375"/>
            <w:r>
              <w:rPr>
                <w:rStyle w:val="CommentReference"/>
              </w:rPr>
              <w:commentReference w:id="1375"/>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76" w:name="_Ref434475252"/>
      <w:r>
        <w:t>The Psali Batos</w:t>
      </w:r>
      <w:r w:rsidR="006C1B94">
        <w:t xml:space="preserve"> for the Circumcision</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77"/>
            <w:r>
              <w:t>divinity</w:t>
            </w:r>
            <w:commentRangeEnd w:id="1377"/>
            <w:r>
              <w:rPr>
                <w:rStyle w:val="CommentReference"/>
              </w:rPr>
              <w:commentReference w:id="1377"/>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78" w:name="_Toc410196206"/>
      <w:bookmarkStart w:id="1379" w:name="_Toc410196448"/>
      <w:bookmarkStart w:id="1380" w:name="_Toc410196950"/>
      <w:bookmarkStart w:id="1381" w:name="_Toc448227537"/>
      <w:r>
        <w:t xml:space="preserve">January 6 (7) / Tobi 11: The Feast of </w:t>
      </w:r>
      <w:r w:rsidR="00495F1A">
        <w:t>Theophany</w:t>
      </w:r>
      <w:bookmarkEnd w:id="1378"/>
      <w:bookmarkEnd w:id="1379"/>
      <w:bookmarkEnd w:id="1380"/>
      <w:bookmarkEnd w:id="1381"/>
    </w:p>
    <w:p w14:paraId="322B4F7B" w14:textId="77777777" w:rsidR="00FF5FF3" w:rsidRDefault="00430630" w:rsidP="00FF5FF3">
      <w:pPr>
        <w:pStyle w:val="Heading4"/>
      </w:pPr>
      <w:bookmarkStart w:id="1382" w:name="_Ref434477630"/>
      <w:r>
        <w:t>An</w:t>
      </w:r>
      <w:r w:rsidR="00FF5FF3">
        <w:t xml:space="preserve"> </w:t>
      </w:r>
      <w:r>
        <w:t xml:space="preserve">Abridged </w:t>
      </w:r>
      <w:r w:rsidR="00FF5FF3">
        <w:t>Doxology</w:t>
      </w:r>
      <w:r w:rsidR="00E21EA3">
        <w:t xml:space="preserve"> for Theophany</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83" w:name="_Ref434477641"/>
      <w:r>
        <w:lastRenderedPageBreak/>
        <w:t>The First Doxology for Theophany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84" w:name="_Ref434477660"/>
      <w:r>
        <w:lastRenderedPageBreak/>
        <w:t>The Second Doxology for Theophany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85" w:name="_Ref434475280"/>
      <w:r>
        <w:t>The Sunday Psali Adam</w:t>
      </w:r>
      <w:r w:rsidR="006C1B94">
        <w:t xml:space="preserve"> for Theophany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86"/>
            <w:r>
              <w:t xml:space="preserve">confirm </w:t>
            </w:r>
            <w:commentRangeEnd w:id="1386"/>
            <w:r>
              <w:rPr>
                <w:rStyle w:val="CommentReference"/>
              </w:rPr>
              <w:commentReference w:id="1386"/>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87"/>
            <w:r>
              <w:t>ⲛ̀ϫⲉ</w:t>
            </w:r>
            <w:commentRangeEnd w:id="1387"/>
            <w:r>
              <w:rPr>
                <w:rStyle w:val="CommentReference"/>
                <w:rFonts w:ascii="Times New Roman" w:hAnsi="Times New Roman"/>
              </w:rPr>
              <w:commentReference w:id="1387"/>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88"/>
            <w:r>
              <w:t>moved</w:t>
            </w:r>
            <w:commentRangeEnd w:id="1388"/>
            <w:r>
              <w:rPr>
                <w:rStyle w:val="CommentReference"/>
              </w:rPr>
              <w:commentReference w:id="1388"/>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89"/>
            <w:r>
              <w:t>thrice holy,</w:t>
            </w:r>
            <w:commentRangeEnd w:id="1389"/>
            <w:r>
              <w:rPr>
                <w:rStyle w:val="CommentReference"/>
              </w:rPr>
              <w:commentReference w:id="1389"/>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90" w:name="_Ref434475309"/>
      <w:r>
        <w:lastRenderedPageBreak/>
        <w:t>The Monday Psali Adam</w:t>
      </w:r>
      <w:r w:rsidR="006C1B94">
        <w:t xml:space="preserve"> for Theophany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91"/>
            <w:r>
              <w:t xml:space="preserve">Ⲓⲱⲁⲛⲛⲟⲩ </w:t>
            </w:r>
            <w:commentRangeEnd w:id="1391"/>
            <w:r>
              <w:rPr>
                <w:rStyle w:val="CommentReference"/>
                <w:rFonts w:ascii="Times New Roman" w:hAnsi="Times New Roman"/>
              </w:rPr>
              <w:commentReference w:id="1391"/>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92"/>
            <w:r>
              <w:rPr>
                <w:rFonts w:eastAsia="Arial Unicode MS" w:cs="FreeSerifAvvaShenouda"/>
              </w:rPr>
              <w:t>ⲛⲓϯϩⲟ</w:t>
            </w:r>
            <w:commentRangeEnd w:id="1392"/>
            <w:r>
              <w:rPr>
                <w:rStyle w:val="CommentReference"/>
                <w:rFonts w:ascii="Times New Roman" w:hAnsi="Times New Roman"/>
              </w:rPr>
              <w:commentReference w:id="1392"/>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93" w:name="_Ref434475331"/>
      <w:r>
        <w:t>The Tuesday Psali Adam</w:t>
      </w:r>
      <w:r w:rsidR="006C1B94">
        <w:t xml:space="preserve"> for Theophany</w:t>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94"/>
            <w:r>
              <w:t>ⲫⲏ</w:t>
            </w:r>
            <w:commentRangeEnd w:id="1394"/>
            <w:r>
              <w:rPr>
                <w:rStyle w:val="CommentReference"/>
                <w:rFonts w:ascii="Times New Roman" w:hAnsi="Times New Roman"/>
              </w:rPr>
              <w:commentReference w:id="1394"/>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95"/>
            <w:r>
              <w:t>ϯⲥⲩⲛⲧⲉⲗⲓⲁ</w:t>
            </w:r>
            <w:commentRangeEnd w:id="1395"/>
            <w:r>
              <w:rPr>
                <w:rStyle w:val="CommentReference"/>
                <w:rFonts w:ascii="Times New Roman" w:hAnsi="Times New Roman"/>
              </w:rPr>
              <w:commentReference w:id="1395"/>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96" w:name="_Ref434475362"/>
      <w:r>
        <w:t>The Wednesday Psali Batos</w:t>
      </w:r>
      <w:r w:rsidR="006C1B94">
        <w:t xml:space="preserve"> for Theophany</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12"/>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97" w:name="_Ref434475388"/>
      <w:r>
        <w:t>The Thursday Psali Batos</w:t>
      </w:r>
      <w:r w:rsidR="006C1B94">
        <w:t xml:space="preserve"> for Theophany</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98" w:name="_Ref434475411"/>
      <w:r>
        <w:t>The Friday Psali Batos</w:t>
      </w:r>
      <w:r w:rsidR="006C1B94">
        <w:t xml:space="preserve"> for Theophany</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99" w:name="_Ref434475434"/>
      <w:r>
        <w:t>The Saturday Psali Batos</w:t>
      </w:r>
      <w:r w:rsidR="006C1B94">
        <w:t xml:space="preserve"> for Theophany</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00"/>
            <w:r>
              <w:t>liberty</w:t>
            </w:r>
            <w:commentRangeEnd w:id="1400"/>
            <w:r>
              <w:rPr>
                <w:rStyle w:val="CommentReference"/>
              </w:rPr>
              <w:commentReference w:id="1400"/>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01"/>
            <w:r>
              <w:t xml:space="preserve">confirm </w:t>
            </w:r>
            <w:commentRangeEnd w:id="1401"/>
            <w:r>
              <w:rPr>
                <w:rStyle w:val="CommentReference"/>
              </w:rPr>
              <w:commentReference w:id="1401"/>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02" w:name="_Toc448227538"/>
      <w:r>
        <w:t>January 7 (8) / Tobi 12</w:t>
      </w:r>
      <w:r w:rsidR="001225FA">
        <w:t xml:space="preserve">: </w:t>
      </w:r>
      <w:r>
        <w:t>The Second Day of the Feast of Theophany</w:t>
      </w:r>
      <w:bookmarkEnd w:id="1402"/>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03" w:name="_Toc448227539"/>
      <w:r>
        <w:lastRenderedPageBreak/>
        <w:t>January 7 (8) / Tobi 12</w:t>
      </w:r>
      <w:r w:rsidR="001225FA">
        <w:t xml:space="preserve">: </w:t>
      </w:r>
      <w:r>
        <w:t>Also the Commemoration of Archangel Michael</w:t>
      </w:r>
      <w:bookmarkEnd w:id="1403"/>
    </w:p>
    <w:p w14:paraId="322A578A" w14:textId="4D9FD667" w:rsidR="00191A26" w:rsidRPr="00B637D8" w:rsidRDefault="00191A26" w:rsidP="00191A26">
      <w:pPr>
        <w:pStyle w:val="Rubric"/>
      </w:pPr>
      <w:bookmarkStart w:id="1404" w:name="_Toc410196207"/>
      <w:bookmarkStart w:id="1405" w:name="_Toc410196449"/>
      <w:bookmarkStart w:id="1406" w:name="_Toc410196951"/>
      <w:r>
        <w:t xml:space="preserve">See </w:t>
      </w:r>
      <w:r>
        <w:fldChar w:fldCharType="begin"/>
      </w:r>
      <w:r>
        <w:instrText xml:space="preserve"> REF _Ref434561114 \h </w:instrText>
      </w:r>
      <w:r>
        <w:fldChar w:fldCharType="separate"/>
      </w:r>
      <w:r w:rsidR="00504BD9">
        <w:t>November 8 (9) / Athor 12: Archangel Michael</w:t>
      </w:r>
      <w:r>
        <w:fldChar w:fldCharType="end"/>
      </w:r>
      <w:r>
        <w:t xml:space="preserve">, page </w:t>
      </w:r>
      <w:r>
        <w:fldChar w:fldCharType="begin"/>
      </w:r>
      <w:r>
        <w:instrText xml:space="preserve"> PAGEREF _Ref434561114 \h </w:instrText>
      </w:r>
      <w:r>
        <w:fldChar w:fldCharType="separate"/>
      </w:r>
      <w:r w:rsidR="00504BD9">
        <w:rPr>
          <w:noProof/>
        </w:rPr>
        <w:t>675</w:t>
      </w:r>
      <w:r>
        <w:fldChar w:fldCharType="end"/>
      </w:r>
      <w:r>
        <w:t>.</w:t>
      </w:r>
    </w:p>
    <w:p w14:paraId="1D6D1BDB" w14:textId="77777777" w:rsidR="006B44CE" w:rsidRDefault="006B44CE" w:rsidP="006B44CE">
      <w:pPr>
        <w:pStyle w:val="Heading3"/>
      </w:pPr>
      <w:bookmarkStart w:id="1407" w:name="_Ref434562461"/>
      <w:bookmarkStart w:id="1408" w:name="_Toc448227540"/>
      <w:r>
        <w:t>January 7 (8) / Tobi 12</w:t>
      </w:r>
      <w:r w:rsidR="001225FA">
        <w:t xml:space="preserve">: </w:t>
      </w:r>
      <w:commentRangeStart w:id="1409"/>
      <w:r>
        <w:t>Also St. Theodore Anatoly</w:t>
      </w:r>
      <w:commentRangeEnd w:id="1409"/>
      <w:r>
        <w:rPr>
          <w:rStyle w:val="CommentReference"/>
          <w:rFonts w:eastAsiaTheme="minorHAnsi" w:cstheme="minorBidi"/>
          <w:b w:val="0"/>
          <w:bCs w:val="0"/>
        </w:rPr>
        <w:commentReference w:id="1409"/>
      </w:r>
      <w:bookmarkEnd w:id="1407"/>
      <w:bookmarkEnd w:id="1408"/>
    </w:p>
    <w:p w14:paraId="7DD26869" w14:textId="77777777" w:rsidR="006B44CE" w:rsidRDefault="006B44CE" w:rsidP="006B44CE">
      <w:pPr>
        <w:pStyle w:val="Heading4"/>
      </w:pPr>
      <w:bookmarkStart w:id="1410" w:name="_Ref434477694"/>
      <w:bookmarkStart w:id="1411" w:name="_Ref434489376"/>
      <w:r>
        <w:t>The Doxology</w:t>
      </w:r>
      <w:bookmarkEnd w:id="1410"/>
      <w:r w:rsidR="00B46E6E">
        <w:t xml:space="preserve"> for St. Theodore Anatoly</w:t>
      </w:r>
      <w:bookmarkEnd w:id="14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12" w:name="_Toc448227541"/>
      <w:r>
        <w:t>January 8 (9) / Tobi 13: The Feast of T</w:t>
      </w:r>
      <w:r w:rsidR="00495F1A">
        <w:t>he Wedding of Cana of Galilee</w:t>
      </w:r>
      <w:bookmarkEnd w:id="1404"/>
      <w:bookmarkEnd w:id="1405"/>
      <w:bookmarkEnd w:id="1406"/>
      <w:bookmarkEnd w:id="1412"/>
    </w:p>
    <w:p w14:paraId="46F7A60E" w14:textId="77777777" w:rsidR="00A37BB6" w:rsidRDefault="00A37BB6" w:rsidP="00A37BB6">
      <w:pPr>
        <w:pStyle w:val="Heading4"/>
      </w:pPr>
      <w:bookmarkStart w:id="1413" w:name="_Ref434477774"/>
      <w:r>
        <w:t>The Doxology</w:t>
      </w:r>
      <w:r w:rsidR="00E21EA3">
        <w:t xml:space="preserve"> for the Wedding of Cana</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14" w:name="_Ref434475472"/>
      <w:r>
        <w:t>The Psali Adam</w:t>
      </w:r>
      <w:r w:rsidR="006C1B94">
        <w:t xml:space="preserve"> for the Wedding of Cana</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15" w:name="_Ref434475500"/>
      <w:r>
        <w:lastRenderedPageBreak/>
        <w:t>The Psali Batos</w:t>
      </w:r>
      <w:r w:rsidR="006C1B94">
        <w:t xml:space="preserve"> for the Wedding of Cana</w:t>
      </w:r>
      <w:bookmarkEnd w:id="14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16" w:name="_Ref434560112"/>
      <w:bookmarkStart w:id="1417" w:name="_Toc448227542"/>
      <w:r>
        <w:t>January 8 (9) / Tobi 13: Also the Martyrdom of St. Demiana</w:t>
      </w:r>
      <w:bookmarkEnd w:id="1416"/>
      <w:bookmarkEnd w:id="1417"/>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504BD9">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504BD9">
        <w:rPr>
          <w:noProof/>
        </w:rPr>
        <w:t>613</w:t>
      </w:r>
      <w:r w:rsidR="002409EF">
        <w:fldChar w:fldCharType="end"/>
      </w:r>
      <w:r>
        <w:t>.</w:t>
      </w:r>
    </w:p>
    <w:p w14:paraId="625F7E74" w14:textId="77777777" w:rsidR="00B53E05" w:rsidRDefault="00B53E05" w:rsidP="00B53E05">
      <w:pPr>
        <w:pStyle w:val="Heading4"/>
      </w:pPr>
      <w:bookmarkStart w:id="1418" w:name="_Ref434490124"/>
      <w:r>
        <w:lastRenderedPageBreak/>
        <w:t>Another Doxology of St. Demiana</w:t>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13"/>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14"/>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19" w:name="_Ref434563224"/>
      <w:bookmarkStart w:id="1420" w:name="_Toc448227543"/>
      <w:r>
        <w:t>January 9 (10) / Tobi 14: St. Maximus</w:t>
      </w:r>
      <w:bookmarkEnd w:id="1419"/>
      <w:bookmarkEnd w:id="1420"/>
    </w:p>
    <w:p w14:paraId="1847ABB1" w14:textId="77777777" w:rsidR="00662600" w:rsidRDefault="00810F04" w:rsidP="00810F04">
      <w:pPr>
        <w:pStyle w:val="Heading4"/>
      </w:pPr>
      <w:bookmarkStart w:id="1421" w:name="_Ref434490957"/>
      <w:r>
        <w:t>The Doxology for</w:t>
      </w:r>
      <w:r w:rsidR="00662600">
        <w:t xml:space="preserve"> Sts. Maximus and Dometius</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15"/>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16"/>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25" w:name="_Toc448227544"/>
      <w:r>
        <w:t>Jan</w:t>
      </w:r>
      <w:r w:rsidR="00662600">
        <w:t>uary 12 (13) / Tobi 17: St. Dome</w:t>
      </w:r>
      <w:r>
        <w:t>tius</w:t>
      </w:r>
      <w:bookmarkEnd w:id="1425"/>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504BD9">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504BD9">
        <w:rPr>
          <w:noProof/>
        </w:rPr>
        <w:t>806</w:t>
      </w:r>
      <w:r w:rsidR="002409EF">
        <w:fldChar w:fldCharType="end"/>
      </w:r>
      <w:r>
        <w:t>.</w:t>
      </w:r>
    </w:p>
    <w:p w14:paraId="31A975E9" w14:textId="2AC36875" w:rsidR="00740C6C" w:rsidRDefault="00740C6C" w:rsidP="00740C6C">
      <w:pPr>
        <w:pStyle w:val="Heading3"/>
      </w:pPr>
      <w:bookmarkStart w:id="1426" w:name="_Toc448227545"/>
      <w:r>
        <w:t>January 13 (14) / Tobi 18: St. Hilary of Poitiers</w:t>
      </w:r>
      <w:bookmarkEnd w:id="1426"/>
    </w:p>
    <w:p w14:paraId="17E429FC" w14:textId="500BFC95" w:rsidR="00A96087" w:rsidRDefault="00A96087" w:rsidP="00A96087">
      <w:pPr>
        <w:pStyle w:val="Heading4"/>
      </w:pPr>
      <w:r>
        <w:t>The Doxology for St. Hilary of Poitiers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27" w:name="_Toc448227546"/>
      <w:bookmarkStart w:id="1428" w:name="_Toc410196208"/>
      <w:bookmarkStart w:id="1429" w:name="_Toc410196450"/>
      <w:bookmarkStart w:id="1430" w:name="_Toc410196952"/>
      <w:r>
        <w:t>January 15 (16) / Tobi 20: Departure of St. Prochorus the Disciple</w:t>
      </w:r>
      <w:bookmarkEnd w:id="1427"/>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533EC0AE" w14:textId="77777777" w:rsidR="00495F1A" w:rsidRDefault="00FF5FF3" w:rsidP="00495F1A">
      <w:pPr>
        <w:pStyle w:val="Heading3"/>
      </w:pPr>
      <w:bookmarkStart w:id="1431" w:name="_Toc448227547"/>
      <w:r>
        <w:t xml:space="preserve">January 16 (17) / Tobi 21: </w:t>
      </w:r>
      <w:r w:rsidR="00495F1A">
        <w:t>The Dormition of the Virgin</w:t>
      </w:r>
      <w:bookmarkEnd w:id="1428"/>
      <w:bookmarkEnd w:id="1429"/>
      <w:bookmarkEnd w:id="1430"/>
      <w:bookmarkEnd w:id="1431"/>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04BD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04BD9">
        <w:rPr>
          <w:noProof/>
        </w:rPr>
        <w:t>916</w:t>
      </w:r>
      <w:r w:rsidR="007E24F9">
        <w:fldChar w:fldCharType="end"/>
      </w:r>
      <w:r w:rsidR="007E24F9">
        <w:t>.</w:t>
      </w:r>
    </w:p>
    <w:p w14:paraId="315F86A2" w14:textId="77777777" w:rsidR="00FF5FF3" w:rsidRDefault="00FF5FF3" w:rsidP="00FF5FF3">
      <w:pPr>
        <w:pStyle w:val="Heading3"/>
      </w:pPr>
      <w:bookmarkStart w:id="1432" w:name="_Ref434560171"/>
      <w:bookmarkStart w:id="1433" w:name="_Toc448227548"/>
      <w:r>
        <w:t>January 17 (18) / Tobi 22: St. Anthony the Great</w:t>
      </w:r>
      <w:bookmarkEnd w:id="1432"/>
      <w:bookmarkEnd w:id="1433"/>
    </w:p>
    <w:p w14:paraId="38BCD1D7" w14:textId="77777777" w:rsidR="00FF5FF3" w:rsidRDefault="00FF5FF3" w:rsidP="00FF5FF3">
      <w:pPr>
        <w:pStyle w:val="Heading4"/>
      </w:pPr>
      <w:bookmarkStart w:id="1434" w:name="_Ref434490340"/>
      <w:r>
        <w:t>The Doxology</w:t>
      </w:r>
      <w:r w:rsidR="00B46E6E">
        <w:t xml:space="preserve"> for St. Anthony the Great</w:t>
      </w:r>
      <w:bookmarkEnd w:id="1434"/>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504BD9">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504BD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35" w:name="_Toc448227549"/>
      <w:r>
        <w:t>January 18 (19) / Tobi 23: St. Timothy the Apostle</w:t>
      </w:r>
      <w:bookmarkEnd w:id="1435"/>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239DDB91" w14:textId="77777777" w:rsidR="00596AC8" w:rsidRDefault="00596AC8" w:rsidP="00596AC8">
      <w:pPr>
        <w:pStyle w:val="Heading3"/>
      </w:pPr>
      <w:bookmarkStart w:id="1436" w:name="_Toc448227550"/>
      <w:r>
        <w:lastRenderedPageBreak/>
        <w:t>January 22 (23) / Tobi 27: Archangel Suriel</w:t>
      </w:r>
      <w:bookmarkEnd w:id="1436"/>
    </w:p>
    <w:p w14:paraId="79FCFE0C" w14:textId="77777777" w:rsidR="00596AC8" w:rsidRDefault="00596AC8" w:rsidP="00596AC8">
      <w:pPr>
        <w:pStyle w:val="Heading4"/>
      </w:pPr>
      <w:bookmarkStart w:id="1437" w:name="_Ref434488250"/>
      <w:r>
        <w:t>The Doxology</w:t>
      </w:r>
      <w:r w:rsidR="00B46E6E">
        <w:t xml:space="preserve"> for Archangel Suriel</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38" w:name="_Toc448227551"/>
      <w:r>
        <w:t>January 22 (23) / Tobi 27: Also Relocation of St. Timothy the Apostle’s Relics</w:t>
      </w:r>
      <w:bookmarkEnd w:id="1438"/>
    </w:p>
    <w:p w14:paraId="3FBC7E0C" w14:textId="4C84A772" w:rsidR="00191A26" w:rsidRDefault="00191A26" w:rsidP="00191A26">
      <w:pPr>
        <w:pStyle w:val="Rubric"/>
      </w:pPr>
      <w:bookmarkStart w:id="1439" w:name="_Ref434560218"/>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3D3C66F4" w14:textId="77777777" w:rsidR="00B52D77" w:rsidRDefault="00B52D77" w:rsidP="00B52D77">
      <w:pPr>
        <w:pStyle w:val="Heading3"/>
      </w:pPr>
      <w:bookmarkStart w:id="1440" w:name="_Toc448227552"/>
      <w:r>
        <w:t>January 24 (25) / Tobi 29: Commemoration of the Annunciation, Nativity, and Resurrection on the 29</w:t>
      </w:r>
      <w:r w:rsidRPr="00C0205C">
        <w:rPr>
          <w:vertAlign w:val="superscript"/>
        </w:rPr>
        <w:t>th</w:t>
      </w:r>
      <w:r>
        <w:t xml:space="preserve"> of Every Month</w:t>
      </w:r>
      <w:bookmarkEnd w:id="1440"/>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504BD9">
        <w:t>September 26 (27) / Tho-out 29: Commemoration of the Annunciation, Nativity, and Resurrection on the 29</w:t>
      </w:r>
      <w:r w:rsidR="00504BD9" w:rsidRPr="00C0205C">
        <w:rPr>
          <w:vertAlign w:val="superscript"/>
        </w:rPr>
        <w:t>th</w:t>
      </w:r>
      <w:r w:rsidR="00504BD9">
        <w:t xml:space="preserve"> of Every Month</w:t>
      </w:r>
      <w:r>
        <w:fldChar w:fldCharType="end"/>
      </w:r>
      <w:r>
        <w:t xml:space="preserve">, page </w:t>
      </w:r>
      <w:r>
        <w:fldChar w:fldCharType="begin"/>
      </w:r>
      <w:r>
        <w:instrText xml:space="preserve"> PAGEREF _Ref435003974 \h </w:instrText>
      </w:r>
      <w:r>
        <w:fldChar w:fldCharType="separate"/>
      </w:r>
      <w:r w:rsidR="00504BD9">
        <w:rPr>
          <w:noProof/>
        </w:rPr>
        <w:t>654</w:t>
      </w:r>
      <w:r>
        <w:fldChar w:fldCharType="end"/>
      </w:r>
      <w:r>
        <w:t>.</w:t>
      </w:r>
    </w:p>
    <w:p w14:paraId="17F33393" w14:textId="77777777" w:rsidR="00C30529" w:rsidRDefault="00C30529" w:rsidP="00C30529">
      <w:pPr>
        <w:pStyle w:val="Heading3"/>
      </w:pPr>
      <w:bookmarkStart w:id="1441" w:name="_Toc448227553"/>
      <w:r>
        <w:lastRenderedPageBreak/>
        <w:t>January 27 (28) / Meshir 2: St. Paul the Anchorite</w:t>
      </w:r>
      <w:bookmarkEnd w:id="1439"/>
      <w:bookmarkEnd w:id="1441"/>
    </w:p>
    <w:p w14:paraId="680E4267" w14:textId="77777777" w:rsidR="00C30529" w:rsidRDefault="00C30529" w:rsidP="00C30529">
      <w:pPr>
        <w:pStyle w:val="Heading4"/>
      </w:pPr>
      <w:bookmarkStart w:id="1442" w:name="_Ref434490368"/>
      <w:r>
        <w:t>The Doxology</w:t>
      </w:r>
      <w:r w:rsidR="00B46E6E">
        <w:t xml:space="preserve"> for St. Paul the Anchorite</w:t>
      </w:r>
      <w:bookmarkEnd w:id="1442"/>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504BD9">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504BD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1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1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43" w:name="_Toc448227554"/>
      <w:r>
        <w:t>January 29 (30) / Meshir 4: Martyrdom of St. Agabus the Disciple</w:t>
      </w:r>
      <w:bookmarkEnd w:id="1443"/>
    </w:p>
    <w:p w14:paraId="6DDD9040" w14:textId="5FCE5A21" w:rsidR="00191A26" w:rsidRDefault="00191A26" w:rsidP="00191A26">
      <w:pPr>
        <w:pStyle w:val="Rubric"/>
      </w:pPr>
      <w:bookmarkStart w:id="1444" w:name="_Toc410196209"/>
      <w:bookmarkStart w:id="1445" w:name="_Toc410196451"/>
      <w:bookmarkStart w:id="1446" w:name="_Toc410196953"/>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67F3DC96" w14:textId="77777777" w:rsidR="00E30E2D" w:rsidRDefault="00E30E2D" w:rsidP="00E30E2D">
      <w:pPr>
        <w:pStyle w:val="Heading3"/>
      </w:pPr>
      <w:bookmarkStart w:id="1447" w:name="_Toc448227555"/>
      <w:r>
        <w:t>January 21 (31) / Meshir 5: St. Apollo the Friend of St. Apip</w:t>
      </w:r>
      <w:bookmarkEnd w:id="1447"/>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504BD9">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504BD9">
        <w:rPr>
          <w:noProof/>
        </w:rPr>
        <w:t>670</w:t>
      </w:r>
      <w:r w:rsidR="002409EF">
        <w:fldChar w:fldCharType="end"/>
      </w:r>
      <w:r>
        <w:t>.</w:t>
      </w:r>
    </w:p>
    <w:p w14:paraId="03E5B08D" w14:textId="77777777" w:rsidR="00495F1A" w:rsidRDefault="00495F1A" w:rsidP="00495F1A">
      <w:pPr>
        <w:pStyle w:val="Heading2"/>
      </w:pPr>
      <w:bookmarkStart w:id="1448" w:name="_Toc448696650"/>
      <w:bookmarkStart w:id="1449" w:name="February"/>
      <w:bookmarkEnd w:id="1367"/>
      <w:r>
        <w:lastRenderedPageBreak/>
        <w:t>February</w:t>
      </w:r>
      <w:bookmarkEnd w:id="1444"/>
      <w:bookmarkEnd w:id="1445"/>
      <w:bookmarkEnd w:id="1446"/>
      <w:r w:rsidR="00C30529">
        <w:t xml:space="preserve"> or </w:t>
      </w:r>
      <w:r w:rsidR="00C30529">
        <w:rPr>
          <w:rFonts w:ascii="FreeSerifAvvaShenouda" w:hAnsi="FreeSerifAvvaShenouda" w:cs="FreeSerifAvvaShenouda"/>
        </w:rPr>
        <w:t>Ⲙϣⲓⲣ</w:t>
      </w:r>
      <w:bookmarkEnd w:id="1448"/>
    </w:p>
    <w:bookmarkStart w:id="1450" w:name="_Toc410196210" w:displacedByCustomXml="next"/>
    <w:bookmarkStart w:id="1451" w:name="_Toc410196452" w:displacedByCustomXml="next"/>
    <w:bookmarkStart w:id="1452" w:name="_Toc410196954"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504BD9">
              <w:rPr>
                <w:noProof/>
                <w:webHidden/>
              </w:rPr>
              <w:t>815</w:t>
            </w:r>
            <w:r w:rsidR="00E35F1F">
              <w:rPr>
                <w:noProof/>
                <w:webHidden/>
              </w:rPr>
              <w:fldChar w:fldCharType="end"/>
            </w:r>
          </w:hyperlink>
        </w:p>
        <w:p w14:paraId="51BDD704" w14:textId="0F9C8530" w:rsidR="00E35F1F" w:rsidRDefault="000860AE">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504BD9">
              <w:rPr>
                <w:noProof/>
                <w:webHidden/>
              </w:rPr>
              <w:t>816</w:t>
            </w:r>
            <w:r w:rsidR="00E35F1F">
              <w:rPr>
                <w:noProof/>
                <w:webHidden/>
              </w:rPr>
              <w:fldChar w:fldCharType="end"/>
            </w:r>
          </w:hyperlink>
        </w:p>
        <w:p w14:paraId="7AEE9209" w14:textId="6F0C928D" w:rsidR="00E35F1F" w:rsidRDefault="000860AE">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504BD9">
              <w:rPr>
                <w:noProof/>
                <w:webHidden/>
              </w:rPr>
              <w:t>816</w:t>
            </w:r>
            <w:r w:rsidR="00E35F1F">
              <w:rPr>
                <w:noProof/>
                <w:webHidden/>
              </w:rPr>
              <w:fldChar w:fldCharType="end"/>
            </w:r>
          </w:hyperlink>
        </w:p>
        <w:p w14:paraId="2D655E74" w14:textId="6A4928EE" w:rsidR="00E35F1F" w:rsidRDefault="000860AE">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504BD9">
              <w:rPr>
                <w:noProof/>
                <w:webHidden/>
              </w:rPr>
              <w:t>816</w:t>
            </w:r>
            <w:r w:rsidR="00E35F1F">
              <w:rPr>
                <w:noProof/>
                <w:webHidden/>
              </w:rPr>
              <w:fldChar w:fldCharType="end"/>
            </w:r>
          </w:hyperlink>
        </w:p>
        <w:p w14:paraId="24E5534C" w14:textId="7E0F0EB8" w:rsidR="00E35F1F" w:rsidRDefault="000860AE">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504BD9">
              <w:rPr>
                <w:noProof/>
                <w:webHidden/>
              </w:rPr>
              <w:t>816</w:t>
            </w:r>
            <w:r w:rsidR="00E35F1F">
              <w:rPr>
                <w:noProof/>
                <w:webHidden/>
              </w:rPr>
              <w:fldChar w:fldCharType="end"/>
            </w:r>
          </w:hyperlink>
        </w:p>
        <w:p w14:paraId="0CB94535" w14:textId="05563F40" w:rsidR="00E35F1F" w:rsidRDefault="000860AE">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504BD9">
              <w:rPr>
                <w:noProof/>
                <w:webHidden/>
              </w:rPr>
              <w:t>816</w:t>
            </w:r>
            <w:r w:rsidR="00E35F1F">
              <w:rPr>
                <w:noProof/>
                <w:webHidden/>
              </w:rPr>
              <w:fldChar w:fldCharType="end"/>
            </w:r>
          </w:hyperlink>
        </w:p>
        <w:p w14:paraId="3AA0B761" w14:textId="1D86C09E" w:rsidR="00E35F1F" w:rsidRDefault="000860AE">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504BD9">
              <w:rPr>
                <w:noProof/>
                <w:webHidden/>
              </w:rPr>
              <w:t>816</w:t>
            </w:r>
            <w:r w:rsidR="00E35F1F">
              <w:rPr>
                <w:noProof/>
                <w:webHidden/>
              </w:rPr>
              <w:fldChar w:fldCharType="end"/>
            </w:r>
          </w:hyperlink>
        </w:p>
        <w:p w14:paraId="42A7D5C3" w14:textId="4B7C3D27" w:rsidR="00E35F1F" w:rsidRDefault="000860AE">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504BD9">
              <w:rPr>
                <w:noProof/>
                <w:webHidden/>
              </w:rPr>
              <w:t>816</w:t>
            </w:r>
            <w:r w:rsidR="00E35F1F">
              <w:rPr>
                <w:noProof/>
                <w:webHidden/>
              </w:rPr>
              <w:fldChar w:fldCharType="end"/>
            </w:r>
          </w:hyperlink>
        </w:p>
        <w:p w14:paraId="3BC0654B" w14:textId="3ACCAB63" w:rsidR="00E35F1F" w:rsidRDefault="000860AE">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504BD9">
              <w:rPr>
                <w:noProof/>
                <w:webHidden/>
              </w:rPr>
              <w:t>817</w:t>
            </w:r>
            <w:r w:rsidR="00E35F1F">
              <w:rPr>
                <w:noProof/>
                <w:webHidden/>
              </w:rPr>
              <w:fldChar w:fldCharType="end"/>
            </w:r>
          </w:hyperlink>
        </w:p>
        <w:p w14:paraId="5EFAC4B6" w14:textId="68A457D6" w:rsidR="00E35F1F" w:rsidRDefault="000860AE">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504BD9">
              <w:rPr>
                <w:noProof/>
                <w:webHidden/>
              </w:rPr>
              <w:t>817</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53" w:name="_Toc448227556"/>
      <w:r>
        <w:lastRenderedPageBreak/>
        <w:t xml:space="preserve">February 2 (3): Meshir 8: </w:t>
      </w:r>
      <w:r w:rsidR="00495F1A">
        <w:t>The Entrance into the Temple</w:t>
      </w:r>
      <w:bookmarkEnd w:id="1452"/>
      <w:bookmarkEnd w:id="1451"/>
      <w:bookmarkEnd w:id="1450"/>
      <w:bookmarkEnd w:id="1453"/>
    </w:p>
    <w:p w14:paraId="6E92944D" w14:textId="77777777" w:rsidR="00C30529" w:rsidRDefault="00C30529" w:rsidP="00124ADD">
      <w:pPr>
        <w:pStyle w:val="Heading4"/>
      </w:pPr>
      <w:bookmarkStart w:id="1454" w:name="_Ref434477815"/>
      <w:r>
        <w:t>The Doxology</w:t>
      </w:r>
      <w:r w:rsidR="00E21EA3">
        <w:t xml:space="preserve"> for the Entrance into the Temple</w:t>
      </w:r>
      <w:bookmarkEnd w:id="14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504BD9">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504BD9">
        <w:rPr>
          <w:noProof/>
        </w:rPr>
        <w:t>753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504BD9">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504BD9">
        <w:rPr>
          <w:noProof/>
        </w:rPr>
        <w:t>757</w:t>
      </w:r>
      <w:r w:rsidR="002409EF">
        <w:fldChar w:fldCharType="end"/>
      </w:r>
      <w:r w:rsidR="002409EF">
        <w:t>.</w:t>
      </w:r>
    </w:p>
    <w:p w14:paraId="531960F8" w14:textId="77777777" w:rsidR="007F571C" w:rsidRDefault="007F571C" w:rsidP="007F571C">
      <w:pPr>
        <w:pStyle w:val="Heading3"/>
      </w:pPr>
      <w:bookmarkStart w:id="1455" w:name="_Toc448227557"/>
      <w:r>
        <w:t>February 4 (5) / Meshir 10: Martyrdom of St. James the Son of Alphaeus</w:t>
      </w:r>
      <w:bookmarkEnd w:id="1455"/>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038E9A04" w14:textId="77777777" w:rsidR="00DD5136" w:rsidRDefault="00DD5136" w:rsidP="00DD5136">
      <w:pPr>
        <w:pStyle w:val="Heading3"/>
      </w:pPr>
      <w:bookmarkStart w:id="1456" w:name="_Toc448227558"/>
      <w:r>
        <w:t>February 6 (7) / Meshir 12: Commemoration of Archangel Michael</w:t>
      </w:r>
      <w:bookmarkEnd w:id="1456"/>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504BD9">
        <w:t>November 8 (9) / Athor 12: Archangel Michael</w:t>
      </w:r>
      <w:r>
        <w:fldChar w:fldCharType="end"/>
      </w:r>
      <w:r>
        <w:t xml:space="preserve">, page </w:t>
      </w:r>
      <w:r>
        <w:fldChar w:fldCharType="begin"/>
      </w:r>
      <w:r>
        <w:instrText xml:space="preserve"> PAGEREF _Ref434561114 \h </w:instrText>
      </w:r>
      <w:r>
        <w:fldChar w:fldCharType="separate"/>
      </w:r>
      <w:r w:rsidR="00504BD9">
        <w:rPr>
          <w:noProof/>
        </w:rPr>
        <w:t>675</w:t>
      </w:r>
      <w:r>
        <w:fldChar w:fldCharType="end"/>
      </w:r>
      <w:r>
        <w:t>.</w:t>
      </w:r>
    </w:p>
    <w:p w14:paraId="635D2675" w14:textId="77777777" w:rsidR="000274A5" w:rsidRDefault="000274A5" w:rsidP="000274A5">
      <w:pPr>
        <w:pStyle w:val="Heading3"/>
      </w:pPr>
      <w:bookmarkStart w:id="1457" w:name="_Toc448227559"/>
      <w:r>
        <w:t>February 8 (9) / Meshir 14: The Departure of St. Severus</w:t>
      </w:r>
      <w:bookmarkEnd w:id="1457"/>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504BD9">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504BD9">
        <w:rPr>
          <w:noProof/>
        </w:rPr>
        <w:t>663</w:t>
      </w:r>
      <w:r w:rsidR="002409EF">
        <w:fldChar w:fldCharType="end"/>
      </w:r>
      <w:r>
        <w:t>.</w:t>
      </w:r>
    </w:p>
    <w:p w14:paraId="1AE071A5" w14:textId="77777777" w:rsidR="00420011" w:rsidRDefault="00420011" w:rsidP="00420011">
      <w:pPr>
        <w:pStyle w:val="Heading3"/>
      </w:pPr>
      <w:bookmarkStart w:id="1458" w:name="_Toc448227560"/>
      <w:r>
        <w:t>February 10 (11) / Meshir 16: Isaac the Syrian</w:t>
      </w:r>
      <w:bookmarkEnd w:id="1458"/>
    </w:p>
    <w:p w14:paraId="2F7479F8" w14:textId="77777777" w:rsidR="005329C1" w:rsidRDefault="005242D1" w:rsidP="005329C1">
      <w:pPr>
        <w:pStyle w:val="Heading3"/>
      </w:pPr>
      <w:bookmarkStart w:id="1459" w:name="_Toc448227561"/>
      <w:r>
        <w:t>February</w:t>
      </w:r>
      <w:r w:rsidR="005329C1">
        <w:t xml:space="preserve"> 15 (16) / Meshir 21: Commemoration of the Theotokos</w:t>
      </w:r>
      <w:bookmarkEnd w:id="1459"/>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04BD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04BD9">
        <w:rPr>
          <w:noProof/>
        </w:rPr>
        <w:t>916</w:t>
      </w:r>
      <w:r w:rsidR="007E24F9">
        <w:fldChar w:fldCharType="end"/>
      </w:r>
      <w:r w:rsidR="007E24F9">
        <w:t>.</w:t>
      </w:r>
    </w:p>
    <w:p w14:paraId="6DD82E8A" w14:textId="77777777" w:rsidR="00160DE3" w:rsidRDefault="00160DE3" w:rsidP="00160DE3">
      <w:pPr>
        <w:pStyle w:val="Heading3"/>
      </w:pPr>
      <w:bookmarkStart w:id="1460" w:name="_Toc448227562"/>
      <w:r>
        <w:t>February 15 (16) / Meshir 21: Also Martyrdom of St. Onesimus, the Disciple of St. Paul</w:t>
      </w:r>
      <w:bookmarkEnd w:id="1460"/>
    </w:p>
    <w:p w14:paraId="197E567A" w14:textId="77777777" w:rsidR="00B52D77" w:rsidRDefault="00B52D77" w:rsidP="00B52D77">
      <w:pPr>
        <w:pStyle w:val="Heading3"/>
      </w:pPr>
      <w:bookmarkStart w:id="1461" w:name="_Toc448227563"/>
      <w:r>
        <w:t>February 23 (24) / Meshir 29: Commemoration of the Annunciation, Nativity, and Resurrection on the 29</w:t>
      </w:r>
      <w:r w:rsidRPr="00C0205C">
        <w:rPr>
          <w:vertAlign w:val="superscript"/>
        </w:rPr>
        <w:t>th</w:t>
      </w:r>
      <w:r>
        <w:t xml:space="preserve"> of Every Month</w:t>
      </w:r>
      <w:bookmarkEnd w:id="1461"/>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504BD9">
        <w:t>September 26 (27) / Tho-out 29: Commemoration of the Annunciation, Nativity, and Resurrection on the 29</w:t>
      </w:r>
      <w:r w:rsidR="00504BD9" w:rsidRPr="00C0205C">
        <w:rPr>
          <w:vertAlign w:val="superscript"/>
        </w:rPr>
        <w:t>th</w:t>
      </w:r>
      <w:r w:rsidR="00504BD9">
        <w:t xml:space="preserve"> of Every Month</w:t>
      </w:r>
      <w:r>
        <w:fldChar w:fldCharType="end"/>
      </w:r>
      <w:r>
        <w:t xml:space="preserve">, page </w:t>
      </w:r>
      <w:r>
        <w:fldChar w:fldCharType="begin"/>
      </w:r>
      <w:r>
        <w:instrText xml:space="preserve"> PAGEREF _Ref435003974 \h </w:instrText>
      </w:r>
      <w:r>
        <w:fldChar w:fldCharType="separate"/>
      </w:r>
      <w:r w:rsidR="00504BD9">
        <w:rPr>
          <w:noProof/>
        </w:rPr>
        <w:t>654</w:t>
      </w:r>
      <w:r>
        <w:fldChar w:fldCharType="end"/>
      </w:r>
      <w:r>
        <w:t>.</w:t>
      </w:r>
    </w:p>
    <w:p w14:paraId="03720C5F" w14:textId="77777777" w:rsidR="005242D1" w:rsidRDefault="005242D1" w:rsidP="005242D1">
      <w:pPr>
        <w:pStyle w:val="Heading3"/>
      </w:pPr>
      <w:bookmarkStart w:id="1462" w:name="_Toc448227564"/>
      <w:r>
        <w:lastRenderedPageBreak/>
        <w:t>February 24 (25) / Meshir 30: Appearance of the Head of St. John the Baptist</w:t>
      </w:r>
      <w:bookmarkEnd w:id="1462"/>
    </w:p>
    <w:p w14:paraId="49513F8D" w14:textId="7F292ACA" w:rsidR="00191A26" w:rsidRDefault="00191A26" w:rsidP="00191A26">
      <w:pPr>
        <w:pStyle w:val="Rubric"/>
      </w:pPr>
      <w:bookmarkStart w:id="1463" w:name="_Toc410196211"/>
      <w:bookmarkStart w:id="1464" w:name="_Toc410196453"/>
      <w:bookmarkStart w:id="1465" w:name="_Toc410196955"/>
      <w:r>
        <w:t xml:space="preserve">See </w:t>
      </w:r>
      <w:r>
        <w:fldChar w:fldCharType="begin"/>
      </w:r>
      <w:r>
        <w:instrText xml:space="preserve"> REF _Ref434488524 \h </w:instrText>
      </w:r>
      <w:r>
        <w:fldChar w:fldCharType="separate"/>
      </w:r>
      <w:r w:rsidR="00504BD9">
        <w:t>The Doxology of St. John the Baptist</w:t>
      </w:r>
      <w:r>
        <w:fldChar w:fldCharType="end"/>
      </w:r>
      <w:r>
        <w:t xml:space="preserve"> on pages </w:t>
      </w:r>
      <w:r>
        <w:fldChar w:fldCharType="begin"/>
      </w:r>
      <w:r>
        <w:instrText xml:space="preserve"> PAGEREF _Ref434488524 \h </w:instrText>
      </w:r>
      <w:r>
        <w:fldChar w:fldCharType="separate"/>
      </w:r>
      <w:r w:rsidR="00504BD9">
        <w:rPr>
          <w:noProof/>
        </w:rPr>
        <w:t>605</w:t>
      </w:r>
      <w:r>
        <w:fldChar w:fldCharType="end"/>
      </w:r>
      <w:r>
        <w:t xml:space="preserve"> and </w:t>
      </w:r>
      <w:r>
        <w:fldChar w:fldCharType="begin"/>
      </w:r>
      <w:r>
        <w:instrText xml:space="preserve"> PAGEREF _Ref434488546 \h </w:instrText>
      </w:r>
      <w:r>
        <w:fldChar w:fldCharType="separate"/>
      </w:r>
      <w:r w:rsidR="00504BD9">
        <w:rPr>
          <w:noProof/>
        </w:rPr>
        <w:t>606</w:t>
      </w:r>
      <w:r>
        <w:fldChar w:fldCharType="end"/>
      </w:r>
      <w:r>
        <w:t>.</w:t>
      </w:r>
    </w:p>
    <w:p w14:paraId="4CFFD00D" w14:textId="77777777" w:rsidR="001779C0" w:rsidRDefault="001779C0" w:rsidP="001779C0">
      <w:pPr>
        <w:pStyle w:val="Heading3"/>
      </w:pPr>
      <w:bookmarkStart w:id="1466" w:name="_Toc448227565"/>
      <w:r>
        <w:t>February 24 (25) / Meshir 30: Also St. Cyril VI</w:t>
      </w:r>
      <w:bookmarkEnd w:id="1466"/>
    </w:p>
    <w:p w14:paraId="0CDD55AC" w14:textId="77777777" w:rsidR="001779C0" w:rsidRDefault="001779C0" w:rsidP="001779C0">
      <w:pPr>
        <w:pStyle w:val="Heading4"/>
      </w:pPr>
      <w:bookmarkStart w:id="1467" w:name="_Ref434492506"/>
      <w:r>
        <w:t>The Doxology</w:t>
      </w:r>
      <w:r w:rsidR="00B82753">
        <w:t xml:space="preserve"> for St. Cyril VI</w:t>
      </w:r>
      <w:r>
        <w:rPr>
          <w:rStyle w:val="FootnoteReference"/>
        </w:rPr>
        <w:footnoteReference w:id="919"/>
      </w:r>
      <w:bookmarkEnd w:id="14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68" w:name="_Toc448696651"/>
      <w:bookmarkStart w:id="1469" w:name="March"/>
      <w:bookmarkEnd w:id="1449"/>
      <w:r>
        <w:lastRenderedPageBreak/>
        <w:t>March</w:t>
      </w:r>
      <w:bookmarkEnd w:id="1463"/>
      <w:bookmarkEnd w:id="1464"/>
      <w:bookmarkEnd w:id="1465"/>
      <w:r w:rsidR="00C30529">
        <w:t xml:space="preserve"> or </w:t>
      </w:r>
      <w:r w:rsidR="00C30529">
        <w:rPr>
          <w:rFonts w:ascii="FreeSerifAvvaShenouda" w:hAnsi="FreeSerifAvvaShenouda" w:cs="FreeSerifAvvaShenouda"/>
        </w:rPr>
        <w:t>Ⲡⲁⲣⲙϩⲟⲧⲡ</w:t>
      </w:r>
      <w:bookmarkEnd w:id="1468"/>
    </w:p>
    <w:bookmarkStart w:id="1470" w:name="_Toc410196212" w:displacedByCustomXml="next"/>
    <w:bookmarkStart w:id="1471" w:name="_Toc410196454" w:displacedByCustomXml="next"/>
    <w:bookmarkStart w:id="1472" w:name="_Toc410196956"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504BD9">
              <w:rPr>
                <w:noProof/>
                <w:webHidden/>
              </w:rPr>
              <w:t>820</w:t>
            </w:r>
            <w:r w:rsidR="00E35F1F">
              <w:rPr>
                <w:noProof/>
                <w:webHidden/>
              </w:rPr>
              <w:fldChar w:fldCharType="end"/>
            </w:r>
          </w:hyperlink>
        </w:p>
        <w:p w14:paraId="2E169AD9" w14:textId="10C67347" w:rsidR="00E35F1F" w:rsidRDefault="000860AE">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504BD9">
              <w:rPr>
                <w:noProof/>
                <w:webHidden/>
              </w:rPr>
              <w:t>821</w:t>
            </w:r>
            <w:r w:rsidR="00E35F1F">
              <w:rPr>
                <w:noProof/>
                <w:webHidden/>
              </w:rPr>
              <w:fldChar w:fldCharType="end"/>
            </w:r>
          </w:hyperlink>
        </w:p>
        <w:p w14:paraId="343F3EFD" w14:textId="642A9AA2" w:rsidR="00E35F1F" w:rsidRDefault="000860AE">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504BD9">
              <w:rPr>
                <w:noProof/>
                <w:webHidden/>
              </w:rPr>
              <w:t>821</w:t>
            </w:r>
            <w:r w:rsidR="00E35F1F">
              <w:rPr>
                <w:noProof/>
                <w:webHidden/>
              </w:rPr>
              <w:fldChar w:fldCharType="end"/>
            </w:r>
          </w:hyperlink>
        </w:p>
        <w:p w14:paraId="796046AD" w14:textId="7E8AE84A" w:rsidR="00E35F1F" w:rsidRDefault="000860AE">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504BD9">
              <w:rPr>
                <w:noProof/>
                <w:webHidden/>
              </w:rPr>
              <w:t>821</w:t>
            </w:r>
            <w:r w:rsidR="00E35F1F">
              <w:rPr>
                <w:noProof/>
                <w:webHidden/>
              </w:rPr>
              <w:fldChar w:fldCharType="end"/>
            </w:r>
          </w:hyperlink>
        </w:p>
        <w:p w14:paraId="7D8441B9" w14:textId="07059B92" w:rsidR="00E35F1F" w:rsidRDefault="000860AE">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504BD9">
              <w:rPr>
                <w:noProof/>
                <w:webHidden/>
              </w:rPr>
              <w:t>821</w:t>
            </w:r>
            <w:r w:rsidR="00E35F1F">
              <w:rPr>
                <w:noProof/>
                <w:webHidden/>
              </w:rPr>
              <w:fldChar w:fldCharType="end"/>
            </w:r>
          </w:hyperlink>
        </w:p>
        <w:p w14:paraId="55DA3F2E" w14:textId="63C33907" w:rsidR="00E35F1F" w:rsidRDefault="000860AE">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504BD9">
              <w:rPr>
                <w:noProof/>
                <w:webHidden/>
              </w:rPr>
              <w:t>821</w:t>
            </w:r>
            <w:r w:rsidR="00E35F1F">
              <w:rPr>
                <w:noProof/>
                <w:webHidden/>
              </w:rPr>
              <w:fldChar w:fldCharType="end"/>
            </w:r>
          </w:hyperlink>
        </w:p>
        <w:p w14:paraId="30B6B3FC" w14:textId="01404FE0" w:rsidR="00E35F1F" w:rsidRDefault="000860AE">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504BD9">
              <w:rPr>
                <w:noProof/>
                <w:webHidden/>
              </w:rPr>
              <w:t>822</w:t>
            </w:r>
            <w:r w:rsidR="00E35F1F">
              <w:rPr>
                <w:noProof/>
                <w:webHidden/>
              </w:rPr>
              <w:fldChar w:fldCharType="end"/>
            </w:r>
          </w:hyperlink>
        </w:p>
        <w:p w14:paraId="6C239014" w14:textId="3CF9D97E" w:rsidR="00E35F1F" w:rsidRDefault="000860AE">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504BD9">
              <w:rPr>
                <w:noProof/>
                <w:webHidden/>
              </w:rPr>
              <w:t>822</w:t>
            </w:r>
            <w:r w:rsidR="00E35F1F">
              <w:rPr>
                <w:noProof/>
                <w:webHidden/>
              </w:rPr>
              <w:fldChar w:fldCharType="end"/>
            </w:r>
          </w:hyperlink>
        </w:p>
        <w:p w14:paraId="2B5B3EB0" w14:textId="690E2A53" w:rsidR="00E35F1F" w:rsidRDefault="000860AE">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504BD9">
              <w:rPr>
                <w:noProof/>
                <w:webHidden/>
              </w:rPr>
              <w:t>826</w:t>
            </w:r>
            <w:r w:rsidR="00E35F1F">
              <w:rPr>
                <w:noProof/>
                <w:webHidden/>
              </w:rPr>
              <w:fldChar w:fldCharType="end"/>
            </w:r>
          </w:hyperlink>
        </w:p>
        <w:p w14:paraId="66809D4F" w14:textId="7BEEDA38" w:rsidR="00E35F1F" w:rsidRDefault="000860AE">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504BD9">
              <w:rPr>
                <w:noProof/>
                <w:webHidden/>
              </w:rPr>
              <w:t>835</w:t>
            </w:r>
            <w:r w:rsidR="00E35F1F">
              <w:rPr>
                <w:noProof/>
                <w:webHidden/>
              </w:rPr>
              <w:fldChar w:fldCharType="end"/>
            </w:r>
          </w:hyperlink>
        </w:p>
        <w:p w14:paraId="6F1FC274" w14:textId="66CAB22E" w:rsidR="00E35F1F" w:rsidRDefault="000860AE">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504BD9">
              <w:rPr>
                <w:noProof/>
                <w:webHidden/>
              </w:rPr>
              <w:t>835</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73" w:name="_Toc448227566"/>
      <w:r>
        <w:lastRenderedPageBreak/>
        <w:t>March 2: Departure of St. Chad of Mercia</w:t>
      </w:r>
      <w:r w:rsidR="00377E51">
        <w:rPr>
          <w:rStyle w:val="FootnoteReference"/>
        </w:rPr>
        <w:footnoteReference w:id="920"/>
      </w:r>
      <w:bookmarkEnd w:id="1473"/>
    </w:p>
    <w:p w14:paraId="668738F1" w14:textId="77777777" w:rsidR="006A140A" w:rsidRDefault="006A140A" w:rsidP="006A140A">
      <w:pPr>
        <w:pStyle w:val="Heading4"/>
      </w:pPr>
      <w:bookmarkStart w:id="1474" w:name="_Ref434492702"/>
      <w:r>
        <w:t>The Doxology</w:t>
      </w:r>
      <w:r w:rsidR="00B82753">
        <w:t xml:space="preserve"> for St. Chad of Mercia</w:t>
      </w:r>
      <w:bookmarkEnd w:id="1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75" w:name="_Toc448227567"/>
      <w:r>
        <w:t>March 4 / Phamenoth 8: Martyrdom of St. Matthias the Apostle</w:t>
      </w:r>
      <w:bookmarkEnd w:id="1475"/>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01FACE98" w14:textId="77777777" w:rsidR="00495F1A" w:rsidRDefault="00C30529" w:rsidP="00495F1A">
      <w:pPr>
        <w:pStyle w:val="Heading3"/>
      </w:pPr>
      <w:bookmarkStart w:id="1476" w:name="_Toc448227568"/>
      <w:r>
        <w:t xml:space="preserve">March 6 / Phamenoth 10: </w:t>
      </w:r>
      <w:r w:rsidR="00495F1A">
        <w:t>The Finding of the Holy Cross</w:t>
      </w:r>
      <w:bookmarkEnd w:id="1472"/>
      <w:bookmarkEnd w:id="1471"/>
      <w:bookmarkEnd w:id="1470"/>
      <w:bookmarkEnd w:id="1476"/>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504BD9">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504BD9">
        <w:rPr>
          <w:noProof/>
        </w:rPr>
        <w:t>640</w:t>
      </w:r>
      <w:r w:rsidR="002409EF">
        <w:fldChar w:fldCharType="end"/>
      </w:r>
      <w:r>
        <w:t>.</w:t>
      </w:r>
    </w:p>
    <w:p w14:paraId="26452189" w14:textId="77777777" w:rsidR="00DD5136" w:rsidRDefault="00DD5136" w:rsidP="00DD5136">
      <w:pPr>
        <w:pStyle w:val="Heading3"/>
      </w:pPr>
      <w:bookmarkStart w:id="1477" w:name="_Toc448227569"/>
      <w:r>
        <w:t>March 8 / Phamenoth</w:t>
      </w:r>
      <w:r w:rsidR="005329C1">
        <w:t xml:space="preserve"> 12</w:t>
      </w:r>
      <w:r>
        <w:t>: Commemoration of Archangel Michael</w:t>
      </w:r>
      <w:bookmarkEnd w:id="1477"/>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504BD9">
        <w:t>November 8 (9) / Athor 12: Archangel Michael</w:t>
      </w:r>
      <w:r>
        <w:fldChar w:fldCharType="end"/>
      </w:r>
      <w:r>
        <w:t xml:space="preserve">, page </w:t>
      </w:r>
      <w:r>
        <w:fldChar w:fldCharType="begin"/>
      </w:r>
      <w:r>
        <w:instrText xml:space="preserve"> PAGEREF _Ref434561114 \h </w:instrText>
      </w:r>
      <w:r>
        <w:fldChar w:fldCharType="separate"/>
      </w:r>
      <w:r w:rsidR="00504BD9">
        <w:rPr>
          <w:noProof/>
        </w:rPr>
        <w:t>675</w:t>
      </w:r>
      <w:r>
        <w:fldChar w:fldCharType="end"/>
      </w:r>
      <w:r>
        <w:t>.</w:t>
      </w:r>
    </w:p>
    <w:p w14:paraId="1F095B73" w14:textId="77777777" w:rsidR="00494FE4" w:rsidRDefault="00494FE4" w:rsidP="00494FE4">
      <w:pPr>
        <w:pStyle w:val="Heading3"/>
      </w:pPr>
      <w:bookmarkStart w:id="1478" w:name="_Toc448227570"/>
      <w:r>
        <w:t>March 9 / Phamenoth 13: Return of St. Macarius the Great and St. Macarius of Alexandria from Exile</w:t>
      </w:r>
      <w:bookmarkEnd w:id="1478"/>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504BD9">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504BD9">
        <w:rPr>
          <w:noProof/>
        </w:rPr>
        <w:t>822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504BD9">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504BD9">
        <w:rPr>
          <w:noProof/>
        </w:rPr>
        <w:t>842</w:t>
      </w:r>
      <w:r w:rsidR="002409EF">
        <w:fldChar w:fldCharType="end"/>
      </w:r>
      <w:r>
        <w:t>.</w:t>
      </w:r>
    </w:p>
    <w:p w14:paraId="15396FC9" w14:textId="77777777" w:rsidR="007F571C" w:rsidRDefault="007F571C" w:rsidP="007F571C">
      <w:pPr>
        <w:pStyle w:val="Heading3"/>
      </w:pPr>
      <w:bookmarkStart w:id="1479" w:name="_Toc448227571"/>
      <w:r>
        <w:t>March 15 / Phamenoth 19: Martyrdom of St. Aristobulus the Apostle</w:t>
      </w:r>
      <w:bookmarkEnd w:id="1479"/>
    </w:p>
    <w:p w14:paraId="57821F33" w14:textId="4F980D77" w:rsidR="00191A26" w:rsidRDefault="00191A26" w:rsidP="00191A26">
      <w:pPr>
        <w:pStyle w:val="Rubric"/>
      </w:pPr>
      <w:bookmarkStart w:id="1480" w:name="_Toc410196213"/>
      <w:bookmarkStart w:id="1481" w:name="_Toc410196455"/>
      <w:bookmarkStart w:id="1482" w:name="_Toc410196957"/>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35F3D5AC" w14:textId="77777777" w:rsidR="005329C1" w:rsidRDefault="005329C1" w:rsidP="005329C1">
      <w:pPr>
        <w:pStyle w:val="Heading3"/>
      </w:pPr>
      <w:bookmarkStart w:id="1483" w:name="_Toc448227572"/>
      <w:r>
        <w:lastRenderedPageBreak/>
        <w:t>March 17 / Phamenoth 21: Commemoration of the Theotokos</w:t>
      </w:r>
      <w:bookmarkEnd w:id="1483"/>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04BD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04BD9">
        <w:rPr>
          <w:noProof/>
        </w:rPr>
        <w:t>916</w:t>
      </w:r>
      <w:r w:rsidR="007E24F9">
        <w:fldChar w:fldCharType="end"/>
      </w:r>
      <w:r w:rsidR="007E24F9">
        <w:t>.</w:t>
      </w:r>
    </w:p>
    <w:p w14:paraId="7FA5DE0B" w14:textId="77777777" w:rsidR="00C30529" w:rsidRDefault="00C30529" w:rsidP="00C30529">
      <w:pPr>
        <w:pStyle w:val="Heading3"/>
      </w:pPr>
      <w:bookmarkStart w:id="1484" w:name="_Ref434563557"/>
      <w:bookmarkStart w:id="1485" w:name="_Toc448227573"/>
      <w:r>
        <w:t>March 23 / Phamenoth 27: St. Macarius the Great</w:t>
      </w:r>
      <w:bookmarkEnd w:id="1484"/>
      <w:bookmarkEnd w:id="1485"/>
    </w:p>
    <w:p w14:paraId="19445963" w14:textId="77777777" w:rsidR="003E7329" w:rsidRDefault="003E7329" w:rsidP="003E7329">
      <w:pPr>
        <w:pStyle w:val="Heading4"/>
      </w:pPr>
      <w:bookmarkStart w:id="1486" w:name="_Ref434490507"/>
      <w:r>
        <w:t>The Doxology of St. Macarius the Great</w:t>
      </w:r>
      <w:bookmarkEnd w:id="1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2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2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93" w:name="_Ref434490525"/>
      <w:r>
        <w:t>Another Doxology of St. Macarius the Great</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94" w:name="_Ref434490542"/>
      <w:r>
        <w:t>Another</w:t>
      </w:r>
      <w:r w:rsidR="00C30529">
        <w:t xml:space="preserve"> Doxology</w:t>
      </w:r>
      <w:r>
        <w:t xml:space="preserve"> of St. Macarius the Great</w:t>
      </w:r>
      <w:r>
        <w:rPr>
          <w:rStyle w:val="FootnoteReference"/>
        </w:rPr>
        <w:footnoteReference w:id="923"/>
      </w:r>
      <w:bookmarkEnd w:id="14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95" w:name="_Toc448227574"/>
      <w:r>
        <w:lastRenderedPageBreak/>
        <w:t xml:space="preserve">March 25 / Phamenoth 29: </w:t>
      </w:r>
      <w:r w:rsidR="00495F1A">
        <w:t>Annunciation</w:t>
      </w:r>
      <w:bookmarkEnd w:id="1480"/>
      <w:bookmarkEnd w:id="1481"/>
      <w:bookmarkEnd w:id="1482"/>
      <w:bookmarkEnd w:id="1495"/>
    </w:p>
    <w:p w14:paraId="6F91E2E0" w14:textId="77777777" w:rsidR="00C30529" w:rsidRDefault="00C30529" w:rsidP="00C30529">
      <w:pPr>
        <w:pStyle w:val="Heading4"/>
      </w:pPr>
      <w:bookmarkStart w:id="1496" w:name="_Ref434477856"/>
      <w:r>
        <w:t>The Doxology</w:t>
      </w:r>
      <w:r w:rsidR="00E21EA3">
        <w:t xml:space="preserve"> for the Annunciation</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97" w:name="_Ref434475566"/>
      <w:bookmarkStart w:id="1498" w:name="_Toc410196214"/>
      <w:bookmarkStart w:id="1499" w:name="_Toc410196456"/>
      <w:bookmarkStart w:id="1500" w:name="_Toc410196958"/>
      <w:r>
        <w:t>The Psali Adam</w:t>
      </w:r>
      <w:r w:rsidR="006C1B94">
        <w:t xml:space="preserve"> for Annunciation</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01"/>
            <w:r>
              <w:t>Head</w:t>
            </w:r>
            <w:commentRangeEnd w:id="1501"/>
            <w:r>
              <w:rPr>
                <w:rStyle w:val="CommentReference"/>
              </w:rPr>
              <w:commentReference w:id="1501"/>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02" w:name="_Ref434475591"/>
      <w:r>
        <w:t>The Psali Batos</w:t>
      </w:r>
      <w:r w:rsidR="006C1B94">
        <w:t xml:space="preserve"> for Annunciation</w:t>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03"/>
            <w:r>
              <w:t>ruler</w:t>
            </w:r>
            <w:commentRangeEnd w:id="1503"/>
            <w:r>
              <w:rPr>
                <w:rStyle w:val="CommentReference"/>
              </w:rPr>
              <w:commentReference w:id="1503"/>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2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504"/>
            <w:r>
              <w:t xml:space="preserve">peoples </w:t>
            </w:r>
            <w:commentRangeEnd w:id="1504"/>
            <w:r>
              <w:rPr>
                <w:rStyle w:val="CommentReference"/>
              </w:rPr>
              <w:commentReference w:id="1504"/>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05"/>
            <w:r>
              <w:t>burned</w:t>
            </w:r>
            <w:commentRangeEnd w:id="1505"/>
            <w:r>
              <w:rPr>
                <w:rStyle w:val="CommentReference"/>
              </w:rPr>
              <w:commentReference w:id="1505"/>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06"/>
            <w:r>
              <w:t>Servant</w:t>
            </w:r>
            <w:commentRangeEnd w:id="1506"/>
            <w:r>
              <w:rPr>
                <w:rStyle w:val="CommentReference"/>
              </w:rPr>
              <w:commentReference w:id="1506"/>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07"/>
            <w:r>
              <w:t xml:space="preserve">Ⲫⲱⲕ </w:t>
            </w:r>
            <w:commentRangeEnd w:id="1507"/>
            <w:r>
              <w:rPr>
                <w:rStyle w:val="CommentReference"/>
                <w:rFonts w:ascii="Times New Roman" w:hAnsi="Times New Roman"/>
              </w:rPr>
              <w:commentReference w:id="1507"/>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08" w:name="_Ref434562998"/>
      <w:bookmarkStart w:id="1509" w:name="_Toc448227575"/>
      <w:r>
        <w:t xml:space="preserve">March 26 / Phamenoth 30: </w:t>
      </w:r>
      <w:r w:rsidR="00D31016">
        <w:t>Arch</w:t>
      </w:r>
      <w:r>
        <w:t>angel Gabriel</w:t>
      </w:r>
      <w:bookmarkEnd w:id="1508"/>
      <w:bookmarkEnd w:id="1509"/>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504BD9">
        <w:t xml:space="preserve">The Doxology of Archangel Gabriel for December or </w:t>
      </w:r>
      <w:r w:rsidR="00504BD9"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504BD9">
        <w:rPr>
          <w:noProof/>
        </w:rPr>
        <w:t>703</w:t>
      </w:r>
      <w:r w:rsidR="002409EF">
        <w:fldChar w:fldCharType="end"/>
      </w:r>
      <w:r>
        <w:t xml:space="preserve">, </w:t>
      </w:r>
      <w:r w:rsidR="002409EF">
        <w:fldChar w:fldCharType="begin"/>
      </w:r>
      <w:r w:rsidR="002409EF">
        <w:instrText xml:space="preserve"> REF _Ref434487984 \h </w:instrText>
      </w:r>
      <w:r w:rsidR="002409EF">
        <w:fldChar w:fldCharType="separate"/>
      </w:r>
      <w:r w:rsidR="00504BD9">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504BD9">
        <w:rPr>
          <w:noProof/>
        </w:rPr>
        <w:t>676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504BD9">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504BD9">
        <w:rPr>
          <w:noProof/>
        </w:rPr>
        <w:t>873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10" w:name="_Toc448227576"/>
      <w:r>
        <w:t xml:space="preserve">March 28 / Pharamuthi 2: Martyrdom of St. James </w:t>
      </w:r>
      <w:r w:rsidR="008762FF">
        <w:t xml:space="preserve">the son of </w:t>
      </w:r>
      <w:r w:rsidR="002E495E">
        <w:t>Zebedee</w:t>
      </w:r>
      <w:r>
        <w:t>, the Apostles</w:t>
      </w:r>
      <w:bookmarkEnd w:id="1510"/>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11" w:name="_Toc448696652"/>
      <w:bookmarkStart w:id="1512" w:name="April"/>
      <w:bookmarkEnd w:id="1469"/>
      <w:r>
        <w:lastRenderedPageBreak/>
        <w:t>April</w:t>
      </w:r>
      <w:bookmarkEnd w:id="1498"/>
      <w:bookmarkEnd w:id="1499"/>
      <w:bookmarkEnd w:id="1500"/>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11"/>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504BD9">
              <w:rPr>
                <w:noProof/>
                <w:webHidden/>
              </w:rPr>
              <w:t>837</w:t>
            </w:r>
            <w:r w:rsidR="00E35F1F">
              <w:rPr>
                <w:noProof/>
                <w:webHidden/>
              </w:rPr>
              <w:fldChar w:fldCharType="end"/>
            </w:r>
          </w:hyperlink>
        </w:p>
        <w:p w14:paraId="516E2DC3" w14:textId="6006CC14" w:rsidR="00E35F1F" w:rsidRDefault="000860AE">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504BD9">
              <w:rPr>
                <w:noProof/>
                <w:webHidden/>
              </w:rPr>
              <w:t>838</w:t>
            </w:r>
            <w:r w:rsidR="00E35F1F">
              <w:rPr>
                <w:noProof/>
                <w:webHidden/>
              </w:rPr>
              <w:fldChar w:fldCharType="end"/>
            </w:r>
          </w:hyperlink>
        </w:p>
        <w:p w14:paraId="0ADE7799" w14:textId="6BFD104F" w:rsidR="00E35F1F" w:rsidRDefault="000860AE">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504BD9">
              <w:rPr>
                <w:noProof/>
                <w:webHidden/>
              </w:rPr>
              <w:t>838</w:t>
            </w:r>
            <w:r w:rsidR="00E35F1F">
              <w:rPr>
                <w:noProof/>
                <w:webHidden/>
              </w:rPr>
              <w:fldChar w:fldCharType="end"/>
            </w:r>
          </w:hyperlink>
        </w:p>
        <w:p w14:paraId="139ECF53" w14:textId="2F69D576" w:rsidR="00E35F1F" w:rsidRDefault="000860AE">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504BD9">
              <w:rPr>
                <w:noProof/>
                <w:webHidden/>
              </w:rPr>
              <w:t>838</w:t>
            </w:r>
            <w:r w:rsidR="00E35F1F">
              <w:rPr>
                <w:noProof/>
                <w:webHidden/>
              </w:rPr>
              <w:fldChar w:fldCharType="end"/>
            </w:r>
          </w:hyperlink>
        </w:p>
        <w:p w14:paraId="4E84531B" w14:textId="4469BAB2" w:rsidR="00E35F1F" w:rsidRDefault="000860AE">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504BD9">
              <w:rPr>
                <w:noProof/>
                <w:webHidden/>
              </w:rPr>
              <w:t>838</w:t>
            </w:r>
            <w:r w:rsidR="00E35F1F">
              <w:rPr>
                <w:noProof/>
                <w:webHidden/>
              </w:rPr>
              <w:fldChar w:fldCharType="end"/>
            </w:r>
          </w:hyperlink>
        </w:p>
        <w:p w14:paraId="4575163D" w14:textId="5F05DD71" w:rsidR="00E35F1F" w:rsidRDefault="000860AE">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504BD9">
              <w:rPr>
                <w:noProof/>
                <w:webHidden/>
              </w:rPr>
              <w:t>838</w:t>
            </w:r>
            <w:r w:rsidR="00E35F1F">
              <w:rPr>
                <w:noProof/>
                <w:webHidden/>
              </w:rPr>
              <w:fldChar w:fldCharType="end"/>
            </w:r>
          </w:hyperlink>
        </w:p>
        <w:p w14:paraId="37E2FD6C" w14:textId="37429DA9" w:rsidR="00E35F1F" w:rsidRDefault="000860AE">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504BD9">
              <w:rPr>
                <w:noProof/>
                <w:webHidden/>
              </w:rPr>
              <w:t>840</w:t>
            </w:r>
            <w:r w:rsidR="00E35F1F">
              <w:rPr>
                <w:noProof/>
                <w:webHidden/>
              </w:rPr>
              <w:fldChar w:fldCharType="end"/>
            </w:r>
          </w:hyperlink>
        </w:p>
        <w:p w14:paraId="1A20FB38" w14:textId="5465C9A9" w:rsidR="00E35F1F" w:rsidRDefault="000860AE">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504BD9">
              <w:rPr>
                <w:noProof/>
                <w:webHidden/>
              </w:rPr>
              <w:t>840</w:t>
            </w:r>
            <w:r w:rsidR="00E35F1F">
              <w:rPr>
                <w:noProof/>
                <w:webHidden/>
              </w:rPr>
              <w:fldChar w:fldCharType="end"/>
            </w:r>
          </w:hyperlink>
        </w:p>
        <w:p w14:paraId="7E5244CB" w14:textId="0547DE93" w:rsidR="00E35F1F" w:rsidRDefault="000860AE">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504BD9">
              <w:rPr>
                <w:noProof/>
                <w:webHidden/>
              </w:rPr>
              <w:t>840</w:t>
            </w:r>
            <w:r w:rsidR="00E35F1F">
              <w:rPr>
                <w:noProof/>
                <w:webHidden/>
              </w:rPr>
              <w:fldChar w:fldCharType="end"/>
            </w:r>
          </w:hyperlink>
        </w:p>
        <w:p w14:paraId="35261B74" w14:textId="72B040F2" w:rsidR="00E35F1F" w:rsidRDefault="000860AE">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504BD9">
              <w:rPr>
                <w:noProof/>
                <w:webHidden/>
              </w:rPr>
              <w:t>841</w:t>
            </w:r>
            <w:r w:rsidR="00E35F1F">
              <w:rPr>
                <w:noProof/>
                <w:webHidden/>
              </w:rPr>
              <w:fldChar w:fldCharType="end"/>
            </w:r>
          </w:hyperlink>
        </w:p>
        <w:p w14:paraId="11F806C9" w14:textId="350AE32B" w:rsidR="00E35F1F" w:rsidRDefault="000860AE">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504BD9">
              <w:rPr>
                <w:noProof/>
                <w:webHidden/>
              </w:rPr>
              <w:t>841</w:t>
            </w:r>
            <w:r w:rsidR="00E35F1F">
              <w:rPr>
                <w:noProof/>
                <w:webHidden/>
              </w:rPr>
              <w:fldChar w:fldCharType="end"/>
            </w:r>
          </w:hyperlink>
        </w:p>
        <w:p w14:paraId="73291818" w14:textId="57A89A18" w:rsidR="00E35F1F" w:rsidRDefault="000860AE">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504BD9">
              <w:rPr>
                <w:noProof/>
                <w:webHidden/>
              </w:rPr>
              <w:t>841</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13" w:name="_Toc448227577"/>
      <w:r>
        <w:lastRenderedPageBreak/>
        <w:t>April 1 / Pharamuthi 6</w:t>
      </w:r>
      <w:r w:rsidR="006E4762">
        <w:t xml:space="preserve">: </w:t>
      </w:r>
      <w:r>
        <w:t>Saint Mary of Egypt</w:t>
      </w:r>
      <w:bookmarkEnd w:id="1513"/>
    </w:p>
    <w:p w14:paraId="70D0F650" w14:textId="77777777" w:rsidR="00254945" w:rsidRDefault="00254945" w:rsidP="00254945">
      <w:pPr>
        <w:pStyle w:val="Heading4"/>
      </w:pPr>
      <w:bookmarkStart w:id="1514" w:name="_Ref434491512"/>
      <w:r>
        <w:t>The Doxology</w:t>
      </w:r>
      <w:r w:rsidR="00810F04">
        <w:t xml:space="preserve"> for St. Mary of Egypt</w:t>
      </w:r>
      <w:bookmarkEnd w:id="1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15" w:name="_Toc448227578"/>
      <w:r>
        <w:lastRenderedPageBreak/>
        <w:t>April 7 / Pharamuthi 12: Commemoration of Archangel Michael</w:t>
      </w:r>
      <w:bookmarkEnd w:id="1515"/>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504BD9">
        <w:t>November 8 (9) / Athor 12: Archangel Michael</w:t>
      </w:r>
      <w:r>
        <w:fldChar w:fldCharType="end"/>
      </w:r>
      <w:r>
        <w:t xml:space="preserve">, page </w:t>
      </w:r>
      <w:r>
        <w:fldChar w:fldCharType="begin"/>
      </w:r>
      <w:r>
        <w:instrText xml:space="preserve"> PAGEREF _Ref434561114 \h </w:instrText>
      </w:r>
      <w:r>
        <w:fldChar w:fldCharType="separate"/>
      </w:r>
      <w:r w:rsidR="00504BD9">
        <w:rPr>
          <w:noProof/>
        </w:rPr>
        <w:t>675</w:t>
      </w:r>
      <w:r>
        <w:fldChar w:fldCharType="end"/>
      </w:r>
      <w:r>
        <w:t>.</w:t>
      </w:r>
    </w:p>
    <w:p w14:paraId="63190F8B" w14:textId="77777777" w:rsidR="00072324" w:rsidRDefault="00072324" w:rsidP="00072324">
      <w:pPr>
        <w:pStyle w:val="Heading3"/>
      </w:pPr>
      <w:bookmarkStart w:id="1516" w:name="_Toc448227579"/>
      <w:r>
        <w:t>April 10 / Pharamuthi 15: Consecrating of the Church of St. Agabus the Apostle</w:t>
      </w:r>
      <w:bookmarkEnd w:id="1516"/>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76232F53" w14:textId="77777777" w:rsidR="00072324" w:rsidRDefault="00072324" w:rsidP="00072324">
      <w:pPr>
        <w:pStyle w:val="Heading3"/>
      </w:pPr>
      <w:bookmarkStart w:id="1517" w:name="_Toc448227580"/>
      <w:r>
        <w:t xml:space="preserve">April 12 / Pharamuthi 17: Martyrdom of St. </w:t>
      </w:r>
      <w:commentRangeStart w:id="1518"/>
      <w:r>
        <w:t xml:space="preserve">James </w:t>
      </w:r>
      <w:commentRangeEnd w:id="1518"/>
      <w:r>
        <w:rPr>
          <w:rStyle w:val="CommentReference"/>
          <w:rFonts w:eastAsiaTheme="minorHAnsi" w:cstheme="minorBidi"/>
          <w:b w:val="0"/>
          <w:bCs w:val="0"/>
        </w:rPr>
        <w:commentReference w:id="1518"/>
      </w:r>
      <w:r>
        <w:t xml:space="preserve">the brother of </w:t>
      </w:r>
      <w:r w:rsidR="002E495E">
        <w:t>the Lord the bishop of Jerusalem</w:t>
      </w:r>
      <w:bookmarkEnd w:id="1517"/>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055F566A" w14:textId="77777777" w:rsidR="005329C1" w:rsidRDefault="005329C1" w:rsidP="005329C1">
      <w:pPr>
        <w:pStyle w:val="Heading3"/>
      </w:pPr>
      <w:bookmarkStart w:id="1519" w:name="_Toc448227581"/>
      <w:r>
        <w:t>April 16 / Pharamuthi 21: Commemoration of the Theotokos</w:t>
      </w:r>
      <w:bookmarkEnd w:id="1519"/>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04BD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04BD9">
        <w:rPr>
          <w:noProof/>
        </w:rPr>
        <w:t>916</w:t>
      </w:r>
      <w:r w:rsidR="007E24F9">
        <w:fldChar w:fldCharType="end"/>
      </w:r>
      <w:r w:rsidR="007E24F9">
        <w:t>.</w:t>
      </w:r>
    </w:p>
    <w:p w14:paraId="76EB9DA3" w14:textId="77777777" w:rsidR="00AF6D10" w:rsidRDefault="00AF6D10" w:rsidP="00AF6D10">
      <w:pPr>
        <w:pStyle w:val="Heading3"/>
      </w:pPr>
      <w:bookmarkStart w:id="1520" w:name="_Ref434560035"/>
      <w:bookmarkStart w:id="1521" w:name="_Toc448227582"/>
      <w:r>
        <w:t>April 18 / Pharamuthi 23: Martyrdom of St. George the Prince of the Martyrs</w:t>
      </w:r>
      <w:bookmarkEnd w:id="1520"/>
      <w:bookmarkEnd w:id="1521"/>
    </w:p>
    <w:p w14:paraId="480B7CF0" w14:textId="77777777" w:rsidR="00AF6D10" w:rsidRDefault="00AF6D10" w:rsidP="00AF6D10">
      <w:pPr>
        <w:pStyle w:val="Heading4"/>
      </w:pPr>
      <w:bookmarkStart w:id="1522" w:name="_Ref434489211"/>
      <w:r>
        <w:t>Another Doxology of St. George</w:t>
      </w:r>
      <w:bookmarkEnd w:id="1522"/>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504BD9">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504BD9">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23" w:name="_Toc448227583"/>
      <w:r>
        <w:lastRenderedPageBreak/>
        <w:t>April 24 / Pharamuthi 29: Commemoration of the Annunciation, Nativity, and Resurrection on the 29</w:t>
      </w:r>
      <w:r w:rsidRPr="00C0205C">
        <w:rPr>
          <w:vertAlign w:val="superscript"/>
        </w:rPr>
        <w:t>th</w:t>
      </w:r>
      <w:r>
        <w:t xml:space="preserve"> of Every Month</w:t>
      </w:r>
      <w:bookmarkEnd w:id="1523"/>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504BD9">
        <w:t>September 26 (27) / Tho-out 29: Commemoration of the Annunciation, Nativity, and Resurrection on the 29</w:t>
      </w:r>
      <w:r w:rsidR="00504BD9" w:rsidRPr="00C0205C">
        <w:rPr>
          <w:vertAlign w:val="superscript"/>
        </w:rPr>
        <w:t>th</w:t>
      </w:r>
      <w:r w:rsidR="00504BD9">
        <w:t xml:space="preserve"> of Every Month</w:t>
      </w:r>
      <w:r>
        <w:fldChar w:fldCharType="end"/>
      </w:r>
      <w:r>
        <w:t xml:space="preserve">, page </w:t>
      </w:r>
      <w:r>
        <w:fldChar w:fldCharType="begin"/>
      </w:r>
      <w:r>
        <w:instrText xml:space="preserve"> PAGEREF _Ref435003974 \h </w:instrText>
      </w:r>
      <w:r>
        <w:fldChar w:fldCharType="separate"/>
      </w:r>
      <w:r w:rsidR="00504BD9">
        <w:rPr>
          <w:noProof/>
        </w:rPr>
        <w:t>654</w:t>
      </w:r>
      <w:r>
        <w:fldChar w:fldCharType="end"/>
      </w:r>
      <w:r>
        <w:t>.</w:t>
      </w:r>
    </w:p>
    <w:p w14:paraId="0955026C" w14:textId="77777777" w:rsidR="00072324" w:rsidRDefault="00072324" w:rsidP="00072324">
      <w:pPr>
        <w:pStyle w:val="Heading3"/>
      </w:pPr>
      <w:bookmarkStart w:id="1524" w:name="_Toc448227584"/>
      <w:r>
        <w:t xml:space="preserve">April 24 / Pharamuthi 29: </w:t>
      </w:r>
      <w:r w:rsidR="00B52D77">
        <w:t xml:space="preserve">Also the </w:t>
      </w:r>
      <w:r>
        <w:t>Departure of St. Erastus the Apostle</w:t>
      </w:r>
      <w:bookmarkEnd w:id="1524"/>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50EC74FD" w14:textId="77777777" w:rsidR="00072324" w:rsidRDefault="00072324" w:rsidP="00072324">
      <w:pPr>
        <w:pStyle w:val="Heading3"/>
      </w:pPr>
      <w:bookmarkStart w:id="1525" w:name="_Ref434562195"/>
      <w:bookmarkStart w:id="1526" w:name="_Toc448227585"/>
      <w:r>
        <w:t>April 25 / Pharamuthi 30: Martyrdom of St. Mark the Evangelist</w:t>
      </w:r>
      <w:bookmarkEnd w:id="1525"/>
      <w:bookmarkEnd w:id="1526"/>
    </w:p>
    <w:p w14:paraId="1A50F251" w14:textId="77777777" w:rsidR="00072324" w:rsidRDefault="00B46E6E" w:rsidP="00072324">
      <w:pPr>
        <w:pStyle w:val="Heading4"/>
      </w:pPr>
      <w:bookmarkStart w:id="1527" w:name="_Ref434488936"/>
      <w:r>
        <w:t>Another</w:t>
      </w:r>
      <w:r w:rsidR="00072324">
        <w:t xml:space="preserve"> Doxology</w:t>
      </w:r>
      <w:r>
        <w:t xml:space="preserve"> of St. Mark</w:t>
      </w:r>
      <w:bookmarkEnd w:id="1527"/>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504BD9">
        <w:t>The Doxology of St. Mark</w:t>
      </w:r>
      <w:r>
        <w:fldChar w:fldCharType="end"/>
      </w:r>
      <w:r>
        <w:t xml:space="preserve">, page </w:t>
      </w:r>
      <w:r>
        <w:fldChar w:fldCharType="begin"/>
      </w:r>
      <w:r>
        <w:instrText xml:space="preserve"> PAGEREF _Ref434488814 \h </w:instrText>
      </w:r>
      <w:r>
        <w:fldChar w:fldCharType="separate"/>
      </w:r>
      <w:r w:rsidR="00504BD9">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28" w:name="_Toc448227586"/>
      <w:r>
        <w:t>April 26 / Pashons 1: Nativity of the Theotokos</w:t>
      </w:r>
      <w:bookmarkEnd w:id="1528"/>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04BD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04BD9">
        <w:rPr>
          <w:noProof/>
        </w:rPr>
        <w:t>916</w:t>
      </w:r>
      <w:r w:rsidR="007E24F9">
        <w:fldChar w:fldCharType="end"/>
      </w:r>
      <w:r w:rsidR="007E24F9">
        <w:t>.</w:t>
      </w:r>
    </w:p>
    <w:p w14:paraId="4644CD75" w14:textId="77777777" w:rsidR="00160DE3" w:rsidRDefault="00160DE3" w:rsidP="00160DE3">
      <w:pPr>
        <w:pStyle w:val="Heading3"/>
      </w:pPr>
      <w:bookmarkStart w:id="1529" w:name="_Toc448227587"/>
      <w:r>
        <w:t>April 28 /</w:t>
      </w:r>
      <w:r w:rsidR="00F66BB3">
        <w:t xml:space="preserve"> Pashons 3: Departure of St. Jas</w:t>
      </w:r>
      <w:r>
        <w:t>on the Disciple</w:t>
      </w:r>
      <w:bookmarkEnd w:id="1529"/>
    </w:p>
    <w:p w14:paraId="588AE276" w14:textId="42552118" w:rsidR="00191A26" w:rsidRDefault="00191A26" w:rsidP="00191A26">
      <w:pPr>
        <w:pStyle w:val="Rubric"/>
      </w:pPr>
      <w:bookmarkStart w:id="1530" w:name="_Toc410196215"/>
      <w:bookmarkStart w:id="1531" w:name="_Toc410196457"/>
      <w:bookmarkStart w:id="1532" w:name="_Toc410196959"/>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631EA45A" w14:textId="77777777" w:rsidR="00F66BB3" w:rsidRDefault="00F66BB3" w:rsidP="00F66BB3">
      <w:pPr>
        <w:pStyle w:val="Heading3"/>
      </w:pPr>
      <w:bookmarkStart w:id="1533" w:name="_Toc448227588"/>
      <w:r>
        <w:t>April 28 / Pashons 3: Also St. Theodore</w:t>
      </w:r>
      <w:r w:rsidR="00AF6F9B">
        <w:t xml:space="preserve"> the Disciple of St. Pachom</w:t>
      </w:r>
      <w:bookmarkEnd w:id="1533"/>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34" w:name="_Toc448696653"/>
      <w:bookmarkStart w:id="1535" w:name="May"/>
      <w:bookmarkEnd w:id="1512"/>
      <w:r>
        <w:lastRenderedPageBreak/>
        <w:t>May</w:t>
      </w:r>
      <w:r w:rsidR="00495F1A">
        <w:t xml:space="preserve"> or </w:t>
      </w:r>
      <w:bookmarkEnd w:id="1530"/>
      <w:bookmarkEnd w:id="1531"/>
      <w:bookmarkEnd w:id="1532"/>
      <w:r w:rsidRPr="00FB5E62">
        <w:rPr>
          <w:rFonts w:ascii="FreeSerifAvvaShenouda" w:eastAsia="Arial Unicode MS" w:hAnsi="FreeSerifAvvaShenouda" w:cs="FreeSerifAvvaShenouda"/>
          <w:lang w:val="en-US"/>
        </w:rPr>
        <w:t>Ⲡⲁϣⲁⲛⲥ</w:t>
      </w:r>
      <w:bookmarkEnd w:id="1534"/>
    </w:p>
    <w:bookmarkStart w:id="1536" w:name="_Ref434563583" w:displacedByCustomXml="next"/>
    <w:bookmarkStart w:id="1537" w:name="_Toc410196216" w:displacedByCustomXml="next"/>
    <w:bookmarkStart w:id="1538" w:name="_Toc410196458" w:displacedByCustomXml="next"/>
    <w:bookmarkStart w:id="1539" w:name="_Toc410196960"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504BD9">
              <w:rPr>
                <w:noProof/>
                <w:webHidden/>
              </w:rPr>
              <w:t>843</w:t>
            </w:r>
            <w:r w:rsidR="00E35F1F">
              <w:rPr>
                <w:noProof/>
                <w:webHidden/>
              </w:rPr>
              <w:fldChar w:fldCharType="end"/>
            </w:r>
          </w:hyperlink>
        </w:p>
        <w:p w14:paraId="77F0867A" w14:textId="7241CA05" w:rsidR="00E35F1F" w:rsidRDefault="000860AE">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504BD9">
              <w:rPr>
                <w:noProof/>
                <w:webHidden/>
              </w:rPr>
              <w:t>843</w:t>
            </w:r>
            <w:r w:rsidR="00E35F1F">
              <w:rPr>
                <w:noProof/>
                <w:webHidden/>
              </w:rPr>
              <w:fldChar w:fldCharType="end"/>
            </w:r>
          </w:hyperlink>
        </w:p>
        <w:p w14:paraId="6163FE04" w14:textId="7433EF91" w:rsidR="00E35F1F" w:rsidRDefault="000860AE">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504BD9">
              <w:rPr>
                <w:noProof/>
                <w:webHidden/>
              </w:rPr>
              <w:t>846</w:t>
            </w:r>
            <w:r w:rsidR="00E35F1F">
              <w:rPr>
                <w:noProof/>
                <w:webHidden/>
              </w:rPr>
              <w:fldChar w:fldCharType="end"/>
            </w:r>
          </w:hyperlink>
        </w:p>
        <w:p w14:paraId="5414B77E" w14:textId="03656548" w:rsidR="00E35F1F" w:rsidRDefault="000860AE">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504BD9">
              <w:rPr>
                <w:noProof/>
                <w:webHidden/>
              </w:rPr>
              <w:t>846</w:t>
            </w:r>
            <w:r w:rsidR="00E35F1F">
              <w:rPr>
                <w:noProof/>
                <w:webHidden/>
              </w:rPr>
              <w:fldChar w:fldCharType="end"/>
            </w:r>
          </w:hyperlink>
        </w:p>
        <w:p w14:paraId="39D04706" w14:textId="4E270884" w:rsidR="00E35F1F" w:rsidRDefault="000860AE">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504BD9">
              <w:rPr>
                <w:noProof/>
                <w:webHidden/>
              </w:rPr>
              <w:t>846</w:t>
            </w:r>
            <w:r w:rsidR="00E35F1F">
              <w:rPr>
                <w:noProof/>
                <w:webHidden/>
              </w:rPr>
              <w:fldChar w:fldCharType="end"/>
            </w:r>
          </w:hyperlink>
        </w:p>
        <w:p w14:paraId="06417A63" w14:textId="76CEBC01" w:rsidR="00E35F1F" w:rsidRDefault="000860AE">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504BD9">
              <w:rPr>
                <w:noProof/>
                <w:webHidden/>
              </w:rPr>
              <w:t>846</w:t>
            </w:r>
            <w:r w:rsidR="00E35F1F">
              <w:rPr>
                <w:noProof/>
                <w:webHidden/>
              </w:rPr>
              <w:fldChar w:fldCharType="end"/>
            </w:r>
          </w:hyperlink>
        </w:p>
        <w:p w14:paraId="1900ED34" w14:textId="102690F1" w:rsidR="00E35F1F" w:rsidRDefault="000860AE">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504BD9">
              <w:rPr>
                <w:noProof/>
                <w:webHidden/>
              </w:rPr>
              <w:t>847</w:t>
            </w:r>
            <w:r w:rsidR="00E35F1F">
              <w:rPr>
                <w:noProof/>
                <w:webHidden/>
              </w:rPr>
              <w:fldChar w:fldCharType="end"/>
            </w:r>
          </w:hyperlink>
        </w:p>
        <w:p w14:paraId="53989112" w14:textId="4FDFECCD" w:rsidR="00E35F1F" w:rsidRDefault="000860AE">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504BD9">
              <w:rPr>
                <w:noProof/>
                <w:webHidden/>
              </w:rPr>
              <w:t>849</w:t>
            </w:r>
            <w:r w:rsidR="00E35F1F">
              <w:rPr>
                <w:noProof/>
                <w:webHidden/>
              </w:rPr>
              <w:fldChar w:fldCharType="end"/>
            </w:r>
          </w:hyperlink>
        </w:p>
        <w:p w14:paraId="1F024DB0" w14:textId="1114BD2A" w:rsidR="00E35F1F" w:rsidRDefault="000860AE">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504BD9">
              <w:rPr>
                <w:noProof/>
                <w:webHidden/>
              </w:rPr>
              <w:t>849</w:t>
            </w:r>
            <w:r w:rsidR="00E35F1F">
              <w:rPr>
                <w:noProof/>
                <w:webHidden/>
              </w:rPr>
              <w:fldChar w:fldCharType="end"/>
            </w:r>
          </w:hyperlink>
        </w:p>
        <w:p w14:paraId="366B0CDD" w14:textId="7F412135" w:rsidR="00E35F1F" w:rsidRDefault="000860AE">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504BD9">
              <w:rPr>
                <w:noProof/>
                <w:webHidden/>
              </w:rPr>
              <w:t>849</w:t>
            </w:r>
            <w:r w:rsidR="00E35F1F">
              <w:rPr>
                <w:noProof/>
                <w:webHidden/>
              </w:rPr>
              <w:fldChar w:fldCharType="end"/>
            </w:r>
          </w:hyperlink>
        </w:p>
        <w:p w14:paraId="43D94F67" w14:textId="295F2E84" w:rsidR="00E35F1F" w:rsidRDefault="000860AE">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504BD9">
              <w:rPr>
                <w:noProof/>
                <w:webHidden/>
              </w:rPr>
              <w:t>849</w:t>
            </w:r>
            <w:r w:rsidR="00E35F1F">
              <w:rPr>
                <w:noProof/>
                <w:webHidden/>
              </w:rPr>
              <w:fldChar w:fldCharType="end"/>
            </w:r>
          </w:hyperlink>
        </w:p>
        <w:p w14:paraId="02C80973" w14:textId="5CA071D4" w:rsidR="00E35F1F" w:rsidRDefault="000860AE">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504BD9">
              <w:rPr>
                <w:noProof/>
                <w:webHidden/>
              </w:rPr>
              <w:t>858</w:t>
            </w:r>
            <w:r w:rsidR="00E35F1F">
              <w:rPr>
                <w:noProof/>
                <w:webHidden/>
              </w:rPr>
              <w:fldChar w:fldCharType="end"/>
            </w:r>
          </w:hyperlink>
        </w:p>
        <w:p w14:paraId="4F1F2AE3" w14:textId="192540BD" w:rsidR="00E35F1F" w:rsidRDefault="000860AE">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504BD9">
              <w:rPr>
                <w:noProof/>
                <w:webHidden/>
              </w:rPr>
              <w:t>859</w:t>
            </w:r>
            <w:r w:rsidR="00E35F1F">
              <w:rPr>
                <w:noProof/>
                <w:webHidden/>
              </w:rPr>
              <w:fldChar w:fldCharType="end"/>
            </w:r>
          </w:hyperlink>
        </w:p>
        <w:p w14:paraId="79BD2373" w14:textId="0F50D366" w:rsidR="00E35F1F" w:rsidRDefault="000860AE">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504BD9">
              <w:rPr>
                <w:noProof/>
                <w:webHidden/>
              </w:rPr>
              <w:t>859</w:t>
            </w:r>
            <w:r w:rsidR="00E35F1F">
              <w:rPr>
                <w:noProof/>
                <w:webHidden/>
              </w:rPr>
              <w:fldChar w:fldCharType="end"/>
            </w:r>
          </w:hyperlink>
        </w:p>
        <w:p w14:paraId="6805F394" w14:textId="3A1E9385" w:rsidR="00E35F1F" w:rsidRDefault="000860AE">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504BD9">
              <w:rPr>
                <w:noProof/>
                <w:webHidden/>
              </w:rPr>
              <w:t>860</w:t>
            </w:r>
            <w:r w:rsidR="00E35F1F">
              <w:rPr>
                <w:noProof/>
                <w:webHidden/>
              </w:rPr>
              <w:fldChar w:fldCharType="end"/>
            </w:r>
          </w:hyperlink>
        </w:p>
        <w:p w14:paraId="475E57E5" w14:textId="3439CE75" w:rsidR="00E35F1F" w:rsidRDefault="000860AE">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504BD9">
              <w:rPr>
                <w:noProof/>
                <w:webHidden/>
              </w:rPr>
              <w:t>861</w:t>
            </w:r>
            <w:r w:rsidR="00E35F1F">
              <w:rPr>
                <w:noProof/>
                <w:webHidden/>
              </w:rPr>
              <w:fldChar w:fldCharType="end"/>
            </w:r>
          </w:hyperlink>
        </w:p>
        <w:p w14:paraId="095ED1F3" w14:textId="545425BD" w:rsidR="00E35F1F" w:rsidRDefault="000860AE">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504BD9">
              <w:rPr>
                <w:noProof/>
                <w:webHidden/>
              </w:rPr>
              <w:t>862</w:t>
            </w:r>
            <w:r w:rsidR="00E35F1F">
              <w:rPr>
                <w:noProof/>
                <w:webHidden/>
              </w:rPr>
              <w:fldChar w:fldCharType="end"/>
            </w:r>
          </w:hyperlink>
        </w:p>
        <w:p w14:paraId="15A8FE05" w14:textId="098E402E" w:rsidR="00E35F1F" w:rsidRDefault="000860AE">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504BD9">
              <w:rPr>
                <w:noProof/>
                <w:webHidden/>
              </w:rPr>
              <w:t>862</w:t>
            </w:r>
            <w:r w:rsidR="00E35F1F">
              <w:rPr>
                <w:noProof/>
                <w:webHidden/>
              </w:rPr>
              <w:fldChar w:fldCharType="end"/>
            </w:r>
          </w:hyperlink>
        </w:p>
        <w:p w14:paraId="0F25B5C6" w14:textId="1F539F61" w:rsidR="00E35F1F" w:rsidRDefault="000860AE">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504BD9">
              <w:rPr>
                <w:noProof/>
                <w:webHidden/>
              </w:rPr>
              <w:t>862</w:t>
            </w:r>
            <w:r w:rsidR="00E35F1F">
              <w:rPr>
                <w:noProof/>
                <w:webHidden/>
              </w:rPr>
              <w:fldChar w:fldCharType="end"/>
            </w:r>
          </w:hyperlink>
        </w:p>
        <w:p w14:paraId="34BB29FF" w14:textId="78109DD8" w:rsidR="00E35F1F" w:rsidRDefault="000860AE">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504BD9">
              <w:rPr>
                <w:noProof/>
                <w:webHidden/>
              </w:rPr>
              <w:t>862</w:t>
            </w:r>
            <w:r w:rsidR="00E35F1F">
              <w:rPr>
                <w:noProof/>
                <w:webHidden/>
              </w:rPr>
              <w:fldChar w:fldCharType="end"/>
            </w:r>
          </w:hyperlink>
        </w:p>
        <w:p w14:paraId="0B46F6E7" w14:textId="6098B9AE" w:rsidR="00E35F1F" w:rsidRDefault="000860AE">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504BD9">
              <w:rPr>
                <w:noProof/>
                <w:webHidden/>
              </w:rPr>
              <w:t>864</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40" w:name="_Ref436250616"/>
      <w:bookmarkStart w:id="1541" w:name="_Toc448227589"/>
      <w:r>
        <w:lastRenderedPageBreak/>
        <w:t>May 1 / Pashons 6: St. Macarius of Alexandria, the Presbyter</w:t>
      </w:r>
      <w:bookmarkEnd w:id="1536"/>
      <w:bookmarkEnd w:id="1540"/>
      <w:bookmarkEnd w:id="1541"/>
    </w:p>
    <w:p w14:paraId="65054283" w14:textId="77777777" w:rsidR="00137929" w:rsidRDefault="00137929" w:rsidP="00137929">
      <w:pPr>
        <w:pStyle w:val="Heading4"/>
      </w:pPr>
      <w:bookmarkStart w:id="1542" w:name="_Ref434490596"/>
      <w:r>
        <w:t>The Doxology</w:t>
      </w:r>
      <w:r w:rsidR="00B46E6E">
        <w:t xml:space="preserve"> for St. Macarius of Alexandria, the Presbyter</w:t>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43" w:name="_Ref434560539"/>
      <w:bookmarkStart w:id="1544" w:name="_Toc448227590"/>
      <w:r>
        <w:t>May 2 / Pashons 7: St. Athanasius the Apostolic</w:t>
      </w:r>
      <w:bookmarkEnd w:id="1543"/>
      <w:bookmarkEnd w:id="1544"/>
    </w:p>
    <w:p w14:paraId="5C918841" w14:textId="77777777" w:rsidR="00EE657B" w:rsidRDefault="00EE657B" w:rsidP="00EE657B">
      <w:pPr>
        <w:pStyle w:val="Heading4"/>
      </w:pPr>
      <w:bookmarkStart w:id="1545" w:name="_Ref434492183"/>
      <w:r>
        <w:t>The Doxology</w:t>
      </w:r>
      <w:r w:rsidR="00B82753">
        <w:t xml:space="preserve"> for St. Athanasius the Apostolic</w:t>
      </w:r>
      <w:bookmarkEnd w:id="1545"/>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504BD9">
        <w:t>The Doxology of St. Athanasius the Apostolic</w:t>
      </w:r>
      <w:r>
        <w:fldChar w:fldCharType="end"/>
      </w:r>
      <w:r>
        <w:t xml:space="preserve">, page </w:t>
      </w:r>
      <w:r>
        <w:fldChar w:fldCharType="begin"/>
      </w:r>
      <w:r>
        <w:instrText xml:space="preserve"> PAGEREF _Ref434492161 \h </w:instrText>
      </w:r>
      <w:r>
        <w:fldChar w:fldCharType="separate"/>
      </w:r>
      <w:r w:rsidR="00504BD9">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46" w:name="_Ref434492196"/>
      <w:r>
        <w:lastRenderedPageBreak/>
        <w:t>Another</w:t>
      </w:r>
      <w:r w:rsidR="0047441D">
        <w:t xml:space="preserve"> Doxology</w:t>
      </w:r>
      <w:r>
        <w:t xml:space="preserve"> for St. Athanasius the Apostolic</w:t>
      </w:r>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25"/>
            </w:r>
            <w:r>
              <w:t>;</w:t>
            </w:r>
          </w:p>
          <w:p w14:paraId="38DFDD79" w14:textId="77777777" w:rsidR="0047441D" w:rsidRDefault="0047441D" w:rsidP="0047441D">
            <w:pPr>
              <w:pStyle w:val="EngHang"/>
            </w:pPr>
            <w:r>
              <w:t>He sent them “the Father of Peace</w:t>
            </w:r>
            <w:r>
              <w:rPr>
                <w:rStyle w:val="FootnoteReference"/>
              </w:rPr>
              <w:footnoteReference w:id="92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47" w:name="_Toc448227591"/>
      <w:r>
        <w:t>May 7 / Pashons 12: Commemoration of Archangel Michael</w:t>
      </w:r>
      <w:bookmarkEnd w:id="1547"/>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504BD9">
        <w:t>November 8 (9) / Athor 12: Archangel Michael</w:t>
      </w:r>
      <w:r>
        <w:fldChar w:fldCharType="end"/>
      </w:r>
      <w:r>
        <w:t xml:space="preserve">, page </w:t>
      </w:r>
      <w:r>
        <w:fldChar w:fldCharType="begin"/>
      </w:r>
      <w:r>
        <w:instrText xml:space="preserve"> PAGEREF _Ref434561114 \h </w:instrText>
      </w:r>
      <w:r>
        <w:fldChar w:fldCharType="separate"/>
      </w:r>
      <w:r w:rsidR="00504BD9">
        <w:rPr>
          <w:noProof/>
        </w:rPr>
        <w:t>675</w:t>
      </w:r>
      <w:r>
        <w:fldChar w:fldCharType="end"/>
      </w:r>
      <w:r>
        <w:t>.</w:t>
      </w:r>
    </w:p>
    <w:p w14:paraId="18F2AB5D" w14:textId="77777777" w:rsidR="00B53E05" w:rsidRDefault="00B53E05" w:rsidP="00B53E05">
      <w:pPr>
        <w:pStyle w:val="Heading3"/>
      </w:pPr>
      <w:bookmarkStart w:id="1548" w:name="_Toc448227592"/>
      <w:r>
        <w:t>May 7 / Pashons 12: Also the Consecration of the Church of St. Demiana</w:t>
      </w:r>
      <w:bookmarkEnd w:id="1548"/>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504BD9">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504BD9">
        <w:rPr>
          <w:noProof/>
        </w:rPr>
        <w:t>803</w:t>
      </w:r>
      <w:r w:rsidR="002409EF">
        <w:fldChar w:fldCharType="end"/>
      </w:r>
      <w:r>
        <w:t>.</w:t>
      </w:r>
    </w:p>
    <w:p w14:paraId="3E105B3E" w14:textId="77777777" w:rsidR="00220DFD" w:rsidRDefault="00220DFD" w:rsidP="00220DFD">
      <w:pPr>
        <w:pStyle w:val="Heading3"/>
      </w:pPr>
      <w:bookmarkStart w:id="1549" w:name="_Toc448227593"/>
      <w:r>
        <w:t>May 8 / Pashons 13 St. Junia of the Seventy Two Disciples</w:t>
      </w:r>
      <w:bookmarkEnd w:id="1549"/>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6D1738E1" w14:textId="77777777" w:rsidR="00220DFD" w:rsidRDefault="00220DFD" w:rsidP="00220DFD">
      <w:pPr>
        <w:pStyle w:val="Heading3"/>
      </w:pPr>
      <w:bookmarkStart w:id="1550" w:name="_Toc448227594"/>
      <w:r>
        <w:t xml:space="preserve">May 8 / Pashons 13 Also St. </w:t>
      </w:r>
      <w:commentRangeStart w:id="1551"/>
      <w:r>
        <w:t>Arsenius</w:t>
      </w:r>
      <w:commentRangeEnd w:id="1551"/>
      <w:r>
        <w:rPr>
          <w:rStyle w:val="CommentReference"/>
          <w:rFonts w:eastAsiaTheme="minorHAnsi" w:cstheme="minorBidi"/>
          <w:b w:val="0"/>
          <w:bCs w:val="0"/>
        </w:rPr>
        <w:commentReference w:id="1551"/>
      </w:r>
      <w:bookmarkEnd w:id="1550"/>
    </w:p>
    <w:p w14:paraId="2EEE01C8" w14:textId="77777777" w:rsidR="00220DFD" w:rsidRDefault="00220DFD" w:rsidP="00220DFD">
      <w:pPr>
        <w:pStyle w:val="Heading4"/>
      </w:pPr>
      <w:bookmarkStart w:id="1552" w:name="_Ref434490892"/>
      <w:r>
        <w:t>The Doxology</w:t>
      </w:r>
      <w:r w:rsidR="00810F04">
        <w:t xml:space="preserve"> for St. Arsenius</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53" w:name="_Toc448227595"/>
      <w:r>
        <w:t>May 9 / Pashons 14: St. Pachomius</w:t>
      </w:r>
      <w:bookmarkEnd w:id="1553"/>
    </w:p>
    <w:p w14:paraId="1731E46B" w14:textId="77777777" w:rsidR="00C30529" w:rsidRDefault="00C30529" w:rsidP="00C30529">
      <w:pPr>
        <w:pStyle w:val="Heading4"/>
      </w:pPr>
      <w:bookmarkStart w:id="1554" w:name="_Ref434491150"/>
      <w:r>
        <w:t>The Doxology</w:t>
      </w:r>
      <w:r w:rsidR="00810F04">
        <w:t xml:space="preserve"> for St. Pachomius</w:t>
      </w:r>
      <w:bookmarkEnd w:id="1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55" w:name="_Toc448227596"/>
      <w:r>
        <w:lastRenderedPageBreak/>
        <w:t>May 11 / Pashons 16: Commemoration of St. John the Evangelist</w:t>
      </w:r>
      <w:bookmarkEnd w:id="1555"/>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504BD9">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504BD9">
        <w:rPr>
          <w:noProof/>
        </w:rPr>
        <w:t>749</w:t>
      </w:r>
      <w:r w:rsidR="002409EF">
        <w:fldChar w:fldCharType="end"/>
      </w:r>
      <w:r>
        <w:t>.</w:t>
      </w:r>
    </w:p>
    <w:p w14:paraId="194D23B6" w14:textId="77777777" w:rsidR="005329C1" w:rsidRDefault="005329C1" w:rsidP="005329C1">
      <w:pPr>
        <w:pStyle w:val="Heading3"/>
      </w:pPr>
      <w:bookmarkStart w:id="1556" w:name="_Toc448227597"/>
      <w:r>
        <w:t>May 16 / Pashons 21: Commemoration of the Theotokos</w:t>
      </w:r>
      <w:bookmarkEnd w:id="1556"/>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04BD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04BD9">
        <w:rPr>
          <w:noProof/>
        </w:rPr>
        <w:t>916</w:t>
      </w:r>
      <w:r w:rsidR="007E24F9">
        <w:fldChar w:fldCharType="end"/>
      </w:r>
      <w:r w:rsidR="007E24F9">
        <w:t>.</w:t>
      </w:r>
    </w:p>
    <w:p w14:paraId="5950977D" w14:textId="77777777" w:rsidR="00160DE3" w:rsidRDefault="00160DE3" w:rsidP="00160DE3">
      <w:pPr>
        <w:pStyle w:val="Heading3"/>
      </w:pPr>
      <w:bookmarkStart w:id="1557" w:name="_Toc448227598"/>
      <w:r>
        <w:t xml:space="preserve">May 17 / Pashons 22: Departure of St. Andronicus the </w:t>
      </w:r>
      <w:r w:rsidR="00191A26">
        <w:t>Disciple</w:t>
      </w:r>
      <w:bookmarkEnd w:id="1557"/>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6E2A1C06" w14:textId="77777777" w:rsidR="00495F1A" w:rsidRDefault="00C30529" w:rsidP="00495F1A">
      <w:pPr>
        <w:pStyle w:val="Heading3"/>
      </w:pPr>
      <w:bookmarkStart w:id="1558" w:name="_Toc448227599"/>
      <w:r>
        <w:t xml:space="preserve">May 19 / Pashons 24: </w:t>
      </w:r>
      <w:r w:rsidR="00495F1A">
        <w:t>The Entrance into Egypt</w:t>
      </w:r>
      <w:bookmarkEnd w:id="1539"/>
      <w:bookmarkEnd w:id="1538"/>
      <w:bookmarkEnd w:id="1537"/>
      <w:bookmarkEnd w:id="1558"/>
    </w:p>
    <w:p w14:paraId="608201BF" w14:textId="77777777" w:rsidR="00C30529" w:rsidRDefault="00C30529" w:rsidP="00C30529">
      <w:pPr>
        <w:pStyle w:val="Heading4"/>
      </w:pPr>
      <w:bookmarkStart w:id="1559" w:name="_Ref434477906"/>
      <w:r>
        <w:t>The Doxology</w:t>
      </w:r>
      <w:r w:rsidR="00E21EA3">
        <w:t xml:space="preserve"> for the Entrance into Egypt</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60" w:name="_Ref434476089"/>
      <w:r>
        <w:t>The Psali Adam</w:t>
      </w:r>
      <w:r w:rsidR="006C1B94">
        <w:t xml:space="preserve"> for the Entrance into Egypt</w:t>
      </w:r>
      <w:bookmarkEnd w:id="1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61" w:name="_Ref434476112"/>
      <w:r>
        <w:t>The Psali Batos</w:t>
      </w:r>
      <w:r w:rsidR="006C1B94">
        <w:t xml:space="preserve"> for the Entrance into Egypt</w:t>
      </w:r>
      <w:bookmarkEnd w:id="1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62"/>
            <w:r>
              <w:t>approached</w:t>
            </w:r>
            <w:commentRangeEnd w:id="1562"/>
            <w:r>
              <w:rPr>
                <w:rStyle w:val="CommentReference"/>
              </w:rPr>
              <w:commentReference w:id="1562"/>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63"/>
            <w:r>
              <w:t xml:space="preserve">Ⲫⲱⲕ </w:t>
            </w:r>
            <w:commentRangeEnd w:id="1563"/>
            <w:r>
              <w:rPr>
                <w:rStyle w:val="CommentReference"/>
                <w:rFonts w:ascii="Times New Roman" w:hAnsi="Times New Roman"/>
              </w:rPr>
              <w:commentReference w:id="1563"/>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64" w:name="_Toc448227600"/>
      <w:r>
        <w:lastRenderedPageBreak/>
        <w:t>May 19 / Pashons 24: Also, St. Pashnouni, the Monk and Martyr</w:t>
      </w:r>
      <w:bookmarkEnd w:id="1564"/>
    </w:p>
    <w:p w14:paraId="408F0E44" w14:textId="77777777" w:rsidR="00A055D8" w:rsidRDefault="00A055D8" w:rsidP="00A055D8">
      <w:pPr>
        <w:pStyle w:val="Heading4"/>
      </w:pPr>
      <w:bookmarkStart w:id="1565" w:name="_Ref434491429"/>
      <w:r>
        <w:t>The Doxology</w:t>
      </w:r>
      <w:r w:rsidR="00810F04">
        <w:t xml:space="preserve"> for St. Pashnouni</w:t>
      </w:r>
      <w:bookmarkEnd w:id="15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66" w:name="_Toc448227601"/>
      <w:r>
        <w:t xml:space="preserve">May 21 / Pashons 26: </w:t>
      </w:r>
      <w:r w:rsidR="00072324">
        <w:t>Martyrdom of St. Thomas the Apostle</w:t>
      </w:r>
      <w:bookmarkEnd w:id="1566"/>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5401C91D" w14:textId="77777777" w:rsidR="007A6E4F" w:rsidRDefault="007A6E4F" w:rsidP="00160DE3">
      <w:pPr>
        <w:pStyle w:val="Heading3"/>
      </w:pPr>
      <w:bookmarkStart w:id="1567" w:name="_Toc448227602"/>
      <w:r>
        <w:t>May 22 / Pashons 27: St. Thomas the Anchorite</w:t>
      </w:r>
      <w:bookmarkEnd w:id="1567"/>
    </w:p>
    <w:p w14:paraId="638D349A" w14:textId="77777777" w:rsidR="007A6E4F" w:rsidRDefault="007A6E4F" w:rsidP="007A6E4F">
      <w:pPr>
        <w:pStyle w:val="Heading4"/>
      </w:pPr>
      <w:bookmarkStart w:id="1568" w:name="_Ref434490403"/>
      <w:r>
        <w:t>The Doxology</w:t>
      </w:r>
      <w:r w:rsidR="00B46E6E">
        <w:t xml:space="preserve"> for St. Thomas the Anchorite</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69"/>
            <w:r>
              <w:t>Like amber</w:t>
            </w:r>
          </w:p>
          <w:p w14:paraId="2CE5E879" w14:textId="77777777" w:rsidR="007A6E4F" w:rsidRDefault="007A6E4F" w:rsidP="007A6E4F">
            <w:pPr>
              <w:pStyle w:val="EngHangEnd"/>
            </w:pPr>
            <w:r>
              <w:t>Spreading in paradise.</w:t>
            </w:r>
            <w:commentRangeEnd w:id="1569"/>
            <w:r>
              <w:rPr>
                <w:rStyle w:val="CommentReference"/>
                <w:rFonts w:ascii="Times New Roman" w:eastAsiaTheme="minorHAnsi" w:hAnsi="Times New Roman" w:cstheme="minorBidi"/>
                <w:color w:val="auto"/>
              </w:rPr>
              <w:commentReference w:id="1569"/>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70" w:name="_Toc448227603"/>
      <w:r>
        <w:t>May 24 (25) / Pashons 29: Commemoration of the Annunciation, Nativity, and Resurrection on the 29</w:t>
      </w:r>
      <w:r w:rsidRPr="00C0205C">
        <w:rPr>
          <w:vertAlign w:val="superscript"/>
        </w:rPr>
        <w:t>th</w:t>
      </w:r>
      <w:r>
        <w:t xml:space="preserve"> of Every Month</w:t>
      </w:r>
      <w:bookmarkEnd w:id="1570"/>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504BD9">
        <w:t>September 26 (27) / Tho-out 29: Commemoration of the Annunciation, Nativity, and Resurrection on the 29</w:t>
      </w:r>
      <w:r w:rsidR="00504BD9" w:rsidRPr="00C0205C">
        <w:rPr>
          <w:vertAlign w:val="superscript"/>
        </w:rPr>
        <w:t>th</w:t>
      </w:r>
      <w:r w:rsidR="00504BD9">
        <w:t xml:space="preserve"> of Every Month</w:t>
      </w:r>
      <w:r>
        <w:fldChar w:fldCharType="end"/>
      </w:r>
      <w:r>
        <w:t xml:space="preserve">, page </w:t>
      </w:r>
      <w:r>
        <w:fldChar w:fldCharType="begin"/>
      </w:r>
      <w:r>
        <w:instrText xml:space="preserve"> PAGEREF _Ref435003974 \h </w:instrText>
      </w:r>
      <w:r>
        <w:fldChar w:fldCharType="separate"/>
      </w:r>
      <w:r w:rsidR="00504BD9">
        <w:rPr>
          <w:noProof/>
        </w:rPr>
        <w:t>654</w:t>
      </w:r>
      <w:r>
        <w:fldChar w:fldCharType="end"/>
      </w:r>
      <w:r>
        <w:t>.</w:t>
      </w:r>
    </w:p>
    <w:p w14:paraId="035949E7" w14:textId="702B32CB" w:rsidR="00D552F6" w:rsidRDefault="00D552F6" w:rsidP="00D552F6">
      <w:pPr>
        <w:pStyle w:val="Heading3"/>
      </w:pPr>
      <w:bookmarkStart w:id="1571" w:name="_Toc448227604"/>
      <w:r>
        <w:lastRenderedPageBreak/>
        <w:t xml:space="preserve">May 24 (25) / Pashons 29: Also St. </w:t>
      </w:r>
      <w:r w:rsidR="00F525F0">
        <w:t>Simeon</w:t>
      </w:r>
      <w:r>
        <w:t xml:space="preserve"> the Stylite</w:t>
      </w:r>
      <w:bookmarkEnd w:id="1571"/>
    </w:p>
    <w:p w14:paraId="6BC6625E" w14:textId="07CBC558" w:rsidR="00F525F0" w:rsidRPr="00F525F0" w:rsidRDefault="00F525F0" w:rsidP="00F525F0">
      <w:pPr>
        <w:pStyle w:val="Heading4"/>
      </w:pPr>
      <w:bookmarkStart w:id="1572" w:name="_Ref439328220"/>
      <w:r>
        <w:t>The Doxology for St. Simeon the Stylite</w:t>
      </w:r>
      <w:r w:rsidR="00BD2B3F">
        <w:rPr>
          <w:rStyle w:val="FootnoteReference"/>
        </w:rPr>
        <w:footnoteReference w:id="927"/>
      </w:r>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73" w:name="_Toc448227605"/>
      <w:r>
        <w:t>May 25 / Pashons 30: Departure of St. Fournous the Disciple</w:t>
      </w:r>
      <w:bookmarkEnd w:id="1573"/>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6FCC02EA" w14:textId="77777777" w:rsidR="00F26510" w:rsidRDefault="00F26510" w:rsidP="00F26510">
      <w:pPr>
        <w:pStyle w:val="Heading3"/>
      </w:pPr>
      <w:bookmarkStart w:id="1574" w:name="_Toc448227606"/>
      <w:r>
        <w:t>May 27 / Paoni 2: St. Commemoration of the Appearance of the Bodies of St. John the Baptist and Elisha the Prophet</w:t>
      </w:r>
      <w:bookmarkEnd w:id="1574"/>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504BD9">
        <w:t>The Doxology of St. John the Baptist</w:t>
      </w:r>
      <w:r>
        <w:fldChar w:fldCharType="end"/>
      </w:r>
      <w:r>
        <w:t xml:space="preserve"> on pages </w:t>
      </w:r>
      <w:r>
        <w:fldChar w:fldCharType="begin"/>
      </w:r>
      <w:r>
        <w:instrText xml:space="preserve"> PAGEREF _Ref434488524 \h </w:instrText>
      </w:r>
      <w:r>
        <w:fldChar w:fldCharType="separate"/>
      </w:r>
      <w:r w:rsidR="00504BD9">
        <w:rPr>
          <w:noProof/>
        </w:rPr>
        <w:t>605</w:t>
      </w:r>
      <w:r>
        <w:fldChar w:fldCharType="end"/>
      </w:r>
      <w:r>
        <w:t xml:space="preserve"> and </w:t>
      </w:r>
      <w:r>
        <w:fldChar w:fldCharType="begin"/>
      </w:r>
      <w:r>
        <w:instrText xml:space="preserve"> PAGEREF _Ref434488546 \h </w:instrText>
      </w:r>
      <w:r>
        <w:fldChar w:fldCharType="separate"/>
      </w:r>
      <w:r w:rsidR="00504BD9">
        <w:rPr>
          <w:noProof/>
        </w:rPr>
        <w:t>606</w:t>
      </w:r>
      <w:r>
        <w:fldChar w:fldCharType="end"/>
      </w:r>
      <w:r>
        <w:t>.</w:t>
      </w:r>
    </w:p>
    <w:p w14:paraId="7D3D9074" w14:textId="77777777" w:rsidR="00601ED3" w:rsidRDefault="00601ED3" w:rsidP="00601ED3">
      <w:pPr>
        <w:pStyle w:val="Heading3"/>
      </w:pPr>
      <w:bookmarkStart w:id="1575" w:name="_Toc448227607"/>
      <w:r>
        <w:t>May 28 / Paoni 3: Consecration of St. George’s Church</w:t>
      </w:r>
      <w:bookmarkEnd w:id="1575"/>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504BD9">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504BD9">
        <w:rPr>
          <w:noProof/>
        </w:rPr>
        <w:t>838</w:t>
      </w:r>
      <w:r w:rsidR="002409EF">
        <w:fldChar w:fldCharType="end"/>
      </w:r>
      <w:r>
        <w:t>.</w:t>
      </w:r>
    </w:p>
    <w:p w14:paraId="2D4ABA3A" w14:textId="77777777" w:rsidR="00C30529" w:rsidRDefault="00C30529" w:rsidP="00C30529">
      <w:pPr>
        <w:pStyle w:val="Heading3"/>
      </w:pPr>
      <w:bookmarkStart w:id="1576" w:name="_Toc448227608"/>
      <w:r>
        <w:t xml:space="preserve">May 28 / Paoni 3: </w:t>
      </w:r>
      <w:r w:rsidR="00601ED3">
        <w:t xml:space="preserve">Also </w:t>
      </w:r>
      <w:r>
        <w:t>St. Abraam of Fayyoum</w:t>
      </w:r>
      <w:bookmarkEnd w:id="1576"/>
    </w:p>
    <w:p w14:paraId="26D71FAF" w14:textId="77777777" w:rsidR="00C30529" w:rsidRDefault="00C30529" w:rsidP="00C30529">
      <w:pPr>
        <w:pStyle w:val="Heading4"/>
      </w:pPr>
      <w:bookmarkStart w:id="1577" w:name="_Ref434492469"/>
      <w:r>
        <w:t>The Doxology</w:t>
      </w:r>
      <w:r w:rsidR="00B82753">
        <w:t xml:space="preserve"> for St. Abraam of Fayyoum</w:t>
      </w:r>
      <w:bookmarkEnd w:id="1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28"/>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81" w:name="_Toc448227609"/>
      <w:r>
        <w:t>May 30 / Paoni 5: Consecration of the Church of St. Victor</w:t>
      </w:r>
      <w:bookmarkEnd w:id="1581"/>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504BD9">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504BD9">
        <w:rPr>
          <w:noProof/>
        </w:rPr>
        <w:t>704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82" w:name="_Toc410196217"/>
      <w:bookmarkStart w:id="1583" w:name="_Toc410196459"/>
      <w:bookmarkStart w:id="1584" w:name="_Toc410196961"/>
      <w:bookmarkStart w:id="1585" w:name="_Toc448696654"/>
      <w:bookmarkStart w:id="1586" w:name="June"/>
      <w:bookmarkEnd w:id="1535"/>
      <w:r>
        <w:lastRenderedPageBreak/>
        <w:t>June</w:t>
      </w:r>
      <w:bookmarkEnd w:id="1582"/>
      <w:bookmarkEnd w:id="1583"/>
      <w:bookmarkEnd w:id="1584"/>
      <w:r w:rsidR="00C30529">
        <w:t xml:space="preserve"> or </w:t>
      </w:r>
      <w:r w:rsidR="00C30529">
        <w:rPr>
          <w:rFonts w:ascii="FreeSerifAvvaShenouda" w:hAnsi="FreeSerifAvvaShenouda" w:cs="FreeSerifAvvaShenouda"/>
        </w:rPr>
        <w:t>Ⲡⲁⲱⲛⲉ</w:t>
      </w:r>
      <w:bookmarkEnd w:id="1585"/>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504BD9">
              <w:rPr>
                <w:noProof/>
                <w:webHidden/>
              </w:rPr>
              <w:t>866</w:t>
            </w:r>
            <w:r w:rsidR="00E35F1F">
              <w:rPr>
                <w:noProof/>
                <w:webHidden/>
              </w:rPr>
              <w:fldChar w:fldCharType="end"/>
            </w:r>
          </w:hyperlink>
        </w:p>
        <w:p w14:paraId="21716B4D" w14:textId="62933FDD" w:rsidR="00E35F1F" w:rsidRDefault="000860AE">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504BD9">
              <w:rPr>
                <w:noProof/>
                <w:webHidden/>
              </w:rPr>
              <w:t>873</w:t>
            </w:r>
            <w:r w:rsidR="00E35F1F">
              <w:rPr>
                <w:noProof/>
                <w:webHidden/>
              </w:rPr>
              <w:fldChar w:fldCharType="end"/>
            </w:r>
          </w:hyperlink>
        </w:p>
        <w:p w14:paraId="172E3EC5" w14:textId="6C940B30" w:rsidR="00E35F1F" w:rsidRDefault="000860AE">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504BD9">
              <w:rPr>
                <w:noProof/>
                <w:webHidden/>
              </w:rPr>
              <w:t>873</w:t>
            </w:r>
            <w:r w:rsidR="00E35F1F">
              <w:rPr>
                <w:noProof/>
                <w:webHidden/>
              </w:rPr>
              <w:fldChar w:fldCharType="end"/>
            </w:r>
          </w:hyperlink>
        </w:p>
        <w:p w14:paraId="642ABE37" w14:textId="2F2BB736" w:rsidR="00E35F1F" w:rsidRDefault="000860AE">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504BD9">
              <w:rPr>
                <w:noProof/>
                <w:webHidden/>
              </w:rPr>
              <w:t>874</w:t>
            </w:r>
            <w:r w:rsidR="00E35F1F">
              <w:rPr>
                <w:noProof/>
                <w:webHidden/>
              </w:rPr>
              <w:fldChar w:fldCharType="end"/>
            </w:r>
          </w:hyperlink>
        </w:p>
        <w:p w14:paraId="56D03C17" w14:textId="61FCA391" w:rsidR="00E35F1F" w:rsidRDefault="000860AE">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504BD9">
              <w:rPr>
                <w:noProof/>
                <w:webHidden/>
              </w:rPr>
              <w:t>875</w:t>
            </w:r>
            <w:r w:rsidR="00E35F1F">
              <w:rPr>
                <w:noProof/>
                <w:webHidden/>
              </w:rPr>
              <w:fldChar w:fldCharType="end"/>
            </w:r>
          </w:hyperlink>
        </w:p>
        <w:p w14:paraId="0D9E1EB7" w14:textId="2D57CAB7" w:rsidR="00E35F1F" w:rsidRDefault="000860AE">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504BD9">
              <w:rPr>
                <w:noProof/>
                <w:webHidden/>
              </w:rPr>
              <w:t>875</w:t>
            </w:r>
            <w:r w:rsidR="00E35F1F">
              <w:rPr>
                <w:noProof/>
                <w:webHidden/>
              </w:rPr>
              <w:fldChar w:fldCharType="end"/>
            </w:r>
          </w:hyperlink>
        </w:p>
        <w:p w14:paraId="060D1C97" w14:textId="12568D2A" w:rsidR="00E35F1F" w:rsidRDefault="000860AE">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504BD9">
              <w:rPr>
                <w:noProof/>
                <w:webHidden/>
              </w:rPr>
              <w:t>876</w:t>
            </w:r>
            <w:r w:rsidR="00E35F1F">
              <w:rPr>
                <w:noProof/>
                <w:webHidden/>
              </w:rPr>
              <w:fldChar w:fldCharType="end"/>
            </w:r>
          </w:hyperlink>
        </w:p>
        <w:p w14:paraId="400E729F" w14:textId="421315FF" w:rsidR="00E35F1F" w:rsidRDefault="000860AE">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504BD9">
              <w:rPr>
                <w:noProof/>
                <w:webHidden/>
              </w:rPr>
              <w:t>877</w:t>
            </w:r>
            <w:r w:rsidR="00E35F1F">
              <w:rPr>
                <w:noProof/>
                <w:webHidden/>
              </w:rPr>
              <w:fldChar w:fldCharType="end"/>
            </w:r>
          </w:hyperlink>
        </w:p>
        <w:p w14:paraId="05500639" w14:textId="30C266F0" w:rsidR="00E35F1F" w:rsidRDefault="000860AE">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504BD9">
              <w:rPr>
                <w:noProof/>
                <w:webHidden/>
              </w:rPr>
              <w:t>877</w:t>
            </w:r>
            <w:r w:rsidR="00E35F1F">
              <w:rPr>
                <w:noProof/>
                <w:webHidden/>
              </w:rPr>
              <w:fldChar w:fldCharType="end"/>
            </w:r>
          </w:hyperlink>
        </w:p>
        <w:p w14:paraId="6A0B5E9E" w14:textId="200280C6" w:rsidR="00E35F1F" w:rsidRDefault="000860AE">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504BD9">
              <w:rPr>
                <w:noProof/>
                <w:webHidden/>
              </w:rPr>
              <w:t>877</w:t>
            </w:r>
            <w:r w:rsidR="00E35F1F">
              <w:rPr>
                <w:noProof/>
                <w:webHidden/>
              </w:rPr>
              <w:fldChar w:fldCharType="end"/>
            </w:r>
          </w:hyperlink>
        </w:p>
        <w:p w14:paraId="5139D027" w14:textId="3F369D43" w:rsidR="00E35F1F" w:rsidRDefault="000860AE">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504BD9">
              <w:rPr>
                <w:noProof/>
                <w:webHidden/>
              </w:rPr>
              <w:t>879</w:t>
            </w:r>
            <w:r w:rsidR="00E35F1F">
              <w:rPr>
                <w:noProof/>
                <w:webHidden/>
              </w:rPr>
              <w:fldChar w:fldCharType="end"/>
            </w:r>
          </w:hyperlink>
        </w:p>
        <w:p w14:paraId="31F35291" w14:textId="6F34CD50" w:rsidR="00E35F1F" w:rsidRDefault="000860AE">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504BD9">
              <w:rPr>
                <w:noProof/>
                <w:webHidden/>
              </w:rPr>
              <w:t>879</w:t>
            </w:r>
            <w:r w:rsidR="00E35F1F">
              <w:rPr>
                <w:noProof/>
                <w:webHidden/>
              </w:rPr>
              <w:fldChar w:fldCharType="end"/>
            </w:r>
          </w:hyperlink>
        </w:p>
        <w:p w14:paraId="5EB35BD1" w14:textId="6353D0D1" w:rsidR="00E35F1F" w:rsidRDefault="000860AE">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504BD9">
              <w:rPr>
                <w:noProof/>
                <w:webHidden/>
              </w:rPr>
              <w:t>880</w:t>
            </w:r>
            <w:r w:rsidR="00E35F1F">
              <w:rPr>
                <w:noProof/>
                <w:webHidden/>
              </w:rPr>
              <w:fldChar w:fldCharType="end"/>
            </w:r>
          </w:hyperlink>
        </w:p>
        <w:p w14:paraId="21D64448" w14:textId="17F2E8FD" w:rsidR="00E35F1F" w:rsidRDefault="000860AE">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504BD9">
              <w:rPr>
                <w:noProof/>
                <w:webHidden/>
              </w:rPr>
              <w:t>880</w:t>
            </w:r>
            <w:r w:rsidR="00E35F1F">
              <w:rPr>
                <w:noProof/>
                <w:webHidden/>
              </w:rPr>
              <w:fldChar w:fldCharType="end"/>
            </w:r>
          </w:hyperlink>
        </w:p>
        <w:p w14:paraId="34065274" w14:textId="3AA77A52" w:rsidR="00E35F1F" w:rsidRDefault="000860AE">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504BD9">
              <w:rPr>
                <w:noProof/>
                <w:webHidden/>
              </w:rPr>
              <w:t>880</w:t>
            </w:r>
            <w:r w:rsidR="00E35F1F">
              <w:rPr>
                <w:noProof/>
                <w:webHidden/>
              </w:rPr>
              <w:fldChar w:fldCharType="end"/>
            </w:r>
          </w:hyperlink>
        </w:p>
        <w:p w14:paraId="7195ECE0" w14:textId="637FFBE5" w:rsidR="00E35F1F" w:rsidRDefault="000860AE">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504BD9">
              <w:rPr>
                <w:noProof/>
                <w:webHidden/>
              </w:rPr>
              <w:t>880</w:t>
            </w:r>
            <w:r w:rsidR="00E35F1F">
              <w:rPr>
                <w:noProof/>
                <w:webHidden/>
              </w:rPr>
              <w:fldChar w:fldCharType="end"/>
            </w:r>
          </w:hyperlink>
        </w:p>
        <w:p w14:paraId="1FAD4B2F" w14:textId="611D9FDF" w:rsidR="00E35F1F" w:rsidRDefault="000860AE">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504BD9">
              <w:rPr>
                <w:noProof/>
                <w:webHidden/>
              </w:rPr>
              <w:t>880</w:t>
            </w:r>
            <w:r w:rsidR="00E35F1F">
              <w:rPr>
                <w:noProof/>
                <w:webHidden/>
              </w:rPr>
              <w:fldChar w:fldCharType="end"/>
            </w:r>
          </w:hyperlink>
        </w:p>
        <w:p w14:paraId="5629FCA6" w14:textId="1BE0C387" w:rsidR="00E35F1F" w:rsidRDefault="000860AE">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504BD9">
              <w:rPr>
                <w:noProof/>
                <w:webHidden/>
              </w:rPr>
              <w:t>880</w:t>
            </w:r>
            <w:r w:rsidR="00E35F1F">
              <w:rPr>
                <w:noProof/>
                <w:webHidden/>
              </w:rPr>
              <w:fldChar w:fldCharType="end"/>
            </w:r>
          </w:hyperlink>
        </w:p>
        <w:p w14:paraId="23CE5D73" w14:textId="2E78BBD6" w:rsidR="00E35F1F" w:rsidRDefault="000860AE">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504BD9">
              <w:rPr>
                <w:noProof/>
                <w:webHidden/>
              </w:rPr>
              <w:t>880</w:t>
            </w:r>
            <w:r w:rsidR="00E35F1F">
              <w:rPr>
                <w:noProof/>
                <w:webHidden/>
              </w:rPr>
              <w:fldChar w:fldCharType="end"/>
            </w:r>
          </w:hyperlink>
        </w:p>
        <w:p w14:paraId="3EE3C2E5" w14:textId="4841C289" w:rsidR="00E35F1F" w:rsidRDefault="000860AE">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504BD9">
              <w:rPr>
                <w:noProof/>
                <w:webHidden/>
              </w:rPr>
              <w:t>891</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87" w:name="_Toc448227610"/>
      <w:r>
        <w:lastRenderedPageBreak/>
        <w:t>The Apostles' Fast</w:t>
      </w:r>
      <w:bookmarkEnd w:id="1587"/>
    </w:p>
    <w:p w14:paraId="06362FF7" w14:textId="77777777" w:rsidR="00654C55" w:rsidRDefault="00654C55" w:rsidP="00654C55">
      <w:pPr>
        <w:pStyle w:val="Heading4"/>
      </w:pPr>
      <w:bookmarkStart w:id="1588" w:name="_Ref434476183"/>
      <w:r>
        <w:t>The Psali Adam</w:t>
      </w:r>
      <w:r w:rsidR="006C1B94">
        <w:t xml:space="preserve"> for the Apostles’ Fast</w:t>
      </w:r>
      <w:bookmarkEnd w:id="1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89" w:name="_Ref434476204"/>
      <w:r>
        <w:t>The Psali Batos</w:t>
      </w:r>
      <w:r w:rsidR="006C1B94">
        <w:t xml:space="preserve"> for the Apostles’ Fast</w:t>
      </w:r>
      <w:bookmarkEnd w:id="1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90"/>
            <w:r>
              <w:t xml:space="preserve">the </w:t>
            </w:r>
            <w:commentRangeEnd w:id="1590"/>
            <w:r>
              <w:rPr>
                <w:rStyle w:val="CommentReference"/>
              </w:rPr>
              <w:commentReference w:id="1590"/>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91" w:name="_Toc448227611"/>
      <w:r>
        <w:t>June 6 / Paoni 12: Commemoration of Archangel Michael</w:t>
      </w:r>
      <w:bookmarkEnd w:id="1591"/>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504BD9">
        <w:t>November 8 (9) / Athor 12: Archangel Michael</w:t>
      </w:r>
      <w:r>
        <w:fldChar w:fldCharType="end"/>
      </w:r>
      <w:r>
        <w:t xml:space="preserve">, page </w:t>
      </w:r>
      <w:r>
        <w:fldChar w:fldCharType="begin"/>
      </w:r>
      <w:r>
        <w:instrText xml:space="preserve"> PAGEREF _Ref434561114 \h </w:instrText>
      </w:r>
      <w:r>
        <w:fldChar w:fldCharType="separate"/>
      </w:r>
      <w:r w:rsidR="00504BD9">
        <w:rPr>
          <w:noProof/>
        </w:rPr>
        <w:t>675</w:t>
      </w:r>
      <w:r>
        <w:fldChar w:fldCharType="end"/>
      </w:r>
      <w:r>
        <w:t>.</w:t>
      </w:r>
    </w:p>
    <w:p w14:paraId="6B7BA1A2" w14:textId="77777777" w:rsidR="00595AF3" w:rsidRDefault="00595AF3" w:rsidP="00595AF3">
      <w:pPr>
        <w:pStyle w:val="Heading3"/>
      </w:pPr>
      <w:bookmarkStart w:id="1592" w:name="_Toc448227612"/>
      <w:r>
        <w:t>June 7 / Paoni 13: Archangel Gabriel</w:t>
      </w:r>
      <w:r w:rsidR="00D31016">
        <w:t>, the Evangelist of Daniel</w:t>
      </w:r>
      <w:bookmarkEnd w:id="1592"/>
    </w:p>
    <w:p w14:paraId="00F4ACC1" w14:textId="77777777" w:rsidR="00595AF3" w:rsidRPr="00980D99" w:rsidRDefault="00595AF3" w:rsidP="00595AF3">
      <w:pPr>
        <w:pStyle w:val="Heading4"/>
      </w:pPr>
      <w:bookmarkStart w:id="1593" w:name="_Ref434488149"/>
      <w:r>
        <w:t>The Doxology</w:t>
      </w:r>
      <w:r w:rsidR="00B46E6E">
        <w:t xml:space="preserve"> for Archangel Gabriel, the Evangelist of Daniel</w:t>
      </w:r>
      <w:bookmarkEnd w:id="1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29"/>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30"/>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31"/>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94" w:name="_Ref434564551"/>
      <w:bookmarkStart w:id="1595" w:name="_Toc448227613"/>
      <w:r>
        <w:t>June 8 / Paoni 14: Sts. Apakir and John</w:t>
      </w:r>
      <w:bookmarkEnd w:id="1594"/>
      <w:bookmarkEnd w:id="1595"/>
    </w:p>
    <w:p w14:paraId="25CBD4EF" w14:textId="77777777" w:rsidR="006A0D7C" w:rsidRPr="00980D99" w:rsidRDefault="006A0D7C" w:rsidP="006A0D7C">
      <w:pPr>
        <w:pStyle w:val="Heading4"/>
      </w:pPr>
      <w:bookmarkStart w:id="1596" w:name="_Ref434489722"/>
      <w:r>
        <w:t>The Doxology</w:t>
      </w:r>
      <w:r w:rsidR="00B46E6E">
        <w:t xml:space="preserve"> for Sts. Apakir and John</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97" w:name="_Toc448227614"/>
      <w:r>
        <w:rPr>
          <w:lang w:val="en-US"/>
        </w:rPr>
        <w:t>June 9 / Paoni 15: Handing over of St. Mark's Relics</w:t>
      </w:r>
      <w:bookmarkEnd w:id="1597"/>
    </w:p>
    <w:p w14:paraId="12A16B61" w14:textId="77777777" w:rsidR="00980D99" w:rsidRDefault="00980D99" w:rsidP="00980D99">
      <w:pPr>
        <w:pStyle w:val="Heading3"/>
        <w:rPr>
          <w:lang w:val="en-US"/>
        </w:rPr>
      </w:pPr>
      <w:bookmarkStart w:id="1598" w:name="_Toc448227615"/>
      <w:r>
        <w:rPr>
          <w:lang w:val="en-US"/>
        </w:rPr>
        <w:t>June 11 / Paoni 17: Return of St. Mark's Relics</w:t>
      </w:r>
      <w:bookmarkEnd w:id="1598"/>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504BD9">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504BD9">
        <w:rPr>
          <w:noProof/>
          <w:lang w:val="en-US"/>
        </w:rPr>
        <w:t>840</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99" w:name="_Toc448227616"/>
      <w:r>
        <w:rPr>
          <w:lang w:val="en-US"/>
        </w:rPr>
        <w:lastRenderedPageBreak/>
        <w:t>June 13 / Paoni 19: Martyrdom of St. George of Zahim</w:t>
      </w:r>
      <w:bookmarkEnd w:id="1599"/>
    </w:p>
    <w:p w14:paraId="4EBBC2F1" w14:textId="77777777" w:rsidR="006D27E4" w:rsidRPr="00980D99" w:rsidRDefault="006D27E4" w:rsidP="006D27E4">
      <w:pPr>
        <w:pStyle w:val="Heading4"/>
      </w:pPr>
      <w:bookmarkStart w:id="1600" w:name="_Ref434489925"/>
      <w:r>
        <w:t>The Doxology</w:t>
      </w:r>
      <w:r w:rsidR="00B46E6E">
        <w:t xml:space="preserve"> for St. George of Zahim</w:t>
      </w:r>
      <w:bookmarkEnd w:id="1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32"/>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01" w:name="_Toc448227617"/>
      <w:r>
        <w:lastRenderedPageBreak/>
        <w:t>June 15 / Paoni 21: Commemoration of the Theotokos</w:t>
      </w:r>
      <w:bookmarkEnd w:id="1601"/>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04BD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04BD9">
        <w:rPr>
          <w:noProof/>
        </w:rPr>
        <w:t>916</w:t>
      </w:r>
      <w:r w:rsidR="007E24F9">
        <w:fldChar w:fldCharType="end"/>
      </w:r>
      <w:r w:rsidR="007E24F9">
        <w:t>.</w:t>
      </w:r>
    </w:p>
    <w:p w14:paraId="5EECE7CB" w14:textId="77777777" w:rsidR="00027E5B" w:rsidRDefault="00027E5B" w:rsidP="00027E5B">
      <w:pPr>
        <w:pStyle w:val="Heading3"/>
      </w:pPr>
      <w:bookmarkStart w:id="1602" w:name="_Toc448227618"/>
      <w:r>
        <w:t>June 16 / Paoni 22: Consecration of a Church of St. Cosmas and Damian, Their Brothers and Their Mother</w:t>
      </w:r>
      <w:bookmarkEnd w:id="1602"/>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504BD9">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504BD9">
        <w:rPr>
          <w:noProof/>
        </w:rPr>
        <w:t>681</w:t>
      </w:r>
      <w:r w:rsidR="002409EF">
        <w:fldChar w:fldCharType="end"/>
      </w:r>
      <w:r>
        <w:t>.</w:t>
      </w:r>
    </w:p>
    <w:p w14:paraId="2E5DB3E3" w14:textId="77777777" w:rsidR="00980D99" w:rsidRDefault="00980D99" w:rsidP="00980D99">
      <w:pPr>
        <w:pStyle w:val="Heading3"/>
        <w:rPr>
          <w:lang w:val="en-US"/>
        </w:rPr>
      </w:pPr>
      <w:bookmarkStart w:id="1603" w:name="_Toc448227619"/>
      <w:r>
        <w:rPr>
          <w:lang w:val="en-US"/>
        </w:rPr>
        <w:t xml:space="preserve">June 18 / Paoni 24: </w:t>
      </w:r>
      <w:r w:rsidR="001B4E41">
        <w:rPr>
          <w:lang w:val="en-US"/>
        </w:rPr>
        <w:t xml:space="preserve">The Strong </w:t>
      </w:r>
      <w:r>
        <w:rPr>
          <w:lang w:val="en-US"/>
        </w:rPr>
        <w:t>St. Moses</w:t>
      </w:r>
      <w:bookmarkEnd w:id="1603"/>
    </w:p>
    <w:p w14:paraId="5BCAE9A6" w14:textId="77777777" w:rsidR="00980D99" w:rsidRDefault="00980D99" w:rsidP="00980D99">
      <w:pPr>
        <w:pStyle w:val="Heading4"/>
        <w:rPr>
          <w:lang w:val="en-US"/>
        </w:rPr>
      </w:pPr>
      <w:bookmarkStart w:id="1604" w:name="_Ref434491006"/>
      <w:r>
        <w:rPr>
          <w:lang w:val="en-US"/>
        </w:rPr>
        <w:t>The Doxology</w:t>
      </w:r>
      <w:r w:rsidR="00810F04">
        <w:rPr>
          <w:lang w:val="en-US"/>
        </w:rPr>
        <w:t xml:space="preserve"> for the Strong St. Moses</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33"/>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34"/>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35"/>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15" w:name="_Toc448227620"/>
      <w:r>
        <w:rPr>
          <w:lang w:val="en-US"/>
        </w:rPr>
        <w:t>June 19 / Paoni 25: Martyrdom of St</w:t>
      </w:r>
      <w:r w:rsidR="00191A26">
        <w:rPr>
          <w:lang w:val="en-US"/>
        </w:rPr>
        <w:t>. Jude the Disciple and Epistle-</w:t>
      </w:r>
      <w:r>
        <w:rPr>
          <w:lang w:val="en-US"/>
        </w:rPr>
        <w:t>Writer</w:t>
      </w:r>
      <w:bookmarkEnd w:id="1615"/>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4BDA9DC2" w14:textId="77777777" w:rsidR="00980D99" w:rsidRDefault="00980D99" w:rsidP="00980D99">
      <w:pPr>
        <w:pStyle w:val="Heading3"/>
      </w:pPr>
      <w:bookmarkStart w:id="1616" w:name="_Toc448227621"/>
      <w:r>
        <w:t xml:space="preserve">June 20 / Paoni 26: </w:t>
      </w:r>
      <w:r w:rsidR="00237D47">
        <w:t xml:space="preserve">Consecration of the Church of </w:t>
      </w:r>
      <w:r>
        <w:t>Archangel Gabriel</w:t>
      </w:r>
      <w:bookmarkEnd w:id="1616"/>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504BD9">
        <w:t>March 26 / Phamenoth 30: Archangel Gabriel</w:t>
      </w:r>
      <w:r>
        <w:fldChar w:fldCharType="end"/>
      </w:r>
      <w:r>
        <w:t xml:space="preserve">, page </w:t>
      </w:r>
      <w:r>
        <w:fldChar w:fldCharType="begin"/>
      </w:r>
      <w:r>
        <w:instrText xml:space="preserve"> PAGEREF _Ref434562998 \h </w:instrText>
      </w:r>
      <w:r>
        <w:fldChar w:fldCharType="separate"/>
      </w:r>
      <w:r w:rsidR="00504BD9">
        <w:rPr>
          <w:noProof/>
        </w:rPr>
        <w:t>835</w:t>
      </w:r>
      <w:r>
        <w:fldChar w:fldCharType="end"/>
      </w:r>
      <w:r>
        <w:t>.</w:t>
      </w:r>
    </w:p>
    <w:p w14:paraId="4ADB6B3C" w14:textId="77777777" w:rsidR="00072324" w:rsidRDefault="00072324" w:rsidP="00072324">
      <w:pPr>
        <w:pStyle w:val="Heading3"/>
        <w:rPr>
          <w:lang w:val="en-US"/>
        </w:rPr>
      </w:pPr>
      <w:bookmarkStart w:id="1617" w:name="_Toc448227622"/>
      <w:r>
        <w:rPr>
          <w:lang w:val="en-US"/>
        </w:rPr>
        <w:lastRenderedPageBreak/>
        <w:t>June 21 / Paoni 27: Martyrdom of St. Ananias the Apostle</w:t>
      </w:r>
      <w:bookmarkEnd w:id="1617"/>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49109F37" w14:textId="77777777" w:rsidR="00B52D77" w:rsidRDefault="00B52D77" w:rsidP="00B52D77">
      <w:pPr>
        <w:pStyle w:val="Heading3"/>
      </w:pPr>
      <w:bookmarkStart w:id="1618" w:name="_Toc448227623"/>
      <w:r>
        <w:t>June 23 / Paoni 29: Commemoration of the Annunciation, Nativity, and Resurrection on the 29</w:t>
      </w:r>
      <w:r w:rsidRPr="00C0205C">
        <w:rPr>
          <w:vertAlign w:val="superscript"/>
        </w:rPr>
        <w:t>th</w:t>
      </w:r>
      <w:r>
        <w:t xml:space="preserve"> of Every Month</w:t>
      </w:r>
      <w:bookmarkEnd w:id="1618"/>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504BD9">
        <w:t>September 26 (27) / Tho-out 29: Commemoration of the Annunciation, Nativity, and Resurrection on the 29</w:t>
      </w:r>
      <w:r w:rsidR="00504BD9" w:rsidRPr="00C0205C">
        <w:rPr>
          <w:vertAlign w:val="superscript"/>
        </w:rPr>
        <w:t>th</w:t>
      </w:r>
      <w:r w:rsidR="00504BD9">
        <w:t xml:space="preserve"> of Every Month</w:t>
      </w:r>
      <w:r>
        <w:fldChar w:fldCharType="end"/>
      </w:r>
      <w:r>
        <w:t xml:space="preserve">, page </w:t>
      </w:r>
      <w:r>
        <w:fldChar w:fldCharType="begin"/>
      </w:r>
      <w:r>
        <w:instrText xml:space="preserve"> PAGEREF _Ref435003974 \h </w:instrText>
      </w:r>
      <w:r>
        <w:fldChar w:fldCharType="separate"/>
      </w:r>
      <w:r w:rsidR="00504BD9">
        <w:rPr>
          <w:noProof/>
        </w:rPr>
        <w:t>654</w:t>
      </w:r>
      <w:r>
        <w:fldChar w:fldCharType="end"/>
      </w:r>
      <w:r>
        <w:t>.</w:t>
      </w:r>
    </w:p>
    <w:p w14:paraId="573C8122" w14:textId="77777777" w:rsidR="00980D99" w:rsidRDefault="00980D99" w:rsidP="00980D99">
      <w:pPr>
        <w:pStyle w:val="Heading3"/>
        <w:rPr>
          <w:lang w:val="en-US"/>
        </w:rPr>
      </w:pPr>
      <w:bookmarkStart w:id="1619" w:name="_Toc448227624"/>
      <w:r>
        <w:rPr>
          <w:lang w:val="en-US"/>
        </w:rPr>
        <w:t>June 24 / Paoni 30: The Nativity of St. John the Baptist</w:t>
      </w:r>
      <w:bookmarkEnd w:id="1619"/>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504BD9">
        <w:t>The Doxology of St. John the Baptist</w:t>
      </w:r>
      <w:r>
        <w:fldChar w:fldCharType="end"/>
      </w:r>
      <w:r>
        <w:t xml:space="preserve"> on pages </w:t>
      </w:r>
      <w:r>
        <w:fldChar w:fldCharType="begin"/>
      </w:r>
      <w:r>
        <w:instrText xml:space="preserve"> PAGEREF _Ref434488524 \h </w:instrText>
      </w:r>
      <w:r>
        <w:fldChar w:fldCharType="separate"/>
      </w:r>
      <w:r w:rsidR="00504BD9">
        <w:rPr>
          <w:noProof/>
        </w:rPr>
        <w:t>605</w:t>
      </w:r>
      <w:r>
        <w:fldChar w:fldCharType="end"/>
      </w:r>
      <w:r>
        <w:t xml:space="preserve"> and </w:t>
      </w:r>
      <w:r>
        <w:fldChar w:fldCharType="begin"/>
      </w:r>
      <w:r>
        <w:instrText xml:space="preserve"> PAGEREF _Ref434488546 \h </w:instrText>
      </w:r>
      <w:r>
        <w:fldChar w:fldCharType="separate"/>
      </w:r>
      <w:r w:rsidR="00504BD9">
        <w:rPr>
          <w:noProof/>
        </w:rPr>
        <w:t>606</w:t>
      </w:r>
      <w:r>
        <w:fldChar w:fldCharType="end"/>
      </w:r>
      <w:r>
        <w:t>.</w:t>
      </w:r>
    </w:p>
    <w:p w14:paraId="04E70998" w14:textId="77777777" w:rsidR="005B716A" w:rsidRDefault="005B716A" w:rsidP="005B716A">
      <w:pPr>
        <w:pStyle w:val="Heading3"/>
      </w:pPr>
      <w:bookmarkStart w:id="1620" w:name="_Toc448227625"/>
      <w:r>
        <w:t>June 26 / Epip 2: Departure of St. Thaddaeus the Apostle</w:t>
      </w:r>
      <w:bookmarkEnd w:id="1620"/>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5EF24D29" w14:textId="77777777" w:rsidR="00980D99" w:rsidRDefault="00980D99" w:rsidP="00980D99">
      <w:pPr>
        <w:pStyle w:val="Heading3"/>
      </w:pPr>
      <w:bookmarkStart w:id="1621" w:name="_Toc448227626"/>
      <w:r>
        <w:t>June 27 / Epip 3: St. Cyril of Alexandria</w:t>
      </w:r>
      <w:bookmarkEnd w:id="1621"/>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22" w:name="_Toc448227627"/>
      <w:r>
        <w:t>June 28 / Epip 4: Sts. Apakir and John</w:t>
      </w:r>
      <w:bookmarkEnd w:id="1622"/>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504BD9">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504BD9">
        <w:rPr>
          <w:noProof/>
        </w:rPr>
        <w:t>874</w:t>
      </w:r>
      <w:r w:rsidR="00237D47">
        <w:fldChar w:fldCharType="end"/>
      </w:r>
      <w:r>
        <w:t>.</w:t>
      </w:r>
    </w:p>
    <w:p w14:paraId="1F7BEA33" w14:textId="77777777" w:rsidR="00980D99" w:rsidRDefault="00980D99" w:rsidP="00980D99">
      <w:pPr>
        <w:pStyle w:val="Heading3"/>
        <w:rPr>
          <w:lang w:val="en-US"/>
        </w:rPr>
      </w:pPr>
      <w:bookmarkStart w:id="1623"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23"/>
    </w:p>
    <w:p w14:paraId="6FD478B9" w14:textId="77777777" w:rsidR="004C7F73" w:rsidRDefault="004C7F73" w:rsidP="004C7F73">
      <w:pPr>
        <w:pStyle w:val="Heading4"/>
      </w:pPr>
      <w:bookmarkStart w:id="1624" w:name="_Ref434477973"/>
      <w:r>
        <w:t>The Doxology of Sts. Peter and Paul</w:t>
      </w:r>
      <w:bookmarkEnd w:id="1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25"/>
            <w:r>
              <w:t>Are the working husbandmen</w:t>
            </w:r>
            <w:commentRangeEnd w:id="1625"/>
            <w:r>
              <w:rPr>
                <w:rStyle w:val="CommentReference"/>
                <w:rFonts w:ascii="Times New Roman" w:eastAsiaTheme="minorHAnsi" w:hAnsi="Times New Roman" w:cstheme="minorBidi"/>
                <w:color w:val="auto"/>
              </w:rPr>
              <w:commentReference w:id="1625"/>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26"/>
            <w:r>
              <w:t xml:space="preserve">With </w:t>
            </w:r>
            <w:commentRangeEnd w:id="1626"/>
            <w:r>
              <w:rPr>
                <w:rStyle w:val="CommentReference"/>
                <w:rFonts w:ascii="Times New Roman" w:eastAsiaTheme="minorHAnsi" w:hAnsi="Times New Roman" w:cstheme="minorBidi"/>
                <w:color w:val="auto"/>
              </w:rPr>
              <w:commentReference w:id="1626"/>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27"/>
            <w:commentRangeStart w:id="1628"/>
            <w:r>
              <w:t xml:space="preserve">sound </w:t>
            </w:r>
            <w:commentRangeEnd w:id="1627"/>
            <w:r>
              <w:rPr>
                <w:rStyle w:val="CommentReference"/>
                <w:rFonts w:ascii="Times New Roman" w:eastAsiaTheme="minorHAnsi" w:hAnsi="Times New Roman" w:cstheme="minorBidi"/>
                <w:color w:val="auto"/>
              </w:rPr>
              <w:commentReference w:id="1627"/>
            </w:r>
            <w:commentRangeEnd w:id="1628"/>
            <w:r>
              <w:rPr>
                <w:rStyle w:val="CommentReference"/>
                <w:rFonts w:ascii="Times New Roman" w:eastAsiaTheme="minorHAnsi" w:hAnsi="Times New Roman" w:cstheme="minorBidi"/>
                <w:color w:val="auto"/>
              </w:rPr>
              <w:commentReference w:id="1628"/>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29" w:name="_Ref434488724"/>
      <w:r>
        <w:t>The Doxology of St. Paul</w:t>
      </w:r>
      <w:bookmarkEnd w:id="1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30"/>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31"/>
            <w:r>
              <w:t xml:space="preserve">To </w:t>
            </w:r>
            <w:commentRangeEnd w:id="1631"/>
            <w:r>
              <w:rPr>
                <w:rStyle w:val="CommentReference"/>
                <w:rFonts w:ascii="Times New Roman" w:eastAsiaTheme="minorHAnsi" w:hAnsi="Times New Roman" w:cstheme="minorBidi"/>
                <w:color w:val="auto"/>
              </w:rPr>
              <w:commentReference w:id="1631"/>
            </w:r>
            <w:r>
              <w:t xml:space="preserve">all the </w:t>
            </w:r>
            <w:commentRangeStart w:id="1632"/>
            <w:r>
              <w:t>Gentiles</w:t>
            </w:r>
            <w:commentRangeEnd w:id="1632"/>
            <w:r>
              <w:rPr>
                <w:rStyle w:val="CommentReference"/>
                <w:rFonts w:ascii="Times New Roman" w:eastAsiaTheme="minorHAnsi" w:hAnsi="Times New Roman" w:cstheme="minorBidi"/>
                <w:color w:val="auto"/>
              </w:rPr>
              <w:commentReference w:id="1632"/>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33"/>
            <w:r>
              <w:t>To be completely filled</w:t>
            </w:r>
          </w:p>
          <w:p w14:paraId="68A85021" w14:textId="77777777" w:rsidR="00306181" w:rsidRDefault="00306181" w:rsidP="00306181">
            <w:pPr>
              <w:pStyle w:val="EngHangEnd"/>
            </w:pPr>
            <w:r>
              <w:t>With God in love.</w:t>
            </w:r>
            <w:commentRangeEnd w:id="1633"/>
            <w:r>
              <w:rPr>
                <w:rStyle w:val="CommentReference"/>
                <w:rFonts w:ascii="Times New Roman" w:eastAsiaTheme="minorHAnsi" w:hAnsi="Times New Roman" w:cstheme="minorBidi"/>
                <w:color w:val="auto"/>
              </w:rPr>
              <w:commentReference w:id="1633"/>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34" w:name="_Ref434476236"/>
      <w:r>
        <w:t>The Psali Adam</w:t>
      </w:r>
      <w:r w:rsidR="006C1B94">
        <w:t xml:space="preserve"> for the Apostles’ Feast</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35" w:name="_Ref434476261"/>
      <w:r>
        <w:t>The Psali Batos</w:t>
      </w:r>
      <w:r w:rsidR="006C1B94">
        <w:t xml:space="preserve"> for the Apostles’ Feast</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36" w:name="_Toc448227629"/>
      <w:r>
        <w:rPr>
          <w:lang w:val="en-US"/>
        </w:rPr>
        <w:t>June 30 / Epip 6: Martyrdom of St. Aoulimpas the Apostle</w:t>
      </w:r>
      <w:bookmarkEnd w:id="1636"/>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37" w:name="_Toc410196218"/>
      <w:bookmarkStart w:id="1638" w:name="_Toc410196460"/>
      <w:bookmarkStart w:id="1639" w:name="_Toc410196962"/>
      <w:bookmarkStart w:id="1640" w:name="_Toc448696655"/>
      <w:bookmarkStart w:id="1641" w:name="July"/>
      <w:bookmarkEnd w:id="1586"/>
      <w:r>
        <w:lastRenderedPageBreak/>
        <w:t>July</w:t>
      </w:r>
      <w:bookmarkEnd w:id="1637"/>
      <w:bookmarkEnd w:id="1638"/>
      <w:bookmarkEnd w:id="1639"/>
      <w:r w:rsidR="00980D99">
        <w:t xml:space="preserve"> or </w:t>
      </w:r>
      <w:r w:rsidR="00980D99">
        <w:rPr>
          <w:rFonts w:ascii="FreeSerifAvvaShenouda" w:hAnsi="FreeSerifAvvaShenouda" w:cs="FreeSerifAvvaShenouda"/>
        </w:rPr>
        <w:t>Ⲉⲡⲏⲡ</w:t>
      </w:r>
      <w:bookmarkEnd w:id="1640"/>
    </w:p>
    <w:bookmarkStart w:id="1642" w:name="_Ref434562742" w:displacedByCustomXml="next"/>
    <w:bookmarkStart w:id="1643" w:name="_Toc410196221" w:displacedByCustomXml="next"/>
    <w:bookmarkStart w:id="1644" w:name="_Toc410196463" w:displacedByCustomXml="next"/>
    <w:bookmarkStart w:id="1645" w:name="_Toc410196965"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504BD9">
              <w:rPr>
                <w:noProof/>
                <w:webHidden/>
              </w:rPr>
              <w:t>893</w:t>
            </w:r>
            <w:r w:rsidR="00E35F1F">
              <w:rPr>
                <w:noProof/>
                <w:webHidden/>
              </w:rPr>
              <w:fldChar w:fldCharType="end"/>
            </w:r>
          </w:hyperlink>
        </w:p>
        <w:p w14:paraId="4A7559BA" w14:textId="04E3BDFA" w:rsidR="00E35F1F" w:rsidRDefault="000860AE">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504BD9">
              <w:rPr>
                <w:noProof/>
                <w:webHidden/>
              </w:rPr>
              <w:t>895</w:t>
            </w:r>
            <w:r w:rsidR="00E35F1F">
              <w:rPr>
                <w:noProof/>
                <w:webHidden/>
              </w:rPr>
              <w:fldChar w:fldCharType="end"/>
            </w:r>
          </w:hyperlink>
        </w:p>
        <w:p w14:paraId="1300220B" w14:textId="6A39640A" w:rsidR="00E35F1F" w:rsidRDefault="000860AE">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504BD9">
              <w:rPr>
                <w:noProof/>
                <w:webHidden/>
              </w:rPr>
              <w:t>895</w:t>
            </w:r>
            <w:r w:rsidR="00E35F1F">
              <w:rPr>
                <w:noProof/>
                <w:webHidden/>
              </w:rPr>
              <w:fldChar w:fldCharType="end"/>
            </w:r>
          </w:hyperlink>
        </w:p>
        <w:p w14:paraId="0726C1F0" w14:textId="74ECEFEA" w:rsidR="00E35F1F" w:rsidRDefault="000860AE">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504BD9">
              <w:rPr>
                <w:noProof/>
                <w:webHidden/>
              </w:rPr>
              <w:t>897</w:t>
            </w:r>
            <w:r w:rsidR="00E35F1F">
              <w:rPr>
                <w:noProof/>
                <w:webHidden/>
              </w:rPr>
              <w:fldChar w:fldCharType="end"/>
            </w:r>
          </w:hyperlink>
        </w:p>
        <w:p w14:paraId="74EAC1AB" w14:textId="2A5AB40E" w:rsidR="00E35F1F" w:rsidRDefault="000860AE">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504BD9">
              <w:rPr>
                <w:noProof/>
                <w:webHidden/>
              </w:rPr>
              <w:t>897</w:t>
            </w:r>
            <w:r w:rsidR="00E35F1F">
              <w:rPr>
                <w:noProof/>
                <w:webHidden/>
              </w:rPr>
              <w:fldChar w:fldCharType="end"/>
            </w:r>
          </w:hyperlink>
        </w:p>
        <w:p w14:paraId="6D14A0C6" w14:textId="2866D925" w:rsidR="00E35F1F" w:rsidRDefault="000860AE">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504BD9">
              <w:rPr>
                <w:noProof/>
                <w:webHidden/>
              </w:rPr>
              <w:t>897</w:t>
            </w:r>
            <w:r w:rsidR="00E35F1F">
              <w:rPr>
                <w:noProof/>
                <w:webHidden/>
              </w:rPr>
              <w:fldChar w:fldCharType="end"/>
            </w:r>
          </w:hyperlink>
        </w:p>
        <w:p w14:paraId="4B68BC3F" w14:textId="39ED6B80" w:rsidR="00E35F1F" w:rsidRDefault="000860AE">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504BD9">
              <w:rPr>
                <w:noProof/>
                <w:webHidden/>
              </w:rPr>
              <w:t>897</w:t>
            </w:r>
            <w:r w:rsidR="00E35F1F">
              <w:rPr>
                <w:noProof/>
                <w:webHidden/>
              </w:rPr>
              <w:fldChar w:fldCharType="end"/>
            </w:r>
          </w:hyperlink>
        </w:p>
        <w:p w14:paraId="0C0AA185" w14:textId="4FA542A8" w:rsidR="00E35F1F" w:rsidRDefault="000860AE">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504BD9">
              <w:rPr>
                <w:noProof/>
                <w:webHidden/>
              </w:rPr>
              <w:t>897</w:t>
            </w:r>
            <w:r w:rsidR="00E35F1F">
              <w:rPr>
                <w:noProof/>
                <w:webHidden/>
              </w:rPr>
              <w:fldChar w:fldCharType="end"/>
            </w:r>
          </w:hyperlink>
        </w:p>
        <w:p w14:paraId="0EE31C9F" w14:textId="65407DFA" w:rsidR="00E35F1F" w:rsidRDefault="000860AE">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504BD9">
              <w:rPr>
                <w:noProof/>
                <w:webHidden/>
              </w:rPr>
              <w:t>899</w:t>
            </w:r>
            <w:r w:rsidR="00E35F1F">
              <w:rPr>
                <w:noProof/>
                <w:webHidden/>
              </w:rPr>
              <w:fldChar w:fldCharType="end"/>
            </w:r>
          </w:hyperlink>
        </w:p>
        <w:p w14:paraId="39CDC72B" w14:textId="539455ED" w:rsidR="00E35F1F" w:rsidRDefault="000860AE">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504BD9">
              <w:rPr>
                <w:noProof/>
                <w:webHidden/>
              </w:rPr>
              <w:t>899</w:t>
            </w:r>
            <w:r w:rsidR="00E35F1F">
              <w:rPr>
                <w:noProof/>
                <w:webHidden/>
              </w:rPr>
              <w:fldChar w:fldCharType="end"/>
            </w:r>
          </w:hyperlink>
        </w:p>
        <w:p w14:paraId="265E9A6F" w14:textId="39F8AA22" w:rsidR="00E35F1F" w:rsidRDefault="000860AE">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504BD9">
              <w:rPr>
                <w:noProof/>
                <w:webHidden/>
              </w:rPr>
              <w:t>900</w:t>
            </w:r>
            <w:r w:rsidR="00E35F1F">
              <w:rPr>
                <w:noProof/>
                <w:webHidden/>
              </w:rPr>
              <w:fldChar w:fldCharType="end"/>
            </w:r>
          </w:hyperlink>
        </w:p>
        <w:p w14:paraId="165757B0" w14:textId="074DAF9E" w:rsidR="00E35F1F" w:rsidRDefault="000860AE">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504BD9">
              <w:rPr>
                <w:noProof/>
                <w:webHidden/>
              </w:rPr>
              <w:t>902</w:t>
            </w:r>
            <w:r w:rsidR="00E35F1F">
              <w:rPr>
                <w:noProof/>
                <w:webHidden/>
              </w:rPr>
              <w:fldChar w:fldCharType="end"/>
            </w:r>
          </w:hyperlink>
        </w:p>
        <w:p w14:paraId="2FCBB9BB" w14:textId="06D65308" w:rsidR="00E35F1F" w:rsidRDefault="000860AE">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504BD9">
              <w:rPr>
                <w:noProof/>
                <w:webHidden/>
              </w:rPr>
              <w:t>903</w:t>
            </w:r>
            <w:r w:rsidR="00E35F1F">
              <w:rPr>
                <w:noProof/>
                <w:webHidden/>
              </w:rPr>
              <w:fldChar w:fldCharType="end"/>
            </w:r>
          </w:hyperlink>
        </w:p>
        <w:p w14:paraId="35A0F6A7" w14:textId="0516C312" w:rsidR="00E35F1F" w:rsidRDefault="000860AE">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504BD9">
              <w:rPr>
                <w:noProof/>
                <w:webHidden/>
              </w:rPr>
              <w:t>903</w:t>
            </w:r>
            <w:r w:rsidR="00E35F1F">
              <w:rPr>
                <w:noProof/>
                <w:webHidden/>
              </w:rPr>
              <w:fldChar w:fldCharType="end"/>
            </w:r>
          </w:hyperlink>
        </w:p>
        <w:p w14:paraId="7B233596" w14:textId="044EC0BB" w:rsidR="00E35F1F" w:rsidRDefault="000860AE">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504BD9">
              <w:rPr>
                <w:noProof/>
                <w:webHidden/>
              </w:rPr>
              <w:t>905</w:t>
            </w:r>
            <w:r w:rsidR="00E35F1F">
              <w:rPr>
                <w:noProof/>
                <w:webHidden/>
              </w:rPr>
              <w:fldChar w:fldCharType="end"/>
            </w:r>
          </w:hyperlink>
        </w:p>
        <w:p w14:paraId="10CBC24B" w14:textId="493A8B18" w:rsidR="00E35F1F" w:rsidRDefault="000860AE">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504BD9">
              <w:rPr>
                <w:noProof/>
                <w:webHidden/>
              </w:rPr>
              <w:t>905</w:t>
            </w:r>
            <w:r w:rsidR="00E35F1F">
              <w:rPr>
                <w:noProof/>
                <w:webHidden/>
              </w:rPr>
              <w:fldChar w:fldCharType="end"/>
            </w:r>
          </w:hyperlink>
        </w:p>
        <w:p w14:paraId="73E96207" w14:textId="4CD495AC" w:rsidR="00E35F1F" w:rsidRDefault="000860AE">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504BD9">
              <w:rPr>
                <w:noProof/>
                <w:webHidden/>
              </w:rPr>
              <w:t>905</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46" w:name="_Ref436250323"/>
      <w:bookmarkStart w:id="1647" w:name="_Toc448227630"/>
      <w:r>
        <w:rPr>
          <w:rFonts w:ascii="Times New Roman" w:hAnsi="Times New Roman" w:cs="Times New Roman"/>
        </w:rPr>
        <w:lastRenderedPageBreak/>
        <w:t>July 1 / Epip 7: St. Shenoute</w:t>
      </w:r>
      <w:bookmarkEnd w:id="1642"/>
      <w:bookmarkEnd w:id="1646"/>
      <w:bookmarkEnd w:id="1647"/>
    </w:p>
    <w:p w14:paraId="5B5A5AD3" w14:textId="77777777" w:rsidR="00980D99" w:rsidRDefault="00980D99" w:rsidP="00980D99">
      <w:pPr>
        <w:pStyle w:val="Heading4"/>
        <w:rPr>
          <w:lang w:val="en-US"/>
        </w:rPr>
      </w:pPr>
      <w:bookmarkStart w:id="1648" w:name="_Ref434491186"/>
      <w:r>
        <w:rPr>
          <w:lang w:val="en-US"/>
        </w:rPr>
        <w:t>The Doxology</w:t>
      </w:r>
      <w:r w:rsidR="00810F04">
        <w:rPr>
          <w:lang w:val="en-US"/>
        </w:rPr>
        <w:t xml:space="preserve"> for St. Shenoute</w:t>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36"/>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37"/>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38"/>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52" w:name="_Ref434491207"/>
      <w:r>
        <w:rPr>
          <w:lang w:val="en-US"/>
        </w:rPr>
        <w:t>A Doxology for St. Besa</w:t>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53" w:name="_Toc448227631"/>
      <w:r>
        <w:rPr>
          <w:rFonts w:ascii="Times New Roman" w:hAnsi="Times New Roman" w:cs="Times New Roman"/>
        </w:rPr>
        <w:t>July 1 / Epip 7: Also St. Ignatius</w:t>
      </w:r>
      <w:bookmarkEnd w:id="1653"/>
    </w:p>
    <w:p w14:paraId="08CD1881" w14:textId="77777777" w:rsidR="00980D99" w:rsidRDefault="00980D99" w:rsidP="00980D99">
      <w:pPr>
        <w:pStyle w:val="Heading3"/>
        <w:rPr>
          <w:lang w:val="en-US"/>
        </w:rPr>
      </w:pPr>
      <w:bookmarkStart w:id="1654" w:name="_Ref434560325"/>
      <w:bookmarkStart w:id="1655" w:name="_Toc448227632"/>
      <w:r>
        <w:rPr>
          <w:lang w:val="en-US"/>
        </w:rPr>
        <w:t>July 2 / Epip 8: St. Pishoy</w:t>
      </w:r>
      <w:bookmarkEnd w:id="1654"/>
      <w:bookmarkEnd w:id="1655"/>
    </w:p>
    <w:p w14:paraId="3F31CCDA" w14:textId="77777777" w:rsidR="00980D99" w:rsidRDefault="00980D99" w:rsidP="00980D99">
      <w:pPr>
        <w:pStyle w:val="Heading4"/>
        <w:rPr>
          <w:lang w:val="en-US"/>
        </w:rPr>
      </w:pPr>
      <w:bookmarkStart w:id="1656" w:name="_Ref434490783"/>
      <w:r>
        <w:rPr>
          <w:lang w:val="en-US"/>
        </w:rPr>
        <w:t>The Doxology</w:t>
      </w:r>
      <w:r w:rsidR="00810F04">
        <w:rPr>
          <w:lang w:val="en-US"/>
        </w:rPr>
        <w:t xml:space="preserve"> for St. Pishoy</w:t>
      </w:r>
      <w:bookmarkEnd w:id="1656"/>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504BD9">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504BD9">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39"/>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40"/>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66" w:name="_Toc448227633"/>
      <w:r>
        <w:t>The Virgin’s Fast</w:t>
      </w:r>
      <w:bookmarkEnd w:id="1645"/>
      <w:bookmarkEnd w:id="1644"/>
      <w:bookmarkEnd w:id="1643"/>
      <w:bookmarkEnd w:id="1666"/>
    </w:p>
    <w:p w14:paraId="67B94F6A" w14:textId="77777777" w:rsidR="005B716A" w:rsidRDefault="005B716A" w:rsidP="005B716A">
      <w:pPr>
        <w:pStyle w:val="Heading3"/>
        <w:rPr>
          <w:lang w:val="en-US"/>
        </w:rPr>
      </w:pPr>
      <w:bookmarkStart w:id="1667" w:name="_Toc448227634"/>
      <w:r>
        <w:rPr>
          <w:lang w:val="en-US"/>
        </w:rPr>
        <w:t>July 3 / Epip 9: Martyrdom of</w:t>
      </w:r>
      <w:r w:rsidR="00FE0AE4">
        <w:rPr>
          <w:lang w:val="en-US"/>
        </w:rPr>
        <w:t xml:space="preserve"> </w:t>
      </w:r>
      <w:r>
        <w:rPr>
          <w:lang w:val="en-US"/>
        </w:rPr>
        <w:t>St. Simon Cleophas the Apostle</w:t>
      </w:r>
      <w:bookmarkEnd w:id="1667"/>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69F0F33E" w14:textId="77777777" w:rsidR="00DD5136" w:rsidRDefault="00DD5136" w:rsidP="00DD5136">
      <w:pPr>
        <w:pStyle w:val="Heading3"/>
      </w:pPr>
      <w:bookmarkStart w:id="1668" w:name="_Toc448227635"/>
      <w:r>
        <w:t>July 6 / Epip 12: Commemoration of Archangel Michael</w:t>
      </w:r>
      <w:bookmarkEnd w:id="1668"/>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504BD9">
        <w:t>November 8 (9) / Athor 12: Archangel Michael</w:t>
      </w:r>
      <w:r>
        <w:fldChar w:fldCharType="end"/>
      </w:r>
      <w:r>
        <w:t xml:space="preserve">, page </w:t>
      </w:r>
      <w:r>
        <w:fldChar w:fldCharType="begin"/>
      </w:r>
      <w:r>
        <w:instrText xml:space="preserve"> PAGEREF _Ref434561114 \h </w:instrText>
      </w:r>
      <w:r>
        <w:fldChar w:fldCharType="separate"/>
      </w:r>
      <w:r w:rsidR="00504BD9">
        <w:rPr>
          <w:noProof/>
        </w:rPr>
        <w:t>675</w:t>
      </w:r>
      <w:r>
        <w:fldChar w:fldCharType="end"/>
      </w:r>
      <w:r>
        <w:t>.</w:t>
      </w:r>
    </w:p>
    <w:p w14:paraId="1D32BC82" w14:textId="77777777" w:rsidR="005B716A" w:rsidRDefault="005B716A" w:rsidP="005B716A">
      <w:pPr>
        <w:pStyle w:val="Heading3"/>
      </w:pPr>
      <w:bookmarkStart w:id="1669" w:name="_Toc448227636"/>
      <w:r>
        <w:t>July 12 / Epip 18: Martyrdom of St. James the Apostle, the Bishop of Jerusalem</w:t>
      </w:r>
      <w:bookmarkEnd w:id="1669"/>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630614C9" w14:textId="77777777" w:rsidR="009C1989" w:rsidRDefault="009C1989" w:rsidP="009C1989">
      <w:pPr>
        <w:pStyle w:val="Heading3"/>
      </w:pPr>
      <w:bookmarkStart w:id="1670" w:name="_Ref434562330"/>
      <w:bookmarkStart w:id="1671" w:name="_Toc448227637"/>
      <w:r>
        <w:t>July 14 / Epip 20: Martyrdom of St. Theodore of Shotep, the General</w:t>
      </w:r>
      <w:bookmarkEnd w:id="1670"/>
      <w:bookmarkEnd w:id="1671"/>
    </w:p>
    <w:p w14:paraId="7B584133" w14:textId="77777777" w:rsidR="009C1989" w:rsidRDefault="009C1989" w:rsidP="009C1989">
      <w:pPr>
        <w:pStyle w:val="Heading4"/>
      </w:pPr>
      <w:bookmarkStart w:id="1672" w:name="_Ref434489277"/>
      <w:r>
        <w:t>The Doxology of St. Theodore of Shotep, the General</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73" w:name="_Ref434489296"/>
      <w:r>
        <w:t>Another Doxology of St. Theodore of Shotep, the General</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74"/>
            <w:r>
              <w:t>struggler</w:t>
            </w:r>
            <w:commentRangeEnd w:id="1674"/>
            <w:r>
              <w:rPr>
                <w:rStyle w:val="CommentReference"/>
                <w:rFonts w:ascii="Times New Roman" w:eastAsiaTheme="minorHAnsi" w:hAnsi="Times New Roman" w:cstheme="minorBidi"/>
                <w:color w:val="auto"/>
              </w:rPr>
              <w:commentReference w:id="1674"/>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75" w:name="_Toc448227638"/>
      <w:r>
        <w:t>July 15 / Epip 21: Commemoration of the Theotokos</w:t>
      </w:r>
      <w:bookmarkEnd w:id="1675"/>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04BD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04BD9">
        <w:rPr>
          <w:noProof/>
        </w:rPr>
        <w:t>916</w:t>
      </w:r>
      <w:r w:rsidR="007E24F9">
        <w:fldChar w:fldCharType="end"/>
      </w:r>
      <w:r w:rsidR="007E24F9">
        <w:t>.</w:t>
      </w:r>
    </w:p>
    <w:p w14:paraId="46562046" w14:textId="77777777" w:rsidR="0078548F" w:rsidRDefault="0078548F" w:rsidP="0078548F">
      <w:pPr>
        <w:pStyle w:val="Heading3"/>
      </w:pPr>
      <w:bookmarkStart w:id="1676" w:name="_Ref434562663"/>
      <w:bookmarkStart w:id="1677" w:name="_Toc448227639"/>
      <w:r>
        <w:t>July 17 / Epip 23: The Martyrdom of St. Marina</w:t>
      </w:r>
      <w:bookmarkEnd w:id="1676"/>
      <w:bookmarkEnd w:id="1677"/>
    </w:p>
    <w:p w14:paraId="71210AE6" w14:textId="77777777" w:rsidR="0078548F" w:rsidRDefault="0078548F" w:rsidP="0078548F">
      <w:pPr>
        <w:pStyle w:val="Heading4"/>
      </w:pPr>
      <w:bookmarkStart w:id="1678" w:name="_Ref434490204"/>
      <w:r>
        <w:t>The Doxology</w:t>
      </w:r>
      <w:r w:rsidR="00B46E6E">
        <w:t xml:space="preserve"> for St. Marina</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79" w:name="_Toc448227640"/>
      <w:r>
        <w:t>July 18 / Epip 24: The Martyrdom of Abba Noub</w:t>
      </w:r>
      <w:bookmarkEnd w:id="1679"/>
    </w:p>
    <w:p w14:paraId="45A4C76D" w14:textId="77777777" w:rsidR="00951605" w:rsidRDefault="00951605" w:rsidP="00951605">
      <w:pPr>
        <w:pStyle w:val="Heading4"/>
      </w:pPr>
      <w:bookmarkStart w:id="1680" w:name="_Ref434489534"/>
      <w:r>
        <w:t>The Doxology</w:t>
      </w:r>
      <w:r w:rsidR="00B46E6E">
        <w:t xml:space="preserve"> for Abba Noub</w:t>
      </w:r>
      <w:bookmarkEnd w:id="1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81"/>
            <w:r>
              <w:t>Abba Noub</w:t>
            </w:r>
            <w:commentRangeEnd w:id="1681"/>
            <w:r>
              <w:rPr>
                <w:rStyle w:val="CommentReference"/>
                <w:rFonts w:ascii="Times New Roman" w:eastAsiaTheme="minorHAnsi" w:hAnsi="Times New Roman" w:cstheme="minorBidi"/>
                <w:color w:val="auto"/>
              </w:rPr>
              <w:commentReference w:id="1681"/>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82"/>
            <w:r>
              <w:t xml:space="preserve">upright </w:t>
            </w:r>
            <w:commentRangeEnd w:id="1682"/>
            <w:r>
              <w:rPr>
                <w:rStyle w:val="CommentReference"/>
                <w:rFonts w:ascii="Times New Roman" w:eastAsiaTheme="minorHAnsi" w:hAnsi="Times New Roman" w:cstheme="minorBidi"/>
                <w:color w:val="auto"/>
              </w:rPr>
              <w:commentReference w:id="1682"/>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83" w:name="_Toc448227641"/>
      <w:r>
        <w:t>July 20 / Epip 26: Joseph the Carpenter</w:t>
      </w:r>
      <w:bookmarkEnd w:id="1683"/>
    </w:p>
    <w:p w14:paraId="5DE3B33E" w14:textId="77777777" w:rsidR="00BF240D" w:rsidRDefault="00BF240D" w:rsidP="00BF240D">
      <w:pPr>
        <w:pStyle w:val="Heading4"/>
      </w:pPr>
      <w:bookmarkStart w:id="1684" w:name="_Ref434488476"/>
      <w:r>
        <w:t>The Doxology</w:t>
      </w:r>
      <w:r w:rsidR="00B46E6E">
        <w:t xml:space="preserve"> for St. Joseph the Carpenter</w:t>
      </w:r>
      <w:bookmarkEnd w:id="1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41"/>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85" w:name="_Toc448227642"/>
      <w:bookmarkStart w:id="1686" w:name="_Toc410196222"/>
      <w:bookmarkStart w:id="1687" w:name="_Toc410196464"/>
      <w:bookmarkStart w:id="1688" w:name="_Toc410196966"/>
      <w:r>
        <w:t>July 20 / Epip 26: Also St. Frumentius (Abune Selama), the First Bishop of Ethiopia</w:t>
      </w:r>
      <w:bookmarkEnd w:id="1685"/>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504BD9">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504BD9">
        <w:rPr>
          <w:noProof/>
        </w:rPr>
        <w:t>845</w:t>
      </w:r>
      <w:r w:rsidR="00237D47">
        <w:fldChar w:fldCharType="end"/>
      </w:r>
      <w:r>
        <w:t>.</w:t>
      </w:r>
    </w:p>
    <w:p w14:paraId="74ECF631" w14:textId="77777777" w:rsidR="00C325FC" w:rsidRDefault="00C325FC" w:rsidP="005B716A">
      <w:pPr>
        <w:pStyle w:val="Heading3"/>
      </w:pPr>
      <w:bookmarkStart w:id="1689" w:name="_Toc448227643"/>
      <w:r>
        <w:t>July 22 / Epip 28: Departure of St. Mary Magdalene</w:t>
      </w:r>
      <w:bookmarkEnd w:id="1689"/>
    </w:p>
    <w:p w14:paraId="41ADBBFF" w14:textId="77777777" w:rsidR="00C325FC" w:rsidRDefault="00C325FC" w:rsidP="00C325FC">
      <w:pPr>
        <w:pStyle w:val="Heading4"/>
      </w:pPr>
      <w:bookmarkStart w:id="1690" w:name="_Ref434489077"/>
      <w:r>
        <w:t>The Doxology</w:t>
      </w:r>
      <w:r w:rsidR="00B46E6E">
        <w:t xml:space="preserve"> for St. Mary Magdalene</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91"/>
            <w:r>
              <w:t xml:space="preserve">ϯⲁⲅⲓⲁ </w:t>
            </w:r>
            <w:commentRangeEnd w:id="1691"/>
            <w:r>
              <w:rPr>
                <w:rStyle w:val="CommentReference"/>
                <w:rFonts w:ascii="Times New Roman" w:hAnsi="Times New Roman" w:cstheme="minorBidi"/>
                <w:noProof w:val="0"/>
              </w:rPr>
              <w:commentReference w:id="1691"/>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92"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92"/>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504BD9">
        <w:t>September 26 (27) / Tho-out 29: Commemoration of the Annunciation, Nativity, and Resurrection on the 29</w:t>
      </w:r>
      <w:r w:rsidR="00504BD9" w:rsidRPr="00C0205C">
        <w:rPr>
          <w:vertAlign w:val="superscript"/>
        </w:rPr>
        <w:t>th</w:t>
      </w:r>
      <w:r w:rsidR="00504BD9">
        <w:t xml:space="preserve"> of Every Month</w:t>
      </w:r>
      <w:r>
        <w:fldChar w:fldCharType="end"/>
      </w:r>
      <w:r>
        <w:t xml:space="preserve">, page </w:t>
      </w:r>
      <w:r>
        <w:fldChar w:fldCharType="begin"/>
      </w:r>
      <w:r>
        <w:instrText xml:space="preserve"> PAGEREF _Ref435003974 \h </w:instrText>
      </w:r>
      <w:r>
        <w:fldChar w:fldCharType="separate"/>
      </w:r>
      <w:r w:rsidR="00504BD9">
        <w:rPr>
          <w:noProof/>
        </w:rPr>
        <w:t>654</w:t>
      </w:r>
      <w:r>
        <w:fldChar w:fldCharType="end"/>
      </w:r>
      <w:r>
        <w:t>.</w:t>
      </w:r>
    </w:p>
    <w:p w14:paraId="48B57972" w14:textId="77777777" w:rsidR="005B716A" w:rsidRDefault="005B716A" w:rsidP="005B716A">
      <w:pPr>
        <w:pStyle w:val="Heading3"/>
      </w:pPr>
      <w:bookmarkStart w:id="1693" w:name="_Toc448227645"/>
      <w:r>
        <w:t xml:space="preserve">July 23 / Epip 29: </w:t>
      </w:r>
      <w:r w:rsidR="00B52D77">
        <w:t xml:space="preserve">Also the </w:t>
      </w:r>
      <w:r>
        <w:t>Translocation of the Relics of St. Andrew, the Apostle</w:t>
      </w:r>
      <w:bookmarkEnd w:id="1693"/>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3CDA1374" w14:textId="77777777" w:rsidR="00960235" w:rsidRDefault="00960235" w:rsidP="00960235">
      <w:pPr>
        <w:pStyle w:val="Heading3"/>
      </w:pPr>
      <w:bookmarkStart w:id="1694" w:name="_Toc448227646"/>
      <w:r>
        <w:t>July 28 / Mesori 4: Consecration of the Church of St. Anthony</w:t>
      </w:r>
      <w:bookmarkEnd w:id="1694"/>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504BD9">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504BD9">
        <w:rPr>
          <w:noProof/>
        </w:rPr>
        <w:t>809</w:t>
      </w:r>
      <w:r w:rsidR="00237D47">
        <w:fldChar w:fldCharType="end"/>
      </w:r>
      <w:bookmarkEnd w:id="1641"/>
      <w:r>
        <w:t>.</w:t>
      </w:r>
    </w:p>
    <w:p w14:paraId="62D72F65" w14:textId="77777777" w:rsidR="00495F1A" w:rsidRPr="00980D99" w:rsidRDefault="00495F1A" w:rsidP="00495F1A">
      <w:pPr>
        <w:pStyle w:val="Heading2"/>
        <w:rPr>
          <w:lang w:val="en-US"/>
        </w:rPr>
      </w:pPr>
      <w:bookmarkStart w:id="1695" w:name="_Toc448696656"/>
      <w:bookmarkStart w:id="1696" w:name="August"/>
      <w:r>
        <w:lastRenderedPageBreak/>
        <w:t>August</w:t>
      </w:r>
      <w:bookmarkEnd w:id="1686"/>
      <w:bookmarkEnd w:id="1687"/>
      <w:bookmarkEnd w:id="168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95"/>
    </w:p>
    <w:bookmarkStart w:id="1697" w:name="_Toc410196223" w:displacedByCustomXml="next"/>
    <w:bookmarkStart w:id="1698" w:name="_Toc410196465" w:displacedByCustomXml="next"/>
    <w:bookmarkStart w:id="1699" w:name="_Toc410196967"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504BD9">
              <w:rPr>
                <w:noProof/>
                <w:webHidden/>
              </w:rPr>
              <w:t>907</w:t>
            </w:r>
            <w:r w:rsidR="00E35F1F">
              <w:rPr>
                <w:noProof/>
                <w:webHidden/>
              </w:rPr>
              <w:fldChar w:fldCharType="end"/>
            </w:r>
          </w:hyperlink>
        </w:p>
        <w:p w14:paraId="0642AA7E" w14:textId="23413628" w:rsidR="00E35F1F" w:rsidRDefault="000860AE">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504BD9">
              <w:rPr>
                <w:noProof/>
                <w:webHidden/>
              </w:rPr>
              <w:t>907</w:t>
            </w:r>
            <w:r w:rsidR="00E35F1F">
              <w:rPr>
                <w:noProof/>
                <w:webHidden/>
              </w:rPr>
              <w:fldChar w:fldCharType="end"/>
            </w:r>
          </w:hyperlink>
        </w:p>
        <w:p w14:paraId="469350F5" w14:textId="54E2080F" w:rsidR="00E35F1F" w:rsidRDefault="000860AE">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504BD9">
              <w:rPr>
                <w:noProof/>
                <w:webHidden/>
              </w:rPr>
              <w:t>907</w:t>
            </w:r>
            <w:r w:rsidR="00E35F1F">
              <w:rPr>
                <w:noProof/>
                <w:webHidden/>
              </w:rPr>
              <w:fldChar w:fldCharType="end"/>
            </w:r>
          </w:hyperlink>
        </w:p>
        <w:p w14:paraId="1C958ECA" w14:textId="2ED4B593" w:rsidR="00E35F1F" w:rsidRDefault="000860AE">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504BD9">
              <w:rPr>
                <w:noProof/>
                <w:webHidden/>
              </w:rPr>
              <w:t>916</w:t>
            </w:r>
            <w:r w:rsidR="00E35F1F">
              <w:rPr>
                <w:noProof/>
                <w:webHidden/>
              </w:rPr>
              <w:fldChar w:fldCharType="end"/>
            </w:r>
          </w:hyperlink>
        </w:p>
        <w:p w14:paraId="30938F4F" w14:textId="7E942D24" w:rsidR="00E35F1F" w:rsidRDefault="000860AE">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504BD9">
              <w:rPr>
                <w:noProof/>
                <w:webHidden/>
              </w:rPr>
              <w:t>924</w:t>
            </w:r>
            <w:r w:rsidR="00E35F1F">
              <w:rPr>
                <w:noProof/>
                <w:webHidden/>
              </w:rPr>
              <w:fldChar w:fldCharType="end"/>
            </w:r>
          </w:hyperlink>
        </w:p>
        <w:p w14:paraId="27ED9ED2" w14:textId="0346C515" w:rsidR="00E35F1F" w:rsidRDefault="000860AE">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504BD9">
              <w:rPr>
                <w:noProof/>
                <w:webHidden/>
              </w:rPr>
              <w:t>924</w:t>
            </w:r>
            <w:r w:rsidR="00E35F1F">
              <w:rPr>
                <w:noProof/>
                <w:webHidden/>
              </w:rPr>
              <w:fldChar w:fldCharType="end"/>
            </w:r>
          </w:hyperlink>
        </w:p>
        <w:p w14:paraId="61F29EF3" w14:textId="194665C0" w:rsidR="00E35F1F" w:rsidRDefault="000860AE">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504BD9">
              <w:rPr>
                <w:noProof/>
                <w:webHidden/>
              </w:rPr>
              <w:t>924</w:t>
            </w:r>
            <w:r w:rsidR="00E35F1F">
              <w:rPr>
                <w:noProof/>
                <w:webHidden/>
              </w:rPr>
              <w:fldChar w:fldCharType="end"/>
            </w:r>
          </w:hyperlink>
        </w:p>
        <w:p w14:paraId="33C8C71D" w14:textId="4E2936C6" w:rsidR="00E35F1F" w:rsidRDefault="000860AE">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504BD9">
              <w:rPr>
                <w:noProof/>
                <w:webHidden/>
              </w:rPr>
              <w:t>926</w:t>
            </w:r>
            <w:r w:rsidR="00E35F1F">
              <w:rPr>
                <w:noProof/>
                <w:webHidden/>
              </w:rPr>
              <w:fldChar w:fldCharType="end"/>
            </w:r>
          </w:hyperlink>
        </w:p>
        <w:p w14:paraId="388B8086" w14:textId="60CD34A1" w:rsidR="00E35F1F" w:rsidRDefault="000860AE">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504BD9">
              <w:rPr>
                <w:noProof/>
                <w:webHidden/>
              </w:rPr>
              <w:t>927</w:t>
            </w:r>
            <w:r w:rsidR="00E35F1F">
              <w:rPr>
                <w:noProof/>
                <w:webHidden/>
              </w:rPr>
              <w:fldChar w:fldCharType="end"/>
            </w:r>
          </w:hyperlink>
        </w:p>
        <w:p w14:paraId="5ACE581D" w14:textId="4547DE98" w:rsidR="00E35F1F" w:rsidRDefault="000860AE">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504BD9">
              <w:rPr>
                <w:noProof/>
                <w:webHidden/>
              </w:rPr>
              <w:t>927</w:t>
            </w:r>
            <w:r w:rsidR="00E35F1F">
              <w:rPr>
                <w:noProof/>
                <w:webHidden/>
              </w:rPr>
              <w:fldChar w:fldCharType="end"/>
            </w:r>
          </w:hyperlink>
        </w:p>
        <w:p w14:paraId="39173CA8" w14:textId="59DA7DDC" w:rsidR="00E35F1F" w:rsidRDefault="000860AE">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504BD9">
              <w:rPr>
                <w:noProof/>
                <w:webHidden/>
              </w:rPr>
              <w:t>927</w:t>
            </w:r>
            <w:r w:rsidR="00E35F1F">
              <w:rPr>
                <w:noProof/>
                <w:webHidden/>
              </w:rPr>
              <w:fldChar w:fldCharType="end"/>
            </w:r>
          </w:hyperlink>
        </w:p>
        <w:p w14:paraId="4B7ED6FE" w14:textId="64CFA657" w:rsidR="00E35F1F" w:rsidRDefault="000860AE">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504BD9">
              <w:rPr>
                <w:noProof/>
                <w:webHidden/>
              </w:rPr>
              <w:t>927</w:t>
            </w:r>
            <w:r w:rsidR="00E35F1F">
              <w:rPr>
                <w:noProof/>
                <w:webHidden/>
              </w:rPr>
              <w:fldChar w:fldCharType="end"/>
            </w:r>
          </w:hyperlink>
        </w:p>
        <w:p w14:paraId="5C0A9F92" w14:textId="1AAEEA00" w:rsidR="00E35F1F" w:rsidRDefault="000860AE">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504BD9">
              <w:rPr>
                <w:noProof/>
                <w:webHidden/>
              </w:rPr>
              <w:t>928</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00" w:name="_Toc448227647"/>
      <w:r>
        <w:lastRenderedPageBreak/>
        <w:t>August 1 / Mesori 8: The Confession of St. Peter</w:t>
      </w:r>
      <w:bookmarkEnd w:id="1700"/>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504BD9">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504BD9">
        <w:rPr>
          <w:noProof/>
        </w:rPr>
        <w:t>880</w:t>
      </w:r>
      <w:r w:rsidR="00237D47">
        <w:fldChar w:fldCharType="end"/>
      </w:r>
      <w:r>
        <w:t>.</w:t>
      </w:r>
    </w:p>
    <w:p w14:paraId="21A226CF" w14:textId="77777777" w:rsidR="00DD5136" w:rsidRDefault="00DD5136" w:rsidP="00DD5136">
      <w:pPr>
        <w:pStyle w:val="Heading3"/>
      </w:pPr>
      <w:bookmarkStart w:id="1701" w:name="_Toc448227648"/>
      <w:r>
        <w:t>August 5 / Mesori 12: Commemoration of Archangel Michael</w:t>
      </w:r>
      <w:bookmarkEnd w:id="1701"/>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504BD9">
        <w:t>November 8 (9) / Athor 12: Archangel Michael</w:t>
      </w:r>
      <w:r>
        <w:fldChar w:fldCharType="end"/>
      </w:r>
      <w:r>
        <w:t xml:space="preserve">, page </w:t>
      </w:r>
      <w:r>
        <w:fldChar w:fldCharType="begin"/>
      </w:r>
      <w:r>
        <w:instrText xml:space="preserve"> PAGEREF _Ref434561114 \h </w:instrText>
      </w:r>
      <w:r>
        <w:fldChar w:fldCharType="separate"/>
      </w:r>
      <w:r w:rsidR="00504BD9">
        <w:rPr>
          <w:noProof/>
        </w:rPr>
        <w:t>675</w:t>
      </w:r>
      <w:r>
        <w:fldChar w:fldCharType="end"/>
      </w:r>
      <w:r>
        <w:t>.</w:t>
      </w:r>
    </w:p>
    <w:p w14:paraId="700F8882" w14:textId="77777777" w:rsidR="00495F1A" w:rsidRDefault="00980D99" w:rsidP="00495F1A">
      <w:pPr>
        <w:pStyle w:val="Heading3"/>
      </w:pPr>
      <w:bookmarkStart w:id="1702" w:name="_Toc448227649"/>
      <w:r>
        <w:t xml:space="preserve">August 6 / Mesori 13: </w:t>
      </w:r>
      <w:r w:rsidR="00495F1A">
        <w:t>The Transfiguration</w:t>
      </w:r>
      <w:bookmarkEnd w:id="1699"/>
      <w:bookmarkEnd w:id="1698"/>
      <w:bookmarkEnd w:id="1697"/>
      <w:bookmarkEnd w:id="1702"/>
    </w:p>
    <w:p w14:paraId="1EF4D652" w14:textId="77777777" w:rsidR="00980D99" w:rsidRDefault="00980D99" w:rsidP="00980D99">
      <w:pPr>
        <w:pStyle w:val="Heading4"/>
      </w:pPr>
      <w:bookmarkStart w:id="1703" w:name="_Ref434478012"/>
      <w:r>
        <w:t>The Doxology</w:t>
      </w:r>
      <w:r w:rsidR="00E21EA3">
        <w:t xml:space="preserve"> of the Transfiguration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04" w:name="_Ref434476299"/>
      <w:r>
        <w:t>The Psali Adam</w:t>
      </w:r>
      <w:r w:rsidR="006C1B94">
        <w:t xml:space="preserve"> for the Transfiguration</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05" w:name="_Ref434476316"/>
      <w:r>
        <w:t>The Psali Batos</w:t>
      </w:r>
      <w:r w:rsidR="006C1B94">
        <w:t xml:space="preserve"> for the Transfiguration</w:t>
      </w:r>
      <w:bookmarkEnd w:id="1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06" w:name="_Toc410196224"/>
      <w:bookmarkStart w:id="1707" w:name="_Toc410196466"/>
      <w:bookmarkStart w:id="1708" w:name="_Toc410196968"/>
      <w:bookmarkStart w:id="1709" w:name="_Ref435642801"/>
      <w:bookmarkStart w:id="1710" w:name="_Ref435642808"/>
      <w:bookmarkStart w:id="1711" w:name="_Toc448227650"/>
      <w:r>
        <w:t xml:space="preserve">August 9 / Mesori 16: </w:t>
      </w:r>
      <w:r w:rsidR="00495F1A">
        <w:t>The Assumption of the Virgin</w:t>
      </w:r>
      <w:bookmarkEnd w:id="1706"/>
      <w:bookmarkEnd w:id="1707"/>
      <w:bookmarkEnd w:id="1708"/>
      <w:bookmarkEnd w:id="1709"/>
      <w:bookmarkEnd w:id="1710"/>
      <w:bookmarkEnd w:id="1711"/>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04BD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04BD9">
        <w:rPr>
          <w:noProof/>
        </w:rPr>
        <w:t>916</w:t>
      </w:r>
      <w:r w:rsidR="007E24F9">
        <w:fldChar w:fldCharType="end"/>
      </w:r>
      <w:r w:rsidR="007E24F9">
        <w:t>.</w:t>
      </w:r>
    </w:p>
    <w:p w14:paraId="4D26BE2A" w14:textId="4FF0A956" w:rsidR="007E24F9" w:rsidRDefault="007E24F9" w:rsidP="007E24F9">
      <w:pPr>
        <w:pStyle w:val="Heading4"/>
      </w:pPr>
      <w:bookmarkStart w:id="1712" w:name="_Ref435642763"/>
      <w:r>
        <w:t xml:space="preserve">The Psali </w:t>
      </w:r>
      <w:commentRangeStart w:id="1713"/>
      <w:r>
        <w:t xml:space="preserve">Adam </w:t>
      </w:r>
      <w:commentRangeEnd w:id="1713"/>
      <w:r>
        <w:rPr>
          <w:rStyle w:val="CommentReference"/>
          <w:rFonts w:eastAsiaTheme="minorHAnsi" w:cstheme="minorBidi"/>
          <w:b w:val="0"/>
          <w:bCs w:val="0"/>
          <w:iCs w:val="0"/>
          <w:color w:val="auto"/>
        </w:rPr>
        <w:commentReference w:id="1713"/>
      </w:r>
      <w:r>
        <w:t>for the Virgin</w:t>
      </w:r>
      <w:bookmarkEnd w:id="1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14"/>
            <w:r>
              <w:t>With divine hands.”</w:t>
            </w:r>
            <w:commentRangeEnd w:id="1714"/>
            <w:r>
              <w:rPr>
                <w:rStyle w:val="CommentReference"/>
                <w:rFonts w:ascii="Times New Roman" w:eastAsiaTheme="minorHAnsi" w:hAnsi="Times New Roman" w:cstheme="minorBidi"/>
                <w:color w:val="auto"/>
              </w:rPr>
              <w:commentReference w:id="1714"/>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15" w:name="_Ref435734818"/>
      <w:r>
        <w:t>The Psali Batos for the Virgin</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42"/>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16"/>
            <w:r>
              <w:t>forever</w:t>
            </w:r>
            <w:commentRangeEnd w:id="1716"/>
            <w:r>
              <w:rPr>
                <w:rStyle w:val="CommentReference"/>
                <w:rFonts w:ascii="Times New Roman" w:eastAsiaTheme="minorHAnsi" w:hAnsi="Times New Roman" w:cstheme="minorBidi"/>
                <w:color w:val="auto"/>
              </w:rPr>
              <w:commentReference w:id="1716"/>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17"/>
            <w:r>
              <w:t>In the unshakable places.</w:t>
            </w:r>
            <w:commentRangeEnd w:id="1717"/>
            <w:r>
              <w:rPr>
                <w:rStyle w:val="CommentReference"/>
                <w:rFonts w:ascii="Times New Roman" w:eastAsiaTheme="minorHAnsi" w:hAnsi="Times New Roman" w:cstheme="minorBidi"/>
                <w:color w:val="auto"/>
              </w:rPr>
              <w:commentReference w:id="1717"/>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18"/>
            <w:r>
              <w:t>Your name adorns our works.</w:t>
            </w:r>
            <w:commentRangeEnd w:id="1718"/>
            <w:r>
              <w:rPr>
                <w:rStyle w:val="CommentReference"/>
                <w:rFonts w:ascii="Times New Roman" w:eastAsiaTheme="minorHAnsi" w:hAnsi="Times New Roman" w:cstheme="minorBidi"/>
                <w:color w:val="auto"/>
              </w:rPr>
              <w:commentReference w:id="1718"/>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19"/>
            <w:r>
              <w:t xml:space="preserve">Interceding </w:t>
            </w:r>
            <w:commentRangeEnd w:id="1719"/>
            <w:r>
              <w:rPr>
                <w:rStyle w:val="CommentReference"/>
                <w:rFonts w:ascii="Times New Roman" w:eastAsiaTheme="minorHAnsi" w:hAnsi="Times New Roman" w:cstheme="minorBidi"/>
                <w:color w:val="auto"/>
              </w:rPr>
              <w:commentReference w:id="1719"/>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20" w:name="_Toc448227651"/>
      <w:r>
        <w:t>August 12 / Mesori 19: Translocation of the Relics of St. Macarius the Great</w:t>
      </w:r>
      <w:bookmarkEnd w:id="1720"/>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504BD9">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504BD9">
        <w:rPr>
          <w:noProof/>
        </w:rPr>
        <w:t>822</w:t>
      </w:r>
      <w:r w:rsidR="00237D47">
        <w:fldChar w:fldCharType="end"/>
      </w:r>
      <w:r w:rsidR="00237D47">
        <w:t>.</w:t>
      </w:r>
    </w:p>
    <w:p w14:paraId="7069CDB9" w14:textId="77777777" w:rsidR="005329C1" w:rsidRDefault="005329C1" w:rsidP="005329C1">
      <w:pPr>
        <w:pStyle w:val="Heading3"/>
      </w:pPr>
      <w:bookmarkStart w:id="1721" w:name="_Toc448227652"/>
      <w:r>
        <w:t>August 14 / Mesori 21: Commemoration of the Theotokos</w:t>
      </w:r>
      <w:bookmarkEnd w:id="1721"/>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04BD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04BD9">
        <w:rPr>
          <w:noProof/>
        </w:rPr>
        <w:t>916</w:t>
      </w:r>
      <w:r w:rsidR="007E24F9">
        <w:fldChar w:fldCharType="end"/>
      </w:r>
      <w:r w:rsidR="007E24F9">
        <w:t>.</w:t>
      </w:r>
    </w:p>
    <w:p w14:paraId="548CB18D" w14:textId="77777777" w:rsidR="009F60F1" w:rsidRDefault="009F60F1" w:rsidP="009F60F1">
      <w:pPr>
        <w:pStyle w:val="Heading3"/>
      </w:pPr>
      <w:bookmarkStart w:id="1722" w:name="_Ref434563030"/>
      <w:bookmarkStart w:id="1723" w:name="_Toc448227653"/>
      <w:r>
        <w:t>August 17 / Mesori 24: Departure of St. Takle Haymanot</w:t>
      </w:r>
      <w:bookmarkEnd w:id="1722"/>
      <w:bookmarkEnd w:id="1723"/>
    </w:p>
    <w:p w14:paraId="34845613" w14:textId="77777777" w:rsidR="009F60F1" w:rsidRDefault="009F60F1" w:rsidP="009F60F1">
      <w:pPr>
        <w:pStyle w:val="Heading4"/>
      </w:pPr>
      <w:bookmarkStart w:id="1724" w:name="_Ref434492302"/>
      <w:r>
        <w:t>The Doxology</w:t>
      </w:r>
      <w:r w:rsidR="00B82753">
        <w:t xml:space="preserve"> for St. Takle Haymanot</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25" w:name="_Toc448227654"/>
      <w:r>
        <w:lastRenderedPageBreak/>
        <w:t>August 21 / Mesori 28: The Patriarchs: Abraham, Isaac, and Jacob</w:t>
      </w:r>
      <w:bookmarkEnd w:id="1725"/>
    </w:p>
    <w:p w14:paraId="1D063B19" w14:textId="77777777" w:rsidR="00431ABD" w:rsidRDefault="00431ABD" w:rsidP="00431ABD">
      <w:pPr>
        <w:pStyle w:val="Heading4"/>
      </w:pPr>
      <w:bookmarkStart w:id="1726" w:name="_Ref434492413"/>
      <w:r>
        <w:t>The Doxology</w:t>
      </w:r>
      <w:r w:rsidR="00B82753">
        <w:t xml:space="preserve"> for the Patriarchs: Abraham, Isaac, and Jacob</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27" w:name="_Toc448227655"/>
      <w:r>
        <w:lastRenderedPageBreak/>
        <w:t>August 22 / Mesori 29: Commemoration of the Annunciation, Nativity, and Resurrection on the 29</w:t>
      </w:r>
      <w:r w:rsidRPr="00C0205C">
        <w:rPr>
          <w:vertAlign w:val="superscript"/>
        </w:rPr>
        <w:t>th</w:t>
      </w:r>
      <w:r>
        <w:t xml:space="preserve"> of Every Month</w:t>
      </w:r>
      <w:bookmarkEnd w:id="1727"/>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504BD9">
        <w:t>September 26 (27) / Tho-out 29: Commemoration of the Annunciation, Nativity, and Resurrection on the 29</w:t>
      </w:r>
      <w:r w:rsidR="00504BD9" w:rsidRPr="00C0205C">
        <w:rPr>
          <w:vertAlign w:val="superscript"/>
        </w:rPr>
        <w:t>th</w:t>
      </w:r>
      <w:r w:rsidR="00504BD9">
        <w:t xml:space="preserve"> of Every Month</w:t>
      </w:r>
      <w:r>
        <w:fldChar w:fldCharType="end"/>
      </w:r>
      <w:r>
        <w:t xml:space="preserve">, page </w:t>
      </w:r>
      <w:r>
        <w:fldChar w:fldCharType="begin"/>
      </w:r>
      <w:r>
        <w:instrText xml:space="preserve"> PAGEREF _Ref435003974 \h </w:instrText>
      </w:r>
      <w:r>
        <w:fldChar w:fldCharType="separate"/>
      </w:r>
      <w:r w:rsidR="00504BD9">
        <w:rPr>
          <w:noProof/>
        </w:rPr>
        <w:t>654</w:t>
      </w:r>
      <w:r>
        <w:fldChar w:fldCharType="end"/>
      </w:r>
      <w:r>
        <w:t>.</w:t>
      </w:r>
    </w:p>
    <w:p w14:paraId="71EB5850" w14:textId="77777777" w:rsidR="0070722E" w:rsidRDefault="0070722E" w:rsidP="0070722E">
      <w:pPr>
        <w:pStyle w:val="Heading3"/>
      </w:pPr>
      <w:bookmarkStart w:id="1728" w:name="_Toc448227656"/>
      <w:r>
        <w:t xml:space="preserve">August 22 / Mesori 29: </w:t>
      </w:r>
      <w:r w:rsidR="007D439A">
        <w:t xml:space="preserve">Also the </w:t>
      </w:r>
      <w:r>
        <w:t>Translocation of the Relics of St. John the Short to Scetis</w:t>
      </w:r>
      <w:bookmarkEnd w:id="1728"/>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504BD9">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504BD9">
        <w:rPr>
          <w:noProof/>
        </w:rPr>
        <w:t>667</w:t>
      </w:r>
      <w:r w:rsidR="00237D47">
        <w:fldChar w:fldCharType="end"/>
      </w:r>
      <w:r>
        <w:t>.</w:t>
      </w:r>
    </w:p>
    <w:p w14:paraId="7E90B074" w14:textId="77777777" w:rsidR="00D46726" w:rsidRDefault="00D46726" w:rsidP="00D46726">
      <w:pPr>
        <w:pStyle w:val="Heading3"/>
      </w:pPr>
      <w:bookmarkStart w:id="1729" w:name="_Toc448227657"/>
      <w:r>
        <w:t>August 25 / Little Month 2: Departure of St. Titus the Apostle</w:t>
      </w:r>
      <w:bookmarkEnd w:id="1729"/>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76AA6933" w14:textId="77777777" w:rsidR="00C30039" w:rsidRDefault="00C30039" w:rsidP="00C30039">
      <w:pPr>
        <w:pStyle w:val="Heading3"/>
      </w:pPr>
      <w:bookmarkStart w:id="1730" w:name="_Toc448227658"/>
      <w:r>
        <w:t>August 26 / Little Month 3: Archangel Raphael</w:t>
      </w:r>
      <w:bookmarkEnd w:id="1730"/>
    </w:p>
    <w:p w14:paraId="0292BCC5" w14:textId="77777777" w:rsidR="00C30039" w:rsidRDefault="00C30039" w:rsidP="00C30039">
      <w:pPr>
        <w:pStyle w:val="Heading4"/>
      </w:pPr>
      <w:bookmarkStart w:id="1731" w:name="_Ref434488208"/>
      <w:r>
        <w:t>The Doxology</w:t>
      </w:r>
      <w:r w:rsidR="00B46E6E">
        <w:t xml:space="preserve"> for Archangel Raphael</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32" w:name="_Toc448227659"/>
      <w:r>
        <w:t>August 28 / Little Month 5</w:t>
      </w:r>
      <w:r w:rsidR="00980D99">
        <w:t>: St. Parsouma</w:t>
      </w:r>
      <w:bookmarkEnd w:id="1732"/>
    </w:p>
    <w:p w14:paraId="32F5CFB7" w14:textId="77777777" w:rsidR="00980D99" w:rsidRDefault="00980D99" w:rsidP="00980D99">
      <w:pPr>
        <w:pStyle w:val="Heading4"/>
      </w:pPr>
      <w:bookmarkStart w:id="1733" w:name="_Ref434491294"/>
      <w:r>
        <w:t>The Doxology</w:t>
      </w:r>
      <w:r w:rsidR="00810F04">
        <w:t xml:space="preserve"> for St. Parsouma</w:t>
      </w:r>
      <w:bookmarkEnd w:id="1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43"/>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37"/>
            <w:r>
              <w:t xml:space="preserve">ⲙ̀Ⲡⲭ̄ⲥ̄ </w:t>
            </w:r>
            <w:commentRangeEnd w:id="1737"/>
            <w:r>
              <w:rPr>
                <w:rStyle w:val="CommentReference"/>
                <w:rFonts w:ascii="Times New Roman" w:hAnsi="Times New Roman" w:cstheme="minorBidi"/>
                <w:noProof w:val="0"/>
              </w:rPr>
              <w:commentReference w:id="1737"/>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38"/>
            <w:r>
              <w:t xml:space="preserve">ⲡⲉⲛⲥⲱⲧⲏⲣ </w:t>
            </w:r>
            <w:commentRangeEnd w:id="1738"/>
            <w:r>
              <w:rPr>
                <w:rStyle w:val="CommentReference"/>
                <w:rFonts w:ascii="Times New Roman" w:hAnsi="Times New Roman" w:cstheme="minorBidi"/>
                <w:noProof w:val="0"/>
              </w:rPr>
              <w:commentReference w:id="1738"/>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39" w:name="_Toc410196226"/>
      <w:bookmarkStart w:id="1740" w:name="_Toc410196468"/>
      <w:bookmarkStart w:id="1741" w:name="_Toc410196970"/>
      <w:bookmarkStart w:id="1742" w:name="_Toc448696657"/>
      <w:bookmarkStart w:id="1743" w:name="Pascal"/>
      <w:bookmarkEnd w:id="1696"/>
      <w:r>
        <w:lastRenderedPageBreak/>
        <w:t>The Pascal Cycle</w:t>
      </w:r>
      <w:bookmarkEnd w:id="1739"/>
      <w:bookmarkEnd w:id="1740"/>
      <w:bookmarkEnd w:id="1741"/>
      <w:bookmarkEnd w:id="1742"/>
    </w:p>
    <w:bookmarkStart w:id="1744" w:name="_Toc410196227" w:displacedByCustomXml="next"/>
    <w:bookmarkStart w:id="1745" w:name="_Toc410196469" w:displacedByCustomXml="next"/>
    <w:bookmarkStart w:id="1746" w:name="_Toc410196971"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504BD9">
              <w:rPr>
                <w:noProof/>
                <w:webHidden/>
              </w:rPr>
              <w:t>931</w:t>
            </w:r>
            <w:r w:rsidR="00E35F1F">
              <w:rPr>
                <w:noProof/>
                <w:webHidden/>
              </w:rPr>
              <w:fldChar w:fldCharType="end"/>
            </w:r>
          </w:hyperlink>
        </w:p>
        <w:p w14:paraId="2F2B0A5E" w14:textId="4A9B9E94" w:rsidR="00E35F1F" w:rsidRDefault="000860AE">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504BD9">
              <w:rPr>
                <w:noProof/>
                <w:webHidden/>
              </w:rPr>
              <w:t>932</w:t>
            </w:r>
            <w:r w:rsidR="00E35F1F">
              <w:rPr>
                <w:noProof/>
                <w:webHidden/>
              </w:rPr>
              <w:fldChar w:fldCharType="end"/>
            </w:r>
          </w:hyperlink>
        </w:p>
        <w:p w14:paraId="21397571" w14:textId="05439365" w:rsidR="00E35F1F" w:rsidRDefault="000860AE">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504BD9">
              <w:rPr>
                <w:noProof/>
                <w:webHidden/>
              </w:rPr>
              <w:t>932</w:t>
            </w:r>
            <w:r w:rsidR="00E35F1F">
              <w:rPr>
                <w:noProof/>
                <w:webHidden/>
              </w:rPr>
              <w:fldChar w:fldCharType="end"/>
            </w:r>
          </w:hyperlink>
        </w:p>
        <w:p w14:paraId="345B39DB" w14:textId="4AB71334" w:rsidR="00E35F1F" w:rsidRDefault="000860AE">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504BD9">
              <w:rPr>
                <w:noProof/>
                <w:webHidden/>
              </w:rPr>
              <w:t>953</w:t>
            </w:r>
            <w:r w:rsidR="00E35F1F">
              <w:rPr>
                <w:noProof/>
                <w:webHidden/>
              </w:rPr>
              <w:fldChar w:fldCharType="end"/>
            </w:r>
          </w:hyperlink>
        </w:p>
        <w:p w14:paraId="2AC75D2D" w14:textId="029FCCC8" w:rsidR="00E35F1F" w:rsidRDefault="000860AE">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504BD9">
              <w:rPr>
                <w:noProof/>
                <w:webHidden/>
              </w:rPr>
              <w:t>958</w:t>
            </w:r>
            <w:r w:rsidR="00E35F1F">
              <w:rPr>
                <w:noProof/>
                <w:webHidden/>
              </w:rPr>
              <w:fldChar w:fldCharType="end"/>
            </w:r>
          </w:hyperlink>
        </w:p>
        <w:p w14:paraId="3D4E604A" w14:textId="0B309D69" w:rsidR="00E35F1F" w:rsidRDefault="000860AE">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504BD9">
              <w:rPr>
                <w:noProof/>
                <w:webHidden/>
              </w:rPr>
              <w:t>967</w:t>
            </w:r>
            <w:r w:rsidR="00E35F1F">
              <w:rPr>
                <w:noProof/>
                <w:webHidden/>
              </w:rPr>
              <w:fldChar w:fldCharType="end"/>
            </w:r>
          </w:hyperlink>
        </w:p>
        <w:p w14:paraId="02D0C1AA" w14:textId="7D439AB7" w:rsidR="00E35F1F" w:rsidRDefault="000860AE">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504BD9">
              <w:rPr>
                <w:noProof/>
                <w:webHidden/>
              </w:rPr>
              <w:t>975</w:t>
            </w:r>
            <w:r w:rsidR="00E35F1F">
              <w:rPr>
                <w:noProof/>
                <w:webHidden/>
              </w:rPr>
              <w:fldChar w:fldCharType="end"/>
            </w:r>
          </w:hyperlink>
        </w:p>
        <w:p w14:paraId="1DA254E0" w14:textId="201A631E" w:rsidR="00E35F1F" w:rsidRDefault="000860AE">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504BD9">
              <w:rPr>
                <w:noProof/>
                <w:webHidden/>
              </w:rPr>
              <w:t>986</w:t>
            </w:r>
            <w:r w:rsidR="00E35F1F">
              <w:rPr>
                <w:noProof/>
                <w:webHidden/>
              </w:rPr>
              <w:fldChar w:fldCharType="end"/>
            </w:r>
          </w:hyperlink>
        </w:p>
        <w:p w14:paraId="779EDF1B" w14:textId="0AF9B506" w:rsidR="00E35F1F" w:rsidRDefault="000860AE">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504BD9">
              <w:rPr>
                <w:noProof/>
                <w:webHidden/>
              </w:rPr>
              <w:t>988</w:t>
            </w:r>
            <w:r w:rsidR="00E35F1F">
              <w:rPr>
                <w:noProof/>
                <w:webHidden/>
              </w:rPr>
              <w:fldChar w:fldCharType="end"/>
            </w:r>
          </w:hyperlink>
        </w:p>
        <w:p w14:paraId="24E1F576" w14:textId="78CD0192" w:rsidR="00E35F1F" w:rsidRDefault="000860AE">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504BD9">
              <w:rPr>
                <w:noProof/>
                <w:webHidden/>
              </w:rPr>
              <w:t>998</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47" w:name="_Toc448227660"/>
      <w:r>
        <w:lastRenderedPageBreak/>
        <w:t>Jonah’s Fast</w:t>
      </w:r>
      <w:bookmarkEnd w:id="1746"/>
      <w:bookmarkEnd w:id="1745"/>
      <w:bookmarkEnd w:id="1744"/>
      <w:bookmarkEnd w:id="1747"/>
    </w:p>
    <w:p w14:paraId="7A658690" w14:textId="77777777" w:rsidR="001E5E16" w:rsidRPr="001E5E16" w:rsidRDefault="001E5E16" w:rsidP="001E5E16">
      <w:pPr>
        <w:pStyle w:val="Heading4"/>
      </w:pPr>
      <w:bookmarkStart w:id="1748" w:name="_Ref434478053"/>
      <w:r>
        <w:t>The Doxology</w:t>
      </w:r>
      <w:r w:rsidR="00E21EA3">
        <w:t xml:space="preserve"> of Jonah’s Fast</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49" w:name="_Toc410196228"/>
      <w:bookmarkStart w:id="1750" w:name="_Toc410196470"/>
      <w:bookmarkStart w:id="1751" w:name="_Toc410196972"/>
      <w:bookmarkStart w:id="1752" w:name="_Toc448227661"/>
      <w:r>
        <w:t>Jonah’s Feast</w:t>
      </w:r>
      <w:bookmarkEnd w:id="1749"/>
      <w:bookmarkEnd w:id="1750"/>
      <w:bookmarkEnd w:id="1751"/>
      <w:bookmarkEnd w:id="1752"/>
    </w:p>
    <w:p w14:paraId="6EE6C439" w14:textId="77777777" w:rsidR="00495F1A" w:rsidRDefault="00495F1A" w:rsidP="00495F1A">
      <w:pPr>
        <w:pStyle w:val="Heading3"/>
      </w:pPr>
      <w:bookmarkStart w:id="1753" w:name="_Toc410196229"/>
      <w:bookmarkStart w:id="1754" w:name="_Toc410196471"/>
      <w:bookmarkStart w:id="1755" w:name="_Toc410196973"/>
      <w:bookmarkStart w:id="1756" w:name="_Toc448227662"/>
      <w:r>
        <w:t>Great Lent</w:t>
      </w:r>
      <w:bookmarkEnd w:id="1753"/>
      <w:bookmarkEnd w:id="1754"/>
      <w:bookmarkEnd w:id="1755"/>
      <w:bookmarkEnd w:id="1756"/>
    </w:p>
    <w:p w14:paraId="2602B6E5" w14:textId="77777777" w:rsidR="00EC2AEB" w:rsidRPr="001E5E16" w:rsidRDefault="00EC2AEB" w:rsidP="00EC2AEB">
      <w:pPr>
        <w:pStyle w:val="Heading4"/>
      </w:pPr>
      <w:bookmarkStart w:id="1757" w:name="_Ref434478080"/>
      <w:r>
        <w:t>The Doxology</w:t>
      </w:r>
      <w:r w:rsidR="00420CFA">
        <w:t xml:space="preserve"> for Saturday and Sunday</w:t>
      </w:r>
      <w:r w:rsidR="00E21EA3">
        <w:t xml:space="preserve"> in Great Lent</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58" w:name="_Ref434478104"/>
      <w:r>
        <w:t>The Doxology</w:t>
      </w:r>
      <w:r w:rsidR="00E21EA3">
        <w:t xml:space="preserve"> for Weekdays in Great Lent</w:t>
      </w:r>
      <w:bookmarkEnd w:id="1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59"/>
            <w:r>
              <w:t>ⲛⲓⲉ̀ⲛⲉϩ</w:t>
            </w:r>
            <w:commentRangeEnd w:id="1759"/>
            <w:r>
              <w:rPr>
                <w:rStyle w:val="CommentReference"/>
                <w:rFonts w:ascii="Times New Roman" w:hAnsi="Times New Roman" w:cstheme="minorBidi"/>
                <w:noProof w:val="0"/>
              </w:rPr>
              <w:commentReference w:id="1759"/>
            </w:r>
            <w:r>
              <w:t>.</w:t>
            </w:r>
          </w:p>
        </w:tc>
      </w:tr>
    </w:tbl>
    <w:p w14:paraId="1A70F51E" w14:textId="77777777" w:rsidR="00420CFA" w:rsidRPr="001E5E16" w:rsidRDefault="00420CFA" w:rsidP="00420CFA">
      <w:pPr>
        <w:pStyle w:val="Heading4"/>
      </w:pPr>
      <w:bookmarkStart w:id="1760" w:name="_Ref434478128"/>
      <w:r>
        <w:t>A Second Doxology for Weekdays</w:t>
      </w:r>
      <w:r w:rsidR="00E21EA3">
        <w:t xml:space="preserve"> in Great Lent</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61"/>
            <w:r>
              <w:t xml:space="preserve">He </w:t>
            </w:r>
            <w:r w:rsidR="00253DD3">
              <w:t>humiliated</w:t>
            </w:r>
          </w:p>
          <w:p w14:paraId="774AFAE4" w14:textId="77777777" w:rsidR="00420CFA" w:rsidRDefault="00420CFA" w:rsidP="00420CFA">
            <w:pPr>
              <w:pStyle w:val="EngHangEnd"/>
            </w:pPr>
            <w:r>
              <w:t>The Tempter</w:t>
            </w:r>
            <w:commentRangeEnd w:id="1761"/>
            <w:r>
              <w:rPr>
                <w:rStyle w:val="CommentReference"/>
              </w:rPr>
              <w:commentReference w:id="1761"/>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62"/>
            <w:r>
              <w:t>“Fast in watchfulness</w:t>
            </w:r>
          </w:p>
          <w:p w14:paraId="6B2FDE71" w14:textId="77777777" w:rsidR="00420CFA" w:rsidRDefault="00420CFA" w:rsidP="00420CFA">
            <w:pPr>
              <w:pStyle w:val="EngHangEnd"/>
            </w:pPr>
            <w:r>
              <w:t>By day and by night.”</w:t>
            </w:r>
            <w:commentRangeEnd w:id="1762"/>
            <w:r>
              <w:rPr>
                <w:rStyle w:val="CommentReference"/>
              </w:rPr>
              <w:commentReference w:id="1762"/>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63" w:name="_Ref434478147"/>
      <w:r>
        <w:lastRenderedPageBreak/>
        <w:t>A Third</w:t>
      </w:r>
      <w:r w:rsidR="00420CFA">
        <w:t xml:space="preserve"> Doxology</w:t>
      </w:r>
      <w:r>
        <w:t xml:space="preserve"> for Weekdays</w:t>
      </w:r>
      <w:r w:rsidR="00E21EA3">
        <w:t xml:space="preserve"> in Great Lent</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64" w:name="_Ref434478172"/>
      <w:r>
        <w:t xml:space="preserve">The </w:t>
      </w:r>
      <w:r w:rsidR="007A72D2">
        <w:t xml:space="preserve">Fourth </w:t>
      </w:r>
      <w:r>
        <w:t>Doxology</w:t>
      </w:r>
      <w:r w:rsidR="007A72D2">
        <w:t xml:space="preserve"> </w:t>
      </w:r>
      <w:r w:rsidR="00E21EA3">
        <w:t>for Great Lent</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65"/>
            <w:r>
              <w:t xml:space="preserve">Ϯⲛⲏⲥⲧⲓⲁ̀ </w:t>
            </w:r>
            <w:commentRangeEnd w:id="1765"/>
            <w:r>
              <w:rPr>
                <w:rStyle w:val="CommentReference"/>
                <w:rFonts w:ascii="Times New Roman" w:hAnsi="Times New Roman" w:cstheme="minorBidi"/>
                <w:noProof w:val="0"/>
              </w:rPr>
              <w:commentReference w:id="1765"/>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66"/>
            <w:r>
              <w:t>pretense</w:t>
            </w:r>
            <w:commentRangeEnd w:id="1766"/>
            <w:r>
              <w:rPr>
                <w:rStyle w:val="CommentReference"/>
              </w:rPr>
              <w:commentReference w:id="1766"/>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67"/>
            <w:r>
              <w:t>strugglers</w:t>
            </w:r>
            <w:commentRangeEnd w:id="1767"/>
            <w:r>
              <w:rPr>
                <w:rStyle w:val="CommentReference"/>
              </w:rPr>
              <w:commentReference w:id="1767"/>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68"/>
            <w:r>
              <w:t>martyrdom</w:t>
            </w:r>
            <w:commentRangeEnd w:id="1768"/>
            <w:r>
              <w:rPr>
                <w:rStyle w:val="CommentReference"/>
              </w:rPr>
              <w:commentReference w:id="1768"/>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69"/>
            <w:r>
              <w:t xml:space="preserve">carries </w:t>
            </w:r>
            <w:commentRangeEnd w:id="1769"/>
            <w:r>
              <w:rPr>
                <w:rStyle w:val="CommentReference"/>
              </w:rPr>
              <w:commentReference w:id="1769"/>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70"/>
            <w:r>
              <w:t>assembly</w:t>
            </w:r>
            <w:commentRangeEnd w:id="1770"/>
            <w:r>
              <w:rPr>
                <w:rStyle w:val="CommentReference"/>
              </w:rPr>
              <w:commentReference w:id="1770"/>
            </w:r>
            <w:r>
              <w:t>,</w:t>
            </w:r>
          </w:p>
          <w:p w14:paraId="33941A18" w14:textId="77777777" w:rsidR="006A78B4" w:rsidRDefault="006A78B4" w:rsidP="006A78B4">
            <w:pPr>
              <w:pStyle w:val="EngHangEnd"/>
            </w:pPr>
            <w:r>
              <w:t xml:space="preserve">From now until the </w:t>
            </w:r>
            <w:commentRangeStart w:id="1771"/>
            <w:r>
              <w:t>ages of ages</w:t>
            </w:r>
            <w:commentRangeEnd w:id="1771"/>
            <w:r>
              <w:rPr>
                <w:rStyle w:val="CommentReference"/>
              </w:rPr>
              <w:commentReference w:id="1771"/>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72" w:name="_Ref434476347"/>
      <w:r>
        <w:lastRenderedPageBreak/>
        <w:t>The Psali Adam</w:t>
      </w:r>
      <w:r w:rsidR="006C1B94">
        <w:t xml:space="preserve"> for Great Lent</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73" w:name="_Ref434476369"/>
      <w:r>
        <w:t>The Psali Batos</w:t>
      </w:r>
      <w:r w:rsidR="006C1B94">
        <w:t xml:space="preserve"> for Great Lent</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74" w:name="_Toc410196230"/>
      <w:bookmarkStart w:id="1775" w:name="_Toc410196472"/>
      <w:bookmarkStart w:id="1776" w:name="_Toc410196974"/>
      <w:bookmarkStart w:id="1777" w:name="_Toc448227663"/>
      <w:r>
        <w:t>Lazarus Saturday</w:t>
      </w:r>
      <w:bookmarkEnd w:id="1774"/>
      <w:bookmarkEnd w:id="1775"/>
      <w:bookmarkEnd w:id="1776"/>
      <w:bookmarkEnd w:id="1777"/>
    </w:p>
    <w:p w14:paraId="536840DE" w14:textId="77777777" w:rsidR="00EC2AEB" w:rsidRPr="001E5E16" w:rsidRDefault="00EC2AEB" w:rsidP="00EC2AEB">
      <w:pPr>
        <w:pStyle w:val="Heading4"/>
      </w:pPr>
      <w:bookmarkStart w:id="1778" w:name="_Ref434478195"/>
      <w:r>
        <w:t>The Doxology</w:t>
      </w:r>
      <w:r w:rsidR="00E21EA3">
        <w:t xml:space="preserve"> for Lazarus Saturday</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79" w:name="_Ref434476394"/>
      <w:r>
        <w:t>The Psali Batos</w:t>
      </w:r>
      <w:r w:rsidR="006C1B94">
        <w:t xml:space="preserve"> for Lazarus Saturday</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80"/>
            <w:r>
              <w:t>With glory befitting You</w:t>
            </w:r>
            <w:commentRangeEnd w:id="1780"/>
            <w:r>
              <w:rPr>
                <w:rStyle w:val="CommentReference"/>
              </w:rPr>
              <w:commentReference w:id="1780"/>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81" w:name="_Toc410196231"/>
      <w:bookmarkStart w:id="1782" w:name="_Toc410196473"/>
      <w:bookmarkStart w:id="1783" w:name="_Toc410196975"/>
      <w:bookmarkStart w:id="1784" w:name="_Toc448227664"/>
      <w:r>
        <w:t>Palm Sunday</w:t>
      </w:r>
      <w:bookmarkEnd w:id="1781"/>
      <w:bookmarkEnd w:id="1782"/>
      <w:bookmarkEnd w:id="1783"/>
      <w:bookmarkEnd w:id="1784"/>
    </w:p>
    <w:p w14:paraId="5FD5B809" w14:textId="77777777" w:rsidR="00EC2AEB" w:rsidRPr="001E5E16" w:rsidRDefault="00EC2AEB" w:rsidP="00EC2AEB">
      <w:pPr>
        <w:pStyle w:val="Heading4"/>
      </w:pPr>
      <w:bookmarkStart w:id="1785" w:name="_Ref434478217"/>
      <w:r>
        <w:t xml:space="preserve">The </w:t>
      </w:r>
      <w:r w:rsidR="00FA139D">
        <w:t xml:space="preserve">First </w:t>
      </w:r>
      <w:r>
        <w:t>Doxology</w:t>
      </w:r>
      <w:r w:rsidR="00E21EA3">
        <w:t xml:space="preserve"> for Palm Sunday</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86"/>
            <w:r>
              <w:t>To the ages.</w:t>
            </w:r>
            <w:commentRangeEnd w:id="1786"/>
            <w:r>
              <w:rPr>
                <w:rStyle w:val="CommentReference"/>
              </w:rPr>
              <w:commentReference w:id="1786"/>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87" w:name="_Ref434478234"/>
      <w:r>
        <w:t>The Second Doxology</w:t>
      </w:r>
      <w:r w:rsidR="00E21EA3">
        <w:t xml:space="preserve"> for Palm Sunday</w:t>
      </w:r>
      <w:bookmarkEnd w:id="1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44"/>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88" w:name="_Ref434478255"/>
      <w:r>
        <w:t>The Third Doxology</w:t>
      </w:r>
      <w:r w:rsidR="00E21EA3">
        <w:t xml:space="preserve"> for Palm Sunday</w:t>
      </w:r>
      <w:bookmarkEnd w:id="1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45"/>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89"/>
            <w:r>
              <w:t xml:space="preserve">is </w:t>
            </w:r>
            <w:commentRangeEnd w:id="1789"/>
            <w:r>
              <w:rPr>
                <w:rStyle w:val="CommentReference"/>
              </w:rPr>
              <w:commentReference w:id="1789"/>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90" w:name="_Ref434476417"/>
      <w:r>
        <w:t>The Psali Adam</w:t>
      </w:r>
      <w:r w:rsidR="006C1B94">
        <w:t xml:space="preserve"> for Palm Sunday</w:t>
      </w:r>
      <w:bookmarkEnd w:id="17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91"/>
            <w:r>
              <w:t xml:space="preserve">Offer </w:t>
            </w:r>
            <w:commentRangeEnd w:id="1791"/>
            <w:r>
              <w:rPr>
                <w:rStyle w:val="CommentReference"/>
              </w:rPr>
              <w:commentReference w:id="1791"/>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92"/>
            <w:r>
              <w:t>Kranion</w:t>
            </w:r>
            <w:commentRangeEnd w:id="1792"/>
            <w:r>
              <w:rPr>
                <w:rStyle w:val="CommentReference"/>
              </w:rPr>
              <w:commentReference w:id="1792"/>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93" w:name="_Toc448227665"/>
      <w:bookmarkStart w:id="1794" w:name="_Toc410196232"/>
      <w:bookmarkStart w:id="1795" w:name="_Toc410196474"/>
      <w:bookmarkStart w:id="1796" w:name="_Toc410196976"/>
      <w:r>
        <w:lastRenderedPageBreak/>
        <w:t>Joyous Saturday</w:t>
      </w:r>
      <w:bookmarkEnd w:id="1793"/>
    </w:p>
    <w:p w14:paraId="65F4337A" w14:textId="2CA465AF" w:rsidR="003E106D" w:rsidRDefault="003E106D" w:rsidP="003E106D">
      <w:pPr>
        <w:pStyle w:val="Heading4"/>
      </w:pPr>
      <w:bookmarkStart w:id="1797" w:name="_Ref435562018"/>
      <w:r>
        <w:t>The Psali Batos for the Joyous Saturday</w:t>
      </w:r>
      <w:bookmarkEnd w:id="1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98"/>
            <w:r>
              <w:t xml:space="preserve">abolished </w:t>
            </w:r>
            <w:commentRangeEnd w:id="1798"/>
            <w:r>
              <w:rPr>
                <w:rStyle w:val="CommentReference"/>
              </w:rPr>
              <w:commentReference w:id="1798"/>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99"/>
            <w:r>
              <w:t>power</w:t>
            </w:r>
            <w:commentRangeEnd w:id="1799"/>
            <w:r>
              <w:rPr>
                <w:rStyle w:val="CommentReference"/>
              </w:rPr>
              <w:commentReference w:id="1799"/>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00" w:name="_Toc448227666"/>
      <w:r>
        <w:t>Resurrection</w:t>
      </w:r>
      <w:bookmarkEnd w:id="1794"/>
      <w:bookmarkEnd w:id="1795"/>
      <w:bookmarkEnd w:id="1796"/>
      <w:r w:rsidR="003E106D">
        <w:t xml:space="preserve"> Sunday</w:t>
      </w:r>
      <w:bookmarkEnd w:id="1800"/>
    </w:p>
    <w:p w14:paraId="48D283B9" w14:textId="77777777" w:rsidR="00EC2AEB" w:rsidRPr="001E5E16" w:rsidRDefault="00EC2AEB" w:rsidP="00EC2AEB">
      <w:pPr>
        <w:pStyle w:val="Heading4"/>
      </w:pPr>
      <w:bookmarkStart w:id="1801" w:name="_Ref434478294"/>
      <w:r>
        <w:t>The Doxology</w:t>
      </w:r>
      <w:r w:rsidR="00E21EA3">
        <w:t xml:space="preserve"> for the Resurrection</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02"/>
            <w:r>
              <w:t>Name</w:t>
            </w:r>
            <w:commentRangeEnd w:id="1802"/>
            <w:r>
              <w:rPr>
                <w:rStyle w:val="CommentReference"/>
              </w:rPr>
              <w:commentReference w:id="1802"/>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03" w:name="_Ref434478317"/>
      <w:r>
        <w:t>A</w:t>
      </w:r>
      <w:r w:rsidR="00E21EA3">
        <w:t>nother</w:t>
      </w:r>
      <w:r>
        <w:t xml:space="preserve"> Doxology</w:t>
      </w:r>
      <w:r w:rsidR="00E21EA3">
        <w:t xml:space="preserve"> for the Resurrection</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04" w:name="_Ref434478347"/>
      <w:r>
        <w:t>A Doxology for Archangel Michael</w:t>
      </w:r>
      <w:r w:rsidR="00E21EA3">
        <w:t xml:space="preserve"> for the Resurrection</w:t>
      </w:r>
      <w:bookmarkEnd w:id="1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46"/>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47"/>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48"/>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05" w:name="_Ref434476440"/>
      <w:r>
        <w:t>The Psali Adam</w:t>
      </w:r>
      <w:r w:rsidR="006C1B94">
        <w:t xml:space="preserve"> for the Resurrection</w:t>
      </w:r>
      <w:bookmarkEnd w:id="1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06" w:name="_Ref434476459"/>
      <w:r>
        <w:lastRenderedPageBreak/>
        <w:t>The Psali Batos</w:t>
      </w:r>
      <w:r w:rsidR="006C1B94">
        <w:t xml:space="preserve"> for the Resurrection</w:t>
      </w:r>
      <w:bookmarkEnd w:id="1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07" w:name="_Toc410196233"/>
      <w:bookmarkStart w:id="1808" w:name="_Toc410196475"/>
      <w:bookmarkStart w:id="1809" w:name="_Toc410196977"/>
      <w:bookmarkStart w:id="1810" w:name="_Toc448227667"/>
      <w:r>
        <w:t>Thomas Sunday</w:t>
      </w:r>
      <w:bookmarkEnd w:id="1807"/>
      <w:bookmarkEnd w:id="1808"/>
      <w:bookmarkEnd w:id="1809"/>
      <w:bookmarkEnd w:id="1810"/>
    </w:p>
    <w:p w14:paraId="1CFE554E" w14:textId="77777777" w:rsidR="00EC2AEB" w:rsidRDefault="00EC2AEB" w:rsidP="00EC2AEB">
      <w:pPr>
        <w:pStyle w:val="Heading4"/>
      </w:pPr>
      <w:bookmarkStart w:id="1811" w:name="_Ref434478375"/>
      <w:r>
        <w:t>The Doxology</w:t>
      </w:r>
      <w:r w:rsidR="00E21EA3">
        <w:t xml:space="preserve"> for Thomas Sunday</w:t>
      </w:r>
      <w:bookmarkEnd w:id="1811"/>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504BD9">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504BD9">
        <w:rPr>
          <w:noProof/>
        </w:rPr>
        <w:t>975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49"/>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50"/>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51"/>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52"/>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12"/>
            <w:r>
              <w:t xml:space="preserve">Jesus </w:t>
            </w:r>
            <w:commentRangeEnd w:id="1812"/>
            <w:r>
              <w:rPr>
                <w:rStyle w:val="CommentReference"/>
                <w:rFonts w:ascii="Times New Roman" w:hAnsi="Times New Roman"/>
              </w:rPr>
              <w:commentReference w:id="1812"/>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13" w:name="_Toc410196235"/>
      <w:bookmarkStart w:id="1814" w:name="_Toc410196477"/>
      <w:bookmarkStart w:id="1815" w:name="_Toc410196979"/>
      <w:bookmarkStart w:id="1816" w:name="_Toc448227668"/>
      <w:r>
        <w:t>Ascension</w:t>
      </w:r>
      <w:bookmarkEnd w:id="1813"/>
      <w:bookmarkEnd w:id="1814"/>
      <w:bookmarkEnd w:id="1815"/>
      <w:bookmarkEnd w:id="1816"/>
    </w:p>
    <w:p w14:paraId="41C1E8F1" w14:textId="77777777" w:rsidR="00EC2AEB" w:rsidRPr="001E5E16" w:rsidRDefault="00EC2AEB" w:rsidP="00EC2AEB">
      <w:pPr>
        <w:pStyle w:val="Heading4"/>
      </w:pPr>
      <w:bookmarkStart w:id="1817" w:name="_Ref434478556"/>
      <w:r>
        <w:t>The Doxology</w:t>
      </w:r>
      <w:r w:rsidR="00CC1CA8">
        <w:t xml:space="preserve"> for the Ascension</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18"/>
            <w:r>
              <w:t>Name</w:t>
            </w:r>
            <w:commentRangeEnd w:id="1818"/>
            <w:r>
              <w:rPr>
                <w:rStyle w:val="CommentReference"/>
              </w:rPr>
              <w:commentReference w:id="1818"/>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19"/>
            <w:r>
              <w:t>to Him</w:t>
            </w:r>
            <w:commentRangeEnd w:id="1819"/>
            <w:r>
              <w:rPr>
                <w:rStyle w:val="CommentReference"/>
              </w:rPr>
              <w:commentReference w:id="1819"/>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20"/>
            <w:r>
              <w:t>might</w:t>
            </w:r>
            <w:commentRangeEnd w:id="1820"/>
            <w:r>
              <w:rPr>
                <w:rStyle w:val="CommentReference"/>
              </w:rPr>
              <w:commentReference w:id="1820"/>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21"/>
            <w:r>
              <w:t xml:space="preserve">Jesus </w:t>
            </w:r>
            <w:commentRangeEnd w:id="1821"/>
            <w:r>
              <w:rPr>
                <w:rStyle w:val="CommentReference"/>
                <w:rFonts w:ascii="Times New Roman" w:hAnsi="Times New Roman"/>
              </w:rPr>
              <w:commentReference w:id="1821"/>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22" w:name="_Ref434476482"/>
      <w:r>
        <w:t>The Psali Adam</w:t>
      </w:r>
      <w:r w:rsidR="006C1B94">
        <w:t xml:space="preserve"> for the Ascension</w:t>
      </w:r>
      <w:bookmarkEnd w:id="1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23" w:name="_Ref434476541"/>
      <w:r>
        <w:t>The Psali Batos</w:t>
      </w:r>
      <w:r w:rsidR="006C1B94">
        <w:t xml:space="preserve"> for the Ascension</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24"/>
            <w:r>
              <w:t>miracles</w:t>
            </w:r>
            <w:commentRangeEnd w:id="1824"/>
            <w:r>
              <w:rPr>
                <w:rStyle w:val="CommentReference"/>
              </w:rPr>
              <w:commentReference w:id="1824"/>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25" w:name="_Toc410196236"/>
      <w:bookmarkStart w:id="1826" w:name="_Toc410196478"/>
      <w:bookmarkStart w:id="1827" w:name="_Toc410196980"/>
      <w:bookmarkStart w:id="1828" w:name="_Toc448227669"/>
      <w:r>
        <w:t>Pentecost</w:t>
      </w:r>
      <w:bookmarkEnd w:id="1825"/>
      <w:bookmarkEnd w:id="1826"/>
      <w:bookmarkEnd w:id="1827"/>
      <w:bookmarkEnd w:id="1828"/>
    </w:p>
    <w:p w14:paraId="79712352" w14:textId="77777777" w:rsidR="00EC2AEB" w:rsidRPr="001E5E16" w:rsidRDefault="00EC2AEB" w:rsidP="00EC2AEB">
      <w:pPr>
        <w:pStyle w:val="Heading4"/>
      </w:pPr>
      <w:bookmarkStart w:id="1829" w:name="_Ref434478581"/>
      <w:r>
        <w:t>The Doxology</w:t>
      </w:r>
      <w:r w:rsidR="00CC1CA8">
        <w:t xml:space="preserve"> for Pentecost</w:t>
      </w:r>
      <w:bookmarkEnd w:id="1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30"/>
            <w:r>
              <w:t>Name</w:t>
            </w:r>
            <w:commentRangeEnd w:id="1830"/>
            <w:r>
              <w:rPr>
                <w:rStyle w:val="CommentReference"/>
              </w:rPr>
              <w:commentReference w:id="1830"/>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31"/>
            <w:r>
              <w:t>to Him</w:t>
            </w:r>
            <w:commentRangeEnd w:id="1831"/>
            <w:r>
              <w:rPr>
                <w:rStyle w:val="CommentReference"/>
              </w:rPr>
              <w:commentReference w:id="1831"/>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32"/>
            <w:r>
              <w:t>might</w:t>
            </w:r>
            <w:commentRangeEnd w:id="1832"/>
            <w:r>
              <w:rPr>
                <w:rStyle w:val="CommentReference"/>
              </w:rPr>
              <w:commentReference w:id="1832"/>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33" w:name="_Ref434476566"/>
      <w:r>
        <w:lastRenderedPageBreak/>
        <w:t>The Psali Adam</w:t>
      </w:r>
      <w:r w:rsidR="006C1B94">
        <w:t xml:space="preserve"> for Pentecost</w:t>
      </w:r>
      <w:bookmarkEnd w:id="1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34" w:name="_Toc410196981"/>
      <w:bookmarkStart w:id="1835" w:name="_Toc448696658"/>
      <w:bookmarkEnd w:id="1743"/>
      <w:r>
        <w:lastRenderedPageBreak/>
        <w:t>Hymns for Koiak</w:t>
      </w:r>
      <w:bookmarkEnd w:id="173"/>
      <w:bookmarkEnd w:id="174"/>
      <w:bookmarkEnd w:id="175"/>
      <w:bookmarkEnd w:id="1834"/>
      <w:r w:rsidR="00860765">
        <w:rPr>
          <w:rStyle w:val="FootnoteReference"/>
        </w:rPr>
        <w:footnoteReference w:id="953"/>
      </w:r>
      <w:bookmarkEnd w:id="1835"/>
    </w:p>
    <w:p w14:paraId="349B59E0" w14:textId="35AD90E1" w:rsidR="00233CE3" w:rsidRDefault="00134DB2" w:rsidP="00E27B27">
      <w:pPr>
        <w:pStyle w:val="Heading3"/>
      </w:pPr>
      <w:r>
        <w:t>The December or Koiak Canticle</w:t>
      </w:r>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54"/>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55"/>
      </w:r>
      <w:r>
        <w:t>, manifest Yourself</w:t>
      </w:r>
      <w:r>
        <w:rPr>
          <w:rStyle w:val="FootnoteReference"/>
        </w:rPr>
        <w:footnoteReference w:id="956"/>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57"/>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lastRenderedPageBreak/>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58"/>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59"/>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60"/>
      </w:r>
      <w:r>
        <w:t xml:space="preserve"> (Ps 44:13)</w:t>
      </w:r>
    </w:p>
    <w:p w14:paraId="1401944A" w14:textId="77777777" w:rsidR="001F4F1A" w:rsidRDefault="001F4F1A" w:rsidP="001F4F1A">
      <w:pPr>
        <w:pStyle w:val="Rubric"/>
      </w:pPr>
      <w:r>
        <w:lastRenderedPageBreak/>
        <w:t>Alleluia.</w:t>
      </w:r>
    </w:p>
    <w:p w14:paraId="74F3A57C" w14:textId="77777777" w:rsidR="001F4F1A" w:rsidRPr="00AB1781" w:rsidRDefault="001F4F1A" w:rsidP="001F4F1A">
      <w:pPr>
        <w:pStyle w:val="EnglishHangNoCoptic"/>
      </w:pPr>
      <w:r w:rsidRPr="00AB1781">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61"/>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62"/>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63"/>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64"/>
      </w:r>
    </w:p>
    <w:p w14:paraId="6433B72D" w14:textId="77777777" w:rsidR="00394CC7" w:rsidRPr="00AB1781" w:rsidRDefault="00394CC7" w:rsidP="00394CC7">
      <w:pPr>
        <w:pStyle w:val="EnglishHangNoCoptic"/>
      </w:pPr>
      <w:r>
        <w:tab/>
        <w:t>and, “a man was born in her,”</w:t>
      </w:r>
      <w:r>
        <w:rPr>
          <w:rStyle w:val="FootnoteReference"/>
        </w:rPr>
        <w:footnoteReference w:id="965"/>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lastRenderedPageBreak/>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66"/>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67"/>
      </w:r>
      <w:r>
        <w:t xml:space="preserve"> flames of fire.</w:t>
      </w:r>
      <w:r w:rsidRPr="00AB1781">
        <w:rPr>
          <w:rStyle w:val="FootnoteReference"/>
        </w:rPr>
        <w:footnoteReference w:id="968"/>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69"/>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36"/>
      <w:r>
        <w:t>102</w:t>
      </w:r>
      <w:commentRangeEnd w:id="1836"/>
      <w:r w:rsidR="00DE00C0">
        <w:rPr>
          <w:rStyle w:val="CommentReference"/>
          <w:rFonts w:eastAsiaTheme="minorHAnsi" w:cstheme="minorBidi"/>
          <w:color w:val="auto"/>
          <w:lang w:val="en-CA"/>
        </w:rPr>
        <w:commentReference w:id="1836"/>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70"/>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971"/>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lastRenderedPageBreak/>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972"/>
      </w:r>
      <w:r>
        <w:t xml:space="preserve"> (Ps 67:12)</w:t>
      </w:r>
    </w:p>
    <w:p w14:paraId="5A8ADA75" w14:textId="2EC3EB92" w:rsidR="00486BA4" w:rsidRDefault="00486BA4" w:rsidP="00486BA4">
      <w:pPr>
        <w:pStyle w:val="EnglishHangEndNoCoptic"/>
      </w:pPr>
      <w:r>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973"/>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974"/>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975"/>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976"/>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lastRenderedPageBreak/>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77"/>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978"/>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lastRenderedPageBreak/>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979"/>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980"/>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981"/>
      </w:r>
      <w:r>
        <w:t>,</w:t>
      </w:r>
      <w:r w:rsidRPr="00AB1781">
        <w:t xml:space="preserve"> all you </w:t>
      </w:r>
      <w:r>
        <w:t>upright in</w:t>
      </w:r>
      <w:r w:rsidRPr="00AB1781">
        <w:t xml:space="preserve"> heart.</w:t>
      </w:r>
      <w:r w:rsidRPr="00AB1781">
        <w:rPr>
          <w:rStyle w:val="FootnoteReference"/>
        </w:rPr>
        <w:footnoteReference w:id="982"/>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lastRenderedPageBreak/>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983"/>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84"/>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985"/>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86"/>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987"/>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272C7AF0" w:rsidR="00233CE3" w:rsidRDefault="000608B8" w:rsidP="00E27B27">
      <w:pPr>
        <w:pStyle w:val="Heading3"/>
      </w:pPr>
      <w:r>
        <w:t>Psali Before the First Canticle (A</w:t>
      </w:r>
      <w:r w:rsidR="00E25E68">
        <w:t>gios</w:t>
      </w:r>
      <w:r w:rsidR="00E27B27">
        <w:t xml:space="preserve"> O T</w:t>
      </w:r>
      <w:r w:rsidR="00E25E68">
        <w:t>heo</w:t>
      </w:r>
      <w: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988"/>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lastRenderedPageBreak/>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r>
        <w:rPr>
          <w:sz w:val="24"/>
        </w:rPr>
        <w:t>Psali Adam After the First Canticle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lastRenderedPageBreak/>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989"/>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990"/>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r>
        <w:rPr>
          <w:sz w:val="24"/>
        </w:rPr>
        <w:t>Psali Adam On (Before) the Second Canticle</w:t>
      </w:r>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991"/>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37" w:name="_Ref435645565"/>
      <w:r>
        <w:rPr>
          <w:sz w:val="24"/>
        </w:rPr>
        <w:t>Psali Adam After the</w:t>
      </w:r>
      <w:r w:rsidR="00860765">
        <w:t xml:space="preserve"> </w:t>
      </w:r>
      <w:r>
        <w:t>Second Cantilce</w:t>
      </w:r>
      <w:bookmarkEnd w:id="18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38" w:name="_Ref435645593"/>
      <w:r>
        <w:t xml:space="preserve">The Psali </w:t>
      </w:r>
      <w:r w:rsidR="00F71C56">
        <w:t>Adam</w:t>
      </w:r>
      <w:r>
        <w:t xml:space="preserve"> On (Before) the Third Canticle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r>
        <w:t>Psali Batos</w:t>
      </w:r>
      <w:r w:rsidR="00860765">
        <w:rPr>
          <w:lang w:val="en-US"/>
        </w:rPr>
        <w:t xml:space="preserve"> </w:t>
      </w:r>
      <w:r>
        <w:rPr>
          <w:lang w:val="en-US"/>
        </w:rPr>
        <w:t>On (After) the Third Canticle</w:t>
      </w:r>
      <w:bookmarkEnd w:id="18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57E78F5E" w:rsidR="00862553" w:rsidRDefault="00862553" w:rsidP="00862553">
      <w:pPr>
        <w:pStyle w:val="Heading3"/>
      </w:pPr>
      <w:r>
        <w:t xml:space="preserve">Hymn on the Sunday </w:t>
      </w:r>
      <w:r w:rsidR="005C6B53">
        <w:t>Psali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lastRenderedPageBreak/>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lastRenderedPageBreak/>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lastRenderedPageBreak/>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lastRenderedPageBreak/>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7A284A1C" w14:textId="0551826D" w:rsidR="00862553" w:rsidRDefault="00862553" w:rsidP="00862553">
      <w:pPr>
        <w:pStyle w:val="Heading3"/>
      </w:pPr>
      <w:r>
        <w:t>Hymn on the Monday Theotokia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lastRenderedPageBreak/>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lastRenderedPageBreak/>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lastRenderedPageBreak/>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0545EA33" w14:textId="29CF072D" w:rsidR="00862553" w:rsidRDefault="00862553" w:rsidP="00862553">
      <w:pPr>
        <w:pStyle w:val="Heading3"/>
      </w:pPr>
      <w:r>
        <w:t>Hymn on the Tuesday Theotokia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lastRenderedPageBreak/>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7C2D8621" w14:textId="02EF07FB" w:rsidR="00862553" w:rsidRDefault="00862553" w:rsidP="00862553">
      <w:pPr>
        <w:pStyle w:val="Heading3"/>
      </w:pPr>
      <w:r>
        <w:t>Hymn on the Wednesday Theotokia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lastRenderedPageBreak/>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lastRenderedPageBreak/>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39" w:name="_Ref435645467"/>
      <w:r>
        <w:t>Hymn on the Thursday Theotokia (The Fiery Bush)</w:t>
      </w:r>
      <w:bookmarkEnd w:id="1839"/>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w:t>
      </w:r>
      <w:r>
        <w:lastRenderedPageBreak/>
        <w:t xml:space="preserve">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lastRenderedPageBreak/>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lastRenderedPageBreak/>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lastRenderedPageBreak/>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992"/>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lastRenderedPageBreak/>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993"/>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lastRenderedPageBreak/>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r>
        <w:lastRenderedPageBreak/>
        <w:t>Hymn on the Friday Theotokia</w:t>
      </w:r>
    </w:p>
    <w:p w14:paraId="29FF7DF7" w14:textId="4B290BF5" w:rsidR="004E1167" w:rsidRPr="004E1167" w:rsidRDefault="004E1167" w:rsidP="004E1167">
      <w:pPr>
        <w:pStyle w:val="Rubric"/>
      </w:pPr>
      <w:r>
        <w:t>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lastRenderedPageBreak/>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lastRenderedPageBreak/>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676E8FCA" w:rsidR="00862553" w:rsidRDefault="00862553" w:rsidP="00862553">
      <w:pPr>
        <w:pStyle w:val="Heading3"/>
      </w:pPr>
      <w:r>
        <w:t>Hymn on the Saturday Theotokia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994"/>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178F342B" w14:textId="77777777" w:rsidR="00A87E3E" w:rsidRPr="00A87E3E" w:rsidRDefault="00A87E3E" w:rsidP="00A87E3E"/>
    <w:p w14:paraId="012BF8FE" w14:textId="77777777" w:rsidR="00B411C9" w:rsidRDefault="00B411C9" w:rsidP="00B411C9">
      <w:pPr>
        <w:pStyle w:val="Heading2"/>
      </w:pPr>
      <w:bookmarkStart w:id="1840" w:name="_Toc448696659"/>
      <w:r>
        <w:lastRenderedPageBreak/>
        <w:t>Index of Psalis</w:t>
      </w:r>
      <w:bookmarkEnd w:id="1840"/>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504BD9">
        <w:t>The Psali Adam for the Ecclesiastical New Year</w:t>
      </w:r>
      <w:r>
        <w:fldChar w:fldCharType="end"/>
      </w:r>
      <w:r>
        <w:tab/>
      </w:r>
      <w:r>
        <w:fldChar w:fldCharType="begin"/>
      </w:r>
      <w:r>
        <w:instrText xml:space="preserve"> PAGEREF _Ref434473482 \h </w:instrText>
      </w:r>
      <w:r>
        <w:fldChar w:fldCharType="separate"/>
      </w:r>
      <w:r w:rsidR="00504BD9">
        <w:rPr>
          <w:noProof/>
        </w:rPr>
        <w:t>627</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504BD9">
        <w:t>The Psali Batos for the Ecclesiastical New Year</w:t>
      </w:r>
      <w:r>
        <w:fldChar w:fldCharType="end"/>
      </w:r>
      <w:r>
        <w:tab/>
      </w:r>
      <w:r>
        <w:fldChar w:fldCharType="begin"/>
      </w:r>
      <w:r>
        <w:instrText xml:space="preserve"> PAGEREF _Ref434473530 \h </w:instrText>
      </w:r>
      <w:r>
        <w:fldChar w:fldCharType="separate"/>
      </w:r>
      <w:r w:rsidR="00504BD9">
        <w:rPr>
          <w:noProof/>
        </w:rPr>
        <w:t>632</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504BD9">
        <w:t>The Psali Adam for the Feast of the Cross</w:t>
      </w:r>
      <w:r>
        <w:fldChar w:fldCharType="end"/>
      </w:r>
      <w:r>
        <w:tab/>
      </w:r>
      <w:r>
        <w:fldChar w:fldCharType="begin"/>
      </w:r>
      <w:r>
        <w:instrText xml:space="preserve"> PAGEREF _Ref434474964 \h </w:instrText>
      </w:r>
      <w:r>
        <w:fldChar w:fldCharType="separate"/>
      </w:r>
      <w:r w:rsidR="00504BD9">
        <w:rPr>
          <w:noProof/>
        </w:rPr>
        <w:t>644</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504BD9">
        <w:t>The Psali Batos for the Feast of the Cross</w:t>
      </w:r>
      <w:r>
        <w:fldChar w:fldCharType="end"/>
      </w:r>
      <w:r>
        <w:tab/>
      </w:r>
      <w:r>
        <w:fldChar w:fldCharType="begin"/>
      </w:r>
      <w:r>
        <w:instrText xml:space="preserve"> PAGEREF _Ref434474992 \h </w:instrText>
      </w:r>
      <w:r>
        <w:fldChar w:fldCharType="separate"/>
      </w:r>
      <w:r w:rsidR="00504BD9">
        <w:rPr>
          <w:noProof/>
        </w:rPr>
        <w:t>647</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504BD9">
        <w:t>The Psali Adam for the 29</w:t>
      </w:r>
      <w:r w:rsidR="00504BD9" w:rsidRPr="00C0205C">
        <w:rPr>
          <w:vertAlign w:val="superscript"/>
        </w:rPr>
        <w:t>th</w:t>
      </w:r>
      <w:r w:rsidR="00504BD9">
        <w:t xml:space="preserve"> of Every Month</w:t>
      </w:r>
      <w:r>
        <w:fldChar w:fldCharType="end"/>
      </w:r>
      <w:r>
        <w:tab/>
      </w:r>
      <w:r>
        <w:fldChar w:fldCharType="begin"/>
      </w:r>
      <w:r>
        <w:instrText xml:space="preserve"> PAGEREF _Ref435003845 \h </w:instrText>
      </w:r>
      <w:r>
        <w:fldChar w:fldCharType="separate"/>
      </w:r>
      <w:r w:rsidR="00504BD9">
        <w:rPr>
          <w:noProof/>
        </w:rPr>
        <w:t>654</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504BD9">
        <w:t>The Psali Batos for the 29</w:t>
      </w:r>
      <w:r w:rsidR="00504BD9" w:rsidRPr="00C0205C">
        <w:rPr>
          <w:vertAlign w:val="superscript"/>
        </w:rPr>
        <w:t>th</w:t>
      </w:r>
      <w:r w:rsidR="00504BD9">
        <w:t xml:space="preserve"> of Every Month</w:t>
      </w:r>
      <w:r>
        <w:fldChar w:fldCharType="end"/>
      </w:r>
      <w:r>
        <w:tab/>
      </w:r>
      <w:r>
        <w:fldChar w:fldCharType="begin"/>
      </w:r>
      <w:r>
        <w:instrText xml:space="preserve"> PAGEREF _Ref435003860 \h </w:instrText>
      </w:r>
      <w:r>
        <w:fldChar w:fldCharType="separate"/>
      </w:r>
      <w:r w:rsidR="00504BD9">
        <w:rPr>
          <w:noProof/>
        </w:rPr>
        <w:t>659</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504BD9">
        <w:t>The Sunday Psali Adam for Nativity</w:t>
      </w:r>
      <w:r>
        <w:fldChar w:fldCharType="end"/>
      </w:r>
      <w:r>
        <w:tab/>
      </w:r>
      <w:r>
        <w:fldChar w:fldCharType="begin"/>
      </w:r>
      <w:r>
        <w:instrText xml:space="preserve"> PAGEREF _Ref434475057 \h </w:instrText>
      </w:r>
      <w:r>
        <w:fldChar w:fldCharType="separate"/>
      </w:r>
      <w:r w:rsidR="00504BD9">
        <w:rPr>
          <w:noProof/>
        </w:rPr>
        <w:t>717</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504BD9">
        <w:t>The Monday Psali Adam for Nativity</w:t>
      </w:r>
      <w:r>
        <w:fldChar w:fldCharType="end"/>
      </w:r>
      <w:r>
        <w:tab/>
      </w:r>
      <w:r>
        <w:fldChar w:fldCharType="begin"/>
      </w:r>
      <w:r>
        <w:instrText xml:space="preserve"> PAGEREF _Ref434475083 \h </w:instrText>
      </w:r>
      <w:r>
        <w:fldChar w:fldCharType="separate"/>
      </w:r>
      <w:r w:rsidR="00504BD9">
        <w:rPr>
          <w:noProof/>
        </w:rPr>
        <w:t>721</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504BD9">
        <w:t>The Tuesday Psali Adam for Nativity</w:t>
      </w:r>
      <w:r>
        <w:fldChar w:fldCharType="end"/>
      </w:r>
      <w:r>
        <w:tab/>
      </w:r>
      <w:r>
        <w:fldChar w:fldCharType="begin"/>
      </w:r>
      <w:r>
        <w:instrText xml:space="preserve"> PAGEREF _Ref434475102 \h </w:instrText>
      </w:r>
      <w:r>
        <w:fldChar w:fldCharType="separate"/>
      </w:r>
      <w:r w:rsidR="00504BD9">
        <w:rPr>
          <w:noProof/>
        </w:rPr>
        <w:t>726</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504BD9">
        <w:t>The Wednesday Psali Batos for Nativity</w:t>
      </w:r>
      <w:r>
        <w:fldChar w:fldCharType="end"/>
      </w:r>
      <w:r>
        <w:tab/>
      </w:r>
      <w:r>
        <w:fldChar w:fldCharType="begin"/>
      </w:r>
      <w:r>
        <w:instrText xml:space="preserve"> PAGEREF _Ref434475128 \h </w:instrText>
      </w:r>
      <w:r>
        <w:fldChar w:fldCharType="separate"/>
      </w:r>
      <w:r w:rsidR="00504BD9">
        <w:rPr>
          <w:noProof/>
        </w:rPr>
        <w:t>731</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504BD9">
        <w:t>The Thursday Psali Batos for Nativity</w:t>
      </w:r>
      <w:r>
        <w:fldChar w:fldCharType="end"/>
      </w:r>
      <w:r>
        <w:tab/>
      </w:r>
      <w:r>
        <w:fldChar w:fldCharType="begin"/>
      </w:r>
      <w:r>
        <w:instrText xml:space="preserve"> PAGEREF _Ref434475150 \h </w:instrText>
      </w:r>
      <w:r>
        <w:fldChar w:fldCharType="separate"/>
      </w:r>
      <w:r w:rsidR="00504BD9">
        <w:rPr>
          <w:noProof/>
        </w:rPr>
        <w:t>734</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504BD9">
        <w:t>The Friday Psali Batos for Nativity</w:t>
      </w:r>
      <w:r>
        <w:fldChar w:fldCharType="end"/>
      </w:r>
      <w:r>
        <w:tab/>
      </w:r>
      <w:r>
        <w:fldChar w:fldCharType="begin"/>
      </w:r>
      <w:r>
        <w:instrText xml:space="preserve"> PAGEREF _Ref434475177 \h </w:instrText>
      </w:r>
      <w:r>
        <w:fldChar w:fldCharType="separate"/>
      </w:r>
      <w:r w:rsidR="00504BD9">
        <w:rPr>
          <w:noProof/>
        </w:rPr>
        <w:t>738</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504BD9">
        <w:t>The Saturday Psali Batos for Nativity</w:t>
      </w:r>
      <w:r>
        <w:fldChar w:fldCharType="end"/>
      </w:r>
      <w:r>
        <w:tab/>
      </w:r>
      <w:r>
        <w:fldChar w:fldCharType="begin"/>
      </w:r>
      <w:r>
        <w:instrText xml:space="preserve"> PAGEREF _Ref434475196 \h </w:instrText>
      </w:r>
      <w:r>
        <w:fldChar w:fldCharType="separate"/>
      </w:r>
      <w:r w:rsidR="00504BD9">
        <w:rPr>
          <w:noProof/>
        </w:rPr>
        <w:t>743</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504BD9">
        <w:t>The Psali Adam for the Circumcision</w:t>
      </w:r>
      <w:r>
        <w:fldChar w:fldCharType="end"/>
      </w:r>
      <w:r>
        <w:tab/>
      </w:r>
      <w:r>
        <w:fldChar w:fldCharType="begin"/>
      </w:r>
      <w:r>
        <w:instrText xml:space="preserve"> PAGEREF _Ref434475229 \h </w:instrText>
      </w:r>
      <w:r>
        <w:fldChar w:fldCharType="separate"/>
      </w:r>
      <w:r w:rsidR="00504BD9">
        <w:rPr>
          <w:noProof/>
        </w:rPr>
        <w:t>753</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504BD9">
        <w:t>The Psali Batos for the Circumcision</w:t>
      </w:r>
      <w:r>
        <w:fldChar w:fldCharType="end"/>
      </w:r>
      <w:r>
        <w:tab/>
      </w:r>
      <w:r>
        <w:fldChar w:fldCharType="begin"/>
      </w:r>
      <w:r>
        <w:instrText xml:space="preserve"> PAGEREF _Ref434475252 \h </w:instrText>
      </w:r>
      <w:r>
        <w:fldChar w:fldCharType="separate"/>
      </w:r>
      <w:r w:rsidR="00504BD9">
        <w:rPr>
          <w:noProof/>
        </w:rPr>
        <w:t>757</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504BD9">
        <w:t>The Sunday Psali Adam for Theophany</w:t>
      </w:r>
      <w:r>
        <w:fldChar w:fldCharType="end"/>
      </w:r>
      <w:r>
        <w:tab/>
      </w:r>
      <w:r>
        <w:fldChar w:fldCharType="begin"/>
      </w:r>
      <w:r>
        <w:instrText xml:space="preserve"> PAGEREF _Ref434475280 \h </w:instrText>
      </w:r>
      <w:r>
        <w:fldChar w:fldCharType="separate"/>
      </w:r>
      <w:r w:rsidR="00504BD9">
        <w:rPr>
          <w:noProof/>
        </w:rPr>
        <w:t>767</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504BD9">
        <w:t>The Monday Psali Adam for Theophany</w:t>
      </w:r>
      <w:r>
        <w:fldChar w:fldCharType="end"/>
      </w:r>
      <w:r>
        <w:tab/>
      </w:r>
      <w:r>
        <w:fldChar w:fldCharType="begin"/>
      </w:r>
      <w:r>
        <w:instrText xml:space="preserve"> PAGEREF _Ref434475309 \h </w:instrText>
      </w:r>
      <w:r>
        <w:fldChar w:fldCharType="separate"/>
      </w:r>
      <w:r w:rsidR="00504BD9">
        <w:rPr>
          <w:noProof/>
        </w:rPr>
        <w:t>771</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504BD9">
        <w:t>The Tuesday Psali Adam for Theophany</w:t>
      </w:r>
      <w:r>
        <w:fldChar w:fldCharType="end"/>
      </w:r>
      <w:r>
        <w:tab/>
      </w:r>
      <w:r>
        <w:fldChar w:fldCharType="begin"/>
      </w:r>
      <w:r>
        <w:instrText xml:space="preserve"> PAGEREF _Ref434475331 \h </w:instrText>
      </w:r>
      <w:r>
        <w:fldChar w:fldCharType="separate"/>
      </w:r>
      <w:r w:rsidR="00504BD9">
        <w:rPr>
          <w:noProof/>
        </w:rPr>
        <w:t>774</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504BD9">
        <w:t>The Wednesday Psali Batos for Theophany</w:t>
      </w:r>
      <w:r>
        <w:fldChar w:fldCharType="end"/>
      </w:r>
      <w:r>
        <w:tab/>
      </w:r>
      <w:r>
        <w:fldChar w:fldCharType="begin"/>
      </w:r>
      <w:r>
        <w:instrText xml:space="preserve"> PAGEREF _Ref434475362 \h </w:instrText>
      </w:r>
      <w:r>
        <w:fldChar w:fldCharType="separate"/>
      </w:r>
      <w:r w:rsidR="00504BD9">
        <w:rPr>
          <w:noProof/>
        </w:rPr>
        <w:t>778</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504BD9">
        <w:t>The Thursday Psali Batos for Theophany</w:t>
      </w:r>
      <w:r>
        <w:fldChar w:fldCharType="end"/>
      </w:r>
      <w:r>
        <w:tab/>
      </w:r>
      <w:r>
        <w:fldChar w:fldCharType="begin"/>
      </w:r>
      <w:r>
        <w:instrText xml:space="preserve"> PAGEREF _Ref434475388 \h </w:instrText>
      </w:r>
      <w:r>
        <w:fldChar w:fldCharType="separate"/>
      </w:r>
      <w:r w:rsidR="00504BD9">
        <w:rPr>
          <w:noProof/>
        </w:rPr>
        <w:t>782</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504BD9">
        <w:t>The Friday Psali Batos for Theophany</w:t>
      </w:r>
      <w:r>
        <w:fldChar w:fldCharType="end"/>
      </w:r>
      <w:r>
        <w:tab/>
      </w:r>
      <w:r>
        <w:fldChar w:fldCharType="begin"/>
      </w:r>
      <w:r>
        <w:instrText xml:space="preserve"> PAGEREF _Ref434475411 \h </w:instrText>
      </w:r>
      <w:r>
        <w:fldChar w:fldCharType="separate"/>
      </w:r>
      <w:r w:rsidR="00504BD9">
        <w:rPr>
          <w:noProof/>
        </w:rPr>
        <w:t>786</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504BD9">
        <w:t>The Saturday Psali Batos for Theophany</w:t>
      </w:r>
      <w:r>
        <w:fldChar w:fldCharType="end"/>
      </w:r>
      <w:r>
        <w:tab/>
      </w:r>
      <w:r>
        <w:fldChar w:fldCharType="begin"/>
      </w:r>
      <w:r>
        <w:instrText xml:space="preserve"> PAGEREF _Ref434475434 \h </w:instrText>
      </w:r>
      <w:r>
        <w:fldChar w:fldCharType="separate"/>
      </w:r>
      <w:r w:rsidR="00504BD9">
        <w:rPr>
          <w:noProof/>
        </w:rPr>
        <w:t>790</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504BD9">
        <w:t>The Psali Adam for the Wedding of Cana</w:t>
      </w:r>
      <w:r>
        <w:fldChar w:fldCharType="end"/>
      </w:r>
      <w:r>
        <w:tab/>
      </w:r>
      <w:r>
        <w:fldChar w:fldCharType="begin"/>
      </w:r>
      <w:r>
        <w:instrText xml:space="preserve"> PAGEREF _Ref434475472 \h </w:instrText>
      </w:r>
      <w:r>
        <w:fldChar w:fldCharType="separate"/>
      </w:r>
      <w:r w:rsidR="00504BD9">
        <w:rPr>
          <w:noProof/>
        </w:rPr>
        <w:t>796</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504BD9">
        <w:t>The Psali Batos for the Wedding of Cana</w:t>
      </w:r>
      <w:r>
        <w:fldChar w:fldCharType="end"/>
      </w:r>
      <w:r>
        <w:tab/>
      </w:r>
      <w:r>
        <w:fldChar w:fldCharType="begin"/>
      </w:r>
      <w:r>
        <w:instrText xml:space="preserve"> PAGEREF _Ref434475500 \h </w:instrText>
      </w:r>
      <w:r>
        <w:fldChar w:fldCharType="separate"/>
      </w:r>
      <w:r w:rsidR="00504BD9">
        <w:rPr>
          <w:noProof/>
        </w:rPr>
        <w:t>800</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504BD9">
        <w:t>The Psali Adam for Annunciation</w:t>
      </w:r>
      <w:r>
        <w:fldChar w:fldCharType="end"/>
      </w:r>
      <w:r>
        <w:tab/>
      </w:r>
      <w:r>
        <w:fldChar w:fldCharType="begin"/>
      </w:r>
      <w:r>
        <w:instrText xml:space="preserve"> PAGEREF _Ref434475566 \h </w:instrText>
      </w:r>
      <w:r>
        <w:fldChar w:fldCharType="separate"/>
      </w:r>
      <w:r w:rsidR="00504BD9">
        <w:rPr>
          <w:noProof/>
        </w:rPr>
        <w:t>827</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504BD9">
        <w:t>The Psali Batos for Annunciation</w:t>
      </w:r>
      <w:r>
        <w:fldChar w:fldCharType="end"/>
      </w:r>
      <w:r>
        <w:tab/>
      </w:r>
      <w:r>
        <w:fldChar w:fldCharType="begin"/>
      </w:r>
      <w:r>
        <w:instrText xml:space="preserve"> PAGEREF _Ref434475591 \h </w:instrText>
      </w:r>
      <w:r>
        <w:fldChar w:fldCharType="separate"/>
      </w:r>
      <w:r w:rsidR="00504BD9">
        <w:rPr>
          <w:noProof/>
        </w:rPr>
        <w:t>831</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504BD9">
        <w:t>The Psali Adam for the Entrance into Egypt</w:t>
      </w:r>
      <w:r>
        <w:fldChar w:fldCharType="end"/>
      </w:r>
      <w:r>
        <w:tab/>
      </w:r>
      <w:r>
        <w:fldChar w:fldCharType="begin"/>
      </w:r>
      <w:r>
        <w:instrText xml:space="preserve"> PAGEREF _Ref434476089 \h </w:instrText>
      </w:r>
      <w:r>
        <w:fldChar w:fldCharType="separate"/>
      </w:r>
      <w:r w:rsidR="00504BD9">
        <w:rPr>
          <w:noProof/>
        </w:rPr>
        <w:t>850</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504BD9">
        <w:t>The Psali Batos for the Entrance into Egypt</w:t>
      </w:r>
      <w:r>
        <w:fldChar w:fldCharType="end"/>
      </w:r>
      <w:r>
        <w:tab/>
      </w:r>
      <w:r>
        <w:fldChar w:fldCharType="begin"/>
      </w:r>
      <w:r>
        <w:instrText xml:space="preserve"> PAGEREF _Ref434476112 \h </w:instrText>
      </w:r>
      <w:r>
        <w:fldChar w:fldCharType="separate"/>
      </w:r>
      <w:r w:rsidR="00504BD9">
        <w:rPr>
          <w:noProof/>
        </w:rPr>
        <w:t>854</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504BD9">
        <w:t>The Psali Adam for the Apostles’ Fast</w:t>
      </w:r>
      <w:r>
        <w:fldChar w:fldCharType="end"/>
      </w:r>
      <w:r>
        <w:tab/>
      </w:r>
      <w:r>
        <w:fldChar w:fldCharType="begin"/>
      </w:r>
      <w:r>
        <w:instrText xml:space="preserve"> PAGEREF _Ref434476183 \h </w:instrText>
      </w:r>
      <w:r>
        <w:fldChar w:fldCharType="separate"/>
      </w:r>
      <w:r w:rsidR="00504BD9">
        <w:rPr>
          <w:noProof/>
        </w:rPr>
        <w:t>866</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504BD9">
        <w:t>The Psali Batos for the Apostles’ Fast</w:t>
      </w:r>
      <w:r>
        <w:fldChar w:fldCharType="end"/>
      </w:r>
      <w:r>
        <w:tab/>
      </w:r>
      <w:r>
        <w:fldChar w:fldCharType="begin"/>
      </w:r>
      <w:r>
        <w:instrText xml:space="preserve"> PAGEREF _Ref434476204 \h </w:instrText>
      </w:r>
      <w:r>
        <w:fldChar w:fldCharType="separate"/>
      </w:r>
      <w:r w:rsidR="00504BD9">
        <w:rPr>
          <w:noProof/>
        </w:rPr>
        <w:t>869</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504BD9">
        <w:t>The Psali Adam for the Apostles’ Feast</w:t>
      </w:r>
      <w:r>
        <w:fldChar w:fldCharType="end"/>
      </w:r>
      <w:r>
        <w:tab/>
      </w:r>
      <w:r>
        <w:fldChar w:fldCharType="begin"/>
      </w:r>
      <w:r>
        <w:instrText xml:space="preserve"> PAGEREF _Ref434476236 \h </w:instrText>
      </w:r>
      <w:r>
        <w:fldChar w:fldCharType="separate"/>
      </w:r>
      <w:r w:rsidR="00504BD9">
        <w:rPr>
          <w:noProof/>
        </w:rPr>
        <w:t>884</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504BD9">
        <w:t>The Psali Batos for the Apostles’ Feast</w:t>
      </w:r>
      <w:r>
        <w:fldChar w:fldCharType="end"/>
      </w:r>
      <w:r>
        <w:tab/>
      </w:r>
      <w:r>
        <w:fldChar w:fldCharType="begin"/>
      </w:r>
      <w:r>
        <w:instrText xml:space="preserve"> PAGEREF _Ref434476261 \h </w:instrText>
      </w:r>
      <w:r>
        <w:fldChar w:fldCharType="separate"/>
      </w:r>
      <w:r w:rsidR="00504BD9">
        <w:rPr>
          <w:noProof/>
        </w:rPr>
        <w:t>887</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504BD9">
        <w:t>The Psali Adam for the Transfiguration</w:t>
      </w:r>
      <w:r>
        <w:fldChar w:fldCharType="end"/>
      </w:r>
      <w:r>
        <w:tab/>
      </w:r>
      <w:r>
        <w:fldChar w:fldCharType="begin"/>
      </w:r>
      <w:r>
        <w:instrText xml:space="preserve"> PAGEREF _Ref434476299 \h </w:instrText>
      </w:r>
      <w:r>
        <w:fldChar w:fldCharType="separate"/>
      </w:r>
      <w:r w:rsidR="00504BD9">
        <w:rPr>
          <w:noProof/>
        </w:rPr>
        <w:t>908</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504BD9">
        <w:t>The Psali Batos for the Transfiguration</w:t>
      </w:r>
      <w:r>
        <w:fldChar w:fldCharType="end"/>
      </w:r>
      <w:r>
        <w:tab/>
      </w:r>
      <w:r>
        <w:fldChar w:fldCharType="begin"/>
      </w:r>
      <w:r>
        <w:instrText xml:space="preserve"> PAGEREF _Ref434476316 \h </w:instrText>
      </w:r>
      <w:r>
        <w:fldChar w:fldCharType="separate"/>
      </w:r>
      <w:r w:rsidR="00504BD9">
        <w:rPr>
          <w:noProof/>
        </w:rPr>
        <w:t>912</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504BD9">
        <w:t>The Psali Adam for Great Lent</w:t>
      </w:r>
      <w:r>
        <w:fldChar w:fldCharType="end"/>
      </w:r>
      <w:r>
        <w:tab/>
      </w:r>
      <w:r>
        <w:fldChar w:fldCharType="begin"/>
      </w:r>
      <w:r>
        <w:instrText xml:space="preserve"> PAGEREF _Ref434476347 \h </w:instrText>
      </w:r>
      <w:r>
        <w:fldChar w:fldCharType="separate"/>
      </w:r>
      <w:r w:rsidR="00504BD9">
        <w:rPr>
          <w:noProof/>
        </w:rPr>
        <w:t>946</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504BD9">
        <w:t>The Psali Batos for Great Lent</w:t>
      </w:r>
      <w:r>
        <w:fldChar w:fldCharType="end"/>
      </w:r>
      <w:r>
        <w:tab/>
      </w:r>
      <w:r>
        <w:fldChar w:fldCharType="begin"/>
      </w:r>
      <w:r>
        <w:instrText xml:space="preserve"> PAGEREF _Ref434476369 \h </w:instrText>
      </w:r>
      <w:r>
        <w:fldChar w:fldCharType="separate"/>
      </w:r>
      <w:r w:rsidR="00504BD9">
        <w:rPr>
          <w:noProof/>
        </w:rPr>
        <w:t>949</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504BD9">
        <w:t>The Psali Batos for Lazarus Saturday</w:t>
      </w:r>
      <w:r>
        <w:fldChar w:fldCharType="end"/>
      </w:r>
      <w:r>
        <w:tab/>
      </w:r>
      <w:r>
        <w:fldChar w:fldCharType="begin"/>
      </w:r>
      <w:r>
        <w:instrText xml:space="preserve"> PAGEREF _Ref434476394 \h </w:instrText>
      </w:r>
      <w:r>
        <w:fldChar w:fldCharType="separate"/>
      </w:r>
      <w:r w:rsidR="00504BD9">
        <w:rPr>
          <w:noProof/>
        </w:rPr>
        <w:t>954</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504BD9">
        <w:t>The Psali Adam for Palm Sunday</w:t>
      </w:r>
      <w:r>
        <w:fldChar w:fldCharType="end"/>
      </w:r>
      <w:r>
        <w:tab/>
      </w:r>
      <w:r>
        <w:fldChar w:fldCharType="begin"/>
      </w:r>
      <w:r>
        <w:instrText xml:space="preserve"> PAGEREF _Ref434476417 \h </w:instrText>
      </w:r>
      <w:r>
        <w:fldChar w:fldCharType="separate"/>
      </w:r>
      <w:r w:rsidR="00504BD9">
        <w:rPr>
          <w:noProof/>
        </w:rPr>
        <w:t>963</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504BD9">
        <w:t>The Psali Batos for the Joyous Saturday</w:t>
      </w:r>
      <w:r>
        <w:fldChar w:fldCharType="end"/>
      </w:r>
      <w:r>
        <w:tab/>
      </w:r>
      <w:r>
        <w:fldChar w:fldCharType="begin"/>
      </w:r>
      <w:r>
        <w:instrText xml:space="preserve"> PAGEREF _Ref435562018 \h </w:instrText>
      </w:r>
      <w:r>
        <w:fldChar w:fldCharType="separate"/>
      </w:r>
      <w:r w:rsidR="00504BD9">
        <w:rPr>
          <w:noProof/>
        </w:rPr>
        <w:t>967</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504BD9">
        <w:t>The Psali Adam for the Resurrection</w:t>
      </w:r>
      <w:r>
        <w:fldChar w:fldCharType="end"/>
      </w:r>
      <w:r>
        <w:tab/>
      </w:r>
      <w:r>
        <w:fldChar w:fldCharType="begin"/>
      </w:r>
      <w:r>
        <w:instrText xml:space="preserve"> PAGEREF _Ref434476440 \h </w:instrText>
      </w:r>
      <w:r>
        <w:fldChar w:fldCharType="separate"/>
      </w:r>
      <w:r w:rsidR="00504BD9">
        <w:rPr>
          <w:noProof/>
        </w:rPr>
        <w:t>979</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504BD9">
        <w:t>The Psali Batos for the Resurrection</w:t>
      </w:r>
      <w:r>
        <w:fldChar w:fldCharType="end"/>
      </w:r>
      <w:r>
        <w:tab/>
      </w:r>
      <w:r>
        <w:fldChar w:fldCharType="begin"/>
      </w:r>
      <w:r>
        <w:instrText xml:space="preserve"> PAGEREF _Ref434476459 \h </w:instrText>
      </w:r>
      <w:r>
        <w:fldChar w:fldCharType="separate"/>
      </w:r>
      <w:r w:rsidR="00504BD9">
        <w:rPr>
          <w:noProof/>
        </w:rPr>
        <w:t>983</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504BD9">
        <w:t>The Psali Adam for the Ascension</w:t>
      </w:r>
      <w:r>
        <w:fldChar w:fldCharType="end"/>
      </w:r>
      <w:r>
        <w:tab/>
      </w:r>
      <w:r>
        <w:fldChar w:fldCharType="begin"/>
      </w:r>
      <w:r>
        <w:instrText xml:space="preserve"> PAGEREF _Ref434476482 \h </w:instrText>
      </w:r>
      <w:r>
        <w:fldChar w:fldCharType="separate"/>
      </w:r>
      <w:r w:rsidR="00504BD9">
        <w:rPr>
          <w:noProof/>
        </w:rPr>
        <w:t>990</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504BD9">
        <w:t>The Psali Batos for the Ascension</w:t>
      </w:r>
      <w:r>
        <w:fldChar w:fldCharType="end"/>
      </w:r>
      <w:r>
        <w:tab/>
      </w:r>
      <w:r>
        <w:fldChar w:fldCharType="begin"/>
      </w:r>
      <w:r>
        <w:instrText xml:space="preserve"> PAGEREF _Ref434476541 \h </w:instrText>
      </w:r>
      <w:r>
        <w:fldChar w:fldCharType="separate"/>
      </w:r>
      <w:r w:rsidR="00504BD9">
        <w:rPr>
          <w:noProof/>
        </w:rPr>
        <w:t>994</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504BD9">
        <w:t>The Psali Adam for Pentecost</w:t>
      </w:r>
      <w:r>
        <w:fldChar w:fldCharType="end"/>
      </w:r>
      <w:r>
        <w:tab/>
      </w:r>
      <w:r>
        <w:fldChar w:fldCharType="begin"/>
      </w:r>
      <w:r>
        <w:instrText xml:space="preserve"> PAGEREF _Ref434476566 \h </w:instrText>
      </w:r>
      <w:r>
        <w:fldChar w:fldCharType="separate"/>
      </w:r>
      <w:r w:rsidR="00504BD9">
        <w:rPr>
          <w:noProof/>
        </w:rPr>
        <w:t>1001</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504BD9">
        <w:t>The Psali Adam for the Virgin</w:t>
      </w:r>
      <w:r>
        <w:fldChar w:fldCharType="end"/>
      </w:r>
      <w:r>
        <w:tab/>
      </w:r>
      <w:r>
        <w:fldChar w:fldCharType="begin"/>
      </w:r>
      <w:r>
        <w:instrText xml:space="preserve"> PAGEREF _Ref435642763 \h </w:instrText>
      </w:r>
      <w:r>
        <w:fldChar w:fldCharType="separate"/>
      </w:r>
      <w:r w:rsidR="00504BD9">
        <w:rPr>
          <w:noProof/>
        </w:rPr>
        <w:t>916</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504BD9">
        <w:t>The Psali Batos for the Virgin</w:t>
      </w:r>
      <w:r>
        <w:fldChar w:fldCharType="end"/>
      </w:r>
      <w:r>
        <w:tab/>
      </w:r>
      <w:r>
        <w:fldChar w:fldCharType="begin"/>
      </w:r>
      <w:r>
        <w:instrText xml:space="preserve"> PAGEREF _Ref435734818 \h </w:instrText>
      </w:r>
      <w:r>
        <w:fldChar w:fldCharType="separate"/>
      </w:r>
      <w:r w:rsidR="00504BD9">
        <w:rPr>
          <w:noProof/>
        </w:rPr>
        <w:t>920</w:t>
      </w:r>
      <w:r>
        <w:fldChar w:fldCharType="end"/>
      </w:r>
    </w:p>
    <w:p w14:paraId="3F93C9B6" w14:textId="77777777" w:rsidR="00B411C9" w:rsidRDefault="00B411C9" w:rsidP="00B411C9">
      <w:pPr>
        <w:pStyle w:val="Heading2"/>
      </w:pPr>
      <w:bookmarkStart w:id="1841" w:name="_Toc448696660"/>
      <w:r>
        <w:lastRenderedPageBreak/>
        <w:t>Index of Doxologies</w:t>
      </w:r>
      <w:bookmarkEnd w:id="1841"/>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504BD9">
        <w:t>The Introduction to the Doxologies</w:t>
      </w:r>
      <w:r>
        <w:fldChar w:fldCharType="end"/>
      </w:r>
      <w:r>
        <w:tab/>
      </w:r>
      <w:r>
        <w:fldChar w:fldCharType="begin"/>
      </w:r>
      <w:r>
        <w:instrText xml:space="preserve"> PAGEREF _Ref434477171 \h </w:instrText>
      </w:r>
      <w:r>
        <w:fldChar w:fldCharType="separate"/>
      </w:r>
      <w:r w:rsidR="00504BD9">
        <w:rPr>
          <w:noProof/>
        </w:rPr>
        <w:t>552</w:t>
      </w:r>
      <w:r>
        <w:fldChar w:fldCharType="end"/>
      </w:r>
    </w:p>
    <w:p w14:paraId="6914D076" w14:textId="77777777" w:rsidR="00E21EA3" w:rsidRDefault="00E21EA3" w:rsidP="00E21EA3">
      <w:pPr>
        <w:pStyle w:val="Heading3"/>
      </w:pPr>
      <w:bookmarkStart w:id="1842" w:name="_Ref435642966"/>
      <w:r>
        <w:t>Seasonal Doxologies</w:t>
      </w:r>
      <w:bookmarkEnd w:id="1842"/>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504BD9">
        <w:t>The Doxology for Ecclesiastical New Year</w:t>
      </w:r>
      <w:r>
        <w:fldChar w:fldCharType="end"/>
      </w:r>
      <w:r>
        <w:tab/>
      </w:r>
      <w:r>
        <w:fldChar w:fldCharType="begin"/>
      </w:r>
      <w:r>
        <w:instrText xml:space="preserve"> PAGEREF _Ref434477358 \h </w:instrText>
      </w:r>
      <w:r>
        <w:fldChar w:fldCharType="separate"/>
      </w:r>
      <w:r w:rsidR="00504BD9">
        <w:rPr>
          <w:noProof/>
        </w:rPr>
        <w:t>626</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504BD9">
        <w:t>The Doxology for the Feast of the Cross</w:t>
      </w:r>
      <w:r>
        <w:fldChar w:fldCharType="end"/>
      </w:r>
      <w:r>
        <w:tab/>
      </w:r>
      <w:r>
        <w:fldChar w:fldCharType="begin"/>
      </w:r>
      <w:r>
        <w:instrText xml:space="preserve"> PAGEREF _Ref434477443 \h </w:instrText>
      </w:r>
      <w:r>
        <w:fldChar w:fldCharType="separate"/>
      </w:r>
      <w:r w:rsidR="00504BD9">
        <w:rPr>
          <w:noProof/>
        </w:rPr>
        <w:t>641</w:t>
      </w:r>
      <w:r>
        <w:fldChar w:fldCharType="end"/>
      </w:r>
    </w:p>
    <w:p w14:paraId="0CF8C932" w14:textId="77777777" w:rsidR="00504BD9" w:rsidRDefault="00CC1CA8" w:rsidP="009E261C">
      <w:pPr>
        <w:pStyle w:val="Rubric"/>
      </w:pPr>
      <w:r>
        <w:fldChar w:fldCharType="begin"/>
      </w:r>
      <w:r>
        <w:instrText xml:space="preserve"> REF _Ref434478837 \h </w:instrText>
      </w:r>
      <w:r>
        <w:fldChar w:fldCharType="separate"/>
      </w:r>
      <w:r w:rsidR="00504BD9">
        <w:t xml:space="preserve"> four Sundays before the Feast.</w:t>
      </w:r>
    </w:p>
    <w:p w14:paraId="6D5E5642" w14:textId="340AAADF" w:rsidR="00CC1CA8" w:rsidRDefault="00504BD9"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689</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504BD9">
        <w:t xml:space="preserve">The Second Doxology of December or </w:t>
      </w:r>
      <w:r w:rsidR="00504BD9"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504BD9">
        <w:rPr>
          <w:noProof/>
        </w:rPr>
        <w:t>691</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504BD9">
        <w:t xml:space="preserve">The Third Doxology of December or </w:t>
      </w:r>
      <w:r w:rsidR="00504BD9"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504BD9">
        <w:rPr>
          <w:noProof/>
        </w:rPr>
        <w:t>692</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504BD9">
        <w:t xml:space="preserve">The Fourth Doxology of December or </w:t>
      </w:r>
      <w:r w:rsidR="00504BD9"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504BD9">
        <w:rPr>
          <w:noProof/>
        </w:rPr>
        <w:t>694</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504BD9">
        <w:t xml:space="preserve">The Fifth Doxology of December or </w:t>
      </w:r>
      <w:r w:rsidR="00504BD9"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504BD9">
        <w:rPr>
          <w:noProof/>
        </w:rPr>
        <w:t>695</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504BD9">
        <w:t xml:space="preserve">The Sixth Doxology of December or </w:t>
      </w:r>
      <w:r w:rsidR="00504BD9"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504BD9">
        <w:rPr>
          <w:noProof/>
        </w:rPr>
        <w:t>697</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504BD9">
        <w:t xml:space="preserve">The Doxology of Archangel Gabriel for December or </w:t>
      </w:r>
      <w:r w:rsidR="00504BD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04BD9">
        <w:rPr>
          <w:noProof/>
        </w:rPr>
        <w:t>703</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504BD9">
        <w:t>The Doxology for the Preparation Day of Nativity</w:t>
      </w:r>
      <w:r>
        <w:fldChar w:fldCharType="end"/>
      </w:r>
      <w:r>
        <w:tab/>
      </w:r>
      <w:r>
        <w:fldChar w:fldCharType="begin"/>
      </w:r>
      <w:r>
        <w:instrText xml:space="preserve"> PAGEREF _Ref434477504 \h </w:instrText>
      </w:r>
      <w:r>
        <w:fldChar w:fldCharType="separate"/>
      </w:r>
      <w:r w:rsidR="00504BD9">
        <w:rPr>
          <w:noProof/>
        </w:rPr>
        <w:t>710</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504BD9">
        <w:t>The First Doxology for Nativity</w:t>
      </w:r>
      <w:r>
        <w:fldChar w:fldCharType="end"/>
      </w:r>
      <w:r>
        <w:tab/>
      </w:r>
      <w:r>
        <w:fldChar w:fldCharType="begin"/>
      </w:r>
      <w:r>
        <w:instrText xml:space="preserve"> PAGEREF _Ref434477532 \h </w:instrText>
      </w:r>
      <w:r>
        <w:fldChar w:fldCharType="separate"/>
      </w:r>
      <w:r w:rsidR="00504BD9">
        <w:rPr>
          <w:noProof/>
        </w:rPr>
        <w:t>712</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504BD9">
        <w:t>The Second Doxology for Nativity</w:t>
      </w:r>
      <w:r>
        <w:fldChar w:fldCharType="end"/>
      </w:r>
      <w:r>
        <w:tab/>
      </w:r>
      <w:r>
        <w:fldChar w:fldCharType="begin"/>
      </w:r>
      <w:r>
        <w:instrText xml:space="preserve"> PAGEREF _Ref434477542 \h </w:instrText>
      </w:r>
      <w:r>
        <w:fldChar w:fldCharType="separate"/>
      </w:r>
      <w:r w:rsidR="00504BD9">
        <w:rPr>
          <w:noProof/>
        </w:rPr>
        <w:t>714</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504BD9">
        <w:t>The Third Doxology for Nativity</w:t>
      </w:r>
      <w:r>
        <w:fldChar w:fldCharType="end"/>
      </w:r>
      <w:r>
        <w:tab/>
      </w:r>
      <w:r>
        <w:fldChar w:fldCharType="begin"/>
      </w:r>
      <w:r>
        <w:instrText xml:space="preserve"> PAGEREF _Ref434477554 \h </w:instrText>
      </w:r>
      <w:r>
        <w:fldChar w:fldCharType="separate"/>
      </w:r>
      <w:r w:rsidR="00504BD9">
        <w:rPr>
          <w:noProof/>
        </w:rPr>
        <w:t>715</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504BD9">
        <w:t>The Doxology for the Circumcision</w:t>
      </w:r>
      <w:r>
        <w:fldChar w:fldCharType="end"/>
      </w:r>
      <w:r>
        <w:tab/>
      </w:r>
      <w:r>
        <w:fldChar w:fldCharType="begin"/>
      </w:r>
      <w:r>
        <w:instrText xml:space="preserve"> PAGEREF _Ref434477590 \h </w:instrText>
      </w:r>
      <w:r>
        <w:fldChar w:fldCharType="separate"/>
      </w:r>
      <w:r w:rsidR="00504BD9">
        <w:rPr>
          <w:noProof/>
        </w:rPr>
        <w:t>752</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504BD9">
        <w:t>An Abridged Doxology for Theophany</w:t>
      </w:r>
      <w:r>
        <w:fldChar w:fldCharType="end"/>
      </w:r>
      <w:r>
        <w:tab/>
      </w:r>
      <w:r>
        <w:fldChar w:fldCharType="begin"/>
      </w:r>
      <w:r>
        <w:instrText xml:space="preserve"> PAGEREF _Ref434477630 \h </w:instrText>
      </w:r>
      <w:r>
        <w:fldChar w:fldCharType="separate"/>
      </w:r>
      <w:r w:rsidR="00504BD9">
        <w:rPr>
          <w:noProof/>
        </w:rPr>
        <w:t>761</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504BD9">
        <w:t>The First Doxology for Theophany</w:t>
      </w:r>
      <w:r>
        <w:fldChar w:fldCharType="end"/>
      </w:r>
      <w:r>
        <w:tab/>
      </w:r>
      <w:r>
        <w:fldChar w:fldCharType="begin"/>
      </w:r>
      <w:r>
        <w:instrText xml:space="preserve"> PAGEREF _Ref434477641 \h </w:instrText>
      </w:r>
      <w:r>
        <w:fldChar w:fldCharType="separate"/>
      </w:r>
      <w:r w:rsidR="00504BD9">
        <w:rPr>
          <w:noProof/>
        </w:rPr>
        <w:t>763</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504BD9">
        <w:t>The Second Doxology for Theophany</w:t>
      </w:r>
      <w:r>
        <w:fldChar w:fldCharType="end"/>
      </w:r>
      <w:r>
        <w:tab/>
      </w:r>
      <w:r>
        <w:fldChar w:fldCharType="begin"/>
      </w:r>
      <w:r>
        <w:instrText xml:space="preserve"> PAGEREF _Ref434477660 \h </w:instrText>
      </w:r>
      <w:r>
        <w:fldChar w:fldCharType="separate"/>
      </w:r>
      <w:r w:rsidR="00504BD9">
        <w:rPr>
          <w:noProof/>
        </w:rPr>
        <w:t>765</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504BD9">
        <w:t>The Doxology for the Wedding of Cana</w:t>
      </w:r>
      <w:r>
        <w:fldChar w:fldCharType="end"/>
      </w:r>
      <w:r>
        <w:tab/>
      </w:r>
      <w:r>
        <w:fldChar w:fldCharType="begin"/>
      </w:r>
      <w:r>
        <w:instrText xml:space="preserve"> PAGEREF _Ref434477774 \h </w:instrText>
      </w:r>
      <w:r>
        <w:fldChar w:fldCharType="separate"/>
      </w:r>
      <w:r w:rsidR="00504BD9">
        <w:rPr>
          <w:noProof/>
        </w:rPr>
        <w:t>795</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504BD9">
        <w:t>The Doxology for the Entrance into the Temple</w:t>
      </w:r>
      <w:r>
        <w:fldChar w:fldCharType="end"/>
      </w:r>
      <w:r>
        <w:tab/>
      </w:r>
      <w:r>
        <w:fldChar w:fldCharType="begin"/>
      </w:r>
      <w:r>
        <w:instrText xml:space="preserve"> PAGEREF _Ref434477815 \h </w:instrText>
      </w:r>
      <w:r>
        <w:fldChar w:fldCharType="separate"/>
      </w:r>
      <w:r w:rsidR="00504BD9">
        <w:rPr>
          <w:noProof/>
        </w:rPr>
        <w:t>815</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504BD9">
        <w:t>The Doxology for the Annunciation</w:t>
      </w:r>
      <w:r>
        <w:fldChar w:fldCharType="end"/>
      </w:r>
      <w:r>
        <w:tab/>
      </w:r>
      <w:r>
        <w:fldChar w:fldCharType="begin"/>
      </w:r>
      <w:r>
        <w:instrText xml:space="preserve"> PAGEREF _Ref434477856 \h </w:instrText>
      </w:r>
      <w:r>
        <w:fldChar w:fldCharType="separate"/>
      </w:r>
      <w:r w:rsidR="00504BD9">
        <w:rPr>
          <w:noProof/>
        </w:rPr>
        <w:t>826</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504BD9">
        <w:t>The Doxology for the Entrance into Egypt</w:t>
      </w:r>
      <w:r>
        <w:fldChar w:fldCharType="end"/>
      </w:r>
      <w:r>
        <w:tab/>
      </w:r>
      <w:r>
        <w:fldChar w:fldCharType="begin"/>
      </w:r>
      <w:r>
        <w:instrText xml:space="preserve"> PAGEREF _Ref434477906 \h </w:instrText>
      </w:r>
      <w:r>
        <w:fldChar w:fldCharType="separate"/>
      </w:r>
      <w:r w:rsidR="00504BD9">
        <w:rPr>
          <w:noProof/>
        </w:rPr>
        <w:t>849</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504BD9">
        <w:t>The Doxology of Sts. Peter and Paul</w:t>
      </w:r>
      <w:r>
        <w:fldChar w:fldCharType="end"/>
      </w:r>
      <w:r>
        <w:tab/>
      </w:r>
      <w:r>
        <w:fldChar w:fldCharType="begin"/>
      </w:r>
      <w:r>
        <w:instrText xml:space="preserve"> PAGEREF _Ref434477973 \h </w:instrText>
      </w:r>
      <w:r>
        <w:fldChar w:fldCharType="separate"/>
      </w:r>
      <w:r w:rsidR="00504BD9">
        <w:rPr>
          <w:noProof/>
        </w:rPr>
        <w:t>880</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504BD9">
        <w:t>The Doxology of the Transfiguration</w:t>
      </w:r>
      <w:r>
        <w:fldChar w:fldCharType="end"/>
      </w:r>
      <w:r>
        <w:tab/>
      </w:r>
      <w:r>
        <w:fldChar w:fldCharType="begin"/>
      </w:r>
      <w:r>
        <w:instrText xml:space="preserve"> PAGEREF _Ref434478012 \h </w:instrText>
      </w:r>
      <w:r>
        <w:fldChar w:fldCharType="separate"/>
      </w:r>
      <w:r w:rsidR="00504BD9">
        <w:rPr>
          <w:noProof/>
        </w:rPr>
        <w:t>907</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504BD9">
        <w:t>The Doxology of Jonah’s Fast</w:t>
      </w:r>
      <w:r>
        <w:fldChar w:fldCharType="end"/>
      </w:r>
      <w:r>
        <w:tab/>
      </w:r>
      <w:r>
        <w:fldChar w:fldCharType="begin"/>
      </w:r>
      <w:r>
        <w:instrText xml:space="preserve"> PAGEREF _Ref434478053 \h </w:instrText>
      </w:r>
      <w:r>
        <w:fldChar w:fldCharType="separate"/>
      </w:r>
      <w:r w:rsidR="00504BD9">
        <w:rPr>
          <w:noProof/>
        </w:rPr>
        <w:t>931</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504BD9">
        <w:t>The Doxology for Saturday and Sunday in Great Lent</w:t>
      </w:r>
      <w:r>
        <w:fldChar w:fldCharType="end"/>
      </w:r>
      <w:r>
        <w:tab/>
      </w:r>
      <w:r>
        <w:fldChar w:fldCharType="begin"/>
      </w:r>
      <w:r>
        <w:instrText xml:space="preserve"> PAGEREF _Ref434478080 \h </w:instrText>
      </w:r>
      <w:r>
        <w:fldChar w:fldCharType="separate"/>
      </w:r>
      <w:r w:rsidR="00504BD9">
        <w:rPr>
          <w:noProof/>
        </w:rPr>
        <w:t>932</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504BD9">
        <w:t>The Doxology for Weekdays in Great Lent</w:t>
      </w:r>
      <w:r>
        <w:fldChar w:fldCharType="end"/>
      </w:r>
      <w:r>
        <w:tab/>
      </w:r>
      <w:r>
        <w:fldChar w:fldCharType="begin"/>
      </w:r>
      <w:r>
        <w:instrText xml:space="preserve"> PAGEREF _Ref434478104 \h </w:instrText>
      </w:r>
      <w:r>
        <w:fldChar w:fldCharType="separate"/>
      </w:r>
      <w:r w:rsidR="00504BD9">
        <w:rPr>
          <w:noProof/>
        </w:rPr>
        <w:t>935</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504BD9">
        <w:t>A Second Doxology for Weekdays in Great Lent</w:t>
      </w:r>
      <w:r>
        <w:fldChar w:fldCharType="end"/>
      </w:r>
      <w:r>
        <w:tab/>
      </w:r>
      <w:r>
        <w:fldChar w:fldCharType="begin"/>
      </w:r>
      <w:r>
        <w:instrText xml:space="preserve"> PAGEREF _Ref434478128 \h </w:instrText>
      </w:r>
      <w:r>
        <w:fldChar w:fldCharType="separate"/>
      </w:r>
      <w:r w:rsidR="00504BD9">
        <w:rPr>
          <w:noProof/>
        </w:rPr>
        <w:t>936</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504BD9">
        <w:t>A Third Doxology for Weekdays in Great Lent</w:t>
      </w:r>
      <w:r>
        <w:fldChar w:fldCharType="end"/>
      </w:r>
      <w:r>
        <w:tab/>
      </w:r>
      <w:r>
        <w:fldChar w:fldCharType="begin"/>
      </w:r>
      <w:r>
        <w:instrText xml:space="preserve"> PAGEREF _Ref434478147 \h </w:instrText>
      </w:r>
      <w:r>
        <w:fldChar w:fldCharType="separate"/>
      </w:r>
      <w:r w:rsidR="00504BD9">
        <w:rPr>
          <w:noProof/>
        </w:rPr>
        <w:t>939</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504BD9">
        <w:t>The Fourth Doxology for Great Lent</w:t>
      </w:r>
      <w:r>
        <w:fldChar w:fldCharType="end"/>
      </w:r>
      <w:r>
        <w:tab/>
      </w:r>
      <w:r>
        <w:fldChar w:fldCharType="begin"/>
      </w:r>
      <w:r>
        <w:instrText xml:space="preserve"> PAGEREF _Ref434478172 \h </w:instrText>
      </w:r>
      <w:r>
        <w:fldChar w:fldCharType="separate"/>
      </w:r>
      <w:r w:rsidR="00504BD9">
        <w:rPr>
          <w:noProof/>
        </w:rPr>
        <w:t>940</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504BD9">
        <w:t>The Doxology for Lazarus Saturday</w:t>
      </w:r>
      <w:r>
        <w:fldChar w:fldCharType="end"/>
      </w:r>
      <w:r>
        <w:tab/>
      </w:r>
      <w:r>
        <w:fldChar w:fldCharType="begin"/>
      </w:r>
      <w:r>
        <w:instrText xml:space="preserve"> PAGEREF _Ref434478195 \h </w:instrText>
      </w:r>
      <w:r>
        <w:fldChar w:fldCharType="separate"/>
      </w:r>
      <w:r w:rsidR="00504BD9">
        <w:rPr>
          <w:noProof/>
        </w:rPr>
        <w:t>953</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504BD9">
        <w:t>The First Doxology for Palm Sunday</w:t>
      </w:r>
      <w:r>
        <w:fldChar w:fldCharType="end"/>
      </w:r>
      <w:r>
        <w:tab/>
      </w:r>
      <w:r>
        <w:fldChar w:fldCharType="begin"/>
      </w:r>
      <w:r>
        <w:instrText xml:space="preserve"> PAGEREF _Ref434478217 \h </w:instrText>
      </w:r>
      <w:r>
        <w:fldChar w:fldCharType="separate"/>
      </w:r>
      <w:r w:rsidR="00504BD9">
        <w:rPr>
          <w:noProof/>
        </w:rPr>
        <w:t>958</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504BD9">
        <w:t>The Second Doxology for Palm Sunday</w:t>
      </w:r>
      <w:r>
        <w:fldChar w:fldCharType="end"/>
      </w:r>
      <w:r>
        <w:tab/>
      </w:r>
      <w:r>
        <w:fldChar w:fldCharType="begin"/>
      </w:r>
      <w:r>
        <w:instrText xml:space="preserve"> PAGEREF _Ref434478234 \h </w:instrText>
      </w:r>
      <w:r>
        <w:fldChar w:fldCharType="separate"/>
      </w:r>
      <w:r w:rsidR="00504BD9">
        <w:rPr>
          <w:noProof/>
        </w:rPr>
        <w:t>960</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504BD9">
        <w:t>The Third Doxology for Palm Sunday</w:t>
      </w:r>
      <w:r>
        <w:fldChar w:fldCharType="end"/>
      </w:r>
      <w:r>
        <w:tab/>
      </w:r>
      <w:r>
        <w:fldChar w:fldCharType="begin"/>
      </w:r>
      <w:r>
        <w:instrText xml:space="preserve"> PAGEREF _Ref434478255 \h </w:instrText>
      </w:r>
      <w:r>
        <w:fldChar w:fldCharType="separate"/>
      </w:r>
      <w:r w:rsidR="00504BD9">
        <w:rPr>
          <w:noProof/>
        </w:rPr>
        <w:t>961</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504BD9">
        <w:t>The Doxology for the Resurrection</w:t>
      </w:r>
      <w:r>
        <w:fldChar w:fldCharType="end"/>
      </w:r>
      <w:r>
        <w:tab/>
      </w:r>
      <w:r>
        <w:fldChar w:fldCharType="begin"/>
      </w:r>
      <w:r>
        <w:instrText xml:space="preserve"> PAGEREF _Ref434478294 \h </w:instrText>
      </w:r>
      <w:r>
        <w:fldChar w:fldCharType="separate"/>
      </w:r>
      <w:r w:rsidR="00504BD9">
        <w:rPr>
          <w:noProof/>
        </w:rPr>
        <w:t>975</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504BD9">
        <w:t>Another Doxology for the Resurrection</w:t>
      </w:r>
      <w:r>
        <w:fldChar w:fldCharType="end"/>
      </w:r>
      <w:r>
        <w:tab/>
      </w:r>
      <w:r>
        <w:fldChar w:fldCharType="begin"/>
      </w:r>
      <w:r>
        <w:instrText xml:space="preserve"> PAGEREF _Ref434478317 \h </w:instrText>
      </w:r>
      <w:r>
        <w:fldChar w:fldCharType="separate"/>
      </w:r>
      <w:r w:rsidR="00504BD9">
        <w:rPr>
          <w:noProof/>
        </w:rPr>
        <w:t>976</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504BD9">
        <w:t>A Doxology for Archangel Michael for the Resurrection</w:t>
      </w:r>
      <w:r>
        <w:fldChar w:fldCharType="end"/>
      </w:r>
      <w:r>
        <w:tab/>
      </w:r>
      <w:r>
        <w:fldChar w:fldCharType="begin"/>
      </w:r>
      <w:r>
        <w:instrText xml:space="preserve"> PAGEREF _Ref434478347 \h </w:instrText>
      </w:r>
      <w:r>
        <w:fldChar w:fldCharType="separate"/>
      </w:r>
      <w:r w:rsidR="00504BD9">
        <w:rPr>
          <w:noProof/>
        </w:rPr>
        <w:t>977</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504BD9">
        <w:t>The Doxology for Thomas Sunday</w:t>
      </w:r>
      <w:r>
        <w:fldChar w:fldCharType="end"/>
      </w:r>
      <w:r>
        <w:tab/>
      </w:r>
      <w:r>
        <w:fldChar w:fldCharType="begin"/>
      </w:r>
      <w:r>
        <w:instrText xml:space="preserve"> PAGEREF _Ref434478375 \h </w:instrText>
      </w:r>
      <w:r>
        <w:fldChar w:fldCharType="separate"/>
      </w:r>
      <w:r w:rsidR="00504BD9">
        <w:rPr>
          <w:noProof/>
        </w:rPr>
        <w:t>986</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504BD9">
        <w:t>The Doxology for the Ascension</w:t>
      </w:r>
      <w:r>
        <w:fldChar w:fldCharType="end"/>
      </w:r>
      <w:r>
        <w:tab/>
      </w:r>
      <w:r>
        <w:fldChar w:fldCharType="begin"/>
      </w:r>
      <w:r>
        <w:instrText xml:space="preserve"> PAGEREF _Ref434478556 \h </w:instrText>
      </w:r>
      <w:r>
        <w:fldChar w:fldCharType="separate"/>
      </w:r>
      <w:r w:rsidR="00504BD9">
        <w:rPr>
          <w:noProof/>
        </w:rPr>
        <w:t>988</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504BD9">
        <w:t>The Doxology for Pentecost</w:t>
      </w:r>
      <w:r>
        <w:fldChar w:fldCharType="end"/>
      </w:r>
      <w:r>
        <w:tab/>
      </w:r>
      <w:r>
        <w:fldChar w:fldCharType="begin"/>
      </w:r>
      <w:r>
        <w:instrText xml:space="preserve"> PAGEREF _Ref434478581 \h </w:instrText>
      </w:r>
      <w:r>
        <w:fldChar w:fldCharType="separate"/>
      </w:r>
      <w:r w:rsidR="00504BD9">
        <w:rPr>
          <w:noProof/>
        </w:rPr>
        <w:t>998</w:t>
      </w:r>
      <w:r>
        <w:fldChar w:fldCharType="end"/>
      </w:r>
    </w:p>
    <w:p w14:paraId="4285BFE1" w14:textId="77777777" w:rsidR="00E21EA3" w:rsidRDefault="00E21EA3" w:rsidP="00E21EA3">
      <w:pPr>
        <w:pStyle w:val="Heading3"/>
      </w:pPr>
      <w:bookmarkStart w:id="1843" w:name="_Ref435643009"/>
      <w:r>
        <w:t>Saints’ Doxologies</w:t>
      </w:r>
      <w:bookmarkEnd w:id="1843"/>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504BD9">
        <w:t>The Evening Doxology of the Virgin</w:t>
      </w:r>
      <w:r>
        <w:fldChar w:fldCharType="end"/>
      </w:r>
      <w:r>
        <w:tab/>
      </w:r>
      <w:r>
        <w:fldChar w:fldCharType="begin"/>
      </w:r>
      <w:r>
        <w:instrText xml:space="preserve"> PAGEREF _Ref434487836 \h </w:instrText>
      </w:r>
      <w:r>
        <w:fldChar w:fldCharType="separate"/>
      </w:r>
      <w:r w:rsidR="00504BD9">
        <w:rPr>
          <w:noProof/>
        </w:rPr>
        <w:t>552</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504BD9" w:rsidRPr="00504BD9">
        <w:t>The Doxology of the Virgin for Midnight Praise</w:t>
      </w:r>
      <w:r>
        <w:fldChar w:fldCharType="end"/>
      </w:r>
      <w:r>
        <w:tab/>
      </w:r>
      <w:r>
        <w:fldChar w:fldCharType="begin"/>
      </w:r>
      <w:r>
        <w:instrText xml:space="preserve"> PAGEREF _Ref434487891 \h </w:instrText>
      </w:r>
      <w:r>
        <w:fldChar w:fldCharType="separate"/>
      </w:r>
      <w:r w:rsidR="00504BD9">
        <w:rPr>
          <w:noProof/>
        </w:rPr>
        <w:t>401</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504BD9">
        <w:t>The Morning Doxology of the Virgin</w:t>
      </w:r>
      <w:r>
        <w:fldChar w:fldCharType="end"/>
      </w:r>
      <w:r>
        <w:tab/>
      </w:r>
      <w:r>
        <w:fldChar w:fldCharType="begin"/>
      </w:r>
      <w:r>
        <w:instrText xml:space="preserve"> PAGEREF _Ref434487846 \h </w:instrText>
      </w:r>
      <w:r>
        <w:fldChar w:fldCharType="separate"/>
      </w:r>
      <w:r w:rsidR="00504BD9">
        <w:rPr>
          <w:noProof/>
        </w:rPr>
        <w:t>553</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504BD9">
        <w:t>The Doxology for Archangel Michael</w:t>
      </w:r>
      <w:r>
        <w:fldChar w:fldCharType="end"/>
      </w:r>
      <w:r>
        <w:tab/>
      </w:r>
      <w:r>
        <w:fldChar w:fldCharType="begin"/>
      </w:r>
      <w:r>
        <w:instrText xml:space="preserve"> PAGEREF _Ref434487967 \h </w:instrText>
      </w:r>
      <w:r>
        <w:fldChar w:fldCharType="separate"/>
      </w:r>
      <w:r w:rsidR="00504BD9">
        <w:rPr>
          <w:noProof/>
        </w:rPr>
        <w:t>675</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504BD9">
        <w:t xml:space="preserve">The Doxology of Archangel Gabriel for December or </w:t>
      </w:r>
      <w:r w:rsidR="00504BD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04BD9">
        <w:rPr>
          <w:noProof/>
        </w:rPr>
        <w:t>703</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504BD9">
        <w:t>The Doxology for Archangel Gabriel, the Evangelist of Daniel</w:t>
      </w:r>
      <w:r>
        <w:fldChar w:fldCharType="end"/>
      </w:r>
      <w:r>
        <w:tab/>
      </w:r>
      <w:r>
        <w:fldChar w:fldCharType="begin"/>
      </w:r>
      <w:r>
        <w:instrText xml:space="preserve"> PAGEREF _Ref434488149 \h </w:instrText>
      </w:r>
      <w:r>
        <w:fldChar w:fldCharType="separate"/>
      </w:r>
      <w:r w:rsidR="00504BD9">
        <w:rPr>
          <w:noProof/>
        </w:rPr>
        <w:t>873</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504BD9">
        <w:t>The Doxology for Michael and Gabriel</w:t>
      </w:r>
      <w:r>
        <w:fldChar w:fldCharType="end"/>
      </w:r>
      <w:r>
        <w:tab/>
      </w:r>
      <w:r>
        <w:fldChar w:fldCharType="begin"/>
      </w:r>
      <w:r>
        <w:instrText xml:space="preserve"> PAGEREF _Ref434487984 \h </w:instrText>
      </w:r>
      <w:r>
        <w:fldChar w:fldCharType="separate"/>
      </w:r>
      <w:r w:rsidR="00504BD9">
        <w:rPr>
          <w:noProof/>
        </w:rPr>
        <w:t>676</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504BD9">
        <w:t>The Doxology for Archangel Raphael</w:t>
      </w:r>
      <w:r>
        <w:fldChar w:fldCharType="end"/>
      </w:r>
      <w:r>
        <w:tab/>
      </w:r>
      <w:r>
        <w:fldChar w:fldCharType="begin"/>
      </w:r>
      <w:r>
        <w:instrText xml:space="preserve"> PAGEREF _Ref434488208 \h </w:instrText>
      </w:r>
      <w:r>
        <w:fldChar w:fldCharType="separate"/>
      </w:r>
      <w:r w:rsidR="00504BD9">
        <w:rPr>
          <w:noProof/>
        </w:rPr>
        <w:t>927</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504BD9">
        <w:t>The Doxology for Archangel Suriel</w:t>
      </w:r>
      <w:r>
        <w:fldChar w:fldCharType="end"/>
      </w:r>
      <w:r>
        <w:tab/>
      </w:r>
      <w:r>
        <w:fldChar w:fldCharType="begin"/>
      </w:r>
      <w:r>
        <w:instrText xml:space="preserve"> PAGEREF _Ref434488250 \h </w:instrText>
      </w:r>
      <w:r>
        <w:fldChar w:fldCharType="separate"/>
      </w:r>
      <w:r w:rsidR="00504BD9">
        <w:rPr>
          <w:noProof/>
        </w:rPr>
        <w:t>811</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504BD9">
        <w:t>The Doxology for the Four Incorporeal Beasts</w:t>
      </w:r>
      <w:r>
        <w:fldChar w:fldCharType="end"/>
      </w:r>
      <w:r>
        <w:tab/>
      </w:r>
      <w:r>
        <w:fldChar w:fldCharType="begin"/>
      </w:r>
      <w:r>
        <w:instrText xml:space="preserve"> PAGEREF _Ref434488301 \h </w:instrText>
      </w:r>
      <w:r>
        <w:fldChar w:fldCharType="separate"/>
      </w:r>
      <w:r w:rsidR="00504BD9">
        <w:rPr>
          <w:noProof/>
        </w:rPr>
        <w:t>674</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504BD9">
        <w:t>The Doxology for the Twenty Four Presbyters</w:t>
      </w:r>
      <w:r>
        <w:fldChar w:fldCharType="end"/>
      </w:r>
      <w:r>
        <w:tab/>
      </w:r>
      <w:r>
        <w:fldChar w:fldCharType="begin"/>
      </w:r>
      <w:r>
        <w:instrText xml:space="preserve"> PAGEREF _Ref434488339 \h </w:instrText>
      </w:r>
      <w:r>
        <w:fldChar w:fldCharType="separate"/>
      </w:r>
      <w:r w:rsidR="00504BD9">
        <w:rPr>
          <w:noProof/>
        </w:rPr>
        <w:t>682</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504BD9">
        <w:t>The Doxology of the Heavenly</w:t>
      </w:r>
      <w:r>
        <w:fldChar w:fldCharType="end"/>
      </w:r>
      <w:r>
        <w:tab/>
      </w:r>
      <w:r>
        <w:fldChar w:fldCharType="begin"/>
      </w:r>
      <w:r>
        <w:instrText xml:space="preserve"> PAGEREF _Ref434488390 \h </w:instrText>
      </w:r>
      <w:r>
        <w:fldChar w:fldCharType="separate"/>
      </w:r>
      <w:r w:rsidR="00504BD9">
        <w:rPr>
          <w:noProof/>
        </w:rPr>
        <w:t>604</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504BD9">
        <w:t>The Doxology of St. John the Baptist</w:t>
      </w:r>
      <w:r>
        <w:fldChar w:fldCharType="end"/>
      </w:r>
      <w:r>
        <w:tab/>
      </w:r>
      <w:r>
        <w:fldChar w:fldCharType="begin"/>
      </w:r>
      <w:r>
        <w:instrText xml:space="preserve"> PAGEREF _Ref434488524 \h </w:instrText>
      </w:r>
      <w:r>
        <w:fldChar w:fldCharType="separate"/>
      </w:r>
      <w:r w:rsidR="00504BD9">
        <w:rPr>
          <w:noProof/>
        </w:rPr>
        <w:t>605</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504BD9">
        <w:t>Another Doxology of St. John the Baptist</w:t>
      </w:r>
      <w:r>
        <w:fldChar w:fldCharType="end"/>
      </w:r>
      <w:r>
        <w:tab/>
      </w:r>
      <w:r>
        <w:fldChar w:fldCharType="begin"/>
      </w:r>
      <w:r>
        <w:instrText xml:space="preserve"> PAGEREF _Ref434488546 \h </w:instrText>
      </w:r>
      <w:r>
        <w:fldChar w:fldCharType="separate"/>
      </w:r>
      <w:r w:rsidR="00504BD9">
        <w:rPr>
          <w:noProof/>
        </w:rPr>
        <w:t>606</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504BD9">
        <w:t>The Doxology for the One Hundred and Forty Four Thousand</w:t>
      </w:r>
      <w:r>
        <w:fldChar w:fldCharType="end"/>
      </w:r>
      <w:r>
        <w:tab/>
      </w:r>
      <w:r>
        <w:fldChar w:fldCharType="begin"/>
      </w:r>
      <w:r>
        <w:instrText xml:space="preserve"> PAGEREF _Ref434488616 \h </w:instrText>
      </w:r>
      <w:r>
        <w:fldChar w:fldCharType="separate"/>
      </w:r>
      <w:r w:rsidR="00504BD9">
        <w:rPr>
          <w:noProof/>
        </w:rPr>
        <w:t>748</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504BD9">
        <w:t>A Doxology for the Apostles</w:t>
      </w:r>
      <w:r>
        <w:fldChar w:fldCharType="end"/>
      </w:r>
      <w:r>
        <w:tab/>
      </w:r>
      <w:r>
        <w:fldChar w:fldCharType="begin"/>
      </w:r>
      <w:r>
        <w:instrText xml:space="preserve"> PAGEREF _Ref434488644 \h </w:instrText>
      </w:r>
      <w:r>
        <w:fldChar w:fldCharType="separate"/>
      </w:r>
      <w:r w:rsidR="00504BD9">
        <w:rPr>
          <w:noProof/>
        </w:rPr>
        <w:t>607</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504BD9">
        <w:t>Another Doxology for the Apostles</w:t>
      </w:r>
      <w:r>
        <w:fldChar w:fldCharType="end"/>
      </w:r>
      <w:r>
        <w:tab/>
      </w:r>
      <w:r>
        <w:fldChar w:fldCharType="begin"/>
      </w:r>
      <w:r>
        <w:instrText xml:space="preserve"> PAGEREF _Ref434488657 \h </w:instrText>
      </w:r>
      <w:r>
        <w:fldChar w:fldCharType="separate"/>
      </w:r>
      <w:r w:rsidR="00504BD9">
        <w:rPr>
          <w:noProof/>
        </w:rPr>
        <w:t>607</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504BD9">
        <w:t>The Doxology of Sts. Peter and Paul</w:t>
      </w:r>
      <w:r>
        <w:fldChar w:fldCharType="end"/>
      </w:r>
      <w:r>
        <w:tab/>
      </w:r>
      <w:r>
        <w:fldChar w:fldCharType="begin"/>
      </w:r>
      <w:r>
        <w:instrText xml:space="preserve"> PAGEREF _Ref434477973 \h </w:instrText>
      </w:r>
      <w:r>
        <w:fldChar w:fldCharType="separate"/>
      </w:r>
      <w:r w:rsidR="00504BD9">
        <w:rPr>
          <w:noProof/>
        </w:rPr>
        <w:t>880</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504BD9">
        <w:t>The Doxology of St. Paul</w:t>
      </w:r>
      <w:r>
        <w:fldChar w:fldCharType="end"/>
      </w:r>
      <w:r>
        <w:tab/>
      </w:r>
      <w:r>
        <w:fldChar w:fldCharType="begin"/>
      </w:r>
      <w:r>
        <w:instrText xml:space="preserve"> PAGEREF _Ref434488724 \h </w:instrText>
      </w:r>
      <w:r>
        <w:fldChar w:fldCharType="separate"/>
      </w:r>
      <w:r w:rsidR="00504BD9">
        <w:rPr>
          <w:noProof/>
        </w:rPr>
        <w:t>882</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504BD9">
        <w:t>The Doxology for St. John the Evangelist</w:t>
      </w:r>
      <w:r>
        <w:fldChar w:fldCharType="end"/>
      </w:r>
      <w:r>
        <w:tab/>
      </w:r>
      <w:r>
        <w:fldChar w:fldCharType="begin"/>
      </w:r>
      <w:r>
        <w:instrText xml:space="preserve"> PAGEREF _Ref434488768 \h </w:instrText>
      </w:r>
      <w:r>
        <w:fldChar w:fldCharType="separate"/>
      </w:r>
      <w:r w:rsidR="00504BD9">
        <w:rPr>
          <w:noProof/>
        </w:rPr>
        <w:t>749</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504BD9">
        <w:t>The Doxology of St. Mark</w:t>
      </w:r>
      <w:r>
        <w:fldChar w:fldCharType="end"/>
      </w:r>
      <w:r>
        <w:tab/>
      </w:r>
      <w:r>
        <w:fldChar w:fldCharType="begin"/>
      </w:r>
      <w:r>
        <w:instrText xml:space="preserve"> PAGEREF _Ref434488814 \h </w:instrText>
      </w:r>
      <w:r>
        <w:fldChar w:fldCharType="separate"/>
      </w:r>
      <w:r w:rsidR="00504BD9">
        <w:rPr>
          <w:noProof/>
        </w:rPr>
        <w:t>608</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504BD9">
        <w:t>Another Doxology of St. Mark</w:t>
      </w:r>
      <w:r>
        <w:fldChar w:fldCharType="end"/>
      </w:r>
      <w:r>
        <w:tab/>
      </w:r>
      <w:r>
        <w:fldChar w:fldCharType="begin"/>
      </w:r>
      <w:r>
        <w:instrText xml:space="preserve"> PAGEREF _Ref434488936 \h </w:instrText>
      </w:r>
      <w:r>
        <w:fldChar w:fldCharType="separate"/>
      </w:r>
      <w:r w:rsidR="00504BD9">
        <w:rPr>
          <w:noProof/>
        </w:rPr>
        <w:t>840</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504BD9">
        <w:t>The Doxology of Any Apostle</w:t>
      </w:r>
      <w:r>
        <w:fldChar w:fldCharType="end"/>
      </w:r>
      <w:r>
        <w:tab/>
      </w:r>
      <w:r>
        <w:fldChar w:fldCharType="begin"/>
      </w:r>
      <w:r>
        <w:instrText xml:space="preserve"> PAGEREF _Ref434488992 \h </w:instrText>
      </w:r>
      <w:r>
        <w:fldChar w:fldCharType="separate"/>
      </w:r>
      <w:r w:rsidR="00504BD9">
        <w:rPr>
          <w:noProof/>
        </w:rPr>
        <w:t>609</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504BD9">
        <w:t>The Doxology of St. Stephen</w:t>
      </w:r>
      <w:r>
        <w:fldChar w:fldCharType="end"/>
      </w:r>
      <w:r>
        <w:tab/>
      </w:r>
      <w:r>
        <w:fldChar w:fldCharType="begin"/>
      </w:r>
      <w:r>
        <w:instrText xml:space="preserve"> PAGEREF _Ref434489014 \h </w:instrText>
      </w:r>
      <w:r>
        <w:fldChar w:fldCharType="separate"/>
      </w:r>
      <w:r w:rsidR="00504BD9">
        <w:rPr>
          <w:noProof/>
        </w:rPr>
        <w:t>610</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504BD9">
        <w:t>The Doxology for St. Joseph the Carpenter</w:t>
      </w:r>
      <w:r>
        <w:fldChar w:fldCharType="end"/>
      </w:r>
      <w:r>
        <w:tab/>
      </w:r>
      <w:r>
        <w:fldChar w:fldCharType="begin"/>
      </w:r>
      <w:r>
        <w:instrText xml:space="preserve"> PAGEREF _Ref434488476 \h </w:instrText>
      </w:r>
      <w:r>
        <w:fldChar w:fldCharType="separate"/>
      </w:r>
      <w:r w:rsidR="00504BD9">
        <w:rPr>
          <w:noProof/>
        </w:rPr>
        <w:t>902</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504BD9">
        <w:t>The Doxology for St. Mary Magdalene</w:t>
      </w:r>
      <w:r>
        <w:fldChar w:fldCharType="end"/>
      </w:r>
      <w:r>
        <w:tab/>
      </w:r>
      <w:r>
        <w:fldChar w:fldCharType="begin"/>
      </w:r>
      <w:r>
        <w:instrText xml:space="preserve"> PAGEREF _Ref434489077 \h </w:instrText>
      </w:r>
      <w:r>
        <w:fldChar w:fldCharType="separate"/>
      </w:r>
      <w:r w:rsidR="00504BD9">
        <w:rPr>
          <w:noProof/>
        </w:rPr>
        <w:t>903</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504BD9">
        <w:t>The Doxology for Lazarus Saturday</w:t>
      </w:r>
      <w:r>
        <w:fldChar w:fldCharType="end"/>
      </w:r>
      <w:r>
        <w:tab/>
      </w:r>
      <w:r>
        <w:fldChar w:fldCharType="begin"/>
      </w:r>
      <w:r>
        <w:instrText xml:space="preserve"> PAGEREF _Ref434478195 \h </w:instrText>
      </w:r>
      <w:r>
        <w:fldChar w:fldCharType="separate"/>
      </w:r>
      <w:r w:rsidR="00504BD9">
        <w:rPr>
          <w:noProof/>
        </w:rPr>
        <w:t>953</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504BD9">
        <w:t>The Doxology of St. George</w:t>
      </w:r>
      <w:r>
        <w:fldChar w:fldCharType="end"/>
      </w:r>
      <w:r>
        <w:tab/>
      </w:r>
      <w:r>
        <w:fldChar w:fldCharType="begin"/>
      </w:r>
      <w:r>
        <w:instrText xml:space="preserve"> PAGEREF _Ref434489170 \h </w:instrText>
      </w:r>
      <w:r>
        <w:fldChar w:fldCharType="separate"/>
      </w:r>
      <w:r w:rsidR="00504BD9">
        <w:rPr>
          <w:noProof/>
        </w:rPr>
        <w:t>612</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504BD9">
        <w:t>Another Doxology of St. George</w:t>
      </w:r>
      <w:r>
        <w:fldChar w:fldCharType="end"/>
      </w:r>
      <w:r>
        <w:tab/>
      </w:r>
      <w:r>
        <w:fldChar w:fldCharType="begin"/>
      </w:r>
      <w:r>
        <w:instrText xml:space="preserve"> PAGEREF _Ref434489211 \h </w:instrText>
      </w:r>
      <w:r>
        <w:fldChar w:fldCharType="separate"/>
      </w:r>
      <w:r w:rsidR="00504BD9">
        <w:rPr>
          <w:noProof/>
        </w:rPr>
        <w:t>838</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504BD9">
        <w:t>The Doxology of St. Theodore of Shotep, the General</w:t>
      </w:r>
      <w:r>
        <w:fldChar w:fldCharType="end"/>
      </w:r>
      <w:r>
        <w:tab/>
      </w:r>
      <w:r>
        <w:fldChar w:fldCharType="begin"/>
      </w:r>
      <w:r>
        <w:instrText xml:space="preserve"> PAGEREF _Ref434489277 \h </w:instrText>
      </w:r>
      <w:r>
        <w:fldChar w:fldCharType="separate"/>
      </w:r>
      <w:r w:rsidR="00504BD9">
        <w:rPr>
          <w:noProof/>
        </w:rPr>
        <w:t>897</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504BD9">
        <w:t>Another Doxology of St. Theodore of Shotep, the General</w:t>
      </w:r>
      <w:r>
        <w:fldChar w:fldCharType="end"/>
      </w:r>
      <w:r>
        <w:tab/>
      </w:r>
      <w:r>
        <w:fldChar w:fldCharType="begin"/>
      </w:r>
      <w:r>
        <w:instrText xml:space="preserve"> PAGEREF _Ref434489296 \h </w:instrText>
      </w:r>
      <w:r>
        <w:fldChar w:fldCharType="separate"/>
      </w:r>
      <w:r w:rsidR="00504BD9">
        <w:rPr>
          <w:noProof/>
        </w:rPr>
        <w:t>898</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504BD9">
        <w:t>The Doxology for St. Theodore Anatoly</w:t>
      </w:r>
      <w:r>
        <w:fldChar w:fldCharType="end"/>
      </w:r>
      <w:r>
        <w:tab/>
      </w:r>
      <w:r>
        <w:fldChar w:fldCharType="begin"/>
      </w:r>
      <w:r>
        <w:instrText xml:space="preserve"> PAGEREF _Ref434489376 \h </w:instrText>
      </w:r>
      <w:r>
        <w:fldChar w:fldCharType="separate"/>
      </w:r>
      <w:r w:rsidR="00504BD9">
        <w:rPr>
          <w:noProof/>
        </w:rPr>
        <w:t>794</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504BD9">
        <w:t>The Doxology for St. Philopater Mercurius</w:t>
      </w:r>
      <w:r>
        <w:fldChar w:fldCharType="end"/>
      </w:r>
      <w:r>
        <w:tab/>
      </w:r>
      <w:r>
        <w:fldChar w:fldCharType="begin"/>
      </w:r>
      <w:r>
        <w:instrText xml:space="preserve"> PAGEREF _Ref434489457 \h </w:instrText>
      </w:r>
      <w:r>
        <w:fldChar w:fldCharType="separate"/>
      </w:r>
      <w:r w:rsidR="00504BD9">
        <w:rPr>
          <w:noProof/>
        </w:rPr>
        <w:t>683</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504BD9">
        <w:t>The Doxology for St. Mena</w:t>
      </w:r>
      <w:r>
        <w:fldChar w:fldCharType="end"/>
      </w:r>
      <w:r>
        <w:tab/>
      </w:r>
      <w:r>
        <w:fldChar w:fldCharType="begin"/>
      </w:r>
      <w:r>
        <w:instrText xml:space="preserve"> PAGEREF _Ref434489493 \h </w:instrText>
      </w:r>
      <w:r>
        <w:fldChar w:fldCharType="separate"/>
      </w:r>
      <w:r w:rsidR="00504BD9">
        <w:rPr>
          <w:noProof/>
        </w:rPr>
        <w:t>679</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504BD9">
        <w:t>The Doxology for Abba Noub</w:t>
      </w:r>
      <w:r>
        <w:fldChar w:fldCharType="end"/>
      </w:r>
      <w:r>
        <w:tab/>
      </w:r>
      <w:r>
        <w:fldChar w:fldCharType="begin"/>
      </w:r>
      <w:r>
        <w:instrText xml:space="preserve"> PAGEREF _Ref434489534 \h </w:instrText>
      </w:r>
      <w:r>
        <w:fldChar w:fldCharType="separate"/>
      </w:r>
      <w:r w:rsidR="00504BD9">
        <w:rPr>
          <w:noProof/>
        </w:rPr>
        <w:t>900</w:t>
      </w:r>
      <w:r>
        <w:fldChar w:fldCharType="end"/>
      </w:r>
    </w:p>
    <w:p w14:paraId="024006C2" w14:textId="4F4A50F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504BD9">
        <w:t>The Doxology for St. Victor</w:t>
      </w:r>
      <w:r>
        <w:fldChar w:fldCharType="end"/>
      </w:r>
      <w:r>
        <w:tab/>
      </w:r>
      <w:r>
        <w:fldChar w:fldCharType="begin"/>
      </w:r>
      <w:r>
        <w:instrText xml:space="preserve"> PAGEREF _Ref434489590 \h </w:instrText>
      </w:r>
      <w:r>
        <w:fldChar w:fldCharType="separate"/>
      </w:r>
      <w:r w:rsidR="00504BD9">
        <w:rPr>
          <w:noProof/>
        </w:rPr>
        <w:t>704</w:t>
      </w:r>
      <w:r>
        <w:fldChar w:fldCharType="end"/>
      </w:r>
    </w:p>
    <w:p w14:paraId="6D4FFF0A" w14:textId="749AA08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504BD9">
        <w:t>The Doxology for Sts. Sergius and Bacchus</w:t>
      </w:r>
      <w:r>
        <w:fldChar w:fldCharType="end"/>
      </w:r>
      <w:r>
        <w:tab/>
      </w:r>
      <w:r>
        <w:fldChar w:fldCharType="begin"/>
      </w:r>
      <w:r>
        <w:instrText xml:space="preserve"> PAGEREF _Ref434489638 \h </w:instrText>
      </w:r>
      <w:r>
        <w:fldChar w:fldCharType="separate"/>
      </w:r>
      <w:r w:rsidR="00504BD9">
        <w:rPr>
          <w:noProof/>
        </w:rPr>
        <w:t>666</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504BD9">
        <w:t>The Doxology for Sts. Cosmas, Damian, their Brothers and their Mother</w:t>
      </w:r>
      <w:r>
        <w:fldChar w:fldCharType="end"/>
      </w:r>
      <w:r>
        <w:tab/>
      </w:r>
      <w:r>
        <w:fldChar w:fldCharType="begin"/>
      </w:r>
      <w:r>
        <w:instrText xml:space="preserve"> PAGEREF _Ref434489688 \h </w:instrText>
      </w:r>
      <w:r>
        <w:fldChar w:fldCharType="separate"/>
      </w:r>
      <w:r w:rsidR="00504BD9">
        <w:rPr>
          <w:noProof/>
        </w:rPr>
        <w:t>681</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504BD9">
        <w:t>The Doxology for Sts. Apakir and John</w:t>
      </w:r>
      <w:r>
        <w:fldChar w:fldCharType="end"/>
      </w:r>
      <w:r>
        <w:tab/>
      </w:r>
      <w:r>
        <w:fldChar w:fldCharType="begin"/>
      </w:r>
      <w:r>
        <w:instrText xml:space="preserve"> PAGEREF _Ref434489722 \h </w:instrText>
      </w:r>
      <w:r>
        <w:fldChar w:fldCharType="separate"/>
      </w:r>
      <w:r w:rsidR="00504BD9">
        <w:rPr>
          <w:noProof/>
        </w:rPr>
        <w:t>874</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504BD9">
        <w:t>The Doxology for St. Serapamon</w:t>
      </w:r>
      <w:r>
        <w:fldChar w:fldCharType="end"/>
      </w:r>
      <w:r>
        <w:tab/>
      </w:r>
      <w:r>
        <w:fldChar w:fldCharType="begin"/>
      </w:r>
      <w:r>
        <w:instrText xml:space="preserve"> PAGEREF _Ref434489794 \h </w:instrText>
      </w:r>
      <w:r>
        <w:fldChar w:fldCharType="separate"/>
      </w:r>
      <w:r w:rsidR="00504BD9">
        <w:rPr>
          <w:noProof/>
        </w:rPr>
        <w:t>685</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504BD9">
        <w:t>The Doxology for St. Maurice and the Theban Legion</w:t>
      </w:r>
      <w:r>
        <w:fldChar w:fldCharType="end"/>
      </w:r>
      <w:r>
        <w:tab/>
      </w:r>
      <w:r>
        <w:fldChar w:fldCharType="begin"/>
      </w:r>
      <w:r>
        <w:instrText xml:space="preserve"> PAGEREF _Ref434489859 \h </w:instrText>
      </w:r>
      <w:r>
        <w:fldChar w:fldCharType="separate"/>
      </w:r>
      <w:r w:rsidR="00504BD9">
        <w:rPr>
          <w:noProof/>
        </w:rPr>
        <w:t>651</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504BD9">
        <w:t>Another Doxology of St. Maurice</w:t>
      </w:r>
      <w:r>
        <w:fldChar w:fldCharType="end"/>
      </w:r>
      <w:r>
        <w:tab/>
      </w:r>
      <w:r>
        <w:fldChar w:fldCharType="begin"/>
      </w:r>
      <w:r>
        <w:instrText xml:space="preserve"> PAGEREF _Ref434489873 \h </w:instrText>
      </w:r>
      <w:r>
        <w:fldChar w:fldCharType="separate"/>
      </w:r>
      <w:r w:rsidR="00504BD9">
        <w:rPr>
          <w:noProof/>
        </w:rPr>
        <w:t>653</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504BD9">
        <w:t>The Doxology for St. George of Zahim</w:t>
      </w:r>
      <w:r>
        <w:fldChar w:fldCharType="end"/>
      </w:r>
      <w:r>
        <w:tab/>
      </w:r>
      <w:r>
        <w:fldChar w:fldCharType="begin"/>
      </w:r>
      <w:r>
        <w:instrText xml:space="preserve"> PAGEREF _Ref434489925 \h </w:instrText>
      </w:r>
      <w:r>
        <w:fldChar w:fldCharType="separate"/>
      </w:r>
      <w:r w:rsidR="00504BD9">
        <w:rPr>
          <w:noProof/>
        </w:rPr>
        <w:t>876</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504BD9">
        <w:t>The Doxology of St. Demiana</w:t>
      </w:r>
      <w:r>
        <w:fldChar w:fldCharType="end"/>
      </w:r>
      <w:r>
        <w:tab/>
      </w:r>
      <w:r>
        <w:fldChar w:fldCharType="begin"/>
      </w:r>
      <w:r>
        <w:instrText xml:space="preserve"> PAGEREF _Ref434490082 \h </w:instrText>
      </w:r>
      <w:r>
        <w:fldChar w:fldCharType="separate"/>
      </w:r>
      <w:r w:rsidR="00504BD9">
        <w:rPr>
          <w:noProof/>
        </w:rPr>
        <w:t>613</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504BD9">
        <w:t>Another Doxology of St. Demiana</w:t>
      </w:r>
      <w:r>
        <w:fldChar w:fldCharType="end"/>
      </w:r>
      <w:r>
        <w:tab/>
      </w:r>
      <w:r>
        <w:fldChar w:fldCharType="begin"/>
      </w:r>
      <w:r>
        <w:instrText xml:space="preserve"> PAGEREF _Ref434490124 \h </w:instrText>
      </w:r>
      <w:r>
        <w:fldChar w:fldCharType="separate"/>
      </w:r>
      <w:r w:rsidR="00504BD9">
        <w:rPr>
          <w:noProof/>
        </w:rPr>
        <w:t>804</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504BD9">
        <w:t>The Doxology for Sts. Barbara and Juliana</w:t>
      </w:r>
      <w:r>
        <w:fldChar w:fldCharType="end"/>
      </w:r>
      <w:r>
        <w:tab/>
      </w:r>
      <w:r>
        <w:fldChar w:fldCharType="begin"/>
      </w:r>
      <w:r>
        <w:instrText xml:space="preserve"> PAGEREF _Ref434490169 \h </w:instrText>
      </w:r>
      <w:r>
        <w:fldChar w:fldCharType="separate"/>
      </w:r>
      <w:r w:rsidR="00504BD9">
        <w:rPr>
          <w:noProof/>
        </w:rPr>
        <w:t>706</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504BD9">
        <w:t>The Doxology for St. Marina</w:t>
      </w:r>
      <w:r>
        <w:fldChar w:fldCharType="end"/>
      </w:r>
      <w:r>
        <w:tab/>
      </w:r>
      <w:r>
        <w:fldChar w:fldCharType="begin"/>
      </w:r>
      <w:r>
        <w:instrText xml:space="preserve"> PAGEREF _Ref434490204 \h </w:instrText>
      </w:r>
      <w:r>
        <w:fldChar w:fldCharType="separate"/>
      </w:r>
      <w:r w:rsidR="00504BD9">
        <w:rPr>
          <w:noProof/>
        </w:rPr>
        <w:t>899</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504BD9">
        <w:t>The Doxology for St. Rebecca and her Children</w:t>
      </w:r>
      <w:r>
        <w:fldChar w:fldCharType="end"/>
      </w:r>
      <w:r>
        <w:tab/>
      </w:r>
      <w:r>
        <w:fldChar w:fldCharType="begin"/>
      </w:r>
      <w:r>
        <w:instrText xml:space="preserve"> PAGEREF _Ref434490258 \h </w:instrText>
      </w:r>
      <w:r>
        <w:fldChar w:fldCharType="separate"/>
      </w:r>
      <w:r w:rsidR="00504BD9">
        <w:rPr>
          <w:noProof/>
        </w:rPr>
        <w:t>639</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504BD9">
        <w:t>The Doxology of the Martyrs</w:t>
      </w:r>
      <w:r>
        <w:fldChar w:fldCharType="end"/>
      </w:r>
      <w:r>
        <w:tab/>
      </w:r>
      <w:r>
        <w:fldChar w:fldCharType="begin"/>
      </w:r>
      <w:r>
        <w:instrText xml:space="preserve"> PAGEREF _Ref434489950 \h </w:instrText>
      </w:r>
      <w:r>
        <w:fldChar w:fldCharType="separate"/>
      </w:r>
      <w:r w:rsidR="00504BD9">
        <w:rPr>
          <w:noProof/>
        </w:rPr>
        <w:t>614</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504BD9">
        <w:t>The Doxology for St. Anthony the Great</w:t>
      </w:r>
      <w:r>
        <w:fldChar w:fldCharType="end"/>
      </w:r>
      <w:r>
        <w:tab/>
      </w:r>
      <w:r>
        <w:fldChar w:fldCharType="begin"/>
      </w:r>
      <w:r>
        <w:instrText xml:space="preserve"> PAGEREF _Ref434490340 \h </w:instrText>
      </w:r>
      <w:r>
        <w:fldChar w:fldCharType="separate"/>
      </w:r>
      <w:r w:rsidR="00504BD9">
        <w:rPr>
          <w:noProof/>
        </w:rPr>
        <w:t>809</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504BD9">
        <w:t>The Doxology for St. Paul the Anchorite</w:t>
      </w:r>
      <w:r>
        <w:fldChar w:fldCharType="end"/>
      </w:r>
      <w:r>
        <w:tab/>
      </w:r>
      <w:r>
        <w:fldChar w:fldCharType="begin"/>
      </w:r>
      <w:r>
        <w:instrText xml:space="preserve"> PAGEREF _Ref434490368 \h </w:instrText>
      </w:r>
      <w:r>
        <w:fldChar w:fldCharType="separate"/>
      </w:r>
      <w:r w:rsidR="00504BD9">
        <w:rPr>
          <w:noProof/>
        </w:rPr>
        <w:t>812</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504BD9">
        <w:t>The Doxology of St. Anthony and St. Paul</w:t>
      </w:r>
      <w:r>
        <w:fldChar w:fldCharType="end"/>
      </w:r>
      <w:r>
        <w:tab/>
      </w:r>
      <w:r>
        <w:fldChar w:fldCharType="begin"/>
      </w:r>
      <w:r>
        <w:instrText xml:space="preserve"> PAGEREF _Ref434490311 \h </w:instrText>
      </w:r>
      <w:r>
        <w:fldChar w:fldCharType="separate"/>
      </w:r>
      <w:r w:rsidR="00504BD9">
        <w:rPr>
          <w:noProof/>
        </w:rPr>
        <w:t>619</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504BD9">
        <w:rPr>
          <w:lang w:val="en-US"/>
        </w:rPr>
        <w:t>The Doxology for St. Pishoy</w:t>
      </w:r>
      <w:r>
        <w:fldChar w:fldCharType="end"/>
      </w:r>
      <w:r>
        <w:tab/>
      </w:r>
      <w:r>
        <w:fldChar w:fldCharType="begin"/>
      </w:r>
      <w:r>
        <w:instrText xml:space="preserve"> PAGEREF _Ref434490783 \h </w:instrText>
      </w:r>
      <w:r>
        <w:fldChar w:fldCharType="separate"/>
      </w:r>
      <w:r w:rsidR="00504BD9">
        <w:rPr>
          <w:noProof/>
        </w:rPr>
        <w:t>895</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504BD9">
        <w:t>The Doxology of St. Pishoy and St. Paul of Tammah</w:t>
      </w:r>
      <w:r>
        <w:fldChar w:fldCharType="end"/>
      </w:r>
      <w:r>
        <w:tab/>
      </w:r>
      <w:r>
        <w:fldChar w:fldCharType="begin"/>
      </w:r>
      <w:r>
        <w:instrText xml:space="preserve"> PAGEREF _Ref434490826 \h </w:instrText>
      </w:r>
      <w:r>
        <w:fldChar w:fldCharType="separate"/>
      </w:r>
      <w:r w:rsidR="00504BD9">
        <w:rPr>
          <w:noProof/>
        </w:rPr>
        <w:t>621</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504BD9">
        <w:t>The Doxology of St. Macarius the Great</w:t>
      </w:r>
      <w:r>
        <w:fldChar w:fldCharType="end"/>
      </w:r>
      <w:r>
        <w:tab/>
      </w:r>
      <w:r>
        <w:fldChar w:fldCharType="begin"/>
      </w:r>
      <w:r>
        <w:instrText xml:space="preserve"> PAGEREF _Ref434490507 \h </w:instrText>
      </w:r>
      <w:r>
        <w:fldChar w:fldCharType="separate"/>
      </w:r>
      <w:r w:rsidR="00504BD9">
        <w:rPr>
          <w:noProof/>
        </w:rPr>
        <w:t>822</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504BD9">
        <w:t>Another Doxology of St. Macarius the Great</w:t>
      </w:r>
      <w:r>
        <w:fldChar w:fldCharType="end"/>
      </w:r>
      <w:r>
        <w:tab/>
      </w:r>
      <w:r>
        <w:fldChar w:fldCharType="begin"/>
      </w:r>
      <w:r>
        <w:instrText xml:space="preserve"> PAGEREF _Ref434490525 \h </w:instrText>
      </w:r>
      <w:r>
        <w:fldChar w:fldCharType="separate"/>
      </w:r>
      <w:r w:rsidR="00504BD9">
        <w:rPr>
          <w:noProof/>
        </w:rPr>
        <w:t>823</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504BD9">
        <w:t>Another Doxology of St. Macarius the Great</w:t>
      </w:r>
      <w:r>
        <w:fldChar w:fldCharType="end"/>
      </w:r>
      <w:r>
        <w:tab/>
      </w:r>
      <w:r>
        <w:fldChar w:fldCharType="begin"/>
      </w:r>
      <w:r>
        <w:instrText xml:space="preserve"> PAGEREF _Ref434490542 \h </w:instrText>
      </w:r>
      <w:r>
        <w:fldChar w:fldCharType="separate"/>
      </w:r>
      <w:r w:rsidR="00504BD9">
        <w:rPr>
          <w:noProof/>
        </w:rPr>
        <w:t>824</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504BD9">
        <w:t>The Doxology for St. Macarius of Alexandria, the Presbyter</w:t>
      </w:r>
      <w:r>
        <w:fldChar w:fldCharType="end"/>
      </w:r>
      <w:r>
        <w:tab/>
      </w:r>
      <w:r>
        <w:fldChar w:fldCharType="begin"/>
      </w:r>
      <w:r>
        <w:instrText xml:space="preserve"> PAGEREF _Ref434490596 \h </w:instrText>
      </w:r>
      <w:r>
        <w:fldChar w:fldCharType="separate"/>
      </w:r>
      <w:r w:rsidR="00504BD9">
        <w:rPr>
          <w:noProof/>
        </w:rPr>
        <w:t>843</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504BD9">
        <w:t>The Doxology for St. Macarius the Bishop of Edkow</w:t>
      </w:r>
      <w:r>
        <w:fldChar w:fldCharType="end"/>
      </w:r>
      <w:r>
        <w:tab/>
      </w:r>
      <w:r>
        <w:fldChar w:fldCharType="begin"/>
      </w:r>
      <w:r>
        <w:instrText xml:space="preserve"> PAGEREF _Ref434490474 \h </w:instrText>
      </w:r>
      <w:r>
        <w:fldChar w:fldCharType="separate"/>
      </w:r>
      <w:r w:rsidR="00504BD9">
        <w:rPr>
          <w:noProof/>
        </w:rPr>
        <w:t>671</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504BD9">
        <w:t>The Doxology for St. John the Short</w:t>
      </w:r>
      <w:r>
        <w:fldChar w:fldCharType="end"/>
      </w:r>
      <w:r>
        <w:tab/>
      </w:r>
      <w:r>
        <w:fldChar w:fldCharType="begin"/>
      </w:r>
      <w:r>
        <w:instrText xml:space="preserve"> PAGEREF _Ref434490715 \h </w:instrText>
      </w:r>
      <w:r>
        <w:fldChar w:fldCharType="separate"/>
      </w:r>
      <w:r w:rsidR="00504BD9">
        <w:rPr>
          <w:noProof/>
        </w:rPr>
        <w:t>667</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504BD9">
        <w:t>The Doxology for St. Thomas the Anchorite</w:t>
      </w:r>
      <w:r>
        <w:fldChar w:fldCharType="end"/>
      </w:r>
      <w:r>
        <w:tab/>
      </w:r>
      <w:r>
        <w:fldChar w:fldCharType="begin"/>
      </w:r>
      <w:r>
        <w:instrText xml:space="preserve"> PAGEREF _Ref434490403 \h </w:instrText>
      </w:r>
      <w:r>
        <w:fldChar w:fldCharType="separate"/>
      </w:r>
      <w:r w:rsidR="00504BD9">
        <w:rPr>
          <w:noProof/>
        </w:rPr>
        <w:t>859</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504BD9">
        <w:t>The Doxology for St. Arsenius</w:t>
      </w:r>
      <w:r>
        <w:fldChar w:fldCharType="end"/>
      </w:r>
      <w:r>
        <w:tab/>
      </w:r>
      <w:r>
        <w:fldChar w:fldCharType="begin"/>
      </w:r>
      <w:r>
        <w:instrText xml:space="preserve"> PAGEREF _Ref434490892 \h </w:instrText>
      </w:r>
      <w:r>
        <w:fldChar w:fldCharType="separate"/>
      </w:r>
      <w:r w:rsidR="00504BD9">
        <w:rPr>
          <w:noProof/>
        </w:rPr>
        <w:t>846</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504BD9">
        <w:t>The Doxology for Sts. Maximus and Dometius</w:t>
      </w:r>
      <w:r>
        <w:fldChar w:fldCharType="end"/>
      </w:r>
      <w:r>
        <w:tab/>
      </w:r>
      <w:r>
        <w:fldChar w:fldCharType="begin"/>
      </w:r>
      <w:r>
        <w:instrText xml:space="preserve"> PAGEREF _Ref434490957 \h </w:instrText>
      </w:r>
      <w:r>
        <w:fldChar w:fldCharType="separate"/>
      </w:r>
      <w:r w:rsidR="00504BD9">
        <w:rPr>
          <w:noProof/>
        </w:rPr>
        <w:t>806</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504BD9" w:rsidRPr="00504BD9">
        <w:t>The Doxology for the Strong St. Moses</w:t>
      </w:r>
      <w:r>
        <w:fldChar w:fldCharType="end"/>
      </w:r>
      <w:r>
        <w:tab/>
      </w:r>
      <w:r>
        <w:fldChar w:fldCharType="begin"/>
      </w:r>
      <w:r>
        <w:instrText xml:space="preserve"> PAGEREF _Ref434491006 \h </w:instrText>
      </w:r>
      <w:r>
        <w:fldChar w:fldCharType="separate"/>
      </w:r>
      <w:r w:rsidR="00504BD9">
        <w:rPr>
          <w:noProof/>
        </w:rPr>
        <w:t>877</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504BD9">
        <w:t>The Doxology for St. John Kami</w:t>
      </w:r>
      <w:r>
        <w:fldChar w:fldCharType="end"/>
      </w:r>
      <w:r>
        <w:tab/>
      </w:r>
      <w:r>
        <w:fldChar w:fldCharType="begin"/>
      </w:r>
      <w:r>
        <w:instrText xml:space="preserve"> PAGEREF _Ref434491108 \h </w:instrText>
      </w:r>
      <w:r>
        <w:fldChar w:fldCharType="separate"/>
      </w:r>
      <w:r w:rsidR="00504BD9">
        <w:rPr>
          <w:noProof/>
        </w:rPr>
        <w:t>709</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504BD9">
        <w:t>The Doxology for St. Pachomius</w:t>
      </w:r>
      <w:r>
        <w:fldChar w:fldCharType="end"/>
      </w:r>
      <w:r>
        <w:tab/>
      </w:r>
      <w:r>
        <w:fldChar w:fldCharType="begin"/>
      </w:r>
      <w:r>
        <w:instrText xml:space="preserve"> PAGEREF _Ref434491150 \h </w:instrText>
      </w:r>
      <w:r>
        <w:fldChar w:fldCharType="separate"/>
      </w:r>
      <w:r w:rsidR="00504BD9">
        <w:rPr>
          <w:noProof/>
        </w:rPr>
        <w:t>847</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504BD9">
        <w:rPr>
          <w:lang w:val="en-US"/>
        </w:rPr>
        <w:t>The Doxology for St. Shenoute</w:t>
      </w:r>
      <w:r>
        <w:fldChar w:fldCharType="end"/>
      </w:r>
      <w:r>
        <w:tab/>
      </w:r>
      <w:r>
        <w:fldChar w:fldCharType="begin"/>
      </w:r>
      <w:r>
        <w:instrText xml:space="preserve"> PAGEREF _Ref434491186 \h </w:instrText>
      </w:r>
      <w:r>
        <w:fldChar w:fldCharType="separate"/>
      </w:r>
      <w:r w:rsidR="00504BD9">
        <w:rPr>
          <w:noProof/>
        </w:rPr>
        <w:t>893</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504BD9">
        <w:rPr>
          <w:lang w:val="en-US"/>
        </w:rPr>
        <w:t>A Doxology for St. Besa</w:t>
      </w:r>
      <w:r>
        <w:fldChar w:fldCharType="end"/>
      </w:r>
      <w:r>
        <w:tab/>
      </w:r>
      <w:r>
        <w:fldChar w:fldCharType="begin"/>
      </w:r>
      <w:r>
        <w:instrText xml:space="preserve"> PAGEREF _Ref434491207 \h </w:instrText>
      </w:r>
      <w:r>
        <w:fldChar w:fldCharType="separate"/>
      </w:r>
      <w:r w:rsidR="00504BD9">
        <w:rPr>
          <w:noProof/>
        </w:rPr>
        <w:t>894</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504BD9">
        <w:t>The Doxology for Sts. Apollo and Apip</w:t>
      </w:r>
      <w:r>
        <w:fldChar w:fldCharType="end"/>
      </w:r>
      <w:r>
        <w:tab/>
      </w:r>
      <w:r>
        <w:fldChar w:fldCharType="begin"/>
      </w:r>
      <w:r>
        <w:instrText xml:space="preserve"> PAGEREF _Ref434492837 \h </w:instrText>
      </w:r>
      <w:r>
        <w:fldChar w:fldCharType="separate"/>
      </w:r>
      <w:r w:rsidR="00504BD9">
        <w:rPr>
          <w:noProof/>
        </w:rPr>
        <w:t>670</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504BD9">
        <w:t>The Doxology for St. Samuel the Confessor</w:t>
      </w:r>
      <w:r>
        <w:fldChar w:fldCharType="end"/>
      </w:r>
      <w:r>
        <w:tab/>
      </w:r>
      <w:r>
        <w:fldChar w:fldCharType="begin"/>
      </w:r>
      <w:r>
        <w:instrText xml:space="preserve"> PAGEREF _Ref434491260 \h </w:instrText>
      </w:r>
      <w:r>
        <w:fldChar w:fldCharType="separate"/>
      </w:r>
      <w:r w:rsidR="00504BD9">
        <w:rPr>
          <w:noProof/>
        </w:rPr>
        <w:t>707</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504BD9">
        <w:t>The Doxology for St. Parsouma</w:t>
      </w:r>
      <w:r>
        <w:fldChar w:fldCharType="end"/>
      </w:r>
      <w:r>
        <w:tab/>
      </w:r>
      <w:r>
        <w:fldChar w:fldCharType="begin"/>
      </w:r>
      <w:r>
        <w:instrText xml:space="preserve"> PAGEREF _Ref434491294 \h </w:instrText>
      </w:r>
      <w:r>
        <w:fldChar w:fldCharType="separate"/>
      </w:r>
      <w:r w:rsidR="00504BD9">
        <w:rPr>
          <w:noProof/>
        </w:rPr>
        <w:t>928</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504BD9">
        <w:t>The Doxology for St. Teji (Reweiss)</w:t>
      </w:r>
      <w:r>
        <w:fldChar w:fldCharType="end"/>
      </w:r>
      <w:r>
        <w:tab/>
      </w:r>
      <w:r>
        <w:fldChar w:fldCharType="begin"/>
      </w:r>
      <w:r>
        <w:instrText xml:space="preserve"> PAGEREF _Ref434491337 \h </w:instrText>
      </w:r>
      <w:r>
        <w:fldChar w:fldCharType="separate"/>
      </w:r>
      <w:r w:rsidR="00504BD9">
        <w:rPr>
          <w:noProof/>
        </w:rPr>
        <w:t>669</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504BD9">
        <w:t>The Doxology for St. Pashnouni</w:t>
      </w:r>
      <w:r>
        <w:fldChar w:fldCharType="end"/>
      </w:r>
      <w:r>
        <w:tab/>
      </w:r>
      <w:r>
        <w:fldChar w:fldCharType="begin"/>
      </w:r>
      <w:r>
        <w:instrText xml:space="preserve"> PAGEREF _Ref434491429 \h </w:instrText>
      </w:r>
      <w:r>
        <w:fldChar w:fldCharType="separate"/>
      </w:r>
      <w:r w:rsidR="00504BD9">
        <w:rPr>
          <w:noProof/>
        </w:rPr>
        <w:t>858</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504BD9">
        <w:t>The Doxology for St. Simeon the Stylite</w:t>
      </w:r>
      <w:r>
        <w:fldChar w:fldCharType="end"/>
      </w:r>
      <w:r>
        <w:tab/>
      </w:r>
      <w:r>
        <w:fldChar w:fldCharType="begin"/>
      </w:r>
      <w:r>
        <w:instrText xml:space="preserve"> PAGEREF _Ref439328220 \h </w:instrText>
      </w:r>
      <w:r>
        <w:fldChar w:fldCharType="separate"/>
      </w:r>
      <w:r w:rsidR="00504BD9">
        <w:rPr>
          <w:noProof/>
        </w:rPr>
        <w:t>861</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504BD9">
        <w:t>The Doxology for St. Verena</w:t>
      </w:r>
      <w:r>
        <w:fldChar w:fldCharType="end"/>
      </w:r>
      <w:r>
        <w:tab/>
      </w:r>
      <w:r>
        <w:fldChar w:fldCharType="begin"/>
      </w:r>
      <w:r>
        <w:instrText xml:space="preserve"> PAGEREF _Ref434490285 \h </w:instrText>
      </w:r>
      <w:r>
        <w:fldChar w:fldCharType="separate"/>
      </w:r>
      <w:r w:rsidR="00504BD9">
        <w:rPr>
          <w:noProof/>
        </w:rPr>
        <w:t>637</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504BD9">
        <w:t>The Doxology for St. Mary of Egypt</w:t>
      </w:r>
      <w:r>
        <w:fldChar w:fldCharType="end"/>
      </w:r>
      <w:r>
        <w:tab/>
      </w:r>
      <w:r>
        <w:fldChar w:fldCharType="begin"/>
      </w:r>
      <w:r>
        <w:instrText xml:space="preserve"> PAGEREF _Ref434491512 \h </w:instrText>
      </w:r>
      <w:r>
        <w:fldChar w:fldCharType="separate"/>
      </w:r>
      <w:r w:rsidR="00504BD9">
        <w:rPr>
          <w:noProof/>
        </w:rPr>
        <w:t>837</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504BD9">
        <w:t>The Doxology of St. Athanasius the Apostolic</w:t>
      </w:r>
      <w:r>
        <w:fldChar w:fldCharType="end"/>
      </w:r>
      <w:r>
        <w:tab/>
      </w:r>
      <w:r>
        <w:fldChar w:fldCharType="begin"/>
      </w:r>
      <w:r>
        <w:instrText xml:space="preserve"> PAGEREF _Ref434492161 \h </w:instrText>
      </w:r>
      <w:r>
        <w:fldChar w:fldCharType="separate"/>
      </w:r>
      <w:r w:rsidR="00504BD9">
        <w:rPr>
          <w:noProof/>
        </w:rPr>
        <w:t>622</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504BD9">
        <w:t>The Doxology for St. Athanasius the Apostolic</w:t>
      </w:r>
      <w:r>
        <w:fldChar w:fldCharType="end"/>
      </w:r>
      <w:r>
        <w:tab/>
      </w:r>
      <w:r>
        <w:fldChar w:fldCharType="begin"/>
      </w:r>
      <w:r>
        <w:instrText xml:space="preserve"> PAGEREF _Ref434492183 \h </w:instrText>
      </w:r>
      <w:r>
        <w:fldChar w:fldCharType="separate"/>
      </w:r>
      <w:r w:rsidR="00504BD9">
        <w:rPr>
          <w:noProof/>
        </w:rPr>
        <w:t>843</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504BD9">
        <w:t>Another Doxology for St. Athanasius the Apostolic</w:t>
      </w:r>
      <w:r>
        <w:fldChar w:fldCharType="end"/>
      </w:r>
      <w:r>
        <w:tab/>
      </w:r>
      <w:r>
        <w:fldChar w:fldCharType="begin"/>
      </w:r>
      <w:r>
        <w:instrText xml:space="preserve"> PAGEREF _Ref434492196 \h </w:instrText>
      </w:r>
      <w:r>
        <w:fldChar w:fldCharType="separate"/>
      </w:r>
      <w:r w:rsidR="00504BD9">
        <w:rPr>
          <w:noProof/>
        </w:rPr>
        <w:t>845</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504BD9">
        <w:t>The Doxology for St. Severus</w:t>
      </w:r>
      <w:r>
        <w:fldChar w:fldCharType="end"/>
      </w:r>
      <w:r>
        <w:tab/>
      </w:r>
      <w:r>
        <w:fldChar w:fldCharType="begin"/>
      </w:r>
      <w:r>
        <w:instrText xml:space="preserve"> PAGEREF _Ref434492249 \h </w:instrText>
      </w:r>
      <w:r>
        <w:fldChar w:fldCharType="separate"/>
      </w:r>
      <w:r w:rsidR="00504BD9">
        <w:rPr>
          <w:noProof/>
        </w:rPr>
        <w:t>663</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504BD9">
        <w:t>The Doxology for St. Takle Haymanot</w:t>
      </w:r>
      <w:r>
        <w:fldChar w:fldCharType="end"/>
      </w:r>
      <w:r>
        <w:tab/>
      </w:r>
      <w:r>
        <w:fldChar w:fldCharType="begin"/>
      </w:r>
      <w:r>
        <w:instrText xml:space="preserve"> PAGEREF _Ref434492302 \h </w:instrText>
      </w:r>
      <w:r>
        <w:fldChar w:fldCharType="separate"/>
      </w:r>
      <w:r w:rsidR="00504BD9">
        <w:rPr>
          <w:noProof/>
        </w:rPr>
        <w:t>924</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504BD9">
        <w:t>The Doxology of St. Simon the Tanner</w:t>
      </w:r>
      <w:r>
        <w:fldChar w:fldCharType="end"/>
      </w:r>
      <w:r>
        <w:tab/>
      </w:r>
      <w:r>
        <w:fldChar w:fldCharType="begin"/>
      </w:r>
      <w:r>
        <w:instrText xml:space="preserve"> PAGEREF _Ref434492343 \h </w:instrText>
      </w:r>
      <w:r>
        <w:fldChar w:fldCharType="separate"/>
      </w:r>
      <w:r w:rsidR="00504BD9">
        <w:rPr>
          <w:noProof/>
        </w:rPr>
        <w:t>705</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504BD9">
        <w:t>The Doxology for St. Cyril VI</w:t>
      </w:r>
      <w:r>
        <w:fldChar w:fldCharType="end"/>
      </w:r>
      <w:r>
        <w:tab/>
      </w:r>
      <w:r>
        <w:fldChar w:fldCharType="begin"/>
      </w:r>
      <w:r>
        <w:instrText xml:space="preserve"> PAGEREF _Ref434492506 \h </w:instrText>
      </w:r>
      <w:r>
        <w:fldChar w:fldCharType="separate"/>
      </w:r>
      <w:r w:rsidR="00504BD9">
        <w:rPr>
          <w:noProof/>
        </w:rPr>
        <w:t>817</w:t>
      </w:r>
      <w:r>
        <w:fldChar w:fldCharType="end"/>
      </w:r>
    </w:p>
    <w:p w14:paraId="2921A070" w14:textId="4480E3C9"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504BD9">
        <w:t>The Doxology for St. Abraam of Fayyoum</w:t>
      </w:r>
      <w:r>
        <w:fldChar w:fldCharType="end"/>
      </w:r>
      <w:r>
        <w:tab/>
      </w:r>
      <w:r>
        <w:fldChar w:fldCharType="begin"/>
      </w:r>
      <w:r>
        <w:instrText xml:space="preserve"> PAGEREF _Ref434492469 \h </w:instrText>
      </w:r>
      <w:r>
        <w:fldChar w:fldCharType="separate"/>
      </w:r>
      <w:r w:rsidR="00504BD9">
        <w:rPr>
          <w:noProof/>
        </w:rPr>
        <w:t>862</w:t>
      </w:r>
      <w:r>
        <w:fldChar w:fldCharType="end"/>
      </w:r>
    </w:p>
    <w:p w14:paraId="73E36234" w14:textId="2D6754C1"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504BD9">
        <w:t>The Doxology for St. Martin of Tours</w:t>
      </w:r>
      <w:r>
        <w:fldChar w:fldCharType="end"/>
      </w:r>
      <w:r>
        <w:tab/>
      </w:r>
      <w:r>
        <w:fldChar w:fldCharType="begin"/>
      </w:r>
      <w:r>
        <w:instrText xml:space="preserve"> PAGEREF _Ref439518461 \h </w:instrText>
      </w:r>
      <w:r>
        <w:fldChar w:fldCharType="separate"/>
      </w:r>
      <w:r w:rsidR="00504BD9">
        <w:rPr>
          <w:noProof/>
        </w:rPr>
        <w:t>677</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504BD9">
        <w:t>The Doxology for St. Chad of Mercia</w:t>
      </w:r>
      <w:r>
        <w:fldChar w:fldCharType="end"/>
      </w:r>
      <w:r>
        <w:tab/>
      </w:r>
      <w:r>
        <w:fldChar w:fldCharType="begin"/>
      </w:r>
      <w:r>
        <w:instrText xml:space="preserve"> PAGEREF _Ref434492702 \h </w:instrText>
      </w:r>
      <w:r>
        <w:fldChar w:fldCharType="separate"/>
      </w:r>
      <w:r w:rsidR="00504BD9">
        <w:rPr>
          <w:noProof/>
        </w:rPr>
        <w:t>820</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504BD9">
        <w:t>The Doxology for the Patriarchs: Abraham, Isaac, and Jacob</w:t>
      </w:r>
      <w:r>
        <w:fldChar w:fldCharType="end"/>
      </w:r>
      <w:r>
        <w:tab/>
      </w:r>
      <w:r>
        <w:fldChar w:fldCharType="begin"/>
      </w:r>
      <w:r>
        <w:instrText xml:space="preserve"> PAGEREF _Ref434492413 \h </w:instrText>
      </w:r>
      <w:r>
        <w:fldChar w:fldCharType="separate"/>
      </w:r>
      <w:r w:rsidR="00504BD9">
        <w:rPr>
          <w:noProof/>
        </w:rPr>
        <w:t>926</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504BD9">
        <w:t>The Doxology of the Cross Bearers</w:t>
      </w:r>
      <w:r>
        <w:fldChar w:fldCharType="end"/>
      </w:r>
      <w:r>
        <w:tab/>
      </w:r>
      <w:r>
        <w:fldChar w:fldCharType="begin"/>
      </w:r>
      <w:r>
        <w:instrText xml:space="preserve"> PAGEREF _Ref434492536 \h </w:instrText>
      </w:r>
      <w:r>
        <w:fldChar w:fldCharType="separate"/>
      </w:r>
      <w:r w:rsidR="00504BD9">
        <w:rPr>
          <w:noProof/>
        </w:rPr>
        <w:t>622</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504BD9">
        <w:t>The Doxology for a Hierarch Who is Present</w:t>
      </w:r>
      <w:r>
        <w:fldChar w:fldCharType="end"/>
      </w:r>
      <w:r>
        <w:tab/>
      </w:r>
      <w:r>
        <w:fldChar w:fldCharType="begin"/>
      </w:r>
      <w:r>
        <w:instrText xml:space="preserve"> PAGEREF _Ref434492645 \h </w:instrText>
      </w:r>
      <w:r>
        <w:fldChar w:fldCharType="separate"/>
      </w:r>
      <w:r w:rsidR="00504BD9">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0" w:author="Windows User" w:date="2015-11-27T20:09:00Z" w:initials="WU">
    <w:p w14:paraId="03405E79" w14:textId="77777777" w:rsidR="000676C7" w:rsidRDefault="000676C7"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0676C7" w:rsidRDefault="000676C7">
      <w:pPr>
        <w:pStyle w:val="CommentText"/>
      </w:pPr>
      <w:r>
        <w:rPr>
          <w:rStyle w:val="CommentReference"/>
        </w:rPr>
        <w:annotationRef/>
      </w:r>
      <w:r>
        <w:t>Compare to various translations</w:t>
      </w:r>
    </w:p>
  </w:comment>
  <w:comment w:id="93" w:author="Windows User" w:date="2015-10-30T12:37:00Z" w:initials="WU">
    <w:p w14:paraId="00B9961B" w14:textId="77777777" w:rsidR="000676C7" w:rsidRDefault="000676C7">
      <w:pPr>
        <w:pStyle w:val="CommentText"/>
      </w:pPr>
      <w:r>
        <w:rPr>
          <w:rStyle w:val="CommentReference"/>
        </w:rPr>
        <w:annotationRef/>
      </w:r>
      <w:r>
        <w:t>Is this supposed to be doubled?</w:t>
      </w:r>
    </w:p>
  </w:comment>
  <w:comment w:id="94" w:author="Windows User" w:date="2015-11-27T20:09:00Z" w:initials="WU">
    <w:p w14:paraId="218998C8" w14:textId="77777777" w:rsidR="000676C7" w:rsidRDefault="000676C7"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0676C7" w:rsidRDefault="000676C7">
      <w:pPr>
        <w:pStyle w:val="CommentText"/>
      </w:pPr>
      <w:r>
        <w:rPr>
          <w:rStyle w:val="CommentReference"/>
        </w:rPr>
        <w:annotationRef/>
      </w:r>
      <w:r>
        <w:t>Does this go before Creed?</w:t>
      </w:r>
    </w:p>
  </w:comment>
  <w:comment w:id="98" w:author="Windows User" w:date="2015-11-06T13:03:00Z" w:initials="WU">
    <w:p w14:paraId="6B9D0F75" w14:textId="77777777" w:rsidR="000676C7" w:rsidRDefault="000676C7">
      <w:pPr>
        <w:pStyle w:val="CommentText"/>
      </w:pPr>
      <w:r>
        <w:rPr>
          <w:rStyle w:val="CommentReference"/>
        </w:rPr>
        <w:annotationRef/>
      </w:r>
      <w:r>
        <w:t>Coptic reader has Ps 3 here!</w:t>
      </w:r>
    </w:p>
  </w:comment>
  <w:comment w:id="115" w:author="Windows User" w:date="2015-11-02T08:54:00Z" w:initials="WU">
    <w:p w14:paraId="0366F544" w14:textId="77777777" w:rsidR="000676C7" w:rsidRDefault="000676C7">
      <w:pPr>
        <w:pStyle w:val="CommentText"/>
      </w:pPr>
      <w:r>
        <w:rPr>
          <w:rStyle w:val="CommentReference"/>
        </w:rPr>
        <w:annotationRef/>
      </w:r>
      <w:r>
        <w:t>Is there a phrase missing here?</w:t>
      </w:r>
    </w:p>
  </w:comment>
  <w:comment w:id="121" w:author="Windows User" w:date="2015-10-30T08:56:00Z" w:initials="WU">
    <w:p w14:paraId="1FDBEBA0" w14:textId="77777777" w:rsidR="000676C7" w:rsidRDefault="000676C7">
      <w:pPr>
        <w:pStyle w:val="CommentText"/>
      </w:pPr>
      <w:r>
        <w:rPr>
          <w:rStyle w:val="CommentReference"/>
        </w:rPr>
        <w:annotationRef/>
      </w:r>
      <w:r>
        <w:t>Should Glory be be here?</w:t>
      </w:r>
    </w:p>
  </w:comment>
  <w:comment w:id="126" w:author="Brett Slote" w:date="2016-05-02T12:37:00Z" w:initials="BS">
    <w:p w14:paraId="6A57FE90" w14:textId="269377C2" w:rsidR="000676C7" w:rsidRDefault="000676C7">
      <w:pPr>
        <w:pStyle w:val="CommentText"/>
      </w:pPr>
      <w:r>
        <w:rPr>
          <w:rStyle w:val="CommentReference"/>
        </w:rPr>
        <w:annotationRef/>
      </w:r>
      <w:r>
        <w:t>Is this right? Or should it be the conclusion of Midnight Praise?</w:t>
      </w:r>
    </w:p>
  </w:comment>
  <w:comment w:id="127" w:author="Windows User" w:date="2015-10-30T08:56:00Z" w:initials="BS">
    <w:p w14:paraId="3B320D18" w14:textId="77777777" w:rsidR="000676C7" w:rsidRDefault="000676C7" w:rsidP="000C38C3">
      <w:pPr>
        <w:pStyle w:val="CommentText"/>
      </w:pPr>
      <w:r>
        <w:rPr>
          <w:rStyle w:val="CommentReference"/>
        </w:rPr>
        <w:annotationRef/>
      </w:r>
      <w:r>
        <w:t>this seems kind of loose... is it ok?</w:t>
      </w:r>
    </w:p>
  </w:comment>
  <w:comment w:id="128" w:author="Windows User" w:date="2015-10-30T08:56:00Z" w:initials="BS">
    <w:p w14:paraId="0A2D24D1" w14:textId="77777777" w:rsidR="000676C7" w:rsidRDefault="000676C7" w:rsidP="000C38C3">
      <w:pPr>
        <w:pStyle w:val="CommentText"/>
      </w:pPr>
      <w:r>
        <w:rPr>
          <w:rStyle w:val="CommentReference"/>
        </w:rPr>
        <w:annotationRef/>
      </w:r>
      <w:r>
        <w:t>works or deeds?</w:t>
      </w:r>
    </w:p>
  </w:comment>
  <w:comment w:id="129" w:author="Windows User" w:date="2015-11-21T13:24:00Z" w:initials="WU">
    <w:p w14:paraId="00EA2A44" w14:textId="77777777" w:rsidR="000676C7" w:rsidRDefault="000676C7" w:rsidP="000C38C3">
      <w:pPr>
        <w:pStyle w:val="CommentText"/>
      </w:pPr>
      <w:r>
        <w:rPr>
          <w:rStyle w:val="CommentReference"/>
        </w:rPr>
        <w:annotationRef/>
      </w:r>
      <w:r>
        <w:t>review</w:t>
      </w:r>
    </w:p>
  </w:comment>
  <w:comment w:id="130" w:author="Windows User" w:date="2015-10-30T08:56:00Z" w:initials="BS">
    <w:p w14:paraId="326418FE" w14:textId="77777777" w:rsidR="000676C7" w:rsidRDefault="000676C7" w:rsidP="000C38C3">
      <w:pPr>
        <w:pStyle w:val="CommentText"/>
      </w:pPr>
      <w:r>
        <w:rPr>
          <w:rStyle w:val="CommentReference"/>
        </w:rPr>
        <w:annotationRef/>
      </w:r>
      <w:r>
        <w:t>does Coptic have 'high'?</w:t>
      </w:r>
    </w:p>
  </w:comment>
  <w:comment w:id="131" w:author="Windows User" w:date="2015-11-21T13:24:00Z" w:initials="WU">
    <w:p w14:paraId="451F9B25" w14:textId="77777777" w:rsidR="000676C7" w:rsidRDefault="000676C7" w:rsidP="000C38C3">
      <w:pPr>
        <w:pStyle w:val="CommentText"/>
      </w:pPr>
      <w:r>
        <w:rPr>
          <w:rStyle w:val="CommentReference"/>
        </w:rPr>
        <w:annotationRef/>
      </w:r>
      <w:r>
        <w:t>review, add variant</w:t>
      </w:r>
    </w:p>
  </w:comment>
  <w:comment w:id="132" w:author="Windows User" w:date="2015-10-30T08:56:00Z" w:initials="BS">
    <w:p w14:paraId="688FBBBC" w14:textId="77777777" w:rsidR="000676C7" w:rsidRDefault="000676C7" w:rsidP="000C38C3">
      <w:pPr>
        <w:pStyle w:val="CommentText"/>
      </w:pPr>
      <w:r>
        <w:rPr>
          <w:rStyle w:val="CommentReference"/>
        </w:rPr>
        <w:annotationRef/>
      </w:r>
      <w:r>
        <w:t>bless or praise? inconsistent rendering of esmo</w:t>
      </w:r>
    </w:p>
  </w:comment>
  <w:comment w:id="133" w:author="Windows User" w:date="2015-10-30T08:56:00Z" w:initials="BS">
    <w:p w14:paraId="0DA71926" w14:textId="77777777" w:rsidR="000676C7" w:rsidRDefault="000676C7">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0676C7" w:rsidRDefault="000676C7" w:rsidP="000278EC">
      <w:pPr>
        <w:pStyle w:val="CommentText"/>
      </w:pPr>
      <w:r>
        <w:rPr>
          <w:rStyle w:val="CommentReference"/>
        </w:rPr>
        <w:annotationRef/>
      </w:r>
      <w:r>
        <w:t>Gives light? Enlightens?</w:t>
      </w:r>
    </w:p>
  </w:comment>
  <w:comment w:id="168" w:author="Windows User" w:date="2015-10-30T08:56:00Z" w:initials="WU">
    <w:p w14:paraId="274DD96D" w14:textId="77777777" w:rsidR="000676C7" w:rsidRDefault="000676C7">
      <w:pPr>
        <w:pStyle w:val="CommentText"/>
      </w:pPr>
      <w:r>
        <w:rPr>
          <w:rStyle w:val="CommentReference"/>
        </w:rPr>
        <w:annotationRef/>
      </w:r>
      <w:r>
        <w:t>split after this vs?</w:t>
      </w:r>
    </w:p>
  </w:comment>
  <w:comment w:id="203" w:author="Windows User" w:date="2015-11-04T08:53:00Z" w:initials="WU">
    <w:p w14:paraId="057654D4" w14:textId="77777777" w:rsidR="000676C7" w:rsidRDefault="000676C7">
      <w:pPr>
        <w:pStyle w:val="CommentText"/>
      </w:pPr>
      <w:r>
        <w:rPr>
          <w:rStyle w:val="CommentReference"/>
        </w:rPr>
        <w:annotationRef/>
      </w:r>
      <w:r>
        <w:t>Life giver or giver of life?</w:t>
      </w:r>
    </w:p>
  </w:comment>
  <w:comment w:id="204" w:author="Windows User" w:date="2015-11-04T08:54:00Z" w:initials="WU">
    <w:p w14:paraId="27A10A48" w14:textId="77777777" w:rsidR="000676C7" w:rsidRDefault="000676C7">
      <w:pPr>
        <w:pStyle w:val="CommentText"/>
      </w:pPr>
      <w:r>
        <w:rPr>
          <w:rStyle w:val="CommentReference"/>
        </w:rPr>
        <w:annotationRef/>
      </w:r>
      <w:r>
        <w:t>Fix. Middle of this got deleted.</w:t>
      </w:r>
    </w:p>
  </w:comment>
  <w:comment w:id="215" w:author="Windows User" w:date="2015-10-30T08:56:00Z" w:initials="BS">
    <w:p w14:paraId="681427A6" w14:textId="77777777" w:rsidR="000676C7" w:rsidRDefault="000676C7">
      <w:pPr>
        <w:pStyle w:val="CommentText"/>
      </w:pPr>
      <w:r>
        <w:rPr>
          <w:rStyle w:val="CommentReference"/>
        </w:rPr>
        <w:annotationRef/>
      </w:r>
      <w:r>
        <w:t>coptic has confess</w:t>
      </w:r>
    </w:p>
  </w:comment>
  <w:comment w:id="239" w:author="Microsoft Office User" w:date="2015-12-11T19:51:00Z" w:initials="Office">
    <w:p w14:paraId="37A50849" w14:textId="7A27E5BD" w:rsidR="000676C7" w:rsidRDefault="000676C7">
      <w:pPr>
        <w:pStyle w:val="CommentText"/>
      </w:pPr>
      <w:r>
        <w:rPr>
          <w:rStyle w:val="CommentReference"/>
        </w:rPr>
        <w:annotationRef/>
      </w:r>
      <w:r>
        <w:t>this one needs rewording</w:t>
      </w:r>
    </w:p>
  </w:comment>
  <w:comment w:id="332" w:author="Windows User" w:date="2015-11-02T12:45:00Z" w:initials="WU">
    <w:p w14:paraId="7D99A743" w14:textId="77777777" w:rsidR="000676C7" w:rsidRDefault="000676C7" w:rsidP="00D31F38">
      <w:pPr>
        <w:pStyle w:val="CommentText"/>
      </w:pPr>
      <w:r>
        <w:rPr>
          <w:rStyle w:val="CommentReference"/>
        </w:rPr>
        <w:annotationRef/>
      </w:r>
      <w:r>
        <w:t>Any argument for "Rise up" rather than arise?"</w:t>
      </w:r>
    </w:p>
  </w:comment>
  <w:comment w:id="333" w:author="Windows User" w:date="2015-10-30T08:56:00Z" w:initials="WU">
    <w:p w14:paraId="0AB2ABCE" w14:textId="77777777" w:rsidR="000676C7" w:rsidRDefault="000676C7" w:rsidP="00D31F38">
      <w:pPr>
        <w:pStyle w:val="CommentText"/>
      </w:pPr>
      <w:r>
        <w:rPr>
          <w:rStyle w:val="CommentReference"/>
        </w:rPr>
        <w:annotationRef/>
      </w:r>
      <w:r>
        <w:t>flesh or body?</w:t>
      </w:r>
    </w:p>
  </w:comment>
  <w:comment w:id="334" w:author="Windows User" w:date="2015-10-30T08:56:00Z" w:initials="WU">
    <w:p w14:paraId="0375B80F" w14:textId="77777777" w:rsidR="000676C7" w:rsidRDefault="000676C7" w:rsidP="00D31F38">
      <w:pPr>
        <w:pStyle w:val="CommentText"/>
      </w:pPr>
      <w:r>
        <w:rPr>
          <w:rStyle w:val="CommentReference"/>
        </w:rPr>
        <w:annotationRef/>
      </w:r>
      <w:r>
        <w:t>Send up, or ascribe?</w:t>
      </w:r>
    </w:p>
  </w:comment>
  <w:comment w:id="335" w:author="Windows User" w:date="2015-10-30T08:56:00Z" w:initials="WU">
    <w:p w14:paraId="5622D018" w14:textId="77777777" w:rsidR="000676C7" w:rsidRDefault="000676C7" w:rsidP="00D31F38">
      <w:pPr>
        <w:pStyle w:val="CommentText"/>
      </w:pPr>
      <w:r>
        <w:rPr>
          <w:rStyle w:val="CommentReference"/>
        </w:rPr>
        <w:annotationRef/>
      </w:r>
      <w:r>
        <w:t>doxology or glorification?</w:t>
      </w:r>
    </w:p>
  </w:comment>
  <w:comment w:id="336" w:author="Windows User" w:date="2015-10-30T08:56:00Z" w:initials="WU">
    <w:p w14:paraId="10960ED9" w14:textId="77777777" w:rsidR="000676C7" w:rsidRDefault="000676C7" w:rsidP="00D31F38">
      <w:pPr>
        <w:pStyle w:val="CommentText"/>
      </w:pPr>
      <w:r>
        <w:rPr>
          <w:rStyle w:val="CommentReference"/>
        </w:rPr>
        <w:annotationRef/>
      </w:r>
      <w:r>
        <w:t>"Glory to you" or "Glory be to you"?</w:t>
      </w:r>
    </w:p>
  </w:comment>
  <w:comment w:id="337" w:author="Windows User" w:date="2015-10-30T08:56:00Z" w:initials="WU">
    <w:p w14:paraId="67C46469" w14:textId="77777777" w:rsidR="000676C7" w:rsidRDefault="000676C7" w:rsidP="00D31F38">
      <w:pPr>
        <w:pStyle w:val="CommentText"/>
      </w:pPr>
      <w:r>
        <w:rPr>
          <w:rStyle w:val="CommentReference"/>
        </w:rPr>
        <w:annotationRef/>
      </w:r>
      <w:r>
        <w:t>You?</w:t>
      </w:r>
    </w:p>
  </w:comment>
  <w:comment w:id="338" w:author="Windows User" w:date="2015-10-30T08:56:00Z" w:initials="WU">
    <w:p w14:paraId="744CF838" w14:textId="77777777" w:rsidR="000676C7" w:rsidRDefault="000676C7" w:rsidP="00D31F38">
      <w:pPr>
        <w:pStyle w:val="CommentText"/>
      </w:pPr>
      <w:r>
        <w:rPr>
          <w:rStyle w:val="CommentReference"/>
        </w:rPr>
        <w:annotationRef/>
      </w:r>
      <w:r>
        <w:t>To the Sanctuary or O you saints???</w:t>
      </w:r>
    </w:p>
  </w:comment>
  <w:comment w:id="339" w:author="Windows User" w:date="2015-10-30T08:56:00Z" w:initials="WU">
    <w:p w14:paraId="47DB61A6" w14:textId="77777777" w:rsidR="000676C7" w:rsidRDefault="000676C7" w:rsidP="00D31F38">
      <w:pPr>
        <w:pStyle w:val="CommentText"/>
      </w:pPr>
      <w:r>
        <w:rPr>
          <w:rStyle w:val="CommentReference"/>
        </w:rPr>
        <w:annotationRef/>
      </w:r>
      <w:r>
        <w:t>from sounds more natural than out of. Any compelling reason to keep?</w:t>
      </w:r>
    </w:p>
  </w:comment>
  <w:comment w:id="340" w:author="Windows User" w:date="2015-10-30T08:56:00Z" w:initials="WU">
    <w:p w14:paraId="463DE6F6" w14:textId="77777777" w:rsidR="000676C7" w:rsidRDefault="000676C7" w:rsidP="00D31F38">
      <w:pPr>
        <w:pStyle w:val="CommentText"/>
      </w:pPr>
      <w:r>
        <w:rPr>
          <w:rStyle w:val="CommentReference"/>
        </w:rPr>
        <w:annotationRef/>
      </w:r>
      <w:r>
        <w:t>supplication or cry?</w:t>
      </w:r>
    </w:p>
  </w:comment>
  <w:comment w:id="341" w:author="Windows User" w:date="2015-10-30T08:56:00Z" w:initials="WU">
    <w:p w14:paraId="4FD2340C" w14:textId="77777777" w:rsidR="000676C7" w:rsidRDefault="000676C7" w:rsidP="00D31F38">
      <w:pPr>
        <w:pStyle w:val="CommentText"/>
      </w:pPr>
      <w:r>
        <w:rPr>
          <w:rStyle w:val="CommentReference"/>
        </w:rPr>
        <w:annotationRef/>
      </w:r>
      <w:r>
        <w:t>petition or supplication? supplication sounds much better.</w:t>
      </w:r>
    </w:p>
  </w:comment>
  <w:comment w:id="342" w:author="Windows User" w:date="2015-10-30T08:56:00Z" w:initials="WU">
    <w:p w14:paraId="4E23918A" w14:textId="77777777" w:rsidR="000676C7" w:rsidRDefault="000676C7" w:rsidP="00D31F38">
      <w:pPr>
        <w:pStyle w:val="CommentText"/>
      </w:pPr>
      <w:r>
        <w:rPr>
          <w:rStyle w:val="CommentReference"/>
        </w:rPr>
        <w:annotationRef/>
      </w:r>
      <w:r>
        <w:t>revive or deliver?</w:t>
      </w:r>
    </w:p>
  </w:comment>
  <w:comment w:id="343" w:author="Windows User" w:date="2015-10-30T08:56:00Z" w:initials="WU">
    <w:p w14:paraId="45934B86" w14:textId="77777777" w:rsidR="000676C7" w:rsidRDefault="000676C7" w:rsidP="00D31F38">
      <w:pPr>
        <w:pStyle w:val="CommentText"/>
      </w:pPr>
      <w:r>
        <w:rPr>
          <w:rStyle w:val="CommentReference"/>
        </w:rPr>
        <w:annotationRef/>
      </w:r>
      <w:r>
        <w:t>pour forth, utter, or overflow? I like the way overflow sounds more than pour forth. More natural.</w:t>
      </w:r>
    </w:p>
  </w:comment>
  <w:comment w:id="344" w:author="Windows User" w:date="2015-10-30T08:56:00Z" w:initials="WU">
    <w:p w14:paraId="3EC53F34" w14:textId="77777777" w:rsidR="000676C7" w:rsidRDefault="000676C7" w:rsidP="00D31F38">
      <w:pPr>
        <w:pStyle w:val="CommentText"/>
      </w:pPr>
      <w:r>
        <w:rPr>
          <w:rStyle w:val="CommentReference"/>
        </w:rPr>
        <w:annotationRef/>
      </w:r>
      <w:r>
        <w:t>blessing or praise?</w:t>
      </w:r>
    </w:p>
  </w:comment>
  <w:comment w:id="345" w:author="Windows User" w:date="2015-10-30T08:56:00Z" w:initials="WU">
    <w:p w14:paraId="30167A78" w14:textId="77777777" w:rsidR="000676C7" w:rsidRDefault="000676C7" w:rsidP="00D31F38">
      <w:pPr>
        <w:pStyle w:val="CommentText"/>
      </w:pPr>
      <w:r>
        <w:rPr>
          <w:rStyle w:val="CommentReference"/>
        </w:rPr>
        <w:annotationRef/>
      </w:r>
      <w:r>
        <w:t>respond with? respond to? speak of?</w:t>
      </w:r>
    </w:p>
  </w:comment>
  <w:comment w:id="346" w:author="Windows User" w:date="2015-10-30T08:56:00Z" w:initials="WU">
    <w:p w14:paraId="6965197E" w14:textId="77777777" w:rsidR="000676C7" w:rsidRDefault="000676C7" w:rsidP="00D31F38">
      <w:pPr>
        <w:pStyle w:val="CommentText"/>
      </w:pPr>
      <w:r>
        <w:rPr>
          <w:rStyle w:val="CommentReference"/>
        </w:rPr>
        <w:annotationRef/>
      </w:r>
      <w:r>
        <w:t>rightous, true, or truth?</w:t>
      </w:r>
    </w:p>
  </w:comment>
  <w:comment w:id="347" w:author="Windows User" w:date="2015-10-30T08:56:00Z" w:initials="WU">
    <w:p w14:paraId="668FF70C" w14:textId="77777777" w:rsidR="000676C7" w:rsidRDefault="000676C7" w:rsidP="00D31F38">
      <w:pPr>
        <w:pStyle w:val="CommentText"/>
      </w:pPr>
      <w:r>
        <w:rPr>
          <w:rStyle w:val="CommentReference"/>
        </w:rPr>
        <w:annotationRef/>
      </w:r>
      <w:r>
        <w:t>meditation, or delight?</w:t>
      </w:r>
    </w:p>
  </w:comment>
  <w:comment w:id="348" w:author="Windows User" w:date="2015-10-30T08:56:00Z" w:initials="WU">
    <w:p w14:paraId="3C05865D" w14:textId="77777777" w:rsidR="000676C7" w:rsidRDefault="000676C7" w:rsidP="00D31F38">
      <w:pPr>
        <w:pStyle w:val="CommentText"/>
      </w:pPr>
      <w:r>
        <w:rPr>
          <w:rStyle w:val="CommentReference"/>
        </w:rPr>
        <w:annotationRef/>
      </w:r>
      <w:r>
        <w:t>forever or always?</w:t>
      </w:r>
    </w:p>
  </w:comment>
  <w:comment w:id="349" w:author="Windows User" w:date="2015-10-30T08:56:00Z" w:initials="WU">
    <w:p w14:paraId="3B00730E" w14:textId="77777777" w:rsidR="000676C7" w:rsidRDefault="000676C7" w:rsidP="00D31F38">
      <w:pPr>
        <w:pStyle w:val="CommentText"/>
      </w:pPr>
      <w:r>
        <w:rPr>
          <w:rStyle w:val="CommentReference"/>
        </w:rPr>
        <w:annotationRef/>
      </w:r>
      <w:r>
        <w:t>and forever?</w:t>
      </w:r>
    </w:p>
  </w:comment>
  <w:comment w:id="350" w:author="Windows User" w:date="2015-10-30T08:56:00Z" w:initials="WU">
    <w:p w14:paraId="1B4AAEB0" w14:textId="77777777" w:rsidR="000676C7" w:rsidRDefault="000676C7" w:rsidP="00D31F38">
      <w:pPr>
        <w:pStyle w:val="CommentText"/>
      </w:pPr>
      <w:r>
        <w:rPr>
          <w:rStyle w:val="CommentReference"/>
        </w:rPr>
        <w:annotationRef/>
      </w:r>
      <w:r>
        <w:t>be?</w:t>
      </w:r>
    </w:p>
  </w:comment>
  <w:comment w:id="351" w:author="Windows User" w:date="2015-10-30T08:56:00Z" w:initials="WU">
    <w:p w14:paraId="1B1C5E2C" w14:textId="77777777" w:rsidR="000676C7" w:rsidRDefault="000676C7" w:rsidP="00D31F38">
      <w:pPr>
        <w:pStyle w:val="CommentText"/>
      </w:pPr>
      <w:r>
        <w:rPr>
          <w:rStyle w:val="CommentReference"/>
        </w:rPr>
        <w:annotationRef/>
      </w:r>
      <w:r>
        <w:t>be?</w:t>
      </w:r>
    </w:p>
  </w:comment>
  <w:comment w:id="352" w:author="Windows User" w:date="2015-10-30T08:56:00Z" w:initials="WU">
    <w:p w14:paraId="2A55755C" w14:textId="77777777" w:rsidR="000676C7" w:rsidRDefault="000676C7" w:rsidP="00D31F38">
      <w:pPr>
        <w:pStyle w:val="CommentText"/>
      </w:pPr>
      <w:r>
        <w:rPr>
          <w:rStyle w:val="CommentReference"/>
        </w:rPr>
        <w:annotationRef/>
      </w:r>
      <w:r>
        <w:t>is the insertion of "one" after "begotten" needed in english?</w:t>
      </w:r>
    </w:p>
  </w:comment>
  <w:comment w:id="353" w:author="Windows User" w:date="2015-10-30T08:56:00Z" w:initials="WU">
    <w:p w14:paraId="2B8406D1" w14:textId="77777777" w:rsidR="000676C7" w:rsidRDefault="000676C7" w:rsidP="00D31F38">
      <w:pPr>
        <w:pStyle w:val="CommentText"/>
      </w:pPr>
      <w:r>
        <w:rPr>
          <w:rStyle w:val="CommentReference"/>
        </w:rPr>
        <w:annotationRef/>
      </w:r>
      <w:r>
        <w:t>utter or declare?</w:t>
      </w:r>
    </w:p>
  </w:comment>
  <w:comment w:id="360" w:author="Windows User" w:date="2015-10-30T08:56:00Z" w:initials="BS">
    <w:p w14:paraId="5E20C97F" w14:textId="77777777" w:rsidR="000676C7" w:rsidRDefault="000676C7" w:rsidP="00D31F38">
      <w:pPr>
        <w:pStyle w:val="CommentText"/>
      </w:pPr>
      <w:r>
        <w:rPr>
          <w:rStyle w:val="CommentReference"/>
        </w:rPr>
        <w:annotationRef/>
      </w:r>
      <w:r>
        <w:t>look at? look upon? regard?</w:t>
      </w:r>
    </w:p>
  </w:comment>
  <w:comment w:id="361" w:author="Windows User" w:date="2015-10-30T08:56:00Z" w:initials="BS">
    <w:p w14:paraId="2ADF0207" w14:textId="77777777" w:rsidR="000676C7" w:rsidRDefault="000676C7" w:rsidP="00D31F38">
      <w:pPr>
        <w:pStyle w:val="CommentText"/>
      </w:pPr>
      <w:r>
        <w:rPr>
          <w:rStyle w:val="CommentReference"/>
        </w:rPr>
        <w:annotationRef/>
      </w:r>
      <w:r>
        <w:t>no one?</w:t>
      </w:r>
    </w:p>
  </w:comment>
  <w:comment w:id="362" w:author="Windows User" w:date="2015-10-30T08:56:00Z" w:initials="BS">
    <w:p w14:paraId="485D87CE" w14:textId="77777777" w:rsidR="000676C7" w:rsidRDefault="000676C7" w:rsidP="00D31F38">
      <w:pPr>
        <w:pStyle w:val="CommentText"/>
      </w:pPr>
      <w:r>
        <w:rPr>
          <w:rStyle w:val="CommentReference"/>
        </w:rPr>
        <w:annotationRef/>
      </w:r>
      <w:r>
        <w:t>in?</w:t>
      </w:r>
    </w:p>
    <w:p w14:paraId="472FCBB1" w14:textId="77777777" w:rsidR="000676C7" w:rsidRDefault="000676C7" w:rsidP="00D31F38">
      <w:pPr>
        <w:pStyle w:val="CommentText"/>
      </w:pPr>
    </w:p>
  </w:comment>
  <w:comment w:id="363" w:author="Windows User" w:date="2015-10-30T08:56:00Z" w:initials="BS">
    <w:p w14:paraId="0FA627AF" w14:textId="77777777" w:rsidR="000676C7" w:rsidRDefault="000676C7" w:rsidP="00D31F38">
      <w:pPr>
        <w:pStyle w:val="CommentText"/>
      </w:pPr>
      <w:r>
        <w:rPr>
          <w:rStyle w:val="CommentReference"/>
        </w:rPr>
        <w:annotationRef/>
      </w:r>
      <w:r>
        <w:t>before?</w:t>
      </w:r>
    </w:p>
  </w:comment>
  <w:comment w:id="364" w:author="Windows User" w:date="2015-10-30T08:56:00Z" w:initials="BS">
    <w:p w14:paraId="744D2B01" w14:textId="77777777" w:rsidR="000676C7" w:rsidRDefault="000676C7" w:rsidP="00D31F38">
      <w:pPr>
        <w:pStyle w:val="CommentText"/>
      </w:pPr>
      <w:r>
        <w:rPr>
          <w:rStyle w:val="CommentReference"/>
        </w:rPr>
        <w:annotationRef/>
      </w:r>
      <w:r>
        <w:t>joy entered into the whole world doesn't mean much...</w:t>
      </w:r>
    </w:p>
  </w:comment>
  <w:comment w:id="365" w:author="Windows User" w:date="2015-10-30T08:56:00Z" w:initials="BS">
    <w:p w14:paraId="4F77BBAD" w14:textId="77777777" w:rsidR="000676C7" w:rsidRDefault="000676C7" w:rsidP="00D31F38">
      <w:pPr>
        <w:pStyle w:val="CommentText"/>
      </w:pPr>
      <w:r>
        <w:rPr>
          <w:rStyle w:val="CommentReference"/>
        </w:rPr>
        <w:annotationRef/>
      </w:r>
      <w:r>
        <w:t>? any better way to express that's more accurate while meaning something?</w:t>
      </w:r>
    </w:p>
  </w:comment>
  <w:comment w:id="366" w:author="Windows User" w:date="2015-10-30T08:56:00Z" w:initials="BS">
    <w:p w14:paraId="3F67AE7E" w14:textId="77777777" w:rsidR="000676C7" w:rsidRDefault="000676C7" w:rsidP="00D31F38">
      <w:pPr>
        <w:pStyle w:val="CommentText"/>
      </w:pPr>
      <w:r>
        <w:rPr>
          <w:rStyle w:val="CommentReference"/>
        </w:rPr>
        <w:annotationRef/>
      </w:r>
      <w:r>
        <w:t>sealed as in ever virgin... or more like hidden?</w:t>
      </w:r>
    </w:p>
  </w:comment>
  <w:comment w:id="367" w:author="Windows User" w:date="2015-10-30T08:56:00Z" w:initials="BS">
    <w:p w14:paraId="079DFF07" w14:textId="77777777" w:rsidR="000676C7" w:rsidRDefault="000676C7" w:rsidP="00D31F38">
      <w:pPr>
        <w:pStyle w:val="CommentText"/>
      </w:pPr>
      <w:r>
        <w:rPr>
          <w:rStyle w:val="CommentReference"/>
        </w:rPr>
        <w:annotationRef/>
      </w:r>
      <w:r>
        <w:t>fragrant ointment? ointment? Incense and ointment with weeping and mourning?</w:t>
      </w:r>
    </w:p>
  </w:comment>
  <w:comment w:id="368" w:author="Windows User" w:date="2015-10-30T08:56:00Z" w:initials="BS">
    <w:p w14:paraId="534D6E8F" w14:textId="77777777" w:rsidR="000676C7" w:rsidRDefault="000676C7" w:rsidP="00D31F38">
      <w:pPr>
        <w:pStyle w:val="CommentText"/>
      </w:pPr>
      <w:r>
        <w:rPr>
          <w:rStyle w:val="CommentReference"/>
        </w:rPr>
        <w:annotationRef/>
      </w:r>
      <w:r>
        <w:t>spices or ointment</w:t>
      </w:r>
    </w:p>
  </w:comment>
  <w:comment w:id="369" w:author="Windows User" w:date="2015-10-30T08:56:00Z" w:initials="BS">
    <w:p w14:paraId="5C973492" w14:textId="77777777" w:rsidR="000676C7" w:rsidRDefault="000676C7" w:rsidP="00D31F38">
      <w:pPr>
        <w:pStyle w:val="CommentText"/>
      </w:pPr>
      <w:r>
        <w:rPr>
          <w:rStyle w:val="CommentReference"/>
        </w:rPr>
        <w:annotationRef/>
      </w:r>
      <w:r>
        <w:t>Is risen or has risen?</w:t>
      </w:r>
    </w:p>
  </w:comment>
  <w:comment w:id="370" w:author="Windows User" w:date="2015-10-30T08:56:00Z" w:initials="BS">
    <w:p w14:paraId="2FC8AFF7" w14:textId="77777777" w:rsidR="000676C7" w:rsidRDefault="000676C7" w:rsidP="00D31F38">
      <w:pPr>
        <w:pStyle w:val="CommentText"/>
      </w:pPr>
      <w:r>
        <w:rPr>
          <w:rStyle w:val="CommentReference"/>
        </w:rPr>
        <w:annotationRef/>
      </w:r>
      <w:r>
        <w:t>need a consistent policy for what to capitalize!</w:t>
      </w:r>
    </w:p>
  </w:comment>
  <w:comment w:id="371" w:author="Windows User" w:date="2015-10-30T08:56:00Z" w:initials="BS">
    <w:p w14:paraId="411351ED" w14:textId="77777777" w:rsidR="000676C7" w:rsidRDefault="000676C7"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2" w:author="Windows User" w:date="2015-10-30T08:56:00Z" w:initials="BS">
    <w:p w14:paraId="1D3AB79C" w14:textId="77777777" w:rsidR="000676C7" w:rsidRDefault="000676C7" w:rsidP="00D31F38">
      <w:pPr>
        <w:pStyle w:val="CommentText"/>
      </w:pPr>
      <w:r>
        <w:rPr>
          <w:rStyle w:val="CommentReference"/>
        </w:rPr>
        <w:annotationRef/>
      </w:r>
      <w:r>
        <w:t xml:space="preserve">decay? </w:t>
      </w:r>
    </w:p>
  </w:comment>
  <w:comment w:id="373" w:author="Windows User" w:date="2015-10-30T08:56:00Z" w:initials="WU">
    <w:p w14:paraId="70A28C39" w14:textId="77777777" w:rsidR="000676C7" w:rsidRDefault="000676C7" w:rsidP="00D31F38">
      <w:pPr>
        <w:pStyle w:val="CommentText"/>
      </w:pPr>
      <w:r>
        <w:rPr>
          <w:rStyle w:val="CommentReference"/>
        </w:rPr>
        <w:annotationRef/>
      </w:r>
      <w:r>
        <w:t>LXX has glorify him, not prepare Him an habitation</w:t>
      </w:r>
    </w:p>
  </w:comment>
  <w:comment w:id="374" w:author="Windows User" w:date="2015-10-30T08:56:00Z" w:initials="WU">
    <w:p w14:paraId="26EA5B86" w14:textId="77777777" w:rsidR="000676C7" w:rsidRDefault="000676C7" w:rsidP="00D31F38">
      <w:pPr>
        <w:pStyle w:val="CommentText"/>
      </w:pPr>
      <w:r>
        <w:rPr>
          <w:rStyle w:val="CommentReference"/>
        </w:rPr>
        <w:annotationRef/>
      </w:r>
      <w:r>
        <w:t>or when he brings wars to naught. NETS has shatters</w:t>
      </w:r>
    </w:p>
  </w:comment>
  <w:comment w:id="375" w:author="Windows User" w:date="2015-10-30T08:56:00Z" w:initials="WU">
    <w:p w14:paraId="07C5DE0D" w14:textId="77777777" w:rsidR="000676C7" w:rsidRDefault="000676C7" w:rsidP="00D31F38">
      <w:pPr>
        <w:pStyle w:val="CommentText"/>
      </w:pPr>
      <w:r>
        <w:rPr>
          <w:rStyle w:val="CommentReference"/>
        </w:rPr>
        <w:annotationRef/>
      </w:r>
      <w:r>
        <w:t>literally choice mounted captains?</w:t>
      </w:r>
    </w:p>
  </w:comment>
  <w:comment w:id="376" w:author="Windows User" w:date="2015-10-30T08:56:00Z" w:initials="WU">
    <w:p w14:paraId="4CE45F4E" w14:textId="77777777" w:rsidR="000676C7" w:rsidRDefault="000676C7" w:rsidP="00D31F38">
      <w:pPr>
        <w:pStyle w:val="CommentText"/>
      </w:pPr>
      <w:r>
        <w:rPr>
          <w:rStyle w:val="CommentReference"/>
        </w:rPr>
        <w:annotationRef/>
      </w:r>
      <w:r>
        <w:t>Nets has third-ranked officers. Captain is the modern term for the 3rd rank of officer, sticking with captain</w:t>
      </w:r>
    </w:p>
  </w:comment>
  <w:comment w:id="377" w:author="Windows User" w:date="2015-10-30T08:56:00Z" w:initials="WU">
    <w:p w14:paraId="70291138" w14:textId="77777777" w:rsidR="000676C7" w:rsidRDefault="000676C7" w:rsidP="00D31F38">
      <w:pPr>
        <w:pStyle w:val="CommentText"/>
      </w:pPr>
      <w:r>
        <w:rPr>
          <w:rStyle w:val="CommentReference"/>
        </w:rPr>
        <w:annotationRef/>
      </w:r>
      <w:r>
        <w:t>Have to have a consistent tense... was to go with above, if want has been all above needs to change to that tense.</w:t>
      </w:r>
    </w:p>
  </w:comment>
  <w:comment w:id="378" w:author="Windows User" w:date="2015-10-30T08:56:00Z" w:initials="WU">
    <w:p w14:paraId="72868208" w14:textId="77777777" w:rsidR="000676C7" w:rsidRDefault="000676C7" w:rsidP="00D31F38">
      <w:pPr>
        <w:pStyle w:val="CommentText"/>
      </w:pPr>
      <w:r>
        <w:rPr>
          <w:rStyle w:val="CommentReference"/>
        </w:rPr>
        <w:annotationRef/>
      </w:r>
      <w:r>
        <w:t>crushed or destroyed?</w:t>
      </w:r>
    </w:p>
  </w:comment>
  <w:comment w:id="379" w:author="Windows User" w:date="2015-10-30T08:56:00Z" w:initials="WU">
    <w:p w14:paraId="2D37744E" w14:textId="77777777" w:rsidR="000676C7" w:rsidRDefault="000676C7" w:rsidP="00D31F38">
      <w:pPr>
        <w:pStyle w:val="CommentText"/>
      </w:pPr>
      <w:r>
        <w:rPr>
          <w:rStyle w:val="CommentReference"/>
        </w:rPr>
        <w:annotationRef/>
      </w:r>
      <w:r>
        <w:t>elsewhere ekhomkhem is translated as crushed... NETS has shattered. Brenton destroyed.</w:t>
      </w:r>
    </w:p>
  </w:comment>
  <w:comment w:id="380" w:author="Windows User" w:date="2015-10-30T08:56:00Z" w:initials="WU">
    <w:p w14:paraId="1035793C" w14:textId="77777777" w:rsidR="000676C7" w:rsidRDefault="000676C7" w:rsidP="00D31F38">
      <w:pPr>
        <w:pStyle w:val="CommentText"/>
      </w:pPr>
      <w:r>
        <w:rPr>
          <w:rStyle w:val="CommentReference"/>
        </w:rPr>
        <w:annotationRef/>
      </w:r>
      <w:r>
        <w:t>sent or sent forth?</w:t>
      </w:r>
    </w:p>
  </w:comment>
  <w:comment w:id="381" w:author="Windows User" w:date="2015-10-30T08:56:00Z" w:initials="WU">
    <w:p w14:paraId="6E78BA80" w14:textId="77777777" w:rsidR="000676C7" w:rsidRDefault="000676C7" w:rsidP="00D31F38">
      <w:pPr>
        <w:pStyle w:val="CommentText"/>
      </w:pPr>
      <w:r>
        <w:rPr>
          <w:rStyle w:val="CommentReference"/>
        </w:rPr>
        <w:annotationRef/>
      </w:r>
      <w:r>
        <w:t>or saints? ft note?</w:t>
      </w:r>
    </w:p>
  </w:comment>
  <w:comment w:id="382" w:author="Windows User" w:date="2015-10-30T08:56:00Z" w:initials="WU">
    <w:p w14:paraId="2897BA2F" w14:textId="77777777" w:rsidR="000676C7" w:rsidRDefault="000676C7" w:rsidP="00D31F38">
      <w:pPr>
        <w:pStyle w:val="CommentText"/>
      </w:pPr>
      <w:r>
        <w:rPr>
          <w:rStyle w:val="CommentReference"/>
        </w:rPr>
        <w:annotationRef/>
      </w:r>
      <w:r>
        <w:t>glories? glorious deeds? or in glory?</w:t>
      </w:r>
    </w:p>
  </w:comment>
  <w:comment w:id="383" w:author="Windows User" w:date="2015-10-30T08:56:00Z" w:initials="WU">
    <w:p w14:paraId="5FCE7650" w14:textId="77777777" w:rsidR="000676C7" w:rsidRDefault="000676C7" w:rsidP="00D31F38">
      <w:pPr>
        <w:pStyle w:val="CommentText"/>
      </w:pPr>
      <w:r>
        <w:rPr>
          <w:rStyle w:val="CommentReference"/>
        </w:rPr>
        <w:annotationRef/>
      </w:r>
      <w:r>
        <w:t>redeemed? or chose?</w:t>
      </w:r>
    </w:p>
  </w:comment>
  <w:comment w:id="384" w:author="Windows User" w:date="2015-10-30T08:56:00Z" w:initials="WU">
    <w:p w14:paraId="0E9DC1B8" w14:textId="77777777" w:rsidR="000676C7" w:rsidRDefault="000676C7" w:rsidP="00D31F38">
      <w:pPr>
        <w:pStyle w:val="CommentText"/>
      </w:pPr>
      <w:r>
        <w:rPr>
          <w:rStyle w:val="CommentReference"/>
        </w:rPr>
        <w:annotationRef/>
      </w:r>
      <w:r>
        <w:t>abode? habitation? resting place?</w:t>
      </w:r>
    </w:p>
  </w:comment>
  <w:comment w:id="385" w:author="Windows User" w:date="2015-10-30T08:56:00Z" w:initials="WU">
    <w:p w14:paraId="551D5D79" w14:textId="77777777" w:rsidR="000676C7" w:rsidRDefault="000676C7" w:rsidP="00D31F38">
      <w:pPr>
        <w:pStyle w:val="CommentText"/>
      </w:pPr>
      <w:r>
        <w:rPr>
          <w:rStyle w:val="CommentReference"/>
        </w:rPr>
        <w:annotationRef/>
      </w:r>
      <w:r>
        <w:t>Nets has pangs.</w:t>
      </w:r>
    </w:p>
  </w:comment>
  <w:comment w:id="386" w:author="Windows User" w:date="2015-10-30T08:56:00Z" w:initials="WU">
    <w:p w14:paraId="6297DC8C" w14:textId="77777777" w:rsidR="000676C7" w:rsidRDefault="000676C7" w:rsidP="00D31F38">
      <w:pPr>
        <w:pStyle w:val="CommentText"/>
      </w:pPr>
      <w:r>
        <w:rPr>
          <w:rStyle w:val="CommentReference"/>
        </w:rPr>
        <w:annotationRef/>
      </w:r>
      <w:r>
        <w:t>Nets has tense change here rather than start of next vs. Brenton too.</w:t>
      </w:r>
    </w:p>
  </w:comment>
  <w:comment w:id="387" w:author="Windows User" w:date="2015-10-30T08:56:00Z" w:initials="WU">
    <w:p w14:paraId="76F4CEC8" w14:textId="77777777" w:rsidR="000676C7" w:rsidRDefault="000676C7" w:rsidP="00D31F38">
      <w:pPr>
        <w:pStyle w:val="CommentText"/>
      </w:pPr>
      <w:r>
        <w:rPr>
          <w:rStyle w:val="CommentReference"/>
        </w:rPr>
        <w:annotationRef/>
      </w:r>
      <w:r>
        <w:t xml:space="preserve">reign? king? reign as king? tense? shall reign? </w:t>
      </w:r>
    </w:p>
  </w:comment>
  <w:comment w:id="388" w:author="Windows User" w:date="2015-10-30T08:56:00Z" w:initials="WU">
    <w:p w14:paraId="28ADCC63" w14:textId="77777777" w:rsidR="000676C7" w:rsidRDefault="000676C7" w:rsidP="00D31F38">
      <w:pPr>
        <w:pStyle w:val="CommentText"/>
      </w:pPr>
      <w:r>
        <w:rPr>
          <w:rStyle w:val="CommentReference"/>
        </w:rPr>
        <w:annotationRef/>
      </w:r>
      <w:r>
        <w:t>What does the Coptic say? Is it something like this?</w:t>
      </w:r>
    </w:p>
  </w:comment>
  <w:comment w:id="389" w:author="Windows User" w:date="2015-10-30T08:56:00Z" w:initials="WU">
    <w:p w14:paraId="2E86C403" w14:textId="77777777" w:rsidR="000676C7" w:rsidRDefault="000676C7" w:rsidP="00D31F38">
      <w:pPr>
        <w:pStyle w:val="CommentText"/>
      </w:pPr>
      <w:r>
        <w:rPr>
          <w:rStyle w:val="CommentReference"/>
        </w:rPr>
        <w:annotationRef/>
      </w:r>
      <w:r>
        <w:t>For? or Since?</w:t>
      </w:r>
    </w:p>
  </w:comment>
  <w:comment w:id="390" w:author="Windows User" w:date="2015-10-30T08:56:00Z" w:initials="WU">
    <w:p w14:paraId="031A7CF6" w14:textId="77777777" w:rsidR="000676C7" w:rsidRDefault="000676C7" w:rsidP="00D31F38">
      <w:pPr>
        <w:pStyle w:val="CommentText"/>
      </w:pPr>
      <w:r>
        <w:rPr>
          <w:rStyle w:val="CommentReference"/>
        </w:rPr>
        <w:annotationRef/>
      </w:r>
      <w:r>
        <w:t>Brenton and NETS have dances. Coptic has hanhos (guessing hos is praises or songs). I'm thinking not praises... but need you guys to clarify</w:t>
      </w:r>
    </w:p>
  </w:comment>
  <w:comment w:id="391" w:author="Microsoft Office User" w:date="2016-04-15T20:59:00Z" w:initials="Office">
    <w:p w14:paraId="7025F405" w14:textId="64A37FE0" w:rsidR="000676C7" w:rsidRDefault="000676C7">
      <w:pPr>
        <w:pStyle w:val="CommentText"/>
      </w:pPr>
      <w:r>
        <w:rPr>
          <w:rStyle w:val="CommentReference"/>
        </w:rPr>
        <w:annotationRef/>
      </w:r>
      <w:r>
        <w:t>Or “he has greatly glorified Himself, as NETS?</w:t>
      </w:r>
    </w:p>
  </w:comment>
  <w:comment w:id="392" w:author="Windows User" w:date="2015-10-30T08:56:00Z" w:initials="WU">
    <w:p w14:paraId="2A38A2FD" w14:textId="77777777" w:rsidR="000676C7" w:rsidRDefault="000676C7" w:rsidP="00D31F38">
      <w:pPr>
        <w:pStyle w:val="CommentText"/>
      </w:pPr>
      <w:r>
        <w:rPr>
          <w:rStyle w:val="CommentReference"/>
        </w:rPr>
        <w:annotationRef/>
      </w:r>
      <w:r>
        <w:t>The NETS phrasing seems to me the only way to reconcile the other translations.</w:t>
      </w:r>
    </w:p>
  </w:comment>
  <w:comment w:id="398" w:author="Windows User" w:date="2015-10-30T08:56:00Z" w:initials="WU">
    <w:p w14:paraId="57C92C81" w14:textId="77777777" w:rsidR="000676C7" w:rsidRDefault="000676C7" w:rsidP="00D31F38">
      <w:pPr>
        <w:pStyle w:val="CommentText"/>
      </w:pPr>
      <w:r>
        <w:rPr>
          <w:rStyle w:val="CommentReference"/>
        </w:rPr>
        <w:annotationRef/>
      </w:r>
      <w:r>
        <w:t>This way sure sounds better. I know "With the split" is more literal, but it doesn't make any sense in English. This does.</w:t>
      </w:r>
    </w:p>
  </w:comment>
  <w:comment w:id="399" w:author="Windows User" w:date="2015-10-30T08:56:00Z" w:initials="WU">
    <w:p w14:paraId="5BBD34BE" w14:textId="77777777" w:rsidR="000676C7" w:rsidRDefault="000676C7" w:rsidP="00D31F38">
      <w:pPr>
        <w:pStyle w:val="CommentText"/>
      </w:pPr>
      <w:r>
        <w:rPr>
          <w:rStyle w:val="CommentReference"/>
        </w:rPr>
        <w:annotationRef/>
      </w:r>
      <w:r>
        <w:t>path or walkway?</w:t>
      </w:r>
    </w:p>
  </w:comment>
  <w:comment w:id="400" w:author="Brett Slote" w:date="2015-10-30T08:56:00Z" w:initials="BS">
    <w:p w14:paraId="049D3BBD" w14:textId="77777777" w:rsidR="000676C7" w:rsidRDefault="000676C7" w:rsidP="00D31F38">
      <w:pPr>
        <w:pStyle w:val="CommentText"/>
      </w:pPr>
      <w:r>
        <w:rPr>
          <w:rStyle w:val="CommentReference"/>
        </w:rPr>
        <w:annotationRef/>
      </w:r>
      <w:r>
        <w:t>needs : at least to indicate breaks in tune</w:t>
      </w:r>
    </w:p>
  </w:comment>
  <w:comment w:id="401" w:author="Windows User" w:date="2015-10-30T08:56:00Z" w:initials="WU">
    <w:p w14:paraId="1F09658E" w14:textId="77777777" w:rsidR="000676C7" w:rsidRDefault="000676C7" w:rsidP="00D31F38">
      <w:pPr>
        <w:pStyle w:val="CommentText"/>
      </w:pPr>
      <w:r>
        <w:rPr>
          <w:rStyle w:val="CommentReference"/>
        </w:rPr>
        <w:annotationRef/>
      </w:r>
      <w:r>
        <w:t>miraculous, or something closer to paradoxical but sounding good?</w:t>
      </w:r>
    </w:p>
  </w:comment>
  <w:comment w:id="402" w:author="Windows User" w:date="2015-10-30T08:56:00Z" w:initials="WU">
    <w:p w14:paraId="4689AC49" w14:textId="77777777" w:rsidR="000676C7" w:rsidRDefault="000676C7" w:rsidP="00D31F38">
      <w:pPr>
        <w:pStyle w:val="CommentText"/>
      </w:pPr>
      <w:r>
        <w:rPr>
          <w:rStyle w:val="CommentReference"/>
        </w:rPr>
        <w:annotationRef/>
      </w:r>
      <w:r>
        <w:t>passed and crossed mean teh same thing... but passed over carries connotation of connection to pass over...</w:t>
      </w:r>
    </w:p>
  </w:comment>
  <w:comment w:id="403" w:author="Windows User" w:date="2015-10-30T08:56:00Z" w:initials="WU">
    <w:p w14:paraId="2AA35319" w14:textId="77777777" w:rsidR="000676C7" w:rsidRDefault="000676C7" w:rsidP="00D31F38">
      <w:pPr>
        <w:pStyle w:val="CommentText"/>
      </w:pPr>
      <w:r>
        <w:rPr>
          <w:rStyle w:val="CommentReference"/>
        </w:rPr>
        <w:annotationRef/>
      </w:r>
      <w:r>
        <w:t>praising or singing?</w:t>
      </w:r>
    </w:p>
  </w:comment>
  <w:comment w:id="404" w:author="Windows User" w:date="2015-10-30T08:56:00Z" w:initials="WU">
    <w:p w14:paraId="56B7B31B" w14:textId="77777777" w:rsidR="000676C7" w:rsidRDefault="000676C7" w:rsidP="00D31F38">
      <w:pPr>
        <w:pStyle w:val="CommentText"/>
      </w:pPr>
      <w:r>
        <w:rPr>
          <w:rStyle w:val="CommentReference"/>
        </w:rPr>
        <w:annotationRef/>
      </w:r>
      <w:r>
        <w:t>I think this should be sing to</w:t>
      </w:r>
    </w:p>
  </w:comment>
  <w:comment w:id="416" w:author="Windows User" w:date="2015-11-21T12:59:00Z" w:initials="WU">
    <w:p w14:paraId="5262F523" w14:textId="77777777" w:rsidR="000676C7" w:rsidRDefault="000676C7" w:rsidP="00344A59">
      <w:pPr>
        <w:pStyle w:val="CommentText"/>
      </w:pPr>
      <w:r>
        <w:rPr>
          <w:rStyle w:val="CommentReference"/>
        </w:rPr>
        <w:annotationRef/>
      </w:r>
      <w:r>
        <w:t>check</w:t>
      </w:r>
    </w:p>
  </w:comment>
  <w:comment w:id="422" w:author="Windows User" w:date="2015-10-30T08:56:00Z" w:initials="BS">
    <w:p w14:paraId="396316C8" w14:textId="77777777" w:rsidR="000676C7" w:rsidRDefault="000676C7" w:rsidP="00344A59">
      <w:pPr>
        <w:pStyle w:val="CommentText"/>
      </w:pPr>
      <w:r>
        <w:rPr>
          <w:rStyle w:val="CommentReference"/>
        </w:rPr>
        <w:annotationRef/>
      </w:r>
      <w:r>
        <w:t>clearly the missing vs above belongs</w:t>
      </w:r>
    </w:p>
  </w:comment>
  <w:comment w:id="433" w:author="Windows User" w:date="2015-10-30T08:56:00Z" w:initials="BS">
    <w:p w14:paraId="19C504AB" w14:textId="77777777" w:rsidR="000676C7" w:rsidRDefault="000676C7"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34" w:author="Windows User" w:date="2015-10-30T08:56:00Z" w:initials="BS">
    <w:p w14:paraId="3650E160" w14:textId="77777777" w:rsidR="000676C7" w:rsidRDefault="000676C7" w:rsidP="00D31F38">
      <w:pPr>
        <w:pStyle w:val="CommentText"/>
      </w:pPr>
      <w:r>
        <w:rPr>
          <w:rStyle w:val="CommentReference"/>
        </w:rPr>
        <w:annotationRef/>
      </w:r>
      <w:r>
        <w:t>heavens?</w:t>
      </w:r>
    </w:p>
  </w:comment>
  <w:comment w:id="435" w:author="Windows User" w:date="2015-10-30T08:56:00Z" w:initials="BS">
    <w:p w14:paraId="57E2DDC4" w14:textId="77777777" w:rsidR="000676C7" w:rsidRDefault="000676C7" w:rsidP="00D31F38">
      <w:pPr>
        <w:pStyle w:val="CommentText"/>
      </w:pPr>
      <w:r>
        <w:rPr>
          <w:rStyle w:val="CommentReference"/>
        </w:rPr>
        <w:annotationRef/>
      </w:r>
      <w:r>
        <w:t>NETS omits clouds</w:t>
      </w:r>
    </w:p>
  </w:comment>
  <w:comment w:id="436" w:author="Windows User" w:date="2015-10-30T08:56:00Z" w:initials="BS">
    <w:p w14:paraId="35628364" w14:textId="77777777" w:rsidR="000676C7" w:rsidRDefault="000676C7" w:rsidP="00D31F38">
      <w:pPr>
        <w:pStyle w:val="CommentText"/>
      </w:pPr>
      <w:r>
        <w:rPr>
          <w:rStyle w:val="CommentReference"/>
        </w:rPr>
        <w:annotationRef/>
      </w:r>
      <w:r>
        <w:t>NETS omits this vs</w:t>
      </w:r>
    </w:p>
  </w:comment>
  <w:comment w:id="437" w:author="Windows User" w:date="2015-10-30T08:56:00Z" w:initials="BS">
    <w:p w14:paraId="1F576F58" w14:textId="77777777" w:rsidR="000676C7" w:rsidRDefault="000676C7" w:rsidP="00D31F38">
      <w:pPr>
        <w:pStyle w:val="CommentText"/>
      </w:pPr>
      <w:r>
        <w:rPr>
          <w:rStyle w:val="CommentReference"/>
        </w:rPr>
        <w:annotationRef/>
      </w:r>
      <w:r>
        <w:t>NETS has falling snow which matches AI hoar frosts.</w:t>
      </w:r>
    </w:p>
  </w:comment>
  <w:comment w:id="438" w:author="Windows User" w:date="2015-10-30T08:56:00Z" w:initials="BS">
    <w:p w14:paraId="7857388A" w14:textId="77777777" w:rsidR="000676C7" w:rsidRDefault="000676C7" w:rsidP="00D31F38">
      <w:pPr>
        <w:pStyle w:val="CommentText"/>
      </w:pPr>
      <w:r>
        <w:rPr>
          <w:rStyle w:val="CommentReference"/>
        </w:rPr>
        <w:annotationRef/>
      </w:r>
      <w:r>
        <w:t>reversed ice and hoarfrosts of this vs and last to match NETS. Coptic?</w:t>
      </w:r>
    </w:p>
  </w:comment>
  <w:comment w:id="439" w:author="Windows User" w:date="2015-10-30T08:56:00Z" w:initials="BS">
    <w:p w14:paraId="45210177" w14:textId="77777777" w:rsidR="000676C7" w:rsidRDefault="000676C7" w:rsidP="00D31F38">
      <w:pPr>
        <w:pStyle w:val="CommentText"/>
      </w:pPr>
      <w:r>
        <w:rPr>
          <w:rStyle w:val="CommentReference"/>
        </w:rPr>
        <w:annotationRef/>
      </w:r>
      <w:r>
        <w:t>NETS switches this vs with next</w:t>
      </w:r>
    </w:p>
  </w:comment>
  <w:comment w:id="440" w:author="Windows User" w:date="2015-11-04T08:55:00Z" w:initials="WU">
    <w:p w14:paraId="1E420B79" w14:textId="77777777" w:rsidR="000676C7" w:rsidRDefault="000676C7" w:rsidP="00D31F38">
      <w:pPr>
        <w:pStyle w:val="CommentText"/>
      </w:pPr>
      <w:r>
        <w:rPr>
          <w:rStyle w:val="CommentReference"/>
        </w:rPr>
        <w:annotationRef/>
      </w:r>
      <w:r>
        <w:t>Get rid of ye’s!</w:t>
      </w:r>
    </w:p>
  </w:comment>
  <w:comment w:id="441" w:author="Windows User" w:date="2015-10-30T08:56:00Z" w:initials="BS">
    <w:p w14:paraId="66BEE13E" w14:textId="77777777" w:rsidR="000676C7" w:rsidRDefault="000676C7" w:rsidP="00D31F38">
      <w:pPr>
        <w:pStyle w:val="CommentText"/>
      </w:pPr>
      <w:r>
        <w:rPr>
          <w:rStyle w:val="CommentReference"/>
        </w:rPr>
        <w:annotationRef/>
      </w:r>
      <w:r>
        <w:t>NETS has sea-monsters</w:t>
      </w:r>
    </w:p>
  </w:comment>
  <w:comment w:id="442" w:author="Windows User" w:date="2015-10-30T08:56:00Z" w:initials="BS">
    <w:p w14:paraId="43D401E2" w14:textId="77777777" w:rsidR="000676C7" w:rsidRDefault="000676C7" w:rsidP="00D31F38">
      <w:pPr>
        <w:pStyle w:val="CommentText"/>
      </w:pPr>
      <w:r>
        <w:rPr>
          <w:rStyle w:val="CommentReference"/>
        </w:rPr>
        <w:annotationRef/>
      </w:r>
      <w:r>
        <w:t>NETS has four-footed and wild animals of the land</w:t>
      </w:r>
    </w:p>
  </w:comment>
  <w:comment w:id="443" w:author="Windows User" w:date="2015-10-30T08:56:00Z" w:initials="BS">
    <w:p w14:paraId="37590655" w14:textId="77777777" w:rsidR="000676C7" w:rsidRDefault="000676C7" w:rsidP="00D31F38">
      <w:pPr>
        <w:pStyle w:val="CommentText"/>
      </w:pPr>
      <w:r>
        <w:rPr>
          <w:rStyle w:val="CommentReference"/>
        </w:rPr>
        <w:annotationRef/>
      </w:r>
      <w:r>
        <w:t>NETS has all humans on earth</w:t>
      </w:r>
    </w:p>
  </w:comment>
  <w:comment w:id="444" w:author="Windows User" w:date="2015-10-30T08:56:00Z" w:initials="BS">
    <w:p w14:paraId="6D54AC70" w14:textId="77777777" w:rsidR="000676C7" w:rsidRDefault="000676C7" w:rsidP="00D31F38">
      <w:pPr>
        <w:pStyle w:val="CommentText"/>
      </w:pPr>
      <w:r>
        <w:rPr>
          <w:rStyle w:val="CommentReference"/>
        </w:rPr>
        <w:annotationRef/>
      </w:r>
      <w:r>
        <w:t>NETS has "priests, slaves of the Lord", then omits next vs.</w:t>
      </w:r>
    </w:p>
  </w:comment>
  <w:comment w:id="445" w:author="Windows User" w:date="2015-10-30T08:56:00Z" w:initials="BS">
    <w:p w14:paraId="6468426A" w14:textId="77777777" w:rsidR="000676C7" w:rsidRDefault="000676C7" w:rsidP="00D31F38">
      <w:pPr>
        <w:pStyle w:val="CommentText"/>
      </w:pPr>
      <w:r>
        <w:rPr>
          <w:rStyle w:val="CommentReference"/>
        </w:rPr>
        <w:annotationRef/>
      </w:r>
      <w:r>
        <w:t>NETS ends quite differently</w:t>
      </w:r>
    </w:p>
  </w:comment>
  <w:comment w:id="451" w:author="Windows User" w:date="2015-10-30T08:56:00Z" w:initials="BS">
    <w:p w14:paraId="72C14B6E" w14:textId="77777777" w:rsidR="000676C7" w:rsidRDefault="000676C7"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52" w:author="Windows User" w:date="2015-10-30T08:56:00Z" w:initials="BS">
    <w:p w14:paraId="43306FA7" w14:textId="77777777" w:rsidR="000676C7" w:rsidRDefault="000676C7" w:rsidP="003758F4">
      <w:pPr>
        <w:pStyle w:val="CommentText"/>
      </w:pPr>
      <w:r>
        <w:rPr>
          <w:rStyle w:val="CommentReference"/>
        </w:rPr>
        <w:annotationRef/>
      </w:r>
      <w:r>
        <w:t>heavens?</w:t>
      </w:r>
    </w:p>
  </w:comment>
  <w:comment w:id="453" w:author="Windows User" w:date="2015-10-30T08:56:00Z" w:initials="BS">
    <w:p w14:paraId="18B419AF" w14:textId="77777777" w:rsidR="000676C7" w:rsidRDefault="000676C7" w:rsidP="003758F4">
      <w:pPr>
        <w:pStyle w:val="CommentText"/>
      </w:pPr>
      <w:r>
        <w:rPr>
          <w:rStyle w:val="CommentReference"/>
        </w:rPr>
        <w:annotationRef/>
      </w:r>
      <w:r>
        <w:t>NETS has falling snow which matches AI hoar frosts.</w:t>
      </w:r>
    </w:p>
  </w:comment>
  <w:comment w:id="454" w:author="Windows User" w:date="2015-10-30T08:56:00Z" w:initials="BS">
    <w:p w14:paraId="504A050C" w14:textId="77777777" w:rsidR="000676C7" w:rsidRDefault="000676C7" w:rsidP="003758F4">
      <w:pPr>
        <w:pStyle w:val="CommentText"/>
      </w:pPr>
      <w:r>
        <w:rPr>
          <w:rStyle w:val="CommentReference"/>
        </w:rPr>
        <w:annotationRef/>
      </w:r>
      <w:r>
        <w:t>reversed ice and hoarfrosts of this vs and last to match NETS. Coptic?</w:t>
      </w:r>
    </w:p>
  </w:comment>
  <w:comment w:id="455" w:author="Windows User" w:date="2015-10-30T08:56:00Z" w:initials="BS">
    <w:p w14:paraId="42B07939" w14:textId="77777777" w:rsidR="000676C7" w:rsidRDefault="000676C7" w:rsidP="003758F4">
      <w:pPr>
        <w:pStyle w:val="CommentText"/>
      </w:pPr>
      <w:r>
        <w:rPr>
          <w:rStyle w:val="CommentReference"/>
        </w:rPr>
        <w:annotationRef/>
      </w:r>
      <w:r>
        <w:t>NETS switches this vs with next</w:t>
      </w:r>
    </w:p>
  </w:comment>
  <w:comment w:id="456" w:author="Windows User" w:date="2015-10-30T08:56:00Z" w:initials="BS">
    <w:p w14:paraId="0D31DB4D" w14:textId="77777777" w:rsidR="000676C7" w:rsidRDefault="000676C7" w:rsidP="003758F4">
      <w:pPr>
        <w:pStyle w:val="CommentText"/>
      </w:pPr>
      <w:r>
        <w:rPr>
          <w:rStyle w:val="CommentReference"/>
        </w:rPr>
        <w:annotationRef/>
      </w:r>
      <w:r>
        <w:t>NETS has all humans on earth</w:t>
      </w:r>
    </w:p>
  </w:comment>
  <w:comment w:id="457" w:author="Windows User" w:date="2015-10-30T08:56:00Z" w:initials="BS">
    <w:p w14:paraId="4CB6D1D8" w14:textId="77777777" w:rsidR="000676C7" w:rsidRDefault="000676C7" w:rsidP="003758F4">
      <w:pPr>
        <w:pStyle w:val="CommentText"/>
      </w:pPr>
      <w:r>
        <w:rPr>
          <w:rStyle w:val="CommentReference"/>
        </w:rPr>
        <w:annotationRef/>
      </w:r>
      <w:r>
        <w:t>NETS has "priests, slaves of the Lord", then omits next vs.</w:t>
      </w:r>
    </w:p>
  </w:comment>
  <w:comment w:id="458" w:author="Windows User" w:date="2015-10-30T08:56:00Z" w:initials="BS">
    <w:p w14:paraId="1C9D2024" w14:textId="77777777" w:rsidR="000676C7" w:rsidRDefault="000676C7" w:rsidP="003758F4">
      <w:pPr>
        <w:pStyle w:val="CommentText"/>
      </w:pPr>
      <w:r>
        <w:rPr>
          <w:rStyle w:val="CommentReference"/>
        </w:rPr>
        <w:annotationRef/>
      </w:r>
      <w:r>
        <w:t>NETS ends quite differently</w:t>
      </w:r>
    </w:p>
  </w:comment>
  <w:comment w:id="459" w:author="Windows User" w:date="2015-10-30T08:56:00Z" w:initials="BS">
    <w:p w14:paraId="499D113D" w14:textId="77777777" w:rsidR="000676C7" w:rsidRDefault="000676C7" w:rsidP="00D31F38">
      <w:pPr>
        <w:pStyle w:val="CommentText"/>
      </w:pPr>
      <w:r>
        <w:rPr>
          <w:rStyle w:val="CommentReference"/>
        </w:rPr>
        <w:annotationRef/>
      </w:r>
      <w:r>
        <w:t>giver, or maker?</w:t>
      </w:r>
    </w:p>
  </w:comment>
  <w:comment w:id="460" w:author="Windows User" w:date="2015-10-30T08:56:00Z" w:initials="BS">
    <w:p w14:paraId="29AB3125" w14:textId="77777777" w:rsidR="000676C7" w:rsidRDefault="000676C7" w:rsidP="00D31F38">
      <w:pPr>
        <w:pStyle w:val="CommentText"/>
      </w:pPr>
      <w:r>
        <w:rPr>
          <w:rStyle w:val="CommentReference"/>
        </w:rPr>
        <w:annotationRef/>
      </w:r>
      <w:r>
        <w:t>even NETS has Hananias</w:t>
      </w:r>
    </w:p>
  </w:comment>
  <w:comment w:id="461" w:author="Windows User" w:date="2015-10-30T08:56:00Z" w:initials="BS">
    <w:p w14:paraId="27892612" w14:textId="77777777" w:rsidR="000676C7" w:rsidRDefault="000676C7" w:rsidP="00D31F38">
      <w:pPr>
        <w:pStyle w:val="CommentText"/>
      </w:pPr>
      <w:r>
        <w:rPr>
          <w:rStyle w:val="CommentReference"/>
        </w:rPr>
        <w:annotationRef/>
      </w:r>
      <w:r>
        <w:t>does Coptic have evening first?</w:t>
      </w:r>
    </w:p>
  </w:comment>
  <w:comment w:id="462" w:author="Windows User" w:date="2015-10-30T08:56:00Z" w:initials="BS">
    <w:p w14:paraId="53863AE8" w14:textId="77777777" w:rsidR="000676C7" w:rsidRDefault="000676C7" w:rsidP="00D31F38">
      <w:pPr>
        <w:pStyle w:val="CommentText"/>
      </w:pPr>
      <w:r>
        <w:rPr>
          <w:rStyle w:val="CommentReference"/>
        </w:rPr>
        <w:annotationRef/>
      </w:r>
      <w:r>
        <w:t>Coptic doesn't have "Our God"</w:t>
      </w:r>
    </w:p>
  </w:comment>
  <w:comment w:id="463" w:author="Windows User" w:date="2015-10-30T08:56:00Z" w:initials="BS">
    <w:p w14:paraId="5F8EC33A" w14:textId="77777777" w:rsidR="000676C7" w:rsidRDefault="000676C7" w:rsidP="00D31F38">
      <w:pPr>
        <w:pStyle w:val="CommentText"/>
      </w:pPr>
      <w:r>
        <w:rPr>
          <w:rStyle w:val="CommentReference"/>
        </w:rPr>
        <w:annotationRef/>
      </w:r>
      <w:r>
        <w:t>celebrate or proclaim?</w:t>
      </w:r>
    </w:p>
  </w:comment>
  <w:comment w:id="464" w:author="Windows User" w:date="2015-10-30T08:56:00Z" w:initials="BS">
    <w:p w14:paraId="02E465F6" w14:textId="77777777" w:rsidR="000676C7" w:rsidRDefault="000676C7" w:rsidP="00D31F38">
      <w:pPr>
        <w:pStyle w:val="CommentText"/>
      </w:pPr>
      <w:r>
        <w:rPr>
          <w:rStyle w:val="CommentReference"/>
        </w:rPr>
        <w:annotationRef/>
      </w:r>
      <w:r>
        <w:t>persevere or be sober?</w:t>
      </w:r>
    </w:p>
  </w:comment>
  <w:comment w:id="465" w:author="Windows User" w:date="2015-10-30T08:56:00Z" w:initials="BS">
    <w:p w14:paraId="0F283256" w14:textId="77777777" w:rsidR="000676C7" w:rsidRDefault="000676C7" w:rsidP="00D31F38">
      <w:pPr>
        <w:pStyle w:val="CommentText"/>
      </w:pPr>
      <w:r>
        <w:rPr>
          <w:rStyle w:val="CommentReference"/>
        </w:rPr>
        <w:annotationRef/>
      </w:r>
      <w:r>
        <w:t>Coptic has presbyters, not priests (oweeb)</w:t>
      </w:r>
    </w:p>
  </w:comment>
  <w:comment w:id="466" w:author="Windows User" w:date="2015-10-30T08:56:00Z" w:initials="BS">
    <w:p w14:paraId="141FC7EB" w14:textId="77777777" w:rsidR="000676C7" w:rsidRDefault="000676C7" w:rsidP="00D31F38">
      <w:pPr>
        <w:pStyle w:val="CommentText"/>
      </w:pPr>
      <w:r>
        <w:rPr>
          <w:rStyle w:val="CommentReference"/>
        </w:rPr>
        <w:annotationRef/>
      </w:r>
      <w:r>
        <w:t>esmo is bless, not praise...</w:t>
      </w:r>
    </w:p>
  </w:comment>
  <w:comment w:id="467" w:author="Windows User" w:date="2015-10-30T08:56:00Z" w:initials="BS">
    <w:p w14:paraId="22452F1B" w14:textId="77777777" w:rsidR="000676C7" w:rsidRDefault="000676C7" w:rsidP="00D31F38">
      <w:pPr>
        <w:pStyle w:val="CommentText"/>
      </w:pPr>
      <w:r>
        <w:rPr>
          <w:rStyle w:val="CommentReference"/>
        </w:rPr>
        <w:annotationRef/>
      </w:r>
      <w:r>
        <w:t>Coptic doesn't look like day to day... "Until this day" doesn't make as much sense... is there something less literal but closer to the maning?</w:t>
      </w:r>
    </w:p>
  </w:comment>
  <w:comment w:id="468" w:author="Windows User" w:date="2015-10-30T08:56:00Z" w:initials="BS">
    <w:p w14:paraId="532CE324" w14:textId="77777777" w:rsidR="000676C7" w:rsidRDefault="000676C7" w:rsidP="00D31F38">
      <w:pPr>
        <w:pStyle w:val="CommentText"/>
      </w:pPr>
      <w:r>
        <w:rPr>
          <w:rStyle w:val="CommentReference"/>
        </w:rPr>
        <w:annotationRef/>
      </w:r>
      <w:r>
        <w:t>Is LA right with breaths and spirits?</w:t>
      </w:r>
    </w:p>
  </w:comment>
  <w:comment w:id="469" w:author="Windows User" w:date="2015-10-30T08:56:00Z" w:initials="BS">
    <w:p w14:paraId="7C12CF17" w14:textId="77777777" w:rsidR="000676C7" w:rsidRDefault="000676C7" w:rsidP="00D31F38">
      <w:pPr>
        <w:pStyle w:val="CommentText"/>
      </w:pPr>
      <w:r>
        <w:rPr>
          <w:rStyle w:val="CommentReference"/>
        </w:rPr>
        <w:annotationRef/>
      </w:r>
      <w:r>
        <w:t>doesn't look like waters... is it ssea?</w:t>
      </w:r>
    </w:p>
  </w:comment>
  <w:comment w:id="470" w:author="Windows User" w:date="2015-10-30T08:56:00Z" w:initials="BS">
    <w:p w14:paraId="789F9E96" w14:textId="77777777" w:rsidR="000676C7" w:rsidRDefault="000676C7" w:rsidP="00D31F38">
      <w:pPr>
        <w:pStyle w:val="CommentText"/>
      </w:pPr>
      <w:r>
        <w:rPr>
          <w:rStyle w:val="CommentReference"/>
        </w:rPr>
        <w:annotationRef/>
      </w:r>
      <w:r>
        <w:t>I still don't get of all the things we would see after seeing all the praise of nature would be "Bless the Lord you birds".</w:t>
      </w:r>
    </w:p>
  </w:comment>
  <w:comment w:id="471" w:author="Windows User" w:date="2015-10-30T08:56:00Z" w:initials="BS">
    <w:p w14:paraId="1E93DCCD" w14:textId="77777777" w:rsidR="000676C7" w:rsidRDefault="000676C7" w:rsidP="00D31F38">
      <w:pPr>
        <w:pStyle w:val="CommentText"/>
      </w:pPr>
      <w:r>
        <w:rPr>
          <w:rStyle w:val="CommentReference"/>
        </w:rPr>
        <w:annotationRef/>
      </w:r>
      <w:r>
        <w:t>disobedient? heretics?</w:t>
      </w:r>
    </w:p>
  </w:comment>
  <w:comment w:id="472" w:author="Windows User" w:date="2015-10-30T08:56:00Z" w:initials="BS">
    <w:p w14:paraId="298A6523" w14:textId="77777777" w:rsidR="000676C7" w:rsidRDefault="000676C7" w:rsidP="00D31F38">
      <w:pPr>
        <w:pStyle w:val="CommentText"/>
      </w:pPr>
      <w:r>
        <w:rPr>
          <w:rStyle w:val="CommentReference"/>
        </w:rPr>
        <w:annotationRef/>
      </w:r>
      <w:r>
        <w:t>souls or spirits?</w:t>
      </w:r>
    </w:p>
  </w:comment>
  <w:comment w:id="473" w:author="Windows User" w:date="2015-10-30T08:56:00Z" w:initials="BS">
    <w:p w14:paraId="3D56C030" w14:textId="77777777" w:rsidR="000676C7" w:rsidRDefault="000676C7" w:rsidP="00D31F38">
      <w:pPr>
        <w:pStyle w:val="CommentText"/>
      </w:pPr>
      <w:r>
        <w:rPr>
          <w:rStyle w:val="CommentReference"/>
        </w:rPr>
        <w:annotationRef/>
      </w:r>
      <w:r>
        <w:t>humble or contrite?</w:t>
      </w:r>
    </w:p>
  </w:comment>
  <w:comment w:id="474" w:author="Windows User" w:date="2015-10-30T08:56:00Z" w:initials="BS">
    <w:p w14:paraId="4417CE6C" w14:textId="77777777" w:rsidR="000676C7" w:rsidRDefault="000676C7" w:rsidP="00D31F38">
      <w:pPr>
        <w:pStyle w:val="CommentText"/>
      </w:pPr>
      <w:r>
        <w:rPr>
          <w:rStyle w:val="CommentReference"/>
        </w:rPr>
        <w:annotationRef/>
      </w:r>
      <w:r>
        <w:t>hearts?</w:t>
      </w:r>
    </w:p>
  </w:comment>
  <w:comment w:id="475" w:author="Windows User" w:date="2015-10-30T08:56:00Z" w:initials="BS">
    <w:p w14:paraId="6056EF08" w14:textId="77777777" w:rsidR="000676C7" w:rsidRDefault="000676C7" w:rsidP="00D31F38">
      <w:pPr>
        <w:pStyle w:val="CommentText"/>
      </w:pPr>
      <w:r>
        <w:rPr>
          <w:rStyle w:val="CommentReference"/>
        </w:rPr>
        <w:annotationRef/>
      </w:r>
      <w:r>
        <w:t>this or LA?</w:t>
      </w:r>
    </w:p>
  </w:comment>
  <w:comment w:id="476" w:author="Windows User" w:date="2015-10-30T08:56:00Z" w:initials="BS">
    <w:p w14:paraId="021CF208" w14:textId="77777777" w:rsidR="000676C7" w:rsidRDefault="000676C7" w:rsidP="00D31F38">
      <w:pPr>
        <w:pStyle w:val="CommentText"/>
      </w:pPr>
      <w:r>
        <w:rPr>
          <w:rStyle w:val="CommentReference"/>
        </w:rPr>
        <w:annotationRef/>
      </w:r>
      <w:r>
        <w:t>righteous of, or who revere</w:t>
      </w:r>
    </w:p>
  </w:comment>
  <w:comment w:id="477" w:author="Windows User" w:date="2015-10-30T08:56:00Z" w:initials="BS">
    <w:p w14:paraId="2B7DD481" w14:textId="77777777" w:rsidR="000676C7" w:rsidRDefault="000676C7" w:rsidP="00D31F38">
      <w:pPr>
        <w:pStyle w:val="CommentText"/>
      </w:pPr>
      <w:r>
        <w:rPr>
          <w:rStyle w:val="CommentReference"/>
        </w:rPr>
        <w:annotationRef/>
      </w:r>
      <w:r>
        <w:t>this, or accountable? or something else?</w:t>
      </w:r>
    </w:p>
  </w:comment>
  <w:comment w:id="478" w:author="Windows User" w:date="2015-10-30T08:56:00Z" w:initials="BS">
    <w:p w14:paraId="154E2A2A" w14:textId="77777777" w:rsidR="000676C7" w:rsidRDefault="000676C7" w:rsidP="00D31F38">
      <w:pPr>
        <w:pStyle w:val="CommentText"/>
      </w:pPr>
      <w:r>
        <w:rPr>
          <w:rStyle w:val="CommentReference"/>
        </w:rPr>
        <w:annotationRef/>
      </w:r>
      <w:r>
        <w:t>that he may praise and say?</w:t>
      </w:r>
    </w:p>
  </w:comment>
  <w:comment w:id="492" w:author="Windows User" w:date="2015-11-21T13:00:00Z" w:initials="WU">
    <w:p w14:paraId="72B45ACE" w14:textId="77777777" w:rsidR="000676C7" w:rsidRDefault="000676C7" w:rsidP="00D31F38">
      <w:pPr>
        <w:pStyle w:val="CommentText"/>
      </w:pPr>
      <w:r>
        <w:rPr>
          <w:rStyle w:val="CommentReference"/>
        </w:rPr>
        <w:annotationRef/>
      </w:r>
      <w:r>
        <w:t>Check, and 2 above.</w:t>
      </w:r>
    </w:p>
  </w:comment>
  <w:comment w:id="493" w:author="Brett Slote" w:date="2015-10-30T08:56:00Z" w:initials="BS">
    <w:p w14:paraId="0C0C90F8" w14:textId="77777777" w:rsidR="000676C7" w:rsidRDefault="000676C7" w:rsidP="00D31F38">
      <w:pPr>
        <w:pStyle w:val="CommentText"/>
      </w:pPr>
      <w:r>
        <w:rPr>
          <w:rStyle w:val="CommentReference"/>
        </w:rPr>
        <w:annotationRef/>
      </w:r>
      <w:r>
        <w:t>Fred wants 'O' here, saying it matches the Coptic... but it isn't in the Coptic!</w:t>
      </w:r>
    </w:p>
  </w:comment>
  <w:comment w:id="494" w:author="Windows User" w:date="2015-11-21T13:00:00Z" w:initials="WU">
    <w:p w14:paraId="59221E95" w14:textId="77777777" w:rsidR="000676C7" w:rsidRDefault="000676C7" w:rsidP="00D31F38">
      <w:pPr>
        <w:pStyle w:val="CommentText"/>
      </w:pPr>
      <w:r>
        <w:rPr>
          <w:rStyle w:val="CommentReference"/>
        </w:rPr>
        <w:annotationRef/>
      </w:r>
      <w:r>
        <w:t>check</w:t>
      </w:r>
    </w:p>
  </w:comment>
  <w:comment w:id="495" w:author="Windows User" w:date="2015-11-21T13:00:00Z" w:initials="WU">
    <w:p w14:paraId="0CFC2594" w14:textId="77777777" w:rsidR="000676C7" w:rsidRDefault="000676C7" w:rsidP="00D31F38">
      <w:pPr>
        <w:pStyle w:val="CommentText"/>
      </w:pPr>
      <w:r>
        <w:rPr>
          <w:rStyle w:val="CommentReference"/>
        </w:rPr>
        <w:annotationRef/>
      </w:r>
      <w:r>
        <w:t>check</w:t>
      </w:r>
    </w:p>
  </w:comment>
  <w:comment w:id="496" w:author="Windows User" w:date="2015-11-21T13:01:00Z" w:initials="WU">
    <w:p w14:paraId="403A6460" w14:textId="77777777" w:rsidR="000676C7" w:rsidRDefault="000676C7" w:rsidP="00D31F38">
      <w:pPr>
        <w:pStyle w:val="CommentText"/>
      </w:pPr>
      <w:r>
        <w:rPr>
          <w:rStyle w:val="CommentReference"/>
        </w:rPr>
        <w:annotationRef/>
      </w:r>
      <w:r>
        <w:t>check, find Copitic</w:t>
      </w:r>
    </w:p>
  </w:comment>
  <w:comment w:id="497" w:author="Windows User" w:date="2015-10-30T08:56:00Z" w:initials="BS">
    <w:p w14:paraId="1B2986E7" w14:textId="77777777" w:rsidR="000676C7" w:rsidRDefault="000676C7" w:rsidP="00D31F38">
      <w:pPr>
        <w:pStyle w:val="CommentText"/>
      </w:pPr>
      <w:r>
        <w:rPr>
          <w:rStyle w:val="CommentReference"/>
        </w:rPr>
        <w:annotationRef/>
      </w:r>
      <w:r>
        <w:t>why do books not have a vs for the bishop???</w:t>
      </w:r>
    </w:p>
  </w:comment>
  <w:comment w:id="498" w:author="Windows User" w:date="2015-10-30T08:56:00Z" w:initials="BS">
    <w:p w14:paraId="2328FF19" w14:textId="77777777" w:rsidR="000676C7" w:rsidRDefault="000676C7" w:rsidP="00D31F38">
      <w:pPr>
        <w:pStyle w:val="CommentText"/>
      </w:pPr>
      <w:r>
        <w:rPr>
          <w:rStyle w:val="CommentReference"/>
        </w:rPr>
        <w:annotationRef/>
      </w:r>
      <w:r>
        <w:t>add</w:t>
      </w:r>
    </w:p>
  </w:comment>
  <w:comment w:id="501" w:author="Windows User" w:date="2015-10-30T08:56:00Z" w:initials="BS">
    <w:p w14:paraId="76CF17E1" w14:textId="77777777" w:rsidR="000676C7" w:rsidRDefault="000676C7" w:rsidP="00D31F38">
      <w:pPr>
        <w:pStyle w:val="CommentText"/>
      </w:pPr>
      <w:r>
        <w:rPr>
          <w:rStyle w:val="CommentReference"/>
        </w:rPr>
        <w:annotationRef/>
      </w:r>
      <w:r>
        <w:t>the first two sections each have 7 verses. Maybe each section had seven verses and then became inflated? Keeping 7 vs in each section</w:t>
      </w:r>
    </w:p>
  </w:comment>
  <w:comment w:id="502" w:author="Windows User" w:date="2015-10-30T08:56:00Z" w:initials="BS">
    <w:p w14:paraId="01D3FC9E" w14:textId="77777777" w:rsidR="000676C7" w:rsidRDefault="000676C7" w:rsidP="00D31F38">
      <w:pPr>
        <w:pStyle w:val="CommentText"/>
      </w:pPr>
      <w:r>
        <w:rPr>
          <w:rStyle w:val="CommentReference"/>
        </w:rPr>
        <w:annotationRef/>
      </w:r>
      <w:r>
        <w:t>Communion or commemoration?</w:t>
      </w:r>
    </w:p>
  </w:comment>
  <w:comment w:id="503" w:author="Windows User" w:date="2015-11-21T13:01:00Z" w:initials="WU">
    <w:p w14:paraId="3C8EDFD6" w14:textId="77777777" w:rsidR="000676C7" w:rsidRDefault="000676C7" w:rsidP="00D31F38">
      <w:pPr>
        <w:pStyle w:val="CommentText"/>
      </w:pPr>
      <w:r>
        <w:rPr>
          <w:rStyle w:val="CommentReference"/>
        </w:rPr>
        <w:annotationRef/>
      </w:r>
      <w:r>
        <w:t>Check, and 2 above</w:t>
      </w:r>
    </w:p>
  </w:comment>
  <w:comment w:id="504" w:author="Brett Slote" w:date="2015-10-30T08:56:00Z" w:initials="BS">
    <w:p w14:paraId="502DF58D" w14:textId="77777777" w:rsidR="000676C7" w:rsidRDefault="000676C7" w:rsidP="00D31F38">
      <w:pPr>
        <w:pStyle w:val="CommentText"/>
      </w:pPr>
      <w:r>
        <w:rPr>
          <w:rStyle w:val="CommentReference"/>
        </w:rPr>
        <w:annotationRef/>
      </w:r>
      <w:r>
        <w:t>Fred wants 'O' here, saying it matches the Coptic... but it isn't in the Coptic!</w:t>
      </w:r>
    </w:p>
  </w:comment>
  <w:comment w:id="505" w:author="Windows User" w:date="2015-11-21T13:02:00Z" w:initials="WU">
    <w:p w14:paraId="0E3206C8" w14:textId="77777777" w:rsidR="000676C7" w:rsidRDefault="000676C7" w:rsidP="00D31F38">
      <w:pPr>
        <w:pStyle w:val="CommentText"/>
      </w:pPr>
      <w:r>
        <w:rPr>
          <w:rStyle w:val="CommentReference"/>
        </w:rPr>
        <w:annotationRef/>
      </w:r>
      <w:r>
        <w:t>check</w:t>
      </w:r>
    </w:p>
  </w:comment>
  <w:comment w:id="506" w:author="Windows User" w:date="2015-10-30T08:56:00Z" w:initials="BS">
    <w:p w14:paraId="303AD0FE" w14:textId="77777777" w:rsidR="000676C7" w:rsidRDefault="000676C7"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07" w:author="Windows User" w:date="2015-11-21T13:02:00Z" w:initials="WU">
    <w:p w14:paraId="5B706BCD" w14:textId="77777777" w:rsidR="000676C7" w:rsidRDefault="000676C7" w:rsidP="00D31F38">
      <w:pPr>
        <w:pStyle w:val="CommentText"/>
      </w:pPr>
      <w:r>
        <w:rPr>
          <w:rStyle w:val="CommentReference"/>
        </w:rPr>
        <w:annotationRef/>
      </w:r>
      <w:r>
        <w:t>check.  Add Coptic</w:t>
      </w:r>
    </w:p>
  </w:comment>
  <w:comment w:id="513" w:author="Windows User" w:date="2015-11-02T12:45:00Z" w:initials="BS">
    <w:p w14:paraId="02E474EA" w14:textId="77777777" w:rsidR="000676C7" w:rsidRDefault="000676C7" w:rsidP="00D31F38">
      <w:pPr>
        <w:pStyle w:val="CommentText"/>
      </w:pPr>
      <w:r>
        <w:rPr>
          <w:rStyle w:val="CommentReference"/>
        </w:rPr>
        <w:annotationRef/>
      </w:r>
      <w:r>
        <w:t>Godhead or Divinity?</w:t>
      </w:r>
    </w:p>
  </w:comment>
  <w:comment w:id="514" w:author="Windows User" w:date="2015-10-30T08:56:00Z" w:initials="BS">
    <w:p w14:paraId="1165D588" w14:textId="77777777" w:rsidR="000676C7" w:rsidRDefault="000676C7"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15" w:author="Windows User" w:date="2015-10-30T08:56:00Z" w:initials="BS">
    <w:p w14:paraId="0ABD6F72" w14:textId="77777777" w:rsidR="000676C7" w:rsidRDefault="000676C7" w:rsidP="00D31F38">
      <w:pPr>
        <w:pStyle w:val="CommentText"/>
      </w:pPr>
      <w:r>
        <w:rPr>
          <w:rStyle w:val="CommentReference"/>
        </w:rPr>
        <w:annotationRef/>
      </w:r>
      <w:r>
        <w:t>faithful or trusted? faithful sounds better as it is her action and not ours, as trusted.</w:t>
      </w:r>
    </w:p>
  </w:comment>
  <w:comment w:id="528" w:author="Windows User" w:date="2015-10-30T08:56:00Z" w:initials="BS">
    <w:p w14:paraId="07EF5E65" w14:textId="77777777" w:rsidR="000676C7" w:rsidRDefault="000676C7" w:rsidP="00D31F38">
      <w:pPr>
        <w:pStyle w:val="CommentText"/>
      </w:pPr>
      <w:r>
        <w:rPr>
          <w:rStyle w:val="CommentReference"/>
        </w:rPr>
        <w:annotationRef/>
      </w:r>
      <w:r>
        <w:t>MT (KJV) and Ra lack. NETS has and so does Coptic.</w:t>
      </w:r>
    </w:p>
  </w:comment>
  <w:comment w:id="529" w:author="Windows User" w:date="2015-11-21T13:03:00Z" w:initials="WU">
    <w:p w14:paraId="0505077C" w14:textId="77777777" w:rsidR="000676C7" w:rsidRDefault="000676C7" w:rsidP="00D31F38">
      <w:pPr>
        <w:pStyle w:val="CommentText"/>
      </w:pPr>
      <w:r>
        <w:rPr>
          <w:rStyle w:val="CommentReference"/>
        </w:rPr>
        <w:annotationRef/>
      </w:r>
      <w:r>
        <w:t>check</w:t>
      </w:r>
    </w:p>
  </w:comment>
  <w:comment w:id="530" w:author="Windows User" w:date="2015-11-21T13:03:00Z" w:initials="WU">
    <w:p w14:paraId="2CFCDBC4" w14:textId="77777777" w:rsidR="000676C7" w:rsidRDefault="000676C7" w:rsidP="00D31F38">
      <w:pPr>
        <w:pStyle w:val="CommentText"/>
      </w:pPr>
      <w:r>
        <w:rPr>
          <w:rStyle w:val="CommentReference"/>
        </w:rPr>
        <w:annotationRef/>
      </w:r>
      <w:r>
        <w:t>check</w:t>
      </w:r>
    </w:p>
  </w:comment>
  <w:comment w:id="531" w:author="Windows User" w:date="2015-11-21T13:04:00Z" w:initials="WU">
    <w:p w14:paraId="7B87BF1F" w14:textId="77777777" w:rsidR="000676C7" w:rsidRDefault="000676C7" w:rsidP="00D31F38">
      <w:pPr>
        <w:pStyle w:val="CommentText"/>
      </w:pPr>
      <w:r>
        <w:rPr>
          <w:rStyle w:val="CommentReference"/>
        </w:rPr>
        <w:annotationRef/>
      </w:r>
      <w:r>
        <w:t>check</w:t>
      </w:r>
    </w:p>
  </w:comment>
  <w:comment w:id="532" w:author="Windows User" w:date="2015-10-30T08:56:00Z" w:initials="BS">
    <w:p w14:paraId="469A8399" w14:textId="77777777" w:rsidR="000676C7" w:rsidRDefault="000676C7" w:rsidP="00D31F38">
      <w:pPr>
        <w:pStyle w:val="CommentText"/>
      </w:pPr>
      <w:r>
        <w:rPr>
          <w:rStyle w:val="CommentReference"/>
        </w:rPr>
        <w:annotationRef/>
      </w:r>
      <w:r>
        <w:t>Coptic varies greatly from NETS</w:t>
      </w:r>
    </w:p>
  </w:comment>
  <w:comment w:id="538" w:author="Windows User" w:date="2015-10-30T08:56:00Z" w:initials="BS">
    <w:p w14:paraId="30B7538F" w14:textId="77777777" w:rsidR="000676C7" w:rsidRDefault="000676C7" w:rsidP="00D31F38">
      <w:pPr>
        <w:pStyle w:val="CommentText"/>
      </w:pPr>
      <w:r>
        <w:rPr>
          <w:rStyle w:val="CommentReference"/>
        </w:rPr>
        <w:annotationRef/>
      </w:r>
      <w:r>
        <w:t>NETS has dance... also drum &amp; harp...</w:t>
      </w:r>
    </w:p>
  </w:comment>
  <w:comment w:id="539" w:author="Windows User" w:date="2015-10-30T08:56:00Z" w:initials="BS">
    <w:p w14:paraId="040D59AA" w14:textId="77777777" w:rsidR="000676C7" w:rsidRDefault="000676C7" w:rsidP="00D31F38">
      <w:pPr>
        <w:pStyle w:val="CommentText"/>
      </w:pPr>
      <w:r>
        <w:rPr>
          <w:rStyle w:val="CommentReference"/>
        </w:rPr>
        <w:annotationRef/>
      </w:r>
      <w:r>
        <w:t>NETS and LA have boast in glory...</w:t>
      </w:r>
    </w:p>
  </w:comment>
  <w:comment w:id="540" w:author="Windows User" w:date="2015-10-30T08:56:00Z" w:initials="BS">
    <w:p w14:paraId="0F357187" w14:textId="77777777" w:rsidR="000676C7" w:rsidRDefault="000676C7" w:rsidP="00D31F38">
      <w:pPr>
        <w:pStyle w:val="CommentText"/>
      </w:pPr>
      <w:r>
        <w:rPr>
          <w:rStyle w:val="CommentReference"/>
        </w:rPr>
        <w:annotationRef/>
      </w:r>
      <w:r>
        <w:t>NETS has rejoice. Coptis looks to me like glorify... Sing aloud? Rejoice?</w:t>
      </w:r>
    </w:p>
  </w:comment>
  <w:comment w:id="541" w:author="Windows User" w:date="2015-10-30T08:56:00Z" w:initials="BS">
    <w:p w14:paraId="10510650" w14:textId="77777777" w:rsidR="000676C7" w:rsidRDefault="000676C7" w:rsidP="00D31F38">
      <w:pPr>
        <w:pStyle w:val="CommentText"/>
      </w:pPr>
      <w:r>
        <w:rPr>
          <w:rStyle w:val="CommentReference"/>
        </w:rPr>
        <w:annotationRef/>
      </w:r>
      <w:r>
        <w:t>NETS has throats too. I'm leaving mouths. Throats is too literal. Not how we say it in English...</w:t>
      </w:r>
    </w:p>
  </w:comment>
  <w:comment w:id="542" w:author="Windows User" w:date="2015-10-30T08:56:00Z" w:initials="BS">
    <w:p w14:paraId="0F6BDC5E" w14:textId="77777777" w:rsidR="000676C7" w:rsidRDefault="000676C7" w:rsidP="00D31F38">
      <w:pPr>
        <w:pStyle w:val="CommentText"/>
      </w:pPr>
      <w:r>
        <w:rPr>
          <w:rStyle w:val="CommentReference"/>
        </w:rPr>
        <w:annotationRef/>
      </w:r>
      <w:r>
        <w:t>NETS has rebukes. punishments?</w:t>
      </w:r>
    </w:p>
  </w:comment>
  <w:comment w:id="548" w:author="Windows User" w:date="2015-10-30T08:56:00Z" w:initials="BS">
    <w:p w14:paraId="37F1C98E" w14:textId="77777777" w:rsidR="000676C7" w:rsidRDefault="000676C7" w:rsidP="00D31F38">
      <w:pPr>
        <w:pStyle w:val="CommentText"/>
      </w:pPr>
      <w:r>
        <w:rPr>
          <w:rStyle w:val="CommentReference"/>
        </w:rPr>
        <w:annotationRef/>
      </w:r>
      <w:r>
        <w:t>psaltry? or lyre?</w:t>
      </w:r>
    </w:p>
  </w:comment>
  <w:comment w:id="549" w:author="Windows User" w:date="2015-10-30T08:56:00Z" w:initials="BS">
    <w:p w14:paraId="51CE2A65" w14:textId="77777777" w:rsidR="000676C7" w:rsidRDefault="000676C7" w:rsidP="00D31F38">
      <w:pPr>
        <w:pStyle w:val="CommentText"/>
      </w:pPr>
      <w:r>
        <w:rPr>
          <w:rStyle w:val="CommentReference"/>
        </w:rPr>
        <w:annotationRef/>
      </w:r>
      <w:r>
        <w:t>NETS has drum and dance.</w:t>
      </w:r>
    </w:p>
  </w:comment>
  <w:comment w:id="560" w:author="Windows User" w:date="2015-11-21T13:04:00Z" w:initials="WU">
    <w:p w14:paraId="43A5D1B1" w14:textId="77777777" w:rsidR="000676C7" w:rsidRDefault="000676C7" w:rsidP="00E35F1F">
      <w:pPr>
        <w:pStyle w:val="CommentText"/>
      </w:pPr>
      <w:r>
        <w:rPr>
          <w:rStyle w:val="CommentReference"/>
        </w:rPr>
        <w:annotationRef/>
      </w:r>
      <w:r>
        <w:t>check</w:t>
      </w:r>
    </w:p>
  </w:comment>
  <w:comment w:id="561" w:author="Windows User" w:date="2015-11-21T13:04:00Z" w:initials="WU">
    <w:p w14:paraId="4B6A4DE4" w14:textId="77777777" w:rsidR="000676C7" w:rsidRDefault="000676C7" w:rsidP="00E35F1F">
      <w:pPr>
        <w:pStyle w:val="CommentText"/>
      </w:pPr>
      <w:r>
        <w:rPr>
          <w:rStyle w:val="CommentReference"/>
        </w:rPr>
        <w:annotationRef/>
      </w:r>
      <w:r>
        <w:t>check</w:t>
      </w:r>
    </w:p>
  </w:comment>
  <w:comment w:id="562" w:author="Windows User" w:date="2015-10-30T08:56:00Z" w:initials="BS">
    <w:p w14:paraId="483AEE75" w14:textId="77777777" w:rsidR="000676C7" w:rsidRDefault="000676C7" w:rsidP="00E35F1F">
      <w:pPr>
        <w:pStyle w:val="CommentText"/>
      </w:pPr>
      <w:r>
        <w:rPr>
          <w:rStyle w:val="CommentReference"/>
        </w:rPr>
        <w:annotationRef/>
      </w:r>
      <w:r>
        <w:t>tense? praise or will praise?</w:t>
      </w:r>
    </w:p>
  </w:comment>
  <w:comment w:id="563" w:author="Windows User" w:date="2015-10-30T08:56:00Z" w:initials="BS">
    <w:p w14:paraId="17DAD50D" w14:textId="77777777" w:rsidR="000676C7" w:rsidRDefault="000676C7" w:rsidP="00E35F1F">
      <w:pPr>
        <w:pStyle w:val="CommentText"/>
      </w:pPr>
      <w:r>
        <w:rPr>
          <w:rStyle w:val="CommentReference"/>
        </w:rPr>
        <w:annotationRef/>
      </w:r>
      <w:r>
        <w:t>earth? land? creation?</w:t>
      </w:r>
    </w:p>
  </w:comment>
  <w:comment w:id="564" w:author="Windows User" w:date="2015-11-21T13:05:00Z" w:initials="WU">
    <w:p w14:paraId="412BFF55" w14:textId="77777777" w:rsidR="000676C7" w:rsidRDefault="000676C7" w:rsidP="00E35F1F">
      <w:pPr>
        <w:pStyle w:val="CommentText"/>
      </w:pPr>
      <w:r>
        <w:rPr>
          <w:rStyle w:val="CommentReference"/>
        </w:rPr>
        <w:annotationRef/>
      </w:r>
      <w:r>
        <w:t>check</w:t>
      </w:r>
    </w:p>
  </w:comment>
  <w:comment w:id="565" w:author="Windows User" w:date="2015-10-30T08:56:00Z" w:initials="BS">
    <w:p w14:paraId="4FEF2EC7" w14:textId="77777777" w:rsidR="000676C7" w:rsidRDefault="000676C7" w:rsidP="00E35F1F">
      <w:pPr>
        <w:pStyle w:val="CommentText"/>
      </w:pPr>
      <w:r>
        <w:rPr>
          <w:rStyle w:val="CommentReference"/>
        </w:rPr>
        <w:annotationRef/>
      </w:r>
      <w:r>
        <w:t>make haste is a little archaic. But hurry is way too colloquial. Quicken doesn't sound right.</w:t>
      </w:r>
    </w:p>
  </w:comment>
  <w:comment w:id="566" w:author="Windows User" w:date="2015-10-30T08:56:00Z" w:initials="BS">
    <w:p w14:paraId="25E26C66" w14:textId="77777777" w:rsidR="000676C7" w:rsidRDefault="000676C7" w:rsidP="00E35F1F">
      <w:pPr>
        <w:pStyle w:val="CommentText"/>
      </w:pPr>
      <w:r>
        <w:rPr>
          <w:rStyle w:val="CommentReference"/>
        </w:rPr>
        <w:annotationRef/>
      </w:r>
      <w:r>
        <w:t>should either be diverse here or different elsewhere</w:t>
      </w:r>
    </w:p>
  </w:comment>
  <w:comment w:id="567" w:author="Windows User" w:date="2015-10-30T08:56:00Z" w:initials="BS">
    <w:p w14:paraId="7A65524D" w14:textId="77777777" w:rsidR="000676C7" w:rsidRDefault="000676C7" w:rsidP="00E35F1F">
      <w:pPr>
        <w:pStyle w:val="CommentText"/>
      </w:pPr>
      <w:r>
        <w:rPr>
          <w:rStyle w:val="CommentReference"/>
        </w:rPr>
        <w:annotationRef/>
      </w:r>
      <w:r>
        <w:t>truth or righteousness? Or justice?</w:t>
      </w:r>
    </w:p>
  </w:comment>
  <w:comment w:id="568" w:author="Windows User" w:date="2015-10-30T08:56:00Z" w:initials="BS">
    <w:p w14:paraId="1C135E98" w14:textId="77777777" w:rsidR="000676C7" w:rsidRDefault="000676C7" w:rsidP="00E35F1F">
      <w:pPr>
        <w:pStyle w:val="CommentText"/>
      </w:pPr>
      <w:r>
        <w:rPr>
          <w:rStyle w:val="CommentReference"/>
        </w:rPr>
        <w:annotationRef/>
      </w:r>
      <w:r>
        <w:t>patience or longsuffering?</w:t>
      </w:r>
    </w:p>
  </w:comment>
  <w:comment w:id="569" w:author="Windows User" w:date="2015-10-30T08:56:00Z" w:initials="BS">
    <w:p w14:paraId="2E20A232" w14:textId="77777777" w:rsidR="000676C7" w:rsidRDefault="000676C7" w:rsidP="00E35F1F">
      <w:pPr>
        <w:pStyle w:val="CommentText"/>
      </w:pPr>
      <w:r>
        <w:rPr>
          <w:rStyle w:val="CommentReference"/>
        </w:rPr>
        <w:annotationRef/>
      </w:r>
      <w:r>
        <w:t>just "at the first watch"?</w:t>
      </w:r>
    </w:p>
  </w:comment>
  <w:comment w:id="570" w:author="Windows User" w:date="2015-10-30T08:56:00Z" w:initials="BS">
    <w:p w14:paraId="34FB1BC0" w14:textId="77777777" w:rsidR="000676C7" w:rsidRDefault="000676C7" w:rsidP="00E35F1F">
      <w:pPr>
        <w:pStyle w:val="CommentText"/>
      </w:pPr>
      <w:r>
        <w:rPr>
          <w:rStyle w:val="CommentReference"/>
        </w:rPr>
        <w:annotationRef/>
      </w:r>
      <w:r>
        <w:t>sweet, or easy?</w:t>
      </w:r>
    </w:p>
  </w:comment>
  <w:comment w:id="571" w:author="Windows User" w:date="2015-10-30T08:56:00Z" w:initials="BS">
    <w:p w14:paraId="20646872" w14:textId="77777777" w:rsidR="000676C7" w:rsidRDefault="000676C7" w:rsidP="00E35F1F">
      <w:pPr>
        <w:pStyle w:val="CommentText"/>
      </w:pPr>
      <w:r>
        <w:rPr>
          <w:rStyle w:val="CommentReference"/>
        </w:rPr>
        <w:annotationRef/>
      </w:r>
      <w:r>
        <w:t>less accurate than beloved, but sounds a lot better..</w:t>
      </w:r>
    </w:p>
  </w:comment>
  <w:comment w:id="572" w:author="Windows User" w:date="2015-10-30T08:56:00Z" w:initials="BS">
    <w:p w14:paraId="4707B322" w14:textId="77777777" w:rsidR="000676C7" w:rsidRDefault="000676C7" w:rsidP="00E35F1F">
      <w:pPr>
        <w:pStyle w:val="CommentText"/>
      </w:pPr>
      <w:r>
        <w:rPr>
          <w:rStyle w:val="CommentReference"/>
        </w:rPr>
        <w:annotationRef/>
      </w:r>
      <w:r>
        <w:t>sound better if omit of?</w:t>
      </w:r>
    </w:p>
  </w:comment>
  <w:comment w:id="573" w:author="Windows User" w:date="2015-10-30T08:56:00Z" w:initials="BS">
    <w:p w14:paraId="0D6FF167" w14:textId="77777777" w:rsidR="000676C7" w:rsidRDefault="000676C7" w:rsidP="00E35F1F">
      <w:pPr>
        <w:pStyle w:val="CommentText"/>
      </w:pPr>
      <w:r>
        <w:rPr>
          <w:rStyle w:val="CommentReference"/>
        </w:rPr>
        <w:annotationRef/>
      </w:r>
      <w:r>
        <w:t>truth, or righteousness?</w:t>
      </w:r>
    </w:p>
  </w:comment>
  <w:comment w:id="574" w:author="Windows User" w:date="2015-10-30T08:56:00Z" w:initials="BS">
    <w:p w14:paraId="1A8CABED" w14:textId="77777777" w:rsidR="000676C7" w:rsidRDefault="000676C7" w:rsidP="00E35F1F">
      <w:pPr>
        <w:pStyle w:val="CommentText"/>
      </w:pPr>
      <w:r>
        <w:rPr>
          <w:rStyle w:val="CommentReference"/>
        </w:rPr>
        <w:annotationRef/>
      </w:r>
      <w:r>
        <w:t>true, or perfecvt?</w:t>
      </w:r>
    </w:p>
  </w:comment>
  <w:comment w:id="575" w:author="Windows User" w:date="2015-10-30T08:56:00Z" w:initials="BS">
    <w:p w14:paraId="21AC5CB8" w14:textId="77777777" w:rsidR="000676C7" w:rsidRDefault="000676C7" w:rsidP="00E35F1F">
      <w:pPr>
        <w:pStyle w:val="CommentText"/>
      </w:pPr>
      <w:r>
        <w:rPr>
          <w:rStyle w:val="CommentReference"/>
        </w:rPr>
        <w:annotationRef/>
      </w:r>
      <w:r>
        <w:t>and?</w:t>
      </w:r>
    </w:p>
  </w:comment>
  <w:comment w:id="576" w:author="Windows User" w:date="2015-10-30T08:56:00Z" w:initials="BS">
    <w:p w14:paraId="6C6DCC78" w14:textId="77777777" w:rsidR="000676C7" w:rsidRDefault="000676C7" w:rsidP="00E35F1F">
      <w:pPr>
        <w:pStyle w:val="CommentText"/>
      </w:pPr>
      <w:r>
        <w:rPr>
          <w:rStyle w:val="CommentReference"/>
        </w:rPr>
        <w:annotationRef/>
      </w:r>
      <w:r>
        <w:t>gather is in first line in Coptic, but tune flows better here..</w:t>
      </w:r>
    </w:p>
  </w:comment>
  <w:comment w:id="577" w:author="Windows User" w:date="2015-10-30T08:56:00Z" w:initials="BS">
    <w:p w14:paraId="4B49F853" w14:textId="77777777" w:rsidR="000676C7" w:rsidRDefault="000676C7" w:rsidP="00E35F1F">
      <w:pPr>
        <w:pStyle w:val="CommentText"/>
      </w:pPr>
      <w:r>
        <w:rPr>
          <w:rStyle w:val="CommentReference"/>
        </w:rPr>
        <w:annotationRef/>
      </w:r>
      <w:r>
        <w:t>will?</w:t>
      </w:r>
    </w:p>
  </w:comment>
  <w:comment w:id="578" w:author="Windows User" w:date="2015-10-30T08:56:00Z" w:initials="BS">
    <w:p w14:paraId="6FC8752C" w14:textId="77777777" w:rsidR="000676C7" w:rsidRDefault="000676C7" w:rsidP="00E35F1F">
      <w:pPr>
        <w:pStyle w:val="CommentText"/>
      </w:pPr>
      <w:r>
        <w:rPr>
          <w:rStyle w:val="CommentReference"/>
        </w:rPr>
        <w:annotationRef/>
      </w:r>
      <w:r>
        <w:t>save? keep? deliver?</w:t>
      </w:r>
    </w:p>
  </w:comment>
  <w:comment w:id="579" w:author="Windows User" w:date="2015-10-30T08:56:00Z" w:initials="BS">
    <w:p w14:paraId="7843FDD6" w14:textId="77777777" w:rsidR="000676C7" w:rsidRDefault="000676C7" w:rsidP="00E35F1F">
      <w:pPr>
        <w:pStyle w:val="CommentText"/>
      </w:pPr>
      <w:r>
        <w:rPr>
          <w:rStyle w:val="CommentReference"/>
        </w:rPr>
        <w:annotationRef/>
      </w:r>
      <w:r>
        <w:t>need a convention for making "ak ee". {}? bold?</w:t>
      </w:r>
    </w:p>
  </w:comment>
  <w:comment w:id="580" w:author="Windows User" w:date="2015-10-30T08:56:00Z" w:initials="BS">
    <w:p w14:paraId="636DE776" w14:textId="77777777" w:rsidR="000676C7" w:rsidRDefault="000676C7" w:rsidP="00E35F1F">
      <w:pPr>
        <w:pStyle w:val="CommentText"/>
      </w:pPr>
      <w:r>
        <w:rPr>
          <w:rStyle w:val="CommentReference"/>
        </w:rPr>
        <w:annotationRef/>
      </w:r>
      <w:r>
        <w:t>I like it better with "be" in... thoughts?</w:t>
      </w:r>
    </w:p>
  </w:comment>
  <w:comment w:id="590" w:author="Windows User" w:date="2015-11-02T12:45:00Z" w:initials="BS">
    <w:p w14:paraId="0A55894A" w14:textId="77777777" w:rsidR="000676C7" w:rsidRDefault="000676C7" w:rsidP="00E35F1F">
      <w:pPr>
        <w:pStyle w:val="CommentText"/>
      </w:pPr>
      <w:r>
        <w:rPr>
          <w:rStyle w:val="CommentReference"/>
        </w:rPr>
        <w:annotationRef/>
      </w:r>
      <w:r>
        <w:t>this splitting of the verses doesn't follow the Coptic... does it really flow much better, or is it just that I'm more used to it?</w:t>
      </w:r>
    </w:p>
  </w:comment>
  <w:comment w:id="591" w:author="Windows User" w:date="2015-10-30T08:56:00Z" w:initials="BS">
    <w:p w14:paraId="0E80932F" w14:textId="77777777" w:rsidR="000676C7" w:rsidRDefault="000676C7" w:rsidP="00E35F1F">
      <w:pPr>
        <w:pStyle w:val="CommentText"/>
      </w:pPr>
      <w:r>
        <w:rPr>
          <w:rStyle w:val="CommentReference"/>
        </w:rPr>
        <w:annotationRef/>
      </w:r>
      <w:r>
        <w:t>does coptic bear out? Feels much more right to me.</w:t>
      </w:r>
    </w:p>
  </w:comment>
  <w:comment w:id="592" w:author="Windows User" w:date="2015-10-30T08:56:00Z" w:initials="BS">
    <w:p w14:paraId="759B277F" w14:textId="77777777" w:rsidR="000676C7" w:rsidRDefault="000676C7" w:rsidP="00E35F1F">
      <w:pPr>
        <w:pStyle w:val="CommentText"/>
      </w:pPr>
      <w:r>
        <w:rPr>
          <w:rStyle w:val="CommentReference"/>
        </w:rPr>
        <w:annotationRef/>
      </w:r>
      <w:r>
        <w:t>tense?</w:t>
      </w:r>
    </w:p>
  </w:comment>
  <w:comment w:id="593" w:author="Windows User" w:date="2015-10-30T08:56:00Z" w:initials="BS">
    <w:p w14:paraId="5C472088" w14:textId="77777777" w:rsidR="000676C7" w:rsidRDefault="000676C7" w:rsidP="00E35F1F">
      <w:pPr>
        <w:pStyle w:val="CommentText"/>
      </w:pPr>
      <w:r>
        <w:rPr>
          <w:rStyle w:val="CommentReference"/>
        </w:rPr>
        <w:annotationRef/>
      </w:r>
      <w:r>
        <w:t>exalt or magnify?</w:t>
      </w:r>
    </w:p>
  </w:comment>
  <w:comment w:id="594" w:author="Windows User" w:date="2015-10-30T08:56:00Z" w:initials="BS">
    <w:p w14:paraId="2FB7E2BD" w14:textId="77777777" w:rsidR="000676C7" w:rsidRDefault="000676C7" w:rsidP="00E35F1F">
      <w:pPr>
        <w:pStyle w:val="CommentText"/>
      </w:pPr>
      <w:r>
        <w:rPr>
          <w:rStyle w:val="CommentReference"/>
        </w:rPr>
        <w:annotationRef/>
      </w:r>
      <w:r>
        <w:t>or iwn?</w:t>
      </w:r>
    </w:p>
  </w:comment>
  <w:comment w:id="598" w:author="Windows User" w:date="2015-10-30T08:56:00Z" w:initials="BS">
    <w:p w14:paraId="3C8244A0" w14:textId="77777777" w:rsidR="000676C7" w:rsidRDefault="000676C7" w:rsidP="00E35F1F">
      <w:pPr>
        <w:pStyle w:val="CommentText"/>
      </w:pPr>
      <w:r>
        <w:rPr>
          <w:rStyle w:val="CommentReference"/>
        </w:rPr>
        <w:annotationRef/>
      </w:r>
      <w:r>
        <w:t>does type capture "it foretold the sign" in more contemporary language than "a figure"</w:t>
      </w:r>
    </w:p>
  </w:comment>
  <w:comment w:id="599" w:author="Windows User" w:date="2015-10-30T08:56:00Z" w:initials="BS">
    <w:p w14:paraId="6C8F9167" w14:textId="77777777" w:rsidR="000676C7" w:rsidRDefault="000676C7" w:rsidP="00E35F1F">
      <w:pPr>
        <w:pStyle w:val="CommentText"/>
      </w:pPr>
      <w:r>
        <w:rPr>
          <w:rStyle w:val="CommentReference"/>
        </w:rPr>
        <w:annotationRef/>
      </w:r>
      <w:r>
        <w:t>correct that no mention of nature?</w:t>
      </w:r>
    </w:p>
  </w:comment>
  <w:comment w:id="600" w:author="Windows User" w:date="2015-10-30T08:56:00Z" w:initials="BS">
    <w:p w14:paraId="5ACA101B" w14:textId="77777777" w:rsidR="000676C7" w:rsidRDefault="000676C7" w:rsidP="00E35F1F">
      <w:pPr>
        <w:pStyle w:val="CommentText"/>
      </w:pPr>
      <w:r>
        <w:rPr>
          <w:rStyle w:val="CommentReference"/>
        </w:rPr>
        <w:annotationRef/>
      </w:r>
      <w:r>
        <w:t>holy or pure? divinity or godhead?</w:t>
      </w:r>
    </w:p>
  </w:comment>
  <w:comment w:id="601" w:author="Windows User" w:date="2015-10-30T08:56:00Z" w:initials="BS">
    <w:p w14:paraId="14D8C709" w14:textId="77777777" w:rsidR="000676C7" w:rsidRDefault="000676C7" w:rsidP="00E35F1F">
      <w:pPr>
        <w:pStyle w:val="CommentText"/>
      </w:pPr>
      <w:r>
        <w:rPr>
          <w:rStyle w:val="CommentReference"/>
        </w:rPr>
        <w:annotationRef/>
      </w:r>
      <w:r>
        <w:t>born or begotten? begotten without seeed or without mixture of substance?</w:t>
      </w:r>
    </w:p>
  </w:comment>
  <w:comment w:id="602" w:author="Windows User" w:date="2015-10-30T08:56:00Z" w:initials="BS">
    <w:p w14:paraId="5B5854F9" w14:textId="77777777" w:rsidR="000676C7" w:rsidRDefault="000676C7" w:rsidP="00E35F1F">
      <w:pPr>
        <w:pStyle w:val="CommentText"/>
      </w:pPr>
      <w:r>
        <w:rPr>
          <w:rStyle w:val="CommentReference"/>
        </w:rPr>
        <w:annotationRef/>
      </w:r>
      <w:r>
        <w:t>coessential or consubstantial?</w:t>
      </w:r>
    </w:p>
  </w:comment>
  <w:comment w:id="603" w:author="Windows User" w:date="2015-10-30T08:56:00Z" w:initials="BS">
    <w:p w14:paraId="66C0B0D7" w14:textId="77777777" w:rsidR="000676C7" w:rsidRDefault="000676C7" w:rsidP="00E35F1F">
      <w:pPr>
        <w:pStyle w:val="CommentText"/>
      </w:pPr>
      <w:r>
        <w:rPr>
          <w:rStyle w:val="CommentReference"/>
        </w:rPr>
        <w:annotationRef/>
      </w:r>
      <w:r>
        <w:t>made one or joined?</w:t>
      </w:r>
    </w:p>
  </w:comment>
  <w:comment w:id="604" w:author="Windows User" w:date="2015-10-30T08:56:00Z" w:initials="BS">
    <w:p w14:paraId="094D26E3" w14:textId="77777777" w:rsidR="000676C7" w:rsidRDefault="000676C7" w:rsidP="00E35F1F">
      <w:pPr>
        <w:pStyle w:val="CommentText"/>
      </w:pPr>
      <w:r>
        <w:rPr>
          <w:rStyle w:val="CommentReference"/>
        </w:rPr>
        <w:annotationRef/>
      </w:r>
      <w:r>
        <w:t>does this rephrasing capture it ok?</w:t>
      </w:r>
    </w:p>
  </w:comment>
  <w:comment w:id="605" w:author="Windows User" w:date="2015-10-30T08:56:00Z" w:initials="BS">
    <w:p w14:paraId="6FD992D3" w14:textId="77777777" w:rsidR="000676C7" w:rsidRDefault="000676C7" w:rsidP="00E35F1F">
      <w:pPr>
        <w:pStyle w:val="CommentText"/>
      </w:pPr>
      <w:r>
        <w:rPr>
          <w:rStyle w:val="CommentReference"/>
        </w:rPr>
        <w:annotationRef/>
      </w:r>
      <w:r>
        <w:t>something clearer than putplue?</w:t>
      </w:r>
    </w:p>
  </w:comment>
  <w:comment w:id="606" w:author="Windows User" w:date="2015-10-30T08:56:00Z" w:initials="BS">
    <w:p w14:paraId="08E2A9FB" w14:textId="77777777" w:rsidR="000676C7" w:rsidRDefault="000676C7" w:rsidP="00E35F1F">
      <w:pPr>
        <w:pStyle w:val="CommentText"/>
      </w:pPr>
      <w:r>
        <w:rPr>
          <w:rStyle w:val="CommentReference"/>
        </w:rPr>
        <w:annotationRef/>
      </w:r>
      <w:r>
        <w:t>woven or fine?</w:t>
      </w:r>
    </w:p>
  </w:comment>
  <w:comment w:id="607" w:author="Windows User" w:date="2015-10-30T08:56:00Z" w:initials="BS">
    <w:p w14:paraId="7A9FC970" w14:textId="77777777" w:rsidR="000676C7" w:rsidRDefault="000676C7" w:rsidP="00E35F1F">
      <w:pPr>
        <w:pStyle w:val="CommentText"/>
      </w:pPr>
      <w:r>
        <w:rPr>
          <w:rStyle w:val="CommentReference"/>
        </w:rPr>
        <w:annotationRef/>
      </w:r>
      <w:r>
        <w:t>palin</w:t>
      </w:r>
    </w:p>
  </w:comment>
  <w:comment w:id="608" w:author="Windows User" w:date="2015-10-30T08:56:00Z" w:initials="BS">
    <w:p w14:paraId="5EFFC3EC" w14:textId="77777777" w:rsidR="000676C7" w:rsidRDefault="000676C7" w:rsidP="00E35F1F">
      <w:pPr>
        <w:pStyle w:val="CommentText"/>
      </w:pPr>
      <w:r>
        <w:rPr>
          <w:rStyle w:val="CommentReference"/>
        </w:rPr>
        <w:annotationRef/>
      </w:r>
      <w:r>
        <w:t>exalt or magnify?</w:t>
      </w:r>
    </w:p>
  </w:comment>
  <w:comment w:id="609" w:author="Windows User" w:date="2015-10-30T08:56:00Z" w:initials="BS">
    <w:p w14:paraId="150C26DA" w14:textId="77777777" w:rsidR="000676C7" w:rsidRDefault="000676C7" w:rsidP="00E35F1F">
      <w:pPr>
        <w:pStyle w:val="CommentText"/>
      </w:pPr>
      <w:r>
        <w:rPr>
          <w:rStyle w:val="CommentReference"/>
        </w:rPr>
        <w:annotationRef/>
      </w:r>
      <w:r>
        <w:t>or iwn?</w:t>
      </w:r>
    </w:p>
  </w:comment>
  <w:comment w:id="613" w:author="Windows User" w:date="2015-10-30T08:56:00Z" w:initials="BS">
    <w:p w14:paraId="0E3B452D" w14:textId="77777777" w:rsidR="000676C7" w:rsidRDefault="000676C7"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14" w:author="Windows User" w:date="2015-10-30T08:56:00Z" w:initials="BS">
    <w:p w14:paraId="12D989DF" w14:textId="77777777" w:rsidR="000676C7" w:rsidRDefault="000676C7" w:rsidP="00E35F1F">
      <w:pPr>
        <w:pStyle w:val="CommentText"/>
      </w:pPr>
      <w:r>
        <w:rPr>
          <w:rStyle w:val="CommentReference"/>
        </w:rPr>
        <w:annotationRef/>
      </w:r>
      <w:r>
        <w:t>forged or beaten?</w:t>
      </w:r>
    </w:p>
  </w:comment>
  <w:comment w:id="615" w:author="Windows User" w:date="2015-10-30T08:56:00Z" w:initials="BS">
    <w:p w14:paraId="3E8ADE2B" w14:textId="77777777" w:rsidR="000676C7" w:rsidRDefault="000676C7" w:rsidP="00E35F1F">
      <w:pPr>
        <w:pStyle w:val="CommentText"/>
      </w:pPr>
      <w:r>
        <w:rPr>
          <w:rStyle w:val="CommentReference"/>
        </w:rPr>
        <w:annotationRef/>
      </w:r>
      <w:r>
        <w:t>omit? always and move up mercy seat?</w:t>
      </w:r>
    </w:p>
  </w:comment>
  <w:comment w:id="616" w:author="Windows User" w:date="2015-10-30T08:56:00Z" w:initials="BS">
    <w:p w14:paraId="7079ED43" w14:textId="77777777" w:rsidR="000676C7" w:rsidRDefault="000676C7" w:rsidP="00E35F1F">
      <w:pPr>
        <w:pStyle w:val="CommentText"/>
      </w:pPr>
      <w:r>
        <w:rPr>
          <w:rStyle w:val="CommentReference"/>
        </w:rPr>
        <w:annotationRef/>
      </w:r>
      <w:r>
        <w:t>tense? past makes a lot more sense</w:t>
      </w:r>
    </w:p>
  </w:comment>
  <w:comment w:id="617" w:author="Windows User" w:date="2015-10-30T08:56:00Z" w:initials="BS">
    <w:p w14:paraId="109014C9" w14:textId="77777777" w:rsidR="000676C7" w:rsidRDefault="000676C7" w:rsidP="00E35F1F">
      <w:pPr>
        <w:pStyle w:val="CommentText"/>
      </w:pPr>
      <w:r>
        <w:rPr>
          <w:rStyle w:val="CommentReference"/>
        </w:rPr>
        <w:annotationRef/>
      </w:r>
      <w:r>
        <w:t>why does Abouna omit sin?</w:t>
      </w:r>
    </w:p>
  </w:comment>
  <w:comment w:id="618" w:author="Windows User" w:date="2015-10-30T08:56:00Z" w:initials="BS">
    <w:p w14:paraId="027A16CD" w14:textId="77777777" w:rsidR="000676C7" w:rsidRDefault="000676C7" w:rsidP="00E35F1F">
      <w:pPr>
        <w:pStyle w:val="CommentText"/>
      </w:pPr>
      <w:r>
        <w:rPr>
          <w:rStyle w:val="CommentReference"/>
        </w:rPr>
        <w:annotationRef/>
      </w:r>
      <w:r>
        <w:t>exalt or magnify?</w:t>
      </w:r>
    </w:p>
  </w:comment>
  <w:comment w:id="619" w:author="Windows User" w:date="2015-10-30T08:56:00Z" w:initials="BS">
    <w:p w14:paraId="20C9574B" w14:textId="77777777" w:rsidR="000676C7" w:rsidRDefault="000676C7" w:rsidP="00E35F1F">
      <w:pPr>
        <w:pStyle w:val="CommentText"/>
      </w:pPr>
      <w:r>
        <w:rPr>
          <w:rStyle w:val="CommentReference"/>
        </w:rPr>
        <w:annotationRef/>
      </w:r>
      <w:r>
        <w:t>or iwn?</w:t>
      </w:r>
    </w:p>
  </w:comment>
  <w:comment w:id="623" w:author="Windows User" w:date="2015-10-30T08:56:00Z" w:initials="BS">
    <w:p w14:paraId="6726A127" w14:textId="77777777" w:rsidR="000676C7" w:rsidRDefault="000676C7" w:rsidP="00E35F1F">
      <w:pPr>
        <w:pStyle w:val="CommentText"/>
      </w:pPr>
      <w:r>
        <w:rPr>
          <w:rStyle w:val="CommentReference"/>
        </w:rPr>
        <w:annotationRef/>
      </w:r>
      <w:r>
        <w:t>That your name be called... sounds like an expression that should just be that you be called in english. Thoughts?</w:t>
      </w:r>
    </w:p>
  </w:comment>
  <w:comment w:id="624" w:author="Windows User" w:date="2015-10-30T08:56:00Z" w:initials="BS">
    <w:p w14:paraId="50013BE5" w14:textId="77777777" w:rsidR="000676C7" w:rsidRDefault="000676C7" w:rsidP="00E35F1F">
      <w:pPr>
        <w:pStyle w:val="CommentText"/>
      </w:pPr>
      <w:r>
        <w:rPr>
          <w:rStyle w:val="CommentReference"/>
        </w:rPr>
        <w:annotationRef/>
      </w:r>
      <w:r>
        <w:t>for isn't accurate... but sounds better</w:t>
      </w:r>
    </w:p>
  </w:comment>
  <w:comment w:id="625" w:author="Windows User" w:date="2015-10-30T08:56:00Z" w:initials="BS">
    <w:p w14:paraId="5A639B27" w14:textId="77777777" w:rsidR="000676C7" w:rsidRDefault="000676C7" w:rsidP="00E35F1F">
      <w:pPr>
        <w:pStyle w:val="CommentText"/>
      </w:pPr>
      <w:r>
        <w:rPr>
          <w:rStyle w:val="CommentReference"/>
        </w:rPr>
        <w:annotationRef/>
      </w:r>
      <w:r>
        <w:t>exalt or magnify?</w:t>
      </w:r>
    </w:p>
  </w:comment>
  <w:comment w:id="626" w:author="Windows User" w:date="2015-10-30T08:56:00Z" w:initials="BS">
    <w:p w14:paraId="3A4414A4" w14:textId="77777777" w:rsidR="000676C7" w:rsidRDefault="000676C7" w:rsidP="00E35F1F">
      <w:pPr>
        <w:pStyle w:val="CommentText"/>
      </w:pPr>
      <w:r>
        <w:rPr>
          <w:rStyle w:val="CommentReference"/>
        </w:rPr>
        <w:annotationRef/>
      </w:r>
      <w:r>
        <w:t>or iwn?</w:t>
      </w:r>
    </w:p>
  </w:comment>
  <w:comment w:id="630" w:author="Windows User" w:date="2015-10-30T08:56:00Z" w:initials="BS">
    <w:p w14:paraId="60D89983" w14:textId="77777777" w:rsidR="000676C7" w:rsidRDefault="000676C7" w:rsidP="00E35F1F">
      <w:pPr>
        <w:pStyle w:val="CommentText"/>
      </w:pPr>
      <w:r>
        <w:rPr>
          <w:rStyle w:val="CommentReference"/>
        </w:rPr>
        <w:annotationRef/>
      </w:r>
      <w:r>
        <w:t>perpetual lamp?</w:t>
      </w:r>
    </w:p>
  </w:comment>
  <w:comment w:id="631" w:author="Windows User" w:date="2015-10-30T08:56:00Z" w:initials="BS">
    <w:p w14:paraId="708630CC" w14:textId="77777777" w:rsidR="000676C7" w:rsidRDefault="000676C7" w:rsidP="00E35F1F">
      <w:pPr>
        <w:pStyle w:val="CommentText"/>
      </w:pPr>
      <w:r>
        <w:rPr>
          <w:rStyle w:val="CommentReference"/>
        </w:rPr>
        <w:annotationRef/>
      </w:r>
      <w:r>
        <w:t>parousia?</w:t>
      </w:r>
    </w:p>
  </w:comment>
  <w:comment w:id="632" w:author="Windows User" w:date="2015-10-30T08:56:00Z" w:initials="BS">
    <w:p w14:paraId="670AE5C3" w14:textId="77777777" w:rsidR="000676C7" w:rsidRDefault="000676C7" w:rsidP="00E35F1F">
      <w:pPr>
        <w:pStyle w:val="CommentText"/>
      </w:pPr>
      <w:r>
        <w:rPr>
          <w:rStyle w:val="CommentReference"/>
        </w:rPr>
        <w:annotationRef/>
      </w:r>
      <w:r>
        <w:t>tense?</w:t>
      </w:r>
    </w:p>
  </w:comment>
  <w:comment w:id="633" w:author="Windows User" w:date="2015-10-30T08:56:00Z" w:initials="BS">
    <w:p w14:paraId="281D5A29" w14:textId="77777777" w:rsidR="000676C7" w:rsidRDefault="000676C7" w:rsidP="00E35F1F">
      <w:pPr>
        <w:pStyle w:val="CommentText"/>
      </w:pPr>
      <w:r>
        <w:rPr>
          <w:rStyle w:val="CommentReference"/>
        </w:rPr>
        <w:annotationRef/>
      </w:r>
      <w:r>
        <w:t>enlightens?</w:t>
      </w:r>
    </w:p>
  </w:comment>
  <w:comment w:id="634" w:author="Windows User" w:date="2015-10-30T08:56:00Z" w:initials="BS">
    <w:p w14:paraId="09189517" w14:textId="77777777" w:rsidR="000676C7" w:rsidRDefault="000676C7" w:rsidP="00E35F1F">
      <w:pPr>
        <w:pStyle w:val="CommentText"/>
      </w:pPr>
      <w:r>
        <w:rPr>
          <w:rStyle w:val="CommentReference"/>
        </w:rPr>
        <w:annotationRef/>
      </w:r>
      <w:r>
        <w:t>exalt or magnify?</w:t>
      </w:r>
    </w:p>
  </w:comment>
  <w:comment w:id="635" w:author="Windows User" w:date="2015-10-30T08:56:00Z" w:initials="BS">
    <w:p w14:paraId="0F1C3DB1" w14:textId="77777777" w:rsidR="000676C7" w:rsidRDefault="000676C7" w:rsidP="00E35F1F">
      <w:pPr>
        <w:pStyle w:val="CommentText"/>
      </w:pPr>
      <w:r>
        <w:rPr>
          <w:rStyle w:val="CommentReference"/>
        </w:rPr>
        <w:annotationRef/>
      </w:r>
      <w:r>
        <w:t>or iwn?</w:t>
      </w:r>
    </w:p>
  </w:comment>
  <w:comment w:id="639" w:author="Windows User" w:date="2015-10-30T08:56:00Z" w:initials="BS">
    <w:p w14:paraId="49777AD4" w14:textId="77777777" w:rsidR="000676C7" w:rsidRDefault="000676C7" w:rsidP="00E35F1F">
      <w:pPr>
        <w:pStyle w:val="CommentText"/>
      </w:pPr>
      <w:r>
        <w:rPr>
          <w:rStyle w:val="CommentReference"/>
        </w:rPr>
        <w:annotationRef/>
      </w:r>
      <w:r>
        <w:t>this order better or worse?</w:t>
      </w:r>
    </w:p>
  </w:comment>
  <w:comment w:id="640" w:author="Windows User" w:date="2015-10-30T08:56:00Z" w:initials="BS">
    <w:p w14:paraId="07AFF474" w14:textId="77777777" w:rsidR="000676C7" w:rsidRDefault="000676C7" w:rsidP="00E35F1F">
      <w:pPr>
        <w:pStyle w:val="CommentText"/>
      </w:pPr>
      <w:r>
        <w:rPr>
          <w:rStyle w:val="CommentReference"/>
        </w:rPr>
        <w:annotationRef/>
      </w:r>
      <w:r>
        <w:t>I think upon should stay here</w:t>
      </w:r>
    </w:p>
  </w:comment>
  <w:comment w:id="641" w:author="Windows User" w:date="2015-10-30T08:56:00Z" w:initials="BS">
    <w:p w14:paraId="0441CD07" w14:textId="77777777" w:rsidR="000676C7" w:rsidRDefault="000676C7" w:rsidP="00E35F1F">
      <w:pPr>
        <w:pStyle w:val="CommentText"/>
      </w:pPr>
      <w:r>
        <w:rPr>
          <w:rStyle w:val="CommentReference"/>
        </w:rPr>
        <w:annotationRef/>
      </w:r>
      <w:r>
        <w:t>exalt or magnify?</w:t>
      </w:r>
    </w:p>
  </w:comment>
  <w:comment w:id="642" w:author="Windows User" w:date="2015-10-30T08:56:00Z" w:initials="BS">
    <w:p w14:paraId="6B633293" w14:textId="77777777" w:rsidR="000676C7" w:rsidRDefault="000676C7" w:rsidP="00E35F1F">
      <w:pPr>
        <w:pStyle w:val="CommentText"/>
      </w:pPr>
      <w:r>
        <w:rPr>
          <w:rStyle w:val="CommentReference"/>
        </w:rPr>
        <w:annotationRef/>
      </w:r>
      <w:r>
        <w:t>or iwn?</w:t>
      </w:r>
    </w:p>
  </w:comment>
  <w:comment w:id="650" w:author="Windows User" w:date="2015-10-30T08:56:00Z" w:initials="BS">
    <w:p w14:paraId="5798119C" w14:textId="77777777" w:rsidR="000676C7" w:rsidRDefault="000676C7" w:rsidP="00E35F1F">
      <w:pPr>
        <w:pStyle w:val="CommentText"/>
      </w:pPr>
      <w:r>
        <w:rPr>
          <w:rStyle w:val="CommentReference"/>
        </w:rPr>
        <w:annotationRef/>
      </w:r>
      <w:r>
        <w:t>The phrase is "Our God in truth". Placing a coma before "in truth" makis it sound like "in truth withotu the seed of man"</w:t>
      </w:r>
    </w:p>
  </w:comment>
  <w:comment w:id="651" w:author="Windows User" w:date="2015-10-30T08:56:00Z" w:initials="BS">
    <w:p w14:paraId="7FE87033" w14:textId="77777777" w:rsidR="000676C7" w:rsidRDefault="000676C7" w:rsidP="00E35F1F">
      <w:pPr>
        <w:pStyle w:val="CommentText"/>
      </w:pPr>
      <w:r>
        <w:rPr>
          <w:rStyle w:val="CommentReference"/>
        </w:rPr>
        <w:annotationRef/>
      </w:r>
      <w:r>
        <w:t>While being virgin is correct. But it sounds strange. being a virgin is less accurate. Being virginal?</w:t>
      </w:r>
    </w:p>
  </w:comment>
  <w:comment w:id="652" w:author="Windows User" w:date="2015-10-30T08:56:00Z" w:initials="BS">
    <w:p w14:paraId="13254F43" w14:textId="77777777" w:rsidR="000676C7" w:rsidRDefault="000676C7" w:rsidP="00E35F1F">
      <w:pPr>
        <w:pStyle w:val="CommentText"/>
      </w:pPr>
      <w:r>
        <w:rPr>
          <w:rStyle w:val="CommentReference"/>
        </w:rPr>
        <w:annotationRef/>
      </w:r>
      <w:r>
        <w:t>I like holy better than saint. But it isn't very consistent since Abouna renders it saint everywhere else...</w:t>
      </w:r>
    </w:p>
  </w:comment>
  <w:comment w:id="653" w:author="Windows User" w:date="2015-10-30T08:56:00Z" w:initials="BS">
    <w:p w14:paraId="195E8533" w14:textId="77777777" w:rsidR="000676C7" w:rsidRDefault="000676C7" w:rsidP="00E35F1F">
      <w:pPr>
        <w:pStyle w:val="CommentText"/>
      </w:pPr>
      <w:r>
        <w:rPr>
          <w:rStyle w:val="CommentReference"/>
        </w:rPr>
        <w:annotationRef/>
      </w:r>
      <w:r>
        <w:t>what word works here? dwelling doesn't. it would have to be dwelling place, which is too long.</w:t>
      </w:r>
    </w:p>
  </w:comment>
  <w:comment w:id="654" w:author="Windows User" w:date="2015-10-30T08:56:00Z" w:initials="BS">
    <w:p w14:paraId="5A28B06B" w14:textId="77777777" w:rsidR="000676C7" w:rsidRDefault="000676C7" w:rsidP="00E35F1F">
      <w:pPr>
        <w:pStyle w:val="CommentText"/>
      </w:pPr>
      <w:r>
        <w:rPr>
          <w:rStyle w:val="CommentReference"/>
        </w:rPr>
        <w:annotationRef/>
      </w:r>
      <w:r>
        <w:t>exalt or magnify?</w:t>
      </w:r>
    </w:p>
  </w:comment>
  <w:comment w:id="655" w:author="Windows User" w:date="2015-10-30T08:56:00Z" w:initials="BS">
    <w:p w14:paraId="6604F03B" w14:textId="77777777" w:rsidR="000676C7" w:rsidRDefault="000676C7" w:rsidP="00E35F1F">
      <w:pPr>
        <w:pStyle w:val="CommentText"/>
      </w:pPr>
      <w:r>
        <w:rPr>
          <w:rStyle w:val="CommentReference"/>
        </w:rPr>
        <w:annotationRef/>
      </w:r>
      <w:r>
        <w:t>or iwn?</w:t>
      </w:r>
    </w:p>
  </w:comment>
  <w:comment w:id="659" w:author="Windows User" w:date="2015-10-30T08:56:00Z" w:initials="BS">
    <w:p w14:paraId="6680EED5" w14:textId="77777777" w:rsidR="000676C7" w:rsidRDefault="000676C7" w:rsidP="00E35F1F">
      <w:pPr>
        <w:pStyle w:val="CommentText"/>
      </w:pPr>
      <w:r>
        <w:rPr>
          <w:rStyle w:val="CommentReference"/>
        </w:rPr>
        <w:annotationRef/>
      </w:r>
      <w:r>
        <w:t>does this work?</w:t>
      </w:r>
    </w:p>
  </w:comment>
  <w:comment w:id="660" w:author="Windows User" w:date="2015-10-30T08:56:00Z" w:initials="BS">
    <w:p w14:paraId="7B5754B1" w14:textId="77777777" w:rsidR="000676C7" w:rsidRDefault="000676C7" w:rsidP="00E35F1F">
      <w:pPr>
        <w:pStyle w:val="CommentText"/>
      </w:pPr>
      <w:r>
        <w:rPr>
          <w:rStyle w:val="CommentReference"/>
        </w:rPr>
        <w:annotationRef/>
      </w:r>
      <w:r>
        <w:t>is this right?</w:t>
      </w:r>
    </w:p>
  </w:comment>
  <w:comment w:id="661" w:author="Windows User" w:date="2015-10-30T08:56:00Z" w:initials="BS">
    <w:p w14:paraId="6058F90B" w14:textId="77777777" w:rsidR="000676C7" w:rsidRDefault="000676C7" w:rsidP="00E35F1F">
      <w:pPr>
        <w:pStyle w:val="CommentText"/>
      </w:pPr>
      <w:r>
        <w:rPr>
          <w:rStyle w:val="CommentReference"/>
        </w:rPr>
        <w:annotationRef/>
      </w:r>
      <w:r>
        <w:t>?</w:t>
      </w:r>
    </w:p>
  </w:comment>
  <w:comment w:id="662" w:author="Windows User" w:date="2015-10-30T08:56:00Z" w:initials="BS">
    <w:p w14:paraId="505706D1" w14:textId="77777777" w:rsidR="000676C7" w:rsidRDefault="000676C7" w:rsidP="00E35F1F">
      <w:pPr>
        <w:pStyle w:val="CommentText"/>
      </w:pPr>
      <w:r>
        <w:rPr>
          <w:rStyle w:val="CommentReference"/>
        </w:rPr>
        <w:annotationRef/>
      </w:r>
      <w:r>
        <w:t>about or to?</w:t>
      </w:r>
    </w:p>
  </w:comment>
  <w:comment w:id="663" w:author="Windows User" w:date="2015-10-30T08:56:00Z" w:initials="BS">
    <w:p w14:paraId="35AD6860" w14:textId="77777777" w:rsidR="000676C7" w:rsidRDefault="000676C7" w:rsidP="00E35F1F">
      <w:pPr>
        <w:pStyle w:val="CommentText"/>
      </w:pPr>
      <w:r>
        <w:rPr>
          <w:rStyle w:val="CommentReference"/>
        </w:rPr>
        <w:annotationRef/>
      </w:r>
      <w:r>
        <w:t>proclaim or cry?</w:t>
      </w:r>
    </w:p>
  </w:comment>
  <w:comment w:id="664" w:author="Windows User" w:date="2015-10-30T08:56:00Z" w:initials="BS">
    <w:p w14:paraId="588A0CA8" w14:textId="77777777" w:rsidR="000676C7" w:rsidRDefault="000676C7" w:rsidP="00E35F1F">
      <w:pPr>
        <w:pStyle w:val="CommentText"/>
      </w:pPr>
      <w:r>
        <w:rPr>
          <w:rStyle w:val="CommentReference"/>
        </w:rPr>
        <w:annotationRef/>
      </w:r>
      <w:r>
        <w:t>??</w:t>
      </w:r>
    </w:p>
  </w:comment>
  <w:comment w:id="665" w:author="Windows User" w:date="2015-10-30T08:56:00Z" w:initials="BS">
    <w:p w14:paraId="43146472" w14:textId="77777777" w:rsidR="000676C7" w:rsidRDefault="000676C7" w:rsidP="00E35F1F">
      <w:pPr>
        <w:pStyle w:val="CommentText"/>
      </w:pPr>
      <w:r>
        <w:rPr>
          <w:rStyle w:val="CommentReference"/>
        </w:rPr>
        <w:annotationRef/>
      </w:r>
      <w:r>
        <w:t>just?</w:t>
      </w:r>
    </w:p>
  </w:comment>
  <w:comment w:id="666" w:author="Windows User" w:date="2015-10-30T08:56:00Z" w:initials="BS">
    <w:p w14:paraId="005E33F9" w14:textId="77777777" w:rsidR="000676C7" w:rsidRDefault="000676C7" w:rsidP="00E35F1F">
      <w:pPr>
        <w:pStyle w:val="CommentText"/>
      </w:pPr>
      <w:r>
        <w:rPr>
          <w:rStyle w:val="CommentReference"/>
        </w:rPr>
        <w:annotationRef/>
      </w:r>
      <w:r>
        <w:t>chaste or meek?</w:t>
      </w:r>
    </w:p>
  </w:comment>
  <w:comment w:id="667" w:author="Windows User" w:date="2015-10-30T08:56:00Z" w:initials="BS">
    <w:p w14:paraId="38FC80AB" w14:textId="77777777" w:rsidR="000676C7" w:rsidRDefault="000676C7" w:rsidP="00E35F1F">
      <w:pPr>
        <w:pStyle w:val="CommentText"/>
      </w:pPr>
      <w:r>
        <w:rPr>
          <w:rStyle w:val="CommentReference"/>
        </w:rPr>
        <w:annotationRef/>
      </w:r>
      <w:r>
        <w:t>St. Isaac? Holy issac?</w:t>
      </w:r>
    </w:p>
  </w:comment>
  <w:comment w:id="668" w:author="Windows User" w:date="2015-10-30T08:56:00Z" w:initials="BS">
    <w:p w14:paraId="49E0F637" w14:textId="77777777" w:rsidR="000676C7" w:rsidRDefault="000676C7" w:rsidP="00E35F1F">
      <w:pPr>
        <w:pStyle w:val="CommentText"/>
      </w:pPr>
      <w:r>
        <w:rPr>
          <w:rStyle w:val="CommentReference"/>
        </w:rPr>
        <w:annotationRef/>
      </w:r>
      <w:r>
        <w:t>ten thousand time?</w:t>
      </w:r>
    </w:p>
  </w:comment>
  <w:comment w:id="669" w:author="Windows User" w:date="2015-10-30T08:56:00Z" w:initials="BS">
    <w:p w14:paraId="565278E4" w14:textId="77777777" w:rsidR="000676C7" w:rsidRDefault="000676C7" w:rsidP="00E35F1F">
      <w:pPr>
        <w:pStyle w:val="CommentText"/>
      </w:pPr>
      <w:r>
        <w:rPr>
          <w:rStyle w:val="CommentReference"/>
        </w:rPr>
        <w:annotationRef/>
      </w:r>
      <w:r>
        <w:t>probably don't want to say despot.</w:t>
      </w:r>
    </w:p>
  </w:comment>
  <w:comment w:id="670" w:author="Windows User" w:date="2015-10-30T08:56:00Z" w:initials="BS">
    <w:p w14:paraId="34F4A5A9" w14:textId="77777777" w:rsidR="000676C7" w:rsidRDefault="000676C7" w:rsidP="00E35F1F">
      <w:pPr>
        <w:pStyle w:val="CommentText"/>
      </w:pPr>
      <w:r>
        <w:rPr>
          <w:rStyle w:val="CommentReference"/>
        </w:rPr>
        <w:annotationRef/>
      </w:r>
      <w:r>
        <w:t>honour or pride?</w:t>
      </w:r>
    </w:p>
  </w:comment>
  <w:comment w:id="671" w:author="Windows User" w:date="2015-10-30T08:56:00Z" w:initials="BS">
    <w:p w14:paraId="28840E47" w14:textId="77777777" w:rsidR="000676C7" w:rsidRDefault="000676C7" w:rsidP="00E35F1F">
      <w:pPr>
        <w:pStyle w:val="CommentText"/>
      </w:pPr>
      <w:r>
        <w:rPr>
          <w:rStyle w:val="CommentReference"/>
        </w:rPr>
        <w:annotationRef/>
      </w:r>
      <w:r>
        <w:t>spouse or friend???</w:t>
      </w:r>
    </w:p>
  </w:comment>
  <w:comment w:id="672" w:author="Windows User" w:date="2015-10-30T08:56:00Z" w:initials="BS">
    <w:p w14:paraId="6D247103" w14:textId="77777777" w:rsidR="000676C7" w:rsidRDefault="000676C7" w:rsidP="00E35F1F">
      <w:pPr>
        <w:pStyle w:val="CommentText"/>
      </w:pPr>
      <w:r>
        <w:rPr>
          <w:rStyle w:val="CommentReference"/>
        </w:rPr>
        <w:annotationRef/>
      </w:r>
      <w:r>
        <w:t>word can be health or salvation... but health would parallel healing in next verse??? should it be salvation?</w:t>
      </w:r>
    </w:p>
  </w:comment>
  <w:comment w:id="673" w:author="Windows User" w:date="2015-10-30T08:56:00Z" w:initials="BS">
    <w:p w14:paraId="2A107B46" w14:textId="77777777" w:rsidR="000676C7" w:rsidRDefault="000676C7" w:rsidP="00E35F1F">
      <w:pPr>
        <w:pStyle w:val="CommentText"/>
      </w:pPr>
      <w:r>
        <w:rPr>
          <w:rStyle w:val="CommentReference"/>
        </w:rPr>
        <w:annotationRef/>
      </w:r>
      <w:r>
        <w:t>unity or oneness? indescribable or unparalleled?</w:t>
      </w:r>
    </w:p>
  </w:comment>
  <w:comment w:id="674" w:author="Windows User" w:date="2015-10-30T08:56:00Z" w:initials="BS">
    <w:p w14:paraId="5555F795" w14:textId="77777777" w:rsidR="000676C7" w:rsidRDefault="000676C7" w:rsidP="00E35F1F">
      <w:pPr>
        <w:pStyle w:val="CommentText"/>
      </w:pPr>
      <w:r>
        <w:rPr>
          <w:rStyle w:val="CommentReference"/>
        </w:rPr>
        <w:annotationRef/>
      </w:r>
      <w:r>
        <w:t>mingling of substance or human seed? kind of a big difference.</w:t>
      </w:r>
    </w:p>
  </w:comment>
  <w:comment w:id="675" w:author="Windows User" w:date="2015-10-30T08:56:00Z" w:initials="BS">
    <w:p w14:paraId="5E07F016" w14:textId="77777777" w:rsidR="000676C7" w:rsidRDefault="000676C7" w:rsidP="00E35F1F">
      <w:pPr>
        <w:pStyle w:val="CommentText"/>
      </w:pPr>
      <w:r>
        <w:rPr>
          <w:rStyle w:val="CommentReference"/>
        </w:rPr>
        <w:annotationRef/>
      </w:r>
      <w:r>
        <w:t>pray or interceed? With or before?</w:t>
      </w:r>
    </w:p>
  </w:comment>
  <w:comment w:id="682" w:author="Windows User" w:date="2015-10-30T08:56:00Z" w:initials="WU">
    <w:p w14:paraId="7192577A" w14:textId="77777777" w:rsidR="000676C7" w:rsidRDefault="000676C7" w:rsidP="00E35F1F">
      <w:pPr>
        <w:pStyle w:val="CommentText"/>
      </w:pPr>
      <w:r>
        <w:rPr>
          <w:rStyle w:val="CommentReference"/>
        </w:rPr>
        <w:annotationRef/>
      </w:r>
      <w:r>
        <w:t>Are exalted abve. Are honoured more. Parallel structure. More honoured doesn’t flow as well because it doesn’t parallel the structure</w:t>
      </w:r>
    </w:p>
  </w:comment>
  <w:comment w:id="683" w:author="Windows User" w:date="2015-10-30T08:56:00Z" w:initials="WU">
    <w:p w14:paraId="1632DB35" w14:textId="77777777" w:rsidR="000676C7" w:rsidRDefault="000676C7" w:rsidP="00E35F1F">
      <w:pPr>
        <w:pStyle w:val="CommentText"/>
      </w:pPr>
      <w:r>
        <w:rPr>
          <w:rStyle w:val="CommentReference"/>
        </w:rPr>
        <w:annotationRef/>
      </w:r>
      <w:r>
        <w:t>Are more honoured?</w:t>
      </w:r>
    </w:p>
  </w:comment>
  <w:comment w:id="684" w:author="Windows User" w:date="2015-10-30T08:56:00Z" w:initials="WU">
    <w:p w14:paraId="38104BB5" w14:textId="77777777" w:rsidR="000676C7" w:rsidRDefault="000676C7" w:rsidP="00E35F1F">
      <w:pPr>
        <w:pStyle w:val="CommentText"/>
      </w:pPr>
      <w:r>
        <w:rPr>
          <w:rStyle w:val="CommentReference"/>
        </w:rPr>
        <w:annotationRef/>
      </w:r>
      <w:r>
        <w:t xml:space="preserve">Means or path? Means with freedom of speech is not a sclear as a way orpath that has a freedom of speech. </w:t>
      </w:r>
    </w:p>
  </w:comment>
  <w:comment w:id="691" w:author="Windows User" w:date="2015-10-30T08:56:00Z" w:initials="WU">
    <w:p w14:paraId="64353538" w14:textId="77777777" w:rsidR="000676C7" w:rsidRDefault="000676C7" w:rsidP="00E35F1F">
      <w:pPr>
        <w:pStyle w:val="CommentText"/>
      </w:pPr>
      <w:r>
        <w:rPr>
          <w:rStyle w:val="CommentReference"/>
        </w:rPr>
        <w:annotationRef/>
      </w:r>
      <w:r>
        <w:t>Above heaven or above the heavens. Not above the heaven.</w:t>
      </w:r>
    </w:p>
  </w:comment>
  <w:comment w:id="692" w:author="Windows User" w:date="2015-10-30T08:56:00Z" w:initials="WU">
    <w:p w14:paraId="684796B5" w14:textId="77777777" w:rsidR="000676C7" w:rsidRDefault="000676C7" w:rsidP="00E35F1F">
      <w:pPr>
        <w:pStyle w:val="CommentText"/>
      </w:pPr>
      <w:r>
        <w:rPr>
          <w:rStyle w:val="CommentReference"/>
        </w:rPr>
        <w:annotationRef/>
      </w:r>
      <w:r>
        <w:t>Reuse of truth is very awkward</w:t>
      </w:r>
    </w:p>
  </w:comment>
  <w:comment w:id="696" w:author="Windows User" w:date="2015-10-30T08:56:00Z" w:initials="WU">
    <w:p w14:paraId="1D6D9724" w14:textId="77777777" w:rsidR="000676C7" w:rsidRDefault="000676C7" w:rsidP="00E35F1F">
      <w:pPr>
        <w:pStyle w:val="CommentText"/>
      </w:pPr>
      <w:r>
        <w:rPr>
          <w:rStyle w:val="CommentReference"/>
        </w:rPr>
        <w:annotationRef/>
      </w:r>
      <w:r>
        <w:t>The Virgin Mary?</w:t>
      </w:r>
    </w:p>
  </w:comment>
  <w:comment w:id="697" w:author="Windows User" w:date="2015-10-30T08:56:00Z" w:initials="WU">
    <w:p w14:paraId="104BFD73" w14:textId="77777777" w:rsidR="000676C7" w:rsidRDefault="000676C7" w:rsidP="00E35F1F">
      <w:pPr>
        <w:pStyle w:val="CommentText"/>
      </w:pPr>
      <w:r>
        <w:rPr>
          <w:rStyle w:val="CommentReference"/>
        </w:rPr>
        <w:annotationRef/>
      </w:r>
      <w:r>
        <w:t>And the Mercy Seat / with the Cherubs? Less literal, but makes more sense.</w:t>
      </w:r>
    </w:p>
  </w:comment>
  <w:comment w:id="698" w:author="Windows User" w:date="2015-10-30T08:56:00Z" w:initials="WU">
    <w:p w14:paraId="4E46CF30" w14:textId="77777777" w:rsidR="000676C7" w:rsidRDefault="000676C7" w:rsidP="00E35F1F">
      <w:pPr>
        <w:pStyle w:val="CommentText"/>
      </w:pPr>
      <w:r>
        <w:rPr>
          <w:rStyle w:val="CommentReference"/>
        </w:rPr>
        <w:annotationRef/>
      </w:r>
      <w:r>
        <w:t>Jar or vessel for the sake of youth who think marijuana?</w:t>
      </w:r>
    </w:p>
  </w:comment>
  <w:comment w:id="699" w:author="Windows User" w:date="2015-10-30T08:56:00Z" w:initials="WU">
    <w:p w14:paraId="0D8736F0" w14:textId="77777777" w:rsidR="000676C7" w:rsidRDefault="000676C7" w:rsidP="00E35F1F">
      <w:pPr>
        <w:pStyle w:val="CommentText"/>
      </w:pPr>
      <w:r>
        <w:rPr>
          <w:rStyle w:val="CommentReference"/>
        </w:rPr>
        <w:annotationRef/>
      </w:r>
      <w:r>
        <w:t>Not lampstand?</w:t>
      </w:r>
    </w:p>
  </w:comment>
  <w:comment w:id="703" w:author="Windows User" w:date="2015-10-30T08:56:00Z" w:initials="WU">
    <w:p w14:paraId="71035455" w14:textId="77777777" w:rsidR="000676C7" w:rsidRDefault="000676C7" w:rsidP="00E35F1F">
      <w:pPr>
        <w:pStyle w:val="CommentText"/>
      </w:pPr>
      <w:r>
        <w:rPr>
          <w:rStyle w:val="CommentReference"/>
        </w:rPr>
        <w:annotationRef/>
      </w:r>
      <w:r>
        <w:t>Need to decide whether to capitalize and be Consistent.</w:t>
      </w:r>
    </w:p>
  </w:comment>
  <w:comment w:id="704" w:author="Windows User" w:date="2015-10-30T08:56:00Z" w:initials="WU">
    <w:p w14:paraId="27C7371E" w14:textId="77777777" w:rsidR="000676C7" w:rsidRDefault="000676C7"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05" w:author="Windows User" w:date="2015-10-30T08:56:00Z" w:initials="WU">
    <w:p w14:paraId="209A45A7" w14:textId="77777777" w:rsidR="000676C7" w:rsidRDefault="000676C7" w:rsidP="00E35F1F">
      <w:pPr>
        <w:pStyle w:val="CommentText"/>
      </w:pPr>
      <w:r>
        <w:rPr>
          <w:rStyle w:val="CommentReference"/>
        </w:rPr>
        <w:annotationRef/>
      </w:r>
      <w:r>
        <w:t>Tense(s) of this vs?</w:t>
      </w:r>
    </w:p>
  </w:comment>
  <w:comment w:id="709" w:author="Windows User" w:date="2015-10-30T08:56:00Z" w:initials="WU">
    <w:p w14:paraId="596EE3A5" w14:textId="77777777" w:rsidR="000676C7" w:rsidRDefault="000676C7" w:rsidP="00E35F1F">
      <w:pPr>
        <w:pStyle w:val="CommentText"/>
      </w:pPr>
      <w:r>
        <w:rPr>
          <w:rStyle w:val="CommentReference"/>
        </w:rPr>
        <w:annotationRef/>
      </w:r>
      <w:r>
        <w:t>If no coma, then that. If coma, then which.</w:t>
      </w:r>
    </w:p>
  </w:comment>
  <w:comment w:id="710" w:author="Windows User" w:date="2015-11-21T13:10:00Z" w:initials="WU">
    <w:p w14:paraId="0E2011D4" w14:textId="77777777" w:rsidR="000676C7" w:rsidRPr="00FA5B8C" w:rsidRDefault="000676C7"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11" w:author="Windows User" w:date="2015-10-30T08:56:00Z" w:initials="WU">
    <w:p w14:paraId="7F58A02B" w14:textId="77777777" w:rsidR="000676C7" w:rsidRDefault="000676C7" w:rsidP="00E35F1F">
      <w:pPr>
        <w:pStyle w:val="CommentText"/>
      </w:pPr>
      <w:r>
        <w:rPr>
          <w:rStyle w:val="CommentReference"/>
        </w:rPr>
        <w:annotationRef/>
      </w:r>
      <w:r>
        <w:t>Ok for traditional English. But in current usage hasn’t it narrowed to taste rather than still including smell? Armona?</w:t>
      </w:r>
    </w:p>
  </w:comment>
  <w:comment w:id="712" w:author="Windows User" w:date="2015-10-30T08:56:00Z" w:initials="WU">
    <w:p w14:paraId="06058DA2" w14:textId="77777777" w:rsidR="000676C7" w:rsidRDefault="000676C7" w:rsidP="00E35F1F">
      <w:pPr>
        <w:pStyle w:val="CommentText"/>
      </w:pPr>
      <w:r>
        <w:rPr>
          <w:rStyle w:val="CommentReference"/>
        </w:rPr>
        <w:annotationRef/>
      </w:r>
      <w:r>
        <w:t>This makes little sense. An estate is just a state, a status… you can restore to a first status, but not to a status</w:t>
      </w:r>
    </w:p>
  </w:comment>
  <w:comment w:id="722" w:author="Windows User" w:date="2015-10-30T08:56:00Z" w:initials="WU">
    <w:p w14:paraId="1E1724A5" w14:textId="77777777" w:rsidR="000676C7" w:rsidRDefault="000676C7" w:rsidP="00E35F1F">
      <w:pPr>
        <w:pStyle w:val="CommentText"/>
      </w:pPr>
      <w:r>
        <w:rPr>
          <w:rStyle w:val="CommentReference"/>
        </w:rPr>
        <w:annotationRef/>
      </w:r>
      <w:r>
        <w:t>Care or concern?</w:t>
      </w:r>
    </w:p>
  </w:comment>
  <w:comment w:id="723" w:author="Windows User" w:date="2015-10-30T08:56:00Z" w:initials="WU">
    <w:p w14:paraId="78E58888" w14:textId="77777777" w:rsidR="000676C7" w:rsidRDefault="000676C7" w:rsidP="00E35F1F">
      <w:pPr>
        <w:pStyle w:val="CommentText"/>
      </w:pPr>
      <w:r>
        <w:rPr>
          <w:rStyle w:val="CommentReference"/>
        </w:rPr>
        <w:annotationRef/>
      </w:r>
      <w:r>
        <w:t>Uhm…. ? Coptic clearly says Sabbaton…. But wasn’t it the first day?</w:t>
      </w:r>
    </w:p>
  </w:comment>
  <w:comment w:id="732" w:author="Windows User" w:date="2015-10-30T08:56:00Z" w:initials="WU">
    <w:p w14:paraId="18B3CB42" w14:textId="77777777" w:rsidR="000676C7" w:rsidRDefault="000676C7" w:rsidP="00E35F1F">
      <w:pPr>
        <w:pStyle w:val="CommentText"/>
      </w:pPr>
      <w:r>
        <w:rPr>
          <w:rStyle w:val="CommentReference"/>
        </w:rPr>
        <w:annotationRef/>
      </w:r>
      <w:r>
        <w:t>Exceedingly? Too? So?</w:t>
      </w:r>
    </w:p>
  </w:comment>
  <w:comment w:id="733" w:author="Windows User" w:date="2015-10-30T08:56:00Z" w:initials="WU">
    <w:p w14:paraId="44897493" w14:textId="77777777" w:rsidR="000676C7" w:rsidRDefault="000676C7" w:rsidP="00E35F1F">
      <w:pPr>
        <w:pStyle w:val="CommentText"/>
      </w:pPr>
      <w:r>
        <w:rPr>
          <w:rStyle w:val="CommentReference"/>
        </w:rPr>
        <w:annotationRef/>
      </w:r>
      <w:r>
        <w:t>Count or heed?</w:t>
      </w:r>
    </w:p>
  </w:comment>
  <w:comment w:id="734" w:author="Windows User" w:date="2015-10-30T08:56:00Z" w:initials="WU">
    <w:p w14:paraId="6849FDD2" w14:textId="77777777" w:rsidR="000676C7" w:rsidRDefault="000676C7" w:rsidP="00E35F1F">
      <w:pPr>
        <w:pStyle w:val="CommentText"/>
      </w:pPr>
      <w:r>
        <w:rPr>
          <w:rStyle w:val="CommentReference"/>
        </w:rPr>
        <w:annotationRef/>
      </w:r>
      <w:r>
        <w:t>Ramez, I or me?</w:t>
      </w:r>
    </w:p>
  </w:comment>
  <w:comment w:id="735" w:author="Windows User" w:date="2015-10-30T08:56:00Z" w:initials="WU">
    <w:p w14:paraId="799B59FF" w14:textId="77777777" w:rsidR="000676C7" w:rsidRDefault="000676C7" w:rsidP="00E35F1F">
      <w:pPr>
        <w:pStyle w:val="CommentText"/>
      </w:pPr>
      <w:r>
        <w:rPr>
          <w:rStyle w:val="CommentReference"/>
        </w:rPr>
        <w:annotationRef/>
      </w:r>
      <w:r>
        <w:t>Teach to offer repentance or instruct in repentance?</w:t>
      </w:r>
    </w:p>
  </w:comment>
  <w:comment w:id="736" w:author="Windows User" w:date="2015-10-30T08:56:00Z" w:initials="WU">
    <w:p w14:paraId="57D87D60" w14:textId="77777777" w:rsidR="000676C7" w:rsidRDefault="000676C7" w:rsidP="00E35F1F">
      <w:pPr>
        <w:pStyle w:val="CommentText"/>
      </w:pPr>
      <w:r>
        <w:rPr>
          <w:rStyle w:val="CommentReference"/>
        </w:rPr>
        <w:annotationRef/>
      </w:r>
      <w:r>
        <w:t>That a sinner die would make this consistent.</w:t>
      </w:r>
    </w:p>
  </w:comment>
  <w:comment w:id="737" w:author="Windows User" w:date="2015-10-30T08:56:00Z" w:initials="WU">
    <w:p w14:paraId="274EC1E4" w14:textId="77777777" w:rsidR="000676C7" w:rsidRDefault="000676C7" w:rsidP="00E35F1F">
      <w:pPr>
        <w:pStyle w:val="CommentText"/>
      </w:pPr>
      <w:r>
        <w:rPr>
          <w:rStyle w:val="CommentReference"/>
        </w:rPr>
        <w:annotationRef/>
      </w:r>
      <w:r>
        <w:t>Kind-hearted or merciful?</w:t>
      </w:r>
    </w:p>
  </w:comment>
  <w:comment w:id="738" w:author="Windows User" w:date="2015-10-30T08:56:00Z" w:initials="WU">
    <w:p w14:paraId="1370FE87" w14:textId="77777777" w:rsidR="000676C7" w:rsidRDefault="000676C7" w:rsidP="00E35F1F">
      <w:pPr>
        <w:pStyle w:val="CommentText"/>
      </w:pPr>
      <w:r>
        <w:rPr>
          <w:rStyle w:val="CommentReference"/>
        </w:rPr>
        <w:annotationRef/>
      </w:r>
      <w:r>
        <w:t>Compassions or tender mercies?</w:t>
      </w:r>
    </w:p>
  </w:comment>
  <w:comment w:id="739" w:author="Windows User" w:date="2015-10-30T08:56:00Z" w:initials="WU">
    <w:p w14:paraId="70E14B72" w14:textId="77777777" w:rsidR="000676C7" w:rsidRDefault="000676C7" w:rsidP="00E35F1F">
      <w:pPr>
        <w:pStyle w:val="CommentText"/>
      </w:pPr>
      <w:r>
        <w:rPr>
          <w:rStyle w:val="CommentReference"/>
        </w:rPr>
        <w:annotationRef/>
      </w:r>
      <w:r>
        <w:t>May He or that He may</w:t>
      </w:r>
    </w:p>
  </w:comment>
  <w:comment w:id="749" w:author="Windows User" w:date="2015-10-30T08:56:00Z" w:initials="BS">
    <w:p w14:paraId="1CD83694" w14:textId="77777777" w:rsidR="000676C7" w:rsidRDefault="000676C7" w:rsidP="00E35F1F">
      <w:pPr>
        <w:pStyle w:val="CommentText"/>
      </w:pPr>
      <w:r>
        <w:rPr>
          <w:rStyle w:val="CommentReference"/>
        </w:rPr>
        <w:annotationRef/>
      </w:r>
      <w:r>
        <w:t>very greatly is redundant...</w:t>
      </w:r>
    </w:p>
  </w:comment>
  <w:comment w:id="750" w:author="Windows User" w:date="2015-10-30T08:56:00Z" w:initials="BS">
    <w:p w14:paraId="2DB29619" w14:textId="77777777" w:rsidR="000676C7" w:rsidRDefault="000676C7" w:rsidP="00E35F1F">
      <w:pPr>
        <w:pStyle w:val="CommentText"/>
      </w:pPr>
      <w:r>
        <w:rPr>
          <w:rStyle w:val="CommentReference"/>
        </w:rPr>
        <w:annotationRef/>
      </w:r>
      <w:r>
        <w:t>above? in?</w:t>
      </w:r>
    </w:p>
  </w:comment>
  <w:comment w:id="751" w:author="Windows User" w:date="2015-10-30T08:56:00Z" w:initials="BS">
    <w:p w14:paraId="3734F7C0" w14:textId="77777777" w:rsidR="000676C7" w:rsidRDefault="000676C7" w:rsidP="00E35F1F">
      <w:pPr>
        <w:pStyle w:val="CommentText"/>
      </w:pPr>
      <w:r>
        <w:rPr>
          <w:rStyle w:val="CommentReference"/>
        </w:rPr>
        <w:annotationRef/>
      </w:r>
      <w:r>
        <w:t>dikeos is usually rended 'righteous'. Is there good cause to use 'just' here?</w:t>
      </w:r>
    </w:p>
  </w:comment>
  <w:comment w:id="752" w:author="Windows User" w:date="2015-10-30T08:56:00Z" w:initials="BS">
    <w:p w14:paraId="06116336" w14:textId="77777777" w:rsidR="000676C7" w:rsidRDefault="000676C7" w:rsidP="00E35F1F">
      <w:pPr>
        <w:pStyle w:val="CommentText"/>
      </w:pPr>
      <w:r>
        <w:rPr>
          <w:rStyle w:val="CommentReference"/>
        </w:rPr>
        <w:annotationRef/>
      </w:r>
      <w:r>
        <w:t>mediated or put into practice?</w:t>
      </w:r>
    </w:p>
  </w:comment>
  <w:comment w:id="753" w:author="Windows User" w:date="2015-10-30T08:56:00Z" w:initials="BS">
    <w:p w14:paraId="6417B5A7" w14:textId="77777777" w:rsidR="000676C7" w:rsidRDefault="000676C7" w:rsidP="00E35F1F">
      <w:pPr>
        <w:pStyle w:val="CommentText"/>
      </w:pPr>
      <w:r>
        <w:rPr>
          <w:rStyle w:val="CommentReference"/>
        </w:rPr>
        <w:annotationRef/>
      </w:r>
      <w:r>
        <w:t>on their lips is a common English expression that seems to have the same meaning as "in their mouths"</w:t>
      </w:r>
    </w:p>
  </w:comment>
  <w:comment w:id="754" w:author="Windows User" w:date="2015-10-30T08:56:00Z" w:initials="BS">
    <w:p w14:paraId="7CA0B9DB" w14:textId="77777777" w:rsidR="000676C7" w:rsidRDefault="000676C7" w:rsidP="00E35F1F">
      <w:pPr>
        <w:pStyle w:val="CommentText"/>
      </w:pPr>
      <w:r>
        <w:rPr>
          <w:rStyle w:val="CommentReference"/>
        </w:rPr>
        <w:annotationRef/>
      </w:r>
      <w:r>
        <w:t>The tree of immortality would flow better in English.</w:t>
      </w:r>
    </w:p>
  </w:comment>
  <w:comment w:id="755" w:author="Windows User" w:date="2015-10-30T08:56:00Z" w:initials="BS">
    <w:p w14:paraId="3D06FFDE" w14:textId="77777777" w:rsidR="000676C7" w:rsidRDefault="000676C7" w:rsidP="00E35F1F">
      <w:pPr>
        <w:pStyle w:val="CommentText"/>
      </w:pPr>
      <w:r>
        <w:rPr>
          <w:rStyle w:val="CommentReference"/>
        </w:rPr>
        <w:annotationRef/>
      </w:r>
      <w:r>
        <w:t>thoughts or senses?</w:t>
      </w:r>
    </w:p>
  </w:comment>
  <w:comment w:id="756" w:author="Windows User" w:date="2015-10-30T08:56:00Z" w:initials="BS">
    <w:p w14:paraId="5092C47C" w14:textId="77777777" w:rsidR="000676C7" w:rsidRDefault="000676C7" w:rsidP="00E35F1F">
      <w:pPr>
        <w:pStyle w:val="CommentText"/>
      </w:pPr>
      <w:r>
        <w:rPr>
          <w:rStyle w:val="CommentReference"/>
        </w:rPr>
        <w:annotationRef/>
      </w:r>
      <w:r>
        <w:t>lay? set? cast?</w:t>
      </w:r>
    </w:p>
  </w:comment>
  <w:comment w:id="757" w:author="Windows User" w:date="2015-10-30T08:56:00Z" w:initials="BS">
    <w:p w14:paraId="2988A4E9" w14:textId="77777777" w:rsidR="000676C7" w:rsidRDefault="000676C7" w:rsidP="00E35F1F">
      <w:pPr>
        <w:pStyle w:val="CommentText"/>
      </w:pPr>
      <w:r>
        <w:rPr>
          <w:rStyle w:val="CommentReference"/>
        </w:rPr>
        <w:annotationRef/>
      </w:r>
      <w:r>
        <w:t>more common word... does it capture meaning well enough?</w:t>
      </w:r>
    </w:p>
  </w:comment>
  <w:comment w:id="758" w:author="Windows User" w:date="2015-10-30T08:56:00Z" w:initials="BS">
    <w:p w14:paraId="7A2B4CA4" w14:textId="77777777" w:rsidR="000676C7" w:rsidRDefault="000676C7" w:rsidP="00E35F1F">
      <w:pPr>
        <w:pStyle w:val="CommentText"/>
      </w:pPr>
      <w:r>
        <w:rPr>
          <w:rStyle w:val="CommentReference"/>
        </w:rPr>
        <w:annotationRef/>
      </w:r>
      <w:r>
        <w:t>types?</w:t>
      </w:r>
    </w:p>
  </w:comment>
  <w:comment w:id="766" w:author="Windows User" w:date="2015-10-30T08:56:00Z" w:initials="BS">
    <w:p w14:paraId="6A283326" w14:textId="77777777" w:rsidR="000676C7" w:rsidRDefault="000676C7" w:rsidP="00E35F1F">
      <w:pPr>
        <w:pStyle w:val="CommentText"/>
      </w:pPr>
      <w:r>
        <w:rPr>
          <w:rStyle w:val="CommentReference"/>
        </w:rPr>
        <w:annotationRef/>
      </w:r>
      <w:r>
        <w:t>Coptic clearly says beginning... is there anything in it about authority as the other translations have?</w:t>
      </w:r>
    </w:p>
  </w:comment>
  <w:comment w:id="767" w:author="Windows User" w:date="2015-10-30T08:56:00Z" w:initials="BS">
    <w:p w14:paraId="233F3783" w14:textId="77777777" w:rsidR="000676C7" w:rsidRDefault="000676C7" w:rsidP="00E35F1F">
      <w:pPr>
        <w:pStyle w:val="CommentText"/>
      </w:pPr>
      <w:r>
        <w:rPr>
          <w:rStyle w:val="CommentReference"/>
        </w:rPr>
        <w:annotationRef/>
      </w:r>
      <w:r>
        <w:t>risen, or shone?</w:t>
      </w:r>
    </w:p>
  </w:comment>
  <w:comment w:id="774" w:author="Windows User" w:date="2015-10-30T08:56:00Z" w:initials="BS">
    <w:p w14:paraId="4B4155FC" w14:textId="77777777" w:rsidR="000676C7" w:rsidRDefault="000676C7" w:rsidP="00E35F1F">
      <w:pPr>
        <w:pStyle w:val="CommentText"/>
      </w:pPr>
      <w:r>
        <w:rPr>
          <w:rStyle w:val="CommentReference"/>
        </w:rPr>
        <w:annotationRef/>
      </w:r>
      <w:r>
        <w:t>cap?</w:t>
      </w:r>
    </w:p>
  </w:comment>
  <w:comment w:id="775" w:author="Windows User" w:date="2015-10-30T08:56:00Z" w:initials="BS">
    <w:p w14:paraId="248C83A2" w14:textId="77777777" w:rsidR="000676C7" w:rsidRDefault="000676C7" w:rsidP="00E35F1F">
      <w:pPr>
        <w:pStyle w:val="CommentText"/>
      </w:pPr>
      <w:r>
        <w:rPr>
          <w:rStyle w:val="CommentReference"/>
        </w:rPr>
        <w:annotationRef/>
      </w:r>
      <w:r>
        <w:t>save? redeem?</w:t>
      </w:r>
    </w:p>
  </w:comment>
  <w:comment w:id="779" w:author="Windows User" w:date="2015-11-02T09:17:00Z" w:initials="BS">
    <w:p w14:paraId="3DA2A496" w14:textId="77777777" w:rsidR="000676C7" w:rsidRDefault="000676C7" w:rsidP="00E35F1F">
      <w:pPr>
        <w:pStyle w:val="CommentText"/>
      </w:pPr>
      <w:r>
        <w:rPr>
          <w:rStyle w:val="CommentReference"/>
        </w:rPr>
        <w:annotationRef/>
      </w:r>
      <w:r>
        <w:t>need a policy on names formes. Greek or Hebrew? But Coptic doesn't even have Isaiah... Reordered from next vs... ok.</w:t>
      </w:r>
    </w:p>
  </w:comment>
  <w:comment w:id="780" w:author="Windows User" w:date="2015-10-30T08:56:00Z" w:initials="BS">
    <w:p w14:paraId="2390D3F4" w14:textId="77777777" w:rsidR="000676C7" w:rsidRDefault="000676C7" w:rsidP="00E35F1F">
      <w:pPr>
        <w:pStyle w:val="CommentText"/>
      </w:pPr>
      <w:r>
        <w:rPr>
          <w:rStyle w:val="CommentReference"/>
        </w:rPr>
        <w:annotationRef/>
      </w:r>
      <w:r>
        <w:t>or should " be down here</w:t>
      </w:r>
    </w:p>
  </w:comment>
  <w:comment w:id="784" w:author="Windows User" w:date="2015-10-30T08:56:00Z" w:initials="BS">
    <w:p w14:paraId="061FF9BB" w14:textId="77777777" w:rsidR="000676C7" w:rsidRDefault="000676C7" w:rsidP="00E35F1F">
      <w:pPr>
        <w:pStyle w:val="CommentText"/>
      </w:pPr>
      <w:r>
        <w:rPr>
          <w:rStyle w:val="CommentReference"/>
        </w:rPr>
        <w:annotationRef/>
      </w:r>
      <w:r>
        <w:t>was overcame or did overcome? very different...</w:t>
      </w:r>
    </w:p>
  </w:comment>
  <w:comment w:id="788" w:author="Windows User" w:date="2015-10-30T08:56:00Z" w:initials="BS">
    <w:p w14:paraId="13BC365B" w14:textId="77777777" w:rsidR="000676C7" w:rsidRDefault="000676C7" w:rsidP="00E35F1F">
      <w:pPr>
        <w:pStyle w:val="CommentText"/>
      </w:pPr>
      <w:r>
        <w:rPr>
          <w:rStyle w:val="CommentReference"/>
        </w:rPr>
        <w:annotationRef/>
      </w:r>
      <w:r>
        <w:t>awkward, but changing to a perfect man or man perfectly destroys meaning...</w:t>
      </w:r>
    </w:p>
  </w:comment>
  <w:comment w:id="789" w:author="Windows User" w:date="2015-10-30T08:56:00Z" w:initials="BS">
    <w:p w14:paraId="367DF61C" w14:textId="77777777" w:rsidR="000676C7" w:rsidRDefault="000676C7" w:rsidP="00E35F1F">
      <w:pPr>
        <w:pStyle w:val="CommentText"/>
      </w:pPr>
      <w:r>
        <w:rPr>
          <w:rStyle w:val="CommentReference"/>
        </w:rPr>
        <w:annotationRef/>
      </w:r>
      <w:r>
        <w:t>L.A. is quite different fo rthis vs...</w:t>
      </w:r>
    </w:p>
  </w:comment>
  <w:comment w:id="796" w:author="Windows User" w:date="2015-10-30T08:56:00Z" w:initials="BS">
    <w:p w14:paraId="19575ABA" w14:textId="77777777" w:rsidR="000676C7" w:rsidRDefault="000676C7" w:rsidP="00E35F1F">
      <w:pPr>
        <w:pStyle w:val="CommentText"/>
      </w:pPr>
      <w:r>
        <w:rPr>
          <w:rStyle w:val="CommentReference"/>
        </w:rPr>
        <w:annotationRef/>
      </w:r>
      <w:r>
        <w:t>and goodwill towards men, or towards men of goodwill?</w:t>
      </w:r>
    </w:p>
  </w:comment>
  <w:comment w:id="797" w:author="Windows User" w:date="2015-10-30T08:56:00Z" w:initials="BS">
    <w:p w14:paraId="47406125" w14:textId="77777777" w:rsidR="000676C7" w:rsidRDefault="000676C7" w:rsidP="00E35F1F">
      <w:pPr>
        <w:pStyle w:val="CommentText"/>
      </w:pPr>
      <w:r>
        <w:rPr>
          <w:rStyle w:val="CommentReference"/>
        </w:rPr>
        <w:annotationRef/>
      </w:r>
      <w:r>
        <w:t>dividing wall?</w:t>
      </w:r>
    </w:p>
  </w:comment>
  <w:comment w:id="801" w:author="Windows User" w:date="2015-10-30T08:56:00Z" w:initials="BS">
    <w:p w14:paraId="0BDB9E8A" w14:textId="77777777" w:rsidR="000676C7" w:rsidRDefault="000676C7" w:rsidP="00E35F1F">
      <w:pPr>
        <w:pStyle w:val="CommentText"/>
      </w:pPr>
      <w:r>
        <w:rPr>
          <w:rStyle w:val="CommentReference"/>
        </w:rPr>
        <w:annotationRef/>
      </w:r>
      <w:r>
        <w:t>what does han mean? can we say teh angels of light?</w:t>
      </w:r>
    </w:p>
  </w:comment>
  <w:comment w:id="802" w:author="Windows User" w:date="2015-10-30T08:56:00Z" w:initials="BS">
    <w:p w14:paraId="035DBC4C" w14:textId="77777777" w:rsidR="000676C7" w:rsidRDefault="000676C7" w:rsidP="00E35F1F">
      <w:pPr>
        <w:pStyle w:val="CommentText"/>
      </w:pPr>
      <w:r>
        <w:rPr>
          <w:rStyle w:val="CommentReference"/>
        </w:rPr>
        <w:annotationRef/>
      </w:r>
      <w:r>
        <w:t>sing hymns to be consistent with above?</w:t>
      </w:r>
    </w:p>
  </w:comment>
  <w:comment w:id="803" w:author="Windows User" w:date="2015-10-30T08:56:00Z" w:initials="BS">
    <w:p w14:paraId="3E0D70DF" w14:textId="77777777" w:rsidR="000676C7" w:rsidRDefault="000676C7" w:rsidP="00E35F1F">
      <w:pPr>
        <w:pStyle w:val="CommentText"/>
      </w:pPr>
      <w:r>
        <w:rPr>
          <w:rStyle w:val="CommentReference"/>
        </w:rPr>
        <w:annotationRef/>
      </w:r>
      <w:r>
        <w:t>should be arose to match parallel with next vs... but makes no sense in English. Arose within Mary or shone from Mary.</w:t>
      </w:r>
    </w:p>
  </w:comment>
  <w:comment w:id="804" w:author="Windows User" w:date="2015-10-30T08:56:00Z" w:initials="BS">
    <w:p w14:paraId="24AFFCDF" w14:textId="77777777" w:rsidR="000676C7" w:rsidRDefault="000676C7" w:rsidP="00E35F1F">
      <w:pPr>
        <w:pStyle w:val="CommentText"/>
      </w:pPr>
      <w:r>
        <w:rPr>
          <w:rStyle w:val="CommentReference"/>
        </w:rPr>
        <w:annotationRef/>
      </w:r>
      <w:r>
        <w:t>Is "je" enough justification to prepend 'saying'?</w:t>
      </w:r>
    </w:p>
  </w:comment>
  <w:comment w:id="805" w:author="Windows User" w:date="2015-10-30T08:56:00Z" w:initials="BS">
    <w:p w14:paraId="0E84B308" w14:textId="77777777" w:rsidR="000676C7" w:rsidRDefault="000676C7" w:rsidP="00E35F1F">
      <w:pPr>
        <w:pStyle w:val="CommentText"/>
      </w:pPr>
      <w:r>
        <w:rPr>
          <w:rStyle w:val="CommentReference"/>
        </w:rPr>
        <w:annotationRef/>
      </w:r>
      <w:r>
        <w:t>abouna's doxology of prime has 'that' here I think...</w:t>
      </w:r>
    </w:p>
  </w:comment>
  <w:comment w:id="806" w:author="Windows User" w:date="2015-10-30T08:56:00Z" w:initials="BS">
    <w:p w14:paraId="13D50058" w14:textId="77777777" w:rsidR="000676C7" w:rsidRDefault="000676C7" w:rsidP="00E35F1F">
      <w:pPr>
        <w:pStyle w:val="CommentText"/>
      </w:pPr>
      <w:r>
        <w:rPr>
          <w:rStyle w:val="CommentReference"/>
        </w:rPr>
        <w:annotationRef/>
      </w:r>
      <w:r>
        <w:t>or "sining"?</w:t>
      </w:r>
    </w:p>
  </w:comment>
  <w:comment w:id="811" w:author="Windows User" w:date="2015-10-30T08:56:00Z" w:initials="BS">
    <w:p w14:paraId="1CF8EF29" w14:textId="77777777" w:rsidR="000676C7" w:rsidRDefault="000676C7" w:rsidP="00E35F1F">
      <w:pPr>
        <w:pStyle w:val="CommentText"/>
      </w:pPr>
      <w:r>
        <w:rPr>
          <w:rStyle w:val="CommentReference"/>
        </w:rPr>
        <w:annotationRef/>
      </w:r>
      <w:r>
        <w:t>any sense of authority in coptic?</w:t>
      </w:r>
    </w:p>
  </w:comment>
  <w:comment w:id="812" w:author="Windows User" w:date="2015-11-02T12:45:00Z" w:initials="BS">
    <w:p w14:paraId="14FBB1F8" w14:textId="77777777" w:rsidR="000676C7" w:rsidRDefault="000676C7" w:rsidP="00E35F1F">
      <w:pPr>
        <w:pStyle w:val="CommentText"/>
      </w:pPr>
      <w:r>
        <w:rPr>
          <w:rStyle w:val="CommentReference"/>
        </w:rPr>
        <w:annotationRef/>
      </w:r>
      <w:r>
        <w:t>or saint mary? I prefer the holy... but we should be consistent one way or the other.</w:t>
      </w:r>
    </w:p>
  </w:comment>
  <w:comment w:id="813" w:author="Windows User" w:date="2015-10-30T08:56:00Z" w:initials="BS">
    <w:p w14:paraId="16E721CE" w14:textId="77777777" w:rsidR="000676C7" w:rsidRDefault="000676C7" w:rsidP="00E35F1F">
      <w:pPr>
        <w:pStyle w:val="CommentText"/>
      </w:pPr>
      <w:r>
        <w:rPr>
          <w:rStyle w:val="CommentReference"/>
        </w:rPr>
        <w:annotationRef/>
      </w:r>
      <w:r>
        <w:t>how to express abstract genus of woman or womanhood? race of women doesn't work in modern English, and gender of women doesn't capture it.</w:t>
      </w:r>
    </w:p>
  </w:comment>
  <w:comment w:id="823" w:author="Windows User" w:date="2015-10-30T08:56:00Z" w:initials="BS">
    <w:p w14:paraId="3C08A3D8" w14:textId="77777777" w:rsidR="000676C7" w:rsidRDefault="000676C7" w:rsidP="00E35F1F">
      <w:pPr>
        <w:pStyle w:val="CommentText"/>
      </w:pPr>
      <w:r>
        <w:rPr>
          <w:rStyle w:val="CommentReference"/>
        </w:rPr>
        <w:annotationRef/>
      </w:r>
      <w:r>
        <w:t>tense is flipping so much vs to vs. Any way to make more consistent?</w:t>
      </w:r>
    </w:p>
  </w:comment>
  <w:comment w:id="824" w:author="Windows User" w:date="2015-11-02T12:41:00Z" w:initials="BS">
    <w:p w14:paraId="32825E4D" w14:textId="77777777" w:rsidR="000676C7" w:rsidRDefault="000676C7" w:rsidP="00E35F1F">
      <w:pPr>
        <w:pStyle w:val="CommentText"/>
      </w:pPr>
      <w:r>
        <w:rPr>
          <w:rStyle w:val="CommentReference"/>
        </w:rPr>
        <w:annotationRef/>
      </w:r>
      <w:r>
        <w:t>cold frost? frosty cold? too many ands.</w:t>
      </w:r>
    </w:p>
  </w:comment>
  <w:comment w:id="825" w:author="Windows User" w:date="2015-10-30T08:56:00Z" w:initials="BS">
    <w:p w14:paraId="4E6878BA" w14:textId="77777777" w:rsidR="000676C7" w:rsidRDefault="000676C7" w:rsidP="00E35F1F">
      <w:pPr>
        <w:pStyle w:val="CommentText"/>
      </w:pPr>
      <w:r>
        <w:rPr>
          <w:rStyle w:val="CommentReference"/>
        </w:rPr>
        <w:annotationRef/>
      </w:r>
      <w:r>
        <w:t>In is probably more right... I probably shouldn't have changed that...</w:t>
      </w:r>
    </w:p>
  </w:comment>
  <w:comment w:id="840" w:author="Brett Slote" w:date="2015-10-30T08:56:00Z" w:initials="BS">
    <w:p w14:paraId="18EC5FB9" w14:textId="77777777" w:rsidR="000676C7" w:rsidRDefault="000676C7" w:rsidP="00E35F1F">
      <w:pPr>
        <w:pStyle w:val="CommentText"/>
      </w:pPr>
      <w:r>
        <w:rPr>
          <w:rStyle w:val="CommentReference"/>
        </w:rPr>
        <w:annotationRef/>
      </w:r>
      <w:r>
        <w:t>Received or bought?</w:t>
      </w:r>
    </w:p>
  </w:comment>
  <w:comment w:id="845" w:author="Brett Slote" w:date="2015-10-30T08:56:00Z" w:initials="BS">
    <w:p w14:paraId="705AFE6E" w14:textId="77777777" w:rsidR="000676C7" w:rsidRDefault="000676C7" w:rsidP="00E35F1F">
      <w:pPr>
        <w:pStyle w:val="CommentText"/>
      </w:pPr>
      <w:r>
        <w:rPr>
          <w:rStyle w:val="CommentReference"/>
        </w:rPr>
        <w:annotationRef/>
      </w:r>
      <w:r>
        <w:t>Again ‘a’ perfect man loses meaning, but as is sounds awkward.</w:t>
      </w:r>
    </w:p>
  </w:comment>
  <w:comment w:id="848" w:author="Brett Slote" w:date="2015-10-30T08:56:00Z" w:initials="BS">
    <w:p w14:paraId="6DDFB160" w14:textId="77777777" w:rsidR="000676C7" w:rsidRDefault="000676C7" w:rsidP="00E35F1F">
      <w:pPr>
        <w:pStyle w:val="CommentText"/>
      </w:pPr>
      <w:r>
        <w:rPr>
          <w:rStyle w:val="CommentReference"/>
        </w:rPr>
        <w:annotationRef/>
      </w:r>
      <w:r>
        <w:t>Uncircumscript?</w:t>
      </w:r>
    </w:p>
  </w:comment>
  <w:comment w:id="851" w:author="Brett Slote" w:date="2015-10-30T08:56:00Z" w:initials="BS">
    <w:p w14:paraId="39A4B3F9" w14:textId="77777777" w:rsidR="000676C7" w:rsidRDefault="000676C7" w:rsidP="00E35F1F">
      <w:pPr>
        <w:pStyle w:val="CommentText"/>
      </w:pPr>
      <w:r>
        <w:rPr>
          <w:rStyle w:val="CommentReference"/>
        </w:rPr>
        <w:annotationRef/>
      </w:r>
      <w:r>
        <w:t>Orthodox?</w:t>
      </w:r>
    </w:p>
  </w:comment>
  <w:comment w:id="852" w:author="Brett Slote" w:date="2015-10-30T08:56:00Z" w:initials="BS">
    <w:p w14:paraId="7E993A49" w14:textId="77777777" w:rsidR="000676C7" w:rsidRDefault="000676C7" w:rsidP="00E35F1F">
      <w:pPr>
        <w:pStyle w:val="CommentText"/>
      </w:pPr>
      <w:r>
        <w:rPr>
          <w:rStyle w:val="CommentReference"/>
        </w:rPr>
        <w:annotationRef/>
      </w:r>
      <w:r>
        <w:t>Faith?</w:t>
      </w:r>
    </w:p>
  </w:comment>
  <w:comment w:id="855" w:author="Brett Slote" w:date="2015-10-30T08:56:00Z" w:initials="BS">
    <w:p w14:paraId="575DF2C3" w14:textId="77777777" w:rsidR="000676C7" w:rsidRDefault="000676C7" w:rsidP="00E35F1F">
      <w:pPr>
        <w:pStyle w:val="CommentText"/>
      </w:pPr>
      <w:r>
        <w:rPr>
          <w:rStyle w:val="CommentReference"/>
        </w:rPr>
        <w:annotationRef/>
      </w:r>
      <w:r>
        <w:t>Need a consistent policy</w:t>
      </w:r>
    </w:p>
  </w:comment>
  <w:comment w:id="859" w:author="Brett Slote" w:date="2015-10-30T08:56:00Z" w:initials="BS">
    <w:p w14:paraId="4A370093" w14:textId="77777777" w:rsidR="000676C7" w:rsidRDefault="000676C7" w:rsidP="00E35F1F">
      <w:pPr>
        <w:pStyle w:val="CommentText"/>
      </w:pPr>
      <w:r>
        <w:rPr>
          <w:rStyle w:val="CommentReference"/>
        </w:rPr>
        <w:annotationRef/>
      </w:r>
      <w:r>
        <w:t>Ramez, He or Him?</w:t>
      </w:r>
    </w:p>
  </w:comment>
  <w:comment w:id="860" w:author="Brett Slote" w:date="2015-10-30T08:56:00Z" w:initials="BS">
    <w:p w14:paraId="3B1DEA29" w14:textId="77777777" w:rsidR="000676C7" w:rsidRDefault="000676C7" w:rsidP="00E35F1F">
      <w:pPr>
        <w:pStyle w:val="CommentText"/>
      </w:pPr>
      <w:r>
        <w:rPr>
          <w:rStyle w:val="CommentReference"/>
        </w:rPr>
        <w:annotationRef/>
      </w:r>
      <w:r>
        <w:t>On? By?</w:t>
      </w:r>
    </w:p>
  </w:comment>
  <w:comment w:id="861" w:author="Windows User" w:date="2015-11-21T13:15:00Z" w:initials="WU">
    <w:p w14:paraId="05ACE9CF" w14:textId="77777777" w:rsidR="000676C7" w:rsidRDefault="000676C7" w:rsidP="00E35F1F">
      <w:pPr>
        <w:pStyle w:val="CommentText"/>
      </w:pPr>
      <w:r>
        <w:rPr>
          <w:rStyle w:val="CommentReference"/>
        </w:rPr>
        <w:annotationRef/>
      </w:r>
      <w:r>
        <w:t>check</w:t>
      </w:r>
    </w:p>
  </w:comment>
  <w:comment w:id="867" w:author="Windows User" w:date="2015-10-30T08:56:00Z" w:initials="BS">
    <w:p w14:paraId="5592658B" w14:textId="77777777" w:rsidR="000676C7" w:rsidRDefault="000676C7" w:rsidP="00E35F1F">
      <w:pPr>
        <w:pStyle w:val="CommentText"/>
      </w:pPr>
      <w:r>
        <w:rPr>
          <w:rStyle w:val="CommentReference"/>
        </w:rPr>
        <w:annotationRef/>
      </w:r>
      <w:r>
        <w:t>Are the breaths referring to the inspiration of scripture, as the other translations have, or the breath of creation cf gn 1?</w:t>
      </w:r>
    </w:p>
  </w:comment>
  <w:comment w:id="868" w:author="Windows User" w:date="2015-10-30T08:56:00Z" w:initials="BS">
    <w:p w14:paraId="6C4E59F0" w14:textId="77777777" w:rsidR="000676C7" w:rsidRDefault="000676C7" w:rsidP="00E35F1F">
      <w:pPr>
        <w:pStyle w:val="CommentText"/>
      </w:pPr>
      <w:r>
        <w:rPr>
          <w:rStyle w:val="CommentReference"/>
        </w:rPr>
        <w:annotationRef/>
      </w:r>
      <w:r>
        <w:t>When we love the Name of our Lord Jesus Christ, the Name of Salvation...</w:t>
      </w:r>
    </w:p>
  </w:comment>
  <w:comment w:id="869" w:author="Windows User" w:date="2015-10-30T08:56:00Z" w:initials="BS">
    <w:p w14:paraId="14DD413A" w14:textId="77777777" w:rsidR="000676C7" w:rsidRDefault="000676C7" w:rsidP="00E35F1F">
      <w:pPr>
        <w:pStyle w:val="CommentText"/>
      </w:pPr>
      <w:r>
        <w:rPr>
          <w:rStyle w:val="CommentReference"/>
        </w:rPr>
        <w:annotationRef/>
      </w:r>
      <w:r>
        <w:t>adjective? severe?</w:t>
      </w:r>
    </w:p>
  </w:comment>
  <w:comment w:id="876" w:author="Windows User" w:date="2015-11-21T13:15:00Z" w:initials="WU">
    <w:p w14:paraId="071C1D6C" w14:textId="77777777" w:rsidR="000676C7" w:rsidRDefault="000676C7" w:rsidP="00E35F1F">
      <w:pPr>
        <w:pStyle w:val="CommentText"/>
      </w:pPr>
      <w:r>
        <w:rPr>
          <w:rStyle w:val="CommentReference"/>
        </w:rPr>
        <w:annotationRef/>
      </w:r>
      <w:r>
        <w:t>check</w:t>
      </w:r>
    </w:p>
  </w:comment>
  <w:comment w:id="878" w:author="Windows User" w:date="2015-10-30T08:56:00Z" w:initials="BS">
    <w:p w14:paraId="5CA1796C" w14:textId="77777777" w:rsidR="000676C7" w:rsidRDefault="000676C7" w:rsidP="00E35F1F">
      <w:pPr>
        <w:pStyle w:val="CommentText"/>
      </w:pPr>
      <w:r>
        <w:rPr>
          <w:rStyle w:val="CommentReference"/>
        </w:rPr>
        <w:annotationRef/>
      </w:r>
      <w:r>
        <w:t>too literal?</w:t>
      </w:r>
    </w:p>
  </w:comment>
  <w:comment w:id="881" w:author="Windows User" w:date="2015-10-30T08:56:00Z" w:initials="BS">
    <w:p w14:paraId="39BBFF20" w14:textId="77777777" w:rsidR="000676C7" w:rsidRDefault="000676C7" w:rsidP="00E35F1F">
      <w:pPr>
        <w:pStyle w:val="CommentText"/>
      </w:pPr>
      <w:r>
        <w:rPr>
          <w:rStyle w:val="CommentReference"/>
        </w:rPr>
        <w:annotationRef/>
      </w:r>
      <w:r>
        <w:t>awkward</w:t>
      </w:r>
    </w:p>
  </w:comment>
  <w:comment w:id="882" w:author="Windows User" w:date="2015-10-30T08:56:00Z" w:initials="BS">
    <w:p w14:paraId="7C372EC3" w14:textId="77777777" w:rsidR="000676C7" w:rsidRDefault="000676C7" w:rsidP="00E35F1F">
      <w:pPr>
        <w:pStyle w:val="CommentText"/>
      </w:pPr>
      <w:r>
        <w:rPr>
          <w:rStyle w:val="CommentReference"/>
        </w:rPr>
        <w:annotationRef/>
      </w:r>
      <w:r>
        <w:t>sits, less literal, but more clear?</w:t>
      </w:r>
    </w:p>
  </w:comment>
  <w:comment w:id="883" w:author="Windows User" w:date="2015-10-30T08:56:00Z" w:initials="BS">
    <w:p w14:paraId="6C09DB42" w14:textId="77777777" w:rsidR="000676C7" w:rsidRDefault="000676C7" w:rsidP="00E35F1F">
      <w:pPr>
        <w:pStyle w:val="CommentText"/>
      </w:pPr>
      <w:r>
        <w:rPr>
          <w:rStyle w:val="CommentReference"/>
        </w:rPr>
        <w:annotationRef/>
      </w:r>
      <w:r>
        <w:t>awkward</w:t>
      </w:r>
    </w:p>
  </w:comment>
  <w:comment w:id="885" w:author="Windows User" w:date="2015-10-30T08:56:00Z" w:initials="BS">
    <w:p w14:paraId="512D6CE2" w14:textId="77777777" w:rsidR="000676C7" w:rsidRDefault="000676C7" w:rsidP="00E35F1F">
      <w:pPr>
        <w:pStyle w:val="CommentText"/>
      </w:pPr>
      <w:r>
        <w:rPr>
          <w:rStyle w:val="CommentReference"/>
        </w:rPr>
        <w:annotationRef/>
      </w:r>
      <w:r>
        <w:t>terribly awkward</w:t>
      </w:r>
    </w:p>
  </w:comment>
  <w:comment w:id="886" w:author="Windows User" w:date="2015-11-21T13:16:00Z" w:initials="WU">
    <w:p w14:paraId="56B70852" w14:textId="77777777" w:rsidR="000676C7" w:rsidRDefault="000676C7" w:rsidP="00E35F1F">
      <w:pPr>
        <w:pStyle w:val="CommentText"/>
      </w:pPr>
      <w:r>
        <w:rPr>
          <w:rStyle w:val="CommentReference"/>
        </w:rPr>
        <w:annotationRef/>
      </w:r>
      <w:r>
        <w:t>check</w:t>
      </w:r>
    </w:p>
  </w:comment>
  <w:comment w:id="887" w:author="Windows User" w:date="2015-11-21T13:16:00Z" w:initials="WU">
    <w:p w14:paraId="46C7130C" w14:textId="77777777" w:rsidR="000676C7" w:rsidRDefault="000676C7" w:rsidP="00E35F1F">
      <w:pPr>
        <w:pStyle w:val="CommentText"/>
      </w:pPr>
      <w:r>
        <w:rPr>
          <w:rStyle w:val="CommentReference"/>
        </w:rPr>
        <w:annotationRef/>
      </w:r>
      <w:r>
        <w:t>check</w:t>
      </w:r>
    </w:p>
  </w:comment>
  <w:comment w:id="888" w:author="Windows User" w:date="2015-11-21T13:16:00Z" w:initials="WU">
    <w:p w14:paraId="5E32845B" w14:textId="77777777" w:rsidR="000676C7" w:rsidRDefault="000676C7" w:rsidP="00E35F1F">
      <w:pPr>
        <w:pStyle w:val="CommentText"/>
      </w:pPr>
      <w:r>
        <w:rPr>
          <w:rStyle w:val="CommentReference"/>
        </w:rPr>
        <w:annotationRef/>
      </w:r>
      <w:r>
        <w:t>check</w:t>
      </w:r>
    </w:p>
  </w:comment>
  <w:comment w:id="889" w:author="Windows User" w:date="2015-11-21T13:16:00Z" w:initials="WU">
    <w:p w14:paraId="530C7E75" w14:textId="77777777" w:rsidR="000676C7" w:rsidRDefault="000676C7" w:rsidP="00E35F1F">
      <w:pPr>
        <w:pStyle w:val="CommentText"/>
      </w:pPr>
      <w:r>
        <w:rPr>
          <w:rStyle w:val="CommentReference"/>
        </w:rPr>
        <w:annotationRef/>
      </w:r>
      <w:r>
        <w:t>check</w:t>
      </w:r>
    </w:p>
  </w:comment>
  <w:comment w:id="891" w:author="Windows User" w:date="2015-10-30T08:56:00Z" w:initials="BS">
    <w:p w14:paraId="215C41D2" w14:textId="77777777" w:rsidR="000676C7" w:rsidRDefault="000676C7" w:rsidP="00E35F1F">
      <w:pPr>
        <w:pStyle w:val="CommentText"/>
      </w:pPr>
      <w:r>
        <w:rPr>
          <w:rStyle w:val="CommentReference"/>
        </w:rPr>
        <w:annotationRef/>
      </w:r>
      <w:r>
        <w:t>sat?</w:t>
      </w:r>
    </w:p>
  </w:comment>
  <w:comment w:id="892" w:author="Windows User" w:date="2015-11-21T13:17:00Z" w:initials="WU">
    <w:p w14:paraId="6B55DDAB" w14:textId="77777777" w:rsidR="000676C7" w:rsidRDefault="000676C7" w:rsidP="00E35F1F">
      <w:pPr>
        <w:pStyle w:val="CommentText"/>
      </w:pPr>
      <w:r>
        <w:rPr>
          <w:rStyle w:val="CommentReference"/>
        </w:rPr>
        <w:annotationRef/>
      </w:r>
      <w:r>
        <w:t>check</w:t>
      </w:r>
    </w:p>
  </w:comment>
  <w:comment w:id="893" w:author="Windows User" w:date="2015-11-21T13:17:00Z" w:initials="WU">
    <w:p w14:paraId="5825D4CB" w14:textId="77777777" w:rsidR="000676C7" w:rsidRDefault="000676C7" w:rsidP="00E35F1F">
      <w:pPr>
        <w:pStyle w:val="CommentText"/>
      </w:pPr>
      <w:r>
        <w:rPr>
          <w:rStyle w:val="CommentReference"/>
        </w:rPr>
        <w:annotationRef/>
      </w:r>
      <w:r>
        <w:t>check</w:t>
      </w:r>
    </w:p>
  </w:comment>
  <w:comment w:id="896" w:author="Windows User" w:date="2015-10-30T08:56:00Z" w:initials="BS">
    <w:p w14:paraId="3E614A56" w14:textId="77777777" w:rsidR="000676C7" w:rsidRDefault="000676C7" w:rsidP="00E35F1F">
      <w:pPr>
        <w:pStyle w:val="CommentText"/>
      </w:pPr>
      <w:r>
        <w:rPr>
          <w:rStyle w:val="CommentReference"/>
        </w:rPr>
        <w:annotationRef/>
      </w:r>
      <w:r>
        <w:t>entered and come forth, or entered through it?</w:t>
      </w:r>
    </w:p>
  </w:comment>
  <w:comment w:id="897" w:author="Windows User" w:date="2015-10-30T08:56:00Z" w:initials="BS">
    <w:p w14:paraId="356D8FDF" w14:textId="77777777" w:rsidR="000676C7" w:rsidRDefault="000676C7" w:rsidP="00E35F1F">
      <w:pPr>
        <w:pStyle w:val="CommentText"/>
      </w:pPr>
      <w:r>
        <w:rPr>
          <w:rStyle w:val="CommentReference"/>
        </w:rPr>
        <w:annotationRef/>
      </w:r>
      <w:r>
        <w:t>appearing?</w:t>
      </w:r>
    </w:p>
  </w:comment>
  <w:comment w:id="898" w:author="Windows User" w:date="2015-10-30T08:56:00Z" w:initials="BS">
    <w:p w14:paraId="4735348E" w14:textId="77777777" w:rsidR="000676C7" w:rsidRDefault="000676C7" w:rsidP="00E35F1F">
      <w:pPr>
        <w:pStyle w:val="CommentText"/>
      </w:pPr>
      <w:r>
        <w:rPr>
          <w:rStyle w:val="CommentReference"/>
        </w:rPr>
        <w:annotationRef/>
      </w:r>
      <w:r>
        <w:t>He</w:t>
      </w:r>
    </w:p>
  </w:comment>
  <w:comment w:id="904" w:author="Windows User" w:date="2015-10-30T08:56:00Z" w:initials="BS">
    <w:p w14:paraId="5F2DFD8E" w14:textId="77777777" w:rsidR="000676C7" w:rsidRDefault="000676C7" w:rsidP="00E35F1F">
      <w:pPr>
        <w:pStyle w:val="CommentText"/>
      </w:pPr>
      <w:r>
        <w:rPr>
          <w:rStyle w:val="CommentReference"/>
        </w:rPr>
        <w:annotationRef/>
      </w:r>
      <w:r>
        <w:t>I feel like upon sounds better here and below</w:t>
      </w:r>
    </w:p>
  </w:comment>
  <w:comment w:id="905" w:author="Windows User" w:date="2015-10-30T08:56:00Z" w:initials="BS">
    <w:p w14:paraId="026525DA" w14:textId="77777777" w:rsidR="000676C7" w:rsidRDefault="000676C7" w:rsidP="00E35F1F">
      <w:pPr>
        <w:pStyle w:val="CommentText"/>
      </w:pPr>
      <w:r>
        <w:rPr>
          <w:rStyle w:val="CommentReference"/>
        </w:rPr>
        <w:annotationRef/>
      </w:r>
      <w:r>
        <w:t>For forty days</w:t>
      </w:r>
    </w:p>
  </w:comment>
  <w:comment w:id="906" w:author="Windows User" w:date="2015-10-30T08:56:00Z" w:initials="BS">
    <w:p w14:paraId="7D69D9EF" w14:textId="77777777" w:rsidR="000676C7" w:rsidRDefault="000676C7" w:rsidP="00E35F1F">
      <w:pPr>
        <w:pStyle w:val="CommentText"/>
      </w:pPr>
      <w:r>
        <w:rPr>
          <w:rStyle w:val="CommentReference"/>
        </w:rPr>
        <w:annotationRef/>
      </w:r>
      <w:r>
        <w:t>awkward. Crush under our feet or crush within us? Even if feet not literally there, needed to complete the implied thought in english.</w:t>
      </w:r>
    </w:p>
  </w:comment>
  <w:comment w:id="912" w:author="Windows User" w:date="2015-10-30T08:56:00Z" w:initials="BS">
    <w:p w14:paraId="60DA9970" w14:textId="77777777" w:rsidR="000676C7" w:rsidRDefault="000676C7" w:rsidP="00E35F1F">
      <w:pPr>
        <w:pStyle w:val="CommentText"/>
      </w:pPr>
      <w:r>
        <w:rPr>
          <w:rStyle w:val="CommentReference"/>
        </w:rPr>
        <w:annotationRef/>
      </w:r>
      <w:r>
        <w:t>a? I know virgin doesn't sound right. Nor virginal. But a virgin seems to cheapen the thought...</w:t>
      </w:r>
    </w:p>
  </w:comment>
  <w:comment w:id="914" w:author="Windows User" w:date="2015-10-30T08:56:00Z" w:initials="BS">
    <w:p w14:paraId="3D3D58F2" w14:textId="77777777" w:rsidR="000676C7" w:rsidRDefault="000676C7" w:rsidP="00E35F1F">
      <w:pPr>
        <w:pStyle w:val="CommentText"/>
      </w:pPr>
      <w:r>
        <w:rPr>
          <w:rStyle w:val="CommentReference"/>
        </w:rPr>
        <w:annotationRef/>
      </w:r>
      <w:r>
        <w:t>annulled has connotation from catholicism of never having been. I like abolished better. Sounds more poetic like too.</w:t>
      </w:r>
    </w:p>
  </w:comment>
  <w:comment w:id="917" w:author="Windows User" w:date="2015-10-30T08:56:00Z" w:initials="BS">
    <w:p w14:paraId="758A0E08" w14:textId="77777777" w:rsidR="000676C7" w:rsidRDefault="000676C7" w:rsidP="00E35F1F">
      <w:pPr>
        <w:pStyle w:val="CommentText"/>
      </w:pPr>
      <w:r>
        <w:rPr>
          <w:rStyle w:val="CommentReference"/>
        </w:rPr>
        <w:annotationRef/>
      </w:r>
      <w:r>
        <w:t>yes, it is a continuous thought. But this and next are complete sentences in themselves.</w:t>
      </w:r>
    </w:p>
  </w:comment>
  <w:comment w:id="918" w:author="Windows User" w:date="2015-10-30T08:56:00Z" w:initials="BS">
    <w:p w14:paraId="4C494C1B" w14:textId="77777777" w:rsidR="000676C7" w:rsidRDefault="000676C7" w:rsidP="00E35F1F">
      <w:pPr>
        <w:pStyle w:val="CommentText"/>
      </w:pPr>
      <w:r>
        <w:rPr>
          <w:rStyle w:val="CommentReference"/>
        </w:rPr>
        <w:annotationRef/>
      </w:r>
      <w:r>
        <w:t>revealed almost makes sense here... but not with the next line having "said"</w:t>
      </w:r>
    </w:p>
  </w:comment>
  <w:comment w:id="919" w:author="Windows User" w:date="2015-10-30T08:56:00Z" w:initials="BS">
    <w:p w14:paraId="32F983BF" w14:textId="77777777" w:rsidR="000676C7" w:rsidRDefault="000676C7" w:rsidP="00E35F1F">
      <w:pPr>
        <w:pStyle w:val="CommentText"/>
      </w:pPr>
      <w:r>
        <w:rPr>
          <w:rStyle w:val="CommentReference"/>
        </w:rPr>
        <w:annotationRef/>
      </w:r>
      <w:r>
        <w:t>repeat quotes or contiguious?</w:t>
      </w:r>
    </w:p>
  </w:comment>
  <w:comment w:id="920" w:author="Windows User" w:date="2015-10-30T08:56:00Z" w:initials="BS">
    <w:p w14:paraId="29400B5B" w14:textId="77777777" w:rsidR="000676C7" w:rsidRDefault="000676C7" w:rsidP="00E35F1F">
      <w:pPr>
        <w:pStyle w:val="CommentText"/>
      </w:pPr>
      <w:r>
        <w:rPr>
          <w:rStyle w:val="CommentReference"/>
        </w:rPr>
        <w:annotationRef/>
      </w:r>
      <w:r>
        <w:t>in strength?</w:t>
      </w:r>
    </w:p>
  </w:comment>
  <w:comment w:id="921" w:author="Windows User" w:date="2015-10-30T08:56:00Z" w:initials="BS">
    <w:p w14:paraId="19007B27" w14:textId="77777777" w:rsidR="000676C7" w:rsidRDefault="000676C7" w:rsidP="00E35F1F">
      <w:pPr>
        <w:pStyle w:val="CommentText"/>
      </w:pPr>
      <w:r>
        <w:rPr>
          <w:rStyle w:val="CommentReference"/>
        </w:rPr>
        <w:annotationRef/>
      </w:r>
      <w:r>
        <w:t>in the tune it just sounds more emphatic dropping the "both"</w:t>
      </w:r>
    </w:p>
  </w:comment>
  <w:comment w:id="923" w:author="Windows User" w:date="2015-10-30T08:56:00Z" w:initials="BS">
    <w:p w14:paraId="42813985" w14:textId="77777777" w:rsidR="000676C7" w:rsidRDefault="000676C7" w:rsidP="00E35F1F">
      <w:pPr>
        <w:pStyle w:val="CommentText"/>
      </w:pPr>
      <w:r>
        <w:rPr>
          <w:rStyle w:val="CommentReference"/>
        </w:rPr>
        <w:annotationRef/>
      </w:r>
      <w:r>
        <w:t>theotokos, not mav em ef Nooti</w:t>
      </w:r>
    </w:p>
  </w:comment>
  <w:comment w:id="924" w:author="Windows User" w:date="2015-10-30T08:56:00Z" w:initials="BS">
    <w:p w14:paraId="72887F8D" w14:textId="77777777" w:rsidR="000676C7" w:rsidRDefault="000676C7" w:rsidP="00E35F1F">
      <w:pPr>
        <w:pStyle w:val="CommentText"/>
      </w:pPr>
      <w:r>
        <w:rPr>
          <w:rStyle w:val="CommentReference"/>
        </w:rPr>
        <w:annotationRef/>
      </w:r>
      <w:r>
        <w:t>in?</w:t>
      </w:r>
    </w:p>
  </w:comment>
  <w:comment w:id="926" w:author="Windows User" w:date="2015-10-30T08:56:00Z" w:initials="BS">
    <w:p w14:paraId="79923510" w14:textId="77777777" w:rsidR="000676C7" w:rsidRDefault="000676C7" w:rsidP="00E35F1F">
      <w:pPr>
        <w:pStyle w:val="CommentText"/>
      </w:pPr>
      <w:r>
        <w:rPr>
          <w:rStyle w:val="CommentReference"/>
        </w:rPr>
        <w:annotationRef/>
      </w:r>
      <w:r>
        <w:t>it's literally "And" but that leaves too much grammatical ambiguity that tends towards nonsensical parsing.</w:t>
      </w:r>
    </w:p>
  </w:comment>
  <w:comment w:id="927" w:author="Windows User" w:date="2015-10-30T08:56:00Z" w:initials="BS">
    <w:p w14:paraId="790A95EE" w14:textId="77777777" w:rsidR="000676C7" w:rsidRDefault="000676C7" w:rsidP="00E35F1F">
      <w:pPr>
        <w:pStyle w:val="CommentText"/>
      </w:pPr>
      <w:r>
        <w:rPr>
          <w:rStyle w:val="CommentReference"/>
        </w:rPr>
        <w:annotationRef/>
      </w:r>
      <w:r>
        <w:t>tense?</w:t>
      </w:r>
    </w:p>
  </w:comment>
  <w:comment w:id="929" w:author="Windows User" w:date="2015-10-30T08:56:00Z" w:initials="BS">
    <w:p w14:paraId="2626B3B0" w14:textId="77777777" w:rsidR="000676C7" w:rsidRDefault="000676C7" w:rsidP="00E35F1F">
      <w:pPr>
        <w:pStyle w:val="CommentText"/>
      </w:pPr>
      <w:r>
        <w:rPr>
          <w:rStyle w:val="CommentReference"/>
        </w:rPr>
        <w:annotationRef/>
      </w:r>
      <w:r>
        <w:t>too far for a pronoun</w:t>
      </w:r>
    </w:p>
  </w:comment>
  <w:comment w:id="930" w:author="Windows User" w:date="2015-10-30T08:56:00Z" w:initials="BS">
    <w:p w14:paraId="35C833E4" w14:textId="77777777" w:rsidR="000676C7" w:rsidRDefault="000676C7" w:rsidP="00E35F1F">
      <w:pPr>
        <w:pStyle w:val="CommentText"/>
      </w:pPr>
      <w:r>
        <w:rPr>
          <w:rStyle w:val="CommentReference"/>
        </w:rPr>
        <w:annotationRef/>
      </w:r>
      <w:r>
        <w:t>deemed or made?</w:t>
      </w:r>
    </w:p>
  </w:comment>
  <w:comment w:id="932" w:author="Windows User" w:date="2015-10-30T08:56:00Z" w:initials="BS">
    <w:p w14:paraId="5C7B7A35" w14:textId="77777777" w:rsidR="000676C7" w:rsidRDefault="000676C7" w:rsidP="00E35F1F">
      <w:pPr>
        <w:pStyle w:val="CommentText"/>
      </w:pPr>
      <w:r>
        <w:rPr>
          <w:rStyle w:val="CommentReference"/>
        </w:rPr>
        <w:annotationRef/>
      </w:r>
      <w:r>
        <w:t>coptic is heavens of heavens, but we usually say heaven of heavens.</w:t>
      </w:r>
    </w:p>
  </w:comment>
  <w:comment w:id="934" w:author="Windows User" w:date="2015-10-30T08:56:00Z" w:initials="BS">
    <w:p w14:paraId="080C2EEE" w14:textId="77777777" w:rsidR="000676C7" w:rsidRDefault="000676C7" w:rsidP="00E35F1F">
      <w:pPr>
        <w:pStyle w:val="CommentText"/>
      </w:pPr>
      <w:r>
        <w:rPr>
          <w:rStyle w:val="CommentReference"/>
        </w:rPr>
        <w:annotationRef/>
      </w:r>
      <w:r>
        <w:t>rises or shines?</w:t>
      </w:r>
    </w:p>
  </w:comment>
  <w:comment w:id="937" w:author="Windows User" w:date="2015-10-30T08:56:00Z" w:initials="BS">
    <w:p w14:paraId="5671149C" w14:textId="77777777" w:rsidR="000676C7" w:rsidRDefault="000676C7" w:rsidP="00E35F1F">
      <w:pPr>
        <w:pStyle w:val="CommentText"/>
      </w:pPr>
      <w:r>
        <w:rPr>
          <w:rStyle w:val="CommentReference"/>
        </w:rPr>
        <w:annotationRef/>
      </w:r>
      <w:r>
        <w:t>destroyed or damaged?</w:t>
      </w:r>
    </w:p>
  </w:comment>
  <w:comment w:id="943" w:author="Windows User" w:date="2015-10-30T08:56:00Z" w:initials="BS">
    <w:p w14:paraId="4B308EB2" w14:textId="77777777" w:rsidR="000676C7" w:rsidRDefault="000676C7" w:rsidP="00E35F1F">
      <w:pPr>
        <w:pStyle w:val="CommentText"/>
      </w:pPr>
      <w:r>
        <w:rPr>
          <w:rStyle w:val="CommentReference"/>
        </w:rPr>
        <w:annotationRef/>
      </w:r>
      <w:r>
        <w:t>servant, or slave?</w:t>
      </w:r>
    </w:p>
  </w:comment>
  <w:comment w:id="944" w:author="Windows User" w:date="2015-10-30T08:56:00Z" w:initials="BS">
    <w:p w14:paraId="20DF1D54" w14:textId="77777777" w:rsidR="000676C7" w:rsidRDefault="000676C7" w:rsidP="00E35F1F">
      <w:pPr>
        <w:pStyle w:val="CommentText"/>
      </w:pPr>
      <w:r>
        <w:rPr>
          <w:rStyle w:val="CommentReference"/>
        </w:rPr>
        <w:annotationRef/>
      </w:r>
      <w:r>
        <w:t>Feels way too literal</w:t>
      </w:r>
    </w:p>
  </w:comment>
  <w:comment w:id="945" w:author="Windows User" w:date="2015-11-21T13:18:00Z" w:initials="WU">
    <w:p w14:paraId="2A74F11D" w14:textId="77777777" w:rsidR="000676C7" w:rsidRDefault="000676C7" w:rsidP="00E35F1F">
      <w:pPr>
        <w:pStyle w:val="CommentText"/>
      </w:pPr>
      <w:r>
        <w:rPr>
          <w:rStyle w:val="CommentReference"/>
        </w:rPr>
        <w:annotationRef/>
      </w:r>
      <w:r>
        <w:t>check</w:t>
      </w:r>
    </w:p>
  </w:comment>
  <w:comment w:id="951" w:author="Windows User" w:date="2015-10-30T08:56:00Z" w:initials="BS">
    <w:p w14:paraId="6352B7F4" w14:textId="77777777" w:rsidR="000676C7" w:rsidRDefault="000676C7"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53" w:author="Windows User" w:date="2015-10-30T08:56:00Z" w:initials="BS">
    <w:p w14:paraId="77680459" w14:textId="77777777" w:rsidR="000676C7" w:rsidRDefault="000676C7" w:rsidP="00E35F1F">
      <w:pPr>
        <w:pStyle w:val="CommentText"/>
      </w:pPr>
      <w:r>
        <w:rPr>
          <w:rStyle w:val="CommentReference"/>
        </w:rPr>
        <w:annotationRef/>
      </w:r>
      <w:r>
        <w:t>was incarnate or took flesh? Need a decision for this common phrase.</w:t>
      </w:r>
    </w:p>
  </w:comment>
  <w:comment w:id="955" w:author="Windows User" w:date="2015-10-30T08:56:00Z" w:initials="BS">
    <w:p w14:paraId="6C7BBC12" w14:textId="77777777" w:rsidR="000676C7" w:rsidRDefault="000676C7"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60" w:author="Windows User" w:date="2015-10-30T08:56:00Z" w:initials="BS">
    <w:p w14:paraId="61EAF48D" w14:textId="77777777" w:rsidR="000676C7" w:rsidRDefault="000676C7" w:rsidP="00E35F1F">
      <w:pPr>
        <w:pStyle w:val="CommentText"/>
      </w:pPr>
      <w:r>
        <w:rPr>
          <w:rStyle w:val="CommentReference"/>
        </w:rPr>
        <w:annotationRef/>
      </w:r>
      <w:r>
        <w:t>Altar/The place where the Sacrifice is offered, is clearly not right. But Temple? Or Holy of Holies?</w:t>
      </w:r>
    </w:p>
  </w:comment>
  <w:comment w:id="963" w:author="Windows User" w:date="2015-10-30T08:56:00Z" w:initials="BS">
    <w:p w14:paraId="0DB4A25D" w14:textId="77777777" w:rsidR="000676C7" w:rsidRDefault="000676C7" w:rsidP="00E35F1F">
      <w:pPr>
        <w:pStyle w:val="CommentText"/>
      </w:pPr>
      <w:r>
        <w:rPr>
          <w:rStyle w:val="CommentReference"/>
        </w:rPr>
        <w:annotationRef/>
      </w:r>
      <w:r>
        <w:t>I think infinite captures the meaning of uncircumscript in a more approachable way.</w:t>
      </w:r>
    </w:p>
  </w:comment>
  <w:comment w:id="964" w:author="Windows User" w:date="2015-10-30T08:56:00Z" w:initials="BS">
    <w:p w14:paraId="65C574CB" w14:textId="77777777" w:rsidR="000676C7" w:rsidRDefault="000676C7" w:rsidP="00E35F1F">
      <w:pPr>
        <w:pStyle w:val="CommentText"/>
      </w:pPr>
      <w:r>
        <w:rPr>
          <w:rStyle w:val="CommentReference"/>
        </w:rPr>
        <w:annotationRef/>
      </w:r>
      <w:r>
        <w:t>net or hook?</w:t>
      </w:r>
    </w:p>
  </w:comment>
  <w:comment w:id="965" w:author="Windows User" w:date="2015-10-30T08:56:00Z" w:initials="BS">
    <w:p w14:paraId="631E73A0" w14:textId="77777777" w:rsidR="000676C7" w:rsidRDefault="000676C7" w:rsidP="00E35F1F">
      <w:pPr>
        <w:pStyle w:val="CommentText"/>
      </w:pPr>
      <w:r>
        <w:rPr>
          <w:rStyle w:val="CommentReference"/>
        </w:rPr>
        <w:annotationRef/>
      </w:r>
      <w:r>
        <w:t>Instructing them in the worship?</w:t>
      </w:r>
    </w:p>
  </w:comment>
  <w:comment w:id="966" w:author="Windows User" w:date="2015-10-30T08:56:00Z" w:initials="BS">
    <w:p w14:paraId="22469FD6" w14:textId="77777777" w:rsidR="000676C7" w:rsidRDefault="000676C7" w:rsidP="00E35F1F">
      <w:pPr>
        <w:pStyle w:val="CommentText"/>
      </w:pPr>
      <w:r>
        <w:rPr>
          <w:rStyle w:val="CommentReference"/>
        </w:rPr>
        <w:annotationRef/>
      </w:r>
      <w:r>
        <w:t>what does this mean?</w:t>
      </w:r>
    </w:p>
  </w:comment>
  <w:comment w:id="967" w:author="Windows User" w:date="2015-10-30T08:56:00Z" w:initials="BS">
    <w:p w14:paraId="0A6E9F00" w14:textId="77777777" w:rsidR="000676C7" w:rsidRDefault="000676C7" w:rsidP="00E35F1F">
      <w:pPr>
        <w:pStyle w:val="CommentText"/>
      </w:pPr>
      <w:r>
        <w:rPr>
          <w:rStyle w:val="CommentReference"/>
        </w:rPr>
        <w:annotationRef/>
      </w:r>
      <w:r>
        <w:t>Path? Or Way? i.e. Christ?</w:t>
      </w:r>
    </w:p>
  </w:comment>
  <w:comment w:id="968" w:author="Windows User" w:date="2015-10-30T08:56:00Z" w:initials="BS">
    <w:p w14:paraId="50D676B3" w14:textId="77777777" w:rsidR="000676C7" w:rsidRDefault="000676C7" w:rsidP="00E35F1F">
      <w:pPr>
        <w:pStyle w:val="CommentText"/>
      </w:pPr>
      <w:r>
        <w:rPr>
          <w:rStyle w:val="CommentReference"/>
        </w:rPr>
        <w:annotationRef/>
      </w:r>
      <w:r>
        <w:t>forward to? Or towards?</w:t>
      </w:r>
    </w:p>
  </w:comment>
  <w:comment w:id="969" w:author="Windows User" w:date="2015-10-30T08:56:00Z" w:initials="BS">
    <w:p w14:paraId="4E94979B" w14:textId="77777777" w:rsidR="000676C7" w:rsidRDefault="000676C7" w:rsidP="00E35F1F">
      <w:pPr>
        <w:pStyle w:val="CommentText"/>
      </w:pPr>
      <w:r>
        <w:rPr>
          <w:rStyle w:val="CommentReference"/>
        </w:rPr>
        <w:annotationRef/>
      </w:r>
      <w:r>
        <w:t>gladness</w:t>
      </w:r>
    </w:p>
  </w:comment>
  <w:comment w:id="975" w:author="Windows User" w:date="2015-10-30T08:56:00Z" w:initials="BS">
    <w:p w14:paraId="3588E256" w14:textId="77777777" w:rsidR="000676C7" w:rsidRDefault="000676C7" w:rsidP="00E35F1F">
      <w:pPr>
        <w:pStyle w:val="CommentText"/>
      </w:pPr>
      <w:r>
        <w:rPr>
          <w:rStyle w:val="CommentReference"/>
        </w:rPr>
        <w:annotationRef/>
      </w:r>
      <w:r>
        <w:t>Inclined to switch to L.A. ordering, but probably better to be consistent with Black.</w:t>
      </w:r>
    </w:p>
  </w:comment>
  <w:comment w:id="976" w:author="Windows User" w:date="2015-10-30T08:56:00Z" w:initials="BS">
    <w:p w14:paraId="5F5FCC97" w14:textId="77777777" w:rsidR="000676C7" w:rsidRDefault="000676C7" w:rsidP="00E35F1F">
      <w:pPr>
        <w:pStyle w:val="CommentText"/>
      </w:pPr>
      <w:r>
        <w:rPr>
          <w:rStyle w:val="CommentReference"/>
        </w:rPr>
        <w:annotationRef/>
      </w:r>
      <w:r>
        <w:t>Everyday or a day?</w:t>
      </w:r>
    </w:p>
  </w:comment>
  <w:comment w:id="977" w:author="Windows User" w:date="2015-10-30T08:56:00Z" w:initials="BS">
    <w:p w14:paraId="7938A467" w14:textId="77777777" w:rsidR="000676C7" w:rsidRDefault="000676C7" w:rsidP="00E35F1F">
      <w:pPr>
        <w:pStyle w:val="CommentText"/>
      </w:pPr>
      <w:r>
        <w:rPr>
          <w:rStyle w:val="CommentReference"/>
        </w:rPr>
        <w:annotationRef/>
      </w:r>
      <w:r>
        <w:t>not delight. Maybe joy instead of esctasy?</w:t>
      </w:r>
    </w:p>
  </w:comment>
  <w:comment w:id="978" w:author="Windows User" w:date="2015-10-30T08:56:00Z" w:initials="BS">
    <w:p w14:paraId="0D0804AC" w14:textId="77777777" w:rsidR="000676C7" w:rsidRDefault="000676C7" w:rsidP="00E35F1F">
      <w:pPr>
        <w:pStyle w:val="CommentText"/>
      </w:pPr>
      <w:r>
        <w:rPr>
          <w:rStyle w:val="CommentReference"/>
        </w:rPr>
        <w:annotationRef/>
      </w:r>
      <w:r>
        <w:t>glory, splendor or beauty?</w:t>
      </w:r>
    </w:p>
  </w:comment>
  <w:comment w:id="979" w:author="Windows User" w:date="2015-10-30T08:56:00Z" w:initials="BS">
    <w:p w14:paraId="07A7FAB4" w14:textId="77777777" w:rsidR="000676C7" w:rsidRDefault="000676C7" w:rsidP="00E35F1F">
      <w:pPr>
        <w:pStyle w:val="CommentText"/>
      </w:pPr>
      <w:r>
        <w:rPr>
          <w:rStyle w:val="CommentReference"/>
        </w:rPr>
        <w:annotationRef/>
      </w:r>
      <w:r>
        <w:t>from or and?</w:t>
      </w:r>
    </w:p>
  </w:comment>
  <w:comment w:id="980" w:author="Windows User" w:date="2015-10-30T08:56:00Z" w:initials="BS">
    <w:p w14:paraId="5249720E" w14:textId="77777777" w:rsidR="000676C7" w:rsidRDefault="000676C7" w:rsidP="00E35F1F">
      <w:pPr>
        <w:pStyle w:val="CommentText"/>
      </w:pPr>
      <w:r>
        <w:rPr>
          <w:rStyle w:val="CommentReference"/>
        </w:rPr>
        <w:annotationRef/>
      </w:r>
      <w:r>
        <w:t>What prophet? Why did abouna redact this?</w:t>
      </w:r>
    </w:p>
  </w:comment>
  <w:comment w:id="981" w:author="Windows User" w:date="2015-10-30T08:56:00Z" w:initials="BS">
    <w:p w14:paraId="66A9526F" w14:textId="77777777" w:rsidR="000676C7" w:rsidRDefault="000676C7" w:rsidP="00E35F1F">
      <w:pPr>
        <w:pStyle w:val="CommentText"/>
      </w:pPr>
      <w:r>
        <w:rPr>
          <w:rStyle w:val="CommentReference"/>
        </w:rPr>
        <w:annotationRef/>
      </w:r>
      <w:r>
        <w:t>Doesn't this say you are beyond beginning, or something to that effect? Beyond the beginning from which even time arose?</w:t>
      </w:r>
    </w:p>
  </w:comment>
  <w:comment w:id="982" w:author="Windows User" w:date="2015-10-30T08:56:00Z" w:initials="BS">
    <w:p w14:paraId="08CC53E1" w14:textId="77777777" w:rsidR="000676C7" w:rsidRDefault="000676C7" w:rsidP="00E35F1F">
      <w:pPr>
        <w:pStyle w:val="CommentText"/>
      </w:pPr>
      <w:r>
        <w:rPr>
          <w:rStyle w:val="CommentReference"/>
        </w:rPr>
        <w:annotationRef/>
      </w:r>
      <w:r>
        <w:t>is this right?</w:t>
      </w:r>
    </w:p>
  </w:comment>
  <w:comment w:id="983" w:author="Windows User" w:date="2015-10-30T08:56:00Z" w:initials="BS">
    <w:p w14:paraId="21BA9344" w14:textId="77777777" w:rsidR="000676C7" w:rsidRDefault="000676C7" w:rsidP="00E35F1F">
      <w:pPr>
        <w:pStyle w:val="CommentText"/>
      </w:pPr>
      <w:r>
        <w:rPr>
          <w:rStyle w:val="CommentReference"/>
        </w:rPr>
        <w:annotationRef/>
      </w:r>
      <w:r>
        <w:t>isn't it of?</w:t>
      </w:r>
    </w:p>
  </w:comment>
  <w:comment w:id="984" w:author="Windows User" w:date="2015-10-30T08:56:00Z" w:initials="BS">
    <w:p w14:paraId="0DB057D8" w14:textId="77777777" w:rsidR="000676C7" w:rsidRDefault="000676C7" w:rsidP="00E35F1F">
      <w:pPr>
        <w:pStyle w:val="CommentText"/>
      </w:pPr>
      <w:r>
        <w:rPr>
          <w:rStyle w:val="CommentReference"/>
        </w:rPr>
        <w:annotationRef/>
      </w:r>
      <w:r>
        <w:t>isn't it blesses?</w:t>
      </w:r>
    </w:p>
  </w:comment>
  <w:comment w:id="985" w:author="Windows User" w:date="2015-10-30T08:56:00Z" w:initials="BS">
    <w:p w14:paraId="4126BF87" w14:textId="77777777" w:rsidR="000676C7" w:rsidRDefault="000676C7" w:rsidP="00E35F1F">
      <w:pPr>
        <w:pStyle w:val="CommentText"/>
      </w:pPr>
      <w:r>
        <w:rPr>
          <w:rStyle w:val="CommentReference"/>
        </w:rPr>
        <w:annotationRef/>
      </w:r>
      <w:r>
        <w:t>blessing or blessing?</w:t>
      </w:r>
    </w:p>
  </w:comment>
  <w:comment w:id="986" w:author="Windows User" w:date="2015-10-30T08:56:00Z" w:initials="BS">
    <w:p w14:paraId="068E7184" w14:textId="77777777" w:rsidR="000676C7" w:rsidRDefault="000676C7" w:rsidP="00E35F1F">
      <w:pPr>
        <w:pStyle w:val="CommentText"/>
      </w:pPr>
      <w:r>
        <w:rPr>
          <w:rStyle w:val="CommentReference"/>
        </w:rPr>
        <w:annotationRef/>
      </w:r>
      <w:r>
        <w:t>the other translations seem not to like abouna's contractions...</w:t>
      </w:r>
    </w:p>
  </w:comment>
  <w:comment w:id="987" w:author="Windows User" w:date="2015-10-30T08:56:00Z" w:initials="BS">
    <w:p w14:paraId="21A595C5" w14:textId="77777777" w:rsidR="000676C7" w:rsidRDefault="000676C7" w:rsidP="00E35F1F">
      <w:pPr>
        <w:pStyle w:val="CommentText"/>
      </w:pPr>
      <w:r>
        <w:rPr>
          <w:rStyle w:val="CommentReference"/>
        </w:rPr>
        <w:annotationRef/>
      </w:r>
      <w:r>
        <w:t>perfect or true?</w:t>
      </w:r>
    </w:p>
  </w:comment>
  <w:comment w:id="990" w:author="Windows User" w:date="2015-11-21T13:21:00Z" w:initials="WU">
    <w:p w14:paraId="686F5E9C" w14:textId="77777777" w:rsidR="000676C7" w:rsidRDefault="000676C7" w:rsidP="00E35F1F">
      <w:pPr>
        <w:pStyle w:val="CommentText"/>
      </w:pPr>
      <w:r>
        <w:rPr>
          <w:rStyle w:val="CommentReference"/>
        </w:rPr>
        <w:annotationRef/>
      </w:r>
    </w:p>
  </w:comment>
  <w:comment w:id="995" w:author="Windows User" w:date="2015-10-30T08:56:00Z" w:initials="BS">
    <w:p w14:paraId="138D81C8" w14:textId="77777777" w:rsidR="000676C7" w:rsidRDefault="000676C7" w:rsidP="00E35F1F">
      <w:pPr>
        <w:pStyle w:val="CommentText"/>
      </w:pPr>
      <w:r>
        <w:rPr>
          <w:rStyle w:val="CommentReference"/>
        </w:rPr>
        <w:annotationRef/>
      </w:r>
      <w:r>
        <w:t>which word is right?</w:t>
      </w:r>
    </w:p>
  </w:comment>
  <w:comment w:id="996" w:author="Windows User" w:date="2015-10-30T08:56:00Z" w:initials="BS">
    <w:p w14:paraId="36B899D8" w14:textId="77777777" w:rsidR="000676C7" w:rsidRDefault="000676C7" w:rsidP="00E35F1F">
      <w:pPr>
        <w:pStyle w:val="CommentText"/>
      </w:pPr>
      <w:r>
        <w:rPr>
          <w:rStyle w:val="CommentReference"/>
        </w:rPr>
        <w:annotationRef/>
      </w:r>
      <w:r>
        <w:t>wise?</w:t>
      </w:r>
    </w:p>
  </w:comment>
  <w:comment w:id="998" w:author="Windows User" w:date="2015-10-30T08:56:00Z" w:initials="BS">
    <w:p w14:paraId="62F2B22F" w14:textId="77777777" w:rsidR="000676C7" w:rsidRDefault="000676C7" w:rsidP="00E35F1F">
      <w:pPr>
        <w:pStyle w:val="CommentText"/>
      </w:pPr>
      <w:r>
        <w:rPr>
          <w:rStyle w:val="CommentReference"/>
        </w:rPr>
        <w:annotationRef/>
      </w:r>
      <w:r>
        <w:t>bride, or bridal chamber?</w:t>
      </w:r>
    </w:p>
  </w:comment>
  <w:comment w:id="999" w:author="Windows User" w:date="2015-10-30T08:56:00Z" w:initials="BS">
    <w:p w14:paraId="13AA9031" w14:textId="77777777" w:rsidR="000676C7" w:rsidRDefault="000676C7" w:rsidP="00E35F1F">
      <w:pPr>
        <w:pStyle w:val="CommentText"/>
      </w:pPr>
      <w:r>
        <w:rPr>
          <w:rStyle w:val="CommentReference"/>
        </w:rPr>
        <w:annotationRef/>
      </w:r>
      <w:r>
        <w:t>truth, logos, or true logos?</w:t>
      </w:r>
    </w:p>
  </w:comment>
  <w:comment w:id="1000" w:author="Windows User" w:date="2015-10-30T08:56:00Z" w:initials="BS">
    <w:p w14:paraId="116A567C" w14:textId="77777777" w:rsidR="000676C7" w:rsidRDefault="000676C7" w:rsidP="00E35F1F">
      <w:pPr>
        <w:pStyle w:val="CommentText"/>
      </w:pPr>
      <w:r>
        <w:rPr>
          <w:rStyle w:val="CommentReference"/>
        </w:rPr>
        <w:annotationRef/>
      </w:r>
      <w:r>
        <w:t>redeemed or saved?</w:t>
      </w:r>
    </w:p>
  </w:comment>
  <w:comment w:id="1002" w:author="Windows User" w:date="2015-10-30T08:56:00Z" w:initials="BS">
    <w:p w14:paraId="37848CBE" w14:textId="77777777" w:rsidR="000676C7" w:rsidRDefault="000676C7" w:rsidP="00E35F1F">
      <w:pPr>
        <w:pStyle w:val="CommentText"/>
      </w:pPr>
      <w:r>
        <w:rPr>
          <w:rStyle w:val="CommentReference"/>
        </w:rPr>
        <w:annotationRef/>
      </w:r>
      <w:r>
        <w:t>for us or unto us?</w:t>
      </w:r>
    </w:p>
  </w:comment>
  <w:comment w:id="1005" w:author="Windows User" w:date="2015-10-30T08:56:00Z" w:initials="BS">
    <w:p w14:paraId="7318299D" w14:textId="77777777" w:rsidR="000676C7" w:rsidRDefault="000676C7" w:rsidP="00E35F1F">
      <w:pPr>
        <w:pStyle w:val="CommentText"/>
      </w:pPr>
      <w:r>
        <w:rPr>
          <w:rStyle w:val="CommentReference"/>
        </w:rPr>
        <w:annotationRef/>
      </w:r>
      <w:r>
        <w:t>what does eshleelooi mean?</w:t>
      </w:r>
    </w:p>
  </w:comment>
  <w:comment w:id="1006" w:author="Windows User" w:date="2015-10-30T08:56:00Z" w:initials="BS">
    <w:p w14:paraId="01016F04" w14:textId="77777777" w:rsidR="000676C7" w:rsidRDefault="000676C7" w:rsidP="00E35F1F">
      <w:pPr>
        <w:pStyle w:val="CommentText"/>
      </w:pPr>
      <w:r>
        <w:rPr>
          <w:rStyle w:val="CommentReference"/>
        </w:rPr>
        <w:annotationRef/>
      </w:r>
      <w:r>
        <w:t>save or redeem?</w:t>
      </w:r>
    </w:p>
  </w:comment>
  <w:comment w:id="1008" w:author="Windows User" w:date="2015-10-30T08:56:00Z" w:initials="BS">
    <w:p w14:paraId="2F0C8D0C" w14:textId="77777777" w:rsidR="000676C7" w:rsidRDefault="000676C7" w:rsidP="00E35F1F">
      <w:pPr>
        <w:pStyle w:val="CommentText"/>
      </w:pPr>
      <w:r>
        <w:rPr>
          <w:rStyle w:val="CommentReference"/>
        </w:rPr>
        <w:annotationRef/>
      </w:r>
      <w:r>
        <w:t>paradoxically or miraculously?</w:t>
      </w:r>
    </w:p>
  </w:comment>
  <w:comment w:id="1009" w:author="Windows User" w:date="2015-10-30T08:56:00Z" w:initials="BS">
    <w:p w14:paraId="0F8BDFBA" w14:textId="77777777" w:rsidR="000676C7" w:rsidRDefault="000676C7" w:rsidP="00E35F1F">
      <w:pPr>
        <w:pStyle w:val="CommentText"/>
      </w:pPr>
      <w:r>
        <w:rPr>
          <w:rStyle w:val="CommentReference"/>
        </w:rPr>
        <w:annotationRef/>
      </w:r>
      <w:r>
        <w:t>I get that this is perfectly valid English without 'is'. But too hard to follow fast.</w:t>
      </w:r>
    </w:p>
  </w:comment>
  <w:comment w:id="1011" w:author="Windows User" w:date="2015-10-30T08:56:00Z" w:initials="BS">
    <w:p w14:paraId="0412A3CD" w14:textId="77777777" w:rsidR="000676C7" w:rsidRDefault="000676C7" w:rsidP="00E35F1F">
      <w:pPr>
        <w:pStyle w:val="CommentText"/>
      </w:pPr>
      <w:r>
        <w:rPr>
          <w:rStyle w:val="CommentReference"/>
        </w:rPr>
        <w:annotationRef/>
      </w:r>
      <w:r>
        <w:t>this seems to be parallel to gold on all sides rather than gold roundabout it.</w:t>
      </w:r>
    </w:p>
  </w:comment>
  <w:comment w:id="1012" w:author="Windows User" w:date="2015-10-30T08:56:00Z" w:initials="BS">
    <w:p w14:paraId="5A22944C" w14:textId="77777777" w:rsidR="000676C7" w:rsidRDefault="000676C7" w:rsidP="00E35F1F">
      <w:pPr>
        <w:pStyle w:val="CommentText"/>
      </w:pPr>
      <w:r>
        <w:rPr>
          <w:rStyle w:val="CommentReference"/>
        </w:rPr>
        <w:annotationRef/>
      </w:r>
      <w:r>
        <w:t>Saviour or redeemer?</w:t>
      </w:r>
    </w:p>
  </w:comment>
  <w:comment w:id="1014" w:author="Windows User" w:date="2015-10-30T08:56:00Z" w:initials="BS">
    <w:p w14:paraId="7BA01F3B" w14:textId="77777777" w:rsidR="000676C7" w:rsidRDefault="000676C7" w:rsidP="00E35F1F">
      <w:pPr>
        <w:pStyle w:val="CommentText"/>
      </w:pPr>
      <w:r>
        <w:rPr>
          <w:rStyle w:val="CommentReference"/>
        </w:rPr>
        <w:annotationRef/>
      </w:r>
      <w:r>
        <w:t>isn't this compassion? not nishti nai...</w:t>
      </w:r>
    </w:p>
  </w:comment>
  <w:comment w:id="1017" w:author="Windows User" w:date="2015-10-30T08:56:00Z" w:initials="BS">
    <w:p w14:paraId="48DB0714" w14:textId="77777777" w:rsidR="000676C7" w:rsidRDefault="000676C7"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18" w:author="Windows User" w:date="2015-10-30T08:56:00Z" w:initials="BS">
    <w:p w14:paraId="15AB72CB" w14:textId="77777777" w:rsidR="000676C7" w:rsidRDefault="000676C7" w:rsidP="00E35F1F">
      <w:pPr>
        <w:pStyle w:val="CommentText"/>
      </w:pPr>
      <w:r>
        <w:rPr>
          <w:rStyle w:val="CommentReference"/>
        </w:rPr>
        <w:annotationRef/>
      </w:r>
      <w:r>
        <w:t>should be lampstand, not candle stick, here and throughout.</w:t>
      </w:r>
    </w:p>
  </w:comment>
  <w:comment w:id="1019" w:author="Windows User" w:date="2015-10-30T08:56:00Z" w:initials="BS">
    <w:p w14:paraId="6D5F9821" w14:textId="77777777" w:rsidR="000676C7" w:rsidRDefault="000676C7" w:rsidP="00E35F1F">
      <w:pPr>
        <w:pStyle w:val="CommentText"/>
      </w:pPr>
      <w:r>
        <w:rPr>
          <w:rStyle w:val="CommentReference"/>
        </w:rPr>
        <w:annotationRef/>
      </w:r>
      <w:r>
        <w:t>Ok, not saluted... Greeted, or I would prefer hailed...</w:t>
      </w:r>
    </w:p>
  </w:comment>
  <w:comment w:id="1020" w:author="Windows User" w:date="2015-10-30T08:56:00Z" w:initials="BS">
    <w:p w14:paraId="075C27A6" w14:textId="77777777" w:rsidR="000676C7" w:rsidRDefault="000676C7" w:rsidP="00E35F1F">
      <w:pPr>
        <w:pStyle w:val="CommentText"/>
      </w:pPr>
      <w:r>
        <w:rPr>
          <w:rStyle w:val="CommentReference"/>
        </w:rPr>
        <w:annotationRef/>
      </w:r>
      <w:r>
        <w:t>The Father was overjoyed, in your conception????</w:t>
      </w:r>
    </w:p>
  </w:comment>
  <w:comment w:id="1021" w:author="Windows User" w:date="2015-10-30T08:56:00Z" w:initials="BS">
    <w:p w14:paraId="7569AFF1" w14:textId="77777777" w:rsidR="000676C7" w:rsidRDefault="000676C7" w:rsidP="00E35F1F">
      <w:pPr>
        <w:pStyle w:val="CommentText"/>
      </w:pPr>
      <w:r>
        <w:rPr>
          <w:rStyle w:val="CommentReference"/>
        </w:rPr>
        <w:annotationRef/>
      </w:r>
      <w:r>
        <w:t>appearing doesn't sound right for parousia... coming or advent?</w:t>
      </w:r>
    </w:p>
  </w:comment>
  <w:comment w:id="1022" w:author="Windows User" w:date="2015-11-21T13:22:00Z" w:initials="WU">
    <w:p w14:paraId="728FA9EF" w14:textId="77777777" w:rsidR="000676C7" w:rsidRDefault="000676C7" w:rsidP="00E35F1F">
      <w:pPr>
        <w:pStyle w:val="CommentText"/>
      </w:pPr>
      <w:r>
        <w:rPr>
          <w:rStyle w:val="CommentReference"/>
        </w:rPr>
        <w:annotationRef/>
      </w:r>
      <w:r w:rsidRPr="00582AD7">
        <w:t>(ⲡⲉⲥⲱⲙⲁ??)</w:t>
      </w:r>
    </w:p>
  </w:comment>
  <w:comment w:id="1023" w:author="Windows User" w:date="2015-10-30T08:56:00Z" w:initials="BS">
    <w:p w14:paraId="0C77198F" w14:textId="77777777" w:rsidR="000676C7" w:rsidRDefault="000676C7" w:rsidP="00E35F1F">
      <w:pPr>
        <w:pStyle w:val="CommentText"/>
      </w:pPr>
      <w:r>
        <w:rPr>
          <w:rStyle w:val="CommentReference"/>
        </w:rPr>
        <w:annotationRef/>
      </w:r>
      <w:r>
        <w:t>kinda funny in English to switch pronoun from Lord to Virgin in one scentence.</w:t>
      </w:r>
    </w:p>
  </w:comment>
  <w:comment w:id="1026" w:author="Windows User" w:date="2015-10-30T08:56:00Z" w:initials="BS">
    <w:p w14:paraId="501C2D6F" w14:textId="77777777" w:rsidR="000676C7" w:rsidRDefault="000676C7" w:rsidP="00E35F1F">
      <w:pPr>
        <w:pStyle w:val="CommentText"/>
      </w:pPr>
      <w:r>
        <w:rPr>
          <w:rStyle w:val="CommentReference"/>
        </w:rPr>
        <w:annotationRef/>
      </w:r>
      <w:r>
        <w:t>I really didn't like preached... Is this to literal though? Maybe L.A. is better.</w:t>
      </w:r>
    </w:p>
  </w:comment>
  <w:comment w:id="1027" w:author="Windows User" w:date="2015-10-30T08:56:00Z" w:initials="BS">
    <w:p w14:paraId="6407D4C9" w14:textId="77777777" w:rsidR="000676C7" w:rsidRDefault="000676C7" w:rsidP="00E35F1F">
      <w:pPr>
        <w:pStyle w:val="CommentText"/>
      </w:pPr>
      <w:r>
        <w:rPr>
          <w:rStyle w:val="CommentReference"/>
        </w:rPr>
        <w:annotationRef/>
      </w:r>
      <w:r>
        <w:t>these thereofs are so awkward... but I can't think of a better phrasing right now.</w:t>
      </w:r>
    </w:p>
  </w:comment>
  <w:comment w:id="1028" w:author="Windows User" w:date="2015-11-21T13:23:00Z" w:initials="WU">
    <w:p w14:paraId="1B7B1E94" w14:textId="77777777" w:rsidR="000676C7" w:rsidRDefault="000676C7" w:rsidP="00E35F1F">
      <w:pPr>
        <w:pStyle w:val="CommentText"/>
      </w:pPr>
      <w:r>
        <w:rPr>
          <w:rStyle w:val="CommentReference"/>
        </w:rPr>
        <w:annotationRef/>
      </w:r>
      <w:r>
        <w:t>review</w:t>
      </w:r>
    </w:p>
  </w:comment>
  <w:comment w:id="1035" w:author="Windows User" w:date="2015-10-30T08:56:00Z" w:initials="BS">
    <w:p w14:paraId="5D50DB65" w14:textId="77777777" w:rsidR="000676C7" w:rsidRDefault="000676C7" w:rsidP="00E35F1F">
      <w:pPr>
        <w:pStyle w:val="CommentText"/>
      </w:pPr>
      <w:r>
        <w:rPr>
          <w:rStyle w:val="CommentReference"/>
        </w:rPr>
        <w:annotationRef/>
      </w:r>
      <w:r>
        <w:t>this seems kind of loose... is it ok?</w:t>
      </w:r>
    </w:p>
  </w:comment>
  <w:comment w:id="1036" w:author="Windows User" w:date="2015-10-30T08:56:00Z" w:initials="BS">
    <w:p w14:paraId="01FDA469" w14:textId="77777777" w:rsidR="000676C7" w:rsidRDefault="000676C7" w:rsidP="00E35F1F">
      <w:pPr>
        <w:pStyle w:val="CommentText"/>
      </w:pPr>
      <w:r>
        <w:rPr>
          <w:rStyle w:val="CommentReference"/>
        </w:rPr>
        <w:annotationRef/>
      </w:r>
      <w:r>
        <w:t>works or deeds?</w:t>
      </w:r>
    </w:p>
  </w:comment>
  <w:comment w:id="1037" w:author="Windows User" w:date="2015-11-21T13:24:00Z" w:initials="WU">
    <w:p w14:paraId="7A990723" w14:textId="77777777" w:rsidR="000676C7" w:rsidRDefault="000676C7" w:rsidP="00E35F1F">
      <w:pPr>
        <w:pStyle w:val="CommentText"/>
      </w:pPr>
      <w:r>
        <w:rPr>
          <w:rStyle w:val="CommentReference"/>
        </w:rPr>
        <w:annotationRef/>
      </w:r>
      <w:r>
        <w:t>review</w:t>
      </w:r>
    </w:p>
  </w:comment>
  <w:comment w:id="1038" w:author="Windows User" w:date="2015-10-30T08:56:00Z" w:initials="BS">
    <w:p w14:paraId="5BB3D65B" w14:textId="77777777" w:rsidR="000676C7" w:rsidRDefault="000676C7" w:rsidP="00E35F1F">
      <w:pPr>
        <w:pStyle w:val="CommentText"/>
      </w:pPr>
      <w:r>
        <w:rPr>
          <w:rStyle w:val="CommentReference"/>
        </w:rPr>
        <w:annotationRef/>
      </w:r>
      <w:r>
        <w:t>does Coptic have 'high'?</w:t>
      </w:r>
    </w:p>
  </w:comment>
  <w:comment w:id="1039" w:author="Windows User" w:date="2015-11-21T13:24:00Z" w:initials="WU">
    <w:p w14:paraId="1D334F95" w14:textId="77777777" w:rsidR="000676C7" w:rsidRDefault="000676C7" w:rsidP="00E35F1F">
      <w:pPr>
        <w:pStyle w:val="CommentText"/>
      </w:pPr>
      <w:r>
        <w:rPr>
          <w:rStyle w:val="CommentReference"/>
        </w:rPr>
        <w:annotationRef/>
      </w:r>
      <w:r>
        <w:t>review, add variant</w:t>
      </w:r>
    </w:p>
  </w:comment>
  <w:comment w:id="1040" w:author="Windows User" w:date="2015-10-30T08:56:00Z" w:initials="BS">
    <w:p w14:paraId="5480B788" w14:textId="77777777" w:rsidR="000676C7" w:rsidRDefault="000676C7" w:rsidP="00E35F1F">
      <w:pPr>
        <w:pStyle w:val="CommentText"/>
      </w:pPr>
      <w:r>
        <w:rPr>
          <w:rStyle w:val="CommentReference"/>
        </w:rPr>
        <w:annotationRef/>
      </w:r>
      <w:r>
        <w:t>bless or praise? inconsistent rendering of esmo</w:t>
      </w:r>
    </w:p>
  </w:comment>
  <w:comment w:id="1045" w:author="Windows User" w:date="2015-10-30T08:56:00Z" w:initials="WU">
    <w:p w14:paraId="326EFA42" w14:textId="77777777" w:rsidR="000676C7" w:rsidRDefault="000676C7" w:rsidP="006869EE">
      <w:pPr>
        <w:pStyle w:val="CommentText"/>
      </w:pPr>
      <w:r>
        <w:rPr>
          <w:rStyle w:val="CommentReference"/>
        </w:rPr>
        <w:annotationRef/>
      </w:r>
      <w:r>
        <w:t>Add notes where to insert Doxology of Prime… And Vespers Prase?</w:t>
      </w:r>
    </w:p>
  </w:comment>
  <w:comment w:id="1049" w:author="Windows User" w:date="2015-10-30T08:56:00Z" w:initials="WU">
    <w:p w14:paraId="66837344" w14:textId="77777777" w:rsidR="000676C7" w:rsidRDefault="000676C7" w:rsidP="006869EE">
      <w:pPr>
        <w:pStyle w:val="CommentText"/>
      </w:pPr>
      <w:r>
        <w:rPr>
          <w:rStyle w:val="CommentReference"/>
        </w:rPr>
        <w:annotationRef/>
      </w:r>
      <w:r>
        <w:t>May He or that He may</w:t>
      </w:r>
    </w:p>
  </w:comment>
  <w:comment w:id="1051" w:author="Windows User" w:date="2015-10-30T08:56:00Z" w:initials="BS">
    <w:p w14:paraId="5BE9E7DF" w14:textId="77777777" w:rsidR="000676C7" w:rsidRDefault="000676C7" w:rsidP="006869EE">
      <w:pPr>
        <w:pStyle w:val="CommentText"/>
      </w:pPr>
      <w:r>
        <w:rPr>
          <w:rStyle w:val="CommentReference"/>
        </w:rPr>
        <w:annotationRef/>
      </w:r>
      <w:r>
        <w:t>protopresbyters?</w:t>
      </w:r>
    </w:p>
  </w:comment>
  <w:comment w:id="1052" w:author="Windows User" w:date="2015-10-30T08:56:00Z" w:initials="BS">
    <w:p w14:paraId="37712CA1" w14:textId="77777777" w:rsidR="000676C7" w:rsidRDefault="000676C7" w:rsidP="006869EE">
      <w:pPr>
        <w:pStyle w:val="CommentText"/>
      </w:pPr>
      <w:r>
        <w:rPr>
          <w:rStyle w:val="CommentReference"/>
        </w:rPr>
        <w:annotationRef/>
      </w:r>
      <w:r>
        <w:t>those who?</w:t>
      </w:r>
    </w:p>
  </w:comment>
  <w:comment w:id="1053" w:author="Windows User" w:date="2015-10-30T08:56:00Z" w:initials="BS">
    <w:p w14:paraId="0BC9F56F" w14:textId="77777777" w:rsidR="000676C7" w:rsidRDefault="000676C7" w:rsidP="006869EE">
      <w:pPr>
        <w:pStyle w:val="CommentText"/>
      </w:pPr>
      <w:r>
        <w:rPr>
          <w:rStyle w:val="CommentReference"/>
        </w:rPr>
        <w:annotationRef/>
      </w:r>
      <w:r>
        <w:t>Yourself?</w:t>
      </w:r>
    </w:p>
  </w:comment>
  <w:comment w:id="1057" w:author="Windows User" w:date="2015-11-27T20:09:00Z" w:initials="WU">
    <w:p w14:paraId="5DD947BD" w14:textId="77777777" w:rsidR="000676C7" w:rsidRDefault="000676C7" w:rsidP="006869EE">
      <w:pPr>
        <w:pStyle w:val="CommentText"/>
      </w:pPr>
      <w:r>
        <w:rPr>
          <w:rStyle w:val="CommentReference"/>
        </w:rPr>
        <w:annotationRef/>
      </w:r>
      <w:r>
        <w:t>Confess to the Lord or confess the Lord?</w:t>
      </w:r>
    </w:p>
  </w:comment>
  <w:comment w:id="1066" w:author="Windows User" w:date="2015-10-30T08:56:00Z" w:initials="WU">
    <w:p w14:paraId="73A20223" w14:textId="77777777" w:rsidR="000676C7" w:rsidRDefault="000676C7" w:rsidP="006869EE">
      <w:pPr>
        <w:pStyle w:val="CommentText"/>
      </w:pPr>
      <w:r>
        <w:rPr>
          <w:rStyle w:val="CommentReference"/>
        </w:rPr>
        <w:annotationRef/>
      </w:r>
      <w:r>
        <w:t>Funny just to have declared here with nothing else.</w:t>
      </w:r>
    </w:p>
  </w:comment>
  <w:comment w:id="1067" w:author="Windows User" w:date="2015-10-30T08:56:00Z" w:initials="WU">
    <w:p w14:paraId="2938E8CF" w14:textId="77777777" w:rsidR="000676C7" w:rsidRDefault="000676C7" w:rsidP="006869EE">
      <w:pPr>
        <w:pStyle w:val="CommentText"/>
      </w:pPr>
      <w:r>
        <w:rPr>
          <w:rStyle w:val="CommentReference"/>
        </w:rPr>
        <w:annotationRef/>
      </w:r>
      <w:r>
        <w:t>Good News or Glad Tidings?</w:t>
      </w:r>
    </w:p>
  </w:comment>
  <w:comment w:id="1068" w:author="Windows User" w:date="2015-10-30T08:56:00Z" w:initials="WU">
    <w:p w14:paraId="07481CDA" w14:textId="77777777" w:rsidR="000676C7" w:rsidRDefault="000676C7" w:rsidP="006869EE">
      <w:pPr>
        <w:pStyle w:val="CommentText"/>
      </w:pPr>
      <w:r>
        <w:rPr>
          <w:rStyle w:val="CommentReference"/>
        </w:rPr>
        <w:annotationRef/>
      </w:r>
      <w:r>
        <w:t>Which is it? Advocate or watch over us?</w:t>
      </w:r>
    </w:p>
  </w:comment>
  <w:comment w:id="1069" w:author="Windows User" w:date="2015-10-30T08:56:00Z" w:initials="WU">
    <w:p w14:paraId="74878DE4" w14:textId="77777777" w:rsidR="000676C7" w:rsidRDefault="000676C7" w:rsidP="006869EE">
      <w:pPr>
        <w:pStyle w:val="CommentText"/>
      </w:pPr>
      <w:r>
        <w:rPr>
          <w:rStyle w:val="CommentReference"/>
        </w:rPr>
        <w:annotationRef/>
      </w:r>
      <w:r>
        <w:t>Coptic doesn’t seem to have “Mary”</w:t>
      </w:r>
    </w:p>
  </w:comment>
  <w:comment w:id="1072" w:author="Windows User" w:date="2015-10-30T08:56:00Z" w:initials="WU">
    <w:p w14:paraId="0F5B5499" w14:textId="77777777" w:rsidR="000676C7" w:rsidRDefault="000676C7" w:rsidP="006869EE">
      <w:pPr>
        <w:pStyle w:val="CommentText"/>
      </w:pPr>
      <w:r>
        <w:rPr>
          <w:rStyle w:val="CommentReference"/>
        </w:rPr>
        <w:annotationRef/>
      </w:r>
      <w:r>
        <w:t>Add footnote of what this is</w:t>
      </w:r>
    </w:p>
  </w:comment>
  <w:comment w:id="1079" w:author="Windows User" w:date="2016-02-10T12:41:00Z" w:initials="WU">
    <w:p w14:paraId="67A8D0BB" w14:textId="77777777" w:rsidR="000676C7" w:rsidRDefault="000676C7" w:rsidP="00CA3D47">
      <w:pPr>
        <w:pStyle w:val="CommentText"/>
      </w:pPr>
      <w:r>
        <w:rPr>
          <w:rStyle w:val="CommentReference"/>
        </w:rPr>
        <w:annotationRef/>
      </w:r>
      <w:r>
        <w:t>May He or that He may</w:t>
      </w:r>
    </w:p>
  </w:comment>
  <w:comment w:id="1089" w:author="Windows User" w:date="2015-10-30T08:56:00Z" w:initials="WU">
    <w:p w14:paraId="6841EDAF" w14:textId="77777777" w:rsidR="000676C7" w:rsidRDefault="000676C7">
      <w:pPr>
        <w:pStyle w:val="CommentText"/>
      </w:pPr>
      <w:r>
        <w:rPr>
          <w:rStyle w:val="CommentReference"/>
        </w:rPr>
        <w:annotationRef/>
      </w:r>
      <w:r>
        <w:t>Isn’t this one more faithful?</w:t>
      </w:r>
    </w:p>
  </w:comment>
  <w:comment w:id="1090" w:author="Windows User" w:date="2015-10-30T08:56:00Z" w:initials="WU">
    <w:p w14:paraId="44483F5F" w14:textId="77777777" w:rsidR="000676C7" w:rsidRDefault="000676C7">
      <w:pPr>
        <w:pStyle w:val="CommentText"/>
      </w:pPr>
      <w:r>
        <w:rPr>
          <w:rStyle w:val="CommentReference"/>
        </w:rPr>
        <w:annotationRef/>
      </w:r>
      <w:r>
        <w:t>Which one(s) are/is right?</w:t>
      </w:r>
    </w:p>
  </w:comment>
  <w:comment w:id="1091" w:author="Windows User" w:date="2015-10-30T08:56:00Z" w:initials="WU">
    <w:p w14:paraId="22B3EF76" w14:textId="77777777" w:rsidR="000676C7" w:rsidRDefault="000676C7">
      <w:pPr>
        <w:pStyle w:val="CommentText"/>
      </w:pPr>
      <w:r>
        <w:rPr>
          <w:rStyle w:val="CommentReference"/>
        </w:rPr>
        <w:annotationRef/>
      </w:r>
      <w:r>
        <w:t>Coptic doesn’t seem to have “O Lord”</w:t>
      </w:r>
    </w:p>
  </w:comment>
  <w:comment w:id="1095" w:author="Windows User" w:date="2015-10-30T08:56:00Z" w:initials="WU">
    <w:p w14:paraId="6BF65470" w14:textId="77777777" w:rsidR="000676C7" w:rsidRDefault="000676C7">
      <w:pPr>
        <w:pStyle w:val="CommentText"/>
      </w:pPr>
      <w:r>
        <w:rPr>
          <w:rStyle w:val="CommentReference"/>
        </w:rPr>
        <w:annotationRef/>
      </w:r>
      <w:r>
        <w:t>Called or named?</w:t>
      </w:r>
    </w:p>
  </w:comment>
  <w:comment w:id="1096" w:author="Windows User" w:date="2015-10-30T08:56:00Z" w:initials="WU">
    <w:p w14:paraId="64122CF8" w14:textId="77777777" w:rsidR="000676C7" w:rsidRDefault="000676C7">
      <w:pPr>
        <w:pStyle w:val="CommentText"/>
      </w:pPr>
      <w:r>
        <w:rPr>
          <w:rStyle w:val="CommentReference"/>
        </w:rPr>
        <w:annotationRef/>
      </w:r>
      <w:r>
        <w:t>John loved the Lord, or the Lord loved John?</w:t>
      </w:r>
    </w:p>
  </w:comment>
  <w:comment w:id="1098" w:author="Windows User" w:date="2015-10-30T08:56:00Z" w:initials="WU">
    <w:p w14:paraId="28540FAB" w14:textId="77777777" w:rsidR="000676C7" w:rsidRDefault="000676C7">
      <w:pPr>
        <w:pStyle w:val="CommentText"/>
      </w:pPr>
      <w:r>
        <w:rPr>
          <w:rStyle w:val="CommentReference"/>
        </w:rPr>
        <w:annotationRef/>
      </w:r>
      <w:r>
        <w:t>Not the Lord?</w:t>
      </w:r>
    </w:p>
  </w:comment>
  <w:comment w:id="1099" w:author="Windows User" w:date="2015-10-30T08:56:00Z" w:initials="WU">
    <w:p w14:paraId="3BE9EA57" w14:textId="77777777" w:rsidR="000676C7" w:rsidRDefault="000676C7">
      <w:pPr>
        <w:pStyle w:val="CommentText"/>
      </w:pPr>
      <w:r>
        <w:rPr>
          <w:rStyle w:val="CommentReference"/>
        </w:rPr>
        <w:annotationRef/>
      </w:r>
      <w:r>
        <w:t>The rest missing?</w:t>
      </w:r>
    </w:p>
  </w:comment>
  <w:comment w:id="1100" w:author="Windows User" w:date="2015-10-30T08:56:00Z" w:initials="WU">
    <w:p w14:paraId="17CFCF91" w14:textId="77777777" w:rsidR="000676C7" w:rsidRDefault="000676C7">
      <w:pPr>
        <w:pStyle w:val="CommentText"/>
      </w:pPr>
      <w:r>
        <w:rPr>
          <w:rStyle w:val="CommentReference"/>
        </w:rPr>
        <w:annotationRef/>
      </w:r>
      <w:r>
        <w:t>Completely different…</w:t>
      </w:r>
    </w:p>
  </w:comment>
  <w:comment w:id="1101" w:author="Windows User" w:date="2015-10-30T08:56:00Z" w:initials="WU">
    <w:p w14:paraId="1A5ABDDA" w14:textId="77777777" w:rsidR="000676C7" w:rsidRDefault="000676C7">
      <w:pPr>
        <w:pStyle w:val="CommentText"/>
      </w:pPr>
      <w:r>
        <w:rPr>
          <w:rStyle w:val="CommentReference"/>
        </w:rPr>
        <w:annotationRef/>
      </w:r>
      <w:r>
        <w:t>Sound or voices?</w:t>
      </w:r>
    </w:p>
  </w:comment>
  <w:comment w:id="1103" w:author="Windows User" w:date="2015-10-30T08:56:00Z" w:initials="WU">
    <w:p w14:paraId="2632154F" w14:textId="77777777" w:rsidR="000676C7" w:rsidRDefault="000676C7">
      <w:pPr>
        <w:pStyle w:val="CommentText"/>
      </w:pPr>
      <w:r>
        <w:rPr>
          <w:rStyle w:val="CommentReference"/>
        </w:rPr>
        <w:annotationRef/>
      </w:r>
      <w:r>
        <w:t>AAP has divinely inspired.</w:t>
      </w:r>
    </w:p>
  </w:comment>
  <w:comment w:id="1105" w:author="Windows User" w:date="2015-10-30T08:56:00Z" w:initials="WU">
    <w:p w14:paraId="6A684B9E" w14:textId="77777777" w:rsidR="000676C7" w:rsidRDefault="000676C7">
      <w:pPr>
        <w:pStyle w:val="CommentText"/>
      </w:pPr>
      <w:r>
        <w:rPr>
          <w:rStyle w:val="CommentReference"/>
        </w:rPr>
        <w:annotationRef/>
      </w:r>
      <w:r>
        <w:t>This one needs looking at.</w:t>
      </w:r>
    </w:p>
  </w:comment>
  <w:comment w:id="1106" w:author="Windows User" w:date="2015-10-30T08:56:00Z" w:initials="WU">
    <w:p w14:paraId="3E29D706" w14:textId="77777777" w:rsidR="000676C7" w:rsidRDefault="000676C7">
      <w:pPr>
        <w:pStyle w:val="CommentText"/>
      </w:pPr>
      <w:r>
        <w:rPr>
          <w:rStyle w:val="CommentReference"/>
        </w:rPr>
        <w:annotationRef/>
      </w:r>
      <w:r>
        <w:t>Partners?</w:t>
      </w:r>
    </w:p>
  </w:comment>
  <w:comment w:id="1111" w:author="Windows User" w:date="2015-10-30T08:56:00Z" w:initials="WU">
    <w:p w14:paraId="662AC6DC" w14:textId="77777777" w:rsidR="000676C7" w:rsidRDefault="000676C7">
      <w:pPr>
        <w:pStyle w:val="CommentText"/>
      </w:pPr>
      <w:r>
        <w:rPr>
          <w:rStyle w:val="CommentReference"/>
        </w:rPr>
        <w:annotationRef/>
      </w:r>
      <w:r>
        <w:t>What land?</w:t>
      </w:r>
    </w:p>
  </w:comment>
  <w:comment w:id="1113" w:author="Windows User" w:date="2015-10-30T08:56:00Z" w:initials="WU">
    <w:p w14:paraId="121BE348" w14:textId="77777777" w:rsidR="000676C7" w:rsidRDefault="000676C7">
      <w:pPr>
        <w:pStyle w:val="CommentText"/>
      </w:pPr>
      <w:r>
        <w:rPr>
          <w:rStyle w:val="CommentReference"/>
        </w:rPr>
        <w:annotationRef/>
      </w:r>
      <w:r>
        <w:t>Or englighten?</w:t>
      </w:r>
    </w:p>
  </w:comment>
  <w:comment w:id="1127" w:author="Windows User" w:date="2015-10-30T08:56:00Z" w:initials="WU">
    <w:p w14:paraId="52EAF036" w14:textId="77777777" w:rsidR="000676C7" w:rsidRDefault="000676C7">
      <w:pPr>
        <w:pStyle w:val="CommentText"/>
      </w:pPr>
      <w:r>
        <w:rPr>
          <w:rStyle w:val="CommentReference"/>
        </w:rPr>
        <w:annotationRef/>
      </w:r>
      <w:r>
        <w:t>What should this verse be?</w:t>
      </w:r>
    </w:p>
  </w:comment>
  <w:comment w:id="1138" w:author="Windows User" w:date="2015-10-30T08:56:00Z" w:initials="BS">
    <w:p w14:paraId="1A0E2428" w14:textId="77777777" w:rsidR="000676C7" w:rsidRDefault="000676C7">
      <w:pPr>
        <w:pStyle w:val="CommentText"/>
      </w:pPr>
      <w:r>
        <w:rPr>
          <w:rStyle w:val="CommentReference"/>
        </w:rPr>
        <w:annotationRef/>
      </w:r>
      <w:r>
        <w:t>wiles or snares?</w:t>
      </w:r>
    </w:p>
  </w:comment>
  <w:comment w:id="1140" w:author="Windows User" w:date="2015-10-30T08:56:00Z" w:initials="BS">
    <w:p w14:paraId="2B8DD286" w14:textId="77777777" w:rsidR="000676C7" w:rsidRDefault="000676C7">
      <w:pPr>
        <w:pStyle w:val="CommentText"/>
      </w:pPr>
      <w:r>
        <w:rPr>
          <w:rStyle w:val="CommentReference"/>
        </w:rPr>
        <w:annotationRef/>
      </w:r>
      <w:r>
        <w:t>I typed this Coptic... so it will have typos..</w:t>
      </w:r>
    </w:p>
  </w:comment>
  <w:comment w:id="1141" w:author="Windows User" w:date="2015-10-30T08:56:00Z" w:initials="WU">
    <w:p w14:paraId="7AD216CC" w14:textId="77777777" w:rsidR="000676C7" w:rsidRDefault="000676C7">
      <w:pPr>
        <w:pStyle w:val="CommentText"/>
      </w:pPr>
      <w:r>
        <w:rPr>
          <w:rStyle w:val="CommentReference"/>
        </w:rPr>
        <w:annotationRef/>
      </w:r>
      <w:r>
        <w:t>You reign? The dominion is yours? Yours is the dominion?</w:t>
      </w:r>
    </w:p>
  </w:comment>
  <w:comment w:id="1143" w:author="Windows User" w:date="2015-10-30T08:56:00Z" w:initials="BS">
    <w:p w14:paraId="68C1922F" w14:textId="77777777" w:rsidR="000676C7" w:rsidRDefault="000676C7">
      <w:pPr>
        <w:pStyle w:val="CommentText"/>
      </w:pPr>
      <w:r>
        <w:rPr>
          <w:rStyle w:val="CommentReference"/>
        </w:rPr>
        <w:annotationRef/>
      </w:r>
      <w:r>
        <w:t>omit 'be' in contemporary?</w:t>
      </w:r>
    </w:p>
  </w:comment>
  <w:comment w:id="1144" w:author="Windows User" w:date="2015-10-30T08:56:00Z" w:initials="BS">
    <w:p w14:paraId="6511FB80" w14:textId="77777777" w:rsidR="000676C7" w:rsidRDefault="000676C7">
      <w:pPr>
        <w:pStyle w:val="CommentText"/>
      </w:pPr>
      <w:r>
        <w:rPr>
          <w:rStyle w:val="CommentReference"/>
        </w:rPr>
        <w:annotationRef/>
      </w:r>
      <w:r>
        <w:t>Abouna Antony: I typed this Coptic from the black book. Jenkims were very unclear. Please proof for typos.</w:t>
      </w:r>
    </w:p>
  </w:comment>
  <w:comment w:id="1145" w:author="Windows User" w:date="2015-10-30T08:56:00Z" w:initials="BS">
    <w:p w14:paraId="7DEA42F3" w14:textId="77777777" w:rsidR="000676C7" w:rsidRDefault="000676C7">
      <w:pPr>
        <w:pStyle w:val="CommentText"/>
      </w:pPr>
      <w:r>
        <w:rPr>
          <w:rStyle w:val="CommentReference"/>
        </w:rPr>
        <w:annotationRef/>
      </w:r>
      <w:r>
        <w:t>"is" before "the King" would make this whole vs flow as a sentence...</w:t>
      </w:r>
    </w:p>
  </w:comment>
  <w:comment w:id="1146" w:author="Windows User" w:date="2015-10-30T08:56:00Z" w:initials="BS">
    <w:p w14:paraId="1F17623C" w14:textId="77777777" w:rsidR="000676C7" w:rsidRDefault="000676C7">
      <w:pPr>
        <w:pStyle w:val="CommentText"/>
      </w:pPr>
      <w:r>
        <w:rPr>
          <w:rStyle w:val="CommentReference"/>
        </w:rPr>
        <w:annotationRef/>
      </w:r>
      <w:r>
        <w:t>ask more modern than entreat... but not quite right?</w:t>
      </w:r>
    </w:p>
  </w:comment>
  <w:comment w:id="1165" w:author="Windows User" w:date="2015-10-30T08:56:00Z" w:initials="WU">
    <w:p w14:paraId="5F20584F" w14:textId="77777777" w:rsidR="000676C7" w:rsidRDefault="000676C7">
      <w:pPr>
        <w:pStyle w:val="CommentText"/>
      </w:pPr>
      <w:r>
        <w:rPr>
          <w:rStyle w:val="CommentReference"/>
        </w:rPr>
        <w:annotationRef/>
      </w:r>
      <w:r>
        <w:t>Needs work.</w:t>
      </w:r>
    </w:p>
  </w:comment>
  <w:comment w:id="1170" w:author="Windows User" w:date="2015-10-30T08:56:00Z" w:initials="WU">
    <w:p w14:paraId="76E8B799" w14:textId="77777777" w:rsidR="000676C7" w:rsidRDefault="000676C7">
      <w:pPr>
        <w:pStyle w:val="CommentText"/>
      </w:pPr>
      <w:r>
        <w:rPr>
          <w:rStyle w:val="CommentReference"/>
        </w:rPr>
        <w:annotationRef/>
      </w:r>
      <w:r>
        <w:t>Should this be tho-out 5? Or 25?</w:t>
      </w:r>
    </w:p>
  </w:comment>
  <w:comment w:id="1177" w:author="Windows User" w:date="2015-11-11T11:06:00Z" w:initials="WU">
    <w:p w14:paraId="58D84DCF" w14:textId="77777777" w:rsidR="000676C7" w:rsidRDefault="000676C7">
      <w:pPr>
        <w:pStyle w:val="CommentText"/>
      </w:pPr>
      <w:r>
        <w:rPr>
          <w:rStyle w:val="CommentReference"/>
        </w:rPr>
        <w:annotationRef/>
      </w:r>
      <w:r>
        <w:t>Should this be last age or something?</w:t>
      </w:r>
    </w:p>
  </w:comment>
  <w:comment w:id="1179" w:author="Windows User" w:date="2015-11-11T11:00:00Z" w:initials="WU">
    <w:p w14:paraId="7D2DE752" w14:textId="77777777" w:rsidR="000676C7" w:rsidRDefault="000676C7">
      <w:pPr>
        <w:pStyle w:val="CommentText"/>
      </w:pPr>
      <w:r>
        <w:rPr>
          <w:rStyle w:val="CommentReference"/>
        </w:rPr>
        <w:annotationRef/>
      </w:r>
      <w:r>
        <w:t>This needs reviewing!</w:t>
      </w:r>
    </w:p>
  </w:comment>
  <w:comment w:id="1180" w:author="Windows User" w:date="2015-11-11T11:00:00Z" w:initials="WU">
    <w:p w14:paraId="65102EEC" w14:textId="77777777" w:rsidR="000676C7" w:rsidRDefault="000676C7">
      <w:pPr>
        <w:pStyle w:val="CommentText"/>
      </w:pPr>
      <w:r>
        <w:rPr>
          <w:rStyle w:val="CommentReference"/>
        </w:rPr>
        <w:annotationRef/>
      </w:r>
      <w:r>
        <w:t xml:space="preserve">This is probably wrong. God on high? </w:t>
      </w:r>
    </w:p>
  </w:comment>
  <w:comment w:id="1185" w:author="Windows User" w:date="2015-10-30T08:56:00Z" w:initials="WU">
    <w:p w14:paraId="38E4F092" w14:textId="77777777" w:rsidR="000676C7" w:rsidRDefault="000676C7">
      <w:pPr>
        <w:pStyle w:val="CommentText"/>
      </w:pPr>
      <w:r>
        <w:rPr>
          <w:rStyle w:val="CommentReference"/>
        </w:rPr>
        <w:annotationRef/>
      </w:r>
      <w:r>
        <w:t>Confirmed?</w:t>
      </w:r>
    </w:p>
  </w:comment>
  <w:comment w:id="1196" w:author="Windows User" w:date="2015-10-30T08:56:00Z" w:initials="WU">
    <w:p w14:paraId="41EDECE7" w14:textId="77777777" w:rsidR="000676C7" w:rsidRDefault="000676C7">
      <w:pPr>
        <w:pStyle w:val="CommentText"/>
      </w:pPr>
      <w:r>
        <w:rPr>
          <w:rStyle w:val="CommentReference"/>
        </w:rPr>
        <w:annotationRef/>
      </w:r>
      <w:r>
        <w:t>Heroes, or athletes?</w:t>
      </w:r>
    </w:p>
  </w:comment>
  <w:comment w:id="1223" w:author="Windows User" w:date="2015-10-30T08:56:00Z" w:initials="WU">
    <w:p w14:paraId="5FA627EB" w14:textId="77777777" w:rsidR="000676C7" w:rsidRDefault="000676C7">
      <w:pPr>
        <w:pStyle w:val="CommentText"/>
      </w:pPr>
      <w:r>
        <w:rPr>
          <w:rStyle w:val="CommentReference"/>
        </w:rPr>
        <w:annotationRef/>
      </w:r>
      <w:r>
        <w:t>Beasts or creatures?</w:t>
      </w:r>
    </w:p>
  </w:comment>
  <w:comment w:id="1224" w:author="Windows User" w:date="2015-10-30T08:56:00Z" w:initials="WU">
    <w:p w14:paraId="04563F96" w14:textId="77777777" w:rsidR="000676C7" w:rsidRDefault="000676C7">
      <w:pPr>
        <w:pStyle w:val="CommentText"/>
      </w:pPr>
      <w:r>
        <w:rPr>
          <w:rStyle w:val="CommentReference"/>
        </w:rPr>
        <w:annotationRef/>
      </w:r>
      <w:r>
        <w:t>Incessant? Or unceasing?</w:t>
      </w:r>
    </w:p>
  </w:comment>
  <w:comment w:id="1225" w:author="Windows User" w:date="2015-10-30T08:56:00Z" w:initials="WU">
    <w:p w14:paraId="7BD20F77" w14:textId="77777777" w:rsidR="000676C7" w:rsidRDefault="000676C7">
      <w:pPr>
        <w:pStyle w:val="CommentText"/>
      </w:pPr>
      <w:r>
        <w:rPr>
          <w:rStyle w:val="CommentReference"/>
        </w:rPr>
        <w:annotationRef/>
      </w:r>
      <w:r>
        <w:t>Flames of fire or fervent as fire?</w:t>
      </w:r>
    </w:p>
  </w:comment>
  <w:comment w:id="1229" w:author="Windows User" w:date="2015-10-30T08:56:00Z" w:initials="WU">
    <w:p w14:paraId="44A84E5A" w14:textId="77777777" w:rsidR="000676C7" w:rsidRDefault="000676C7">
      <w:pPr>
        <w:pStyle w:val="CommentText"/>
      </w:pPr>
      <w:r>
        <w:rPr>
          <w:rStyle w:val="CommentReference"/>
        </w:rPr>
        <w:annotationRef/>
      </w:r>
      <w:r>
        <w:t>Serving the Lord, or serving before the Lord?</w:t>
      </w:r>
    </w:p>
  </w:comment>
  <w:comment w:id="1243" w:author="Windows User" w:date="2015-10-30T08:56:00Z" w:initials="WU">
    <w:p w14:paraId="07D2B1EF" w14:textId="77777777" w:rsidR="000676C7" w:rsidRDefault="000676C7">
      <w:pPr>
        <w:pStyle w:val="CommentText"/>
      </w:pPr>
      <w:r>
        <w:rPr>
          <w:rStyle w:val="CommentReference"/>
        </w:rPr>
        <w:annotationRef/>
      </w:r>
      <w:r>
        <w:t>Or voice of God?</w:t>
      </w:r>
    </w:p>
  </w:comment>
  <w:comment w:id="1244" w:author="Windows User" w:date="2015-10-30T08:56:00Z" w:initials="WU">
    <w:p w14:paraId="3900CC21" w14:textId="77777777" w:rsidR="000676C7" w:rsidRDefault="000676C7">
      <w:pPr>
        <w:pStyle w:val="CommentText"/>
      </w:pPr>
      <w:r>
        <w:rPr>
          <w:rStyle w:val="CommentReference"/>
        </w:rPr>
        <w:annotationRef/>
      </w:r>
      <w:r>
        <w:t>Received or accepted?</w:t>
      </w:r>
    </w:p>
  </w:comment>
  <w:comment w:id="1249" w:author="Windows User" w:date="2015-11-06T08:39:00Z" w:initials="WU">
    <w:p w14:paraId="6EA3F191" w14:textId="77777777" w:rsidR="000676C7" w:rsidRDefault="000676C7">
      <w:pPr>
        <w:pStyle w:val="CommentText"/>
      </w:pPr>
      <w:r>
        <w:rPr>
          <w:rStyle w:val="CommentReference"/>
        </w:rPr>
        <w:annotationRef/>
      </w:r>
      <w:r>
        <w:t>Is this the right St. Theodore?</w:t>
      </w:r>
    </w:p>
  </w:comment>
  <w:comment w:id="1254" w:author="Windows User" w:date="2015-10-30T08:56:00Z" w:initials="WU">
    <w:p w14:paraId="227730E1" w14:textId="77777777" w:rsidR="000676C7" w:rsidRDefault="000676C7">
      <w:pPr>
        <w:pStyle w:val="CommentText"/>
      </w:pPr>
      <w:r>
        <w:rPr>
          <w:rStyle w:val="CommentReference"/>
        </w:rPr>
        <w:annotationRef/>
      </w:r>
      <w:r>
        <w:t>Prabios or Arabius? Doctors and physicians or physicians and well learned?</w:t>
      </w:r>
    </w:p>
  </w:comment>
  <w:comment w:id="1255" w:author="Windows User" w:date="2015-10-30T08:56:00Z" w:initials="WU">
    <w:p w14:paraId="519ADC1D" w14:textId="77777777" w:rsidR="000676C7" w:rsidRDefault="000676C7">
      <w:pPr>
        <w:pStyle w:val="CommentText"/>
      </w:pPr>
      <w:r>
        <w:rPr>
          <w:rStyle w:val="CommentReference"/>
        </w:rPr>
        <w:annotationRef/>
      </w:r>
      <w:r>
        <w:t>Building them upon the Name?</w:t>
      </w:r>
    </w:p>
  </w:comment>
  <w:comment w:id="1265" w:author="Windows User" w:date="2015-10-30T08:56:00Z" w:initials="WU">
    <w:p w14:paraId="3CFB1D1A" w14:textId="77777777" w:rsidR="000676C7" w:rsidRDefault="000676C7">
      <w:pPr>
        <w:pStyle w:val="CommentText"/>
      </w:pPr>
      <w:r>
        <w:rPr>
          <w:rStyle w:val="CommentReference"/>
        </w:rPr>
        <w:annotationRef/>
      </w:r>
      <w:r>
        <w:t>Placed or established?</w:t>
      </w:r>
    </w:p>
  </w:comment>
  <w:comment w:id="1266" w:author="Windows User" w:date="2015-10-30T08:56:00Z" w:initials="WU">
    <w:p w14:paraId="08983CC0" w14:textId="77777777" w:rsidR="000676C7" w:rsidRDefault="000676C7">
      <w:pPr>
        <w:pStyle w:val="CommentText"/>
      </w:pPr>
      <w:r>
        <w:rPr>
          <w:rStyle w:val="CommentReference"/>
        </w:rPr>
        <w:annotationRef/>
      </w:r>
      <w:r>
        <w:t>Or refused?</w:t>
      </w:r>
    </w:p>
  </w:comment>
  <w:comment w:id="1272" w:author="Windows User" w:date="2015-10-30T08:56:00Z" w:initials="WU">
    <w:p w14:paraId="535F3E1B" w14:textId="77777777" w:rsidR="000676C7" w:rsidRDefault="000676C7">
      <w:pPr>
        <w:pStyle w:val="CommentText"/>
      </w:pPr>
      <w:r>
        <w:rPr>
          <w:rStyle w:val="CommentReference"/>
        </w:rPr>
        <w:annotationRef/>
      </w:r>
      <w:r>
        <w:t>Sprung forth? Came forth? Blossomed?</w:t>
      </w:r>
    </w:p>
  </w:comment>
  <w:comment w:id="1284" w:author="Windows User" w:date="2015-10-30T08:56:00Z" w:initials="BS">
    <w:p w14:paraId="07DE8008" w14:textId="77777777" w:rsidR="000676C7" w:rsidRDefault="000676C7">
      <w:pPr>
        <w:pStyle w:val="CommentText"/>
      </w:pPr>
      <w:r>
        <w:rPr>
          <w:rStyle w:val="CommentReference"/>
        </w:rPr>
        <w:annotationRef/>
      </w:r>
      <w:r>
        <w:t>what does this mean?</w:t>
      </w:r>
    </w:p>
  </w:comment>
  <w:comment w:id="1285" w:author="Windows User" w:date="2015-10-30T08:56:00Z" w:initials="BS">
    <w:p w14:paraId="7DE26DCC" w14:textId="77777777" w:rsidR="000676C7" w:rsidRDefault="000676C7">
      <w:pPr>
        <w:pStyle w:val="CommentText"/>
      </w:pPr>
      <w:r>
        <w:rPr>
          <w:rStyle w:val="CommentReference"/>
        </w:rPr>
        <w:annotationRef/>
      </w:r>
      <w:r>
        <w:t>announced or proclaimed?</w:t>
      </w:r>
    </w:p>
  </w:comment>
  <w:comment w:id="1289" w:author="Windows User" w:date="2015-10-30T08:56:00Z" w:initials="WU">
    <w:p w14:paraId="729B2278" w14:textId="77777777" w:rsidR="000676C7" w:rsidRDefault="000676C7">
      <w:pPr>
        <w:pStyle w:val="CommentText"/>
      </w:pPr>
      <w:r>
        <w:rPr>
          <w:rStyle w:val="CommentReference"/>
        </w:rPr>
        <w:annotationRef/>
      </w:r>
      <w:r>
        <w:t>?</w:t>
      </w:r>
    </w:p>
  </w:comment>
  <w:comment w:id="1290" w:author="Windows User" w:date="2015-10-30T08:56:00Z" w:initials="WU">
    <w:p w14:paraId="44863D12" w14:textId="77777777" w:rsidR="000676C7" w:rsidRDefault="000676C7">
      <w:pPr>
        <w:pStyle w:val="CommentText"/>
      </w:pPr>
      <w:r>
        <w:rPr>
          <w:rStyle w:val="CommentReference"/>
        </w:rPr>
        <w:annotationRef/>
      </w:r>
      <w:r>
        <w:t>Bride, no, not bridegroom?</w:t>
      </w:r>
    </w:p>
  </w:comment>
  <w:comment w:id="1293" w:author="Windows User" w:date="2015-10-30T08:56:00Z" w:initials="WU">
    <w:p w14:paraId="6CE1AF88" w14:textId="77777777" w:rsidR="000676C7" w:rsidRDefault="000676C7">
      <w:pPr>
        <w:pStyle w:val="CommentText"/>
      </w:pPr>
      <w:r>
        <w:rPr>
          <w:rStyle w:val="CommentReference"/>
        </w:rPr>
        <w:annotationRef/>
      </w:r>
      <w:r>
        <w:t>Return?</w:t>
      </w:r>
    </w:p>
  </w:comment>
  <w:comment w:id="1294" w:author="Windows User" w:date="2015-10-30T08:56:00Z" w:initials="WU">
    <w:p w14:paraId="2917E600" w14:textId="77777777" w:rsidR="000676C7" w:rsidRDefault="000676C7">
      <w:pPr>
        <w:pStyle w:val="CommentText"/>
      </w:pPr>
      <w:r>
        <w:rPr>
          <w:rStyle w:val="CommentReference"/>
        </w:rPr>
        <w:annotationRef/>
      </w:r>
      <w:r>
        <w:t>Establishment? Building up?</w:t>
      </w:r>
    </w:p>
  </w:comment>
  <w:comment w:id="1296" w:author="Windows User" w:date="2015-10-30T08:56:00Z" w:initials="WU">
    <w:p w14:paraId="14DF4F91" w14:textId="77777777" w:rsidR="000676C7" w:rsidRDefault="000676C7">
      <w:pPr>
        <w:pStyle w:val="CommentText"/>
      </w:pPr>
      <w:r>
        <w:rPr>
          <w:rStyle w:val="CommentReference"/>
        </w:rPr>
        <w:annotationRef/>
      </w:r>
      <w:r>
        <w:t>Heavenly evangelist? Good tidings? Glad tidings? Good news?</w:t>
      </w:r>
    </w:p>
  </w:comment>
  <w:comment w:id="1297" w:author="Windows User" w:date="2015-10-30T08:56:00Z" w:initials="WU">
    <w:p w14:paraId="55FC1EAE" w14:textId="77777777" w:rsidR="000676C7" w:rsidRDefault="000676C7">
      <w:pPr>
        <w:pStyle w:val="CommentText"/>
      </w:pPr>
      <w:r>
        <w:rPr>
          <w:rStyle w:val="CommentReference"/>
        </w:rPr>
        <w:annotationRef/>
      </w:r>
      <w:r>
        <w:t>I don’t see “the Lord is with you” in the Coptic</w:t>
      </w:r>
    </w:p>
    <w:p w14:paraId="4431CB1C" w14:textId="77777777" w:rsidR="000676C7" w:rsidRDefault="000676C7">
      <w:pPr>
        <w:pStyle w:val="CommentText"/>
      </w:pPr>
    </w:p>
  </w:comment>
  <w:comment w:id="1298" w:author="Windows User" w:date="2015-10-30T08:56:00Z" w:initials="WU">
    <w:p w14:paraId="4549B91A" w14:textId="77777777" w:rsidR="000676C7" w:rsidRDefault="000676C7">
      <w:pPr>
        <w:pStyle w:val="CommentText"/>
      </w:pPr>
      <w:r>
        <w:rPr>
          <w:rStyle w:val="CommentReference"/>
        </w:rPr>
        <w:annotationRef/>
      </w:r>
      <w:r>
        <w:t>Heavenly herald of Good News?</w:t>
      </w:r>
    </w:p>
    <w:p w14:paraId="384F02AC" w14:textId="77777777" w:rsidR="000676C7" w:rsidRDefault="000676C7">
      <w:pPr>
        <w:pStyle w:val="CommentText"/>
      </w:pPr>
    </w:p>
  </w:comment>
  <w:comment w:id="1305" w:author="Windows User" w:date="2015-10-30T08:56:00Z" w:initials="WU">
    <w:p w14:paraId="4A264D5C" w14:textId="77777777" w:rsidR="000676C7" w:rsidRDefault="000676C7">
      <w:pPr>
        <w:pStyle w:val="CommentText"/>
      </w:pPr>
      <w:r>
        <w:rPr>
          <w:rStyle w:val="CommentReference"/>
        </w:rPr>
        <w:annotationRef/>
      </w:r>
      <w:r>
        <w:t>I think we’re doing holy for ethowab, but saint for agios… open to discussion though.</w:t>
      </w:r>
    </w:p>
  </w:comment>
  <w:comment w:id="1336" w:author="Windows User" w:date="2015-10-30T08:56:00Z" w:initials="WU">
    <w:p w14:paraId="3A72AA33" w14:textId="77777777" w:rsidR="000676C7" w:rsidRDefault="000676C7">
      <w:pPr>
        <w:pStyle w:val="CommentText"/>
      </w:pPr>
      <w:r>
        <w:rPr>
          <w:rStyle w:val="CommentReference"/>
        </w:rPr>
        <w:annotationRef/>
      </w:r>
      <w:r>
        <w:t>Redeemed?</w:t>
      </w:r>
    </w:p>
  </w:comment>
  <w:comment w:id="1337" w:author="Windows User" w:date="2015-10-30T08:56:00Z" w:initials="WU">
    <w:p w14:paraId="5BF82FF5" w14:textId="77777777" w:rsidR="000676C7" w:rsidRDefault="000676C7">
      <w:pPr>
        <w:pStyle w:val="CommentText"/>
      </w:pPr>
      <w:r>
        <w:rPr>
          <w:rStyle w:val="CommentReference"/>
        </w:rPr>
        <w:annotationRef/>
      </w:r>
      <w:r>
        <w:t>For? So?</w:t>
      </w:r>
    </w:p>
  </w:comment>
  <w:comment w:id="1342" w:author="Windows User" w:date="2015-10-30T08:56:00Z" w:initials="WU">
    <w:p w14:paraId="5B54A424" w14:textId="77777777" w:rsidR="000676C7" w:rsidRDefault="000676C7">
      <w:pPr>
        <w:pStyle w:val="CommentText"/>
      </w:pPr>
      <w:r>
        <w:rPr>
          <w:rStyle w:val="CommentReference"/>
        </w:rPr>
        <w:annotationRef/>
      </w:r>
      <w:r>
        <w:t>Or did shine and did illuminate</w:t>
      </w:r>
    </w:p>
  </w:comment>
  <w:comment w:id="1343" w:author="Windows User" w:date="2015-10-30T08:56:00Z" w:initials="WU">
    <w:p w14:paraId="5929E69F" w14:textId="77777777" w:rsidR="000676C7" w:rsidRDefault="000676C7">
      <w:pPr>
        <w:pStyle w:val="CommentText"/>
      </w:pPr>
      <w:r>
        <w:rPr>
          <w:rStyle w:val="CommentReference"/>
        </w:rPr>
        <w:annotationRef/>
      </w:r>
      <w:r>
        <w:t>What should this verse be?</w:t>
      </w:r>
    </w:p>
  </w:comment>
  <w:comment w:id="1344" w:author="Windows User" w:date="2015-10-30T08:56:00Z" w:initials="WU">
    <w:p w14:paraId="37815108" w14:textId="77777777" w:rsidR="000676C7" w:rsidRDefault="000676C7">
      <w:pPr>
        <w:pStyle w:val="CommentText"/>
      </w:pPr>
      <w:r>
        <w:rPr>
          <w:rStyle w:val="CommentReference"/>
        </w:rPr>
        <w:annotationRef/>
      </w:r>
      <w:r>
        <w:t>Uhm… does this mean something else, because saying the seal of the door Ezekiel saw was raised seems really bad …</w:t>
      </w:r>
    </w:p>
  </w:comment>
  <w:comment w:id="1345" w:author="Windows User" w:date="2015-10-30T08:56:00Z" w:initials="WU">
    <w:p w14:paraId="770E6FA0" w14:textId="77777777" w:rsidR="000676C7" w:rsidRDefault="000676C7">
      <w:pPr>
        <w:pStyle w:val="CommentText"/>
      </w:pPr>
      <w:r>
        <w:rPr>
          <w:rStyle w:val="CommentReference"/>
        </w:rPr>
        <w:annotationRef/>
      </w:r>
      <w:r>
        <w:t>Who?</w:t>
      </w:r>
    </w:p>
  </w:comment>
  <w:comment w:id="1346" w:author="Windows User" w:date="2015-10-30T08:56:00Z" w:initials="WU">
    <w:p w14:paraId="7FDD5784" w14:textId="77777777" w:rsidR="000676C7" w:rsidRDefault="000676C7">
      <w:pPr>
        <w:pStyle w:val="CommentText"/>
      </w:pPr>
      <w:r>
        <w:rPr>
          <w:rStyle w:val="CommentReference"/>
        </w:rPr>
        <w:annotationRef/>
      </w:r>
      <w:r>
        <w:t>Different adjective</w:t>
      </w:r>
    </w:p>
  </w:comment>
  <w:comment w:id="1347" w:author="Windows User" w:date="2015-10-30T08:56:00Z" w:initials="WU">
    <w:p w14:paraId="69734FAC" w14:textId="77777777" w:rsidR="000676C7" w:rsidRDefault="000676C7">
      <w:pPr>
        <w:pStyle w:val="CommentText"/>
      </w:pPr>
      <w:r>
        <w:rPr>
          <w:rStyle w:val="CommentReference"/>
        </w:rPr>
        <w:annotationRef/>
      </w:r>
      <w:r>
        <w:t>Sickness?</w:t>
      </w:r>
    </w:p>
  </w:comment>
  <w:comment w:id="1350" w:author="Windows User" w:date="2015-10-30T08:56:00Z" w:initials="BS">
    <w:p w14:paraId="07C468E8" w14:textId="77777777" w:rsidR="000676C7" w:rsidRDefault="000676C7">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53" w:author="Windows User" w:date="2015-10-30T08:56:00Z" w:initials="WU">
    <w:p w14:paraId="14F94395" w14:textId="77777777" w:rsidR="000676C7" w:rsidRDefault="000676C7">
      <w:pPr>
        <w:pStyle w:val="CommentText"/>
      </w:pPr>
      <w:r>
        <w:rPr>
          <w:rStyle w:val="CommentReference"/>
        </w:rPr>
        <w:annotationRef/>
      </w:r>
      <w:r>
        <w:t>What?</w:t>
      </w:r>
    </w:p>
  </w:comment>
  <w:comment w:id="1362" w:author="Windows User" w:date="2015-10-30T08:56:00Z" w:initials="WU">
    <w:p w14:paraId="39A2608E" w14:textId="77777777" w:rsidR="000676C7" w:rsidRDefault="000676C7">
      <w:pPr>
        <w:pStyle w:val="CommentText"/>
      </w:pPr>
      <w:r>
        <w:rPr>
          <w:rStyle w:val="CommentReference"/>
        </w:rPr>
        <w:annotationRef/>
      </w:r>
    </w:p>
  </w:comment>
  <w:comment w:id="1373" w:author="Windows User" w:date="2015-10-30T08:56:00Z" w:initials="WU">
    <w:p w14:paraId="255EEE9F" w14:textId="77777777" w:rsidR="000676C7" w:rsidRDefault="000676C7">
      <w:pPr>
        <w:pStyle w:val="CommentText"/>
      </w:pPr>
      <w:r>
        <w:rPr>
          <w:rStyle w:val="CommentReference"/>
        </w:rPr>
        <w:annotationRef/>
      </w:r>
      <w:r>
        <w:t>Is abouna going by a different version of the Coptic?</w:t>
      </w:r>
    </w:p>
    <w:p w14:paraId="45F504BB" w14:textId="77777777" w:rsidR="000676C7" w:rsidRDefault="000676C7">
      <w:pPr>
        <w:pStyle w:val="CommentText"/>
      </w:pPr>
    </w:p>
  </w:comment>
  <w:comment w:id="1375" w:author="Windows User" w:date="2015-10-30T08:56:00Z" w:initials="WU">
    <w:p w14:paraId="63C351E6" w14:textId="77777777" w:rsidR="000676C7" w:rsidRDefault="000676C7">
      <w:pPr>
        <w:pStyle w:val="CommentText"/>
      </w:pPr>
      <w:r>
        <w:rPr>
          <w:rStyle w:val="CommentReference"/>
        </w:rPr>
        <w:annotationRef/>
      </w:r>
      <w:r>
        <w:t>Praise and victory doesn’t make sense.</w:t>
      </w:r>
    </w:p>
  </w:comment>
  <w:comment w:id="1377" w:author="Windows User" w:date="2015-10-30T08:56:00Z" w:initials="WU">
    <w:p w14:paraId="5729C7D5" w14:textId="77777777" w:rsidR="000676C7" w:rsidRDefault="000676C7">
      <w:pPr>
        <w:pStyle w:val="CommentText"/>
      </w:pPr>
      <w:r>
        <w:rPr>
          <w:rStyle w:val="CommentReference"/>
        </w:rPr>
        <w:annotationRef/>
      </w:r>
      <w:r>
        <w:t>Godhead?</w:t>
      </w:r>
    </w:p>
  </w:comment>
  <w:comment w:id="1386" w:author="Windows User" w:date="2015-10-30T08:56:00Z" w:initials="WU">
    <w:p w14:paraId="78E42A11" w14:textId="77777777" w:rsidR="000676C7" w:rsidRDefault="000676C7">
      <w:pPr>
        <w:pStyle w:val="CommentText"/>
      </w:pPr>
      <w:r>
        <w:rPr>
          <w:rStyle w:val="CommentReference"/>
        </w:rPr>
        <w:annotationRef/>
      </w:r>
      <w:r>
        <w:t>Establish?</w:t>
      </w:r>
    </w:p>
  </w:comment>
  <w:comment w:id="1387" w:author="Windows User" w:date="2015-10-30T08:56:00Z" w:initials="WU">
    <w:p w14:paraId="642EB965" w14:textId="77777777" w:rsidR="000676C7" w:rsidRDefault="000676C7">
      <w:pPr>
        <w:pStyle w:val="CommentText"/>
      </w:pPr>
      <w:r>
        <w:rPr>
          <w:rStyle w:val="CommentReference"/>
        </w:rPr>
        <w:annotationRef/>
      </w:r>
      <w:r>
        <w:t>Check another source… missing puncuation</w:t>
      </w:r>
    </w:p>
  </w:comment>
  <w:comment w:id="1388" w:author="Windows User" w:date="2015-10-30T08:56:00Z" w:initials="WU">
    <w:p w14:paraId="6F8B5532" w14:textId="77777777" w:rsidR="000676C7" w:rsidRDefault="000676C7">
      <w:pPr>
        <w:pStyle w:val="CommentText"/>
      </w:pPr>
      <w:r>
        <w:rPr>
          <w:rStyle w:val="CommentReference"/>
        </w:rPr>
        <w:annotationRef/>
      </w:r>
      <w:r>
        <w:t>Worked?</w:t>
      </w:r>
    </w:p>
  </w:comment>
  <w:comment w:id="1389" w:author="Windows User" w:date="2015-10-30T08:56:00Z" w:initials="WU">
    <w:p w14:paraId="4F504285" w14:textId="77777777" w:rsidR="000676C7" w:rsidRDefault="000676C7">
      <w:pPr>
        <w:pStyle w:val="CommentText"/>
      </w:pPr>
      <w:r>
        <w:rPr>
          <w:rStyle w:val="CommentReference"/>
        </w:rPr>
        <w:annotationRef/>
      </w:r>
      <w:r>
        <w:t>Thrice holy or Trisagion?</w:t>
      </w:r>
    </w:p>
  </w:comment>
  <w:comment w:id="1391" w:author="Windows User" w:date="2015-10-30T08:56:00Z" w:initials="WU">
    <w:p w14:paraId="5514BCC2" w14:textId="77777777" w:rsidR="000676C7" w:rsidRPr="00936DE7" w:rsidRDefault="000676C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92" w:author="Windows User" w:date="2015-10-30T08:56:00Z" w:initials="WU">
    <w:p w14:paraId="179A5384" w14:textId="77777777" w:rsidR="000676C7" w:rsidRDefault="000676C7">
      <w:pPr>
        <w:pStyle w:val="CommentText"/>
      </w:pPr>
      <w:r>
        <w:rPr>
          <w:rStyle w:val="CommentReference"/>
        </w:rPr>
        <w:annotationRef/>
      </w:r>
      <w:r>
        <w:t>Right translation?</w:t>
      </w:r>
    </w:p>
  </w:comment>
  <w:comment w:id="1394" w:author="Windows User" w:date="2015-10-30T08:56:00Z" w:initials="WU">
    <w:p w14:paraId="1682BE28" w14:textId="77777777" w:rsidR="000676C7" w:rsidRDefault="000676C7">
      <w:pPr>
        <w:pStyle w:val="CommentText"/>
      </w:pPr>
      <w:r>
        <w:rPr>
          <w:rStyle w:val="CommentReference"/>
        </w:rPr>
        <w:annotationRef/>
      </w:r>
      <w:r>
        <w:t>What does this mean?</w:t>
      </w:r>
    </w:p>
  </w:comment>
  <w:comment w:id="1395" w:author="Windows User" w:date="2015-10-30T08:56:00Z" w:initials="WU">
    <w:p w14:paraId="30C5B7C9" w14:textId="77777777" w:rsidR="000676C7" w:rsidRDefault="000676C7">
      <w:pPr>
        <w:pStyle w:val="CommentText"/>
      </w:pPr>
      <w:r>
        <w:rPr>
          <w:rStyle w:val="CommentReference"/>
        </w:rPr>
        <w:annotationRef/>
      </w:r>
      <w:r>
        <w:t>To the end?</w:t>
      </w:r>
    </w:p>
  </w:comment>
  <w:comment w:id="1400" w:author="Windows User" w:date="2015-10-30T08:56:00Z" w:initials="WU">
    <w:p w14:paraId="2C2856CA" w14:textId="77777777" w:rsidR="000676C7" w:rsidRDefault="000676C7">
      <w:pPr>
        <w:pStyle w:val="CommentText"/>
      </w:pPr>
      <w:r>
        <w:rPr>
          <w:rStyle w:val="CommentReference"/>
        </w:rPr>
        <w:annotationRef/>
      </w:r>
      <w:r>
        <w:t>Or freedom?</w:t>
      </w:r>
    </w:p>
  </w:comment>
  <w:comment w:id="1401" w:author="Windows User" w:date="2015-10-30T08:56:00Z" w:initials="WU">
    <w:p w14:paraId="229642C6" w14:textId="77777777" w:rsidR="000676C7" w:rsidRDefault="000676C7">
      <w:pPr>
        <w:pStyle w:val="CommentText"/>
      </w:pPr>
      <w:r>
        <w:rPr>
          <w:rStyle w:val="CommentReference"/>
        </w:rPr>
        <w:annotationRef/>
      </w:r>
      <w:r>
        <w:t>Or establish?</w:t>
      </w:r>
    </w:p>
  </w:comment>
  <w:comment w:id="1409" w:author="Windows User" w:date="2015-10-30T08:56:00Z" w:initials="WU">
    <w:p w14:paraId="798C7307" w14:textId="77777777" w:rsidR="000676C7" w:rsidRDefault="000676C7">
      <w:pPr>
        <w:pStyle w:val="CommentText"/>
      </w:pPr>
      <w:r>
        <w:rPr>
          <w:rStyle w:val="CommentReference"/>
        </w:rPr>
        <w:annotationRef/>
      </w:r>
      <w:r>
        <w:t>Is this the correct date?</w:t>
      </w:r>
    </w:p>
  </w:comment>
  <w:comment w:id="1501" w:author="Windows User" w:date="2015-10-30T08:56:00Z" w:initials="WU">
    <w:p w14:paraId="1C25D03A" w14:textId="77777777" w:rsidR="000676C7" w:rsidRDefault="000676C7">
      <w:pPr>
        <w:pStyle w:val="CommentText"/>
      </w:pPr>
      <w:r>
        <w:rPr>
          <w:rStyle w:val="CommentReference"/>
        </w:rPr>
        <w:annotationRef/>
      </w:r>
      <w:r>
        <w:t>Can this be reworded?</w:t>
      </w:r>
    </w:p>
  </w:comment>
  <w:comment w:id="1503" w:author="Windows User" w:date="2015-10-30T08:56:00Z" w:initials="WU">
    <w:p w14:paraId="71B1FE22" w14:textId="77777777" w:rsidR="000676C7" w:rsidRDefault="000676C7">
      <w:pPr>
        <w:pStyle w:val="CommentText"/>
      </w:pPr>
      <w:r>
        <w:rPr>
          <w:rStyle w:val="CommentReference"/>
        </w:rPr>
        <w:annotationRef/>
      </w:r>
      <w:r>
        <w:t>Check other books for alternate word here.</w:t>
      </w:r>
    </w:p>
  </w:comment>
  <w:comment w:id="1504" w:author="Windows User" w:date="2015-10-30T08:56:00Z" w:initials="WU">
    <w:p w14:paraId="546F5FFA" w14:textId="77777777" w:rsidR="000676C7" w:rsidRDefault="000676C7">
      <w:pPr>
        <w:pStyle w:val="CommentText"/>
      </w:pPr>
      <w:r>
        <w:rPr>
          <w:rStyle w:val="CommentReference"/>
        </w:rPr>
        <w:annotationRef/>
      </w:r>
      <w:r>
        <w:t>Nations or peoples?</w:t>
      </w:r>
    </w:p>
  </w:comment>
  <w:comment w:id="1505" w:author="Windows User" w:date="2015-10-30T08:56:00Z" w:initials="WU">
    <w:p w14:paraId="4FC1DCF3" w14:textId="77777777" w:rsidR="000676C7" w:rsidRDefault="000676C7">
      <w:pPr>
        <w:pStyle w:val="CommentText"/>
      </w:pPr>
      <w:r>
        <w:rPr>
          <w:rStyle w:val="CommentReference"/>
        </w:rPr>
        <w:annotationRef/>
      </w:r>
      <w:r>
        <w:t>Burned or consumed?</w:t>
      </w:r>
    </w:p>
  </w:comment>
  <w:comment w:id="1506" w:author="Windows User" w:date="2015-10-30T08:56:00Z" w:initials="WU">
    <w:p w14:paraId="5B463C07" w14:textId="77777777" w:rsidR="000676C7" w:rsidRDefault="000676C7">
      <w:pPr>
        <w:pStyle w:val="CommentText"/>
      </w:pPr>
      <w:r>
        <w:rPr>
          <w:rStyle w:val="CommentReference"/>
        </w:rPr>
        <w:annotationRef/>
      </w:r>
      <w:r>
        <w:t>?</w:t>
      </w:r>
    </w:p>
  </w:comment>
  <w:comment w:id="1507" w:author="Windows User" w:date="2015-10-30T08:56:00Z" w:initials="WU">
    <w:p w14:paraId="3079CC02" w14:textId="77777777" w:rsidR="000676C7" w:rsidRPr="0098028B" w:rsidRDefault="000676C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8" w:author="Windows User" w:date="2015-10-30T08:56:00Z" w:initials="WU">
    <w:p w14:paraId="4B943F0B" w14:textId="77777777" w:rsidR="000676C7" w:rsidRDefault="000676C7">
      <w:pPr>
        <w:pStyle w:val="CommentText"/>
      </w:pPr>
      <w:r>
        <w:rPr>
          <w:rStyle w:val="CommentReference"/>
        </w:rPr>
        <w:annotationRef/>
      </w:r>
      <w:r>
        <w:t>Synaxarium has St. James dying twice… likely one of them should be St. John!</w:t>
      </w:r>
    </w:p>
  </w:comment>
  <w:comment w:id="1551" w:author="Windows User" w:date="2015-10-30T08:56:00Z" w:initials="WU">
    <w:p w14:paraId="11436C6E" w14:textId="77777777" w:rsidR="000676C7" w:rsidRDefault="000676C7">
      <w:pPr>
        <w:pStyle w:val="CommentText"/>
      </w:pPr>
      <w:r>
        <w:rPr>
          <w:rStyle w:val="CommentReference"/>
        </w:rPr>
        <w:annotationRef/>
      </w:r>
      <w:r>
        <w:t>Ramez says print synacarium may have him in july</w:t>
      </w:r>
    </w:p>
  </w:comment>
  <w:comment w:id="1562" w:author="Windows User" w:date="2015-10-30T08:56:00Z" w:initials="WU">
    <w:p w14:paraId="62A36CDC" w14:textId="77777777" w:rsidR="000676C7" w:rsidRDefault="000676C7">
      <w:pPr>
        <w:pStyle w:val="CommentText"/>
      </w:pPr>
      <w:r>
        <w:rPr>
          <w:rStyle w:val="CommentReference"/>
        </w:rPr>
        <w:annotationRef/>
      </w:r>
      <w:r>
        <w:t>Approached? What does this vs mean?</w:t>
      </w:r>
    </w:p>
  </w:comment>
  <w:comment w:id="1563" w:author="Windows User" w:date="2015-10-30T08:56:00Z" w:initials="WU">
    <w:p w14:paraId="329416E7" w14:textId="77777777" w:rsidR="000676C7" w:rsidRPr="00035775" w:rsidRDefault="000676C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9" w:author="Windows User" w:date="2015-10-30T08:56:00Z" w:initials="WU">
    <w:p w14:paraId="763F73BB" w14:textId="77777777" w:rsidR="000676C7" w:rsidRDefault="000676C7">
      <w:pPr>
        <w:pStyle w:val="CommentText"/>
      </w:pPr>
      <w:r>
        <w:rPr>
          <w:rStyle w:val="CommentReference"/>
        </w:rPr>
        <w:annotationRef/>
      </w:r>
      <w:r>
        <w:t>Thoughts?</w:t>
      </w:r>
    </w:p>
  </w:comment>
  <w:comment w:id="1590" w:author="Windows User" w:date="2015-10-30T08:56:00Z" w:initials="WU">
    <w:p w14:paraId="7B47C8A3" w14:textId="77777777" w:rsidR="000676C7" w:rsidRDefault="000676C7">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25" w:author="Windows User" w:date="2015-10-30T08:56:00Z" w:initials="WU">
    <w:p w14:paraId="0BE9113A" w14:textId="77777777" w:rsidR="000676C7" w:rsidRDefault="000676C7">
      <w:pPr>
        <w:pStyle w:val="CommentText"/>
      </w:pPr>
      <w:r>
        <w:rPr>
          <w:rStyle w:val="CommentReference"/>
        </w:rPr>
        <w:annotationRef/>
      </w:r>
      <w:r>
        <w:t>Completely different.</w:t>
      </w:r>
    </w:p>
  </w:comment>
  <w:comment w:id="1626" w:author="Windows User" w:date="2015-10-30T08:56:00Z" w:initials="WU">
    <w:p w14:paraId="074682DD" w14:textId="77777777" w:rsidR="000676C7" w:rsidRDefault="000676C7">
      <w:pPr>
        <w:pStyle w:val="CommentText"/>
      </w:pPr>
      <w:r>
        <w:rPr>
          <w:rStyle w:val="CommentReference"/>
        </w:rPr>
        <w:annotationRef/>
      </w:r>
      <w:r>
        <w:t>With or in?</w:t>
      </w:r>
    </w:p>
  </w:comment>
  <w:comment w:id="1627" w:author="Windows User" w:date="2015-10-30T08:56:00Z" w:initials="WU">
    <w:p w14:paraId="371712E1" w14:textId="77777777" w:rsidR="000676C7" w:rsidRDefault="000676C7">
      <w:pPr>
        <w:pStyle w:val="CommentText"/>
      </w:pPr>
      <w:r>
        <w:rPr>
          <w:rStyle w:val="CommentReference"/>
        </w:rPr>
        <w:annotationRef/>
      </w:r>
    </w:p>
  </w:comment>
  <w:comment w:id="1628" w:author="Windows User" w:date="2015-10-30T08:56:00Z" w:initials="WU">
    <w:p w14:paraId="0B3C1D3B" w14:textId="77777777" w:rsidR="000676C7" w:rsidRDefault="000676C7">
      <w:pPr>
        <w:pStyle w:val="CommentText"/>
      </w:pPr>
      <w:r>
        <w:rPr>
          <w:rStyle w:val="CommentReference"/>
        </w:rPr>
        <w:annotationRef/>
      </w:r>
      <w:r>
        <w:t>Sound or voice?</w:t>
      </w:r>
    </w:p>
  </w:comment>
  <w:comment w:id="1630" w:author="Windows User" w:date="2015-10-30T08:56:00Z" w:initials="WU">
    <w:p w14:paraId="1C3A0B98" w14:textId="77777777" w:rsidR="000676C7" w:rsidRDefault="000676C7">
      <w:pPr>
        <w:pStyle w:val="CommentText"/>
      </w:pPr>
      <w:r>
        <w:rPr>
          <w:rStyle w:val="CommentReference"/>
        </w:rPr>
        <w:annotationRef/>
      </w:r>
      <w:r>
        <w:t>Open to suggetions.</w:t>
      </w:r>
    </w:p>
  </w:comment>
  <w:comment w:id="1631" w:author="Windows User" w:date="2015-10-30T08:56:00Z" w:initials="WU">
    <w:p w14:paraId="79DB91AB" w14:textId="77777777" w:rsidR="000676C7" w:rsidRDefault="000676C7">
      <w:pPr>
        <w:pStyle w:val="CommentText"/>
      </w:pPr>
      <w:r>
        <w:rPr>
          <w:rStyle w:val="CommentReference"/>
        </w:rPr>
        <w:annotationRef/>
      </w:r>
      <w:r>
        <w:t>Before?</w:t>
      </w:r>
    </w:p>
  </w:comment>
  <w:comment w:id="1632" w:author="Windows User" w:date="2015-10-30T08:56:00Z" w:initials="WU">
    <w:p w14:paraId="777049F3" w14:textId="77777777" w:rsidR="000676C7" w:rsidRDefault="000676C7">
      <w:pPr>
        <w:pStyle w:val="CommentText"/>
      </w:pPr>
      <w:r>
        <w:rPr>
          <w:rStyle w:val="CommentReference"/>
        </w:rPr>
        <w:annotationRef/>
      </w:r>
      <w:r>
        <w:t>Nations?</w:t>
      </w:r>
    </w:p>
  </w:comment>
  <w:comment w:id="1633" w:author="Windows User" w:date="2015-10-30T08:56:00Z" w:initials="WU">
    <w:p w14:paraId="29D1E0CC" w14:textId="77777777" w:rsidR="000676C7" w:rsidRDefault="000676C7">
      <w:pPr>
        <w:pStyle w:val="CommentText"/>
      </w:pPr>
      <w:r>
        <w:rPr>
          <w:rStyle w:val="CommentReference"/>
        </w:rPr>
        <w:annotationRef/>
      </w:r>
      <w:r>
        <w:t>?</w:t>
      </w:r>
    </w:p>
  </w:comment>
  <w:comment w:id="1674" w:author="Windows User" w:date="2015-10-30T08:56:00Z" w:initials="WU">
    <w:p w14:paraId="73A9ACC7" w14:textId="77777777" w:rsidR="000676C7" w:rsidRDefault="000676C7">
      <w:pPr>
        <w:pStyle w:val="CommentText"/>
      </w:pPr>
      <w:r>
        <w:rPr>
          <w:rStyle w:val="CommentReference"/>
        </w:rPr>
        <w:annotationRef/>
      </w:r>
      <w:r>
        <w:t>?</w:t>
      </w:r>
    </w:p>
  </w:comment>
  <w:comment w:id="1681" w:author="Windows User" w:date="2015-10-30T08:56:00Z" w:initials="WU">
    <w:p w14:paraId="4F5630C0" w14:textId="77777777" w:rsidR="000676C7" w:rsidRDefault="000676C7">
      <w:pPr>
        <w:pStyle w:val="CommentText"/>
      </w:pPr>
      <w:r>
        <w:rPr>
          <w:rStyle w:val="CommentReference"/>
        </w:rPr>
        <w:annotationRef/>
      </w:r>
      <w:r>
        <w:t>Abba Noub, abanoub, Apa Noub, Apnoub?</w:t>
      </w:r>
    </w:p>
  </w:comment>
  <w:comment w:id="1682" w:author="Windows User" w:date="2015-10-30T08:56:00Z" w:initials="WU">
    <w:p w14:paraId="3899034D" w14:textId="77777777" w:rsidR="000676C7" w:rsidRDefault="000676C7">
      <w:pPr>
        <w:pStyle w:val="CommentText"/>
      </w:pPr>
      <w:r>
        <w:rPr>
          <w:rStyle w:val="CommentReference"/>
        </w:rPr>
        <w:annotationRef/>
      </w:r>
      <w:r>
        <w:t>Upright, or orthodox?</w:t>
      </w:r>
    </w:p>
  </w:comment>
  <w:comment w:id="1691" w:author="Windows User" w:date="2015-10-30T08:56:00Z" w:initials="WU">
    <w:p w14:paraId="61207ABC" w14:textId="77777777" w:rsidR="000676C7" w:rsidRDefault="000676C7">
      <w:pPr>
        <w:pStyle w:val="CommentText"/>
      </w:pPr>
      <w:r>
        <w:rPr>
          <w:rStyle w:val="CommentReference"/>
        </w:rPr>
        <w:annotationRef/>
      </w:r>
      <w:r>
        <w:t>Are we going with ti agia = saint and ti ethowab = the holy?</w:t>
      </w:r>
    </w:p>
  </w:comment>
  <w:comment w:id="1713" w:author="Windows User" w:date="2015-11-18T20:43:00Z" w:initials="WU">
    <w:p w14:paraId="08613E46" w14:textId="00F90E8C" w:rsidR="000676C7" w:rsidRDefault="000676C7">
      <w:pPr>
        <w:pStyle w:val="CommentText"/>
      </w:pPr>
      <w:r>
        <w:rPr>
          <w:rStyle w:val="CommentReference"/>
        </w:rPr>
        <w:annotationRef/>
      </w:r>
      <w:r>
        <w:t>Is this for Adam days? Or just Sundays?</w:t>
      </w:r>
    </w:p>
  </w:comment>
  <w:comment w:id="1714" w:author="Windows User" w:date="2015-11-18T20:38:00Z" w:initials="WU">
    <w:p w14:paraId="43F9C3B7" w14:textId="77777777" w:rsidR="000676C7" w:rsidRDefault="000676C7">
      <w:pPr>
        <w:pStyle w:val="CommentText"/>
      </w:pPr>
      <w:r>
        <w:rPr>
          <w:rStyle w:val="CommentReference"/>
        </w:rPr>
        <w:annotationRef/>
      </w:r>
      <w:r>
        <w:t>What does this mean? I feel like we put something else somewhere else</w:t>
      </w:r>
    </w:p>
  </w:comment>
  <w:comment w:id="1716" w:author="Windows User" w:date="2015-11-19T22:12:00Z" w:initials="WU">
    <w:p w14:paraId="79F037D4" w14:textId="77777777" w:rsidR="000676C7" w:rsidRDefault="000676C7">
      <w:pPr>
        <w:pStyle w:val="CommentText"/>
      </w:pPr>
      <w:r>
        <w:rPr>
          <w:rStyle w:val="CommentReference"/>
        </w:rPr>
        <w:annotationRef/>
      </w:r>
      <w:r>
        <w:t>Theotokos forever, or ever-Theotokos?</w:t>
      </w:r>
    </w:p>
  </w:comment>
  <w:comment w:id="1717" w:author="Windows User" w:date="2015-11-19T22:12:00Z" w:initials="WU">
    <w:p w14:paraId="7E2C6DDB" w14:textId="77777777" w:rsidR="000676C7" w:rsidRDefault="000676C7">
      <w:pPr>
        <w:pStyle w:val="CommentText"/>
      </w:pPr>
      <w:r>
        <w:rPr>
          <w:rStyle w:val="CommentReference"/>
        </w:rPr>
        <w:annotationRef/>
      </w:r>
      <w:r>
        <w:t>What does this mean?</w:t>
      </w:r>
    </w:p>
  </w:comment>
  <w:comment w:id="1718" w:author="Windows User" w:date="2015-11-19T22:12:00Z" w:initials="WU">
    <w:p w14:paraId="71146019" w14:textId="77777777" w:rsidR="000676C7" w:rsidRDefault="000676C7">
      <w:pPr>
        <w:pStyle w:val="CommentText"/>
      </w:pPr>
      <w:r>
        <w:rPr>
          <w:rStyle w:val="CommentReference"/>
        </w:rPr>
        <w:annotationRef/>
      </w:r>
      <w:r>
        <w:t>What does this mean?</w:t>
      </w:r>
    </w:p>
  </w:comment>
  <w:comment w:id="1719" w:author="Windows User" w:date="2015-11-19T22:12:00Z" w:initials="WU">
    <w:p w14:paraId="24E4F57A" w14:textId="77777777" w:rsidR="000676C7" w:rsidRDefault="000676C7">
      <w:pPr>
        <w:pStyle w:val="CommentText"/>
      </w:pPr>
      <w:r>
        <w:rPr>
          <w:rStyle w:val="CommentReference"/>
        </w:rPr>
        <w:annotationRef/>
      </w:r>
      <w:r>
        <w:t>Praying or interceding?</w:t>
      </w:r>
    </w:p>
  </w:comment>
  <w:comment w:id="1737" w:author="Windows User" w:date="2015-10-30T08:56:00Z" w:initials="WU">
    <w:p w14:paraId="36116F5D" w14:textId="77777777" w:rsidR="000676C7" w:rsidRPr="00F905FE" w:rsidRDefault="000676C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38" w:author="Windows User" w:date="2015-10-30T08:56:00Z" w:initials="WU">
    <w:p w14:paraId="55EA204B" w14:textId="77777777" w:rsidR="000676C7" w:rsidRDefault="000676C7">
      <w:pPr>
        <w:pStyle w:val="CommentText"/>
      </w:pPr>
      <w:r>
        <w:rPr>
          <w:rStyle w:val="CommentReference"/>
        </w:rPr>
        <w:annotationRef/>
      </w:r>
      <w:r>
        <w:t>Typo?</w:t>
      </w:r>
    </w:p>
  </w:comment>
  <w:comment w:id="1759" w:author="Windows User" w:date="2015-10-30T08:56:00Z" w:initials="WU">
    <w:p w14:paraId="11E5D177" w14:textId="77777777" w:rsidR="000676C7" w:rsidRPr="00DD5DBC" w:rsidRDefault="000676C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61" w:author="Windows User" w:date="2015-10-30T08:56:00Z" w:initials="WU">
    <w:p w14:paraId="38A16B24" w14:textId="77777777" w:rsidR="000676C7" w:rsidRDefault="000676C7">
      <w:pPr>
        <w:pStyle w:val="CommentText"/>
      </w:pPr>
      <w:r>
        <w:rPr>
          <w:rStyle w:val="CommentReference"/>
        </w:rPr>
        <w:annotationRef/>
      </w:r>
      <w:r>
        <w:t>What does the Coptic say?</w:t>
      </w:r>
    </w:p>
  </w:comment>
  <w:comment w:id="1762" w:author="Windows User" w:date="2015-10-30T08:56:00Z" w:initials="WU">
    <w:p w14:paraId="239824AA" w14:textId="77777777" w:rsidR="000676C7" w:rsidRDefault="000676C7">
      <w:pPr>
        <w:pStyle w:val="CommentText"/>
      </w:pPr>
      <w:r>
        <w:rPr>
          <w:rStyle w:val="CommentReference"/>
        </w:rPr>
        <w:annotationRef/>
      </w:r>
      <w:r>
        <w:t>What is being quoted? 2Cor 5?</w:t>
      </w:r>
    </w:p>
  </w:comment>
  <w:comment w:id="1765" w:author="Windows User" w:date="2015-10-30T08:56:00Z" w:initials="WU">
    <w:p w14:paraId="1EC34668" w14:textId="77777777" w:rsidR="000676C7" w:rsidRDefault="000676C7">
      <w:pPr>
        <w:pStyle w:val="CommentText"/>
      </w:pPr>
      <w:r>
        <w:rPr>
          <w:rStyle w:val="CommentReference"/>
        </w:rPr>
        <w:annotationRef/>
      </w:r>
      <w:r>
        <w:t>This is clearly a late composition, bastardizing other hymns. “our father in heaven, the sinless one, with your good father…” right.</w:t>
      </w:r>
    </w:p>
  </w:comment>
  <w:comment w:id="1766" w:author="Windows User" w:date="2015-10-30T08:56:00Z" w:initials="WU">
    <w:p w14:paraId="4470C38C" w14:textId="77777777" w:rsidR="000676C7" w:rsidRDefault="000676C7">
      <w:pPr>
        <w:pStyle w:val="CommentText"/>
      </w:pPr>
      <w:r>
        <w:rPr>
          <w:rStyle w:val="CommentReference"/>
        </w:rPr>
        <w:annotationRef/>
      </w:r>
      <w:r>
        <w:t>Coptic is different from previous verse. What should English be?</w:t>
      </w:r>
    </w:p>
  </w:comment>
  <w:comment w:id="1767" w:author="Windows User" w:date="2015-10-30T08:56:00Z" w:initials="WU">
    <w:p w14:paraId="350A9B71" w14:textId="77777777" w:rsidR="000676C7" w:rsidRDefault="000676C7">
      <w:pPr>
        <w:pStyle w:val="CommentText"/>
      </w:pPr>
      <w:r>
        <w:rPr>
          <w:rStyle w:val="CommentReference"/>
        </w:rPr>
        <w:annotationRef/>
      </w:r>
      <w:r>
        <w:t>Or athletes? Or athletic martyrs?</w:t>
      </w:r>
    </w:p>
  </w:comment>
  <w:comment w:id="1768" w:author="Windows User" w:date="2015-10-30T08:56:00Z" w:initials="WU">
    <w:p w14:paraId="72F9FFC3" w14:textId="77777777" w:rsidR="000676C7" w:rsidRDefault="000676C7">
      <w:pPr>
        <w:pStyle w:val="CommentText"/>
      </w:pPr>
      <w:r>
        <w:rPr>
          <w:rStyle w:val="CommentReference"/>
        </w:rPr>
        <w:annotationRef/>
      </w:r>
      <w:r>
        <w:t>Or of the martyrs?</w:t>
      </w:r>
    </w:p>
  </w:comment>
  <w:comment w:id="1769" w:author="Windows User" w:date="2015-10-30T08:56:00Z" w:initials="WU">
    <w:p w14:paraId="7BD5C124" w14:textId="77777777" w:rsidR="000676C7" w:rsidRDefault="000676C7">
      <w:pPr>
        <w:pStyle w:val="CommentText"/>
      </w:pPr>
      <w:r>
        <w:rPr>
          <w:rStyle w:val="CommentReference"/>
        </w:rPr>
        <w:annotationRef/>
      </w:r>
      <w:r>
        <w:t>Carries or lifts?</w:t>
      </w:r>
    </w:p>
  </w:comment>
  <w:comment w:id="1770" w:author="Windows User" w:date="2015-10-30T08:56:00Z" w:initials="WU">
    <w:p w14:paraId="525F7218" w14:textId="77777777" w:rsidR="000676C7" w:rsidRDefault="000676C7">
      <w:pPr>
        <w:pStyle w:val="CommentText"/>
      </w:pPr>
      <w:r>
        <w:rPr>
          <w:rStyle w:val="CommentReference"/>
        </w:rPr>
        <w:annotationRef/>
      </w:r>
      <w:r>
        <w:t>Churches?</w:t>
      </w:r>
    </w:p>
    <w:p w14:paraId="32A8F1D7" w14:textId="77777777" w:rsidR="000676C7" w:rsidRDefault="000676C7">
      <w:pPr>
        <w:pStyle w:val="CommentText"/>
      </w:pPr>
    </w:p>
  </w:comment>
  <w:comment w:id="1771" w:author="Windows User" w:date="2015-10-30T08:56:00Z" w:initials="WU">
    <w:p w14:paraId="165286E5" w14:textId="77777777" w:rsidR="000676C7" w:rsidRDefault="000676C7">
      <w:pPr>
        <w:pStyle w:val="CommentText"/>
      </w:pPr>
      <w:r>
        <w:rPr>
          <w:rStyle w:val="CommentReference"/>
        </w:rPr>
        <w:annotationRef/>
      </w:r>
      <w:r>
        <w:t>End?</w:t>
      </w:r>
    </w:p>
  </w:comment>
  <w:comment w:id="1780" w:author="Windows User" w:date="2015-10-30T08:56:00Z" w:initials="WU">
    <w:p w14:paraId="770DC519" w14:textId="77777777" w:rsidR="000676C7" w:rsidRDefault="000676C7">
      <w:pPr>
        <w:pStyle w:val="CommentText"/>
      </w:pPr>
      <w:r>
        <w:rPr>
          <w:rStyle w:val="CommentReference"/>
        </w:rPr>
        <w:annotationRef/>
      </w:r>
      <w:r>
        <w:t>Or full stop. You are worthy of the glory,</w:t>
      </w:r>
    </w:p>
  </w:comment>
  <w:comment w:id="1786" w:author="Windows User" w:date="2015-10-30T08:56:00Z" w:initials="WU">
    <w:p w14:paraId="664F3BFA" w14:textId="77777777" w:rsidR="000676C7" w:rsidRDefault="000676C7">
      <w:pPr>
        <w:pStyle w:val="CommentText"/>
      </w:pPr>
      <w:r>
        <w:rPr>
          <w:rStyle w:val="CommentReference"/>
        </w:rPr>
        <w:annotationRef/>
      </w:r>
      <w:r>
        <w:t>?</w:t>
      </w:r>
    </w:p>
  </w:comment>
  <w:comment w:id="1789" w:author="Windows User" w:date="2015-10-30T08:56:00Z" w:initials="WU">
    <w:p w14:paraId="08BCD53E" w14:textId="77777777" w:rsidR="000676C7" w:rsidRDefault="000676C7">
      <w:pPr>
        <w:pStyle w:val="CommentText"/>
      </w:pPr>
      <w:r>
        <w:rPr>
          <w:rStyle w:val="CommentReference"/>
        </w:rPr>
        <w:annotationRef/>
      </w:r>
      <w:r>
        <w:t>Is? Or will be? Exalted, or highly exalted?</w:t>
      </w:r>
    </w:p>
  </w:comment>
  <w:comment w:id="1791" w:author="Windows User" w:date="2015-10-30T08:56:00Z" w:initials="WU">
    <w:p w14:paraId="4F4D62D2" w14:textId="77777777" w:rsidR="000676C7" w:rsidRDefault="000676C7">
      <w:pPr>
        <w:pStyle w:val="CommentText"/>
      </w:pPr>
      <w:r>
        <w:rPr>
          <w:rStyle w:val="CommentReference"/>
        </w:rPr>
        <w:annotationRef/>
      </w:r>
      <w:r>
        <w:t>Bring or offer</w:t>
      </w:r>
    </w:p>
  </w:comment>
  <w:comment w:id="1792" w:author="Windows User" w:date="2015-10-30T08:56:00Z" w:initials="WU">
    <w:p w14:paraId="66D4EE13" w14:textId="77777777" w:rsidR="000676C7" w:rsidRDefault="000676C7">
      <w:pPr>
        <w:pStyle w:val="CommentText"/>
      </w:pPr>
      <w:r>
        <w:rPr>
          <w:rStyle w:val="CommentReference"/>
        </w:rPr>
        <w:annotationRef/>
      </w:r>
      <w:r>
        <w:t>Spelling?</w:t>
      </w:r>
    </w:p>
  </w:comment>
  <w:comment w:id="1798" w:author="Windows User" w:date="2015-11-17T22:12:00Z" w:initials="WU">
    <w:p w14:paraId="412F0631" w14:textId="77777777" w:rsidR="000676C7" w:rsidRDefault="000676C7">
      <w:pPr>
        <w:pStyle w:val="CommentText"/>
      </w:pPr>
      <w:r>
        <w:rPr>
          <w:rStyle w:val="CommentReference"/>
        </w:rPr>
        <w:annotationRef/>
      </w:r>
      <w:r>
        <w:t>Literally trampled, right? Or crushed?</w:t>
      </w:r>
    </w:p>
  </w:comment>
  <w:comment w:id="1799" w:author="Windows User" w:date="2015-11-17T22:12:00Z" w:initials="WU">
    <w:p w14:paraId="135DCC31" w14:textId="77777777" w:rsidR="000676C7" w:rsidRDefault="000676C7">
      <w:pPr>
        <w:pStyle w:val="CommentText"/>
      </w:pPr>
      <w:r>
        <w:rPr>
          <w:rStyle w:val="CommentReference"/>
        </w:rPr>
        <w:annotationRef/>
      </w:r>
      <w:r>
        <w:t>Authority? Might? Reign?</w:t>
      </w:r>
    </w:p>
  </w:comment>
  <w:comment w:id="1802" w:author="Windows User" w:date="2015-10-30T08:56:00Z" w:initials="WU">
    <w:p w14:paraId="11BE3C4D" w14:textId="77777777" w:rsidR="000676C7" w:rsidRDefault="000676C7">
      <w:pPr>
        <w:pStyle w:val="CommentText"/>
      </w:pPr>
      <w:r>
        <w:rPr>
          <w:rStyle w:val="CommentReference"/>
        </w:rPr>
        <w:annotationRef/>
      </w:r>
      <w:r>
        <w:t>Name or Holy Name?</w:t>
      </w:r>
    </w:p>
  </w:comment>
  <w:comment w:id="1812" w:author="Windows User" w:date="2015-10-30T08:56:00Z" w:initials="WU">
    <w:p w14:paraId="4A1C10F1" w14:textId="77777777" w:rsidR="000676C7" w:rsidRDefault="000676C7">
      <w:pPr>
        <w:pStyle w:val="CommentText"/>
      </w:pPr>
      <w:r>
        <w:rPr>
          <w:rStyle w:val="CommentReference"/>
        </w:rPr>
        <w:annotationRef/>
      </w:r>
      <w:r>
        <w:t>Christ or Jesus Christ?</w:t>
      </w:r>
    </w:p>
  </w:comment>
  <w:comment w:id="1818" w:author="Windows User" w:date="2015-10-30T08:56:00Z" w:initials="WU">
    <w:p w14:paraId="31C2C585" w14:textId="77777777" w:rsidR="000676C7" w:rsidRDefault="000676C7">
      <w:pPr>
        <w:pStyle w:val="CommentText"/>
      </w:pPr>
      <w:r>
        <w:rPr>
          <w:rStyle w:val="CommentReference"/>
        </w:rPr>
        <w:annotationRef/>
      </w:r>
      <w:r>
        <w:t>Name or Holy Name?</w:t>
      </w:r>
    </w:p>
  </w:comment>
  <w:comment w:id="1819" w:author="Windows User" w:date="2015-10-30T08:56:00Z" w:initials="WU">
    <w:p w14:paraId="18203C3C" w14:textId="77777777" w:rsidR="000676C7" w:rsidRDefault="000676C7">
      <w:pPr>
        <w:pStyle w:val="CommentText"/>
      </w:pPr>
      <w:r>
        <w:rPr>
          <w:rStyle w:val="CommentReference"/>
        </w:rPr>
        <w:annotationRef/>
      </w:r>
      <w:r>
        <w:t>To Him? Or by His might/power?</w:t>
      </w:r>
    </w:p>
  </w:comment>
  <w:comment w:id="1820" w:author="Windows User" w:date="2015-10-30T08:56:00Z" w:initials="WU">
    <w:p w14:paraId="27B39720" w14:textId="77777777" w:rsidR="000676C7" w:rsidRDefault="000676C7">
      <w:pPr>
        <w:pStyle w:val="CommentText"/>
      </w:pPr>
      <w:r>
        <w:rPr>
          <w:rStyle w:val="CommentReference"/>
        </w:rPr>
        <w:annotationRef/>
      </w:r>
      <w:r>
        <w:t>Might, or may?</w:t>
      </w:r>
    </w:p>
  </w:comment>
  <w:comment w:id="1821" w:author="Windows User" w:date="2015-10-30T08:56:00Z" w:initials="WU">
    <w:p w14:paraId="2FB96B7C" w14:textId="77777777" w:rsidR="000676C7" w:rsidRDefault="000676C7" w:rsidP="00F77A5B">
      <w:pPr>
        <w:pStyle w:val="CommentText"/>
      </w:pPr>
      <w:r>
        <w:rPr>
          <w:rStyle w:val="CommentReference"/>
        </w:rPr>
        <w:annotationRef/>
      </w:r>
      <w:r>
        <w:t>Christ or Jesus Christ?</w:t>
      </w:r>
    </w:p>
  </w:comment>
  <w:comment w:id="1824" w:author="Windows User" w:date="2015-10-30T08:56:00Z" w:initials="WU">
    <w:p w14:paraId="775D4B1C" w14:textId="77777777" w:rsidR="000676C7" w:rsidRDefault="000676C7">
      <w:pPr>
        <w:pStyle w:val="CommentText"/>
      </w:pPr>
      <w:r>
        <w:rPr>
          <w:rStyle w:val="CommentReference"/>
        </w:rPr>
        <w:annotationRef/>
      </w:r>
      <w:r>
        <w:t>Miracles?</w:t>
      </w:r>
    </w:p>
  </w:comment>
  <w:comment w:id="1830" w:author="Windows User" w:date="2015-10-30T08:56:00Z" w:initials="WU">
    <w:p w14:paraId="511773EC" w14:textId="77777777" w:rsidR="000676C7" w:rsidRDefault="000676C7">
      <w:pPr>
        <w:pStyle w:val="CommentText"/>
      </w:pPr>
      <w:r>
        <w:rPr>
          <w:rStyle w:val="CommentReference"/>
        </w:rPr>
        <w:annotationRef/>
      </w:r>
      <w:r>
        <w:t>Name or Holy Name?</w:t>
      </w:r>
    </w:p>
  </w:comment>
  <w:comment w:id="1831" w:author="Windows User" w:date="2015-10-30T08:56:00Z" w:initials="WU">
    <w:p w14:paraId="0BC6FD3A" w14:textId="77777777" w:rsidR="000676C7" w:rsidRDefault="000676C7">
      <w:pPr>
        <w:pStyle w:val="CommentText"/>
      </w:pPr>
      <w:r>
        <w:rPr>
          <w:rStyle w:val="CommentReference"/>
        </w:rPr>
        <w:annotationRef/>
      </w:r>
      <w:r>
        <w:t>To Him? Or by His might/power?</w:t>
      </w:r>
    </w:p>
  </w:comment>
  <w:comment w:id="1832" w:author="Windows User" w:date="2015-10-30T08:56:00Z" w:initials="WU">
    <w:p w14:paraId="6BED6166" w14:textId="77777777" w:rsidR="000676C7" w:rsidRDefault="000676C7">
      <w:pPr>
        <w:pStyle w:val="CommentText"/>
      </w:pPr>
      <w:r>
        <w:rPr>
          <w:rStyle w:val="CommentReference"/>
        </w:rPr>
        <w:annotationRef/>
      </w:r>
      <w:r>
        <w:t>Might, or may?</w:t>
      </w:r>
    </w:p>
  </w:comment>
  <w:comment w:id="1836" w:author="Brett Slote" w:date="2016-05-06T20:19:00Z" w:initials="BS">
    <w:p w14:paraId="184BF56F" w14:textId="0C1ED1E8" w:rsidR="000676C7" w:rsidRDefault="000676C7">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2756FA" w14:textId="77777777" w:rsidR="00BD2BE0" w:rsidRDefault="00BD2BE0" w:rsidP="006D61CA">
      <w:pPr>
        <w:spacing w:after="0" w:line="240" w:lineRule="auto"/>
      </w:pPr>
      <w:r>
        <w:separator/>
      </w:r>
    </w:p>
  </w:endnote>
  <w:endnote w:type="continuationSeparator" w:id="0">
    <w:p w14:paraId="08D54B38" w14:textId="77777777" w:rsidR="00BD2BE0" w:rsidRDefault="00BD2BE0"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NotoSansCoptic">
    <w:altName w:val="Times New Roman"/>
    <w:panose1 w:val="00000000000000000000"/>
    <w:charset w:val="00"/>
    <w:family w:val="roman"/>
    <w:notTrueType/>
    <w:pitch w:val="default"/>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3822501F" w:rsidR="000676C7" w:rsidRPr="004D6538" w:rsidRDefault="000676C7"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097AE9">
      <w:rPr>
        <w:noProof/>
        <w:lang w:val="en-US"/>
      </w:rPr>
      <w:t>454</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0676C7" w:rsidRPr="009654EE" w:rsidRDefault="000676C7"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0D30D73C" w:rsidR="000676C7" w:rsidRPr="009654EE" w:rsidRDefault="000676C7"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097AE9">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3C3E4C75" w:rsidR="000676C7" w:rsidRPr="006D61CA" w:rsidRDefault="000676C7"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097AE9">
      <w:rPr>
        <w:noProof/>
        <w:lang w:val="en-US"/>
      </w:rPr>
      <w:t>435</w:t>
    </w:r>
    <w:r w:rsidRPr="006D61CA">
      <w:rPr>
        <w:lang w:val="en-US"/>
      </w:rPr>
      <w:fldChar w:fldCharType="end"/>
    </w:r>
  </w:p>
  <w:p w14:paraId="1546C8BA" w14:textId="77777777" w:rsidR="000676C7" w:rsidRDefault="000676C7"/>
  <w:p w14:paraId="578F45FC" w14:textId="77777777" w:rsidR="000676C7" w:rsidRDefault="000676C7"/>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7771085C" w:rsidR="000676C7" w:rsidRPr="006D61CA" w:rsidRDefault="000676C7"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097AE9">
      <w:rPr>
        <w:noProof/>
        <w:lang w:val="en-US"/>
      </w:rPr>
      <w:t>1085</w:t>
    </w:r>
    <w:r w:rsidRPr="006D61CA">
      <w:rPr>
        <w:lang w:val="en-US"/>
      </w:rPr>
      <w:fldChar w:fldCharType="end"/>
    </w:r>
  </w:p>
  <w:p w14:paraId="6E3E0469" w14:textId="77777777" w:rsidR="000676C7" w:rsidRDefault="000676C7"/>
  <w:p w14:paraId="5C3C24E2" w14:textId="77777777" w:rsidR="000676C7" w:rsidRDefault="000676C7"/>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28569" w14:textId="76F77BD0" w:rsidR="000676C7" w:rsidRPr="004D6538" w:rsidRDefault="000676C7"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097AE9">
      <w:rPr>
        <w:noProof/>
        <w:lang w:val="en-US"/>
      </w:rPr>
      <w:t>1084</w:t>
    </w:r>
    <w:r w:rsidRPr="004D653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55A7EA" w14:textId="77777777" w:rsidR="00BD2BE0" w:rsidRDefault="00BD2BE0" w:rsidP="006D61CA">
      <w:pPr>
        <w:spacing w:after="0" w:line="240" w:lineRule="auto"/>
      </w:pPr>
      <w:r>
        <w:separator/>
      </w:r>
    </w:p>
  </w:footnote>
  <w:footnote w:type="continuationSeparator" w:id="0">
    <w:p w14:paraId="01DBF4FA" w14:textId="77777777" w:rsidR="00BD2BE0" w:rsidRDefault="00BD2BE0" w:rsidP="006D61CA">
      <w:pPr>
        <w:spacing w:after="0" w:line="240" w:lineRule="auto"/>
      </w:pPr>
      <w:r>
        <w:continuationSeparator/>
      </w:r>
    </w:p>
  </w:footnote>
  <w:footnote w:id="1">
    <w:p w14:paraId="525741D5" w14:textId="22489CEA" w:rsidR="000676C7" w:rsidRDefault="000676C7" w:rsidP="00F94412">
      <w:pPr>
        <w:pStyle w:val="footnote"/>
      </w:pPr>
      <w:r>
        <w:rPr>
          <w:rStyle w:val="FootnoteReference"/>
        </w:rPr>
        <w:footnoteRef/>
      </w:r>
      <w:r>
        <w:t xml:space="preserve"> [JS] or “assemblies”</w:t>
      </w:r>
    </w:p>
  </w:footnote>
  <w:footnote w:id="2">
    <w:p w14:paraId="5E4DFE5E" w14:textId="69B73039" w:rsidR="000676C7" w:rsidRPr="00926B87" w:rsidRDefault="000676C7"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0676C7" w:rsidRDefault="000676C7" w:rsidP="00031314">
      <w:pPr>
        <w:pStyle w:val="footnote"/>
      </w:pPr>
    </w:p>
  </w:footnote>
  <w:footnote w:id="3">
    <w:p w14:paraId="5EDE2D3A" w14:textId="77777777" w:rsidR="000676C7" w:rsidRDefault="000676C7"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14:paraId="0C79E5F0" w14:textId="77777777" w:rsidR="000676C7" w:rsidRDefault="000676C7" w:rsidP="00323889">
      <w:pPr>
        <w:pStyle w:val="footnote"/>
      </w:pPr>
      <w:r>
        <w:rPr>
          <w:rStyle w:val="FootnoteReference"/>
        </w:rPr>
        <w:footnoteRef/>
      </w:r>
      <w:r>
        <w:t xml:space="preserve"> Or “The Lord’s Annointed”</w:t>
      </w:r>
    </w:p>
  </w:footnote>
  <w:footnote w:id="5">
    <w:p w14:paraId="31BBF667" w14:textId="77777777" w:rsidR="000676C7" w:rsidRPr="00926B87" w:rsidRDefault="000676C7"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0676C7" w:rsidRDefault="000676C7" w:rsidP="00441BAC">
      <w:pPr>
        <w:pStyle w:val="footnote"/>
      </w:pPr>
    </w:p>
  </w:footnote>
  <w:footnote w:id="6">
    <w:p w14:paraId="580FAEDD" w14:textId="77777777" w:rsidR="000676C7" w:rsidRDefault="000676C7" w:rsidP="00130E47">
      <w:pPr>
        <w:pStyle w:val="footnote"/>
      </w:pPr>
      <w:r>
        <w:rPr>
          <w:rStyle w:val="FootnoteReference"/>
        </w:rPr>
        <w:footnoteRef/>
      </w:r>
      <w:r>
        <w:t xml:space="preserve"> Or “The Lord’s Annointed”</w:t>
      </w:r>
    </w:p>
  </w:footnote>
  <w:footnote w:id="7">
    <w:p w14:paraId="74D64774" w14:textId="4A8F239B" w:rsidR="000676C7" w:rsidRDefault="000676C7"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8">
    <w:p w14:paraId="6CB42CA0" w14:textId="488CBE5E" w:rsidR="000676C7" w:rsidRDefault="000676C7"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
    <w:p w14:paraId="5720D5E2" w14:textId="77777777" w:rsidR="000676C7" w:rsidRDefault="000676C7"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0">
    <w:p w14:paraId="21BA1E56" w14:textId="77777777" w:rsidR="000676C7" w:rsidRDefault="000676C7" w:rsidP="00485E0C">
      <w:pPr>
        <w:pStyle w:val="footnote"/>
      </w:pPr>
      <w:r>
        <w:rPr>
          <w:rStyle w:val="FootnoteReference"/>
          <w:rFonts w:cs="@MingLiU"/>
          <w:szCs w:val="18"/>
        </w:rPr>
        <w:footnoteRef/>
      </w:r>
      <w:r w:rsidRPr="003C6041">
        <w:t>Literally, unbroken fence</w:t>
      </w:r>
    </w:p>
  </w:footnote>
  <w:footnote w:id="11">
    <w:p w14:paraId="7C2A9DE8" w14:textId="15E62972" w:rsidR="000676C7" w:rsidRDefault="000676C7"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09F8D73A" w14:textId="16300F8E" w:rsidR="000676C7" w:rsidRDefault="000676C7"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2A658EFC" w14:textId="19BD2A62" w:rsidR="000676C7" w:rsidRDefault="000676C7"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152B14E5" w14:textId="77777777" w:rsidR="000676C7" w:rsidRDefault="000676C7"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5">
    <w:p w14:paraId="30CD4346" w14:textId="77777777" w:rsidR="000676C7" w:rsidRDefault="000676C7" w:rsidP="006800D4">
      <w:pPr>
        <w:pStyle w:val="footnote"/>
      </w:pPr>
      <w:r>
        <w:rPr>
          <w:rStyle w:val="FootnoteReference"/>
        </w:rPr>
        <w:footnoteRef/>
      </w:r>
      <w:r>
        <w:t xml:space="preserve"> Or ‘Unique’</w:t>
      </w:r>
    </w:p>
  </w:footnote>
  <w:footnote w:id="16">
    <w:p w14:paraId="4D9AA31B" w14:textId="77777777" w:rsidR="000676C7" w:rsidRDefault="000676C7" w:rsidP="006800D4">
      <w:pPr>
        <w:pStyle w:val="footnote"/>
      </w:pPr>
      <w:r>
        <w:rPr>
          <w:rStyle w:val="FootnoteReference"/>
        </w:rPr>
        <w:footnoteRef/>
      </w:r>
      <w:r>
        <w:t xml:space="preserve"> The alternative, shorter Gospel reading is suppressed in current practice</w:t>
      </w:r>
    </w:p>
  </w:footnote>
  <w:footnote w:id="17">
    <w:p w14:paraId="40701202" w14:textId="3A9866C8" w:rsidR="000676C7" w:rsidRDefault="000676C7"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55E6A2D2" w14:textId="54BBD7DD" w:rsidR="000676C7" w:rsidRDefault="000676C7"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19">
    <w:p w14:paraId="70D46626" w14:textId="108AFFBE" w:rsidR="000676C7" w:rsidRDefault="000676C7"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0">
    <w:p w14:paraId="266FB058" w14:textId="7088DF92" w:rsidR="000676C7" w:rsidRDefault="000676C7"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52EF2EE1" w14:textId="5A872874" w:rsidR="000676C7" w:rsidRDefault="000676C7"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2">
    <w:p w14:paraId="25CCDCBD" w14:textId="698D5AF2" w:rsidR="000676C7" w:rsidRDefault="000676C7"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3F3CFE0D" w14:textId="2B4C27CA" w:rsidR="000676C7" w:rsidRDefault="000676C7"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21EB05D3" w14:textId="3E0DE2CA" w:rsidR="000676C7" w:rsidRPr="004A3E27" w:rsidRDefault="000676C7"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5">
    <w:p w14:paraId="504B45F8" w14:textId="77777777" w:rsidR="000676C7" w:rsidRPr="004A3E27" w:rsidRDefault="000676C7" w:rsidP="00A91B17">
      <w:pPr>
        <w:pStyle w:val="footnote"/>
      </w:pPr>
      <w:r w:rsidRPr="004A3E27">
        <w:rPr>
          <w:rStyle w:val="FootnoteReference"/>
        </w:rPr>
        <w:footnoteRef/>
      </w:r>
      <w:r w:rsidRPr="004A3E27">
        <w:t xml:space="preserve"> ‘An allusion to our Lord’s persecutors mentioned in Acts 4:26’ (St. Augustine).</w:t>
      </w:r>
    </w:p>
  </w:footnote>
  <w:footnote w:id="26">
    <w:p w14:paraId="72C81E85" w14:textId="34D1DBFF" w:rsidR="000676C7" w:rsidRPr="004A3E27" w:rsidRDefault="000676C7"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7">
    <w:p w14:paraId="0247D5F2" w14:textId="77777777" w:rsidR="000676C7" w:rsidRPr="004A3E27" w:rsidRDefault="000676C7"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14:paraId="18E761AF" w14:textId="77777777" w:rsidR="000676C7" w:rsidRPr="004A3E27" w:rsidRDefault="000676C7"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14:paraId="5A601DD3" w14:textId="77777777" w:rsidR="000676C7" w:rsidRPr="004A3E27" w:rsidRDefault="000676C7"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14:paraId="007228D7" w14:textId="77777777" w:rsidR="000676C7" w:rsidRPr="004A3E27" w:rsidRDefault="000676C7" w:rsidP="00C06875">
      <w:pPr>
        <w:pStyle w:val="footnote"/>
      </w:pPr>
      <w:r w:rsidRPr="004A3E27">
        <w:rPr>
          <w:rStyle w:val="FootnoteReference"/>
        </w:rPr>
        <w:footnoteRef/>
      </w:r>
      <w:r w:rsidRPr="004A3E27">
        <w:t xml:space="preserve"> Pause a moment and give that a little thought.</w:t>
      </w:r>
    </w:p>
  </w:footnote>
  <w:footnote w:id="31">
    <w:p w14:paraId="2B340A5C" w14:textId="4488FF0C" w:rsidR="000676C7" w:rsidRDefault="000676C7" w:rsidP="00AC01E8">
      <w:pPr>
        <w:pStyle w:val="footnote"/>
      </w:pPr>
      <w:r>
        <w:rPr>
          <w:rStyle w:val="FootnoteReference"/>
        </w:rPr>
        <w:footnoteRef/>
      </w:r>
      <w:r>
        <w:t xml:space="preserve"> [JS] or “enlarged me”</w:t>
      </w:r>
    </w:p>
  </w:footnote>
  <w:footnote w:id="32">
    <w:p w14:paraId="369566FF" w14:textId="769E6598" w:rsidR="000676C7" w:rsidRPr="004A3E27" w:rsidRDefault="000676C7"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3">
    <w:p w14:paraId="1C9D0288" w14:textId="77777777" w:rsidR="000676C7" w:rsidRPr="004A3E27" w:rsidRDefault="000676C7"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4">
    <w:p w14:paraId="4E76DBB2" w14:textId="77777777" w:rsidR="000676C7" w:rsidRPr="004A3E27" w:rsidRDefault="000676C7"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5">
    <w:p w14:paraId="40D70FA9" w14:textId="77777777" w:rsidR="000676C7" w:rsidRPr="004A3E27" w:rsidRDefault="000676C7"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6">
    <w:p w14:paraId="6A551E57" w14:textId="51EAA316" w:rsidR="000676C7" w:rsidRDefault="000676C7" w:rsidP="00AC01E8">
      <w:pPr>
        <w:pStyle w:val="footnote"/>
      </w:pPr>
      <w:r>
        <w:rPr>
          <w:rStyle w:val="FootnoteReference"/>
        </w:rPr>
        <w:footnoteRef/>
      </w:r>
      <w:r>
        <w:t xml:space="preserve"> [JS] literally, “face”</w:t>
      </w:r>
    </w:p>
  </w:footnote>
  <w:footnote w:id="37">
    <w:p w14:paraId="158091A0" w14:textId="77777777" w:rsidR="000676C7" w:rsidRPr="004A3E27" w:rsidRDefault="000676C7" w:rsidP="00C06875">
      <w:pPr>
        <w:pStyle w:val="footnote"/>
      </w:pPr>
      <w:r w:rsidRPr="004A3E27">
        <w:rPr>
          <w:rStyle w:val="FootnoteReference"/>
        </w:rPr>
        <w:footnoteRef/>
      </w:r>
      <w:r w:rsidRPr="004A3E27">
        <w:t xml:space="preserve"> Or: I rest in peace and fall asleep at once.</w:t>
      </w:r>
    </w:p>
  </w:footnote>
  <w:footnote w:id="38">
    <w:p w14:paraId="005F68B1" w14:textId="1D86BB98" w:rsidR="000676C7" w:rsidRPr="004A3E27" w:rsidRDefault="000676C7"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9">
    <w:p w14:paraId="7607908E" w14:textId="06A72B5C" w:rsidR="000676C7" w:rsidRDefault="000676C7" w:rsidP="00FE33CB">
      <w:pPr>
        <w:pStyle w:val="footnote"/>
      </w:pPr>
      <w:r>
        <w:rPr>
          <w:rStyle w:val="FootnoteReference"/>
        </w:rPr>
        <w:footnoteRef/>
      </w:r>
      <w:r>
        <w:t xml:space="preserve"> [JS] or “and You will see me.”</w:t>
      </w:r>
    </w:p>
  </w:footnote>
  <w:footnote w:id="40">
    <w:p w14:paraId="2738F1D2" w14:textId="121829F4" w:rsidR="000676C7" w:rsidRDefault="000676C7" w:rsidP="00DC2AAA">
      <w:pPr>
        <w:pStyle w:val="footnote"/>
      </w:pPr>
      <w:r>
        <w:rPr>
          <w:rStyle w:val="FootnoteReference"/>
        </w:rPr>
        <w:footnoteRef/>
      </w:r>
      <w:r>
        <w:t xml:space="preserve"> [JS] or lawlessness</w:t>
      </w:r>
    </w:p>
  </w:footnote>
  <w:footnote w:id="41">
    <w:p w14:paraId="0C722E17" w14:textId="0C245CCD" w:rsidR="000676C7" w:rsidRDefault="000676C7" w:rsidP="00423962">
      <w:pPr>
        <w:pStyle w:val="footnote"/>
      </w:pPr>
      <w:r>
        <w:rPr>
          <w:rStyle w:val="FootnoteReference"/>
        </w:rPr>
        <w:footnoteRef/>
      </w:r>
      <w:r>
        <w:t xml:space="preserve"> [JS] “do obeisance”, “worship”, referring to the physical act</w:t>
      </w:r>
    </w:p>
  </w:footnote>
  <w:footnote w:id="42">
    <w:p w14:paraId="673FFF4D" w14:textId="4AC67C07" w:rsidR="000676C7" w:rsidRPr="004A3E27" w:rsidRDefault="000676C7"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3">
    <w:p w14:paraId="071C992F" w14:textId="3411D0F6" w:rsidR="000676C7" w:rsidRDefault="000676C7"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4">
    <w:p w14:paraId="1D32253D" w14:textId="125A513D" w:rsidR="000676C7" w:rsidRPr="004A3E27" w:rsidRDefault="000676C7" w:rsidP="00C06875">
      <w:pPr>
        <w:pStyle w:val="footnote"/>
      </w:pPr>
      <w:r w:rsidRPr="004A3E27">
        <w:rPr>
          <w:rStyle w:val="FootnoteReference"/>
        </w:rPr>
        <w:footnoteRef/>
      </w:r>
      <w:r w:rsidRPr="004A3E27">
        <w:t xml:space="preserve"> </w:t>
      </w:r>
      <w:r>
        <w:t>cf</w:t>
      </w:r>
      <w:r w:rsidRPr="004A3E27">
        <w:t>. Psalm 37:2; Jeremiah 10:24.</w:t>
      </w:r>
    </w:p>
  </w:footnote>
  <w:footnote w:id="45">
    <w:p w14:paraId="27CB451E" w14:textId="0CFB2FE9" w:rsidR="000676C7" w:rsidRPr="004A3E27" w:rsidRDefault="000676C7"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6">
    <w:p w14:paraId="191F4176" w14:textId="002666CD" w:rsidR="000676C7" w:rsidRDefault="000676C7" w:rsidP="00530F84">
      <w:pPr>
        <w:pStyle w:val="footnote"/>
      </w:pPr>
      <w:r>
        <w:rPr>
          <w:rStyle w:val="FootnoteReference"/>
        </w:rPr>
        <w:footnoteRef/>
      </w:r>
      <w:r>
        <w:t xml:space="preserve"> [JS] or “give thanks”. The word conveys “thankfully confess with praise”</w:t>
      </w:r>
    </w:p>
  </w:footnote>
  <w:footnote w:id="47">
    <w:p w14:paraId="3C274CF7" w14:textId="753C99BC" w:rsidR="000676C7" w:rsidRPr="004A3E27" w:rsidRDefault="000676C7"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8">
    <w:p w14:paraId="426DCAC0" w14:textId="3C0A3857" w:rsidR="000676C7" w:rsidRDefault="000676C7" w:rsidP="00530F84">
      <w:pPr>
        <w:pStyle w:val="footnote"/>
      </w:pPr>
      <w:r>
        <w:rPr>
          <w:rStyle w:val="FootnoteReference"/>
        </w:rPr>
        <w:footnoteRef/>
      </w:r>
      <w:r>
        <w:t xml:space="preserve"> [JS] Fr. Lazarus and Brenton interpolate “my enemy”</w:t>
      </w:r>
    </w:p>
  </w:footnote>
  <w:footnote w:id="49">
    <w:p w14:paraId="4AC07AFE" w14:textId="206B4893" w:rsidR="000676C7" w:rsidRPr="004A3E27" w:rsidRDefault="000676C7" w:rsidP="00C06875">
      <w:pPr>
        <w:pStyle w:val="footnote"/>
      </w:pPr>
      <w:r w:rsidRPr="004A3E27">
        <w:rPr>
          <w:rStyle w:val="FootnoteReference"/>
        </w:rPr>
        <w:footnoteRef/>
      </w:r>
      <w:r w:rsidRPr="004A3E27">
        <w:t xml:space="preserve"> </w:t>
      </w:r>
      <w:r>
        <w:t>cf</w:t>
      </w:r>
      <w:r w:rsidRPr="004A3E27">
        <w:t>. 1 Pet. 5:8.</w:t>
      </w:r>
    </w:p>
  </w:footnote>
  <w:footnote w:id="50">
    <w:p w14:paraId="553B4541" w14:textId="77777777" w:rsidR="000676C7" w:rsidRPr="004A3E27" w:rsidRDefault="000676C7" w:rsidP="00C06875">
      <w:pPr>
        <w:pStyle w:val="footnote"/>
      </w:pPr>
      <w:r w:rsidRPr="004A3E27">
        <w:rPr>
          <w:rStyle w:val="FootnoteReference"/>
        </w:rPr>
        <w:footnoteRef/>
      </w:r>
      <w:r w:rsidRPr="004A3E27">
        <w:t xml:space="preserve"> Empties fall (Ephes. 5:18).</w:t>
      </w:r>
    </w:p>
  </w:footnote>
  <w:footnote w:id="51">
    <w:p w14:paraId="5DDCA66E" w14:textId="77777777" w:rsidR="000676C7" w:rsidRPr="004A3E27" w:rsidRDefault="000676C7"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2">
    <w:p w14:paraId="3FBE71C1" w14:textId="749D259D" w:rsidR="000676C7" w:rsidRDefault="000676C7" w:rsidP="00741EF6">
      <w:pPr>
        <w:pStyle w:val="footnote"/>
      </w:pPr>
      <w:r>
        <w:rPr>
          <w:rStyle w:val="FootnoteReference"/>
        </w:rPr>
        <w:footnoteRef/>
      </w:r>
      <w:r>
        <w:t xml:space="preserve"> [JS] or “give thanks to”, or “thankfully confess the Lord with Praise”</w:t>
      </w:r>
    </w:p>
  </w:footnote>
  <w:footnote w:id="53">
    <w:p w14:paraId="74E99F4D" w14:textId="77777777" w:rsidR="000676C7" w:rsidRPr="004A3E27" w:rsidRDefault="000676C7"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4">
    <w:p w14:paraId="419148E7" w14:textId="77777777" w:rsidR="000676C7" w:rsidRPr="004A3E27" w:rsidRDefault="000676C7" w:rsidP="00C06875">
      <w:pPr>
        <w:pStyle w:val="footnote"/>
      </w:pPr>
      <w:r w:rsidRPr="004A3E27">
        <w:rPr>
          <w:rStyle w:val="FootnoteReference"/>
        </w:rPr>
        <w:footnoteRef/>
      </w:r>
      <w:r w:rsidRPr="004A3E27">
        <w:t xml:space="preserve"> Mt. 21:16.</w:t>
      </w:r>
    </w:p>
  </w:footnote>
  <w:footnote w:id="55">
    <w:p w14:paraId="263154A0" w14:textId="77777777" w:rsidR="000676C7" w:rsidRPr="004A3E27" w:rsidRDefault="000676C7"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6">
    <w:p w14:paraId="7ECF8A2D" w14:textId="77777777" w:rsidR="000676C7" w:rsidRPr="004A3E27" w:rsidRDefault="000676C7" w:rsidP="00C06875">
      <w:pPr>
        <w:pStyle w:val="footnote"/>
      </w:pPr>
      <w:r w:rsidRPr="004A3E27">
        <w:rPr>
          <w:rStyle w:val="FootnoteReference"/>
        </w:rPr>
        <w:footnoteRef/>
      </w:r>
      <w:r w:rsidRPr="004A3E27">
        <w:t xml:space="preserve"> Heb. 2:6-8. The Sovereignty of the Son of Man (Messiah).</w:t>
      </w:r>
    </w:p>
  </w:footnote>
  <w:footnote w:id="57">
    <w:p w14:paraId="04C11CE1" w14:textId="67416AE0" w:rsidR="000676C7" w:rsidRDefault="000676C7" w:rsidP="00741EF6">
      <w:pPr>
        <w:pStyle w:val="footnote"/>
      </w:pPr>
      <w:r>
        <w:rPr>
          <w:rStyle w:val="FootnoteReference"/>
        </w:rPr>
        <w:footnoteRef/>
      </w:r>
      <w:r>
        <w:t xml:space="preserve"> [JS] or “thank”, “I will thankfully confess You with praise”</w:t>
      </w:r>
    </w:p>
  </w:footnote>
  <w:footnote w:id="58">
    <w:p w14:paraId="4A64FA1B" w14:textId="245FE10B" w:rsidR="000676C7" w:rsidRDefault="000676C7" w:rsidP="005C7C41">
      <w:pPr>
        <w:pStyle w:val="footnote"/>
      </w:pPr>
      <w:r>
        <w:rPr>
          <w:rStyle w:val="FootnoteReference"/>
        </w:rPr>
        <w:footnoteRef/>
      </w:r>
      <w:r>
        <w:t xml:space="preserve"> [JS] Or, “I will confess You with thanksgiving”</w:t>
      </w:r>
    </w:p>
  </w:footnote>
  <w:footnote w:id="59">
    <w:p w14:paraId="70996BAC" w14:textId="67EDD120" w:rsidR="000676C7" w:rsidRDefault="000676C7" w:rsidP="00741EF6">
      <w:pPr>
        <w:pStyle w:val="footnote"/>
      </w:pPr>
      <w:r>
        <w:rPr>
          <w:rStyle w:val="FootnoteReference"/>
        </w:rPr>
        <w:footnoteRef/>
      </w:r>
      <w:r>
        <w:t xml:space="preserve"> [JS] literally, “from before Your face”</w:t>
      </w:r>
    </w:p>
  </w:footnote>
  <w:footnote w:id="60">
    <w:p w14:paraId="1EEFD7A1" w14:textId="55BF803F" w:rsidR="000676C7" w:rsidRPr="004A3E27" w:rsidRDefault="000676C7"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1">
    <w:p w14:paraId="722FF076" w14:textId="77777777" w:rsidR="000676C7" w:rsidRPr="004A3E27" w:rsidRDefault="000676C7"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2">
    <w:p w14:paraId="3428C8D1" w14:textId="77777777" w:rsidR="000676C7" w:rsidRPr="004A3E27" w:rsidRDefault="000676C7"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3">
    <w:p w14:paraId="1BACCDC6" w14:textId="77777777" w:rsidR="000676C7" w:rsidRPr="004A3E27" w:rsidRDefault="000676C7"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4">
    <w:p w14:paraId="35D4643B" w14:textId="1AD327CF" w:rsidR="000676C7" w:rsidRDefault="000676C7" w:rsidP="00AF711D">
      <w:pPr>
        <w:pStyle w:val="footnote"/>
      </w:pPr>
      <w:r>
        <w:rPr>
          <w:rStyle w:val="FootnoteReference"/>
        </w:rPr>
        <w:footnoteRef/>
      </w:r>
      <w:r>
        <w:t xml:space="preserve"> [JS] literally, “arm”</w:t>
      </w:r>
    </w:p>
  </w:footnote>
  <w:footnote w:id="65">
    <w:p w14:paraId="4F5EE238" w14:textId="67FB8443" w:rsidR="000676C7" w:rsidRPr="004A3E27" w:rsidRDefault="000676C7" w:rsidP="00BD5BBE">
      <w:pPr>
        <w:pStyle w:val="footnote"/>
      </w:pPr>
      <w:r w:rsidRPr="004A3E27">
        <w:rPr>
          <w:rStyle w:val="FootnoteReference"/>
        </w:rPr>
        <w:footnoteRef/>
      </w:r>
      <w:r w:rsidRPr="004A3E27">
        <w:t xml:space="preserve"> </w:t>
      </w:r>
      <w:r>
        <w:t>cf</w:t>
      </w:r>
      <w:r w:rsidRPr="004A3E27">
        <w:t>. 2 Cor. 6:16; 1 Cor. 6:19.</w:t>
      </w:r>
    </w:p>
  </w:footnote>
  <w:footnote w:id="66">
    <w:p w14:paraId="06196E84" w14:textId="09CA15AE" w:rsidR="000676C7" w:rsidRPr="004A3E27" w:rsidRDefault="000676C7" w:rsidP="00BD5BBE">
      <w:pPr>
        <w:pStyle w:val="footnote"/>
      </w:pPr>
      <w:r w:rsidRPr="004A3E27">
        <w:rPr>
          <w:rStyle w:val="FootnoteReference"/>
        </w:rPr>
        <w:footnoteRef/>
      </w:r>
      <w:r w:rsidRPr="004A3E27">
        <w:t xml:space="preserve"> </w:t>
      </w:r>
      <w:r>
        <w:t>cf</w:t>
      </w:r>
      <w:r w:rsidRPr="004A3E27">
        <w:t>. Mt. 10:19, 20; Luke 21:12-19.</w:t>
      </w:r>
    </w:p>
  </w:footnote>
  <w:footnote w:id="67">
    <w:p w14:paraId="18B16E36" w14:textId="67403665" w:rsidR="000676C7" w:rsidRPr="004A3E27" w:rsidRDefault="000676C7"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8">
    <w:p w14:paraId="11679EA7" w14:textId="7150F53F" w:rsidR="000676C7" w:rsidRDefault="000676C7"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D7546C6" w14:textId="173E810C" w:rsidR="000676C7" w:rsidRDefault="000676C7" w:rsidP="003F1DDB">
      <w:pPr>
        <w:pStyle w:val="footnote"/>
      </w:pPr>
      <w:r>
        <w:rPr>
          <w:rStyle w:val="FootnoteReference"/>
        </w:rPr>
        <w:footnoteRef/>
      </w:r>
      <w:r>
        <w:t xml:space="preserve"> [JS] from Fr. Athanasius</w:t>
      </w:r>
    </w:p>
  </w:footnote>
  <w:footnote w:id="70">
    <w:p w14:paraId="69DDC031" w14:textId="072B35A0" w:rsidR="000676C7" w:rsidRPr="004A3E27" w:rsidRDefault="000676C7"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1">
    <w:p w14:paraId="7B2308F0" w14:textId="163ED086" w:rsidR="000676C7" w:rsidRPr="004A3E27" w:rsidRDefault="000676C7"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2">
    <w:p w14:paraId="0A1AEA09" w14:textId="719947E0" w:rsidR="000676C7" w:rsidRPr="004A3E27" w:rsidRDefault="000676C7"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3">
    <w:p w14:paraId="4590FEB6" w14:textId="77777777" w:rsidR="000676C7" w:rsidRPr="004A3E27" w:rsidRDefault="000676C7"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0676C7" w:rsidRPr="004A3E27" w:rsidRDefault="000676C7"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05261702" w:rsidR="000676C7" w:rsidRPr="004A3E27" w:rsidRDefault="000676C7" w:rsidP="007C28F0">
      <w:pPr>
        <w:pStyle w:val="footnote"/>
      </w:pPr>
      <w:r w:rsidRPr="004A3E27">
        <w:rPr>
          <w:rStyle w:val="FootnoteReference"/>
        </w:rPr>
        <w:footnoteRef/>
      </w:r>
      <w:r w:rsidRPr="004A3E27">
        <w:t xml:space="preserve"> </w:t>
      </w:r>
      <w:r>
        <w:t>cf</w:t>
      </w:r>
      <w:r w:rsidRPr="004A3E27">
        <w:t>. 2 Tim. 2:3, 12.</w:t>
      </w:r>
    </w:p>
  </w:footnote>
  <w:footnote w:id="76">
    <w:p w14:paraId="5F29B1F0" w14:textId="77777777" w:rsidR="000676C7" w:rsidRPr="004A3E27" w:rsidRDefault="000676C7"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0676C7" w:rsidRPr="004A3E27" w:rsidRDefault="000676C7"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0676C7" w:rsidRPr="004A3E27" w:rsidRDefault="000676C7"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1D6BB5F1" w14:textId="7BEDD296" w:rsidR="000676C7" w:rsidRDefault="000676C7" w:rsidP="00D47452">
      <w:pPr>
        <w:pStyle w:val="footnote"/>
      </w:pPr>
      <w:r>
        <w:rPr>
          <w:rStyle w:val="FootnoteReference"/>
        </w:rPr>
        <w:footnoteRef/>
      </w:r>
      <w:r>
        <w:t xml:space="preserve"> [JS] or “foundation”</w:t>
      </w:r>
    </w:p>
  </w:footnote>
  <w:footnote w:id="80">
    <w:p w14:paraId="3C5663F2" w14:textId="2A9D9C12" w:rsidR="000676C7" w:rsidRDefault="000676C7" w:rsidP="00D47452">
      <w:pPr>
        <w:pStyle w:val="footnote"/>
      </w:pPr>
      <w:r>
        <w:rPr>
          <w:rStyle w:val="FootnoteReference"/>
        </w:rPr>
        <w:footnoteRef/>
      </w:r>
      <w:r>
        <w:t xml:space="preserve"> [JS] Fr. Lazarus has “my saviour”. I.e. the power of my salvation, or the One with power to save me.</w:t>
      </w:r>
    </w:p>
  </w:footnote>
  <w:footnote w:id="81">
    <w:p w14:paraId="4CDB07D8" w14:textId="14188044" w:rsidR="000676C7" w:rsidRPr="004A3E27" w:rsidRDefault="000676C7" w:rsidP="00BD5BBE">
      <w:pPr>
        <w:pStyle w:val="footnote"/>
      </w:pPr>
      <w:r w:rsidRPr="004A3E27">
        <w:rPr>
          <w:rStyle w:val="FootnoteReference"/>
        </w:rPr>
        <w:footnoteRef/>
      </w:r>
      <w:r w:rsidRPr="004A3E27">
        <w:t xml:space="preserve"> </w:t>
      </w:r>
      <w:r>
        <w:t>Cf</w:t>
      </w:r>
      <w:r w:rsidRPr="004A3E27">
        <w:t>. Acts 2:24.</w:t>
      </w:r>
    </w:p>
  </w:footnote>
  <w:footnote w:id="82">
    <w:p w14:paraId="09C8C689" w14:textId="5B1E38B7" w:rsidR="000676C7" w:rsidRPr="004A3E27" w:rsidRDefault="000676C7" w:rsidP="00BD5BBE">
      <w:pPr>
        <w:pStyle w:val="footnote"/>
      </w:pPr>
      <w:r w:rsidRPr="004A3E27">
        <w:rPr>
          <w:rStyle w:val="FootnoteReference"/>
        </w:rPr>
        <w:footnoteRef/>
      </w:r>
      <w:r w:rsidRPr="004A3E27">
        <w:t xml:space="preserve"> </w:t>
      </w:r>
      <w:r>
        <w:t>cf</w:t>
      </w:r>
      <w:r w:rsidRPr="004A3E27">
        <w:t>. Exodus 9:23.</w:t>
      </w:r>
    </w:p>
  </w:footnote>
  <w:footnote w:id="83">
    <w:p w14:paraId="1AF95C05" w14:textId="4DAED5F3" w:rsidR="000676C7" w:rsidRDefault="000676C7" w:rsidP="00D47452">
      <w:pPr>
        <w:pStyle w:val="footnote"/>
      </w:pPr>
      <w:r>
        <w:rPr>
          <w:rStyle w:val="FootnoteReference"/>
        </w:rPr>
        <w:footnoteRef/>
      </w:r>
      <w:r>
        <w:t xml:space="preserve"> [JS] literally, “then the sptrings of water were seen/appeared”</w:t>
      </w:r>
    </w:p>
  </w:footnote>
  <w:footnote w:id="84">
    <w:p w14:paraId="767519CF" w14:textId="3A0C4171" w:rsidR="000676C7" w:rsidRPr="004A3E27" w:rsidRDefault="000676C7"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5">
    <w:p w14:paraId="056C0234" w14:textId="77777777" w:rsidR="000676C7" w:rsidRPr="004A3E27" w:rsidRDefault="000676C7" w:rsidP="00BD5BBE">
      <w:pPr>
        <w:pStyle w:val="footnote"/>
      </w:pPr>
      <w:r w:rsidRPr="004A3E27">
        <w:rPr>
          <w:rStyle w:val="FootnoteReference"/>
        </w:rPr>
        <w:footnoteRef/>
      </w:r>
      <w:r w:rsidRPr="004A3E27">
        <w:t xml:space="preserve"> Twist and wrestle (Gen. 32: 4). And he will untwist the twister and the twisted (144:15).</w:t>
      </w:r>
    </w:p>
  </w:footnote>
  <w:footnote w:id="86">
    <w:p w14:paraId="1B9D3CDD" w14:textId="1592BE4E" w:rsidR="000676C7" w:rsidRPr="004A3E27" w:rsidRDefault="000676C7" w:rsidP="00BD5BBE">
      <w:pPr>
        <w:pStyle w:val="footnote"/>
      </w:pPr>
      <w:r w:rsidRPr="004A3E27">
        <w:rPr>
          <w:rStyle w:val="FootnoteReference"/>
        </w:rPr>
        <w:footnoteRef/>
      </w:r>
      <w:r w:rsidRPr="004A3E27">
        <w:t xml:space="preserve"> </w:t>
      </w:r>
      <w:r>
        <w:t>cf</w:t>
      </w:r>
      <w:r w:rsidRPr="004A3E27">
        <w:t>. Rev. 21:23.</w:t>
      </w:r>
    </w:p>
  </w:footnote>
  <w:footnote w:id="87">
    <w:p w14:paraId="7A34B80F" w14:textId="77777777" w:rsidR="000676C7" w:rsidRPr="004A3E27" w:rsidRDefault="000676C7"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8">
    <w:p w14:paraId="5386061E" w14:textId="77777777" w:rsidR="000676C7" w:rsidRPr="004A3E27" w:rsidRDefault="000676C7"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9">
    <w:p w14:paraId="7F859200" w14:textId="0E8BB508" w:rsidR="000676C7" w:rsidRDefault="000676C7" w:rsidP="006303CE">
      <w:pPr>
        <w:pStyle w:val="footnote"/>
      </w:pPr>
      <w:r>
        <w:rPr>
          <w:rStyle w:val="FootnoteReference"/>
        </w:rPr>
        <w:footnoteRef/>
      </w:r>
      <w:r>
        <w:t xml:space="preserve"> [JS] or “give thanks to You”, or “thankfully confess You with praise”</w:t>
      </w:r>
    </w:p>
  </w:footnote>
  <w:footnote w:id="90">
    <w:p w14:paraId="57A591AD" w14:textId="5B4F539E" w:rsidR="000676C7" w:rsidRPr="004A3E27" w:rsidRDefault="000676C7"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1">
    <w:p w14:paraId="05D27F74" w14:textId="77777777" w:rsidR="000676C7" w:rsidRPr="004A3E27" w:rsidRDefault="000676C7"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2">
    <w:p w14:paraId="07D44CE8" w14:textId="682DE898" w:rsidR="000676C7" w:rsidRDefault="000676C7" w:rsidP="00D019CA">
      <w:pPr>
        <w:pStyle w:val="footnote"/>
      </w:pPr>
      <w:r>
        <w:rPr>
          <w:rStyle w:val="FootnoteReference"/>
        </w:rPr>
        <w:footnoteRef/>
      </w:r>
      <w:r>
        <w:t xml:space="preserve"> [JS] lit. day to day</w:t>
      </w:r>
    </w:p>
  </w:footnote>
  <w:footnote w:id="93">
    <w:p w14:paraId="4D739E0B" w14:textId="0FB443F5" w:rsidR="000676C7" w:rsidRDefault="000676C7" w:rsidP="00D019CA">
      <w:pPr>
        <w:pStyle w:val="footnote"/>
      </w:pPr>
      <w:r>
        <w:rPr>
          <w:rStyle w:val="FootnoteReference"/>
        </w:rPr>
        <w:footnoteRef/>
      </w:r>
      <w:r>
        <w:t xml:space="preserve"> [JS] Fr. Lazarus has “and no sound of them is heard.” And then prepends “yet” to the next vs.</w:t>
      </w:r>
    </w:p>
  </w:footnote>
  <w:footnote w:id="94">
    <w:p w14:paraId="7770444D" w14:textId="77777777" w:rsidR="000676C7" w:rsidRPr="004A3E27" w:rsidRDefault="000676C7" w:rsidP="00BD5BBE">
      <w:pPr>
        <w:pStyle w:val="footnote"/>
      </w:pPr>
      <w:r w:rsidRPr="004A3E27">
        <w:rPr>
          <w:rStyle w:val="FootnoteReference"/>
        </w:rPr>
        <w:footnoteRef/>
      </w:r>
      <w:r w:rsidRPr="004A3E27">
        <w:t xml:space="preserve"> Rom. 10:18.</w:t>
      </w:r>
    </w:p>
  </w:footnote>
  <w:footnote w:id="95">
    <w:p w14:paraId="774F183E" w14:textId="35452E5D" w:rsidR="000676C7" w:rsidRDefault="000676C7" w:rsidP="005E2409">
      <w:pPr>
        <w:pStyle w:val="footnote"/>
      </w:pPr>
      <w:r>
        <w:rPr>
          <w:rStyle w:val="FootnoteReference"/>
        </w:rPr>
        <w:footnoteRef/>
      </w:r>
      <w:r>
        <w:t xml:space="preserve"> [JS] Fr. Lazarus has “sanctuary”</w:t>
      </w:r>
    </w:p>
  </w:footnote>
  <w:footnote w:id="96">
    <w:p w14:paraId="28F942E6" w14:textId="353F357B" w:rsidR="000676C7" w:rsidRPr="004A3E27" w:rsidRDefault="000676C7" w:rsidP="00BD5BBE">
      <w:pPr>
        <w:pStyle w:val="footnote"/>
      </w:pPr>
      <w:r w:rsidRPr="004A3E27">
        <w:rPr>
          <w:rStyle w:val="FootnoteReference"/>
        </w:rPr>
        <w:footnoteRef/>
      </w:r>
      <w:r w:rsidRPr="004A3E27">
        <w:t xml:space="preserve"> </w:t>
      </w:r>
      <w:r>
        <w:t>cf</w:t>
      </w:r>
      <w:r w:rsidRPr="004A3E27">
        <w:t>. Ps. 88:38.</w:t>
      </w:r>
    </w:p>
  </w:footnote>
  <w:footnote w:id="97">
    <w:p w14:paraId="2DBF8356" w14:textId="76DCF8DE" w:rsidR="000676C7" w:rsidRDefault="000676C7" w:rsidP="005E2409">
      <w:pPr>
        <w:pStyle w:val="footnote"/>
      </w:pPr>
      <w:r>
        <w:rPr>
          <w:rStyle w:val="FootnoteReference"/>
        </w:rPr>
        <w:footnoteRef/>
      </w:r>
      <w:r>
        <w:t xml:space="preserve"> [JS] literally “giant”</w:t>
      </w:r>
    </w:p>
  </w:footnote>
  <w:footnote w:id="98">
    <w:p w14:paraId="4D5F61F1" w14:textId="397EFA8A" w:rsidR="000676C7" w:rsidRDefault="000676C7" w:rsidP="005E2409">
      <w:pPr>
        <w:pStyle w:val="footnote"/>
      </w:pPr>
      <w:r>
        <w:rPr>
          <w:rStyle w:val="FootnoteReference"/>
        </w:rPr>
        <w:footnoteRef/>
      </w:r>
      <w:r>
        <w:t xml:space="preserve"> [JS] or “it”</w:t>
      </w:r>
    </w:p>
  </w:footnote>
  <w:footnote w:id="99">
    <w:p w14:paraId="7D882E05" w14:textId="2F32DF97" w:rsidR="000676C7" w:rsidRPr="004A3E27" w:rsidRDefault="000676C7" w:rsidP="00BD5BBE">
      <w:pPr>
        <w:pStyle w:val="footnote"/>
      </w:pPr>
      <w:r w:rsidRPr="004A3E27">
        <w:rPr>
          <w:rStyle w:val="FootnoteReference"/>
        </w:rPr>
        <w:footnoteRef/>
      </w:r>
      <w:r w:rsidRPr="004A3E27">
        <w:t xml:space="preserve"> </w:t>
      </w:r>
      <w:r>
        <w:t>cf</w:t>
      </w:r>
      <w:r w:rsidRPr="004A3E27">
        <w:t>. Ps. 118:72.</w:t>
      </w:r>
    </w:p>
  </w:footnote>
  <w:footnote w:id="100">
    <w:p w14:paraId="6C5A660E" w14:textId="77777777" w:rsidR="000676C7" w:rsidRPr="004A3E27" w:rsidRDefault="000676C7"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1">
    <w:p w14:paraId="630A2B2F" w14:textId="0471B728" w:rsidR="000676C7" w:rsidRPr="004A3E27" w:rsidRDefault="000676C7"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2">
    <w:p w14:paraId="5268EBEE" w14:textId="2E7234AE" w:rsidR="000676C7" w:rsidRDefault="000676C7" w:rsidP="00223CB5">
      <w:pPr>
        <w:pStyle w:val="footnote"/>
      </w:pPr>
      <w:r>
        <w:rPr>
          <w:rStyle w:val="FootnoteReference"/>
        </w:rPr>
        <w:footnoteRef/>
      </w:r>
      <w:r>
        <w:t xml:space="preserve"> [JS] literally “holy place”.</w:t>
      </w:r>
    </w:p>
  </w:footnote>
  <w:footnote w:id="103">
    <w:p w14:paraId="383B4369" w14:textId="77D437E1" w:rsidR="000676C7" w:rsidRDefault="000676C7"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4">
    <w:p w14:paraId="18278CE8" w14:textId="798A67A6" w:rsidR="000676C7" w:rsidRPr="004A3E27" w:rsidRDefault="000676C7"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5">
    <w:p w14:paraId="1559CF30" w14:textId="345B8878" w:rsidR="000676C7" w:rsidRDefault="000676C7" w:rsidP="00A10A86">
      <w:pPr>
        <w:pStyle w:val="footnote"/>
      </w:pPr>
      <w:r>
        <w:rPr>
          <w:rStyle w:val="FootnoteReference"/>
        </w:rPr>
        <w:footnoteRef/>
      </w:r>
      <w:r>
        <w:t xml:space="preserve"> [JS] or “his glory is great by your salvation/deliverance”</w:t>
      </w:r>
    </w:p>
  </w:footnote>
  <w:footnote w:id="106">
    <w:p w14:paraId="40556A29" w14:textId="77777777" w:rsidR="000676C7" w:rsidRPr="004A3E27" w:rsidRDefault="000676C7"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7">
    <w:p w14:paraId="27D6847B" w14:textId="77777777" w:rsidR="000676C7" w:rsidRPr="004A3E27" w:rsidRDefault="000676C7" w:rsidP="00BD5BBE">
      <w:pPr>
        <w:pStyle w:val="footnote"/>
      </w:pPr>
      <w:r w:rsidRPr="004A3E27">
        <w:rPr>
          <w:rStyle w:val="FootnoteReference"/>
        </w:rPr>
        <w:footnoteRef/>
      </w:r>
      <w:r w:rsidRPr="004A3E27">
        <w:t xml:space="preserve"> ‘Christ died that we might live’ (1 Thess. 5:10; 1 Pet. 2:24).</w:t>
      </w:r>
    </w:p>
  </w:footnote>
  <w:footnote w:id="108">
    <w:p w14:paraId="6BA53780" w14:textId="3A4D561C" w:rsidR="000676C7" w:rsidRPr="004A3E27" w:rsidRDefault="000676C7"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9">
    <w:p w14:paraId="3C4F1B04" w14:textId="0B824CBF" w:rsidR="000676C7" w:rsidRPr="004A3E27" w:rsidRDefault="000676C7"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0">
    <w:p w14:paraId="49AF07F8" w14:textId="1ADD3608" w:rsidR="000676C7" w:rsidRDefault="000676C7" w:rsidP="00614947">
      <w:pPr>
        <w:pStyle w:val="footnote"/>
      </w:pPr>
      <w:r>
        <w:rPr>
          <w:rStyle w:val="FootnoteReference"/>
        </w:rPr>
        <w:footnoteRef/>
      </w:r>
      <w:r>
        <w:t xml:space="preserve"> [JS] Fr. Lazarus has “dwell in the holy place”.</w:t>
      </w:r>
    </w:p>
  </w:footnote>
  <w:footnote w:id="111">
    <w:p w14:paraId="41CC497C" w14:textId="77777777" w:rsidR="000676C7" w:rsidRPr="004A3E27" w:rsidRDefault="000676C7" w:rsidP="00BD5BBE">
      <w:pPr>
        <w:pStyle w:val="footnote"/>
      </w:pPr>
      <w:r w:rsidRPr="004A3E27">
        <w:rPr>
          <w:rStyle w:val="FootnoteReference"/>
        </w:rPr>
        <w:footnoteRef/>
      </w:r>
      <w:r w:rsidRPr="004A3E27">
        <w:t xml:space="preserve"> Mt. 27:39,43; Wis. 2:12-20.</w:t>
      </w:r>
    </w:p>
  </w:footnote>
  <w:footnote w:id="112">
    <w:p w14:paraId="552BFC80" w14:textId="77777777" w:rsidR="000676C7" w:rsidRPr="004A3E27" w:rsidRDefault="000676C7" w:rsidP="00BD5BBE">
      <w:pPr>
        <w:pStyle w:val="footnote"/>
      </w:pPr>
      <w:r w:rsidRPr="004A3E27">
        <w:rPr>
          <w:rStyle w:val="FootnoteReference"/>
        </w:rPr>
        <w:footnoteRef/>
      </w:r>
      <w:r w:rsidRPr="004A3E27">
        <w:t xml:space="preserve"> Lam. 2:16; 3:46.</w:t>
      </w:r>
    </w:p>
  </w:footnote>
  <w:footnote w:id="113">
    <w:p w14:paraId="1382AE44" w14:textId="77777777" w:rsidR="000676C7" w:rsidRPr="004A3E27" w:rsidRDefault="000676C7" w:rsidP="00BD5BBE">
      <w:pPr>
        <w:pStyle w:val="footnote"/>
      </w:pPr>
      <w:r w:rsidRPr="004A3E27">
        <w:rPr>
          <w:rStyle w:val="FootnoteReference"/>
        </w:rPr>
        <w:footnoteRef/>
      </w:r>
      <w:r w:rsidRPr="004A3E27">
        <w:t xml:space="preserve"> Jn. 19:37.</w:t>
      </w:r>
    </w:p>
  </w:footnote>
  <w:footnote w:id="114">
    <w:p w14:paraId="17643289" w14:textId="77777777" w:rsidR="000676C7" w:rsidRPr="004A3E27" w:rsidRDefault="000676C7" w:rsidP="00BD5BBE">
      <w:pPr>
        <w:pStyle w:val="footnote"/>
      </w:pPr>
      <w:r w:rsidRPr="004A3E27">
        <w:rPr>
          <w:rStyle w:val="FootnoteReference"/>
        </w:rPr>
        <w:footnoteRef/>
      </w:r>
      <w:r w:rsidRPr="004A3E27">
        <w:t xml:space="preserve"> Jn. 19:24.</w:t>
      </w:r>
    </w:p>
  </w:footnote>
  <w:footnote w:id="115">
    <w:p w14:paraId="79F35E59" w14:textId="3AF86606" w:rsidR="000676C7" w:rsidRPr="004A3E27" w:rsidRDefault="000676C7"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6">
    <w:p w14:paraId="17B5651D" w14:textId="24ADEBC4" w:rsidR="000676C7" w:rsidRDefault="000676C7" w:rsidP="00ED0D70">
      <w:pPr>
        <w:pStyle w:val="footnote"/>
      </w:pPr>
      <w:r>
        <w:rPr>
          <w:rStyle w:val="FootnoteReference"/>
        </w:rPr>
        <w:footnoteRef/>
      </w:r>
      <w:r>
        <w:t xml:space="preserve"> [JS]Others have “and my only-begotten from the hand of the dog.”</w:t>
      </w:r>
    </w:p>
  </w:footnote>
  <w:footnote w:id="117">
    <w:p w14:paraId="18C385E9" w14:textId="2415B4A3" w:rsidR="000676C7" w:rsidRDefault="000676C7" w:rsidP="00ED0D70">
      <w:pPr>
        <w:pStyle w:val="footnote"/>
      </w:pPr>
      <w:r>
        <w:rPr>
          <w:rStyle w:val="FootnoteReference"/>
        </w:rPr>
        <w:footnoteRef/>
      </w:r>
      <w:r>
        <w:t xml:space="preserve"> [JS] Fr. Lazarus has “the rhinoceros.”</w:t>
      </w:r>
    </w:p>
  </w:footnote>
  <w:footnote w:id="118">
    <w:p w14:paraId="08777F76" w14:textId="77777777" w:rsidR="000676C7" w:rsidRPr="004A3E27" w:rsidRDefault="000676C7" w:rsidP="00BD5BBE">
      <w:pPr>
        <w:pStyle w:val="footnote"/>
      </w:pPr>
      <w:r w:rsidRPr="004A3E27">
        <w:rPr>
          <w:rStyle w:val="FootnoteReference"/>
        </w:rPr>
        <w:footnoteRef/>
      </w:r>
      <w:r w:rsidRPr="004A3E27">
        <w:t xml:space="preserve"> Hebrews 2:12.</w:t>
      </w:r>
    </w:p>
  </w:footnote>
  <w:footnote w:id="119">
    <w:p w14:paraId="1C395EA2" w14:textId="6F37561F" w:rsidR="000676C7" w:rsidRDefault="000676C7" w:rsidP="000651AA">
      <w:pPr>
        <w:pStyle w:val="footnote"/>
      </w:pPr>
      <w:r>
        <w:rPr>
          <w:rStyle w:val="FootnoteReference"/>
        </w:rPr>
        <w:footnoteRef/>
      </w:r>
      <w:r>
        <w:t xml:space="preserve"> [JS] literally “all you seed of Jacob”</w:t>
      </w:r>
    </w:p>
  </w:footnote>
  <w:footnote w:id="120">
    <w:p w14:paraId="077193E5" w14:textId="6727B2C9" w:rsidR="000676C7" w:rsidRDefault="000676C7" w:rsidP="007A2D16">
      <w:pPr>
        <w:pStyle w:val="footnote"/>
      </w:pPr>
      <w:r>
        <w:rPr>
          <w:rStyle w:val="FootnoteReference"/>
        </w:rPr>
        <w:footnoteRef/>
      </w:r>
      <w:r>
        <w:t xml:space="preserve"> [JS] Congregation or assembly, not building.</w:t>
      </w:r>
    </w:p>
  </w:footnote>
  <w:footnote w:id="121">
    <w:p w14:paraId="332BD906" w14:textId="38FB3FF8" w:rsidR="000676C7" w:rsidRDefault="000676C7" w:rsidP="007A2D16">
      <w:pPr>
        <w:pStyle w:val="footnote"/>
      </w:pPr>
      <w:r>
        <w:rPr>
          <w:rStyle w:val="FootnoteReference"/>
        </w:rPr>
        <w:footnoteRef/>
      </w:r>
      <w:r>
        <w:t xml:space="preserve"> [JS] or “give thanks to”</w:t>
      </w:r>
    </w:p>
  </w:footnote>
  <w:footnote w:id="122">
    <w:p w14:paraId="5B6174F4" w14:textId="35F5BA44" w:rsidR="000676C7" w:rsidRDefault="000676C7" w:rsidP="000651AA">
      <w:pPr>
        <w:pStyle w:val="footnote"/>
      </w:pPr>
      <w:r>
        <w:rPr>
          <w:rStyle w:val="FootnoteReference"/>
        </w:rPr>
        <w:footnoteRef/>
      </w:r>
      <w:r>
        <w:t xml:space="preserve"> [JS] did obeisance, i.e. the physical act of bowing down.</w:t>
      </w:r>
    </w:p>
  </w:footnote>
  <w:footnote w:id="123">
    <w:p w14:paraId="6B61808C" w14:textId="77777777" w:rsidR="000676C7" w:rsidRPr="004A3E27" w:rsidRDefault="000676C7"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4">
    <w:p w14:paraId="168D5AEC" w14:textId="77777777" w:rsidR="000676C7" w:rsidRPr="004A3E27" w:rsidRDefault="000676C7" w:rsidP="00BD5BBE">
      <w:pPr>
        <w:pStyle w:val="footnote"/>
      </w:pPr>
      <w:r w:rsidRPr="004A3E27">
        <w:rPr>
          <w:rStyle w:val="FootnoteReference"/>
        </w:rPr>
        <w:footnoteRef/>
      </w:r>
      <w:r w:rsidRPr="004A3E27">
        <w:t xml:space="preserve"> Romans 3:24-26; John 17:4; 19:30.</w:t>
      </w:r>
    </w:p>
  </w:footnote>
  <w:footnote w:id="125">
    <w:p w14:paraId="47E5BE1D" w14:textId="6D6B1127" w:rsidR="000676C7" w:rsidRPr="004A3E27" w:rsidRDefault="000676C7"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6">
    <w:p w14:paraId="53BB4915" w14:textId="013E80AC" w:rsidR="000676C7" w:rsidRPr="004A3E27" w:rsidRDefault="000676C7"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7">
    <w:p w14:paraId="52EF8FB5" w14:textId="7D5C89FB" w:rsidR="000676C7" w:rsidRPr="004A3E27" w:rsidRDefault="000676C7" w:rsidP="00BD5BBE">
      <w:pPr>
        <w:pStyle w:val="footnote"/>
      </w:pPr>
      <w:r w:rsidRPr="004A3E27">
        <w:rPr>
          <w:rStyle w:val="FootnoteReference"/>
        </w:rPr>
        <w:footnoteRef/>
      </w:r>
      <w:r w:rsidRPr="004A3E27">
        <w:t xml:space="preserve"> </w:t>
      </w:r>
      <w:r>
        <w:t>cf</w:t>
      </w:r>
      <w:r w:rsidRPr="004A3E27">
        <w:t>. Ps. 26:4.</w:t>
      </w:r>
    </w:p>
  </w:footnote>
  <w:footnote w:id="128">
    <w:p w14:paraId="4B68EDDE" w14:textId="12EE5F02" w:rsidR="000676C7" w:rsidRPr="004A3E27" w:rsidRDefault="000676C7" w:rsidP="00BD5BBE">
      <w:pPr>
        <w:pStyle w:val="footnote"/>
      </w:pPr>
      <w:r w:rsidRPr="004A3E27">
        <w:rPr>
          <w:rStyle w:val="FootnoteReference"/>
        </w:rPr>
        <w:footnoteRef/>
      </w:r>
      <w:r w:rsidRPr="004A3E27">
        <w:t xml:space="preserve"> 1 Cor. 10:26-28; </w:t>
      </w:r>
      <w:r>
        <w:t>cf</w:t>
      </w:r>
      <w:r w:rsidRPr="004A3E27">
        <w:t>. Psalm 49:12.</w:t>
      </w:r>
    </w:p>
  </w:footnote>
  <w:footnote w:id="129">
    <w:p w14:paraId="137A32B2" w14:textId="77777777" w:rsidR="000676C7" w:rsidRPr="004A3E27" w:rsidRDefault="000676C7" w:rsidP="00BD5BBE">
      <w:pPr>
        <w:pStyle w:val="footnote"/>
      </w:pPr>
      <w:r w:rsidRPr="004A3E27">
        <w:rPr>
          <w:rStyle w:val="FootnoteReference"/>
        </w:rPr>
        <w:footnoteRef/>
      </w:r>
      <w:r w:rsidRPr="004A3E27">
        <w:t xml:space="preserve"> Is. 2:2; Dan. 2:35; 1 Cor. 10:4.</w:t>
      </w:r>
    </w:p>
  </w:footnote>
  <w:footnote w:id="130">
    <w:p w14:paraId="51F7905C" w14:textId="09ECCFBD" w:rsidR="000676C7" w:rsidRPr="004A3E27" w:rsidRDefault="000676C7"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1">
    <w:p w14:paraId="7B989AF7" w14:textId="411DE777" w:rsidR="000676C7" w:rsidRDefault="000676C7" w:rsidP="005A5E13">
      <w:pPr>
        <w:pStyle w:val="footnote"/>
      </w:pPr>
      <w:r>
        <w:rPr>
          <w:rStyle w:val="FootnoteReference"/>
        </w:rPr>
        <w:footnoteRef/>
      </w:r>
      <w:r>
        <w:t xml:space="preserve"> [JS] literally: “because they are from of old”.</w:t>
      </w:r>
    </w:p>
  </w:footnote>
  <w:footnote w:id="132">
    <w:p w14:paraId="78816607" w14:textId="60AD0FEA" w:rsidR="000676C7" w:rsidRDefault="000676C7" w:rsidP="00055722">
      <w:pPr>
        <w:pStyle w:val="footnote"/>
      </w:pPr>
      <w:r>
        <w:rPr>
          <w:rStyle w:val="FootnoteReference"/>
        </w:rPr>
        <w:footnoteRef/>
      </w:r>
      <w:r>
        <w:t xml:space="preserve"> [JS] literally, “so He sets a law for those who sin in the way.”</w:t>
      </w:r>
    </w:p>
  </w:footnote>
  <w:footnote w:id="133">
    <w:p w14:paraId="2169EE05" w14:textId="77777777" w:rsidR="000676C7" w:rsidRPr="004A3E27" w:rsidRDefault="000676C7" w:rsidP="00BD5BBE">
      <w:pPr>
        <w:pStyle w:val="footnote"/>
      </w:pPr>
      <w:r w:rsidRPr="004A3E27">
        <w:rPr>
          <w:rStyle w:val="FootnoteReference"/>
        </w:rPr>
        <w:footnoteRef/>
      </w:r>
      <w:r w:rsidRPr="004A3E27">
        <w:t xml:space="preserve"> seek: </w:t>
      </w:r>
      <w:r w:rsidRPr="004A3E27">
        <w:rPr>
          <w:i/>
        </w:rPr>
        <w:t>Heb</w:t>
      </w:r>
      <w:r w:rsidRPr="004A3E27">
        <w:t>. keep</w:t>
      </w:r>
    </w:p>
  </w:footnote>
  <w:footnote w:id="134">
    <w:p w14:paraId="77DCEC10" w14:textId="465E547A" w:rsidR="000676C7" w:rsidRPr="004A3E27" w:rsidRDefault="000676C7"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5">
    <w:p w14:paraId="10589304" w14:textId="75C5928C" w:rsidR="000676C7" w:rsidRDefault="000676C7" w:rsidP="00055722">
      <w:pPr>
        <w:pStyle w:val="footnote"/>
      </w:pPr>
      <w:r>
        <w:rPr>
          <w:rStyle w:val="FootnoteReference"/>
        </w:rPr>
        <w:footnoteRef/>
      </w:r>
      <w:r>
        <w:t xml:space="preserve"> [JS] NETS and Fr. Athanasius have “You will”</w:t>
      </w:r>
    </w:p>
  </w:footnote>
  <w:footnote w:id="136">
    <w:p w14:paraId="71590F21" w14:textId="77777777" w:rsidR="000676C7" w:rsidRPr="004A3E27" w:rsidRDefault="000676C7"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7">
    <w:p w14:paraId="42C6F902" w14:textId="27671EF5" w:rsidR="000676C7" w:rsidRDefault="000676C7" w:rsidP="003B7D97">
      <w:pPr>
        <w:pStyle w:val="footnote"/>
      </w:pPr>
      <w:r>
        <w:rPr>
          <w:rStyle w:val="FootnoteReference"/>
        </w:rPr>
        <w:footnoteRef/>
      </w:r>
      <w:r>
        <w:t xml:space="preserve"> Present in Fr. Athanasius and OSB.</w:t>
      </w:r>
    </w:p>
  </w:footnote>
  <w:footnote w:id="138">
    <w:p w14:paraId="00A665CB" w14:textId="42EDEB47" w:rsidR="000676C7" w:rsidRPr="004A3E27" w:rsidRDefault="000676C7"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9">
    <w:p w14:paraId="3EE7CB91" w14:textId="1CBB3112" w:rsidR="000676C7" w:rsidRDefault="000676C7" w:rsidP="003B7D97">
      <w:pPr>
        <w:pStyle w:val="footnote"/>
      </w:pPr>
      <w:r>
        <w:rPr>
          <w:rStyle w:val="FootnoteReference"/>
        </w:rPr>
        <w:footnoteRef/>
      </w:r>
      <w:r>
        <w:t xml:space="preserve"> Fr. Lazarus has “lonely and poor”. Fr. Athanasius has “an only son”. Others have “only-begotten and poor”</w:t>
      </w:r>
    </w:p>
  </w:footnote>
  <w:footnote w:id="140">
    <w:p w14:paraId="0A9BD984" w14:textId="77777777" w:rsidR="000676C7" w:rsidRPr="004A3E27" w:rsidRDefault="000676C7"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1">
    <w:p w14:paraId="17F45C59" w14:textId="65DF2916" w:rsidR="000676C7" w:rsidRPr="004A3E27" w:rsidRDefault="000676C7"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2">
    <w:p w14:paraId="14877493" w14:textId="77777777" w:rsidR="000676C7" w:rsidRPr="004A3E27" w:rsidRDefault="000676C7"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3">
    <w:p w14:paraId="489B5950" w14:textId="37592C41" w:rsidR="000676C7" w:rsidRDefault="000676C7" w:rsidP="00550F3A">
      <w:pPr>
        <w:pStyle w:val="footnote"/>
      </w:pPr>
      <w:r>
        <w:rPr>
          <w:rStyle w:val="FootnoteReference"/>
        </w:rPr>
        <w:footnoteRef/>
      </w:r>
      <w:r>
        <w:t xml:space="preserve"> [JS] literally, “place”</w:t>
      </w:r>
    </w:p>
  </w:footnote>
  <w:footnote w:id="144">
    <w:p w14:paraId="2B8FEA02" w14:textId="77777777" w:rsidR="000676C7" w:rsidRPr="004A3E27" w:rsidRDefault="000676C7" w:rsidP="00BD5BBE">
      <w:pPr>
        <w:pStyle w:val="footnote"/>
      </w:pPr>
      <w:r w:rsidRPr="004A3E27">
        <w:rPr>
          <w:rStyle w:val="FootnoteReference"/>
        </w:rPr>
        <w:footnoteRef/>
      </w:r>
      <w:r w:rsidRPr="004A3E27">
        <w:t xml:space="preserve"> churches: assemblies, gatherings, congregations (not buildings).</w:t>
      </w:r>
    </w:p>
  </w:footnote>
  <w:footnote w:id="145">
    <w:p w14:paraId="4B110C34" w14:textId="6E0E41E0" w:rsidR="000676C7" w:rsidRPr="004A3E27" w:rsidRDefault="000676C7"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6">
    <w:p w14:paraId="680E154C" w14:textId="77777777" w:rsidR="000676C7" w:rsidRPr="004A3E27" w:rsidRDefault="000676C7"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0676C7" w:rsidRPr="004A3E27" w:rsidRDefault="000676C7" w:rsidP="00BD5BBE">
      <w:pPr>
        <w:pStyle w:val="footnote"/>
      </w:pPr>
      <w:r w:rsidRPr="004A3E27">
        <w:tab/>
        <w:t>‘No sweeter fragrance than to follow Christ,</w:t>
      </w:r>
    </w:p>
    <w:p w14:paraId="506149C0" w14:textId="77777777" w:rsidR="000676C7" w:rsidRPr="004A3E27" w:rsidRDefault="000676C7" w:rsidP="00BD5BBE">
      <w:pPr>
        <w:pStyle w:val="footnote"/>
      </w:pPr>
      <w:r w:rsidRPr="004A3E27">
        <w:tab/>
        <w:t>when man makes offerings of a holy life,</w:t>
      </w:r>
    </w:p>
    <w:p w14:paraId="3F57220B" w14:textId="77777777" w:rsidR="000676C7" w:rsidRPr="004A3E27" w:rsidRDefault="000676C7" w:rsidP="00BD5BBE">
      <w:pPr>
        <w:pStyle w:val="footnote"/>
      </w:pPr>
      <w:r w:rsidRPr="004A3E27">
        <w:tab/>
        <w:t>and offers golden deeds in sacrifice’ (St. Prosper).</w:t>
      </w:r>
    </w:p>
  </w:footnote>
  <w:footnote w:id="147">
    <w:p w14:paraId="0CC1CAEE" w14:textId="1E5BC75B" w:rsidR="000676C7" w:rsidRPr="004A3E27" w:rsidRDefault="000676C7" w:rsidP="00BD5BBE">
      <w:pPr>
        <w:pStyle w:val="footnote"/>
      </w:pPr>
      <w:r w:rsidRPr="004A3E27">
        <w:rPr>
          <w:rStyle w:val="FootnoteReference"/>
        </w:rPr>
        <w:footnoteRef/>
      </w:r>
      <w:r w:rsidRPr="004A3E27">
        <w:t xml:space="preserve"> </w:t>
      </w:r>
      <w:r>
        <w:t>cf</w:t>
      </w:r>
      <w:r w:rsidRPr="004A3E27">
        <w:t>. Psalm 21:11.</w:t>
      </w:r>
    </w:p>
  </w:footnote>
  <w:footnote w:id="148">
    <w:p w14:paraId="0192B227" w14:textId="50425B88" w:rsidR="000676C7" w:rsidRPr="004A3E27" w:rsidRDefault="000676C7" w:rsidP="00BD5BBE">
      <w:pPr>
        <w:pStyle w:val="footnote"/>
      </w:pPr>
      <w:r w:rsidRPr="004A3E27">
        <w:rPr>
          <w:rStyle w:val="FootnoteReference"/>
        </w:rPr>
        <w:footnoteRef/>
      </w:r>
      <w:r w:rsidRPr="004A3E27">
        <w:t xml:space="preserve"> </w:t>
      </w:r>
      <w:r>
        <w:t>cf</w:t>
      </w:r>
      <w:r w:rsidRPr="004A3E27">
        <w:t>. Isaiah 5:12.</w:t>
      </w:r>
    </w:p>
  </w:footnote>
  <w:footnote w:id="149">
    <w:p w14:paraId="20F0DD6B" w14:textId="4B10F54B" w:rsidR="000676C7" w:rsidRDefault="000676C7" w:rsidP="005922FD">
      <w:pPr>
        <w:pStyle w:val="footnote"/>
      </w:pPr>
      <w:r>
        <w:rPr>
          <w:rStyle w:val="FootnoteReference"/>
        </w:rPr>
        <w:footnoteRef/>
      </w:r>
      <w:r>
        <w:t xml:space="preserve"> [JS] confess: or “give thanks to”, or “thankfully confess”</w:t>
      </w:r>
    </w:p>
  </w:footnote>
  <w:footnote w:id="150">
    <w:p w14:paraId="73C943A7" w14:textId="0F5D3F1A" w:rsidR="000676C7" w:rsidRPr="004A3E27" w:rsidRDefault="000676C7" w:rsidP="00BD5BBE">
      <w:pPr>
        <w:pStyle w:val="footnote"/>
      </w:pPr>
      <w:r w:rsidRPr="004A3E27">
        <w:rPr>
          <w:rStyle w:val="FootnoteReference"/>
        </w:rPr>
        <w:footnoteRef/>
      </w:r>
      <w:r w:rsidRPr="004A3E27">
        <w:t xml:space="preserve"> </w:t>
      </w:r>
      <w:r>
        <w:t>Cf</w:t>
      </w:r>
      <w:r w:rsidRPr="004A3E27">
        <w:t>. Isaiah 40:11; John 10:11.</w:t>
      </w:r>
    </w:p>
  </w:footnote>
  <w:footnote w:id="151">
    <w:p w14:paraId="73195CDE" w14:textId="44A40FB8" w:rsidR="000676C7" w:rsidRDefault="000676C7" w:rsidP="008A40DF">
      <w:pPr>
        <w:pStyle w:val="footnote"/>
      </w:pPr>
      <w:r>
        <w:rPr>
          <w:rStyle w:val="FootnoteReference"/>
        </w:rPr>
        <w:footnoteRef/>
      </w:r>
      <w:r>
        <w:t xml:space="preserve"> [JS] “do obeisance”, i.e. a physical act.</w:t>
      </w:r>
    </w:p>
  </w:footnote>
  <w:footnote w:id="152">
    <w:p w14:paraId="0B35546F" w14:textId="519CF713" w:rsidR="000676C7" w:rsidRPr="004A3E27" w:rsidRDefault="000676C7"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3">
    <w:p w14:paraId="17F4E198" w14:textId="77777777" w:rsidR="000676C7" w:rsidRPr="004A3E27" w:rsidRDefault="000676C7"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4">
    <w:p w14:paraId="287F51B2" w14:textId="77777777" w:rsidR="000676C7" w:rsidRPr="004A3E27" w:rsidRDefault="000676C7"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5">
    <w:p w14:paraId="376DEC76" w14:textId="77777777" w:rsidR="000676C7" w:rsidRPr="004A3E27" w:rsidRDefault="000676C7"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6">
    <w:p w14:paraId="0F1539B2" w14:textId="75077CCC" w:rsidR="000676C7" w:rsidRPr="004A3E27" w:rsidRDefault="000676C7" w:rsidP="00BD5BBE">
      <w:pPr>
        <w:pStyle w:val="footnote"/>
      </w:pPr>
      <w:r w:rsidRPr="004A3E27">
        <w:rPr>
          <w:rStyle w:val="FootnoteReference"/>
        </w:rPr>
        <w:footnoteRef/>
      </w:r>
      <w:r w:rsidRPr="004A3E27">
        <w:t xml:space="preserve"> Blood signifies death (</w:t>
      </w:r>
      <w:r>
        <w:t>cf</w:t>
      </w:r>
      <w:r w:rsidRPr="004A3E27">
        <w:t>. Lev. 17:14).</w:t>
      </w:r>
    </w:p>
  </w:footnote>
  <w:footnote w:id="157">
    <w:p w14:paraId="3C531870" w14:textId="77777777" w:rsidR="000676C7" w:rsidRPr="004A3E27" w:rsidRDefault="000676C7"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8">
    <w:p w14:paraId="14F5D59E" w14:textId="2CBEB04C" w:rsidR="000676C7" w:rsidRDefault="000676C7" w:rsidP="00643BB8">
      <w:pPr>
        <w:pStyle w:val="footnote"/>
      </w:pPr>
      <w:r>
        <w:rPr>
          <w:rStyle w:val="FootnoteReference"/>
        </w:rPr>
        <w:footnoteRef/>
      </w:r>
      <w:r>
        <w:t xml:space="preserve"> [JS] or “give thanks to You”, or “thankfully confess You with praise”</w:t>
      </w:r>
    </w:p>
  </w:footnote>
  <w:footnote w:id="159">
    <w:p w14:paraId="5ADD520F" w14:textId="77777777" w:rsidR="000676C7" w:rsidRPr="004A3E27" w:rsidRDefault="000676C7"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0">
    <w:p w14:paraId="77A1ED53" w14:textId="77777777" w:rsidR="000676C7" w:rsidRPr="004A3E27" w:rsidRDefault="000676C7" w:rsidP="00BD5BBE">
      <w:pPr>
        <w:pStyle w:val="footnote"/>
      </w:pPr>
      <w:r w:rsidRPr="004A3E27">
        <w:rPr>
          <w:rStyle w:val="FootnoteReference"/>
        </w:rPr>
        <w:footnoteRef/>
      </w:r>
      <w:r w:rsidRPr="004A3E27">
        <w:t xml:space="preserve"> Luke 23:46.</w:t>
      </w:r>
    </w:p>
  </w:footnote>
  <w:footnote w:id="161">
    <w:p w14:paraId="1A1A8E3A" w14:textId="6D5B65DB" w:rsidR="000676C7" w:rsidRPr="004A3E27" w:rsidRDefault="000676C7"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2">
    <w:p w14:paraId="07CF1154" w14:textId="0A7B732E" w:rsidR="000676C7" w:rsidRPr="004A3E27" w:rsidRDefault="000676C7"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3">
    <w:p w14:paraId="5BAFF231" w14:textId="34FCFC7D" w:rsidR="000676C7" w:rsidRDefault="000676C7"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4">
    <w:p w14:paraId="2DD87738" w14:textId="77777777" w:rsidR="000676C7" w:rsidRPr="004A3E27" w:rsidRDefault="000676C7" w:rsidP="00BD5BBE">
      <w:pPr>
        <w:pStyle w:val="footnote"/>
      </w:pPr>
      <w:r w:rsidRPr="004A3E27">
        <w:rPr>
          <w:rStyle w:val="FootnoteReference"/>
        </w:rPr>
        <w:footnoteRef/>
      </w:r>
      <w:r w:rsidRPr="004A3E27">
        <w:t xml:space="preserve"> The sense of separation from God is the great illusion and madness.</w:t>
      </w:r>
    </w:p>
  </w:footnote>
  <w:footnote w:id="165">
    <w:p w14:paraId="585E1DF2" w14:textId="7DBE80A8" w:rsidR="000676C7" w:rsidRDefault="000676C7" w:rsidP="00E87C17">
      <w:pPr>
        <w:pStyle w:val="footnote"/>
      </w:pPr>
      <w:r>
        <w:rPr>
          <w:rStyle w:val="FootnoteReference"/>
        </w:rPr>
        <w:footnoteRef/>
      </w:r>
      <w:r>
        <w:t xml:space="preserve"> [JS] or “seeks out”</w:t>
      </w:r>
    </w:p>
  </w:footnote>
  <w:footnote w:id="166">
    <w:p w14:paraId="64625F8E" w14:textId="77777777" w:rsidR="000676C7" w:rsidRPr="004A3E27" w:rsidRDefault="000676C7"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7">
    <w:p w14:paraId="2CF8BDFA" w14:textId="519D5556" w:rsidR="000676C7" w:rsidRPr="004A3E27" w:rsidRDefault="000676C7"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8">
    <w:p w14:paraId="5D9CEF2B" w14:textId="77777777" w:rsidR="000676C7" w:rsidRPr="004A3E27" w:rsidRDefault="000676C7"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9">
    <w:p w14:paraId="6173F75B" w14:textId="6720A6F1" w:rsidR="000676C7" w:rsidRDefault="000676C7" w:rsidP="00E87C17">
      <w:pPr>
        <w:pStyle w:val="footnote"/>
      </w:pPr>
      <w:r>
        <w:rPr>
          <w:rStyle w:val="FootnoteReference"/>
        </w:rPr>
        <w:footnoteRef/>
      </w:r>
      <w:r>
        <w:t xml:space="preserve"> [JS] or, “boast”</w:t>
      </w:r>
    </w:p>
  </w:footnote>
  <w:footnote w:id="170">
    <w:p w14:paraId="68902C2B" w14:textId="77777777" w:rsidR="000676C7" w:rsidRPr="004A3E27" w:rsidRDefault="000676C7" w:rsidP="00BD5BBE">
      <w:pPr>
        <w:pStyle w:val="footnote"/>
      </w:pPr>
      <w:r w:rsidRPr="004A3E27">
        <w:rPr>
          <w:rStyle w:val="FootnoteReference"/>
        </w:rPr>
        <w:footnoteRef/>
      </w:r>
      <w:r w:rsidRPr="004A3E27">
        <w:t xml:space="preserve"> Man is made for happiness, fruit of grace, forgiveness, right relations, holiness.</w:t>
      </w:r>
    </w:p>
  </w:footnote>
  <w:footnote w:id="171">
    <w:p w14:paraId="556A07DE" w14:textId="42C5306E" w:rsidR="000676C7" w:rsidRDefault="000676C7" w:rsidP="00E87C17">
      <w:pPr>
        <w:pStyle w:val="footnote"/>
      </w:pPr>
      <w:r>
        <w:rPr>
          <w:rStyle w:val="FootnoteReference"/>
        </w:rPr>
        <w:footnoteRef/>
      </w:r>
      <w:r>
        <w:t xml:space="preserve"> [JS] or “give thanks to”, or “thankfully confess the Lord with praise with the lyre”</w:t>
      </w:r>
    </w:p>
  </w:footnote>
  <w:footnote w:id="172">
    <w:p w14:paraId="2DE8E71A" w14:textId="43288821" w:rsidR="000676C7" w:rsidRDefault="000676C7" w:rsidP="00643986">
      <w:pPr>
        <w:pStyle w:val="footnote"/>
      </w:pPr>
      <w:r>
        <w:rPr>
          <w:rStyle w:val="FootnoteReference"/>
        </w:rPr>
        <w:footnoteRef/>
      </w:r>
      <w:r>
        <w:t xml:space="preserve"> [JS] or “Confess the Lord with the harp.</w:t>
      </w:r>
    </w:p>
  </w:footnote>
  <w:footnote w:id="173">
    <w:p w14:paraId="7DFB6EDE" w14:textId="2BE29A55" w:rsidR="000676C7" w:rsidRPr="004A3E27" w:rsidRDefault="000676C7"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4">
    <w:p w14:paraId="31D94784" w14:textId="1209EEE8" w:rsidR="000676C7" w:rsidRPr="004A3E27" w:rsidRDefault="000676C7"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5">
    <w:p w14:paraId="77995902" w14:textId="77777777" w:rsidR="000676C7" w:rsidRPr="004A3E27" w:rsidRDefault="000676C7" w:rsidP="00BD5BBE">
      <w:pPr>
        <w:pStyle w:val="footnote"/>
      </w:pPr>
      <w:r w:rsidRPr="004A3E27">
        <w:rPr>
          <w:rStyle w:val="FootnoteReference"/>
        </w:rPr>
        <w:footnoteRef/>
      </w:r>
      <w:r w:rsidRPr="004A3E27">
        <w:t xml:space="preserve"> Naturally and spiritually (Jn. 3:3-6).</w:t>
      </w:r>
    </w:p>
  </w:footnote>
  <w:footnote w:id="176">
    <w:p w14:paraId="21961A60" w14:textId="0C801544" w:rsidR="000676C7" w:rsidRDefault="000676C7" w:rsidP="002C27B3">
      <w:pPr>
        <w:pStyle w:val="footnote"/>
      </w:pPr>
      <w:r>
        <w:rPr>
          <w:rStyle w:val="FootnoteReference"/>
        </w:rPr>
        <w:footnoteRef/>
      </w:r>
      <w:r>
        <w:t xml:space="preserve"> [JS] Fr. Lazarus has “plans”</w:t>
      </w:r>
    </w:p>
  </w:footnote>
  <w:footnote w:id="177">
    <w:p w14:paraId="13FB143C" w14:textId="0A8A9BB8" w:rsidR="000676C7" w:rsidRDefault="000676C7" w:rsidP="00831460">
      <w:pPr>
        <w:pStyle w:val="footnote"/>
      </w:pPr>
      <w:r>
        <w:rPr>
          <w:rStyle w:val="FootnoteReference"/>
        </w:rPr>
        <w:footnoteRef/>
      </w:r>
      <w:r>
        <w:t xml:space="preserve"> [JS] or “fashioned”</w:t>
      </w:r>
    </w:p>
  </w:footnote>
  <w:footnote w:id="178">
    <w:p w14:paraId="1CA3C8B8" w14:textId="7384D6BF" w:rsidR="000676C7" w:rsidRDefault="000676C7" w:rsidP="00366380">
      <w:pPr>
        <w:pStyle w:val="footnote"/>
      </w:pPr>
      <w:r>
        <w:rPr>
          <w:rStyle w:val="FootnoteReference"/>
        </w:rPr>
        <w:footnoteRef/>
      </w:r>
      <w:r>
        <w:t xml:space="preserve"> Fr. Athanasius has “My soul shall make her boast in the Lord”</w:t>
      </w:r>
    </w:p>
  </w:footnote>
  <w:footnote w:id="179">
    <w:p w14:paraId="50F89B8F" w14:textId="77777777" w:rsidR="000676C7" w:rsidRPr="004A3E27" w:rsidRDefault="000676C7"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0">
    <w:p w14:paraId="6C74A446" w14:textId="6A369907" w:rsidR="000676C7" w:rsidRPr="004A3E27" w:rsidRDefault="000676C7" w:rsidP="00BD5BBE">
      <w:pPr>
        <w:pStyle w:val="footnote"/>
      </w:pPr>
      <w:r w:rsidRPr="004A3E27">
        <w:rPr>
          <w:rStyle w:val="FootnoteReference"/>
        </w:rPr>
        <w:footnoteRef/>
      </w:r>
      <w:r w:rsidRPr="004A3E27">
        <w:t xml:space="preserve"> ‘The land of the living.’</w:t>
      </w:r>
      <w:r>
        <w:t xml:space="preserve"> [JS] Others have “earth”</w:t>
      </w:r>
    </w:p>
  </w:footnote>
  <w:footnote w:id="181">
    <w:p w14:paraId="2D88893B" w14:textId="5E64FA88" w:rsidR="000676C7" w:rsidRDefault="000676C7" w:rsidP="00E42174">
      <w:pPr>
        <w:pStyle w:val="footnote"/>
      </w:pPr>
      <w:r>
        <w:rPr>
          <w:rStyle w:val="FootnoteReference"/>
        </w:rPr>
        <w:footnoteRef/>
      </w:r>
      <w:r>
        <w:t xml:space="preserve"> [JS] or “contrite in heart”</w:t>
      </w:r>
    </w:p>
  </w:footnote>
  <w:footnote w:id="182">
    <w:p w14:paraId="7E58A13C" w14:textId="1AC06A85" w:rsidR="000676C7" w:rsidRDefault="000676C7" w:rsidP="00F803AB">
      <w:pPr>
        <w:pStyle w:val="footnote"/>
      </w:pPr>
      <w:r>
        <w:rPr>
          <w:rStyle w:val="FootnoteReference"/>
        </w:rPr>
        <w:footnoteRef/>
      </w:r>
      <w:r>
        <w:t xml:space="preserve"> [JS] Coptic has “eat their hearts”, which Fr. Athanasius renders, “regret”</w:t>
      </w:r>
    </w:p>
  </w:footnote>
  <w:footnote w:id="183">
    <w:p w14:paraId="54D93979" w14:textId="34E7EB30" w:rsidR="000676C7" w:rsidRDefault="000676C7" w:rsidP="00F803AB">
      <w:pPr>
        <w:pStyle w:val="footnote"/>
      </w:pPr>
      <w:r>
        <w:rPr>
          <w:rStyle w:val="FootnoteReference"/>
        </w:rPr>
        <w:footnoteRef/>
      </w:r>
      <w:r>
        <w:t xml:space="preserve"> [JS] or regret.</w:t>
      </w:r>
    </w:p>
  </w:footnote>
  <w:footnote w:id="184">
    <w:p w14:paraId="51CEFDC6" w14:textId="77777777" w:rsidR="000676C7" w:rsidRPr="004A3E27" w:rsidRDefault="000676C7"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5">
    <w:p w14:paraId="703EC24D" w14:textId="0A8D7841" w:rsidR="000676C7" w:rsidRDefault="000676C7" w:rsidP="00442FE7">
      <w:pPr>
        <w:pStyle w:val="footnote"/>
      </w:pPr>
      <w:r>
        <w:rPr>
          <w:rStyle w:val="FootnoteReference"/>
        </w:rPr>
        <w:footnoteRef/>
      </w:r>
      <w:r>
        <w:t xml:space="preserve"> [JS] literally “and my soul with barrenness/childlessness.”</w:t>
      </w:r>
    </w:p>
  </w:footnote>
  <w:footnote w:id="186">
    <w:p w14:paraId="0CEA87F3" w14:textId="77777777" w:rsidR="000676C7" w:rsidRPr="004A3E27" w:rsidRDefault="000676C7" w:rsidP="00BD5BBE">
      <w:pPr>
        <w:pStyle w:val="footnote"/>
      </w:pPr>
      <w:r w:rsidRPr="004A3E27">
        <w:rPr>
          <w:rStyle w:val="FootnoteReference"/>
        </w:rPr>
        <w:footnoteRef/>
      </w:r>
      <w:r w:rsidRPr="004A3E27">
        <w:t xml:space="preserve"> John 19:1; Mt. 27:26.</w:t>
      </w:r>
    </w:p>
  </w:footnote>
  <w:footnote w:id="187">
    <w:p w14:paraId="1C6E21CA" w14:textId="4A1BFD04" w:rsidR="000676C7" w:rsidRPr="004A3E27" w:rsidRDefault="000676C7" w:rsidP="00BD5BBE">
      <w:pPr>
        <w:pStyle w:val="footnote"/>
      </w:pPr>
      <w:r w:rsidRPr="004A3E27">
        <w:rPr>
          <w:rStyle w:val="FootnoteReference"/>
        </w:rPr>
        <w:footnoteRef/>
      </w:r>
      <w:r w:rsidRPr="004A3E27">
        <w:t xml:space="preserve"> </w:t>
      </w:r>
      <w:r>
        <w:t>cf</w:t>
      </w:r>
      <w:r w:rsidRPr="004A3E27">
        <w:t>. Psalm 21:21.</w:t>
      </w:r>
    </w:p>
  </w:footnote>
  <w:footnote w:id="188">
    <w:p w14:paraId="7BC55212" w14:textId="5213FE4B" w:rsidR="000676C7" w:rsidRDefault="000676C7" w:rsidP="004E0429">
      <w:pPr>
        <w:pStyle w:val="footnote"/>
      </w:pPr>
      <w:r>
        <w:rPr>
          <w:rStyle w:val="FootnoteReference"/>
        </w:rPr>
        <w:footnoteRef/>
      </w:r>
      <w:r>
        <w:t xml:space="preserve"> [JS] or “give thanks to You,” or “thankfully confess You with praise in the great Church”</w:t>
      </w:r>
    </w:p>
  </w:footnote>
  <w:footnote w:id="189">
    <w:p w14:paraId="4812F1D0" w14:textId="6C4603E2" w:rsidR="000676C7" w:rsidRPr="004A3E27" w:rsidRDefault="000676C7" w:rsidP="00BD5BBE">
      <w:pPr>
        <w:pStyle w:val="footnote"/>
      </w:pPr>
      <w:r w:rsidRPr="004A3E27">
        <w:rPr>
          <w:rStyle w:val="FootnoteReference"/>
        </w:rPr>
        <w:footnoteRef/>
      </w:r>
      <w:r w:rsidRPr="004A3E27">
        <w:t xml:space="preserve"> </w:t>
      </w:r>
      <w:r>
        <w:t>cf</w:t>
      </w:r>
      <w:r w:rsidRPr="004A3E27">
        <w:t>. John 15:25.</w:t>
      </w:r>
    </w:p>
  </w:footnote>
  <w:footnote w:id="190">
    <w:p w14:paraId="2072EB12" w14:textId="0F03BC61" w:rsidR="000676C7" w:rsidRDefault="000676C7" w:rsidP="004E0429">
      <w:pPr>
        <w:pStyle w:val="footnote"/>
      </w:pPr>
      <w:r>
        <w:rPr>
          <w:rStyle w:val="FootnoteReference"/>
        </w:rPr>
        <w:footnoteRef/>
      </w:r>
      <w:r>
        <w:t xml:space="preserve"> [JS] or “Aha! Aha!” Or “Well done! Well done!”</w:t>
      </w:r>
    </w:p>
  </w:footnote>
  <w:footnote w:id="191">
    <w:p w14:paraId="55852630" w14:textId="7161891F" w:rsidR="000676C7" w:rsidRDefault="000676C7" w:rsidP="004D4897">
      <w:pPr>
        <w:pStyle w:val="footnote"/>
      </w:pPr>
      <w:r>
        <w:rPr>
          <w:rStyle w:val="FootnoteReference"/>
        </w:rPr>
        <w:footnoteRef/>
      </w:r>
      <w:r>
        <w:t xml:space="preserve"> [JS] others have “righteousness”. NETS has “vindication”.</w:t>
      </w:r>
    </w:p>
  </w:footnote>
  <w:footnote w:id="192">
    <w:p w14:paraId="5AE758E3" w14:textId="591B2CD9" w:rsidR="000676C7" w:rsidRDefault="000676C7" w:rsidP="004E0429">
      <w:pPr>
        <w:pStyle w:val="footnote"/>
      </w:pPr>
      <w:r>
        <w:rPr>
          <w:rStyle w:val="FootnoteReference"/>
        </w:rPr>
        <w:footnoteRef/>
      </w:r>
      <w:r>
        <w:t xml:space="preserve"> [JS] Fr. Lazarus has, “towering mountains”</w:t>
      </w:r>
    </w:p>
  </w:footnote>
  <w:footnote w:id="193">
    <w:p w14:paraId="6484AC83" w14:textId="6D53CC8C" w:rsidR="000676C7" w:rsidRPr="004A3E27" w:rsidRDefault="000676C7" w:rsidP="00BD5BBE">
      <w:pPr>
        <w:pStyle w:val="footnote"/>
      </w:pPr>
      <w:r w:rsidRPr="004A3E27">
        <w:rPr>
          <w:rStyle w:val="FootnoteReference"/>
        </w:rPr>
        <w:footnoteRef/>
      </w:r>
      <w:r w:rsidRPr="004A3E27">
        <w:t xml:space="preserve"> </w:t>
      </w:r>
      <w:r>
        <w:t>cf</w:t>
      </w:r>
      <w:r w:rsidRPr="004A3E27">
        <w:t>. Psalm 109:7.</w:t>
      </w:r>
    </w:p>
  </w:footnote>
  <w:footnote w:id="194">
    <w:p w14:paraId="4449FD0E" w14:textId="7B6566B0" w:rsidR="000676C7" w:rsidRDefault="000676C7" w:rsidP="00090695">
      <w:pPr>
        <w:pStyle w:val="footnote"/>
      </w:pPr>
      <w:r>
        <w:rPr>
          <w:rStyle w:val="FootnoteReference"/>
        </w:rPr>
        <w:footnoteRef/>
      </w:r>
      <w:r>
        <w:t xml:space="preserve"> [JS] OSB has “many waters”</w:t>
      </w:r>
    </w:p>
  </w:footnote>
  <w:footnote w:id="195">
    <w:p w14:paraId="50DAFDF2" w14:textId="77777777" w:rsidR="000676C7" w:rsidRPr="004A3E27" w:rsidRDefault="000676C7"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6">
    <w:p w14:paraId="7C4D1D61" w14:textId="77777777" w:rsidR="000676C7" w:rsidRPr="004A3E27" w:rsidRDefault="000676C7" w:rsidP="00BD5BBE">
      <w:pPr>
        <w:pStyle w:val="footnote"/>
      </w:pPr>
      <w:r w:rsidRPr="004A3E27">
        <w:rPr>
          <w:rStyle w:val="FootnoteReference"/>
        </w:rPr>
        <w:footnoteRef/>
      </w:r>
      <w:r w:rsidRPr="004A3E27">
        <w:t xml:space="preserve"> ‘The Prophet asks to be free from passion’ (St. Athanasius).</w:t>
      </w:r>
    </w:p>
  </w:footnote>
  <w:footnote w:id="197">
    <w:p w14:paraId="356D04BB" w14:textId="77777777" w:rsidR="000676C7" w:rsidRPr="004A3E27" w:rsidRDefault="000676C7" w:rsidP="00BD5BBE">
      <w:pPr>
        <w:pStyle w:val="footnote"/>
      </w:pPr>
      <w:r w:rsidRPr="004A3E27">
        <w:rPr>
          <w:rStyle w:val="FootnoteReference"/>
        </w:rPr>
        <w:footnoteRef/>
      </w:r>
      <w:r w:rsidRPr="004A3E27">
        <w:t xml:space="preserve"> Prov. 24:19.</w:t>
      </w:r>
    </w:p>
  </w:footnote>
  <w:footnote w:id="198">
    <w:p w14:paraId="325B4264" w14:textId="77777777" w:rsidR="000676C7" w:rsidRPr="004A3E27" w:rsidRDefault="000676C7"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99">
    <w:p w14:paraId="720EC29A" w14:textId="0B7E8B17" w:rsidR="000676C7" w:rsidRPr="004A3E27" w:rsidRDefault="000676C7"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0">
    <w:p w14:paraId="3B4C8AB4" w14:textId="77777777" w:rsidR="000676C7" w:rsidRPr="004A3E27" w:rsidRDefault="000676C7"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1">
    <w:p w14:paraId="6BB4D62E" w14:textId="6D468D83" w:rsidR="000676C7" w:rsidRDefault="000676C7" w:rsidP="00402CB0">
      <w:pPr>
        <w:pStyle w:val="footnote"/>
      </w:pPr>
      <w:r>
        <w:rPr>
          <w:rStyle w:val="FootnoteReference"/>
        </w:rPr>
        <w:footnoteRef/>
      </w:r>
      <w:r>
        <w:t xml:space="preserve"> [JS] or “judgment”</w:t>
      </w:r>
    </w:p>
  </w:footnote>
  <w:footnote w:id="202">
    <w:p w14:paraId="0271DF81" w14:textId="5DFB25DB" w:rsidR="000676C7" w:rsidRPr="004A3E27" w:rsidRDefault="000676C7"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3">
    <w:p w14:paraId="20ECCFFC" w14:textId="001E9B2E" w:rsidR="000676C7" w:rsidRDefault="000676C7" w:rsidP="00402CB0">
      <w:pPr>
        <w:pStyle w:val="footnote"/>
      </w:pPr>
      <w:r>
        <w:rPr>
          <w:rStyle w:val="FootnoteReference"/>
        </w:rPr>
        <w:footnoteRef/>
      </w:r>
      <w:r>
        <w:t xml:space="preserve"> [JS] or “fret”</w:t>
      </w:r>
    </w:p>
  </w:footnote>
  <w:footnote w:id="204">
    <w:p w14:paraId="0F35B29D" w14:textId="57DF774F" w:rsidR="000676C7" w:rsidRDefault="000676C7" w:rsidP="00414006">
      <w:pPr>
        <w:pStyle w:val="footnote"/>
      </w:pPr>
      <w:r>
        <w:rPr>
          <w:rStyle w:val="FootnoteReference"/>
        </w:rPr>
        <w:footnoteRef/>
      </w:r>
      <w:r>
        <w:t xml:space="preserve"> [JS] or “land”</w:t>
      </w:r>
    </w:p>
  </w:footnote>
  <w:footnote w:id="205">
    <w:p w14:paraId="65980F9C" w14:textId="79143A5A" w:rsidR="000676C7" w:rsidRPr="004A3E27" w:rsidRDefault="000676C7"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6">
    <w:p w14:paraId="159BB2E9" w14:textId="77777777" w:rsidR="000676C7" w:rsidRPr="004A3E27" w:rsidRDefault="000676C7"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7">
    <w:p w14:paraId="031AB7AD" w14:textId="155ED80A" w:rsidR="000676C7" w:rsidRDefault="000676C7" w:rsidP="00090695">
      <w:pPr>
        <w:pStyle w:val="footnote"/>
      </w:pPr>
      <w:r>
        <w:rPr>
          <w:rStyle w:val="FootnoteReference"/>
        </w:rPr>
        <w:footnoteRef/>
      </w:r>
      <w:r>
        <w:t xml:space="preserve"> [JS] literally, “seed”, here and throughout</w:t>
      </w:r>
    </w:p>
  </w:footnote>
  <w:footnote w:id="208">
    <w:p w14:paraId="112B59F5" w14:textId="77777777" w:rsidR="000676C7" w:rsidRPr="004A3E27" w:rsidRDefault="000676C7" w:rsidP="00BD5BBE">
      <w:pPr>
        <w:pStyle w:val="footnote"/>
      </w:pPr>
      <w:r w:rsidRPr="004A3E27">
        <w:rPr>
          <w:rStyle w:val="FootnoteReference"/>
        </w:rPr>
        <w:footnoteRef/>
      </w:r>
      <w:r w:rsidRPr="004A3E27">
        <w:t xml:space="preserve"> ‘Remove sin, and then whatever you see in man is of God’ (St. Augustine)</w:t>
      </w:r>
    </w:p>
  </w:footnote>
  <w:footnote w:id="209">
    <w:p w14:paraId="4726C027" w14:textId="77777777" w:rsidR="000676C7" w:rsidRPr="004A3E27" w:rsidRDefault="000676C7" w:rsidP="00BD5BBE">
      <w:pPr>
        <w:pStyle w:val="footnote"/>
      </w:pPr>
      <w:r w:rsidRPr="004A3E27">
        <w:rPr>
          <w:rStyle w:val="FootnoteReference"/>
        </w:rPr>
        <w:footnoteRef/>
      </w:r>
      <w:r w:rsidRPr="004A3E27">
        <w:t xml:space="preserve"> Compare Ps. 36:1, 37 with Proverbs 24: 19-20 (RSV) and Mt. 5:5-9.</w:t>
      </w:r>
    </w:p>
  </w:footnote>
  <w:footnote w:id="210">
    <w:p w14:paraId="34A68231" w14:textId="7DBC6A92" w:rsidR="000676C7" w:rsidRPr="004A3E27" w:rsidRDefault="000676C7" w:rsidP="00BD5BBE">
      <w:pPr>
        <w:pStyle w:val="footnote"/>
      </w:pPr>
      <w:r w:rsidRPr="004A3E27">
        <w:rPr>
          <w:rStyle w:val="FootnoteReference"/>
        </w:rPr>
        <w:footnoteRef/>
      </w:r>
      <w:r w:rsidRPr="004A3E27">
        <w:t xml:space="preserve"> </w:t>
      </w:r>
      <w:r>
        <w:t>cf</w:t>
      </w:r>
      <w:r w:rsidRPr="004A3E27">
        <w:t>. Heb. 12:5-13. Psalm 6:2 is identical with 37:2.</w:t>
      </w:r>
    </w:p>
  </w:footnote>
  <w:footnote w:id="211">
    <w:p w14:paraId="247EFE9B" w14:textId="072BF8DF" w:rsidR="000676C7" w:rsidRDefault="000676C7" w:rsidP="003F50A7">
      <w:pPr>
        <w:pStyle w:val="footnote"/>
      </w:pPr>
      <w:r>
        <w:rPr>
          <w:rStyle w:val="FootnoteReference"/>
        </w:rPr>
        <w:footnoteRef/>
      </w:r>
      <w:r>
        <w:t xml:space="preserve"> [JS] literally “with a sad face”</w:t>
      </w:r>
    </w:p>
  </w:footnote>
  <w:footnote w:id="212">
    <w:p w14:paraId="18445857" w14:textId="0B799012" w:rsidR="000676C7" w:rsidRDefault="000676C7" w:rsidP="003F50A7">
      <w:pPr>
        <w:pStyle w:val="footnote"/>
      </w:pPr>
      <w:r>
        <w:rPr>
          <w:rStyle w:val="FootnoteReference"/>
        </w:rPr>
        <w:footnoteRef/>
      </w:r>
      <w:r>
        <w:t xml:space="preserve"> [JS] literally “loins”</w:t>
      </w:r>
    </w:p>
  </w:footnote>
  <w:footnote w:id="213">
    <w:p w14:paraId="72DD6C76" w14:textId="7D200E30" w:rsidR="000676C7" w:rsidRPr="004A3E27" w:rsidRDefault="000676C7" w:rsidP="00BD5BBE">
      <w:pPr>
        <w:pStyle w:val="footnote"/>
      </w:pPr>
      <w:r w:rsidRPr="004A3E27">
        <w:rPr>
          <w:rStyle w:val="FootnoteReference"/>
        </w:rPr>
        <w:footnoteRef/>
      </w:r>
      <w:r w:rsidRPr="004A3E27">
        <w:t xml:space="preserve"> </w:t>
      </w:r>
      <w:r>
        <w:t>cf</w:t>
      </w:r>
      <w:r w:rsidRPr="004A3E27">
        <w:t>. Mt. 19:20. ‘One thing you lack’ (Mk. 10:21).</w:t>
      </w:r>
    </w:p>
  </w:footnote>
  <w:footnote w:id="214">
    <w:p w14:paraId="78445EFB" w14:textId="5C9ECAC5" w:rsidR="000676C7" w:rsidRDefault="000676C7" w:rsidP="002538F7">
      <w:pPr>
        <w:pStyle w:val="footnote"/>
      </w:pPr>
      <w:r>
        <w:rPr>
          <w:rStyle w:val="FootnoteReference"/>
        </w:rPr>
        <w:footnoteRef/>
      </w:r>
      <w:r>
        <w:t xml:space="preserve"> [JS] or “walks about like a phantom”</w:t>
      </w:r>
    </w:p>
  </w:footnote>
  <w:footnote w:id="215">
    <w:p w14:paraId="3396E2D4" w14:textId="4AC28F88" w:rsidR="000676C7" w:rsidRPr="004A3E27" w:rsidRDefault="000676C7"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6">
    <w:p w14:paraId="3E88B183" w14:textId="77777777" w:rsidR="000676C7" w:rsidRPr="004A3E27" w:rsidRDefault="000676C7"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7">
    <w:p w14:paraId="1D0EC7E8" w14:textId="072DDC66" w:rsidR="000676C7" w:rsidRPr="004A3E27" w:rsidRDefault="000676C7"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8">
    <w:p w14:paraId="5B17D689" w14:textId="77777777" w:rsidR="000676C7" w:rsidRPr="004A3E27" w:rsidRDefault="000676C7"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9">
    <w:p w14:paraId="3C8E3C02" w14:textId="38940012" w:rsidR="000676C7" w:rsidRPr="004A3E27" w:rsidRDefault="000676C7" w:rsidP="00BD5BBE">
      <w:pPr>
        <w:pStyle w:val="footnote"/>
      </w:pPr>
      <w:r w:rsidRPr="004A3E27">
        <w:rPr>
          <w:rStyle w:val="FootnoteReference"/>
        </w:rPr>
        <w:footnoteRef/>
      </w:r>
      <w:r w:rsidRPr="004A3E27">
        <w:t xml:space="preserve"> The great universal Church (</w:t>
      </w:r>
      <w:r>
        <w:t>cf</w:t>
      </w:r>
      <w:r w:rsidRPr="004A3E27">
        <w:t>. St. Athanasius).</w:t>
      </w:r>
    </w:p>
  </w:footnote>
  <w:footnote w:id="220">
    <w:p w14:paraId="215A183B" w14:textId="1FC8DE97" w:rsidR="000676C7" w:rsidRDefault="000676C7" w:rsidP="005B3452">
      <w:pPr>
        <w:pStyle w:val="footnote"/>
      </w:pPr>
      <w:r>
        <w:rPr>
          <w:rStyle w:val="FootnoteReference"/>
        </w:rPr>
        <w:footnoteRef/>
      </w:r>
      <w:r>
        <w:t xml:space="preserve"> [JS] or “Aha! Aha!” or “Well done! Well done!”</w:t>
      </w:r>
    </w:p>
  </w:footnote>
  <w:footnote w:id="221">
    <w:p w14:paraId="37A0E454" w14:textId="77777777" w:rsidR="000676C7" w:rsidRPr="004A3E27" w:rsidRDefault="000676C7" w:rsidP="00BD5BBE">
      <w:pPr>
        <w:pStyle w:val="footnote"/>
      </w:pPr>
      <w:r w:rsidRPr="004A3E27">
        <w:rPr>
          <w:rStyle w:val="FootnoteReference"/>
        </w:rPr>
        <w:footnoteRef/>
      </w:r>
      <w:r w:rsidRPr="004A3E27">
        <w:t xml:space="preserve"> John 13:30.</w:t>
      </w:r>
    </w:p>
  </w:footnote>
  <w:footnote w:id="222">
    <w:p w14:paraId="32644EEC" w14:textId="77777777" w:rsidR="000676C7" w:rsidRPr="004A3E27" w:rsidRDefault="000676C7"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3">
    <w:p w14:paraId="4D34767F" w14:textId="77777777" w:rsidR="000676C7" w:rsidRPr="004A3E27" w:rsidRDefault="000676C7"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4">
    <w:p w14:paraId="70B2B9E7" w14:textId="77777777" w:rsidR="000676C7" w:rsidRPr="004A3E27" w:rsidRDefault="000676C7" w:rsidP="00BD5BBE">
      <w:pPr>
        <w:pStyle w:val="footnote"/>
      </w:pPr>
      <w:r w:rsidRPr="004A3E27">
        <w:rPr>
          <w:rStyle w:val="FootnoteReference"/>
        </w:rPr>
        <w:footnoteRef/>
      </w:r>
      <w:r w:rsidRPr="004A3E27">
        <w:t xml:space="preserve"> With the Gospel of forgiveness (1 Sam. 24:17-20; Lk. 23:34).</w:t>
      </w:r>
    </w:p>
  </w:footnote>
  <w:footnote w:id="225">
    <w:p w14:paraId="276D5CC0" w14:textId="69BE5264" w:rsidR="000676C7" w:rsidRDefault="000676C7" w:rsidP="008612F3">
      <w:pPr>
        <w:pStyle w:val="footnote"/>
      </w:pPr>
      <w:r>
        <w:rPr>
          <w:rStyle w:val="FootnoteReference"/>
        </w:rPr>
        <w:footnoteRef/>
      </w:r>
      <w:r>
        <w:t xml:space="preserve"> [JS] or “from age to age. So be it! So be it!”</w:t>
      </w:r>
    </w:p>
  </w:footnote>
  <w:footnote w:id="226">
    <w:p w14:paraId="2B9F5A56" w14:textId="77777777" w:rsidR="000676C7" w:rsidRPr="004A3E27" w:rsidRDefault="000676C7"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7">
    <w:p w14:paraId="7C55B28F" w14:textId="7EC58CB5" w:rsidR="000676C7" w:rsidRDefault="000676C7" w:rsidP="005B3452">
      <w:pPr>
        <w:pStyle w:val="footnote"/>
      </w:pPr>
      <w:r>
        <w:rPr>
          <w:rStyle w:val="FootnoteReference"/>
        </w:rPr>
        <w:footnoteRef/>
      </w:r>
      <w:r>
        <w:t xml:space="preserve"> [JS] or “thanksgiving”, or “thankful confession with praise”</w:t>
      </w:r>
    </w:p>
  </w:footnote>
  <w:footnote w:id="228">
    <w:p w14:paraId="53A5AE10" w14:textId="0D816E3A" w:rsidR="000676C7" w:rsidRDefault="000676C7"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9">
    <w:p w14:paraId="3BCC68DE" w14:textId="1191DE34" w:rsidR="000676C7" w:rsidRDefault="000676C7" w:rsidP="00AD1AC9">
      <w:pPr>
        <w:pStyle w:val="footnote"/>
      </w:pPr>
      <w:r>
        <w:rPr>
          <w:rStyle w:val="FootnoteReference"/>
        </w:rPr>
        <w:footnoteRef/>
      </w:r>
      <w:r>
        <w:t xml:space="preserve"> [JS] Fr. Lazarus has “dwelling”</w:t>
      </w:r>
    </w:p>
  </w:footnote>
  <w:footnote w:id="230">
    <w:p w14:paraId="03275919" w14:textId="77777777" w:rsidR="000676C7" w:rsidRPr="004A3E27" w:rsidRDefault="000676C7"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1">
    <w:p w14:paraId="6E7F4F1E" w14:textId="416FA7A8" w:rsidR="000676C7" w:rsidRDefault="000676C7" w:rsidP="005B3452">
      <w:pPr>
        <w:pStyle w:val="footnote"/>
      </w:pPr>
      <w:r>
        <w:rPr>
          <w:rStyle w:val="FootnoteReference"/>
        </w:rPr>
        <w:footnoteRef/>
      </w:r>
      <w:r>
        <w:t xml:space="preserve"> [JS] “I will give thanks to You on the lyre”, or “I will thankfully confess You with praise with the lyre”</w:t>
      </w:r>
    </w:p>
  </w:footnote>
  <w:footnote w:id="232">
    <w:p w14:paraId="0FDCCB36" w14:textId="0CCB7207" w:rsidR="000676C7" w:rsidRDefault="000676C7" w:rsidP="006C1793">
      <w:pPr>
        <w:pStyle w:val="footnote"/>
      </w:pPr>
      <w:r>
        <w:rPr>
          <w:rStyle w:val="FootnoteReference"/>
        </w:rPr>
        <w:footnoteRef/>
      </w:r>
      <w:r>
        <w:t xml:space="preserve"> [JS] or “I will give thanks to Him,” or “I will thankfully confess Him with praies”</w:t>
      </w:r>
    </w:p>
  </w:footnote>
  <w:footnote w:id="233">
    <w:p w14:paraId="1791CAEF" w14:textId="44F0ADBF" w:rsidR="000676C7" w:rsidRPr="004A3E27" w:rsidRDefault="000676C7"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4">
    <w:p w14:paraId="75A6D655" w14:textId="0B7DAC2D" w:rsidR="000676C7" w:rsidRDefault="000676C7" w:rsidP="006C1793">
      <w:pPr>
        <w:pStyle w:val="footnote"/>
      </w:pPr>
      <w:r>
        <w:rPr>
          <w:rStyle w:val="FootnoteReference"/>
        </w:rPr>
        <w:footnoteRef/>
      </w:r>
      <w:r>
        <w:t xml:space="preserve"> [JS] or “presence”</w:t>
      </w:r>
    </w:p>
  </w:footnote>
  <w:footnote w:id="235">
    <w:p w14:paraId="14C8DE9A" w14:textId="1AF2328A" w:rsidR="000676C7" w:rsidRDefault="000676C7" w:rsidP="006C1793">
      <w:pPr>
        <w:pStyle w:val="footnote"/>
      </w:pPr>
      <w:r>
        <w:rPr>
          <w:rStyle w:val="FootnoteReference"/>
        </w:rPr>
        <w:footnoteRef/>
      </w:r>
      <w:r>
        <w:t xml:space="preserve"> [JS] or “boast in” or “praise”</w:t>
      </w:r>
    </w:p>
  </w:footnote>
  <w:footnote w:id="236">
    <w:p w14:paraId="66A26B87" w14:textId="54FC310A" w:rsidR="000676C7" w:rsidRDefault="000676C7" w:rsidP="006C1793">
      <w:pPr>
        <w:pStyle w:val="footnote"/>
      </w:pPr>
      <w:r>
        <w:rPr>
          <w:rStyle w:val="FootnoteReference"/>
        </w:rPr>
        <w:footnoteRef/>
      </w:r>
      <w:r>
        <w:t xml:space="preserve"> [JS] or “give thanks to”, or “thankfully confess Your Name with praise”</w:t>
      </w:r>
    </w:p>
  </w:footnote>
  <w:footnote w:id="237">
    <w:p w14:paraId="4F22E4CE" w14:textId="77777777" w:rsidR="000676C7" w:rsidRPr="004A3E27" w:rsidRDefault="000676C7"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8">
    <w:p w14:paraId="08B0833D" w14:textId="77777777" w:rsidR="000676C7" w:rsidRPr="004A3E27" w:rsidRDefault="000676C7"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9">
    <w:p w14:paraId="76A76AD0" w14:textId="77777777" w:rsidR="000676C7" w:rsidRPr="004A3E27" w:rsidRDefault="000676C7"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0">
    <w:p w14:paraId="0FB99B7C" w14:textId="516B1CB2" w:rsidR="000676C7" w:rsidRPr="004A3E27" w:rsidRDefault="000676C7" w:rsidP="00BD5BBE">
      <w:pPr>
        <w:pStyle w:val="footnote"/>
      </w:pPr>
      <w:r w:rsidRPr="004A3E27">
        <w:rPr>
          <w:rStyle w:val="FootnoteReference"/>
        </w:rPr>
        <w:footnoteRef/>
      </w:r>
      <w:r w:rsidRPr="004A3E27">
        <w:t xml:space="preserve"> </w:t>
      </w:r>
      <w:r>
        <w:t>cf</w:t>
      </w:r>
      <w:r w:rsidRPr="004A3E27">
        <w:t>. Rev. 19:11-16.</w:t>
      </w:r>
    </w:p>
  </w:footnote>
  <w:footnote w:id="241">
    <w:p w14:paraId="5E8EA981" w14:textId="77777777" w:rsidR="000676C7" w:rsidRPr="004A3E27" w:rsidRDefault="000676C7"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42">
    <w:p w14:paraId="2209A251" w14:textId="77777777" w:rsidR="000676C7" w:rsidRPr="004A3E27" w:rsidRDefault="000676C7"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43">
    <w:p w14:paraId="1503C91E" w14:textId="77777777" w:rsidR="000676C7" w:rsidRDefault="000676C7" w:rsidP="005E56A9">
      <w:pPr>
        <w:pStyle w:val="footnote"/>
      </w:pPr>
      <w:r>
        <w:rPr>
          <w:rStyle w:val="FootnoteReference"/>
        </w:rPr>
        <w:footnoteRef/>
      </w:r>
      <w:r>
        <w:t xml:space="preserve"> [JS] myrrh: resin for incense; stacte: a component of the Temple incense; cassia: cinnamon.</w:t>
      </w:r>
    </w:p>
  </w:footnote>
  <w:footnote w:id="244">
    <w:p w14:paraId="5BF4F4E3" w14:textId="0D86ACD7" w:rsidR="000676C7" w:rsidRDefault="000676C7" w:rsidP="00E10FAF">
      <w:pPr>
        <w:pStyle w:val="footnote"/>
      </w:pPr>
      <w:r>
        <w:rPr>
          <w:rStyle w:val="FootnoteReference"/>
        </w:rPr>
        <w:footnoteRef/>
      </w:r>
      <w:r>
        <w:t xml:space="preserve"> [JS] literally “do obeisance”, i.e. “bow down to”</w:t>
      </w:r>
    </w:p>
  </w:footnote>
  <w:footnote w:id="245">
    <w:p w14:paraId="66A4B8D8" w14:textId="2A1C62C8" w:rsidR="000676C7" w:rsidRPr="004A3E27" w:rsidRDefault="000676C7"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6">
    <w:p w14:paraId="3B2B6F3D" w14:textId="77777777" w:rsidR="000676C7" w:rsidRPr="004A3E27" w:rsidRDefault="000676C7" w:rsidP="00714A98">
      <w:pPr>
        <w:pStyle w:val="footnote"/>
      </w:pPr>
      <w:r w:rsidRPr="004A3E27">
        <w:rPr>
          <w:rStyle w:val="FootnoteReference"/>
        </w:rPr>
        <w:footnoteRef/>
      </w:r>
      <w:r w:rsidRPr="004A3E27">
        <w:t xml:space="preserve"> Rev. 22:1.</w:t>
      </w:r>
    </w:p>
  </w:footnote>
  <w:footnote w:id="247">
    <w:p w14:paraId="0C57446A" w14:textId="77777777" w:rsidR="000676C7" w:rsidRDefault="000676C7" w:rsidP="00714A98">
      <w:pPr>
        <w:pStyle w:val="footnote"/>
      </w:pPr>
      <w:r>
        <w:rPr>
          <w:rStyle w:val="FootnoteReference"/>
        </w:rPr>
        <w:footnoteRef/>
      </w:r>
      <w:r>
        <w:t xml:space="preserve"> Fr. Lazarus has “dwelling-place”</w:t>
      </w:r>
    </w:p>
  </w:footnote>
  <w:footnote w:id="248">
    <w:p w14:paraId="77903F63" w14:textId="77777777" w:rsidR="000676C7" w:rsidRDefault="000676C7" w:rsidP="00714A98">
      <w:pPr>
        <w:pStyle w:val="footnote"/>
      </w:pPr>
      <w:r>
        <w:rPr>
          <w:rStyle w:val="FootnoteReference"/>
        </w:rPr>
        <w:footnoteRef/>
      </w:r>
      <w:r>
        <w:t xml:space="preserve"> [JS] the city’s</w:t>
      </w:r>
    </w:p>
  </w:footnote>
  <w:footnote w:id="249">
    <w:p w14:paraId="73DCC24E" w14:textId="7E226D89" w:rsidR="000676C7" w:rsidRPr="004A3E27" w:rsidRDefault="000676C7"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0">
    <w:p w14:paraId="0D6388ED" w14:textId="683F8CF0" w:rsidR="000676C7" w:rsidRPr="004A3E27" w:rsidRDefault="000676C7" w:rsidP="00714A98">
      <w:pPr>
        <w:pStyle w:val="footnote"/>
      </w:pPr>
      <w:r w:rsidRPr="004A3E27">
        <w:rPr>
          <w:rStyle w:val="FootnoteReference"/>
        </w:rPr>
        <w:footnoteRef/>
      </w:r>
      <w:r w:rsidRPr="004A3E27">
        <w:t xml:space="preserve"> </w:t>
      </w:r>
      <w:r>
        <w:t>cf</w:t>
      </w:r>
      <w:r w:rsidRPr="004A3E27">
        <w:t>. 75:4; Is. 2:4; 11:9; 65:25; Hos. 2:18; Zac. 9:10.</w:t>
      </w:r>
    </w:p>
  </w:footnote>
  <w:footnote w:id="251">
    <w:p w14:paraId="739DF71C" w14:textId="7B9E3A9D" w:rsidR="000676C7" w:rsidRPr="004A3E27" w:rsidRDefault="000676C7"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2">
    <w:p w14:paraId="341712F2" w14:textId="77777777" w:rsidR="000676C7" w:rsidRPr="004A3E27" w:rsidRDefault="000676C7" w:rsidP="00BD5BBE">
      <w:pPr>
        <w:pStyle w:val="footnote"/>
      </w:pPr>
      <w:r w:rsidRPr="004A3E27">
        <w:rPr>
          <w:rStyle w:val="FootnoteReference"/>
        </w:rPr>
        <w:footnoteRef/>
      </w:r>
      <w:r w:rsidRPr="004A3E27">
        <w:t xml:space="preserve"> ‘The calling of the Gentiles is to be understood, as in 71:9’ (St. Athanasius).</w:t>
      </w:r>
    </w:p>
  </w:footnote>
  <w:footnote w:id="253">
    <w:p w14:paraId="743E9AAD" w14:textId="55C8741B" w:rsidR="000676C7" w:rsidRPr="004A3E27" w:rsidRDefault="000676C7"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54">
    <w:p w14:paraId="20C0CF5B" w14:textId="605C1673" w:rsidR="000676C7" w:rsidRPr="004A3E27" w:rsidRDefault="000676C7" w:rsidP="00BD5BBE">
      <w:pPr>
        <w:pStyle w:val="footnote"/>
      </w:pPr>
      <w:r w:rsidRPr="004A3E27">
        <w:rPr>
          <w:rStyle w:val="FootnoteReference"/>
        </w:rPr>
        <w:footnoteRef/>
      </w:r>
      <w:r w:rsidRPr="004A3E27">
        <w:t xml:space="preserve"> </w:t>
      </w:r>
      <w:r>
        <w:t>Cf</w:t>
      </w:r>
      <w:r w:rsidRPr="004A3E27">
        <w:t>. Ex. 15:17; Is. 58:14: I Pet. 1:4.</w:t>
      </w:r>
    </w:p>
  </w:footnote>
  <w:footnote w:id="255">
    <w:p w14:paraId="1FDF9287" w14:textId="77777777" w:rsidR="000676C7" w:rsidRPr="004A3E27" w:rsidRDefault="000676C7"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6">
    <w:p w14:paraId="3490B998" w14:textId="1EB3F17C" w:rsidR="000676C7" w:rsidRDefault="000676C7" w:rsidP="008C19B4">
      <w:pPr>
        <w:pStyle w:val="footnote"/>
      </w:pPr>
      <w:r>
        <w:rPr>
          <w:rStyle w:val="FootnoteReference"/>
        </w:rPr>
        <w:footnoteRef/>
      </w:r>
      <w:r>
        <w:t xml:space="preserve"> [JS] or “beautifully situated”</w:t>
      </w:r>
    </w:p>
  </w:footnote>
  <w:footnote w:id="257">
    <w:p w14:paraId="5F050EEC" w14:textId="7F9EDEA1" w:rsidR="000676C7" w:rsidRPr="004A3E27" w:rsidRDefault="000676C7"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8">
    <w:p w14:paraId="51B5ACBD" w14:textId="77777777" w:rsidR="000676C7" w:rsidRPr="004A3E27" w:rsidRDefault="000676C7"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9">
    <w:p w14:paraId="6CAE8B9B" w14:textId="5A8E6334" w:rsidR="000676C7" w:rsidRPr="004A3E27" w:rsidRDefault="000676C7"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0">
    <w:p w14:paraId="1586EC07" w14:textId="381B84AF" w:rsidR="000676C7" w:rsidRDefault="000676C7" w:rsidP="00183599">
      <w:pPr>
        <w:pStyle w:val="footnote"/>
      </w:pPr>
      <w:r>
        <w:rPr>
          <w:rStyle w:val="FootnoteReference"/>
        </w:rPr>
        <w:footnoteRef/>
      </w:r>
      <w:r>
        <w:t xml:space="preserve"> [JS] Fr. Lazarus adds “justice and right judgment” to “righteousness”</w:t>
      </w:r>
    </w:p>
  </w:footnote>
  <w:footnote w:id="261">
    <w:p w14:paraId="7F2EAAD2" w14:textId="77777777" w:rsidR="000676C7" w:rsidRPr="004A3E27" w:rsidRDefault="000676C7"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2">
    <w:p w14:paraId="3C5C41AF" w14:textId="77777777" w:rsidR="000676C7" w:rsidRPr="004A3E27" w:rsidRDefault="000676C7"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3">
    <w:p w14:paraId="55E3C647" w14:textId="417C46F1" w:rsidR="000676C7" w:rsidRDefault="000676C7" w:rsidP="00183599">
      <w:pPr>
        <w:pStyle w:val="footnote"/>
      </w:pPr>
      <w:r>
        <w:rPr>
          <w:rStyle w:val="FootnoteReference"/>
        </w:rPr>
        <w:footnoteRef/>
      </w:r>
      <w:r>
        <w:t xml:space="preserve"> [JS] or “eternally”</w:t>
      </w:r>
    </w:p>
  </w:footnote>
  <w:footnote w:id="264">
    <w:p w14:paraId="398A65D2" w14:textId="3A913DFE" w:rsidR="000676C7" w:rsidRDefault="000676C7"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5">
    <w:p w14:paraId="2DAC0755" w14:textId="21183A3B" w:rsidR="000676C7" w:rsidRDefault="000676C7" w:rsidP="00183599">
      <w:pPr>
        <w:pStyle w:val="footnote"/>
      </w:pPr>
      <w:r>
        <w:rPr>
          <w:rStyle w:val="FootnoteReference"/>
        </w:rPr>
        <w:footnoteRef/>
      </w:r>
      <w:r>
        <w:t xml:space="preserve"> [JS] or “workers of iniquity”</w:t>
      </w:r>
    </w:p>
  </w:footnote>
  <w:footnote w:id="266">
    <w:p w14:paraId="3A50B91B" w14:textId="77777777" w:rsidR="000676C7" w:rsidRPr="004A3E27" w:rsidRDefault="000676C7"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7">
    <w:p w14:paraId="4E4A30D1" w14:textId="62ED497C" w:rsidR="000676C7" w:rsidRDefault="000676C7" w:rsidP="00183599">
      <w:pPr>
        <w:pStyle w:val="footnote"/>
      </w:pPr>
      <w:r>
        <w:rPr>
          <w:rStyle w:val="FootnoteReference"/>
        </w:rPr>
        <w:footnoteRef/>
      </w:r>
      <w:r>
        <w:t xml:space="preserve"> [JS] or “ransom”</w:t>
      </w:r>
    </w:p>
  </w:footnote>
  <w:footnote w:id="268">
    <w:p w14:paraId="058ED3C9" w14:textId="6776EDA1" w:rsidR="000676C7" w:rsidRDefault="000676C7" w:rsidP="001B710E">
      <w:pPr>
        <w:pStyle w:val="footnote"/>
      </w:pPr>
      <w:r>
        <w:rPr>
          <w:rStyle w:val="FootnoteReference"/>
        </w:rPr>
        <w:footnoteRef/>
      </w:r>
      <w:r>
        <w:t xml:space="preserve"> [JS] or tabernacles.</w:t>
      </w:r>
    </w:p>
  </w:footnote>
  <w:footnote w:id="269">
    <w:p w14:paraId="329608F2" w14:textId="7CC39845" w:rsidR="000676C7" w:rsidRDefault="000676C7" w:rsidP="00183599">
      <w:pPr>
        <w:pStyle w:val="footnote"/>
      </w:pPr>
      <w:r>
        <w:rPr>
          <w:rStyle w:val="FootnoteReference"/>
        </w:rPr>
        <w:footnoteRef/>
      </w:r>
      <w:r>
        <w:t xml:space="preserve"> [JS] or “acknowledge,” or “thank,” or “thankfully confess You with praise when…”</w:t>
      </w:r>
    </w:p>
  </w:footnote>
  <w:footnote w:id="270">
    <w:p w14:paraId="25D034C3" w14:textId="2662C64E" w:rsidR="000676C7" w:rsidRDefault="000676C7" w:rsidP="005E4259">
      <w:pPr>
        <w:pStyle w:val="footnote"/>
      </w:pPr>
      <w:r>
        <w:rPr>
          <w:rStyle w:val="FootnoteReference"/>
        </w:rPr>
        <w:footnoteRef/>
      </w:r>
      <w:r>
        <w:t xml:space="preserve"> [JS] or “I will not find fault with your sacrifices”</w:t>
      </w:r>
    </w:p>
  </w:footnote>
  <w:footnote w:id="271">
    <w:p w14:paraId="45DA152E" w14:textId="77777777" w:rsidR="000676C7" w:rsidRPr="004A3E27" w:rsidRDefault="000676C7"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2">
    <w:p w14:paraId="43CC2ABF" w14:textId="536DD164" w:rsidR="000676C7" w:rsidRDefault="000676C7" w:rsidP="007E0330">
      <w:pPr>
        <w:pStyle w:val="footnote"/>
      </w:pPr>
      <w:r>
        <w:rPr>
          <w:rStyle w:val="FootnoteReference"/>
        </w:rPr>
        <w:footnoteRef/>
      </w:r>
      <w:r>
        <w:t xml:space="preserve"> [JS] [] found in Coptic</w:t>
      </w:r>
    </w:p>
  </w:footnote>
  <w:footnote w:id="273">
    <w:p w14:paraId="5A6B4D6B" w14:textId="65293C06" w:rsidR="000676C7" w:rsidRPr="004A3E27" w:rsidRDefault="000676C7"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4">
    <w:p w14:paraId="7D7FC96A" w14:textId="1FA8AB7E" w:rsidR="000676C7" w:rsidRDefault="000676C7" w:rsidP="007E0330">
      <w:pPr>
        <w:pStyle w:val="footnote"/>
      </w:pPr>
      <w:r>
        <w:rPr>
          <w:rStyle w:val="FootnoteReference"/>
        </w:rPr>
        <w:footnoteRef/>
      </w:r>
      <w:r>
        <w:t xml:space="preserve"> [JS] “showed me” or “made known to me”</w:t>
      </w:r>
    </w:p>
  </w:footnote>
  <w:footnote w:id="275">
    <w:p w14:paraId="6185D531" w14:textId="77777777" w:rsidR="000676C7" w:rsidRPr="004A3E27" w:rsidRDefault="000676C7" w:rsidP="00BD5BBE">
      <w:pPr>
        <w:pStyle w:val="footnote"/>
      </w:pPr>
      <w:r w:rsidRPr="004A3E27">
        <w:rPr>
          <w:rStyle w:val="FootnoteReference"/>
        </w:rPr>
        <w:footnoteRef/>
      </w:r>
      <w:r w:rsidRPr="004A3E27">
        <w:t xml:space="preserve"> Exodus 12:22; John 19:29; Hebrews 9:19.</w:t>
      </w:r>
    </w:p>
  </w:footnote>
  <w:footnote w:id="276">
    <w:p w14:paraId="3533F1BB" w14:textId="71B96EA6" w:rsidR="000676C7" w:rsidRDefault="000676C7" w:rsidP="007E0330">
      <w:pPr>
        <w:pStyle w:val="footnote"/>
      </w:pPr>
      <w:r>
        <w:rPr>
          <w:rStyle w:val="FootnoteReference"/>
        </w:rPr>
        <w:footnoteRef/>
      </w:r>
      <w:r>
        <w:t xml:space="preserve"> [JS] literally “face”.</w:t>
      </w:r>
    </w:p>
  </w:footnote>
  <w:footnote w:id="277">
    <w:p w14:paraId="1F9FC60F" w14:textId="3E919970" w:rsidR="000676C7" w:rsidRDefault="000676C7" w:rsidP="005E4259">
      <w:pPr>
        <w:pStyle w:val="footnote"/>
      </w:pPr>
      <w:r>
        <w:rPr>
          <w:rStyle w:val="FootnoteReference"/>
        </w:rPr>
        <w:footnoteRef/>
      </w:r>
      <w:r>
        <w:t xml:space="preserve"> [JS] or “blood-guiltiness”</w:t>
      </w:r>
    </w:p>
  </w:footnote>
  <w:footnote w:id="278">
    <w:p w14:paraId="202128F8" w14:textId="4DFF74D6" w:rsidR="000676C7" w:rsidRDefault="000676C7" w:rsidP="00284568">
      <w:pPr>
        <w:pStyle w:val="footnote"/>
      </w:pPr>
      <w:r>
        <w:rPr>
          <w:rStyle w:val="FootnoteReference"/>
        </w:rPr>
        <w:footnoteRef/>
      </w:r>
      <w:r>
        <w:t xml:space="preserve"> [JS] or “gives thanks to,” or “thankfully confess You with praise”</w:t>
      </w:r>
    </w:p>
  </w:footnote>
  <w:footnote w:id="279">
    <w:p w14:paraId="6650920A" w14:textId="4D441CB0" w:rsidR="000676C7" w:rsidRPr="004A3E27" w:rsidRDefault="000676C7"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80">
    <w:p w14:paraId="3BFF7049" w14:textId="77777777" w:rsidR="000676C7" w:rsidRPr="004A3E27" w:rsidRDefault="000676C7"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1">
    <w:p w14:paraId="45B1AA56" w14:textId="765C7C37" w:rsidR="000676C7" w:rsidRDefault="000676C7" w:rsidP="00284568">
      <w:pPr>
        <w:pStyle w:val="footnote"/>
      </w:pPr>
      <w:r>
        <w:rPr>
          <w:rStyle w:val="FootnoteReference"/>
        </w:rPr>
        <w:footnoteRef/>
      </w:r>
      <w:r>
        <w:t xml:space="preserve"> [JS] or “give thanks to You,” or “thankfully confess You with praise”</w:t>
      </w:r>
    </w:p>
  </w:footnote>
  <w:footnote w:id="282">
    <w:p w14:paraId="51837483" w14:textId="77777777" w:rsidR="000676C7" w:rsidRPr="004A3E27" w:rsidRDefault="000676C7"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3">
    <w:p w14:paraId="3B19B72F" w14:textId="77777777" w:rsidR="000676C7" w:rsidRPr="004A3E27" w:rsidRDefault="000676C7" w:rsidP="00BD5BBE">
      <w:pPr>
        <w:pStyle w:val="footnote"/>
      </w:pPr>
      <w:r w:rsidRPr="004A3E27">
        <w:rPr>
          <w:rStyle w:val="FootnoteReference"/>
        </w:rPr>
        <w:footnoteRef/>
      </w:r>
      <w:r w:rsidRPr="004A3E27">
        <w:t xml:space="preserve"> Lk. 10:18; 2 Thess. 1:6.</w:t>
      </w:r>
    </w:p>
  </w:footnote>
  <w:footnote w:id="284">
    <w:p w14:paraId="649547A2" w14:textId="77777777" w:rsidR="000676C7" w:rsidRPr="004A3E27" w:rsidRDefault="000676C7"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5">
    <w:p w14:paraId="4184D201" w14:textId="3A3901AE" w:rsidR="000676C7" w:rsidRDefault="000676C7" w:rsidP="00125EB7">
      <w:pPr>
        <w:pStyle w:val="footnote"/>
      </w:pPr>
      <w:r>
        <w:rPr>
          <w:rStyle w:val="FootnoteReference"/>
        </w:rPr>
        <w:footnoteRef/>
      </w:r>
      <w:r>
        <w:t xml:space="preserve"> [JS] “it” refers to the iniquity and strife.</w:t>
      </w:r>
    </w:p>
  </w:footnote>
  <w:footnote w:id="286">
    <w:p w14:paraId="4DEA0F95" w14:textId="27D8C248" w:rsidR="000676C7" w:rsidRPr="004A3E27" w:rsidRDefault="000676C7" w:rsidP="00BD5BBE">
      <w:pPr>
        <w:pStyle w:val="footnote"/>
      </w:pPr>
      <w:r w:rsidRPr="004A3E27">
        <w:rPr>
          <w:rStyle w:val="FootnoteReference"/>
        </w:rPr>
        <w:footnoteRef/>
      </w:r>
      <w:r w:rsidRPr="004A3E27">
        <w:t xml:space="preserve"> </w:t>
      </w:r>
      <w:r>
        <w:t>cf</w:t>
      </w:r>
      <w:r w:rsidRPr="004A3E27">
        <w:t>. 1 Peter 5:7.</w:t>
      </w:r>
    </w:p>
  </w:footnote>
  <w:footnote w:id="287">
    <w:p w14:paraId="27649907" w14:textId="3BE538AE" w:rsidR="000676C7" w:rsidRPr="004A3E27" w:rsidRDefault="000676C7" w:rsidP="00BD5BBE">
      <w:pPr>
        <w:pStyle w:val="footnote"/>
      </w:pPr>
      <w:r w:rsidRPr="004A3E27">
        <w:rPr>
          <w:rStyle w:val="FootnoteReference"/>
        </w:rPr>
        <w:footnoteRef/>
      </w:r>
      <w:r w:rsidRPr="004A3E27">
        <w:t xml:space="preserve"> </w:t>
      </w:r>
      <w:r>
        <w:t>cf</w:t>
      </w:r>
      <w:r w:rsidRPr="004A3E27">
        <w:t>. Ephes 6:12; 1 Tim 4:1; Rev. 16:14.</w:t>
      </w:r>
    </w:p>
  </w:footnote>
  <w:footnote w:id="288">
    <w:p w14:paraId="2999B88D" w14:textId="4A88AAD6" w:rsidR="000676C7" w:rsidRDefault="000676C7" w:rsidP="00A8553A">
      <w:pPr>
        <w:pStyle w:val="footnote"/>
      </w:pPr>
      <w:r>
        <w:rPr>
          <w:rStyle w:val="FootnoteReference"/>
        </w:rPr>
        <w:footnoteRef/>
      </w:r>
      <w:r>
        <w:t xml:space="preserve"> [JS] NETS omits “not”</w:t>
      </w:r>
    </w:p>
  </w:footnote>
  <w:footnote w:id="289">
    <w:p w14:paraId="594F6979" w14:textId="77777777" w:rsidR="000676C7" w:rsidRPr="004A3E27" w:rsidRDefault="000676C7"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0">
    <w:p w14:paraId="568E2F2E" w14:textId="77777777" w:rsidR="000676C7" w:rsidRPr="004A3E27" w:rsidRDefault="000676C7"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1">
    <w:p w14:paraId="6DBE026F" w14:textId="65E17A50" w:rsidR="000676C7" w:rsidRDefault="000676C7" w:rsidP="003E4AFE">
      <w:pPr>
        <w:pStyle w:val="footnote"/>
      </w:pPr>
      <w:r>
        <w:rPr>
          <w:rStyle w:val="FootnoteReference"/>
        </w:rPr>
        <w:footnoteRef/>
      </w:r>
      <w:r>
        <w:t xml:space="preserve"> [JS] or “I will sing and praise,” or “I will sing and make music”</w:t>
      </w:r>
    </w:p>
  </w:footnote>
  <w:footnote w:id="292">
    <w:p w14:paraId="5EA08A63" w14:textId="7ED730C0" w:rsidR="000676C7" w:rsidRDefault="000676C7" w:rsidP="003E4AFE">
      <w:pPr>
        <w:pStyle w:val="footnote"/>
      </w:pPr>
      <w:r>
        <w:rPr>
          <w:rStyle w:val="FootnoteReference"/>
        </w:rPr>
        <w:footnoteRef/>
      </w:r>
      <w:r>
        <w:t xml:space="preserve"> [JS] or “I will give thanks to You,” or “I will thankfully confess You with praise”</w:t>
      </w:r>
    </w:p>
  </w:footnote>
  <w:footnote w:id="293">
    <w:p w14:paraId="62A6540D" w14:textId="77777777" w:rsidR="000676C7" w:rsidRPr="004A3E27" w:rsidRDefault="000676C7" w:rsidP="00BD5BBE">
      <w:pPr>
        <w:pStyle w:val="footnote"/>
      </w:pPr>
      <w:r w:rsidRPr="004A3E27">
        <w:rPr>
          <w:rStyle w:val="FootnoteReference"/>
        </w:rPr>
        <w:footnoteRef/>
      </w:r>
      <w:r w:rsidRPr="004A3E27">
        <w:t xml:space="preserve"> Verses 8-12 are repeated almost verbatim in Ps. 107:2-6.</w:t>
      </w:r>
    </w:p>
  </w:footnote>
  <w:footnote w:id="294">
    <w:p w14:paraId="3A60B5BF" w14:textId="4103FFA5" w:rsidR="000676C7" w:rsidRDefault="000676C7" w:rsidP="0080248C">
      <w:pPr>
        <w:pStyle w:val="footnote"/>
      </w:pPr>
      <w:r>
        <w:rPr>
          <w:rStyle w:val="FootnoteReference"/>
        </w:rPr>
        <w:footnoteRef/>
      </w:r>
      <w:r>
        <w:t xml:space="preserve"> [JS] or “the lawless,” or “those that do wickedness”</w:t>
      </w:r>
    </w:p>
  </w:footnote>
  <w:footnote w:id="295">
    <w:p w14:paraId="21F36685" w14:textId="77777777" w:rsidR="000676C7" w:rsidRPr="004A3E27" w:rsidRDefault="000676C7" w:rsidP="00BD5BBE">
      <w:pPr>
        <w:pStyle w:val="footnote"/>
      </w:pPr>
      <w:r w:rsidRPr="004A3E27">
        <w:rPr>
          <w:rStyle w:val="FootnoteReference"/>
        </w:rPr>
        <w:footnoteRef/>
      </w:r>
      <w:r w:rsidRPr="004A3E27">
        <w:t xml:space="preserve"> Mercy: love (Luke 10:37).</w:t>
      </w:r>
    </w:p>
  </w:footnote>
  <w:footnote w:id="296">
    <w:p w14:paraId="6EFF888C" w14:textId="1261A193" w:rsidR="000676C7" w:rsidRPr="004A3E27" w:rsidRDefault="000676C7"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7">
    <w:p w14:paraId="42604FE7" w14:textId="77777777" w:rsidR="000676C7" w:rsidRPr="004A3E27" w:rsidRDefault="000676C7" w:rsidP="00BD5BBE">
      <w:pPr>
        <w:pStyle w:val="footnote"/>
      </w:pPr>
      <w:r w:rsidRPr="004A3E27">
        <w:rPr>
          <w:rStyle w:val="FootnoteReference"/>
        </w:rPr>
        <w:footnoteRef/>
      </w:r>
      <w:r w:rsidRPr="004A3E27">
        <w:t xml:space="preserve"> Washbowl: i.e. reduced to the most menial servitude.</w:t>
      </w:r>
    </w:p>
  </w:footnote>
  <w:footnote w:id="298">
    <w:p w14:paraId="03E619D4" w14:textId="1339E3A3" w:rsidR="000676C7" w:rsidRPr="004A3E27" w:rsidRDefault="000676C7"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9">
    <w:p w14:paraId="2D798361" w14:textId="77777777" w:rsidR="000676C7" w:rsidRPr="004A3E27" w:rsidRDefault="000676C7"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0">
    <w:p w14:paraId="29B1DDE8" w14:textId="45FA342F" w:rsidR="000676C7" w:rsidRPr="004A3E27" w:rsidRDefault="000676C7"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01">
    <w:p w14:paraId="279AD391" w14:textId="274C1C9A" w:rsidR="000676C7" w:rsidRPr="004A3E27" w:rsidRDefault="000676C7"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02">
    <w:p w14:paraId="7753865A" w14:textId="3B559F98" w:rsidR="000676C7" w:rsidRDefault="000676C7" w:rsidP="009C1AC4">
      <w:pPr>
        <w:pStyle w:val="footnote"/>
      </w:pPr>
      <w:r>
        <w:rPr>
          <w:rStyle w:val="FootnoteReference"/>
        </w:rPr>
        <w:footnoteRef/>
      </w:r>
      <w:r>
        <w:t xml:space="preserve"> [JS] OSB has, “they are altogether useless.” NETS has “they together derive from vanity.</w:t>
      </w:r>
    </w:p>
  </w:footnote>
  <w:footnote w:id="303">
    <w:p w14:paraId="20ED6838" w14:textId="77777777" w:rsidR="000676C7" w:rsidRPr="004A3E27" w:rsidRDefault="000676C7" w:rsidP="009C1AC4">
      <w:pPr>
        <w:pStyle w:val="footnote"/>
      </w:pPr>
      <w:r w:rsidRPr="004A3E27">
        <w:rPr>
          <w:rStyle w:val="FootnoteReference"/>
        </w:rPr>
        <w:footnoteRef/>
      </w:r>
      <w:r w:rsidRPr="004A3E27">
        <w:t xml:space="preserve"> Job. 33:14.</w:t>
      </w:r>
    </w:p>
  </w:footnote>
  <w:footnote w:id="304">
    <w:p w14:paraId="3F4DF601" w14:textId="362CF8F1" w:rsidR="000676C7" w:rsidRDefault="000676C7" w:rsidP="004F49CE">
      <w:pPr>
        <w:pStyle w:val="footnote"/>
      </w:pPr>
      <w:r>
        <w:rPr>
          <w:rStyle w:val="FootnoteReference"/>
        </w:rPr>
        <w:footnoteRef/>
      </w:r>
      <w:r>
        <w:t xml:space="preserve"> [JS] literally, “holy place”</w:t>
      </w:r>
    </w:p>
  </w:footnote>
  <w:footnote w:id="305">
    <w:p w14:paraId="686CF1C0" w14:textId="1BBF228C" w:rsidR="000676C7" w:rsidRPr="004A3E27" w:rsidRDefault="000676C7"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6">
    <w:p w14:paraId="36833249" w14:textId="34120CF1" w:rsidR="000676C7" w:rsidRPr="004A3E27" w:rsidRDefault="000676C7"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07">
    <w:p w14:paraId="622CE4B2" w14:textId="77777777" w:rsidR="000676C7" w:rsidRPr="004A3E27" w:rsidRDefault="000676C7" w:rsidP="00BD5BBE">
      <w:pPr>
        <w:pStyle w:val="footnote"/>
      </w:pPr>
      <w:r w:rsidRPr="004A3E27">
        <w:rPr>
          <w:rStyle w:val="FootnoteReference"/>
        </w:rPr>
        <w:footnoteRef/>
      </w:r>
      <w:r w:rsidRPr="004A3E27">
        <w:t xml:space="preserve"> So the Slavonic (Greek often omits ‘stillest’).</w:t>
      </w:r>
    </w:p>
  </w:footnote>
  <w:footnote w:id="308">
    <w:p w14:paraId="0BA13A66" w14:textId="54830EC5" w:rsidR="000676C7" w:rsidRDefault="000676C7" w:rsidP="005438BF">
      <w:pPr>
        <w:pStyle w:val="footnote"/>
      </w:pPr>
      <w:r>
        <w:rPr>
          <w:rStyle w:val="FootnoteReference"/>
        </w:rPr>
        <w:footnoteRef/>
      </w:r>
      <w:r>
        <w:t xml:space="preserve"> [JS] lit, “filled with fatness.”</w:t>
      </w:r>
    </w:p>
  </w:footnote>
  <w:footnote w:id="309">
    <w:p w14:paraId="468D566F" w14:textId="480B3A81" w:rsidR="000676C7" w:rsidRDefault="000676C7" w:rsidP="000676C7">
      <w:pPr>
        <w:pStyle w:val="footnote"/>
      </w:pPr>
      <w:r w:rsidRPr="000676C7">
        <w:footnoteRef/>
      </w:r>
      <w:r>
        <w:t xml:space="preserve"> [JS] [] found in Coptic Katamarous for 1 Thoout. Need to determine if it is an unreferenced verse from elsewhere, or an addition to this verse.</w:t>
      </w:r>
      <w:bookmarkStart w:id="266" w:name="_GoBack"/>
      <w:bookmarkEnd w:id="266"/>
    </w:p>
  </w:footnote>
  <w:footnote w:id="310">
    <w:p w14:paraId="6F4E7A1F" w14:textId="704DC134" w:rsidR="000676C7" w:rsidRPr="004A3E27" w:rsidRDefault="000676C7"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11">
    <w:p w14:paraId="30AFE1F6" w14:textId="77777777" w:rsidR="000676C7" w:rsidRPr="004A3E27" w:rsidRDefault="000676C7"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12">
    <w:p w14:paraId="667C6704" w14:textId="77777777" w:rsidR="000676C7" w:rsidRPr="004A3E27" w:rsidRDefault="000676C7"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13">
    <w:p w14:paraId="4D88FDB0" w14:textId="77777777" w:rsidR="000676C7" w:rsidRPr="004A3E27" w:rsidRDefault="000676C7" w:rsidP="00BD5BBE">
      <w:pPr>
        <w:pStyle w:val="footnote"/>
      </w:pPr>
      <w:r w:rsidRPr="004A3E27">
        <w:rPr>
          <w:rStyle w:val="FootnoteReference"/>
        </w:rPr>
        <w:footnoteRef/>
      </w:r>
      <w:r w:rsidRPr="004A3E27">
        <w:t xml:space="preserve"> See footnote 62. &lt;2 previously&gt;</w:t>
      </w:r>
    </w:p>
  </w:footnote>
  <w:footnote w:id="314">
    <w:p w14:paraId="520E1D4D" w14:textId="70DD6036" w:rsidR="000676C7" w:rsidRDefault="000676C7" w:rsidP="000E01D1">
      <w:pPr>
        <w:pStyle w:val="footnote"/>
      </w:pPr>
      <w:r>
        <w:rPr>
          <w:rStyle w:val="FootnoteReference"/>
        </w:rPr>
        <w:footnoteRef/>
      </w:r>
      <w:r>
        <w:t xml:space="preserve"> [JS], “do obeisance”, i.e. prostrate, not just an attitude, but an act</w:t>
      </w:r>
    </w:p>
  </w:footnote>
  <w:footnote w:id="315">
    <w:p w14:paraId="1B791EBC" w14:textId="77777777" w:rsidR="000676C7" w:rsidRPr="004A3E27" w:rsidRDefault="000676C7"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6">
    <w:p w14:paraId="109CC4F4" w14:textId="77777777" w:rsidR="000676C7" w:rsidRPr="004A3E27" w:rsidRDefault="000676C7" w:rsidP="00BD5BBE">
      <w:pPr>
        <w:pStyle w:val="footnote"/>
      </w:pPr>
      <w:r w:rsidRPr="004A3E27">
        <w:rPr>
          <w:rStyle w:val="FootnoteReference"/>
        </w:rPr>
        <w:footnoteRef/>
      </w:r>
      <w:r w:rsidRPr="004A3E27">
        <w:t xml:space="preserve"> ‘What God has planned for His lovers’ (1 Cor. 2:9).</w:t>
      </w:r>
    </w:p>
  </w:footnote>
  <w:footnote w:id="317">
    <w:p w14:paraId="096C8EE6" w14:textId="40879E1D" w:rsidR="000676C7" w:rsidRDefault="000676C7" w:rsidP="000E01D1">
      <w:pPr>
        <w:pStyle w:val="footnote"/>
      </w:pPr>
      <w:r>
        <w:rPr>
          <w:rStyle w:val="FootnoteReference"/>
        </w:rPr>
        <w:footnoteRef/>
      </w:r>
      <w:r>
        <w:t xml:space="preserve"> [JS] Fr. Lazarus has, “for”</w:t>
      </w:r>
    </w:p>
  </w:footnote>
  <w:footnote w:id="318">
    <w:p w14:paraId="693C7006" w14:textId="4BAA4AB8" w:rsidR="000676C7" w:rsidRPr="004A3E27" w:rsidRDefault="000676C7"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19">
    <w:p w14:paraId="4EA27689" w14:textId="41C52921" w:rsidR="000676C7" w:rsidRPr="004A3E27" w:rsidRDefault="000676C7"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20">
    <w:p w14:paraId="49AA563D" w14:textId="77777777" w:rsidR="000676C7" w:rsidRPr="004A3E27" w:rsidRDefault="000676C7"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21">
    <w:p w14:paraId="26BB2E4A" w14:textId="256060DE" w:rsidR="000676C7" w:rsidRPr="004A3E27" w:rsidRDefault="000676C7"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22">
    <w:p w14:paraId="7DEE92CE" w14:textId="409EAD51" w:rsidR="000676C7" w:rsidRDefault="000676C7" w:rsidP="00F81502">
      <w:pPr>
        <w:pStyle w:val="footnote"/>
      </w:pPr>
      <w:r>
        <w:rPr>
          <w:rStyle w:val="FootnoteReference"/>
        </w:rPr>
        <w:footnoteRef/>
      </w:r>
      <w:r>
        <w:t xml:space="preserve"> [JS] or “give thanks to You” or “thankfully confess You with praise”</w:t>
      </w:r>
    </w:p>
  </w:footnote>
  <w:footnote w:id="323">
    <w:p w14:paraId="29F3A7DD" w14:textId="66A81F41" w:rsidR="000676C7" w:rsidRDefault="000676C7" w:rsidP="00F81502">
      <w:pPr>
        <w:pStyle w:val="footnote"/>
      </w:pPr>
      <w:r>
        <w:rPr>
          <w:rStyle w:val="FootnoteReference"/>
        </w:rPr>
        <w:footnoteRef/>
      </w:r>
      <w:r>
        <w:t xml:space="preserve"> [JS] or “praise You” or “give thanks to You” or “thankfully confess You with praise”</w:t>
      </w:r>
    </w:p>
  </w:footnote>
  <w:footnote w:id="324">
    <w:p w14:paraId="75EB9556" w14:textId="77777777" w:rsidR="000676C7" w:rsidRPr="004A3E27" w:rsidRDefault="000676C7"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25">
    <w:p w14:paraId="69CCF6E1" w14:textId="734C2AF2" w:rsidR="000676C7" w:rsidRPr="004A3E27" w:rsidRDefault="000676C7" w:rsidP="00BD5BBE">
      <w:pPr>
        <w:pStyle w:val="footnote"/>
      </w:pPr>
      <w:r w:rsidRPr="004A3E27">
        <w:rPr>
          <w:rStyle w:val="FootnoteReference"/>
        </w:rPr>
        <w:footnoteRef/>
      </w:r>
      <w:r w:rsidRPr="004A3E27">
        <w:t xml:space="preserve"> Numbers 10:35. </w:t>
      </w:r>
      <w:r>
        <w:t>Cf</w:t>
      </w:r>
      <w:r w:rsidRPr="004A3E27">
        <w:t>. Exodus 14.</w:t>
      </w:r>
    </w:p>
  </w:footnote>
  <w:footnote w:id="326">
    <w:p w14:paraId="772812A4" w14:textId="77777777" w:rsidR="000676C7" w:rsidRPr="004A3E27" w:rsidRDefault="000676C7"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27">
    <w:p w14:paraId="648336FE" w14:textId="679542B0" w:rsidR="000676C7" w:rsidRDefault="000676C7" w:rsidP="00A66BCD">
      <w:pPr>
        <w:pStyle w:val="footnote"/>
      </w:pPr>
      <w:r>
        <w:rPr>
          <w:rStyle w:val="FootnoteReference"/>
        </w:rPr>
        <w:footnoteRef/>
      </w:r>
      <w:r>
        <w:t xml:space="preserve"> [JS] literally, “before the face of”</w:t>
      </w:r>
    </w:p>
  </w:footnote>
  <w:footnote w:id="328">
    <w:p w14:paraId="576015E9" w14:textId="77777777" w:rsidR="000676C7" w:rsidRPr="004A3E27" w:rsidRDefault="000676C7" w:rsidP="00BD5BBE">
      <w:pPr>
        <w:pStyle w:val="footnote"/>
      </w:pPr>
      <w:r w:rsidRPr="004A3E27">
        <w:rPr>
          <w:rStyle w:val="FootnoteReference"/>
        </w:rPr>
        <w:footnoteRef/>
      </w:r>
      <w:r w:rsidRPr="004A3E27">
        <w:t xml:space="preserve"> Luke 4:32.</w:t>
      </w:r>
    </w:p>
  </w:footnote>
  <w:footnote w:id="329">
    <w:p w14:paraId="528CA841" w14:textId="6B333BD0" w:rsidR="000676C7" w:rsidRDefault="000676C7" w:rsidP="003863C1">
      <w:pPr>
        <w:pStyle w:val="footnote"/>
      </w:pPr>
      <w:r>
        <w:rPr>
          <w:rStyle w:val="FootnoteReference"/>
        </w:rPr>
        <w:footnoteRef/>
      </w:r>
      <w:r>
        <w:t xml:space="preserve"> [JS] literally “hosts”</w:t>
      </w:r>
    </w:p>
  </w:footnote>
  <w:footnote w:id="330">
    <w:p w14:paraId="1C35810F" w14:textId="7EDB3A13" w:rsidR="000676C7" w:rsidRPr="004A3E27" w:rsidRDefault="000676C7"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31">
    <w:p w14:paraId="182BF5C1" w14:textId="77B0A7B7" w:rsidR="000676C7" w:rsidRDefault="000676C7" w:rsidP="0080282E">
      <w:pPr>
        <w:pStyle w:val="footnote"/>
      </w:pPr>
      <w:r>
        <w:rPr>
          <w:rStyle w:val="FootnoteReference"/>
        </w:rPr>
        <w:footnoteRef/>
      </w:r>
      <w:r>
        <w:t xml:space="preserve"> [JS] literally, “ten-thousand fold”</w:t>
      </w:r>
    </w:p>
  </w:footnote>
  <w:footnote w:id="332">
    <w:p w14:paraId="4BA4E820" w14:textId="74DEA970" w:rsidR="000676C7" w:rsidRPr="004A3E27" w:rsidRDefault="000676C7" w:rsidP="00BD5BBE">
      <w:pPr>
        <w:pStyle w:val="footnote"/>
      </w:pPr>
      <w:r w:rsidRPr="004A3E27">
        <w:rPr>
          <w:rStyle w:val="FootnoteReference"/>
        </w:rPr>
        <w:footnoteRef/>
      </w:r>
      <w:r w:rsidRPr="004A3E27">
        <w:t xml:space="preserve"> </w:t>
      </w:r>
      <w:r>
        <w:t>Cf</w:t>
      </w:r>
      <w:r w:rsidRPr="004A3E27">
        <w:t>. Ephes. 4:8.</w:t>
      </w:r>
    </w:p>
  </w:footnote>
  <w:footnote w:id="333">
    <w:p w14:paraId="6F7FE73D" w14:textId="3ED6EBEB" w:rsidR="000676C7" w:rsidRDefault="000676C7" w:rsidP="00AC3180">
      <w:pPr>
        <w:pStyle w:val="footnote"/>
      </w:pPr>
      <w:r>
        <w:rPr>
          <w:rStyle w:val="FootnoteReference"/>
        </w:rPr>
        <w:footnoteRef/>
      </w:r>
      <w:r>
        <w:t xml:space="preserve"> [JS] “assemblies” or “congregations”</w:t>
      </w:r>
    </w:p>
  </w:footnote>
  <w:footnote w:id="334">
    <w:p w14:paraId="1069FF00" w14:textId="77777777" w:rsidR="000676C7" w:rsidRPr="004A3E27" w:rsidRDefault="000676C7"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35">
    <w:p w14:paraId="4D6861A4" w14:textId="77777777" w:rsidR="000676C7" w:rsidRPr="004A3E27" w:rsidRDefault="000676C7"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6">
    <w:p w14:paraId="3876A4B9" w14:textId="77777777" w:rsidR="000676C7" w:rsidRPr="004A3E27" w:rsidRDefault="000676C7"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37">
    <w:p w14:paraId="3A9A265F" w14:textId="622FDAFA" w:rsidR="000676C7" w:rsidRPr="004A3E27" w:rsidRDefault="000676C7"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38">
    <w:p w14:paraId="46BEEA32" w14:textId="77777777" w:rsidR="000676C7" w:rsidRPr="004A3E27" w:rsidRDefault="000676C7" w:rsidP="00BD5BBE">
      <w:pPr>
        <w:pStyle w:val="footnote"/>
      </w:pPr>
      <w:r w:rsidRPr="004A3E27">
        <w:rPr>
          <w:rStyle w:val="FootnoteReference"/>
        </w:rPr>
        <w:footnoteRef/>
      </w:r>
      <w:r w:rsidRPr="004A3E27">
        <w:t xml:space="preserve"> Mk. 15:29; Jn. 2:17; Rom. 15:3.</w:t>
      </w:r>
    </w:p>
  </w:footnote>
  <w:footnote w:id="339">
    <w:p w14:paraId="252B5848" w14:textId="77777777" w:rsidR="000676C7" w:rsidRPr="004A3E27" w:rsidRDefault="000676C7" w:rsidP="00BD5BBE">
      <w:pPr>
        <w:pStyle w:val="footnote"/>
      </w:pPr>
      <w:r w:rsidRPr="004A3E27">
        <w:rPr>
          <w:rStyle w:val="FootnoteReference"/>
        </w:rPr>
        <w:footnoteRef/>
      </w:r>
      <w:r w:rsidRPr="004A3E27">
        <w:t xml:space="preserve"> The elders and chief priests.</w:t>
      </w:r>
    </w:p>
  </w:footnote>
  <w:footnote w:id="340">
    <w:p w14:paraId="0AE68D03" w14:textId="77777777" w:rsidR="000676C7" w:rsidRPr="004A3E27" w:rsidRDefault="000676C7"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41">
    <w:p w14:paraId="49BC712C" w14:textId="77777777" w:rsidR="000676C7" w:rsidRPr="004A3E27" w:rsidRDefault="000676C7" w:rsidP="00BD5BBE">
      <w:pPr>
        <w:pStyle w:val="footnote"/>
      </w:pPr>
      <w:r w:rsidRPr="004A3E27">
        <w:rPr>
          <w:rStyle w:val="FootnoteReference"/>
        </w:rPr>
        <w:footnoteRef/>
      </w:r>
      <w:r w:rsidRPr="004A3E27">
        <w:t xml:space="preserve"> Mt. 16:21; Mk. 8:31.</w:t>
      </w:r>
    </w:p>
  </w:footnote>
  <w:footnote w:id="342">
    <w:p w14:paraId="5D4E90F4" w14:textId="77777777" w:rsidR="000676C7" w:rsidRPr="004A3E27" w:rsidRDefault="000676C7" w:rsidP="00BD5BBE">
      <w:pPr>
        <w:pStyle w:val="footnote"/>
      </w:pPr>
      <w:r w:rsidRPr="004A3E27">
        <w:rPr>
          <w:rStyle w:val="FootnoteReference"/>
        </w:rPr>
        <w:footnoteRef/>
      </w:r>
      <w:r w:rsidRPr="004A3E27">
        <w:t xml:space="preserve"> Mt. 27:34.</w:t>
      </w:r>
    </w:p>
  </w:footnote>
  <w:footnote w:id="343">
    <w:p w14:paraId="2A1BD707" w14:textId="2E0A380E" w:rsidR="000676C7" w:rsidRPr="004A3E27" w:rsidRDefault="000676C7" w:rsidP="00BD5BBE">
      <w:pPr>
        <w:pStyle w:val="footnote"/>
      </w:pPr>
      <w:r w:rsidRPr="004A3E27">
        <w:rPr>
          <w:rStyle w:val="FootnoteReference"/>
        </w:rPr>
        <w:footnoteRef/>
      </w:r>
      <w:r w:rsidRPr="004A3E27">
        <w:t xml:space="preserve"> </w:t>
      </w:r>
      <w:r>
        <w:t>Cf</w:t>
      </w:r>
      <w:r w:rsidRPr="004A3E27">
        <w:t>. Rom. 11:9,10.</w:t>
      </w:r>
    </w:p>
  </w:footnote>
  <w:footnote w:id="344">
    <w:p w14:paraId="09150116" w14:textId="70A37D6F" w:rsidR="000676C7" w:rsidRPr="004A3E27" w:rsidRDefault="000676C7"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45">
    <w:p w14:paraId="05D75ECB" w14:textId="77777777" w:rsidR="000676C7" w:rsidRPr="004A3E27" w:rsidRDefault="000676C7" w:rsidP="00BD5BBE">
      <w:pPr>
        <w:pStyle w:val="footnote"/>
      </w:pPr>
      <w:r w:rsidRPr="004A3E27">
        <w:rPr>
          <w:rStyle w:val="FootnoteReference"/>
        </w:rPr>
        <w:footnoteRef/>
      </w:r>
      <w:r w:rsidRPr="004A3E27">
        <w:t xml:space="preserve"> Ps. 69:3-7 differs only slightly from Ps. 39:15-18.</w:t>
      </w:r>
    </w:p>
  </w:footnote>
  <w:footnote w:id="346">
    <w:p w14:paraId="3C5E1D6F" w14:textId="58735F32" w:rsidR="000676C7" w:rsidRDefault="000676C7" w:rsidP="004F3DCD">
      <w:pPr>
        <w:pStyle w:val="footnote"/>
      </w:pPr>
      <w:r>
        <w:rPr>
          <w:rStyle w:val="FootnoteReference"/>
        </w:rPr>
        <w:footnoteRef/>
      </w:r>
      <w:r>
        <w:t xml:space="preserve"> [JS] “Good! Good!”, or “Aha! Aha!”, or “Well done! Well done!” what one says when they think they have beaten their opponent.</w:t>
      </w:r>
    </w:p>
  </w:footnote>
  <w:footnote w:id="347">
    <w:p w14:paraId="325C5542" w14:textId="77777777" w:rsidR="000676C7" w:rsidRPr="004A3E27" w:rsidRDefault="000676C7" w:rsidP="00BD5BBE">
      <w:pPr>
        <w:pStyle w:val="footnote"/>
      </w:pPr>
      <w:r w:rsidRPr="004A3E27">
        <w:rPr>
          <w:rStyle w:val="FootnoteReference"/>
        </w:rPr>
        <w:footnoteRef/>
      </w:r>
      <w:r w:rsidRPr="004A3E27">
        <w:t xml:space="preserve"> The first three lines of Psalms 70 and 30 are identical. See footnote there.</w:t>
      </w:r>
    </w:p>
  </w:footnote>
  <w:footnote w:id="348">
    <w:p w14:paraId="1B3F91B5" w14:textId="58F71B16" w:rsidR="000676C7" w:rsidRPr="004A3E27" w:rsidRDefault="000676C7"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49">
    <w:p w14:paraId="1479583A" w14:textId="0156B220" w:rsidR="000676C7" w:rsidRDefault="000676C7" w:rsidP="00C614C7">
      <w:pPr>
        <w:pStyle w:val="footnote"/>
      </w:pPr>
      <w:r>
        <w:rPr>
          <w:rStyle w:val="FootnoteReference"/>
        </w:rPr>
        <w:footnoteRef/>
      </w:r>
      <w:r>
        <w:t xml:space="preserve"> [JS] literally, “arm”.</w:t>
      </w:r>
    </w:p>
  </w:footnote>
  <w:footnote w:id="350">
    <w:p w14:paraId="523E76EA" w14:textId="77777777" w:rsidR="000676C7" w:rsidRPr="004A3E27" w:rsidRDefault="000676C7" w:rsidP="00C614C7">
      <w:pPr>
        <w:pStyle w:val="footnote"/>
      </w:pPr>
      <w:r w:rsidRPr="004A3E27">
        <w:rPr>
          <w:rStyle w:val="FootnoteReference"/>
        </w:rPr>
        <w:footnoteRef/>
      </w:r>
      <w:r w:rsidRPr="004A3E27">
        <w:t xml:space="preserve"> Ephes. 3:10; 4:8.</w:t>
      </w:r>
    </w:p>
  </w:footnote>
  <w:footnote w:id="351">
    <w:p w14:paraId="65732174" w14:textId="7AFAEA7C" w:rsidR="000676C7" w:rsidRDefault="000676C7" w:rsidP="00E269C1">
      <w:pPr>
        <w:pStyle w:val="footnote"/>
      </w:pPr>
      <w:r>
        <w:rPr>
          <w:rStyle w:val="FootnoteReference"/>
        </w:rPr>
        <w:footnoteRef/>
      </w:r>
      <w:r>
        <w:t xml:space="preserve"> [JS] or “praise Your” or “acknowledge You”, or “thankfully confess with praise [for Your]”</w:t>
      </w:r>
    </w:p>
  </w:footnote>
  <w:footnote w:id="352">
    <w:p w14:paraId="63D5291B" w14:textId="120CBC18" w:rsidR="000676C7" w:rsidRPr="004A3E27" w:rsidRDefault="000676C7"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53">
    <w:p w14:paraId="0396CA5A" w14:textId="2DEA52B7" w:rsidR="000676C7" w:rsidRPr="004A3E27" w:rsidRDefault="000676C7"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54">
    <w:p w14:paraId="145DE01A" w14:textId="6D6C89A5" w:rsidR="000676C7" w:rsidRDefault="000676C7" w:rsidP="00733705">
      <w:pPr>
        <w:pStyle w:val="footnote"/>
      </w:pPr>
      <w:r>
        <w:rPr>
          <w:rStyle w:val="FootnoteReference"/>
        </w:rPr>
        <w:footnoteRef/>
      </w:r>
      <w:r>
        <w:t xml:space="preserve"> [JS] literally “He will judge the poor of the people.”</w:t>
      </w:r>
    </w:p>
  </w:footnote>
  <w:footnote w:id="355">
    <w:p w14:paraId="4ADD947E" w14:textId="3381547D" w:rsidR="000676C7" w:rsidRPr="004A3E27" w:rsidRDefault="000676C7"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56">
    <w:p w14:paraId="31968FA6" w14:textId="77777777" w:rsidR="000676C7" w:rsidRPr="004A3E27" w:rsidRDefault="000676C7" w:rsidP="00BD5BBE">
      <w:pPr>
        <w:pStyle w:val="footnote"/>
      </w:pPr>
      <w:r w:rsidRPr="004A3E27">
        <w:rPr>
          <w:rStyle w:val="FootnoteReference"/>
        </w:rPr>
        <w:footnoteRef/>
      </w:r>
      <w:r w:rsidRPr="004A3E27">
        <w:t xml:space="preserve"> Rivers: Tigris and Euphrates.</w:t>
      </w:r>
    </w:p>
  </w:footnote>
  <w:footnote w:id="357">
    <w:p w14:paraId="7811A007" w14:textId="64EFDFFD" w:rsidR="000676C7" w:rsidRPr="004A3E27" w:rsidRDefault="000676C7" w:rsidP="00BD5BBE">
      <w:pPr>
        <w:pStyle w:val="footnote"/>
      </w:pPr>
      <w:r w:rsidRPr="004A3E27">
        <w:rPr>
          <w:rStyle w:val="FootnoteReference"/>
        </w:rPr>
        <w:footnoteRef/>
      </w:r>
      <w:r w:rsidRPr="004A3E27">
        <w:t xml:space="preserve"> </w:t>
      </w:r>
      <w:r>
        <w:t>Cf</w:t>
      </w:r>
      <w:r w:rsidRPr="004A3E27">
        <w:t>. Ps. 47:8.</w:t>
      </w:r>
    </w:p>
  </w:footnote>
  <w:footnote w:id="358">
    <w:p w14:paraId="34781B0F" w14:textId="1A0B612C" w:rsidR="000676C7" w:rsidRDefault="000676C7" w:rsidP="00E269C1">
      <w:pPr>
        <w:pStyle w:val="footnote"/>
      </w:pPr>
      <w:r>
        <w:rPr>
          <w:rStyle w:val="FootnoteReference"/>
        </w:rPr>
        <w:footnoteRef/>
      </w:r>
      <w:r>
        <w:t xml:space="preserve"> [JS] literally “do obeisance to”, i.e. the physical act of prostrating or bowing down.</w:t>
      </w:r>
    </w:p>
  </w:footnote>
  <w:footnote w:id="359">
    <w:p w14:paraId="57352CBF" w14:textId="0D12012F" w:rsidR="000676C7" w:rsidRPr="004A3E27" w:rsidRDefault="000676C7" w:rsidP="00BD5BBE">
      <w:pPr>
        <w:pStyle w:val="footnote"/>
      </w:pPr>
      <w:r w:rsidRPr="004A3E27">
        <w:rPr>
          <w:rStyle w:val="FootnoteReference"/>
        </w:rPr>
        <w:footnoteRef/>
      </w:r>
      <w:r w:rsidRPr="004A3E27">
        <w:t xml:space="preserve"> </w:t>
      </w:r>
      <w:r>
        <w:t>Cf</w:t>
      </w:r>
      <w:r w:rsidRPr="004A3E27">
        <w:t>. Rev. 1:18; Heb. 7:25; Num. 14:28.</w:t>
      </w:r>
    </w:p>
  </w:footnote>
  <w:footnote w:id="360">
    <w:p w14:paraId="2E026D23" w14:textId="77777777" w:rsidR="000676C7" w:rsidRPr="004A3E27" w:rsidRDefault="000676C7"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61">
    <w:p w14:paraId="550199CE" w14:textId="322C0FE5" w:rsidR="000676C7" w:rsidRDefault="000676C7" w:rsidP="005B5466">
      <w:pPr>
        <w:pStyle w:val="footnote"/>
      </w:pPr>
      <w:r>
        <w:rPr>
          <w:rStyle w:val="FootnoteReference"/>
        </w:rPr>
        <w:footnoteRef/>
      </w:r>
      <w:r>
        <w:t xml:space="preserve"> [JS] or, “So be it! So be it!”</w:t>
      </w:r>
    </w:p>
  </w:footnote>
  <w:footnote w:id="362">
    <w:p w14:paraId="2E2191B6" w14:textId="77777777" w:rsidR="000676C7" w:rsidRPr="004A3E27" w:rsidRDefault="000676C7"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63">
    <w:p w14:paraId="58DFBD38" w14:textId="77777777" w:rsidR="000676C7" w:rsidRPr="004A3E27" w:rsidRDefault="000676C7"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0676C7" w:rsidRPr="004A3E27" w:rsidRDefault="000676C7" w:rsidP="00BD5BBE">
      <w:pPr>
        <w:pStyle w:val="footnote"/>
      </w:pPr>
      <w:r w:rsidRPr="004A3E27">
        <w:tab/>
        <w:t>For them there are no pains;</w:t>
      </w:r>
    </w:p>
    <w:p w14:paraId="15E57D33" w14:textId="77777777" w:rsidR="000676C7" w:rsidRPr="004A3E27" w:rsidRDefault="000676C7" w:rsidP="00BD5BBE">
      <w:pPr>
        <w:pStyle w:val="footnote"/>
      </w:pPr>
      <w:r w:rsidRPr="004A3E27">
        <w:tab/>
        <w:t>fit and strong are their bodies.</w:t>
      </w:r>
    </w:p>
  </w:footnote>
  <w:footnote w:id="364">
    <w:p w14:paraId="2000D9CE" w14:textId="77777777" w:rsidR="000676C7" w:rsidRPr="004A3E27" w:rsidRDefault="000676C7" w:rsidP="00BD5BBE">
      <w:pPr>
        <w:pStyle w:val="footnote"/>
      </w:pPr>
      <w:r w:rsidRPr="004A3E27">
        <w:rPr>
          <w:rStyle w:val="FootnoteReference"/>
        </w:rPr>
        <w:footnoteRef/>
      </w:r>
      <w:r w:rsidRPr="004A3E27">
        <w:t xml:space="preserve"> The apparent success and prosperity of the godless is transitory and short-lived.</w:t>
      </w:r>
    </w:p>
  </w:footnote>
  <w:footnote w:id="365">
    <w:p w14:paraId="5BB08A3A" w14:textId="77777777" w:rsidR="000676C7" w:rsidRPr="004A3E27" w:rsidRDefault="000676C7"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66">
    <w:p w14:paraId="1EB3BD79" w14:textId="77777777" w:rsidR="000676C7" w:rsidRPr="004A3E27" w:rsidRDefault="000676C7"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67">
    <w:p w14:paraId="70787BBC" w14:textId="7DA1EC54" w:rsidR="000676C7" w:rsidRPr="004A3E27" w:rsidRDefault="000676C7"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68">
    <w:p w14:paraId="592FBEA7" w14:textId="77777777" w:rsidR="000676C7" w:rsidRPr="004A3E27" w:rsidRDefault="000676C7"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69">
    <w:p w14:paraId="17B1E11D" w14:textId="77777777" w:rsidR="000676C7" w:rsidRPr="004A3E27" w:rsidRDefault="000676C7"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70">
    <w:p w14:paraId="1E15E436" w14:textId="77777777" w:rsidR="000676C7" w:rsidRPr="004A3E27" w:rsidRDefault="000676C7"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71">
    <w:p w14:paraId="52B2065B" w14:textId="28E7781C" w:rsidR="000676C7" w:rsidRDefault="000676C7" w:rsidP="004B0577">
      <w:pPr>
        <w:pStyle w:val="footnote"/>
      </w:pPr>
      <w:r>
        <w:rPr>
          <w:rStyle w:val="FootnoteReference"/>
        </w:rPr>
        <w:footnoteRef/>
      </w:r>
      <w:r>
        <w:t xml:space="preserve"> [JS] holy places, could refer to a place, or people, i.e. “among Your saints”.</w:t>
      </w:r>
    </w:p>
  </w:footnote>
  <w:footnote w:id="372">
    <w:p w14:paraId="3D3DC9BD" w14:textId="4BA8FE39" w:rsidR="000676C7" w:rsidRDefault="000676C7" w:rsidP="004B0577">
      <w:pPr>
        <w:pStyle w:val="footnote"/>
      </w:pPr>
      <w:r>
        <w:rPr>
          <w:rStyle w:val="FootnoteReference"/>
        </w:rPr>
        <w:footnoteRef/>
      </w:r>
      <w:r>
        <w:t xml:space="preserve"> [JS] or emblems.</w:t>
      </w:r>
    </w:p>
  </w:footnote>
  <w:footnote w:id="373">
    <w:p w14:paraId="48E0BAD1" w14:textId="77777777" w:rsidR="000676C7" w:rsidRPr="004A3E27" w:rsidRDefault="000676C7" w:rsidP="00BD5BBE">
      <w:pPr>
        <w:pStyle w:val="footnote"/>
      </w:pPr>
      <w:r w:rsidRPr="004A3E27">
        <w:rPr>
          <w:rStyle w:val="FootnoteReference"/>
        </w:rPr>
        <w:footnoteRef/>
      </w:r>
      <w:r w:rsidRPr="004A3E27">
        <w:t xml:space="preserve"> Signs and miracles of God’s presence, protection and deliverance.</w:t>
      </w:r>
    </w:p>
  </w:footnote>
  <w:footnote w:id="374">
    <w:p w14:paraId="706BBD8A" w14:textId="77777777" w:rsidR="000676C7" w:rsidRPr="004A3E27" w:rsidRDefault="000676C7"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75">
    <w:p w14:paraId="70533A43" w14:textId="77777777" w:rsidR="000676C7" w:rsidRPr="004A3E27" w:rsidRDefault="000676C7"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76">
    <w:p w14:paraId="2451EBE5" w14:textId="284A8300" w:rsidR="000676C7" w:rsidRDefault="000676C7" w:rsidP="00E269C1">
      <w:pPr>
        <w:pStyle w:val="footnote"/>
      </w:pPr>
      <w:r>
        <w:rPr>
          <w:rStyle w:val="FootnoteReference"/>
        </w:rPr>
        <w:footnoteRef/>
      </w:r>
      <w:r>
        <w:t xml:space="preserve"> [JS] or “give thanks to You” or “thankfully confess you with praise”</w:t>
      </w:r>
    </w:p>
  </w:footnote>
  <w:footnote w:id="377">
    <w:p w14:paraId="13B7F9F8" w14:textId="32B2D2FD" w:rsidR="000676C7" w:rsidRDefault="000676C7" w:rsidP="00220BA1">
      <w:pPr>
        <w:pStyle w:val="footnote"/>
      </w:pPr>
      <w:r>
        <w:rPr>
          <w:rStyle w:val="FootnoteReference"/>
        </w:rPr>
        <w:footnoteRef/>
      </w:r>
      <w:r>
        <w:t xml:space="preserve"> [JS] literally “from egress nor from setting” (NETS). OSB has “from the sunrise nor the sunset.”</w:t>
      </w:r>
    </w:p>
  </w:footnote>
  <w:footnote w:id="378">
    <w:p w14:paraId="5A7D4EBB" w14:textId="6C2E1ACC" w:rsidR="000676C7" w:rsidRDefault="000676C7" w:rsidP="00220BA1">
      <w:pPr>
        <w:pStyle w:val="footnote"/>
      </w:pPr>
      <w:r>
        <w:rPr>
          <w:rStyle w:val="FootnoteReference"/>
        </w:rPr>
        <w:footnoteRef/>
      </w:r>
      <w:r>
        <w:t xml:space="preserve"> [JS] literally “horn”, here and below.</w:t>
      </w:r>
    </w:p>
  </w:footnote>
  <w:footnote w:id="379">
    <w:p w14:paraId="43EF022B" w14:textId="270DF778" w:rsidR="000676C7" w:rsidRPr="004A3E27" w:rsidRDefault="000676C7"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80">
    <w:p w14:paraId="4332FFC4" w14:textId="6C5875B6" w:rsidR="000676C7" w:rsidRPr="004A3E27" w:rsidRDefault="000676C7" w:rsidP="00BD5BBE">
      <w:pPr>
        <w:pStyle w:val="footnote"/>
      </w:pPr>
      <w:r w:rsidRPr="004A3E27">
        <w:rPr>
          <w:rStyle w:val="FootnoteReference"/>
        </w:rPr>
        <w:footnoteRef/>
      </w:r>
      <w:r w:rsidRPr="004A3E27">
        <w:t xml:space="preserve"> </w:t>
      </w:r>
      <w:r>
        <w:t>Cf</w:t>
      </w:r>
      <w:r w:rsidRPr="004A3E27">
        <w:t>. Ps. 45:10; Is. 2:4; 11:9; 65:25; Hos. 2:18; Zac. 9:10.</w:t>
      </w:r>
    </w:p>
  </w:footnote>
  <w:footnote w:id="381">
    <w:p w14:paraId="168ADB5F" w14:textId="77777777" w:rsidR="000676C7" w:rsidRPr="004A3E27" w:rsidRDefault="000676C7" w:rsidP="00BD5BBE">
      <w:pPr>
        <w:pStyle w:val="footnote"/>
      </w:pPr>
      <w:r w:rsidRPr="004A3E27">
        <w:rPr>
          <w:rStyle w:val="FootnoteReference"/>
        </w:rPr>
        <w:footnoteRef/>
      </w:r>
      <w:r w:rsidRPr="004A3E27">
        <w:t xml:space="preserve"> Sinai and Zion, Moses and Christ, the Law and the Gospel enlighten the earth.</w:t>
      </w:r>
    </w:p>
  </w:footnote>
  <w:footnote w:id="382">
    <w:p w14:paraId="680E84D4" w14:textId="51AC975C" w:rsidR="000676C7" w:rsidRPr="004A3E27" w:rsidRDefault="000676C7"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83">
    <w:p w14:paraId="100AB77F" w14:textId="77777777" w:rsidR="000676C7" w:rsidRPr="004A3E27" w:rsidRDefault="000676C7"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84">
    <w:p w14:paraId="19D36410" w14:textId="52AB6CF1" w:rsidR="000676C7" w:rsidRDefault="000676C7"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85">
    <w:p w14:paraId="2AEE0DC8" w14:textId="2C9926C9" w:rsidR="000676C7" w:rsidRDefault="000676C7" w:rsidP="0077116C">
      <w:pPr>
        <w:pStyle w:val="footnote"/>
      </w:pPr>
      <w:r>
        <w:rPr>
          <w:rStyle w:val="FootnoteReference"/>
        </w:rPr>
        <w:footnoteRef/>
      </w:r>
      <w:r>
        <w:t xml:space="preserve"> [JS] literally, “their voice”</w:t>
      </w:r>
    </w:p>
  </w:footnote>
  <w:footnote w:id="386">
    <w:p w14:paraId="691BE305" w14:textId="638D6FB9" w:rsidR="000676C7" w:rsidRDefault="000676C7" w:rsidP="0077116C">
      <w:pPr>
        <w:pStyle w:val="footnote"/>
      </w:pPr>
      <w:r>
        <w:rPr>
          <w:rStyle w:val="FootnoteReference"/>
        </w:rPr>
        <w:footnoteRef/>
      </w:r>
      <w:r>
        <w:t xml:space="preserve"> [JS] literally, “arrows”</w:t>
      </w:r>
    </w:p>
  </w:footnote>
  <w:footnote w:id="387">
    <w:p w14:paraId="02B0A65D" w14:textId="5AC6E269" w:rsidR="000676C7" w:rsidRDefault="000676C7" w:rsidP="0077116C">
      <w:pPr>
        <w:pStyle w:val="footnote"/>
      </w:pPr>
      <w:r>
        <w:rPr>
          <w:rStyle w:val="FootnoteReference"/>
        </w:rPr>
        <w:footnoteRef/>
      </w:r>
      <w:r>
        <w:t xml:space="preserve"> [JS] literally, “voice”</w:t>
      </w:r>
    </w:p>
  </w:footnote>
  <w:footnote w:id="388">
    <w:p w14:paraId="062E4DFE" w14:textId="77777777" w:rsidR="000676C7" w:rsidRDefault="000676C7"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0676C7" w:rsidRDefault="000676C7" w:rsidP="00BD5BBE">
      <w:pPr>
        <w:pStyle w:val="footnote"/>
      </w:pPr>
      <w:r>
        <w:tab/>
        <w:t>‘I will speak My mind in parables,</w:t>
      </w:r>
    </w:p>
    <w:p w14:paraId="04636509" w14:textId="5081AB06" w:rsidR="000676C7" w:rsidRDefault="000676C7" w:rsidP="00BD5BBE">
      <w:pPr>
        <w:pStyle w:val="footnote"/>
      </w:pPr>
      <w:r>
        <w:tab/>
        <w:t>divulge secrets hidden since creation’ (cf. Rev. 3:14).</w:t>
      </w:r>
    </w:p>
  </w:footnote>
  <w:footnote w:id="389">
    <w:p w14:paraId="7427B3ED" w14:textId="77777777" w:rsidR="000676C7" w:rsidRDefault="000676C7"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90">
    <w:p w14:paraId="322E8B00" w14:textId="45C17DD9" w:rsidR="000676C7" w:rsidRDefault="000676C7" w:rsidP="00BD5BBE">
      <w:pPr>
        <w:pStyle w:val="footnote"/>
      </w:pPr>
      <w:r>
        <w:rPr>
          <w:rStyle w:val="FootnoteReference"/>
        </w:rPr>
        <w:footnoteRef/>
      </w:r>
      <w:r>
        <w:t xml:space="preserve"> Ephraim = Israel (cf. Hos. 7; Num. 14; 1 Sam. 4).</w:t>
      </w:r>
    </w:p>
  </w:footnote>
  <w:footnote w:id="391">
    <w:p w14:paraId="0E4A044E" w14:textId="4F6EBBCE" w:rsidR="000676C7" w:rsidRDefault="000676C7" w:rsidP="008A536F">
      <w:pPr>
        <w:pStyle w:val="footnote"/>
      </w:pPr>
      <w:r>
        <w:rPr>
          <w:rStyle w:val="FootnoteReference"/>
        </w:rPr>
        <w:footnoteRef/>
      </w:r>
      <w:r>
        <w:t xml:space="preserve"> [JS] literally, “a waterless land”</w:t>
      </w:r>
    </w:p>
  </w:footnote>
  <w:footnote w:id="392">
    <w:p w14:paraId="3E975B3D" w14:textId="77777777" w:rsidR="000676C7" w:rsidRDefault="000676C7" w:rsidP="00BD5BBE">
      <w:pPr>
        <w:pStyle w:val="footnote"/>
      </w:pPr>
      <w:r>
        <w:rPr>
          <w:rStyle w:val="FootnoteReference"/>
        </w:rPr>
        <w:footnoteRef/>
      </w:r>
      <w:r>
        <w:t xml:space="preserve"> He deferred giving them the promised food and the Promised Land.</w:t>
      </w:r>
    </w:p>
  </w:footnote>
  <w:footnote w:id="393">
    <w:p w14:paraId="0FFCC018" w14:textId="5FB43138" w:rsidR="000676C7" w:rsidRDefault="000676C7"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94">
    <w:p w14:paraId="7932D42F" w14:textId="0C4D29DA" w:rsidR="000676C7" w:rsidRDefault="000676C7" w:rsidP="00287CDE">
      <w:pPr>
        <w:pStyle w:val="footnote"/>
      </w:pPr>
      <w:r>
        <w:rPr>
          <w:rStyle w:val="FootnoteReference"/>
        </w:rPr>
        <w:footnoteRef/>
      </w:r>
      <w:r>
        <w:t xml:space="preserve"> [JS] Fr. Lazarus has “recovered from wine”</w:t>
      </w:r>
    </w:p>
  </w:footnote>
  <w:footnote w:id="395">
    <w:p w14:paraId="4F93FDA3" w14:textId="3D07B295" w:rsidR="000676C7" w:rsidRDefault="000676C7"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96">
    <w:p w14:paraId="7B76452E" w14:textId="635C6B00" w:rsidR="000676C7" w:rsidRDefault="000676C7" w:rsidP="00BD5BBE">
      <w:pPr>
        <w:pStyle w:val="footnote"/>
      </w:pPr>
      <w:r>
        <w:rPr>
          <w:rStyle w:val="FootnoteReference"/>
        </w:rPr>
        <w:footnoteRef/>
      </w:r>
      <w:r>
        <w:t xml:space="preserve"> sanctuary: </w:t>
      </w:r>
      <w:r w:rsidRPr="00636EF6">
        <w:rPr>
          <w:i/>
        </w:rPr>
        <w:t>lit</w:t>
      </w:r>
      <w:r>
        <w:t>. place. Cf. Psalm 131:5 and footnote there.</w:t>
      </w:r>
    </w:p>
  </w:footnote>
  <w:footnote w:id="397">
    <w:p w14:paraId="0348F64B" w14:textId="77777777" w:rsidR="000676C7" w:rsidRDefault="000676C7" w:rsidP="00BD5BBE">
      <w:pPr>
        <w:pStyle w:val="footnote"/>
      </w:pPr>
      <w:r>
        <w:rPr>
          <w:rStyle w:val="FootnoteReference"/>
        </w:rPr>
        <w:footnoteRef/>
      </w:r>
      <w:r>
        <w:t xml:space="preserve"> John 15.</w:t>
      </w:r>
    </w:p>
  </w:footnote>
  <w:footnote w:id="398">
    <w:p w14:paraId="211D4309" w14:textId="77777777" w:rsidR="000676C7" w:rsidRDefault="000676C7" w:rsidP="00BD5BBE">
      <w:pPr>
        <w:pStyle w:val="footnote"/>
      </w:pPr>
      <w:r>
        <w:rPr>
          <w:rStyle w:val="FootnoteReference"/>
        </w:rPr>
        <w:footnoteRef/>
      </w:r>
      <w:r>
        <w:t xml:space="preserve"> Joseph = Israel (Gen. 40:23; 48:15; Amos 6:6).</w:t>
      </w:r>
    </w:p>
  </w:footnote>
  <w:footnote w:id="399">
    <w:p w14:paraId="7AA1750E" w14:textId="77777777" w:rsidR="000676C7" w:rsidRDefault="000676C7" w:rsidP="00BD5BBE">
      <w:pPr>
        <w:pStyle w:val="footnote"/>
      </w:pPr>
      <w:r>
        <w:rPr>
          <w:rStyle w:val="FootnoteReference"/>
        </w:rPr>
        <w:footnoteRef/>
      </w:r>
      <w:r>
        <w:t xml:space="preserve"> 2 Sam. 6:2 (LXX).</w:t>
      </w:r>
    </w:p>
  </w:footnote>
  <w:footnote w:id="400">
    <w:p w14:paraId="4A2B3530" w14:textId="5B5CF4B9" w:rsidR="000676C7" w:rsidRDefault="000676C7" w:rsidP="006B0A9B">
      <w:pPr>
        <w:pStyle w:val="footnote"/>
      </w:pPr>
      <w:r>
        <w:rPr>
          <w:rStyle w:val="FootnoteReference"/>
        </w:rPr>
        <w:footnoteRef/>
      </w:r>
      <w:r>
        <w:t xml:space="preserve"> [JS] or “appear” or “reveal Yourself”</w:t>
      </w:r>
    </w:p>
  </w:footnote>
  <w:footnote w:id="401">
    <w:p w14:paraId="502F316B" w14:textId="0CF056C9" w:rsidR="000676C7" w:rsidRDefault="000676C7" w:rsidP="00542B9B">
      <w:pPr>
        <w:pStyle w:val="footnote"/>
      </w:pPr>
      <w:r>
        <w:rPr>
          <w:rStyle w:val="FootnoteReference"/>
        </w:rPr>
        <w:footnoteRef/>
      </w:r>
      <w:r>
        <w:t xml:space="preserve"> [JS] or “reveal Your face”.</w:t>
      </w:r>
    </w:p>
  </w:footnote>
  <w:footnote w:id="402">
    <w:p w14:paraId="1F148131" w14:textId="7C16470D" w:rsidR="000676C7" w:rsidRDefault="000676C7"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03">
    <w:p w14:paraId="70ACE5E0" w14:textId="77777777" w:rsidR="000676C7" w:rsidRDefault="000676C7" w:rsidP="00BD5BBE">
      <w:pPr>
        <w:pStyle w:val="footnote"/>
      </w:pPr>
      <w:r>
        <w:rPr>
          <w:rStyle w:val="FootnoteReference"/>
        </w:rPr>
        <w:footnoteRef/>
      </w:r>
      <w:r>
        <w:t xml:space="preserve"> ‘What tongue? The voice of God’ (St Athanasius).</w:t>
      </w:r>
    </w:p>
  </w:footnote>
  <w:footnote w:id="404">
    <w:p w14:paraId="33FBC19B" w14:textId="77777777" w:rsidR="000676C7" w:rsidRDefault="000676C7" w:rsidP="00BD5BBE">
      <w:pPr>
        <w:pStyle w:val="footnote"/>
      </w:pPr>
      <w:r>
        <w:rPr>
          <w:rStyle w:val="FootnoteReference"/>
        </w:rPr>
        <w:footnoteRef/>
      </w:r>
      <w:r>
        <w:t xml:space="preserve"> Exodus 9:23; 19:16.</w:t>
      </w:r>
    </w:p>
  </w:footnote>
  <w:footnote w:id="405">
    <w:p w14:paraId="5C3F1B44" w14:textId="608ECC60" w:rsidR="000676C7" w:rsidRDefault="000676C7" w:rsidP="00BD5BBE">
      <w:pPr>
        <w:pStyle w:val="footnote"/>
      </w:pPr>
      <w:r>
        <w:rPr>
          <w:rStyle w:val="FootnoteReference"/>
        </w:rPr>
        <w:footnoteRef/>
      </w:r>
      <w:r>
        <w:t xml:space="preserve"> ‘You have always been deaf to His voice, blind to the vision of Him’ (Jn. 5:37; cf. Deut. 18:16; Isaiah 48:18).</w:t>
      </w:r>
    </w:p>
  </w:footnote>
  <w:footnote w:id="406">
    <w:p w14:paraId="7C05F63D" w14:textId="2961204D" w:rsidR="000676C7" w:rsidRDefault="000676C7"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07">
    <w:p w14:paraId="0BC469A4" w14:textId="77777777" w:rsidR="000676C7" w:rsidRDefault="000676C7" w:rsidP="00BD5BBE">
      <w:pPr>
        <w:pStyle w:val="footnote"/>
      </w:pPr>
      <w:r>
        <w:rPr>
          <w:rStyle w:val="FootnoteReference"/>
        </w:rPr>
        <w:footnoteRef/>
      </w:r>
      <w:r>
        <w:t xml:space="preserve"> </w:t>
      </w:r>
      <w:r>
        <w:rPr>
          <w:i/>
        </w:rPr>
        <w:t>See the previous footnote</w:t>
      </w:r>
      <w:r>
        <w:t>.</w:t>
      </w:r>
    </w:p>
  </w:footnote>
  <w:footnote w:id="408">
    <w:p w14:paraId="09156637" w14:textId="44D0701B" w:rsidR="000676C7" w:rsidRDefault="000676C7" w:rsidP="00BD5BBE">
      <w:pPr>
        <w:pStyle w:val="footnote"/>
      </w:pPr>
      <w:r>
        <w:rPr>
          <w:rStyle w:val="FootnoteReference"/>
        </w:rPr>
        <w:footnoteRef/>
      </w:r>
      <w:r>
        <w:t xml:space="preserve"> Cf. Isaiah 36:6; 2 Chron. 32:8; 1 Tim. 6:17; Ps. 74:4; Gal. 2:9; 1 Sam. 2:8.</w:t>
      </w:r>
    </w:p>
  </w:footnote>
  <w:footnote w:id="409">
    <w:p w14:paraId="14FEF0D9" w14:textId="77777777" w:rsidR="000676C7" w:rsidRDefault="000676C7" w:rsidP="00BD5BBE">
      <w:pPr>
        <w:pStyle w:val="footnote"/>
      </w:pPr>
      <w:r>
        <w:rPr>
          <w:rStyle w:val="FootnoteReference"/>
        </w:rPr>
        <w:footnoteRef/>
      </w:r>
      <w:r>
        <w:t xml:space="preserve"> John 10:34-36.</w:t>
      </w:r>
    </w:p>
  </w:footnote>
  <w:footnote w:id="410">
    <w:p w14:paraId="136A7666" w14:textId="77777777" w:rsidR="000676C7" w:rsidRDefault="000676C7" w:rsidP="00BD5BBE">
      <w:pPr>
        <w:pStyle w:val="footnote"/>
      </w:pPr>
      <w:r>
        <w:rPr>
          <w:rStyle w:val="FootnoteReference"/>
        </w:rPr>
        <w:footnoteRef/>
      </w:r>
      <w:r>
        <w:t xml:space="preserve"> This prayer is already answered (John 3:18; 9:39; 12:31; Acts 17:31).</w:t>
      </w:r>
    </w:p>
  </w:footnote>
  <w:footnote w:id="411">
    <w:p w14:paraId="764CD80E" w14:textId="77777777" w:rsidR="000676C7" w:rsidRDefault="000676C7" w:rsidP="00BD5BBE">
      <w:pPr>
        <w:pStyle w:val="footnote"/>
      </w:pPr>
      <w:r>
        <w:rPr>
          <w:rStyle w:val="FootnoteReference"/>
        </w:rPr>
        <w:footnoteRef/>
      </w:r>
      <w:r>
        <w:t xml:space="preserve"> </w:t>
      </w:r>
      <w:r w:rsidRPr="003111C9">
        <w:rPr>
          <w:i/>
        </w:rPr>
        <w:t>Lit</w:t>
      </w:r>
      <w:r>
        <w:t>. ‘How beloved are Your dwellings.’</w:t>
      </w:r>
    </w:p>
  </w:footnote>
  <w:footnote w:id="412">
    <w:p w14:paraId="7D098958" w14:textId="77777777" w:rsidR="000676C7" w:rsidRDefault="000676C7" w:rsidP="00BD5BBE">
      <w:pPr>
        <w:pStyle w:val="footnote"/>
      </w:pPr>
      <w:r>
        <w:rPr>
          <w:rStyle w:val="FootnoteReference"/>
        </w:rPr>
        <w:footnoteRef/>
      </w:r>
      <w:r>
        <w:t xml:space="preserve"> Man has made a mess of the earth (Gen. 3; Isaiah 24:4-6 etc.)</w:t>
      </w:r>
    </w:p>
  </w:footnote>
  <w:footnote w:id="413">
    <w:p w14:paraId="65885EA4" w14:textId="7CFB9AA8" w:rsidR="000676C7" w:rsidRDefault="000676C7" w:rsidP="00C7094F">
      <w:pPr>
        <w:pStyle w:val="footnote"/>
      </w:pPr>
      <w:r>
        <w:rPr>
          <w:rStyle w:val="FootnoteReference"/>
        </w:rPr>
        <w:footnoteRef/>
      </w:r>
      <w:r>
        <w:t xml:space="preserve"> [JS] or “anointed”</w:t>
      </w:r>
    </w:p>
  </w:footnote>
  <w:footnote w:id="414">
    <w:p w14:paraId="71E6E356" w14:textId="3B6C4C62" w:rsidR="000676C7" w:rsidRDefault="000676C7" w:rsidP="00BD5BBE">
      <w:pPr>
        <w:pStyle w:val="footnote"/>
      </w:pPr>
      <w:r>
        <w:rPr>
          <w:rStyle w:val="FootnoteReference"/>
        </w:rPr>
        <w:footnoteRef/>
      </w:r>
      <w:r>
        <w:t xml:space="preserve"> Cf. Lk. 13:25; Mk. 4:11; Col. 4:5; Rev. 22:15.</w:t>
      </w:r>
    </w:p>
  </w:footnote>
  <w:footnote w:id="415">
    <w:p w14:paraId="39C94F4B" w14:textId="0B87A78E" w:rsidR="000676C7" w:rsidRDefault="000676C7" w:rsidP="006B0A9B">
      <w:pPr>
        <w:pStyle w:val="footnote"/>
      </w:pPr>
      <w:r>
        <w:rPr>
          <w:rStyle w:val="FootnoteReference"/>
        </w:rPr>
        <w:footnoteRef/>
      </w:r>
      <w:r>
        <w:t xml:space="preserve"> [JS] or “transgressions”</w:t>
      </w:r>
    </w:p>
  </w:footnote>
  <w:footnote w:id="416">
    <w:p w14:paraId="41AC4983" w14:textId="77777777" w:rsidR="000676C7" w:rsidRDefault="000676C7" w:rsidP="00BD5BBE">
      <w:pPr>
        <w:pStyle w:val="footnote"/>
      </w:pPr>
      <w:r>
        <w:rPr>
          <w:rStyle w:val="FootnoteReference"/>
        </w:rPr>
        <w:footnoteRef/>
      </w:r>
      <w:r>
        <w:t xml:space="preserve"> God is love. Love covers all sins (see 1 Jn. 4:16; 1 Pet. 4:8; Prov. 10:12; Jas. 5:20; Lk. 7:47).</w:t>
      </w:r>
    </w:p>
  </w:footnote>
  <w:footnote w:id="417">
    <w:p w14:paraId="3B0173D6" w14:textId="15DA3620" w:rsidR="000676C7" w:rsidRDefault="000676C7" w:rsidP="009745F6">
      <w:pPr>
        <w:pStyle w:val="footnote"/>
      </w:pPr>
      <w:r>
        <w:rPr>
          <w:rStyle w:val="FootnoteReference"/>
        </w:rPr>
        <w:footnoteRef/>
      </w:r>
      <w:r>
        <w:t xml:space="preserve"> [JS] Fr. Lazarus has, “convert us”</w:t>
      </w:r>
    </w:p>
  </w:footnote>
  <w:footnote w:id="418">
    <w:p w14:paraId="5359A239" w14:textId="2D06041F" w:rsidR="000676C7" w:rsidRDefault="000676C7" w:rsidP="009745F6">
      <w:pPr>
        <w:pStyle w:val="footnote"/>
      </w:pPr>
      <w:r>
        <w:rPr>
          <w:rStyle w:val="FootnoteReference"/>
        </w:rPr>
        <w:footnoteRef/>
      </w:r>
      <w:r>
        <w:t xml:space="preserve"> [JS] or “sprouted”</w:t>
      </w:r>
    </w:p>
  </w:footnote>
  <w:footnote w:id="419">
    <w:p w14:paraId="098CF664" w14:textId="4B2C526D" w:rsidR="000676C7" w:rsidRDefault="000676C7" w:rsidP="00BD5BBE">
      <w:pPr>
        <w:pStyle w:val="footnote"/>
      </w:pPr>
      <w:r>
        <w:rPr>
          <w:rStyle w:val="FootnoteReference"/>
        </w:rPr>
        <w:footnoteRef/>
      </w:r>
      <w:r>
        <w:t xml:space="preserve"> holy: cf. 1 Cor. 3:16,17; 6:15-19; Heb. 3:1; 12:10; 1 Pet. 1:15,16; 2 Pet. 1-4.</w:t>
      </w:r>
    </w:p>
  </w:footnote>
  <w:footnote w:id="420">
    <w:p w14:paraId="7FD51EF5" w14:textId="77777777" w:rsidR="000676C7" w:rsidRDefault="000676C7" w:rsidP="00BD5BBE">
      <w:pPr>
        <w:pStyle w:val="footnote"/>
      </w:pPr>
      <w:r>
        <w:rPr>
          <w:rStyle w:val="FootnoteReference"/>
        </w:rPr>
        <w:footnoteRef/>
      </w:r>
      <w:r>
        <w:t xml:space="preserve"> Powers of the soul are will, desire, intellect, understanding, memory, imagination.</w:t>
      </w:r>
    </w:p>
  </w:footnote>
  <w:footnote w:id="421">
    <w:p w14:paraId="5045F193" w14:textId="6C847ECE" w:rsidR="000676C7" w:rsidRDefault="000676C7" w:rsidP="00751701">
      <w:pPr>
        <w:pStyle w:val="footnote"/>
      </w:pPr>
      <w:r>
        <w:rPr>
          <w:rStyle w:val="FootnoteReference"/>
        </w:rPr>
        <w:footnoteRef/>
      </w:r>
      <w:r>
        <w:t xml:space="preserve"> [JS] literally, “voice”</w:t>
      </w:r>
    </w:p>
  </w:footnote>
  <w:footnote w:id="422">
    <w:p w14:paraId="3DAD2C70" w14:textId="080A36FD" w:rsidR="000676C7" w:rsidRDefault="000676C7" w:rsidP="00C32C04">
      <w:pPr>
        <w:pStyle w:val="footnote"/>
      </w:pPr>
      <w:r>
        <w:rPr>
          <w:rStyle w:val="FootnoteReference"/>
        </w:rPr>
        <w:footnoteRef/>
      </w:r>
      <w:r>
        <w:t xml:space="preserve"> [JS] Literally, “do obeisance”, i.e. physically bow down</w:t>
      </w:r>
    </w:p>
  </w:footnote>
  <w:footnote w:id="423">
    <w:p w14:paraId="2E11ABE5" w14:textId="77777777" w:rsidR="000676C7" w:rsidRDefault="000676C7" w:rsidP="00BD5BBE">
      <w:pPr>
        <w:pStyle w:val="footnote"/>
      </w:pPr>
      <w:r>
        <w:rPr>
          <w:rStyle w:val="FootnoteReference"/>
        </w:rPr>
        <w:footnoteRef/>
      </w:r>
      <w:r>
        <w:t xml:space="preserve"> ‘The song of the Lamb.’ (Rev. 15:3-5; John 12:32).</w:t>
      </w:r>
    </w:p>
  </w:footnote>
  <w:footnote w:id="424">
    <w:p w14:paraId="7112E84B" w14:textId="2D3BBD84" w:rsidR="000676C7" w:rsidRDefault="000676C7" w:rsidP="00C32C04">
      <w:pPr>
        <w:pStyle w:val="footnote"/>
      </w:pPr>
      <w:r>
        <w:rPr>
          <w:rStyle w:val="FootnoteReference"/>
        </w:rPr>
        <w:footnoteRef/>
      </w:r>
      <w:r>
        <w:t xml:space="preserve"> [JS] Or “I will give thanks to You,” or “I will thankfully confess You with praise”</w:t>
      </w:r>
    </w:p>
  </w:footnote>
  <w:footnote w:id="425">
    <w:p w14:paraId="108052F0" w14:textId="2ED40FDD" w:rsidR="000676C7" w:rsidRDefault="000676C7" w:rsidP="00C32C04">
      <w:pPr>
        <w:pStyle w:val="footnote"/>
      </w:pPr>
      <w:r>
        <w:rPr>
          <w:rStyle w:val="FootnoteReference"/>
        </w:rPr>
        <w:footnoteRef/>
      </w:r>
      <w:r>
        <w:t xml:space="preserve"> [JS] or “lawless”</w:t>
      </w:r>
    </w:p>
  </w:footnote>
  <w:footnote w:id="426">
    <w:p w14:paraId="76D459DC" w14:textId="1D5E39F2" w:rsidR="000676C7" w:rsidRDefault="000676C7" w:rsidP="004A5192">
      <w:pPr>
        <w:pStyle w:val="footnote"/>
      </w:pPr>
      <w:r>
        <w:rPr>
          <w:rStyle w:val="FootnoteReference"/>
        </w:rPr>
        <w:footnoteRef/>
      </w:r>
      <w:r>
        <w:t xml:space="preserve"> [JS] Or, “band”, “gathering”, or “synagogue”</w:t>
      </w:r>
    </w:p>
  </w:footnote>
  <w:footnote w:id="427">
    <w:p w14:paraId="664DD95E" w14:textId="08E445BA" w:rsidR="000676C7" w:rsidRDefault="000676C7" w:rsidP="004A5192">
      <w:pPr>
        <w:pStyle w:val="footnote"/>
      </w:pPr>
      <w:r>
        <w:rPr>
          <w:rStyle w:val="FootnoteReference"/>
        </w:rPr>
        <w:footnoteRef/>
      </w:r>
      <w:r>
        <w:t xml:space="preserve"> [JS] or “pitful”, or “full of pity”, but that has a different connotation in English today.</w:t>
      </w:r>
    </w:p>
  </w:footnote>
  <w:footnote w:id="428">
    <w:p w14:paraId="76FC32A6" w14:textId="12211DCE" w:rsidR="000676C7" w:rsidRDefault="000676C7"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29">
    <w:p w14:paraId="44300EEE" w14:textId="77777777" w:rsidR="000676C7" w:rsidRDefault="000676C7"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30">
    <w:p w14:paraId="585E74D4" w14:textId="33BA106A" w:rsidR="000676C7" w:rsidRDefault="000676C7" w:rsidP="00ED7AD3">
      <w:pPr>
        <w:pStyle w:val="footnote"/>
      </w:pPr>
      <w:r>
        <w:rPr>
          <w:rStyle w:val="FootnoteReference"/>
        </w:rPr>
        <w:footnoteRef/>
      </w:r>
      <w:r>
        <w:t xml:space="preserve"> [JS] or “Mother Zion will say,”</w:t>
      </w:r>
    </w:p>
  </w:footnote>
  <w:footnote w:id="431">
    <w:p w14:paraId="2178F99A" w14:textId="083F0AD6" w:rsidR="000676C7" w:rsidRDefault="000676C7" w:rsidP="00ED7AD3">
      <w:pPr>
        <w:pStyle w:val="footnote"/>
      </w:pPr>
      <w:r>
        <w:rPr>
          <w:rStyle w:val="FootnoteReference"/>
        </w:rPr>
        <w:footnoteRef/>
      </w:r>
      <w:r>
        <w:t xml:space="preserve"> [JS] Coptic has, “that a man and a man dwelt in her”</w:t>
      </w:r>
    </w:p>
  </w:footnote>
  <w:footnote w:id="432">
    <w:p w14:paraId="02B9876C" w14:textId="77777777" w:rsidR="000676C7" w:rsidRDefault="000676C7"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33">
    <w:p w14:paraId="6A0707A1" w14:textId="1AC8DF0B" w:rsidR="000676C7" w:rsidRDefault="000676C7" w:rsidP="004E2A9B">
      <w:pPr>
        <w:pStyle w:val="footnote"/>
      </w:pPr>
      <w:r>
        <w:rPr>
          <w:rStyle w:val="FootnoteReference"/>
        </w:rPr>
        <w:footnoteRef/>
      </w:r>
      <w:r>
        <w:t xml:space="preserve"> [JS] or, “corpses”</w:t>
      </w:r>
    </w:p>
  </w:footnote>
  <w:footnote w:id="434">
    <w:p w14:paraId="228CEE3D" w14:textId="77777777" w:rsidR="000676C7" w:rsidRDefault="000676C7"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35">
    <w:p w14:paraId="462F1208" w14:textId="4D992D60" w:rsidR="000676C7" w:rsidRDefault="000676C7" w:rsidP="004E2A9B">
      <w:pPr>
        <w:pStyle w:val="footnote"/>
      </w:pPr>
      <w:r>
        <w:rPr>
          <w:rStyle w:val="FootnoteReference"/>
        </w:rPr>
        <w:footnoteRef/>
      </w:r>
      <w:r>
        <w:t xml:space="preserve"> [JS] or “billows”</w:t>
      </w:r>
    </w:p>
  </w:footnote>
  <w:footnote w:id="436">
    <w:p w14:paraId="5ACFD856" w14:textId="14632015" w:rsidR="000676C7" w:rsidRDefault="000676C7" w:rsidP="00FF46D1">
      <w:pPr>
        <w:pStyle w:val="footnote"/>
      </w:pPr>
      <w:r>
        <w:rPr>
          <w:rStyle w:val="FootnoteReference"/>
        </w:rPr>
        <w:footnoteRef/>
      </w:r>
      <w:r>
        <w:t xml:space="preserve"> [JS] “they” refers to “the dead”, not to “physicians”</w:t>
      </w:r>
    </w:p>
  </w:footnote>
  <w:footnote w:id="437">
    <w:p w14:paraId="0E2F399B" w14:textId="26144FDB" w:rsidR="000676C7" w:rsidRDefault="000676C7" w:rsidP="00F06A9C">
      <w:pPr>
        <w:pStyle w:val="footnote"/>
      </w:pPr>
      <w:r>
        <w:rPr>
          <w:rStyle w:val="FootnoteReference"/>
        </w:rPr>
        <w:footnoteRef/>
      </w:r>
      <w:r>
        <w:t xml:space="preserve"> [JS] or “acknowledge You,” or “praise You,” or “thankfully confess You with praise”</w:t>
      </w:r>
    </w:p>
  </w:footnote>
  <w:footnote w:id="438">
    <w:p w14:paraId="73BB560B" w14:textId="3F96747B" w:rsidR="000676C7" w:rsidRDefault="000676C7" w:rsidP="00FF46D1">
      <w:pPr>
        <w:pStyle w:val="footnote"/>
      </w:pPr>
      <w:r>
        <w:rPr>
          <w:rStyle w:val="FootnoteReference"/>
        </w:rPr>
        <w:footnoteRef/>
      </w:r>
      <w:r>
        <w:t xml:space="preserve"> [JS] Fr. Lazarus has “the land of oblivion”. Being forgotten by God means death, being remembered by God means life.</w:t>
      </w:r>
    </w:p>
  </w:footnote>
  <w:footnote w:id="439">
    <w:p w14:paraId="139C4FE4" w14:textId="05D71ED0" w:rsidR="000676C7" w:rsidRDefault="000676C7" w:rsidP="00BD5BBE">
      <w:pPr>
        <w:pStyle w:val="footnote"/>
      </w:pPr>
      <w:r>
        <w:rPr>
          <w:rStyle w:val="FootnoteReference"/>
        </w:rPr>
        <w:footnoteRef/>
      </w:r>
      <w:r>
        <w:t xml:space="preserve"> ‘No eye has seen, no ear has heard... what God has planned for His lovers’ (1 Cor. 2:9).</w:t>
      </w:r>
    </w:p>
  </w:footnote>
  <w:footnote w:id="440">
    <w:p w14:paraId="6EB18B02" w14:textId="77777777" w:rsidR="000676C7" w:rsidRDefault="000676C7" w:rsidP="00BD5BBE">
      <w:pPr>
        <w:pStyle w:val="footnote"/>
      </w:pPr>
      <w:r>
        <w:rPr>
          <w:rStyle w:val="FootnoteReference"/>
        </w:rPr>
        <w:footnoteRef/>
      </w:r>
      <w:r>
        <w:t xml:space="preserve"> ‘God’s mercy is the salvation and grace granted by Christ’ (St. Athanasius).</w:t>
      </w:r>
    </w:p>
  </w:footnote>
  <w:footnote w:id="441">
    <w:p w14:paraId="2C2EB9DF" w14:textId="77777777" w:rsidR="000676C7" w:rsidRDefault="000676C7"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42">
    <w:p w14:paraId="0AA4687D" w14:textId="4D39510D" w:rsidR="000676C7" w:rsidRDefault="000676C7" w:rsidP="006D6CF8">
      <w:pPr>
        <w:pStyle w:val="footnote"/>
      </w:pPr>
      <w:r>
        <w:rPr>
          <w:rStyle w:val="FootnoteReference"/>
        </w:rPr>
        <w:footnoteRef/>
      </w:r>
      <w:r>
        <w:t xml:space="preserve"> [JS] Fr. Lazarus has, “for an eternal reign”</w:t>
      </w:r>
    </w:p>
  </w:footnote>
  <w:footnote w:id="443">
    <w:p w14:paraId="71813680" w14:textId="7D3BCF59" w:rsidR="000676C7" w:rsidRDefault="000676C7" w:rsidP="006D6CF8">
      <w:pPr>
        <w:pStyle w:val="footnote"/>
      </w:pPr>
      <w:r>
        <w:rPr>
          <w:rStyle w:val="FootnoteReference"/>
        </w:rPr>
        <w:footnoteRef/>
      </w:r>
      <w:r>
        <w:t xml:space="preserve"> [JS] Fr. Lazarus has, “for all generations.”</w:t>
      </w:r>
    </w:p>
  </w:footnote>
  <w:footnote w:id="444">
    <w:p w14:paraId="3E8CA221" w14:textId="7ED1052D" w:rsidR="000676C7" w:rsidRDefault="000676C7"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45">
    <w:p w14:paraId="033CDC5C" w14:textId="2A3450CF" w:rsidR="000676C7" w:rsidRDefault="000676C7" w:rsidP="006D6CF8">
      <w:pPr>
        <w:pStyle w:val="footnote"/>
      </w:pPr>
      <w:r>
        <w:rPr>
          <w:rStyle w:val="FootnoteReference"/>
        </w:rPr>
        <w:footnoteRef/>
      </w:r>
      <w:r>
        <w:t xml:space="preserve"> [JS] literally, “an assembly of holy ones”</w:t>
      </w:r>
    </w:p>
  </w:footnote>
  <w:footnote w:id="446">
    <w:p w14:paraId="179D7A74" w14:textId="04A38D47" w:rsidR="000676C7" w:rsidRDefault="000676C7"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47">
    <w:p w14:paraId="1EEEE9FB" w14:textId="52125690" w:rsidR="000676C7" w:rsidRDefault="000676C7" w:rsidP="001626CD">
      <w:pPr>
        <w:pStyle w:val="footnote"/>
      </w:pPr>
      <w:r>
        <w:rPr>
          <w:rStyle w:val="FootnoteReference"/>
        </w:rPr>
        <w:footnoteRef/>
      </w:r>
      <w:r>
        <w:t xml:space="preserve"> [JS] Fr. Lazarus has, “will pave the way for Your presence”</w:t>
      </w:r>
    </w:p>
  </w:footnote>
  <w:footnote w:id="448">
    <w:p w14:paraId="6DF491B9" w14:textId="2435757B" w:rsidR="000676C7" w:rsidRDefault="000676C7" w:rsidP="001626CD">
      <w:pPr>
        <w:pStyle w:val="footnote"/>
      </w:pPr>
      <w:r>
        <w:rPr>
          <w:rStyle w:val="FootnoteReference"/>
        </w:rPr>
        <w:footnoteRef/>
      </w:r>
      <w:r>
        <w:t xml:space="preserve"> [JS] or “face”</w:t>
      </w:r>
    </w:p>
  </w:footnote>
  <w:footnote w:id="449">
    <w:p w14:paraId="1815409B" w14:textId="50184218" w:rsidR="000676C7" w:rsidRDefault="000676C7" w:rsidP="00B5373A">
      <w:pPr>
        <w:pStyle w:val="footnote"/>
      </w:pPr>
      <w:r>
        <w:rPr>
          <w:rStyle w:val="FootnoteReference"/>
        </w:rPr>
        <w:footnoteRef/>
      </w:r>
      <w:r>
        <w:t xml:space="preserve"> [JS] Fr. Lazrus has “we are raised to power”</w:t>
      </w:r>
    </w:p>
  </w:footnote>
  <w:footnote w:id="450">
    <w:p w14:paraId="0F6F70D6" w14:textId="1994D705" w:rsidR="000676C7" w:rsidRDefault="000676C7" w:rsidP="00BD5BBE">
      <w:pPr>
        <w:pStyle w:val="footnote"/>
      </w:pPr>
      <w:r>
        <w:rPr>
          <w:rStyle w:val="FootnoteReference"/>
        </w:rPr>
        <w:footnoteRef/>
      </w:r>
      <w:r>
        <w:t xml:space="preserve"> Cf. 2 Samuel 7:4-17; 1 Chron. 17:3-14.</w:t>
      </w:r>
    </w:p>
  </w:footnote>
  <w:footnote w:id="451">
    <w:p w14:paraId="4FF1211C" w14:textId="57A861DB" w:rsidR="000676C7" w:rsidRDefault="000676C7" w:rsidP="00962B09">
      <w:pPr>
        <w:pStyle w:val="footnote"/>
      </w:pPr>
      <w:r>
        <w:rPr>
          <w:rStyle w:val="FootnoteReference"/>
        </w:rPr>
        <w:footnoteRef/>
      </w:r>
      <w:r>
        <w:t xml:space="preserve"> [JS] or “lawlessness,” or “transgression</w:t>
      </w:r>
    </w:p>
  </w:footnote>
  <w:footnote w:id="452">
    <w:p w14:paraId="5008AA97" w14:textId="7C635360" w:rsidR="000676C7" w:rsidRDefault="000676C7" w:rsidP="00B5373A">
      <w:pPr>
        <w:pStyle w:val="footnote"/>
      </w:pPr>
      <w:r>
        <w:rPr>
          <w:rStyle w:val="FootnoteReference"/>
        </w:rPr>
        <w:footnoteRef/>
      </w:r>
      <w:r>
        <w:t xml:space="preserve"> [JS] literally, “his horn will be exalted”</w:t>
      </w:r>
    </w:p>
  </w:footnote>
  <w:footnote w:id="453">
    <w:p w14:paraId="2D768480" w14:textId="725D7BB3" w:rsidR="000676C7" w:rsidRDefault="000676C7" w:rsidP="00B5373A">
      <w:pPr>
        <w:pStyle w:val="footnote"/>
      </w:pPr>
      <w:r>
        <w:rPr>
          <w:rStyle w:val="FootnoteReference"/>
        </w:rPr>
        <w:footnoteRef/>
      </w:r>
      <w:r>
        <w:t xml:space="preserve"> [JS] Fr. Lazarus has, “I will extend his power over the sea”</w:t>
      </w:r>
    </w:p>
  </w:footnote>
  <w:footnote w:id="454">
    <w:p w14:paraId="41487A2A" w14:textId="014FBA23" w:rsidR="000676C7" w:rsidRDefault="000676C7"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55">
    <w:p w14:paraId="73031B5F" w14:textId="4F21879A" w:rsidR="000676C7" w:rsidRDefault="000676C7" w:rsidP="00962B09">
      <w:pPr>
        <w:pStyle w:val="footnote"/>
      </w:pPr>
      <w:r>
        <w:rPr>
          <w:rStyle w:val="FootnoteReference"/>
        </w:rPr>
        <w:footnoteRef/>
      </w:r>
      <w:r>
        <w:t xml:space="preserve"> [JS] Fr. Lazarus renders this, “dynasty”</w:t>
      </w:r>
    </w:p>
  </w:footnote>
  <w:footnote w:id="456">
    <w:p w14:paraId="11323AA1" w14:textId="77777777" w:rsidR="000676C7" w:rsidRDefault="000676C7"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57">
    <w:p w14:paraId="1FBA801A" w14:textId="38FE3F54" w:rsidR="000676C7" w:rsidRDefault="000676C7" w:rsidP="00B5373A">
      <w:pPr>
        <w:pStyle w:val="footnote"/>
      </w:pPr>
      <w:r>
        <w:rPr>
          <w:rStyle w:val="FootnoteReference"/>
        </w:rPr>
        <w:footnoteRef/>
      </w:r>
      <w:r>
        <w:t xml:space="preserve"> [JS] or “in my holy place”</w:t>
      </w:r>
    </w:p>
  </w:footnote>
  <w:footnote w:id="458">
    <w:p w14:paraId="4C1D0FC5" w14:textId="77777777" w:rsidR="000676C7" w:rsidRDefault="000676C7" w:rsidP="00C544D6">
      <w:pPr>
        <w:pStyle w:val="footnote"/>
      </w:pPr>
      <w:r>
        <w:rPr>
          <w:rStyle w:val="FootnoteReference"/>
        </w:rPr>
        <w:footnoteRef/>
      </w:r>
      <w:r>
        <w:t xml:space="preserve"> Rev. 1:5; 3:14.</w:t>
      </w:r>
    </w:p>
  </w:footnote>
  <w:footnote w:id="459">
    <w:p w14:paraId="0B7D22CC" w14:textId="391FD3DE" w:rsidR="000676C7" w:rsidRDefault="000676C7" w:rsidP="00B5373A">
      <w:pPr>
        <w:pStyle w:val="footnote"/>
      </w:pPr>
      <w:r>
        <w:rPr>
          <w:rStyle w:val="FootnoteReference"/>
        </w:rPr>
        <w:footnoteRef/>
      </w:r>
      <w:r>
        <w:t xml:space="preserve"> [JS] “anointed”</w:t>
      </w:r>
    </w:p>
  </w:footnote>
  <w:footnote w:id="460">
    <w:p w14:paraId="2C6B21AE" w14:textId="0FBCD630" w:rsidR="000676C7" w:rsidRDefault="000676C7"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61">
    <w:p w14:paraId="5FCDABAE" w14:textId="06014163" w:rsidR="000676C7" w:rsidRDefault="000676C7" w:rsidP="00B5373A">
      <w:pPr>
        <w:pStyle w:val="footnote"/>
      </w:pPr>
      <w:r>
        <w:rPr>
          <w:rStyle w:val="FootnoteReference"/>
        </w:rPr>
        <w:footnoteRef/>
      </w:r>
      <w:r>
        <w:t xml:space="preserve"> [JS] “So be it! So be it!” or “May it be! May it be!”</w:t>
      </w:r>
    </w:p>
  </w:footnote>
  <w:footnote w:id="462">
    <w:p w14:paraId="33FEA89E" w14:textId="6A510F2C" w:rsidR="000676C7" w:rsidRDefault="000676C7" w:rsidP="006236CC">
      <w:pPr>
        <w:pStyle w:val="footnote"/>
      </w:pPr>
      <w:r>
        <w:rPr>
          <w:rStyle w:val="FootnoteReference"/>
        </w:rPr>
        <w:footnoteRef/>
      </w:r>
      <w:r>
        <w:t xml:space="preserve"> [JS] or “expired”</w:t>
      </w:r>
    </w:p>
  </w:footnote>
  <w:footnote w:id="463">
    <w:p w14:paraId="11F2D9AD" w14:textId="77777777" w:rsidR="000676C7" w:rsidRDefault="000676C7"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64">
    <w:p w14:paraId="7DBCCA76" w14:textId="0938027F" w:rsidR="000676C7" w:rsidRDefault="000676C7" w:rsidP="00DB082B">
      <w:pPr>
        <w:pStyle w:val="footnote"/>
      </w:pPr>
      <w:r>
        <w:rPr>
          <w:rStyle w:val="FootnoteReference"/>
        </w:rPr>
        <w:footnoteRef/>
      </w:r>
      <w:r>
        <w:t xml:space="preserve"> [JS] or “chastened”</w:t>
      </w:r>
    </w:p>
  </w:footnote>
  <w:footnote w:id="465">
    <w:p w14:paraId="2C9584E9" w14:textId="0BF57A67" w:rsidR="000676C7" w:rsidRDefault="000676C7"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66">
    <w:p w14:paraId="7F18A7EC" w14:textId="77777777" w:rsidR="000676C7" w:rsidRDefault="000676C7" w:rsidP="00C544D6">
      <w:pPr>
        <w:pStyle w:val="footnote"/>
      </w:pPr>
      <w:r>
        <w:rPr>
          <w:rStyle w:val="FootnoteReference"/>
        </w:rPr>
        <w:footnoteRef/>
      </w:r>
      <w:r>
        <w:t xml:space="preserve"> That is, in the Kingdom (1 Cor. 4:20).</w:t>
      </w:r>
    </w:p>
  </w:footnote>
  <w:footnote w:id="467">
    <w:p w14:paraId="6FEEFB4C" w14:textId="77777777" w:rsidR="000676C7" w:rsidRDefault="000676C7" w:rsidP="00C544D6">
      <w:pPr>
        <w:pStyle w:val="footnote"/>
      </w:pPr>
      <w:r>
        <w:rPr>
          <w:rStyle w:val="FootnoteReference"/>
        </w:rPr>
        <w:footnoteRef/>
      </w:r>
      <w:r>
        <w:t xml:space="preserve"> Verses 11 and 12 were quoted by Satan to tempt Christ (Matt. 4:6; Lk. 4:10).</w:t>
      </w:r>
    </w:p>
  </w:footnote>
  <w:footnote w:id="468">
    <w:p w14:paraId="3E2B8879" w14:textId="77777777" w:rsidR="000676C7" w:rsidRDefault="000676C7" w:rsidP="00C544D6">
      <w:pPr>
        <w:pStyle w:val="footnote"/>
      </w:pPr>
      <w:r>
        <w:rPr>
          <w:rStyle w:val="FootnoteReference"/>
        </w:rPr>
        <w:footnoteRef/>
      </w:r>
      <w:r>
        <w:t xml:space="preserve"> dragon: </w:t>
      </w:r>
      <w:r w:rsidRPr="0090411D">
        <w:rPr>
          <w:i/>
        </w:rPr>
        <w:t>or</w:t>
      </w:r>
      <w:r>
        <w:t xml:space="preserve"> serpent.</w:t>
      </w:r>
    </w:p>
  </w:footnote>
  <w:footnote w:id="469">
    <w:p w14:paraId="26EABD4D" w14:textId="6258FE51" w:rsidR="000676C7" w:rsidRDefault="000676C7" w:rsidP="003E7D85">
      <w:pPr>
        <w:pStyle w:val="footnote"/>
      </w:pPr>
      <w:r>
        <w:rPr>
          <w:rStyle w:val="FootnoteReference"/>
        </w:rPr>
        <w:footnoteRef/>
      </w:r>
      <w:r>
        <w:t xml:space="preserve"> [JS] or “to give thanks to the Lord,” or “to thankfully confess the Lord with praise”</w:t>
      </w:r>
    </w:p>
  </w:footnote>
  <w:footnote w:id="470">
    <w:p w14:paraId="0718D3EE" w14:textId="7B8EE1BA" w:rsidR="000676C7" w:rsidRDefault="000676C7" w:rsidP="00B74D74">
      <w:pPr>
        <w:pStyle w:val="footnote"/>
      </w:pPr>
      <w:r>
        <w:rPr>
          <w:rStyle w:val="FootnoteReference"/>
        </w:rPr>
        <w:footnoteRef/>
      </w:r>
      <w:r>
        <w:t xml:space="preserve"> [JS] Or “ode”</w:t>
      </w:r>
    </w:p>
  </w:footnote>
  <w:footnote w:id="471">
    <w:p w14:paraId="4C277098" w14:textId="02C8A24D" w:rsidR="000676C7" w:rsidRDefault="000676C7" w:rsidP="00B74D74">
      <w:pPr>
        <w:pStyle w:val="footnote"/>
      </w:pPr>
      <w:r>
        <w:rPr>
          <w:rStyle w:val="FootnoteReference"/>
        </w:rPr>
        <w:footnoteRef/>
      </w:r>
      <w:r>
        <w:t xml:space="preserve"> [JS] or “forever and ever.”</w:t>
      </w:r>
    </w:p>
  </w:footnote>
  <w:footnote w:id="472">
    <w:p w14:paraId="3BE1818B" w14:textId="556FC717" w:rsidR="000676C7" w:rsidRDefault="000676C7" w:rsidP="00B74D74">
      <w:pPr>
        <w:pStyle w:val="footnote"/>
      </w:pPr>
      <w:r>
        <w:rPr>
          <w:rStyle w:val="FootnoteReference"/>
        </w:rPr>
        <w:footnoteRef/>
      </w:r>
      <w:r>
        <w:t xml:space="preserve"> [JS] literally, “And my horn will be exalted like a unicorn’s”</w:t>
      </w:r>
    </w:p>
  </w:footnote>
  <w:footnote w:id="473">
    <w:p w14:paraId="0EA8E9DE" w14:textId="575E16F4" w:rsidR="000676C7" w:rsidRDefault="000676C7"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74">
    <w:p w14:paraId="271F5928" w14:textId="77777777" w:rsidR="000676C7" w:rsidRDefault="000676C7" w:rsidP="00C544D6">
      <w:pPr>
        <w:pStyle w:val="footnote"/>
      </w:pPr>
      <w:r>
        <w:rPr>
          <w:rStyle w:val="FootnoteReference"/>
        </w:rPr>
        <w:footnoteRef/>
      </w:r>
      <w:r>
        <w:t xml:space="preserve"> House—Home, Family, Church, Kingdom: where God’s will is done (1 Tim. 3:15; Heb. 3:2-6; Lk. 2:49; Mt. 6:10).</w:t>
      </w:r>
    </w:p>
  </w:footnote>
  <w:footnote w:id="475">
    <w:p w14:paraId="646109EB" w14:textId="4D40DAE6" w:rsidR="000676C7" w:rsidRDefault="000676C7" w:rsidP="00325B16">
      <w:pPr>
        <w:pStyle w:val="footnote"/>
      </w:pPr>
      <w:r>
        <w:rPr>
          <w:rStyle w:val="FootnoteReference"/>
        </w:rPr>
        <w:footnoteRef/>
      </w:r>
      <w:r>
        <w:t xml:space="preserve"> [JS] literally “still increase”</w:t>
      </w:r>
    </w:p>
  </w:footnote>
  <w:footnote w:id="476">
    <w:p w14:paraId="5C5C66FF" w14:textId="1F74D241" w:rsidR="000676C7" w:rsidRDefault="000676C7" w:rsidP="00325B16">
      <w:pPr>
        <w:pStyle w:val="footnote"/>
      </w:pPr>
      <w:r>
        <w:rPr>
          <w:rStyle w:val="FootnoteReference"/>
        </w:rPr>
        <w:footnoteRef/>
      </w:r>
      <w:r>
        <w:t xml:space="preserve"> [JS] literally, “rich” or “prosperous”</w:t>
      </w:r>
    </w:p>
  </w:footnote>
  <w:footnote w:id="477">
    <w:p w14:paraId="78AC2D24" w14:textId="77777777" w:rsidR="000676C7" w:rsidRDefault="000676C7" w:rsidP="00C544D6">
      <w:pPr>
        <w:pStyle w:val="footnote"/>
      </w:pPr>
      <w:r>
        <w:rPr>
          <w:rStyle w:val="FootnoteReference"/>
        </w:rPr>
        <w:footnoteRef/>
      </w:r>
      <w:r>
        <w:t xml:space="preserve"> John 7:38.</w:t>
      </w:r>
    </w:p>
  </w:footnote>
  <w:footnote w:id="478">
    <w:p w14:paraId="6ED6A617" w14:textId="771AAD68" w:rsidR="000676C7" w:rsidRDefault="000676C7" w:rsidP="00350BD4">
      <w:pPr>
        <w:pStyle w:val="footnote"/>
      </w:pPr>
      <w:r>
        <w:rPr>
          <w:rStyle w:val="FootnoteReference"/>
        </w:rPr>
        <w:footnoteRef/>
      </w:r>
      <w:r>
        <w:t xml:space="preserve"> [JS] or “forever”</w:t>
      </w:r>
    </w:p>
  </w:footnote>
  <w:footnote w:id="479">
    <w:p w14:paraId="004CC793" w14:textId="74A20F1B" w:rsidR="000676C7" w:rsidRDefault="000676C7"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80">
    <w:p w14:paraId="7B4C2DB0" w14:textId="39648656" w:rsidR="000676C7" w:rsidRDefault="000676C7" w:rsidP="0002098A">
      <w:pPr>
        <w:pStyle w:val="footnote"/>
      </w:pPr>
      <w:r>
        <w:rPr>
          <w:rStyle w:val="FootnoteReference"/>
        </w:rPr>
        <w:footnoteRef/>
      </w:r>
      <w:r>
        <w:t xml:space="preserve"> [JS] resident alien</w:t>
      </w:r>
    </w:p>
  </w:footnote>
  <w:footnote w:id="481">
    <w:p w14:paraId="1C9111DE" w14:textId="17A2009E" w:rsidR="000676C7" w:rsidRDefault="000676C7" w:rsidP="00C544D6">
      <w:pPr>
        <w:pStyle w:val="footnote"/>
      </w:pPr>
      <w:r>
        <w:rPr>
          <w:rStyle w:val="FootnoteReference"/>
        </w:rPr>
        <w:footnoteRef/>
      </w:r>
      <w:r>
        <w:t xml:space="preserve"> Cf. 1 Cor. 3:20, ‘The Lord knows the thoughts of the wise…’</w:t>
      </w:r>
    </w:p>
  </w:footnote>
  <w:footnote w:id="482">
    <w:p w14:paraId="63074263" w14:textId="3DCC4808" w:rsidR="000676C7" w:rsidRDefault="000676C7" w:rsidP="003E7D85">
      <w:pPr>
        <w:pStyle w:val="footnote"/>
      </w:pPr>
      <w:r>
        <w:rPr>
          <w:rStyle w:val="FootnoteReference"/>
        </w:rPr>
        <w:footnoteRef/>
      </w:r>
      <w:r>
        <w:t xml:space="preserve"> [JS] or “lawless,” or “the throne of iniquity”</w:t>
      </w:r>
    </w:p>
  </w:footnote>
  <w:footnote w:id="483">
    <w:p w14:paraId="31260F30" w14:textId="198F9DB4" w:rsidR="000676C7" w:rsidRDefault="000676C7" w:rsidP="000470D3">
      <w:pPr>
        <w:pStyle w:val="footnote"/>
      </w:pPr>
      <w:r>
        <w:rPr>
          <w:rStyle w:val="FootnoteReference"/>
        </w:rPr>
        <w:footnoteRef/>
      </w:r>
      <w:r>
        <w:t xml:space="preserve"> [JS] i.e. presence</w:t>
      </w:r>
    </w:p>
  </w:footnote>
  <w:footnote w:id="484">
    <w:p w14:paraId="3F261962" w14:textId="0A15CF5B" w:rsidR="000676C7" w:rsidRDefault="000676C7" w:rsidP="000470D3">
      <w:pPr>
        <w:pStyle w:val="footnote"/>
      </w:pPr>
      <w:r>
        <w:rPr>
          <w:rStyle w:val="FootnoteReference"/>
        </w:rPr>
        <w:footnoteRef/>
      </w:r>
      <w:r>
        <w:t xml:space="preserve"> [JS] or confession, as in “awknowldgment”. Perhaps, “let us enter His presence and thankfully confess Him,” or “praise”</w:t>
      </w:r>
    </w:p>
  </w:footnote>
  <w:footnote w:id="485">
    <w:p w14:paraId="27D55A36" w14:textId="056A9076" w:rsidR="000676C7" w:rsidRDefault="000676C7" w:rsidP="000470D3">
      <w:pPr>
        <w:pStyle w:val="footnote"/>
      </w:pPr>
      <w:r>
        <w:rPr>
          <w:rStyle w:val="FootnoteReference"/>
        </w:rPr>
        <w:footnoteRef/>
      </w:r>
      <w:r>
        <w:t xml:space="preserve"> [JS] or melody</w:t>
      </w:r>
    </w:p>
  </w:footnote>
  <w:footnote w:id="486">
    <w:p w14:paraId="6606F51D" w14:textId="294AC06E" w:rsidR="000676C7" w:rsidRDefault="000676C7" w:rsidP="002A2713">
      <w:pPr>
        <w:pStyle w:val="footnote"/>
      </w:pPr>
      <w:r>
        <w:rPr>
          <w:rStyle w:val="FootnoteReference"/>
        </w:rPr>
        <w:footnoteRef/>
      </w:r>
      <w:r>
        <w:t xml:space="preserve"> [JS] “do obeisance”</w:t>
      </w:r>
    </w:p>
  </w:footnote>
  <w:footnote w:id="487">
    <w:p w14:paraId="23B88AAA" w14:textId="4D5A6129" w:rsidR="000676C7" w:rsidRDefault="000676C7" w:rsidP="002A2713">
      <w:pPr>
        <w:pStyle w:val="footnote"/>
      </w:pPr>
      <w:r>
        <w:rPr>
          <w:rStyle w:val="FootnoteReference"/>
        </w:rPr>
        <w:footnoteRef/>
      </w:r>
      <w:r>
        <w:t xml:space="preserve"> [JS] “prostrate”</w:t>
      </w:r>
    </w:p>
  </w:footnote>
  <w:footnote w:id="488">
    <w:p w14:paraId="0242B10E" w14:textId="597B77DF" w:rsidR="000676C7" w:rsidRDefault="000676C7" w:rsidP="002A2713">
      <w:pPr>
        <w:pStyle w:val="footnote"/>
      </w:pPr>
      <w:r>
        <w:rPr>
          <w:rStyle w:val="FootnoteReference"/>
        </w:rPr>
        <w:footnoteRef/>
      </w:r>
      <w:r>
        <w:t xml:space="preserve"> [JS] OSB has, “Rebellion,” NETS has “embittering”</w:t>
      </w:r>
    </w:p>
  </w:footnote>
  <w:footnote w:id="489">
    <w:p w14:paraId="046745B9" w14:textId="77777777" w:rsidR="000676C7" w:rsidRDefault="000676C7" w:rsidP="00C544D6">
      <w:pPr>
        <w:pStyle w:val="footnote"/>
      </w:pPr>
      <w:r>
        <w:rPr>
          <w:rStyle w:val="FootnoteReference"/>
        </w:rPr>
        <w:footnoteRef/>
      </w:r>
      <w:r>
        <w:t xml:space="preserve"> Ex. 17:1-7.</w:t>
      </w:r>
    </w:p>
  </w:footnote>
  <w:footnote w:id="490">
    <w:p w14:paraId="64AAAD4A" w14:textId="25E6F9F0" w:rsidR="000676C7" w:rsidRDefault="000676C7" w:rsidP="002A2713">
      <w:pPr>
        <w:pStyle w:val="footnote"/>
      </w:pPr>
      <w:r>
        <w:rPr>
          <w:rStyle w:val="FootnoteReference"/>
        </w:rPr>
        <w:footnoteRef/>
      </w:r>
      <w:r>
        <w:t xml:space="preserve"> [JS] or “tempted”</w:t>
      </w:r>
    </w:p>
  </w:footnote>
  <w:footnote w:id="491">
    <w:p w14:paraId="08EA846E" w14:textId="77777777" w:rsidR="000676C7" w:rsidRDefault="000676C7" w:rsidP="00C544D6">
      <w:pPr>
        <w:pStyle w:val="footnote"/>
      </w:pPr>
      <w:r>
        <w:rPr>
          <w:rStyle w:val="FootnoteReference"/>
        </w:rPr>
        <w:footnoteRef/>
      </w:r>
      <w:r>
        <w:t xml:space="preserve"> Num. 14:32-34.</w:t>
      </w:r>
    </w:p>
  </w:footnote>
  <w:footnote w:id="492">
    <w:p w14:paraId="27E7289C" w14:textId="49B8D2B5" w:rsidR="000676C7" w:rsidRDefault="000676C7" w:rsidP="00C544D6">
      <w:pPr>
        <w:pStyle w:val="footnote"/>
      </w:pPr>
      <w:r>
        <w:rPr>
          <w:rStyle w:val="FootnoteReference"/>
        </w:rPr>
        <w:footnoteRef/>
      </w:r>
      <w:r>
        <w:t xml:space="preserve"> Cf. Heb.3:7-11; 4:10.</w:t>
      </w:r>
    </w:p>
  </w:footnote>
  <w:footnote w:id="493">
    <w:p w14:paraId="6A0DA86F" w14:textId="27B2622D" w:rsidR="000676C7" w:rsidRDefault="000676C7" w:rsidP="00C544D6">
      <w:pPr>
        <w:pStyle w:val="footnote"/>
      </w:pPr>
      <w:r>
        <w:rPr>
          <w:rStyle w:val="FootnoteReference"/>
        </w:rPr>
        <w:footnoteRef/>
      </w:r>
      <w:r>
        <w:t xml:space="preserve"> Cf. Deut. 32:17; 1 Cor. 10:20; Psalm 105:36-38; 1 Chron. 16:26.</w:t>
      </w:r>
    </w:p>
  </w:footnote>
  <w:footnote w:id="494">
    <w:p w14:paraId="20A46088" w14:textId="101D0C08" w:rsidR="000676C7" w:rsidRDefault="000676C7" w:rsidP="00363583">
      <w:pPr>
        <w:pStyle w:val="footnote"/>
      </w:pPr>
      <w:r>
        <w:rPr>
          <w:rStyle w:val="FootnoteReference"/>
        </w:rPr>
        <w:footnoteRef/>
      </w:r>
      <w:r>
        <w:t xml:space="preserve"> [JS] or “thanksgiving”, or “praise”. Really, “thankful confession with praise”.</w:t>
      </w:r>
    </w:p>
  </w:footnote>
  <w:footnote w:id="495">
    <w:p w14:paraId="4CE9E737" w14:textId="37ADED0C" w:rsidR="000676C7" w:rsidRDefault="000676C7" w:rsidP="00363583">
      <w:pPr>
        <w:pStyle w:val="footnote"/>
      </w:pPr>
      <w:r>
        <w:rPr>
          <w:rStyle w:val="FootnoteReference"/>
        </w:rPr>
        <w:footnoteRef/>
      </w:r>
      <w:r>
        <w:t xml:space="preserve"> [JS] literally, “holy place”</w:t>
      </w:r>
    </w:p>
  </w:footnote>
  <w:footnote w:id="496">
    <w:p w14:paraId="0D26CC38" w14:textId="563291CA" w:rsidR="000676C7" w:rsidRDefault="000676C7" w:rsidP="00363583">
      <w:pPr>
        <w:pStyle w:val="footnote"/>
      </w:pPr>
      <w:r>
        <w:rPr>
          <w:rStyle w:val="FootnoteReference"/>
        </w:rPr>
        <w:footnoteRef/>
      </w:r>
      <w:r>
        <w:t xml:space="preserve"> [JS] or, “sacrifices”</w:t>
      </w:r>
    </w:p>
  </w:footnote>
  <w:footnote w:id="497">
    <w:p w14:paraId="3B6D0020" w14:textId="12CB55F6" w:rsidR="000676C7" w:rsidRDefault="000676C7" w:rsidP="00363583">
      <w:pPr>
        <w:pStyle w:val="footnote"/>
      </w:pPr>
      <w:r>
        <w:rPr>
          <w:rStyle w:val="FootnoteReference"/>
        </w:rPr>
        <w:footnoteRef/>
      </w:r>
      <w:r>
        <w:t xml:space="preserve"> [JS] “do obeisance”</w:t>
      </w:r>
    </w:p>
  </w:footnote>
  <w:footnote w:id="498">
    <w:p w14:paraId="0223F21B" w14:textId="2545193C" w:rsidR="000676C7" w:rsidRDefault="000676C7"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99">
    <w:p w14:paraId="717DF0F4" w14:textId="601B218D" w:rsidR="000676C7" w:rsidRDefault="000676C7" w:rsidP="00445570">
      <w:pPr>
        <w:pStyle w:val="footnote"/>
      </w:pPr>
      <w:r>
        <w:rPr>
          <w:rStyle w:val="FootnoteReference"/>
        </w:rPr>
        <w:footnoteRef/>
      </w:r>
      <w:r>
        <w:t xml:space="preserve"> [JS] literally, “set right the world”.</w:t>
      </w:r>
    </w:p>
  </w:footnote>
  <w:footnote w:id="500">
    <w:p w14:paraId="29039A45" w14:textId="77777777" w:rsidR="000676C7" w:rsidRDefault="000676C7" w:rsidP="00C544D6">
      <w:pPr>
        <w:pStyle w:val="footnote"/>
      </w:pPr>
      <w:r>
        <w:rPr>
          <w:rStyle w:val="FootnoteReference"/>
        </w:rPr>
        <w:footnoteRef/>
      </w:r>
      <w:r>
        <w:t xml:space="preserve"> i.e. Let the sea dance and roar in thunderous applause as the King of Glory appears. (This line is identical with 97:7a).</w:t>
      </w:r>
    </w:p>
  </w:footnote>
  <w:footnote w:id="501">
    <w:p w14:paraId="0578D96E" w14:textId="3735D823" w:rsidR="000676C7" w:rsidRDefault="000676C7" w:rsidP="00445570">
      <w:pPr>
        <w:pStyle w:val="footnote"/>
      </w:pPr>
      <w:r>
        <w:rPr>
          <w:rStyle w:val="FootnoteReference"/>
        </w:rPr>
        <w:footnoteRef/>
      </w:r>
      <w:r>
        <w:t xml:space="preserve"> [JS] or “exult.”</w:t>
      </w:r>
    </w:p>
  </w:footnote>
  <w:footnote w:id="502">
    <w:p w14:paraId="027E6C5C" w14:textId="07849C22" w:rsidR="000676C7" w:rsidRDefault="000676C7" w:rsidP="00445570">
      <w:pPr>
        <w:pStyle w:val="footnote"/>
      </w:pPr>
      <w:r>
        <w:rPr>
          <w:rStyle w:val="FootnoteReference"/>
        </w:rPr>
        <w:footnoteRef/>
      </w:r>
      <w:r>
        <w:t xml:space="preserve"> [JS] i.e. “the the presence of the Lord”</w:t>
      </w:r>
    </w:p>
  </w:footnote>
  <w:footnote w:id="503">
    <w:p w14:paraId="502B0E29" w14:textId="19324D6F" w:rsidR="000676C7" w:rsidRDefault="000676C7" w:rsidP="00AF055B">
      <w:pPr>
        <w:pStyle w:val="footnote"/>
      </w:pPr>
      <w:r>
        <w:rPr>
          <w:rStyle w:val="FootnoteReference"/>
        </w:rPr>
        <w:footnoteRef/>
      </w:r>
      <w:r>
        <w:t xml:space="preserve"> [JS] or are the establishment/restoration of His throne.”</w:t>
      </w:r>
    </w:p>
  </w:footnote>
  <w:footnote w:id="504">
    <w:p w14:paraId="0A420AC8" w14:textId="0E9B7FA2" w:rsidR="000676C7" w:rsidRDefault="000676C7" w:rsidP="00C544D6">
      <w:pPr>
        <w:pStyle w:val="footnote"/>
      </w:pPr>
      <w:r>
        <w:rPr>
          <w:rStyle w:val="FootnoteReference"/>
        </w:rPr>
        <w:footnoteRef/>
      </w:r>
      <w:r>
        <w:t xml:space="preserve"> Cf. Pss. 32:5b; 84:10b. Rom. 1:19-21; 2 Cor. 4:6; Jn. 1:14; 6:40; 17:22-24.</w:t>
      </w:r>
    </w:p>
  </w:footnote>
  <w:footnote w:id="505">
    <w:p w14:paraId="7B92C494" w14:textId="3893728C" w:rsidR="000676C7" w:rsidRDefault="000676C7" w:rsidP="00AF055B">
      <w:pPr>
        <w:pStyle w:val="footnote"/>
      </w:pPr>
      <w:r>
        <w:rPr>
          <w:rStyle w:val="FootnoteReference"/>
        </w:rPr>
        <w:footnoteRef/>
      </w:r>
      <w:r>
        <w:t xml:space="preserve"> [JS] “do obeisance to”</w:t>
      </w:r>
    </w:p>
  </w:footnote>
  <w:footnote w:id="506">
    <w:p w14:paraId="3C69AEE3" w14:textId="2FCFF9DA" w:rsidR="000676C7" w:rsidRDefault="000676C7" w:rsidP="00AF055B">
      <w:pPr>
        <w:pStyle w:val="footnote"/>
      </w:pPr>
      <w:r>
        <w:rPr>
          <w:rStyle w:val="FootnoteReference"/>
        </w:rPr>
        <w:footnoteRef/>
      </w:r>
      <w:r>
        <w:t xml:space="preserve"> [JS] “do obeisance to”</w:t>
      </w:r>
    </w:p>
  </w:footnote>
  <w:footnote w:id="507">
    <w:p w14:paraId="7E0327B2" w14:textId="516E0233" w:rsidR="000676C7" w:rsidRDefault="000676C7" w:rsidP="00AF055B">
      <w:pPr>
        <w:pStyle w:val="footnote"/>
      </w:pPr>
      <w:r>
        <w:rPr>
          <w:rStyle w:val="FootnoteReference"/>
        </w:rPr>
        <w:footnoteRef/>
      </w:r>
      <w:r>
        <w:t xml:space="preserve"> [JS] Fr. Lazarus has “lives”</w:t>
      </w:r>
    </w:p>
  </w:footnote>
  <w:footnote w:id="508">
    <w:p w14:paraId="202D3E03" w14:textId="48C7AC7B" w:rsidR="000676C7" w:rsidRDefault="000676C7"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09">
    <w:p w14:paraId="22A45999" w14:textId="660B33F2" w:rsidR="000676C7" w:rsidRDefault="000676C7"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10">
    <w:p w14:paraId="160E0C3D" w14:textId="77777777" w:rsidR="000676C7" w:rsidRDefault="000676C7" w:rsidP="00C544D6">
      <w:pPr>
        <w:pStyle w:val="footnote"/>
      </w:pPr>
      <w:r>
        <w:rPr>
          <w:rStyle w:val="FootnoteReference"/>
        </w:rPr>
        <w:footnoteRef/>
      </w:r>
      <w:r>
        <w:t xml:space="preserve"> Rev. 4:6, Ezek. 1:5-10.</w:t>
      </w:r>
    </w:p>
  </w:footnote>
  <w:footnote w:id="511">
    <w:p w14:paraId="2C987C7D" w14:textId="7DA14E0E" w:rsidR="000676C7" w:rsidRDefault="000676C7" w:rsidP="006263C2">
      <w:pPr>
        <w:pStyle w:val="footnote"/>
      </w:pPr>
      <w:r>
        <w:rPr>
          <w:rStyle w:val="FootnoteReference"/>
        </w:rPr>
        <w:footnoteRef/>
      </w:r>
      <w:r>
        <w:t xml:space="preserve"> [JS] The word conveys both confessing Him and thanking or praising Him.</w:t>
      </w:r>
    </w:p>
  </w:footnote>
  <w:footnote w:id="512">
    <w:p w14:paraId="5846482D" w14:textId="3A662ECC" w:rsidR="000676C7" w:rsidRDefault="000676C7" w:rsidP="006263C2">
      <w:pPr>
        <w:pStyle w:val="footnote"/>
      </w:pPr>
      <w:r>
        <w:rPr>
          <w:rStyle w:val="FootnoteReference"/>
        </w:rPr>
        <w:footnoteRef/>
      </w:r>
      <w:r>
        <w:t xml:space="preserve"> [JS] Fr. Lazarus has “laws”</w:t>
      </w:r>
    </w:p>
  </w:footnote>
  <w:footnote w:id="513">
    <w:p w14:paraId="2FC019B3" w14:textId="70AAB5D0" w:rsidR="000676C7" w:rsidRDefault="000676C7" w:rsidP="006263C2">
      <w:pPr>
        <w:pStyle w:val="footnote"/>
      </w:pPr>
      <w:r>
        <w:rPr>
          <w:rStyle w:val="FootnoteReference"/>
        </w:rPr>
        <w:footnoteRef/>
      </w:r>
      <w:r>
        <w:t xml:space="preserve"> [JS] “do obeisance”, commonly rendered “worship”</w:t>
      </w:r>
    </w:p>
  </w:footnote>
  <w:footnote w:id="514">
    <w:p w14:paraId="7386C0B1" w14:textId="0080D811" w:rsidR="000676C7" w:rsidRDefault="000676C7" w:rsidP="004A1997">
      <w:pPr>
        <w:pStyle w:val="footnote"/>
      </w:pPr>
      <w:r>
        <w:rPr>
          <w:rStyle w:val="FootnoteReference"/>
        </w:rPr>
        <w:footnoteRef/>
      </w:r>
      <w:r>
        <w:t xml:space="preserve"> [JS] Fr. Lazarus has “correcting”</w:t>
      </w:r>
    </w:p>
  </w:footnote>
  <w:footnote w:id="515">
    <w:p w14:paraId="273EA178" w14:textId="4DFF2FD9" w:rsidR="000676C7" w:rsidRDefault="000676C7" w:rsidP="004A1997">
      <w:pPr>
        <w:pStyle w:val="footnote"/>
      </w:pPr>
      <w:r>
        <w:rPr>
          <w:rStyle w:val="FootnoteReference"/>
        </w:rPr>
        <w:footnoteRef/>
      </w:r>
      <w:r>
        <w:t xml:space="preserve"> [JS] “do obeisance” or “fall down”</w:t>
      </w:r>
    </w:p>
  </w:footnote>
  <w:footnote w:id="516">
    <w:p w14:paraId="6E38F9F7" w14:textId="307328EF" w:rsidR="000676C7" w:rsidRDefault="000676C7" w:rsidP="0016307C">
      <w:pPr>
        <w:pStyle w:val="footnote"/>
      </w:pPr>
      <w:r>
        <w:rPr>
          <w:rStyle w:val="FootnoteReference"/>
        </w:rPr>
        <w:footnoteRef/>
      </w:r>
      <w:r>
        <w:t xml:space="preserve"> [JS] as in “acknowledging”, or “thankfully confessing Him with praise”, not “confessing sins”</w:t>
      </w:r>
    </w:p>
  </w:footnote>
  <w:footnote w:id="517">
    <w:p w14:paraId="346D7C50" w14:textId="6DED6982" w:rsidR="000676C7" w:rsidRDefault="000676C7" w:rsidP="0016307C">
      <w:pPr>
        <w:pStyle w:val="footnote"/>
      </w:pPr>
      <w:r>
        <w:rPr>
          <w:rStyle w:val="FootnoteReference"/>
        </w:rPr>
        <w:footnoteRef/>
      </w:r>
      <w:r>
        <w:t xml:space="preserve"> [JS] or, “and not we Him”</w:t>
      </w:r>
    </w:p>
  </w:footnote>
  <w:footnote w:id="518">
    <w:p w14:paraId="14022FB6" w14:textId="4CE3B2A5" w:rsidR="000676C7" w:rsidRDefault="000676C7" w:rsidP="0016307C">
      <w:pPr>
        <w:pStyle w:val="footnote"/>
      </w:pPr>
      <w:r>
        <w:rPr>
          <w:rStyle w:val="FootnoteReference"/>
        </w:rPr>
        <w:footnoteRef/>
      </w:r>
      <w:r>
        <w:t xml:space="preserve"> [JS] not confession of sins, but confessing Him, with thanksgiving and praise.</w:t>
      </w:r>
    </w:p>
  </w:footnote>
  <w:footnote w:id="519">
    <w:p w14:paraId="74BE8AB4" w14:textId="15E7B0AD" w:rsidR="000676C7" w:rsidRDefault="000676C7" w:rsidP="00C050C7">
      <w:pPr>
        <w:pStyle w:val="footnote"/>
      </w:pPr>
      <w:r>
        <w:rPr>
          <w:rStyle w:val="FootnoteReference"/>
        </w:rPr>
        <w:footnoteRef/>
      </w:r>
      <w:r>
        <w:t xml:space="preserve"> [JS] or “do wrong,” or “the workers of iniquity”</w:t>
      </w:r>
    </w:p>
  </w:footnote>
  <w:footnote w:id="520">
    <w:p w14:paraId="4E28D6F6" w14:textId="75DDD646" w:rsidR="000676C7" w:rsidRDefault="000676C7" w:rsidP="00CD361B">
      <w:pPr>
        <w:pStyle w:val="footnote"/>
      </w:pPr>
      <w:r>
        <w:rPr>
          <w:rStyle w:val="FootnoteReference"/>
        </w:rPr>
        <w:footnoteRef/>
      </w:r>
      <w:r>
        <w:t xml:space="preserve"> [JS] or proud/haughty eyes.</w:t>
      </w:r>
    </w:p>
  </w:footnote>
  <w:footnote w:id="521">
    <w:p w14:paraId="33F848D7" w14:textId="77777777" w:rsidR="000676C7" w:rsidRDefault="000676C7" w:rsidP="00C544D6">
      <w:pPr>
        <w:pStyle w:val="footnote"/>
      </w:pPr>
      <w:r>
        <w:rPr>
          <w:rStyle w:val="FootnoteReference"/>
        </w:rPr>
        <w:footnoteRef/>
      </w:r>
      <w:r>
        <w:t xml:space="preserve"> Daily I pray for the lost. Sinners are slain by conversion into believers, saints, friends and lovers.</w:t>
      </w:r>
    </w:p>
  </w:footnote>
  <w:footnote w:id="522">
    <w:p w14:paraId="570F4149" w14:textId="77777777" w:rsidR="000676C7" w:rsidRDefault="000676C7" w:rsidP="00C544D6">
      <w:pPr>
        <w:pStyle w:val="footnote"/>
      </w:pPr>
      <w:r>
        <w:rPr>
          <w:rStyle w:val="FootnoteReference"/>
        </w:rPr>
        <w:footnoteRef/>
      </w:r>
      <w:r>
        <w:t xml:space="preserve"> Peter praised and confessed Christ, yet later he swore he did not know Him (Mt. 26:74; Mk. 14:71).</w:t>
      </w:r>
    </w:p>
  </w:footnote>
  <w:footnote w:id="523">
    <w:p w14:paraId="7F487DE9" w14:textId="1D877FA2" w:rsidR="000676C7" w:rsidRDefault="000676C7" w:rsidP="00C544D6">
      <w:pPr>
        <w:pStyle w:val="footnote"/>
      </w:pPr>
      <w:r>
        <w:rPr>
          <w:rStyle w:val="FootnoteReference"/>
        </w:rPr>
        <w:footnoteRef/>
      </w:r>
      <w:r>
        <w:t xml:space="preserve"> Cf. Ps. 38:7a.</w:t>
      </w:r>
    </w:p>
  </w:footnote>
  <w:footnote w:id="524">
    <w:p w14:paraId="1B133F2B" w14:textId="56FE4EC3" w:rsidR="000676C7" w:rsidRDefault="000676C7"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25">
    <w:p w14:paraId="4C6B2146" w14:textId="77777777" w:rsidR="000676C7" w:rsidRDefault="000676C7" w:rsidP="00C544D6">
      <w:pPr>
        <w:pStyle w:val="footnote"/>
      </w:pPr>
      <w:r>
        <w:rPr>
          <w:rStyle w:val="FootnoteReference"/>
        </w:rPr>
        <w:footnoteRef/>
      </w:r>
      <w:r>
        <w:t xml:space="preserve"> descendants: </w:t>
      </w:r>
      <w:r w:rsidRPr="00A80C80">
        <w:rPr>
          <w:i/>
        </w:rPr>
        <w:t>lit</w:t>
      </w:r>
      <w:r>
        <w:t>. seed. Verses 26-28 are quoted at Heb. 1:10-12; 13:8.</w:t>
      </w:r>
    </w:p>
  </w:footnote>
  <w:footnote w:id="526">
    <w:p w14:paraId="44E84D4D" w14:textId="77777777" w:rsidR="000676C7" w:rsidRDefault="000676C7" w:rsidP="00C544D6">
      <w:pPr>
        <w:pStyle w:val="footnote"/>
      </w:pPr>
      <w:r>
        <w:rPr>
          <w:rStyle w:val="FootnoteReference"/>
        </w:rPr>
        <w:footnoteRef/>
      </w:r>
      <w:r>
        <w:t xml:space="preserve"> ‘God is love’ (1 John 4:8,16).</w:t>
      </w:r>
    </w:p>
  </w:footnote>
  <w:footnote w:id="527">
    <w:p w14:paraId="169A7896" w14:textId="77777777" w:rsidR="000676C7" w:rsidRDefault="000676C7" w:rsidP="00C37403">
      <w:pPr>
        <w:pStyle w:val="footnote"/>
      </w:pPr>
      <w:r>
        <w:rPr>
          <w:rStyle w:val="FootnoteReference"/>
        </w:rPr>
        <w:footnoteRef/>
      </w:r>
      <w:r>
        <w:t xml:space="preserve"> [JS] NETS has “who is very conciliatory towards all your acts of lawlessness”</w:t>
      </w:r>
    </w:p>
  </w:footnote>
  <w:footnote w:id="528">
    <w:p w14:paraId="1EEA58C5" w14:textId="195647BB" w:rsidR="000676C7" w:rsidRDefault="000676C7" w:rsidP="00C544D6">
      <w:pPr>
        <w:pStyle w:val="footnote"/>
      </w:pPr>
      <w:r>
        <w:rPr>
          <w:rStyle w:val="FootnoteReference"/>
        </w:rPr>
        <w:footnoteRef/>
      </w:r>
      <w:r>
        <w:t xml:space="preserve"> Cf. Ps. 147:8.</w:t>
      </w:r>
    </w:p>
  </w:footnote>
  <w:footnote w:id="529">
    <w:p w14:paraId="3C4F2E7D" w14:textId="704C8BBC" w:rsidR="000676C7" w:rsidRDefault="000676C7" w:rsidP="001566BD">
      <w:pPr>
        <w:pStyle w:val="footnote"/>
      </w:pPr>
      <w:r>
        <w:rPr>
          <w:rStyle w:val="FootnoteReference"/>
        </w:rPr>
        <w:footnoteRef/>
      </w:r>
      <w:r>
        <w:t xml:space="preserve"> [JS] or “transgressions”</w:t>
      </w:r>
    </w:p>
  </w:footnote>
  <w:footnote w:id="530">
    <w:p w14:paraId="1F5C3038" w14:textId="77777777" w:rsidR="000676C7" w:rsidRDefault="000676C7" w:rsidP="00C544D6">
      <w:pPr>
        <w:pStyle w:val="footnote"/>
      </w:pPr>
      <w:r>
        <w:rPr>
          <w:rStyle w:val="FootnoteReference"/>
        </w:rPr>
        <w:footnoteRef/>
      </w:r>
      <w:r>
        <w:t xml:space="preserve"> East and West intersecting heaven and earth forms the Cross to which our sins were nailed (Col. 1:20; 2:14).</w:t>
      </w:r>
    </w:p>
  </w:footnote>
  <w:footnote w:id="531">
    <w:p w14:paraId="091111BB" w14:textId="79454437" w:rsidR="000676C7" w:rsidRDefault="000676C7" w:rsidP="00417F44">
      <w:pPr>
        <w:pStyle w:val="footnote"/>
      </w:pPr>
      <w:r>
        <w:rPr>
          <w:rStyle w:val="FootnoteReference"/>
        </w:rPr>
        <w:footnoteRef/>
      </w:r>
      <w:r>
        <w:t xml:space="preserve"> [JS] wind, or breath, spirit. The analogy is to “as the spirit passes from man, and he does not exist.”</w:t>
      </w:r>
    </w:p>
  </w:footnote>
  <w:footnote w:id="532">
    <w:p w14:paraId="2EB2A618" w14:textId="77777777" w:rsidR="000676C7" w:rsidRDefault="000676C7" w:rsidP="00C544D6">
      <w:pPr>
        <w:pStyle w:val="footnote"/>
      </w:pPr>
      <w:r>
        <w:rPr>
          <w:rStyle w:val="FootnoteReference"/>
        </w:rPr>
        <w:footnoteRef/>
      </w:r>
      <w:r>
        <w:t xml:space="preserve"> embraces all: </w:t>
      </w:r>
      <w:r w:rsidRPr="00A80C80">
        <w:rPr>
          <w:i/>
        </w:rPr>
        <w:t>or</w:t>
      </w:r>
      <w:r>
        <w:t>, ‘rules over all.’</w:t>
      </w:r>
    </w:p>
  </w:footnote>
  <w:footnote w:id="533">
    <w:p w14:paraId="74ECADBE" w14:textId="66332B8C" w:rsidR="000676C7" w:rsidRDefault="000676C7" w:rsidP="00342E73">
      <w:pPr>
        <w:pStyle w:val="footnote"/>
      </w:pPr>
      <w:r>
        <w:rPr>
          <w:rStyle w:val="FootnoteReference"/>
        </w:rPr>
        <w:footnoteRef/>
      </w:r>
      <w:r>
        <w:t xml:space="preserve"> [JS] Fr. Lazarus has “very great”</w:t>
      </w:r>
    </w:p>
  </w:footnote>
  <w:footnote w:id="534">
    <w:p w14:paraId="4F7FE92C" w14:textId="411FA40A" w:rsidR="000676C7" w:rsidRDefault="000676C7" w:rsidP="00342E73">
      <w:pPr>
        <w:pStyle w:val="footnote"/>
      </w:pPr>
      <w:r>
        <w:rPr>
          <w:rStyle w:val="FootnoteReference"/>
        </w:rPr>
        <w:footnoteRef/>
      </w:r>
      <w:r>
        <w:t xml:space="preserve"> [JS] or “thanksgiving,” or “thankful confession with praise”</w:t>
      </w:r>
    </w:p>
  </w:footnote>
  <w:footnote w:id="535">
    <w:p w14:paraId="169AA0B7" w14:textId="592F3FAF" w:rsidR="000676C7" w:rsidRDefault="000676C7"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36">
    <w:p w14:paraId="6BB1365A" w14:textId="27497F37" w:rsidR="000676C7" w:rsidRDefault="000676C7" w:rsidP="00342E73">
      <w:pPr>
        <w:pStyle w:val="footnote"/>
      </w:pPr>
      <w:r>
        <w:rPr>
          <w:rStyle w:val="FootnoteReference"/>
        </w:rPr>
        <w:footnoteRef/>
      </w:r>
      <w:r>
        <w:t xml:space="preserve"> [JS] or “makes the clouds His chariot”</w:t>
      </w:r>
    </w:p>
  </w:footnote>
  <w:footnote w:id="537">
    <w:p w14:paraId="62DF6E81" w14:textId="51054D24" w:rsidR="000676C7" w:rsidRDefault="000676C7" w:rsidP="00342E73">
      <w:pPr>
        <w:pStyle w:val="footnote"/>
      </w:pPr>
      <w:r>
        <w:rPr>
          <w:rStyle w:val="FootnoteReference"/>
        </w:rPr>
        <w:footnoteRef/>
      </w:r>
      <w:r>
        <w:t xml:space="preserve"> [JS] or “messengers”</w:t>
      </w:r>
    </w:p>
  </w:footnote>
  <w:footnote w:id="538">
    <w:p w14:paraId="168D3C90" w14:textId="7FDCEE0D" w:rsidR="000676C7" w:rsidRDefault="000676C7" w:rsidP="00342E73">
      <w:pPr>
        <w:pStyle w:val="footnote"/>
      </w:pPr>
      <w:r>
        <w:rPr>
          <w:rStyle w:val="FootnoteReference"/>
        </w:rPr>
        <w:footnoteRef/>
      </w:r>
      <w:r>
        <w:t xml:space="preserve"> [JS] Fr. Lazarus has “servants”</w:t>
      </w:r>
    </w:p>
  </w:footnote>
  <w:footnote w:id="539">
    <w:p w14:paraId="45145696" w14:textId="77777777" w:rsidR="000676C7" w:rsidRDefault="000676C7" w:rsidP="00C544D6">
      <w:pPr>
        <w:pStyle w:val="footnote"/>
      </w:pPr>
      <w:r>
        <w:rPr>
          <w:rStyle w:val="FootnoteReference"/>
        </w:rPr>
        <w:footnoteRef/>
      </w:r>
      <w:r>
        <w:t xml:space="preserve"> Heb. 1:7; Ezek. 1:14; 2 Esdras 8:22.</w:t>
      </w:r>
    </w:p>
  </w:footnote>
  <w:footnote w:id="540">
    <w:p w14:paraId="0185F645" w14:textId="47FC8356" w:rsidR="000676C7" w:rsidRDefault="000676C7" w:rsidP="00342E73">
      <w:pPr>
        <w:pStyle w:val="footnote"/>
      </w:pPr>
      <w:r>
        <w:rPr>
          <w:rStyle w:val="FootnoteReference"/>
        </w:rPr>
        <w:footnoteRef/>
      </w:r>
      <w:r>
        <w:t xml:space="preserve"> [JS] Fr. Lazarus has “axis”</w:t>
      </w:r>
    </w:p>
  </w:footnote>
  <w:footnote w:id="541">
    <w:p w14:paraId="62442F76" w14:textId="4CE61300" w:rsidR="000676C7" w:rsidRDefault="000676C7" w:rsidP="00342E73">
      <w:pPr>
        <w:pStyle w:val="footnote"/>
      </w:pPr>
      <w:r>
        <w:rPr>
          <w:rStyle w:val="FootnoteReference"/>
        </w:rPr>
        <w:footnoteRef/>
      </w:r>
      <w:r>
        <w:t xml:space="preserve"> [JS] Fr. Lazarus has “wander”. NETS has “be tilted”</w:t>
      </w:r>
    </w:p>
  </w:footnote>
  <w:footnote w:id="542">
    <w:p w14:paraId="1733D904" w14:textId="3B68C5C6" w:rsidR="000676C7" w:rsidRDefault="000676C7" w:rsidP="006A0F54">
      <w:pPr>
        <w:pStyle w:val="footnote"/>
      </w:pPr>
      <w:r>
        <w:rPr>
          <w:rStyle w:val="FootnoteReference"/>
        </w:rPr>
        <w:footnoteRef/>
      </w:r>
      <w:r>
        <w:t xml:space="preserve"> [JS] literally, “founded”</w:t>
      </w:r>
    </w:p>
  </w:footnote>
  <w:footnote w:id="543">
    <w:p w14:paraId="2075EA79" w14:textId="5E6B474F" w:rsidR="000676C7" w:rsidRDefault="000676C7" w:rsidP="006A0F54">
      <w:pPr>
        <w:pStyle w:val="footnote"/>
      </w:pPr>
      <w:r>
        <w:rPr>
          <w:rStyle w:val="FootnoteReference"/>
        </w:rPr>
        <w:footnoteRef/>
      </w:r>
      <w:r>
        <w:t xml:space="preserve"> [JS] or “takes the lead among them”</w:t>
      </w:r>
    </w:p>
  </w:footnote>
  <w:footnote w:id="544">
    <w:p w14:paraId="28E7BE34" w14:textId="16676F65" w:rsidR="000676C7" w:rsidRDefault="000676C7" w:rsidP="001566BD">
      <w:pPr>
        <w:pStyle w:val="footnote"/>
      </w:pPr>
      <w:r>
        <w:rPr>
          <w:rStyle w:val="FootnoteReference"/>
        </w:rPr>
        <w:footnoteRef/>
      </w:r>
      <w:r>
        <w:t xml:space="preserve"> [JS] or “serpent”</w:t>
      </w:r>
    </w:p>
  </w:footnote>
  <w:footnote w:id="545">
    <w:p w14:paraId="11DE9B53" w14:textId="0A5609C6" w:rsidR="000676C7" w:rsidRDefault="000676C7" w:rsidP="00915FD3">
      <w:pPr>
        <w:pStyle w:val="footnote"/>
      </w:pPr>
      <w:r>
        <w:rPr>
          <w:rStyle w:val="FootnoteReference"/>
        </w:rPr>
        <w:footnoteRef/>
      </w:r>
      <w:r>
        <w:t xml:space="preserve"> [JS] or, “the universe”</w:t>
      </w:r>
    </w:p>
  </w:footnote>
  <w:footnote w:id="546">
    <w:p w14:paraId="74093DC5" w14:textId="1E09F0AA" w:rsidR="000676C7" w:rsidRDefault="000676C7" w:rsidP="00915FD3">
      <w:pPr>
        <w:pStyle w:val="footnote"/>
      </w:pPr>
      <w:r>
        <w:rPr>
          <w:rStyle w:val="FootnoteReference"/>
        </w:rPr>
        <w:footnoteRef/>
      </w:r>
      <w:r>
        <w:t xml:space="preserve"> [JS] or, “breath”</w:t>
      </w:r>
    </w:p>
  </w:footnote>
  <w:footnote w:id="547">
    <w:p w14:paraId="7147B16E" w14:textId="621A8A9E" w:rsidR="000676C7" w:rsidRDefault="000676C7" w:rsidP="001566BD">
      <w:pPr>
        <w:pStyle w:val="footnote"/>
      </w:pPr>
      <w:r>
        <w:rPr>
          <w:rStyle w:val="FootnoteReference"/>
        </w:rPr>
        <w:footnoteRef/>
      </w:r>
      <w:r>
        <w:t xml:space="preserve"> [JS] Fr. Lazarus has, “meditation”</w:t>
      </w:r>
    </w:p>
  </w:footnote>
  <w:footnote w:id="548">
    <w:p w14:paraId="384A849F" w14:textId="641C79E3" w:rsidR="000676C7" w:rsidRDefault="000676C7" w:rsidP="00C544D6">
      <w:pPr>
        <w:pStyle w:val="footnote"/>
      </w:pPr>
      <w:r>
        <w:rPr>
          <w:rStyle w:val="FootnoteReference"/>
        </w:rPr>
        <w:footnoteRef/>
      </w:r>
      <w:r>
        <w:t xml:space="preserve"> Much of Psalm 104 occurs almost verbatim in 1 Chron. 16:8-22 (cf. vv. 7:36).</w:t>
      </w:r>
    </w:p>
  </w:footnote>
  <w:footnote w:id="549">
    <w:p w14:paraId="3905FF41" w14:textId="613F8D2E" w:rsidR="000676C7" w:rsidRDefault="000676C7" w:rsidP="00321F6F">
      <w:pPr>
        <w:pStyle w:val="footnote"/>
      </w:pPr>
      <w:r>
        <w:rPr>
          <w:rStyle w:val="FootnoteReference"/>
        </w:rPr>
        <w:footnoteRef/>
      </w:r>
      <w:r>
        <w:t xml:space="preserve"> [JS] or “give thanks to”. “Thankfully confess with praise”</w:t>
      </w:r>
    </w:p>
  </w:footnote>
  <w:footnote w:id="550">
    <w:p w14:paraId="01463307" w14:textId="64E551BC" w:rsidR="000676C7" w:rsidRDefault="000676C7" w:rsidP="00321F6F">
      <w:pPr>
        <w:pStyle w:val="footnote"/>
      </w:pPr>
      <w:r>
        <w:rPr>
          <w:rStyle w:val="FootnoteReference"/>
        </w:rPr>
        <w:footnoteRef/>
      </w:r>
      <w:r>
        <w:t xml:space="preserve"> [JS] or “make music to”</w:t>
      </w:r>
    </w:p>
  </w:footnote>
  <w:footnote w:id="551">
    <w:p w14:paraId="2B9E23B4" w14:textId="03FD2FE2" w:rsidR="000676C7" w:rsidRDefault="000676C7" w:rsidP="00321F6F">
      <w:pPr>
        <w:pStyle w:val="footnote"/>
      </w:pPr>
      <w:r>
        <w:rPr>
          <w:rStyle w:val="FootnoteReference"/>
        </w:rPr>
        <w:footnoteRef/>
      </w:r>
      <w:r>
        <w:t xml:space="preserve"> [JS] i.e. presence</w:t>
      </w:r>
    </w:p>
  </w:footnote>
  <w:footnote w:id="552">
    <w:p w14:paraId="661C891F" w14:textId="3A70284B" w:rsidR="000676C7" w:rsidRDefault="000676C7" w:rsidP="00321F6F">
      <w:pPr>
        <w:pStyle w:val="footnote"/>
      </w:pPr>
      <w:r>
        <w:rPr>
          <w:rStyle w:val="FootnoteReference"/>
        </w:rPr>
        <w:footnoteRef/>
      </w:r>
      <w:r>
        <w:t xml:space="preserve"> [JS] literally, “seed”</w:t>
      </w:r>
    </w:p>
  </w:footnote>
  <w:footnote w:id="553">
    <w:p w14:paraId="329D8569" w14:textId="5DC45E53" w:rsidR="000676C7" w:rsidRDefault="000676C7" w:rsidP="00321F6F">
      <w:pPr>
        <w:pStyle w:val="footnote"/>
      </w:pPr>
      <w:r>
        <w:rPr>
          <w:rStyle w:val="FootnoteReference"/>
        </w:rPr>
        <w:footnoteRef/>
      </w:r>
      <w:r>
        <w:t xml:space="preserve"> [JS] literally, “He remembered His covenant forever”</w:t>
      </w:r>
    </w:p>
  </w:footnote>
  <w:footnote w:id="554">
    <w:p w14:paraId="6010B733" w14:textId="6B64E095" w:rsidR="000676C7" w:rsidRDefault="000676C7" w:rsidP="00321F6F">
      <w:pPr>
        <w:pStyle w:val="footnote"/>
      </w:pPr>
      <w:r>
        <w:rPr>
          <w:rStyle w:val="FootnoteReference"/>
        </w:rPr>
        <w:footnoteRef/>
      </w:r>
      <w:r>
        <w:t xml:space="preserve"> [JS] i.e. the covenant</w:t>
      </w:r>
    </w:p>
  </w:footnote>
  <w:footnote w:id="555">
    <w:p w14:paraId="301BA381" w14:textId="3C68C9E1" w:rsidR="000676C7" w:rsidRDefault="000676C7" w:rsidP="00280E2D">
      <w:pPr>
        <w:pStyle w:val="footnote"/>
      </w:pPr>
      <w:r>
        <w:rPr>
          <w:rStyle w:val="FootnoteReference"/>
        </w:rPr>
        <w:footnoteRef/>
      </w:r>
      <w:r>
        <w:t xml:space="preserve"> [JS] or foreigners, resident aliens.</w:t>
      </w:r>
    </w:p>
  </w:footnote>
  <w:footnote w:id="556">
    <w:p w14:paraId="1DCE9038" w14:textId="77777777" w:rsidR="000676C7" w:rsidRDefault="000676C7"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57">
    <w:p w14:paraId="187F80A0" w14:textId="77777777" w:rsidR="000676C7" w:rsidRDefault="000676C7" w:rsidP="00C544D6">
      <w:pPr>
        <w:pStyle w:val="footnote"/>
      </w:pPr>
      <w:r>
        <w:rPr>
          <w:rStyle w:val="FootnoteReference"/>
        </w:rPr>
        <w:footnoteRef/>
      </w:r>
      <w:r>
        <w:t xml:space="preserve"> caterpillars: larva of the locust.</w:t>
      </w:r>
    </w:p>
  </w:footnote>
  <w:footnote w:id="558">
    <w:p w14:paraId="6E762A27" w14:textId="77777777" w:rsidR="000676C7" w:rsidRDefault="000676C7" w:rsidP="00C544D6">
      <w:pPr>
        <w:pStyle w:val="footnote"/>
      </w:pPr>
      <w:r>
        <w:rPr>
          <w:rStyle w:val="FootnoteReference"/>
        </w:rPr>
        <w:footnoteRef/>
      </w:r>
      <w:r>
        <w:t xml:space="preserve"> Ex. 16:12-15; Jn. 6:31-35.</w:t>
      </w:r>
    </w:p>
  </w:footnote>
  <w:footnote w:id="559">
    <w:p w14:paraId="49AE41C2" w14:textId="50246779" w:rsidR="000676C7" w:rsidRDefault="000676C7" w:rsidP="00E46516">
      <w:pPr>
        <w:pStyle w:val="footnote"/>
      </w:pPr>
      <w:r>
        <w:rPr>
          <w:rStyle w:val="FootnoteReference"/>
        </w:rPr>
        <w:footnoteRef/>
      </w:r>
      <w:r>
        <w:t xml:space="preserve"> [JS] or “promise”</w:t>
      </w:r>
    </w:p>
  </w:footnote>
  <w:footnote w:id="560">
    <w:p w14:paraId="463C0491" w14:textId="77777777" w:rsidR="000676C7" w:rsidRDefault="000676C7" w:rsidP="00C544D6">
      <w:pPr>
        <w:pStyle w:val="footnote"/>
      </w:pPr>
      <w:r>
        <w:rPr>
          <w:rStyle w:val="FootnoteReference"/>
        </w:rPr>
        <w:footnoteRef/>
      </w:r>
      <w:r>
        <w:t xml:space="preserve"> Gen. 15:14.</w:t>
      </w:r>
    </w:p>
  </w:footnote>
  <w:footnote w:id="561">
    <w:p w14:paraId="078805D2" w14:textId="5FA9820B" w:rsidR="000676C7" w:rsidRDefault="000676C7"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62">
    <w:p w14:paraId="6557E8C2" w14:textId="00E953DA" w:rsidR="000676C7" w:rsidRDefault="000676C7" w:rsidP="00854B91">
      <w:pPr>
        <w:pStyle w:val="footnote"/>
      </w:pPr>
      <w:r>
        <w:rPr>
          <w:rStyle w:val="FootnoteReference"/>
        </w:rPr>
        <w:footnoteRef/>
      </w:r>
      <w:r>
        <w:t xml:space="preserve"> [JS] or “give thanks to”. “Thankfully confess with praise”</w:t>
      </w:r>
    </w:p>
  </w:footnote>
  <w:footnote w:id="563">
    <w:p w14:paraId="08540649" w14:textId="77777777" w:rsidR="000676C7" w:rsidRDefault="000676C7" w:rsidP="00C544D6">
      <w:pPr>
        <w:pStyle w:val="footnote"/>
      </w:pPr>
      <w:r>
        <w:rPr>
          <w:rStyle w:val="FootnoteReference"/>
        </w:rPr>
        <w:footnoteRef/>
      </w:r>
      <w:r>
        <w:t xml:space="preserve"> mercy: </w:t>
      </w:r>
      <w:r w:rsidRPr="00B246C1">
        <w:rPr>
          <w:i/>
        </w:rPr>
        <w:t>or</w:t>
      </w:r>
      <w:r>
        <w:t xml:space="preserve"> love.</w:t>
      </w:r>
    </w:p>
  </w:footnote>
  <w:footnote w:id="564">
    <w:p w14:paraId="471071BF" w14:textId="61D7EC3C" w:rsidR="000676C7" w:rsidRDefault="000676C7" w:rsidP="00854B91">
      <w:pPr>
        <w:pStyle w:val="footnote"/>
      </w:pPr>
      <w:r>
        <w:rPr>
          <w:rStyle w:val="FootnoteReference"/>
        </w:rPr>
        <w:footnoteRef/>
      </w:r>
      <w:r>
        <w:t xml:space="preserve"> [JS] or “observe justice”</w:t>
      </w:r>
    </w:p>
  </w:footnote>
  <w:footnote w:id="565">
    <w:p w14:paraId="03E9E4DD" w14:textId="395B2D3C" w:rsidR="000676C7" w:rsidRDefault="000676C7" w:rsidP="00854B91">
      <w:pPr>
        <w:pStyle w:val="footnote"/>
      </w:pPr>
      <w:r>
        <w:rPr>
          <w:rStyle w:val="FootnoteReference"/>
        </w:rPr>
        <w:footnoteRef/>
      </w:r>
      <w:r>
        <w:t xml:space="preserve"> [JS] literally, “do”</w:t>
      </w:r>
    </w:p>
  </w:footnote>
  <w:footnote w:id="566">
    <w:p w14:paraId="5B7ACE2B" w14:textId="78E5BEF3" w:rsidR="000676C7" w:rsidRDefault="000676C7" w:rsidP="00854B91">
      <w:pPr>
        <w:pStyle w:val="footnote"/>
      </w:pPr>
      <w:r>
        <w:rPr>
          <w:rStyle w:val="FootnoteReference"/>
        </w:rPr>
        <w:footnoteRef/>
      </w:r>
      <w:r>
        <w:t xml:space="preserve"> [JS] or “because of the good will of Your people”</w:t>
      </w:r>
    </w:p>
  </w:footnote>
  <w:footnote w:id="567">
    <w:p w14:paraId="1A81CC74" w14:textId="6EC9F596" w:rsidR="000676C7" w:rsidRDefault="000676C7" w:rsidP="00C544D6">
      <w:pPr>
        <w:pStyle w:val="footnote"/>
      </w:pPr>
      <w:r>
        <w:rPr>
          <w:rStyle w:val="FootnoteReference"/>
        </w:rPr>
        <w:footnoteRef/>
      </w:r>
      <w:r>
        <w:t xml:space="preserve"> Cf. Mark 8:17-21; Matthew 16:9-12.</w:t>
      </w:r>
    </w:p>
  </w:footnote>
  <w:footnote w:id="568">
    <w:p w14:paraId="6D8403EE" w14:textId="7911CBB2" w:rsidR="000676C7" w:rsidRDefault="000676C7" w:rsidP="00FF4329">
      <w:pPr>
        <w:pStyle w:val="footnote"/>
      </w:pPr>
      <w:r>
        <w:rPr>
          <w:rStyle w:val="FootnoteReference"/>
        </w:rPr>
        <w:footnoteRef/>
      </w:r>
      <w:r>
        <w:t xml:space="preserve"> [JS] Fr. Lazarus has “will”</w:t>
      </w:r>
    </w:p>
  </w:footnote>
  <w:footnote w:id="569">
    <w:p w14:paraId="008D3EE2" w14:textId="77777777" w:rsidR="000676C7" w:rsidRDefault="000676C7" w:rsidP="00C544D6">
      <w:pPr>
        <w:pStyle w:val="footnote"/>
      </w:pPr>
      <w:r>
        <w:rPr>
          <w:rStyle w:val="FootnoteReference"/>
        </w:rPr>
        <w:footnoteRef/>
      </w:r>
      <w:r>
        <w:t xml:space="preserve"> Num. 11:34.</w:t>
      </w:r>
    </w:p>
  </w:footnote>
  <w:footnote w:id="570">
    <w:p w14:paraId="45B2152E" w14:textId="77777777" w:rsidR="000676C7" w:rsidRDefault="000676C7" w:rsidP="00C544D6">
      <w:pPr>
        <w:pStyle w:val="footnote"/>
      </w:pPr>
      <w:r>
        <w:rPr>
          <w:rStyle w:val="FootnoteReference"/>
        </w:rPr>
        <w:footnoteRef/>
      </w:r>
      <w:r>
        <w:t xml:space="preserve"> Num. 16:32.</w:t>
      </w:r>
    </w:p>
  </w:footnote>
  <w:footnote w:id="571">
    <w:p w14:paraId="4E447E07" w14:textId="714805BD" w:rsidR="000676C7" w:rsidRDefault="000676C7" w:rsidP="00FF4329">
      <w:pPr>
        <w:pStyle w:val="footnote"/>
      </w:pPr>
      <w:r>
        <w:rPr>
          <w:rStyle w:val="FootnoteReference"/>
        </w:rPr>
        <w:footnoteRef/>
      </w:r>
      <w:r>
        <w:t xml:space="preserve"> [JS] “did obeisance”. “bowed down to”.</w:t>
      </w:r>
    </w:p>
  </w:footnote>
  <w:footnote w:id="572">
    <w:p w14:paraId="74DDF551" w14:textId="7993EDFC" w:rsidR="000676C7" w:rsidRDefault="000676C7" w:rsidP="00FF4329">
      <w:pPr>
        <w:pStyle w:val="footnote"/>
      </w:pPr>
      <w:r>
        <w:rPr>
          <w:rStyle w:val="FootnoteReference"/>
        </w:rPr>
        <w:footnoteRef/>
      </w:r>
      <w:r>
        <w:t xml:space="preserve"> [JS] or fearful, terrible.</w:t>
      </w:r>
    </w:p>
  </w:footnote>
  <w:footnote w:id="573">
    <w:p w14:paraId="5BE35E93" w14:textId="77777777" w:rsidR="000676C7" w:rsidRDefault="000676C7" w:rsidP="00C544D6">
      <w:pPr>
        <w:pStyle w:val="footnote"/>
      </w:pPr>
      <w:r>
        <w:rPr>
          <w:rStyle w:val="FootnoteReference"/>
        </w:rPr>
        <w:footnoteRef/>
      </w:r>
      <w:r>
        <w:t xml:space="preserve"> children: </w:t>
      </w:r>
      <w:r w:rsidRPr="00B246C1">
        <w:rPr>
          <w:i/>
        </w:rPr>
        <w:t>lit</w:t>
      </w:r>
      <w:r>
        <w:t>. seed.</w:t>
      </w:r>
    </w:p>
  </w:footnote>
  <w:footnote w:id="574">
    <w:p w14:paraId="2898F4BB" w14:textId="7CD287CA" w:rsidR="000676C7" w:rsidRDefault="000676C7" w:rsidP="00335B68">
      <w:pPr>
        <w:pStyle w:val="footnote"/>
      </w:pPr>
      <w:r>
        <w:rPr>
          <w:rStyle w:val="FootnoteReference"/>
        </w:rPr>
        <w:footnoteRef/>
      </w:r>
      <w:r>
        <w:t xml:space="preserve"> [JS] or, “destruction”</w:t>
      </w:r>
    </w:p>
  </w:footnote>
  <w:footnote w:id="575">
    <w:p w14:paraId="6145EAB5" w14:textId="4C75086F" w:rsidR="000676C7" w:rsidRDefault="000676C7" w:rsidP="00335B68">
      <w:pPr>
        <w:pStyle w:val="footnote"/>
      </w:pPr>
      <w:r>
        <w:rPr>
          <w:rStyle w:val="FootnoteReference"/>
        </w:rPr>
        <w:footnoteRef/>
      </w:r>
      <w:r>
        <w:t xml:space="preserve"> [JS] or “the breach abated”</w:t>
      </w:r>
    </w:p>
  </w:footnote>
  <w:footnote w:id="576">
    <w:p w14:paraId="7BC84269" w14:textId="5FF802CF" w:rsidR="000676C7" w:rsidRDefault="000676C7" w:rsidP="00335B68">
      <w:pPr>
        <w:pStyle w:val="footnote"/>
      </w:pPr>
      <w:r>
        <w:rPr>
          <w:rStyle w:val="FootnoteReference"/>
        </w:rPr>
        <w:footnoteRef/>
      </w:r>
      <w:r>
        <w:t xml:space="preserve"> [JS] or “reckoned”</w:t>
      </w:r>
    </w:p>
  </w:footnote>
  <w:footnote w:id="577">
    <w:p w14:paraId="7C896B79" w14:textId="22421F6C" w:rsidR="000676C7" w:rsidRDefault="000676C7" w:rsidP="00335B68">
      <w:pPr>
        <w:pStyle w:val="footnote"/>
      </w:pPr>
      <w:r>
        <w:rPr>
          <w:rStyle w:val="FootnoteReference"/>
        </w:rPr>
        <w:footnoteRef/>
      </w:r>
      <w:r>
        <w:t xml:space="preserve"> [JS] literally “mingled” and “works”</w:t>
      </w:r>
    </w:p>
  </w:footnote>
  <w:footnote w:id="578">
    <w:p w14:paraId="642B0591" w14:textId="225C9085" w:rsidR="000676C7" w:rsidRDefault="000676C7" w:rsidP="00F208ED">
      <w:pPr>
        <w:pStyle w:val="footnote"/>
      </w:pPr>
      <w:r>
        <w:rPr>
          <w:rStyle w:val="FootnoteReference"/>
        </w:rPr>
        <w:footnoteRef/>
      </w:r>
      <w:r>
        <w:t xml:space="preserve"> [JS] or “give thanks to”, “thankfully confess with praise”</w:t>
      </w:r>
    </w:p>
  </w:footnote>
  <w:footnote w:id="579">
    <w:p w14:paraId="1D020CD0" w14:textId="190B32B1" w:rsidR="000676C7" w:rsidRDefault="000676C7" w:rsidP="00A87777">
      <w:pPr>
        <w:pStyle w:val="footnote"/>
      </w:pPr>
      <w:r>
        <w:rPr>
          <w:rStyle w:val="FootnoteReference"/>
        </w:rPr>
        <w:footnoteRef/>
      </w:r>
      <w:r>
        <w:t xml:space="preserve"> [JS] or “age to age”</w:t>
      </w:r>
    </w:p>
  </w:footnote>
  <w:footnote w:id="580">
    <w:p w14:paraId="0B2ABDB6" w14:textId="66F5B000" w:rsidR="000676C7" w:rsidRDefault="000676C7" w:rsidP="00F208ED">
      <w:pPr>
        <w:pStyle w:val="footnote"/>
      </w:pPr>
      <w:r>
        <w:rPr>
          <w:rStyle w:val="FootnoteReference"/>
        </w:rPr>
        <w:footnoteRef/>
      </w:r>
      <w:r>
        <w:t xml:space="preserve"> [JS] or “May it be! May it be” or “So be it! So be it!”</w:t>
      </w:r>
    </w:p>
  </w:footnote>
  <w:footnote w:id="581">
    <w:p w14:paraId="04C140F9" w14:textId="166D1F53" w:rsidR="000676C7" w:rsidRDefault="000676C7" w:rsidP="005843FD">
      <w:pPr>
        <w:pStyle w:val="footnote"/>
      </w:pPr>
      <w:r>
        <w:rPr>
          <w:rStyle w:val="FootnoteReference"/>
        </w:rPr>
        <w:footnoteRef/>
      </w:r>
      <w:r>
        <w:t xml:space="preserve"> [JS] or “give thanks to”, “thankfully confess with praise”</w:t>
      </w:r>
    </w:p>
  </w:footnote>
  <w:footnote w:id="582">
    <w:p w14:paraId="338DEC03" w14:textId="41CA3C59" w:rsidR="000676C7" w:rsidRDefault="000676C7" w:rsidP="005843FD">
      <w:pPr>
        <w:pStyle w:val="footnote"/>
      </w:pPr>
      <w:r>
        <w:rPr>
          <w:rStyle w:val="FootnoteReference"/>
        </w:rPr>
        <w:footnoteRef/>
      </w:r>
      <w:r>
        <w:t xml:space="preserve"> [JS] NETS and Fr. Lazarus have “sea” in place of “south”</w:t>
      </w:r>
    </w:p>
  </w:footnote>
  <w:footnote w:id="583">
    <w:p w14:paraId="6197905E" w14:textId="37F1FE6C" w:rsidR="000676C7" w:rsidRDefault="000676C7" w:rsidP="005843FD">
      <w:pPr>
        <w:pStyle w:val="footnote"/>
      </w:pPr>
      <w:r>
        <w:rPr>
          <w:rStyle w:val="FootnoteReference"/>
        </w:rPr>
        <w:footnoteRef/>
      </w:r>
      <w:r>
        <w:t xml:space="preserve"> [JS] or “praise and thank”, “thankfully confess with praise”</w:t>
      </w:r>
    </w:p>
  </w:footnote>
  <w:footnote w:id="584">
    <w:p w14:paraId="2927C9DC" w14:textId="30BA0C90" w:rsidR="000676C7" w:rsidRDefault="000676C7" w:rsidP="008B5FD0">
      <w:pPr>
        <w:pStyle w:val="footnote"/>
      </w:pPr>
      <w:r>
        <w:rPr>
          <w:rStyle w:val="FootnoteReference"/>
        </w:rPr>
        <w:footnoteRef/>
      </w:r>
      <w:r>
        <w:t xml:space="preserve"> [JS] or “praise and thank”, “thankfully confess with praise.”</w:t>
      </w:r>
    </w:p>
  </w:footnote>
  <w:footnote w:id="585">
    <w:p w14:paraId="6B4B3E8B" w14:textId="1A47DD82" w:rsidR="000676C7" w:rsidRDefault="000676C7" w:rsidP="005D0282">
      <w:pPr>
        <w:pStyle w:val="footnote"/>
      </w:pPr>
      <w:r>
        <w:rPr>
          <w:rStyle w:val="FootnoteReference"/>
        </w:rPr>
        <w:footnoteRef/>
      </w:r>
      <w:r>
        <w:t xml:space="preserve"> [JS] or “He helped them out of the way of their iniquity”</w:t>
      </w:r>
    </w:p>
  </w:footnote>
  <w:footnote w:id="586">
    <w:p w14:paraId="3CB0230A" w14:textId="77777777" w:rsidR="000676C7" w:rsidRDefault="000676C7"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87">
    <w:p w14:paraId="4C3C4DC6" w14:textId="4D9A8A9A" w:rsidR="000676C7" w:rsidRDefault="000676C7" w:rsidP="008B5FD0">
      <w:pPr>
        <w:pStyle w:val="footnote"/>
      </w:pPr>
      <w:r>
        <w:rPr>
          <w:rStyle w:val="FootnoteReference"/>
        </w:rPr>
        <w:footnoteRef/>
      </w:r>
      <w:r>
        <w:t xml:space="preserve"> [JS] or “praise and thank”, “thankfully confess with praise”</w:t>
      </w:r>
    </w:p>
  </w:footnote>
  <w:footnote w:id="588">
    <w:p w14:paraId="678ED315" w14:textId="00F5D3AB" w:rsidR="000676C7" w:rsidRDefault="000676C7" w:rsidP="0048178C">
      <w:pPr>
        <w:pStyle w:val="footnote"/>
      </w:pPr>
      <w:r>
        <w:rPr>
          <w:rStyle w:val="FootnoteReference"/>
        </w:rPr>
        <w:footnoteRef/>
      </w:r>
      <w:r>
        <w:t xml:space="preserve"> [JS] Fr. Lazarus has “all their skill was scuttled.”</w:t>
      </w:r>
    </w:p>
  </w:footnote>
  <w:footnote w:id="589">
    <w:p w14:paraId="34CCA381" w14:textId="4D43FBED" w:rsidR="000676C7" w:rsidRDefault="000676C7" w:rsidP="0048178C">
      <w:pPr>
        <w:pStyle w:val="footnote"/>
      </w:pPr>
      <w:r>
        <w:rPr>
          <w:rStyle w:val="FootnoteReference"/>
        </w:rPr>
        <w:footnoteRef/>
      </w:r>
      <w:r>
        <w:t xml:space="preserve"> [JS] or “praise and thank”, “thankfully confess with praise”</w:t>
      </w:r>
    </w:p>
  </w:footnote>
  <w:footnote w:id="590">
    <w:p w14:paraId="4C3D1737" w14:textId="77777777" w:rsidR="000676C7" w:rsidRDefault="000676C7" w:rsidP="00C544D6">
      <w:pPr>
        <w:pStyle w:val="footnote"/>
      </w:pPr>
      <w:r>
        <w:rPr>
          <w:rStyle w:val="FootnoteReference"/>
        </w:rPr>
        <w:footnoteRef/>
      </w:r>
      <w:r>
        <w:t xml:space="preserve"> ‘mercies of the Lord’: </w:t>
      </w:r>
      <w:r w:rsidRPr="00B246C1">
        <w:rPr>
          <w:i/>
        </w:rPr>
        <w:t>or</w:t>
      </w:r>
      <w:r>
        <w:t>, the Lord’s love.</w:t>
      </w:r>
    </w:p>
  </w:footnote>
  <w:footnote w:id="591">
    <w:p w14:paraId="0ED7A10C" w14:textId="45E3CDC2" w:rsidR="000676C7" w:rsidRDefault="000676C7" w:rsidP="00F56D7A">
      <w:pPr>
        <w:pStyle w:val="footnote"/>
      </w:pPr>
      <w:r>
        <w:rPr>
          <w:rStyle w:val="FootnoteReference"/>
        </w:rPr>
        <w:footnoteRef/>
      </w:r>
      <w:r>
        <w:t xml:space="preserve"> [JS] NETS has, “make music”, OSB, “give praise”</w:t>
      </w:r>
    </w:p>
  </w:footnote>
  <w:footnote w:id="592">
    <w:p w14:paraId="004CF885" w14:textId="714969FE" w:rsidR="000676C7" w:rsidRDefault="000676C7" w:rsidP="00F56D7A">
      <w:pPr>
        <w:pStyle w:val="footnote"/>
      </w:pPr>
      <w:r>
        <w:rPr>
          <w:rStyle w:val="FootnoteReference"/>
        </w:rPr>
        <w:footnoteRef/>
      </w:r>
      <w:r>
        <w:t xml:space="preserve"> [JS] “thankfully confess You with praise”</w:t>
      </w:r>
    </w:p>
  </w:footnote>
  <w:footnote w:id="593">
    <w:p w14:paraId="5EB077FD" w14:textId="77777777" w:rsidR="000676C7" w:rsidRDefault="000676C7" w:rsidP="00C544D6">
      <w:pPr>
        <w:pStyle w:val="footnote"/>
      </w:pPr>
      <w:r>
        <w:rPr>
          <w:rStyle w:val="FootnoteReference"/>
        </w:rPr>
        <w:footnoteRef/>
      </w:r>
      <w:r>
        <w:t xml:space="preserve"> The first 6 verses of this Psalm are almost identical with Psalm 56:8-12, and the rest only differ in 3 words from 59:7-14.</w:t>
      </w:r>
    </w:p>
  </w:footnote>
  <w:footnote w:id="594">
    <w:p w14:paraId="56236551" w14:textId="3FD3F8AE" w:rsidR="000676C7" w:rsidRDefault="000676C7" w:rsidP="00F56D7A">
      <w:pPr>
        <w:pStyle w:val="footnote"/>
      </w:pPr>
      <w:r>
        <w:rPr>
          <w:rStyle w:val="FootnoteReference"/>
        </w:rPr>
        <w:footnoteRef/>
      </w:r>
      <w:r>
        <w:t xml:space="preserve"> [JS] “holy place.”</w:t>
      </w:r>
    </w:p>
  </w:footnote>
  <w:footnote w:id="595">
    <w:p w14:paraId="32F80B0A" w14:textId="77777777" w:rsidR="000676C7" w:rsidRDefault="000676C7" w:rsidP="00C544D6">
      <w:pPr>
        <w:pStyle w:val="footnote"/>
      </w:pPr>
      <w:r>
        <w:rPr>
          <w:rStyle w:val="FootnoteReference"/>
        </w:rPr>
        <w:footnoteRef/>
      </w:r>
      <w:r>
        <w:t xml:space="preserve"> See Psalm 59:10 and footnote.</w:t>
      </w:r>
    </w:p>
  </w:footnote>
  <w:footnote w:id="596">
    <w:p w14:paraId="70CC4836" w14:textId="77777777" w:rsidR="000676C7" w:rsidRDefault="000676C7"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97">
    <w:p w14:paraId="38EEC6DA" w14:textId="0ACCF4C3" w:rsidR="000676C7" w:rsidRDefault="000676C7" w:rsidP="00814FC4">
      <w:pPr>
        <w:pStyle w:val="footnote"/>
      </w:pPr>
      <w:r>
        <w:rPr>
          <w:rStyle w:val="FootnoteReference"/>
        </w:rPr>
        <w:footnoteRef/>
      </w:r>
      <w:r>
        <w:t xml:space="preserve"> [JS] or “lawlessness”</w:t>
      </w:r>
    </w:p>
  </w:footnote>
  <w:footnote w:id="598">
    <w:p w14:paraId="67FB27B1" w14:textId="3F7103C4" w:rsidR="000676C7" w:rsidRDefault="000676C7" w:rsidP="00C544D6">
      <w:pPr>
        <w:pStyle w:val="footnote"/>
      </w:pPr>
      <w:r>
        <w:rPr>
          <w:rStyle w:val="FootnoteReference"/>
        </w:rPr>
        <w:footnoteRef/>
      </w:r>
      <w:r>
        <w:t xml:space="preserve"> Cf. Num. 5:22.</w:t>
      </w:r>
    </w:p>
  </w:footnote>
  <w:footnote w:id="599">
    <w:p w14:paraId="292E96AE" w14:textId="77777777" w:rsidR="000676C7" w:rsidRDefault="000676C7" w:rsidP="00C544D6">
      <w:pPr>
        <w:pStyle w:val="footnote"/>
      </w:pPr>
      <w:r>
        <w:rPr>
          <w:rStyle w:val="FootnoteReference"/>
        </w:rPr>
        <w:footnoteRef/>
      </w:r>
      <w:r>
        <w:t xml:space="preserve"> Mt. 27:39.</w:t>
      </w:r>
    </w:p>
  </w:footnote>
  <w:footnote w:id="600">
    <w:p w14:paraId="151268C5" w14:textId="656FFD88" w:rsidR="000676C7" w:rsidRDefault="000676C7" w:rsidP="003A31BD">
      <w:pPr>
        <w:pStyle w:val="footnote"/>
      </w:pPr>
      <w:r>
        <w:rPr>
          <w:rStyle w:val="FootnoteReference"/>
        </w:rPr>
        <w:footnoteRef/>
      </w:r>
      <w:r>
        <w:t xml:space="preserve"> [JS] or “give thanks to”. “thankfully confess with praise”</w:t>
      </w:r>
    </w:p>
  </w:footnote>
  <w:footnote w:id="601">
    <w:p w14:paraId="7B5761D5" w14:textId="1159D032" w:rsidR="000676C7" w:rsidRDefault="000676C7"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02">
    <w:p w14:paraId="6251134D" w14:textId="77777777" w:rsidR="000676C7" w:rsidRDefault="000676C7" w:rsidP="00C544D6">
      <w:pPr>
        <w:pStyle w:val="footnote"/>
      </w:pPr>
      <w:r>
        <w:rPr>
          <w:rStyle w:val="FootnoteReference"/>
        </w:rPr>
        <w:footnoteRef/>
      </w:r>
      <w:r>
        <w:t xml:space="preserve"> The power of the Gospel, the power of the Cross, which is the power of the Holy Spirit given at Pentecost (St. Athanasius).</w:t>
      </w:r>
    </w:p>
  </w:footnote>
  <w:footnote w:id="603">
    <w:p w14:paraId="09E5E6C1" w14:textId="13B68B37" w:rsidR="000676C7" w:rsidRDefault="000676C7" w:rsidP="00AB05E1">
      <w:pPr>
        <w:pStyle w:val="footnote"/>
      </w:pPr>
      <w:r>
        <w:rPr>
          <w:rStyle w:val="FootnoteReference"/>
        </w:rPr>
        <w:footnoteRef/>
      </w:r>
      <w:r>
        <w:t xml:space="preserve"> [JS] “with You is the dominion/rule in the day of Your power”</w:t>
      </w:r>
    </w:p>
  </w:footnote>
  <w:footnote w:id="604">
    <w:p w14:paraId="5B5E529A" w14:textId="5149157C" w:rsidR="000676C7" w:rsidRDefault="000676C7" w:rsidP="00C544D6">
      <w:pPr>
        <w:pStyle w:val="footnote"/>
      </w:pPr>
      <w:r>
        <w:rPr>
          <w:rStyle w:val="FootnoteReference"/>
        </w:rPr>
        <w:footnoteRef/>
      </w:r>
      <w:r>
        <w:t xml:space="preserve"> Cf. 1 Cor. 15:41-43.</w:t>
      </w:r>
    </w:p>
  </w:footnote>
  <w:footnote w:id="605">
    <w:p w14:paraId="58BF3DF2" w14:textId="33BF2504" w:rsidR="000676C7" w:rsidRDefault="000676C7" w:rsidP="00AB05E1">
      <w:pPr>
        <w:pStyle w:val="footnote"/>
      </w:pPr>
      <w:r>
        <w:rPr>
          <w:rStyle w:val="FootnoteReference"/>
        </w:rPr>
        <w:footnoteRef/>
      </w:r>
      <w:r>
        <w:t xml:space="preserve"> [JS] literally “morning star”</w:t>
      </w:r>
    </w:p>
  </w:footnote>
  <w:footnote w:id="606">
    <w:p w14:paraId="4C93D1C9" w14:textId="77777777" w:rsidR="000676C7" w:rsidRDefault="000676C7"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07">
    <w:p w14:paraId="1E1E10F2" w14:textId="52211208" w:rsidR="000676C7" w:rsidRDefault="000676C7" w:rsidP="00AB05E1">
      <w:pPr>
        <w:pStyle w:val="footnote"/>
      </w:pPr>
      <w:r>
        <w:rPr>
          <w:rStyle w:val="FootnoteReference"/>
        </w:rPr>
        <w:footnoteRef/>
      </w:r>
      <w:r>
        <w:t xml:space="preserve"> [JS] Fr. Lazarus renders “repent” as “change His mind”</w:t>
      </w:r>
    </w:p>
  </w:footnote>
  <w:footnote w:id="608">
    <w:p w14:paraId="5DE3DED0" w14:textId="77777777" w:rsidR="000676C7" w:rsidRDefault="000676C7" w:rsidP="00C544D6">
      <w:pPr>
        <w:pStyle w:val="footnote"/>
      </w:pPr>
      <w:r>
        <w:rPr>
          <w:rStyle w:val="FootnoteReference"/>
        </w:rPr>
        <w:footnoteRef/>
      </w:r>
      <w:r>
        <w:t xml:space="preserve"> Heb. 7:21.</w:t>
      </w:r>
    </w:p>
  </w:footnote>
  <w:footnote w:id="609">
    <w:p w14:paraId="09E7C6C1" w14:textId="5A2E3633" w:rsidR="000676C7" w:rsidRDefault="000676C7"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10">
    <w:p w14:paraId="5F67B7A9" w14:textId="253D54A9" w:rsidR="000676C7" w:rsidRDefault="000676C7" w:rsidP="003C200D">
      <w:pPr>
        <w:pStyle w:val="footnote"/>
      </w:pPr>
      <w:r>
        <w:rPr>
          <w:rStyle w:val="FootnoteReference"/>
        </w:rPr>
        <w:footnoteRef/>
      </w:r>
      <w:r>
        <w:t xml:space="preserve"> [JS] or “give thanks,” or “thankfully confess with praise”</w:t>
      </w:r>
    </w:p>
  </w:footnote>
  <w:footnote w:id="611">
    <w:p w14:paraId="71D97FF3" w14:textId="5ADB40B3" w:rsidR="000676C7" w:rsidRDefault="000676C7" w:rsidP="00680987">
      <w:pPr>
        <w:pStyle w:val="footnote"/>
      </w:pPr>
      <w:r>
        <w:rPr>
          <w:rStyle w:val="FootnoteReference"/>
        </w:rPr>
        <w:footnoteRef/>
      </w:r>
      <w:r>
        <w:t xml:space="preserve"> [JS] or “assembly”</w:t>
      </w:r>
    </w:p>
  </w:footnote>
  <w:footnote w:id="612">
    <w:p w14:paraId="794D19AF" w14:textId="3FB23375" w:rsidR="000676C7" w:rsidRDefault="000676C7" w:rsidP="00680987">
      <w:pPr>
        <w:pStyle w:val="footnote"/>
      </w:pPr>
      <w:r>
        <w:rPr>
          <w:rStyle w:val="FootnoteReference"/>
        </w:rPr>
        <w:footnoteRef/>
      </w:r>
      <w:r>
        <w:t xml:space="preserve"> [JS] or “sought out in all things according to His will.”</w:t>
      </w:r>
    </w:p>
  </w:footnote>
  <w:footnote w:id="613">
    <w:p w14:paraId="20B5E251" w14:textId="0958B144" w:rsidR="000676C7" w:rsidRDefault="000676C7" w:rsidP="003C200D">
      <w:pPr>
        <w:pStyle w:val="footnote"/>
      </w:pPr>
      <w:r>
        <w:rPr>
          <w:rStyle w:val="FootnoteReference"/>
        </w:rPr>
        <w:footnoteRef/>
      </w:r>
      <w:r>
        <w:t xml:space="preserve"> [JS] or “thanksgiving,” or “thankful confession with praise”</w:t>
      </w:r>
    </w:p>
  </w:footnote>
  <w:footnote w:id="614">
    <w:p w14:paraId="1BC090E3" w14:textId="77777777" w:rsidR="000676C7" w:rsidRDefault="000676C7"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15">
    <w:p w14:paraId="458325D6" w14:textId="77777777" w:rsidR="000676C7" w:rsidRDefault="000676C7" w:rsidP="00C544D6">
      <w:pPr>
        <w:pStyle w:val="footnote"/>
      </w:pPr>
      <w:r>
        <w:rPr>
          <w:rStyle w:val="FootnoteReference"/>
        </w:rPr>
        <w:footnoteRef/>
      </w:r>
      <w:r>
        <w:t xml:space="preserve"> Gen. 6:18; 9:9f; 15; 17; Ex. 19:5; Mk. 14:24; Lk. 22:20,29,30.</w:t>
      </w:r>
    </w:p>
  </w:footnote>
  <w:footnote w:id="616">
    <w:p w14:paraId="37902716" w14:textId="6DF49123" w:rsidR="000676C7" w:rsidRDefault="000676C7" w:rsidP="001F0BA8">
      <w:pPr>
        <w:pStyle w:val="footnote"/>
      </w:pPr>
      <w:r>
        <w:rPr>
          <w:rStyle w:val="FootnoteReference"/>
        </w:rPr>
        <w:footnoteRef/>
      </w:r>
      <w:r>
        <w:t xml:space="preserve"> [JS] or “awesome”, “terrible”</w:t>
      </w:r>
    </w:p>
  </w:footnote>
  <w:footnote w:id="617">
    <w:p w14:paraId="534F669F" w14:textId="77777777" w:rsidR="000676C7" w:rsidRDefault="000676C7"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18">
    <w:p w14:paraId="2820C079" w14:textId="019C661F" w:rsidR="000676C7" w:rsidRDefault="000676C7" w:rsidP="00C544D6">
      <w:pPr>
        <w:pStyle w:val="footnote"/>
      </w:pPr>
      <w:r>
        <w:rPr>
          <w:rStyle w:val="FootnoteReference"/>
        </w:rPr>
        <w:footnoteRef/>
      </w:r>
      <w:r>
        <w:t xml:space="preserve"> To cultivate this fear is to practice living in the presence of God, which is the height of wisdom and understanding.</w:t>
      </w:r>
    </w:p>
  </w:footnote>
  <w:footnote w:id="619">
    <w:p w14:paraId="4EC2A81B" w14:textId="24C25CFD" w:rsidR="000676C7" w:rsidRDefault="000676C7" w:rsidP="009717D4">
      <w:pPr>
        <w:pStyle w:val="footnote"/>
      </w:pPr>
      <w:r>
        <w:rPr>
          <w:rStyle w:val="FootnoteReference"/>
        </w:rPr>
        <w:footnoteRef/>
      </w:r>
      <w:r>
        <w:t xml:space="preserve"> [JS] or “endures forever and ever”</w:t>
      </w:r>
    </w:p>
  </w:footnote>
  <w:footnote w:id="620">
    <w:p w14:paraId="6ED31546" w14:textId="32850D5D" w:rsidR="000676C7" w:rsidRDefault="000676C7" w:rsidP="00081087">
      <w:pPr>
        <w:pStyle w:val="footnote"/>
      </w:pPr>
      <w:r>
        <w:rPr>
          <w:rStyle w:val="FootnoteReference"/>
        </w:rPr>
        <w:footnoteRef/>
      </w:r>
      <w:r>
        <w:t xml:space="preserve"> [JS] or “dawned”</w:t>
      </w:r>
    </w:p>
  </w:footnote>
  <w:footnote w:id="621">
    <w:p w14:paraId="56F05B01" w14:textId="70E648CE" w:rsidR="000676C7" w:rsidRDefault="000676C7" w:rsidP="00081087">
      <w:pPr>
        <w:pStyle w:val="footnote"/>
      </w:pPr>
      <w:r>
        <w:rPr>
          <w:rStyle w:val="FootnoteReference"/>
        </w:rPr>
        <w:footnoteRef/>
      </w:r>
      <w:r>
        <w:t xml:space="preserve"> [JS] NETS interprets this as “He scattered [His enemies]”</w:t>
      </w:r>
    </w:p>
  </w:footnote>
  <w:footnote w:id="622">
    <w:p w14:paraId="246FBDEA" w14:textId="2D78AE51" w:rsidR="000676C7" w:rsidRDefault="000676C7" w:rsidP="00081087">
      <w:pPr>
        <w:pStyle w:val="footnote"/>
      </w:pPr>
      <w:r>
        <w:rPr>
          <w:rStyle w:val="FootnoteReference"/>
        </w:rPr>
        <w:footnoteRef/>
      </w:r>
      <w:r>
        <w:t xml:space="preserve"> [JS] or “contines forever and ever”</w:t>
      </w:r>
    </w:p>
  </w:footnote>
  <w:footnote w:id="623">
    <w:p w14:paraId="58019E44" w14:textId="02459B25" w:rsidR="000676C7" w:rsidRDefault="000676C7" w:rsidP="00081087">
      <w:pPr>
        <w:pStyle w:val="footnote"/>
      </w:pPr>
      <w:r>
        <w:rPr>
          <w:rStyle w:val="FootnoteReference"/>
        </w:rPr>
        <w:footnoteRef/>
      </w:r>
      <w:r>
        <w:t xml:space="preserve"> [JS] or “he will be raised to power and glory.”</w:t>
      </w:r>
    </w:p>
  </w:footnote>
  <w:footnote w:id="624">
    <w:p w14:paraId="0B84AC37" w14:textId="74BB2C6D" w:rsidR="000676C7" w:rsidRDefault="000676C7" w:rsidP="00C544D6">
      <w:pPr>
        <w:pStyle w:val="footnote"/>
      </w:pPr>
      <w:r>
        <w:rPr>
          <w:rStyle w:val="FootnoteReference"/>
        </w:rPr>
        <w:footnoteRef/>
      </w:r>
      <w:r>
        <w:t xml:space="preserve"> ‘The world is passing away, and the desire for it; but anyone who does the will of God lives forever’ (1 Jn. 2:17).</w:t>
      </w:r>
    </w:p>
  </w:footnote>
  <w:footnote w:id="625">
    <w:p w14:paraId="7BCF6DAD" w14:textId="145C36D2" w:rsidR="000676C7" w:rsidRDefault="000676C7"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26">
    <w:p w14:paraId="5B7D718A" w14:textId="55E58CE6" w:rsidR="000676C7" w:rsidRDefault="000676C7" w:rsidP="00694704">
      <w:pPr>
        <w:pStyle w:val="footnote"/>
      </w:pPr>
      <w:r>
        <w:rPr>
          <w:rStyle w:val="FootnoteReference"/>
        </w:rPr>
        <w:footnoteRef/>
      </w:r>
      <w:r>
        <w:t xml:space="preserve"> [JS] all others have “servants”, but Fr. Athanasius from the Coptic has “children”, which Fr. Lazarus has as well.</w:t>
      </w:r>
    </w:p>
  </w:footnote>
  <w:footnote w:id="627">
    <w:p w14:paraId="5FAF92C9" w14:textId="77777777" w:rsidR="000676C7" w:rsidRDefault="000676C7" w:rsidP="00C544D6">
      <w:pPr>
        <w:pStyle w:val="footnote"/>
      </w:pPr>
      <w:r>
        <w:rPr>
          <w:rStyle w:val="FootnoteReference"/>
        </w:rPr>
        <w:footnoteRef/>
      </w:r>
      <w:r>
        <w:t xml:space="preserve"> Ex. 19:6; 29:43-46; Deut. 27:9; Is. 63:18,19; Jer. 2:3; 2 Cor. 6:16.</w:t>
      </w:r>
    </w:p>
  </w:footnote>
  <w:footnote w:id="628">
    <w:p w14:paraId="6D9F1C7B" w14:textId="0AA2BDBF" w:rsidR="000676C7" w:rsidRDefault="000676C7"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29">
    <w:p w14:paraId="0C14975E" w14:textId="016BE0A8" w:rsidR="000676C7" w:rsidRDefault="000676C7" w:rsidP="00C544D6">
      <w:pPr>
        <w:pStyle w:val="footnote"/>
      </w:pPr>
      <w:r>
        <w:rPr>
          <w:rStyle w:val="FootnoteReference"/>
        </w:rPr>
        <w:footnoteRef/>
      </w:r>
      <w:r>
        <w:t xml:space="preserve"> Earth rocked and rolled in travail at the birth of a nation (cf. Jn. 16:20-22).</w:t>
      </w:r>
    </w:p>
  </w:footnote>
  <w:footnote w:id="630">
    <w:p w14:paraId="57A4E776" w14:textId="40FC4D7E" w:rsidR="000676C7" w:rsidRDefault="000676C7" w:rsidP="004446FE">
      <w:pPr>
        <w:pStyle w:val="footnote"/>
      </w:pPr>
      <w:r>
        <w:rPr>
          <w:rStyle w:val="FootnoteReference"/>
        </w:rPr>
        <w:footnoteRef/>
      </w:r>
      <w:r>
        <w:t xml:space="preserve"> [JS] or “presence”</w:t>
      </w:r>
    </w:p>
  </w:footnote>
  <w:footnote w:id="631">
    <w:p w14:paraId="0CFFAE38" w14:textId="5E3C02BC" w:rsidR="000676C7" w:rsidRDefault="000676C7" w:rsidP="00C544D6">
      <w:pPr>
        <w:pStyle w:val="footnote"/>
      </w:pPr>
      <w:r>
        <w:rPr>
          <w:rStyle w:val="FootnoteReference"/>
        </w:rPr>
        <w:footnoteRef/>
      </w:r>
      <w:r>
        <w:t xml:space="preserve"> Cf. John 1:18; 3:13; Wisdom 18:16.</w:t>
      </w:r>
    </w:p>
  </w:footnote>
  <w:footnote w:id="632">
    <w:p w14:paraId="47CB4F3E" w14:textId="77777777" w:rsidR="000676C7" w:rsidRDefault="000676C7"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33">
    <w:p w14:paraId="30F48768" w14:textId="75F7FA85" w:rsidR="000676C7" w:rsidRDefault="000676C7" w:rsidP="00BD138C">
      <w:pPr>
        <w:pStyle w:val="footnote"/>
      </w:pPr>
      <w:r>
        <w:rPr>
          <w:rStyle w:val="FootnoteReference"/>
        </w:rPr>
        <w:footnoteRef/>
      </w:r>
      <w:r>
        <w:t xml:space="preserve"> [JS] or “from now and forevermore.”</w:t>
      </w:r>
    </w:p>
  </w:footnote>
  <w:footnote w:id="634">
    <w:p w14:paraId="5DABE081" w14:textId="210E3418" w:rsidR="000676C7" w:rsidRDefault="000676C7"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35">
    <w:p w14:paraId="4FB65011" w14:textId="5A457A03" w:rsidR="000676C7" w:rsidRDefault="000676C7" w:rsidP="00D27B1F">
      <w:pPr>
        <w:pStyle w:val="footnote"/>
      </w:pPr>
      <w:r>
        <w:rPr>
          <w:rStyle w:val="FootnoteReference"/>
        </w:rPr>
        <w:footnoteRef/>
      </w:r>
      <w:r>
        <w:t xml:space="preserve"> [JS] or “cry”</w:t>
      </w:r>
    </w:p>
  </w:footnote>
  <w:footnote w:id="636">
    <w:p w14:paraId="181149B5" w14:textId="32524C88" w:rsidR="000676C7" w:rsidRDefault="000676C7" w:rsidP="00D27B1F">
      <w:pPr>
        <w:pStyle w:val="footnote"/>
      </w:pPr>
      <w:r>
        <w:rPr>
          <w:rStyle w:val="FootnoteReference"/>
        </w:rPr>
        <w:footnoteRef/>
      </w:r>
      <w:r>
        <w:t xml:space="preserve"> [JS] or “rescue”, i.e. “O Lord, rescue me!”</w:t>
      </w:r>
    </w:p>
  </w:footnote>
  <w:footnote w:id="637">
    <w:p w14:paraId="25D08CAE" w14:textId="420582EC" w:rsidR="000676C7" w:rsidRDefault="000676C7" w:rsidP="00C544D6">
      <w:pPr>
        <w:pStyle w:val="footnote"/>
      </w:pPr>
      <w:r>
        <w:rPr>
          <w:rStyle w:val="FootnoteReference"/>
        </w:rPr>
        <w:footnoteRef/>
      </w:r>
      <w:r>
        <w:t xml:space="preserve"> cf. Heb. 4:10; Phil. 2:12; Mt. 11:28,29; Jer. 6:16.</w:t>
      </w:r>
    </w:p>
  </w:footnote>
  <w:footnote w:id="638">
    <w:p w14:paraId="05F0C10B" w14:textId="6BC266D9" w:rsidR="000676C7" w:rsidRDefault="000676C7" w:rsidP="0099246B">
      <w:pPr>
        <w:pStyle w:val="footnote"/>
      </w:pPr>
      <w:r>
        <w:rPr>
          <w:rStyle w:val="FootnoteReference"/>
        </w:rPr>
        <w:footnoteRef/>
      </w:r>
      <w:r>
        <w:t xml:space="preserve"> [JS] Fr. Lazarus has, “I will live to please the Lord”</w:t>
      </w:r>
    </w:p>
  </w:footnote>
  <w:footnote w:id="639">
    <w:p w14:paraId="4CB1C48E" w14:textId="77777777" w:rsidR="000676C7" w:rsidRDefault="000676C7" w:rsidP="00C544D6">
      <w:pPr>
        <w:pStyle w:val="footnote"/>
      </w:pPr>
      <w:r>
        <w:rPr>
          <w:rStyle w:val="FootnoteReference"/>
        </w:rPr>
        <w:footnoteRef/>
      </w:r>
      <w:r>
        <w:t xml:space="preserve"> 2 Cor. 4:13.</w:t>
      </w:r>
    </w:p>
  </w:footnote>
  <w:footnote w:id="640">
    <w:p w14:paraId="3BB26747" w14:textId="6DF70EDA" w:rsidR="000676C7" w:rsidRDefault="000676C7" w:rsidP="00040C56">
      <w:pPr>
        <w:pStyle w:val="footnote"/>
      </w:pPr>
      <w:r>
        <w:rPr>
          <w:rStyle w:val="FootnoteReference"/>
        </w:rPr>
        <w:footnoteRef/>
      </w:r>
      <w:r>
        <w:t xml:space="preserve"> [JS] or “brought very low”</w:t>
      </w:r>
    </w:p>
  </w:footnote>
  <w:footnote w:id="641">
    <w:p w14:paraId="14C69153" w14:textId="7E1050DE" w:rsidR="000676C7" w:rsidRDefault="000676C7" w:rsidP="00B403A1">
      <w:pPr>
        <w:pStyle w:val="footnote"/>
      </w:pPr>
      <w:r>
        <w:rPr>
          <w:rStyle w:val="FootnoteReference"/>
        </w:rPr>
        <w:footnoteRef/>
      </w:r>
      <w:r>
        <w:t xml:space="preserve"> [JS] OSB has, “ecstasy,” Fr. Lazarus has “madness,” Brenton has “amazement.”</w:t>
      </w:r>
    </w:p>
  </w:footnote>
  <w:footnote w:id="642">
    <w:p w14:paraId="01F55DAD" w14:textId="6E588482" w:rsidR="000676C7" w:rsidRDefault="000676C7" w:rsidP="00B403A1">
      <w:pPr>
        <w:pStyle w:val="footnote"/>
      </w:pPr>
      <w:r>
        <w:rPr>
          <w:rStyle w:val="FootnoteReference"/>
        </w:rPr>
        <w:footnoteRef/>
      </w:r>
      <w:r>
        <w:t xml:space="preserve"> [JS] NETS and OSB omit vs. 5.</w:t>
      </w:r>
    </w:p>
  </w:footnote>
  <w:footnote w:id="643">
    <w:p w14:paraId="0273528E" w14:textId="77777777" w:rsidR="000676C7" w:rsidRDefault="000676C7" w:rsidP="00F01C0B">
      <w:pPr>
        <w:pStyle w:val="footnote"/>
      </w:pPr>
      <w:r>
        <w:rPr>
          <w:rStyle w:val="FootnoteReference"/>
        </w:rPr>
        <w:footnoteRef/>
      </w:r>
      <w:r>
        <w:t xml:space="preserve"> [JS] literally, “holy ones.”</w:t>
      </w:r>
    </w:p>
  </w:footnote>
  <w:footnote w:id="644">
    <w:p w14:paraId="536B616C" w14:textId="77777777" w:rsidR="000676C7" w:rsidRDefault="000676C7" w:rsidP="00F01C0B">
      <w:pPr>
        <w:pStyle w:val="footnote"/>
      </w:pPr>
      <w:r>
        <w:rPr>
          <w:rStyle w:val="FootnoteReference"/>
        </w:rPr>
        <w:footnoteRef/>
      </w:r>
      <w:r>
        <w:t xml:space="preserve"> </w:t>
      </w:r>
      <w:r w:rsidRPr="00DC02D9">
        <w:rPr>
          <w:i/>
        </w:rPr>
        <w:t>Or:</w:t>
      </w:r>
      <w:r>
        <w:t xml:space="preserve"> costly (Wisdom 1:13-16).</w:t>
      </w:r>
    </w:p>
  </w:footnote>
  <w:footnote w:id="645">
    <w:p w14:paraId="6DE0E1BC" w14:textId="28145809" w:rsidR="000676C7" w:rsidRDefault="000676C7" w:rsidP="00B403A1">
      <w:pPr>
        <w:pStyle w:val="footnote"/>
      </w:pPr>
      <w:r>
        <w:rPr>
          <w:rStyle w:val="FootnoteReference"/>
        </w:rPr>
        <w:footnoteRef/>
      </w:r>
      <w:r>
        <w:t xml:space="preserve"> [JS] litearlly, “slave”.</w:t>
      </w:r>
    </w:p>
  </w:footnote>
  <w:footnote w:id="646">
    <w:p w14:paraId="74CEF705" w14:textId="6A24290B" w:rsidR="000676C7" w:rsidRDefault="000676C7" w:rsidP="00B403A1">
      <w:pPr>
        <w:pStyle w:val="footnote"/>
      </w:pPr>
      <w:r>
        <w:rPr>
          <w:rStyle w:val="FootnoteReference"/>
        </w:rPr>
        <w:footnoteRef/>
      </w:r>
      <w:r>
        <w:t xml:space="preserve"> [JS] [] lacking in NETS and OSB.</w:t>
      </w:r>
    </w:p>
  </w:footnote>
  <w:footnote w:id="647">
    <w:p w14:paraId="380C2FA4" w14:textId="77777777" w:rsidR="000676C7" w:rsidRDefault="000676C7" w:rsidP="00C544D6">
      <w:pPr>
        <w:pStyle w:val="footnote"/>
      </w:pPr>
      <w:r>
        <w:rPr>
          <w:rStyle w:val="FootnoteReference"/>
        </w:rPr>
        <w:footnoteRef/>
      </w:r>
      <w:r>
        <w:t xml:space="preserve"> Rom. 15:11.</w:t>
      </w:r>
    </w:p>
  </w:footnote>
  <w:footnote w:id="648">
    <w:p w14:paraId="62277668" w14:textId="3F273B69" w:rsidR="000676C7" w:rsidRDefault="000676C7" w:rsidP="00A63B10">
      <w:pPr>
        <w:pStyle w:val="footnote"/>
      </w:pPr>
      <w:r>
        <w:rPr>
          <w:rStyle w:val="FootnoteReference"/>
        </w:rPr>
        <w:footnoteRef/>
      </w:r>
      <w:r>
        <w:t xml:space="preserve"> [JS] Fr. Lazarus has “is strong” NETS has “became strong towards us,” OSB has “rules over us.”</w:t>
      </w:r>
    </w:p>
  </w:footnote>
  <w:footnote w:id="649">
    <w:p w14:paraId="5730A607" w14:textId="6F7B9D5F" w:rsidR="000676C7" w:rsidRDefault="000676C7" w:rsidP="00407DA2">
      <w:pPr>
        <w:pStyle w:val="footnote"/>
      </w:pPr>
      <w:r>
        <w:rPr>
          <w:rStyle w:val="FootnoteReference"/>
        </w:rPr>
        <w:footnoteRef/>
      </w:r>
      <w:r>
        <w:t xml:space="preserve"> [JS] “thankfully confess the Lord with praise,” here and throughout</w:t>
      </w:r>
    </w:p>
  </w:footnote>
  <w:footnote w:id="650">
    <w:p w14:paraId="468C84B0" w14:textId="77777777" w:rsidR="000676C7" w:rsidRDefault="000676C7" w:rsidP="00C544D6">
      <w:pPr>
        <w:pStyle w:val="footnote"/>
      </w:pPr>
      <w:r>
        <w:rPr>
          <w:rStyle w:val="FootnoteReference"/>
        </w:rPr>
        <w:footnoteRef/>
      </w:r>
      <w:r>
        <w:t xml:space="preserve"> Mercy </w:t>
      </w:r>
      <w:r w:rsidRPr="00DC02D9">
        <w:rPr>
          <w:i/>
        </w:rPr>
        <w:t>or</w:t>
      </w:r>
      <w:r>
        <w:t xml:space="preserve"> love.</w:t>
      </w:r>
    </w:p>
  </w:footnote>
  <w:footnote w:id="651">
    <w:p w14:paraId="17CB332D" w14:textId="77777777" w:rsidR="000676C7" w:rsidRPr="00C544D6" w:rsidRDefault="000676C7" w:rsidP="00C544D6">
      <w:pPr>
        <w:pStyle w:val="footnote"/>
      </w:pPr>
      <w:r w:rsidRPr="00C544D6">
        <w:rPr>
          <w:rStyle w:val="FootnoteReference"/>
          <w:vertAlign w:val="baseline"/>
        </w:rPr>
        <w:footnoteRef/>
      </w:r>
      <w:r w:rsidRPr="00C544D6">
        <w:t xml:space="preserve"> Heb. 13:6.</w:t>
      </w:r>
    </w:p>
  </w:footnote>
  <w:footnote w:id="652">
    <w:p w14:paraId="0D5076CD" w14:textId="11027FF0" w:rsidR="000676C7" w:rsidRDefault="000676C7" w:rsidP="00C13781">
      <w:pPr>
        <w:pStyle w:val="footnote"/>
      </w:pPr>
      <w:r>
        <w:rPr>
          <w:rStyle w:val="FootnoteReference"/>
        </w:rPr>
        <w:footnoteRef/>
      </w:r>
      <w:r>
        <w:t xml:space="preserve"> [JS] Fr. Lazarus has “see the fall of”</w:t>
      </w:r>
    </w:p>
  </w:footnote>
  <w:footnote w:id="653">
    <w:p w14:paraId="6976F3A7" w14:textId="5D43CA43" w:rsidR="000676C7" w:rsidRDefault="000676C7"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54">
    <w:p w14:paraId="54F1DDA3" w14:textId="7FA1559F" w:rsidR="000676C7" w:rsidRDefault="000676C7" w:rsidP="00283E41">
      <w:pPr>
        <w:pStyle w:val="footnote"/>
      </w:pPr>
      <w:r>
        <w:rPr>
          <w:rStyle w:val="FootnoteReference"/>
        </w:rPr>
        <w:footnoteRef/>
      </w:r>
      <w:r>
        <w:t xml:space="preserve"> [JS] or “give thanks to”, “thankfully confess with praise”</w:t>
      </w:r>
    </w:p>
  </w:footnote>
  <w:footnote w:id="655">
    <w:p w14:paraId="6FF61961" w14:textId="48C00F3F" w:rsidR="000676C7" w:rsidRDefault="000676C7" w:rsidP="00283E41">
      <w:pPr>
        <w:pStyle w:val="footnote"/>
      </w:pPr>
      <w:r>
        <w:rPr>
          <w:rStyle w:val="FootnoteReference"/>
        </w:rPr>
        <w:footnoteRef/>
      </w:r>
      <w:r>
        <w:t xml:space="preserve"> [JS] or “praise and thank,” “thankfully confess with praise”</w:t>
      </w:r>
    </w:p>
  </w:footnote>
  <w:footnote w:id="656">
    <w:p w14:paraId="136E3140" w14:textId="77777777" w:rsidR="000676C7" w:rsidRDefault="000676C7"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57">
    <w:p w14:paraId="130CB8A8" w14:textId="3314BD86" w:rsidR="000676C7" w:rsidRDefault="000676C7" w:rsidP="00283E41">
      <w:pPr>
        <w:pStyle w:val="footnote"/>
      </w:pPr>
      <w:r>
        <w:rPr>
          <w:rStyle w:val="FootnoteReference"/>
        </w:rPr>
        <w:footnoteRef/>
      </w:r>
      <w:r>
        <w:t xml:space="preserve"> [JS] or “prosper us”</w:t>
      </w:r>
    </w:p>
  </w:footnote>
  <w:footnote w:id="658">
    <w:p w14:paraId="7A2D9627" w14:textId="49D0AACD" w:rsidR="000676C7" w:rsidRDefault="000676C7" w:rsidP="00407DA2">
      <w:pPr>
        <w:pStyle w:val="footnote"/>
      </w:pPr>
      <w:r>
        <w:rPr>
          <w:rStyle w:val="FootnoteReference"/>
        </w:rPr>
        <w:footnoteRef/>
      </w:r>
      <w:r>
        <w:t xml:space="preserve"> [JS] or “revealed Himself to us”</w:t>
      </w:r>
    </w:p>
  </w:footnote>
  <w:footnote w:id="659">
    <w:p w14:paraId="05642717" w14:textId="78CE3F15" w:rsidR="000676C7" w:rsidRDefault="000676C7"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60">
    <w:p w14:paraId="27685407" w14:textId="50DBBE13" w:rsidR="000676C7" w:rsidRDefault="000676C7"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61">
    <w:p w14:paraId="10B6A538" w14:textId="218D14D9" w:rsidR="000676C7" w:rsidRDefault="000676C7" w:rsidP="00407DA2">
      <w:pPr>
        <w:pStyle w:val="footnote"/>
      </w:pPr>
      <w:r>
        <w:rPr>
          <w:rStyle w:val="FootnoteReference"/>
        </w:rPr>
        <w:footnoteRef/>
      </w:r>
      <w:r>
        <w:t xml:space="preserve"> [JS] “thankfully confess You with praise”</w:t>
      </w:r>
    </w:p>
  </w:footnote>
  <w:footnote w:id="662">
    <w:p w14:paraId="327B2E03" w14:textId="17966534" w:rsidR="000676C7" w:rsidRDefault="000676C7" w:rsidP="00407DA2">
      <w:pPr>
        <w:pStyle w:val="footnote"/>
      </w:pPr>
      <w:r>
        <w:rPr>
          <w:rStyle w:val="FootnoteReference"/>
        </w:rPr>
        <w:footnoteRef/>
      </w:r>
      <w:r>
        <w:t xml:space="preserve"> [JS] “thankfully confess You with praise”</w:t>
      </w:r>
    </w:p>
  </w:footnote>
  <w:footnote w:id="663">
    <w:p w14:paraId="6E3C51BA" w14:textId="77777777" w:rsidR="000676C7" w:rsidRDefault="000676C7"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64">
    <w:p w14:paraId="1B184B80" w14:textId="77777777" w:rsidR="000676C7" w:rsidRDefault="000676C7" w:rsidP="00C544D6">
      <w:pPr>
        <w:pStyle w:val="footnote"/>
      </w:pPr>
      <w:r>
        <w:rPr>
          <w:rStyle w:val="FootnoteReference"/>
        </w:rPr>
        <w:footnoteRef/>
      </w:r>
      <w:r>
        <w:t xml:space="preserve"> Rom. 10:5; Gal. 3:12; Lev. 18:5; Luke 10:25-28.</w:t>
      </w:r>
    </w:p>
  </w:footnote>
  <w:footnote w:id="665">
    <w:p w14:paraId="0E153BF4" w14:textId="77777777" w:rsidR="000676C7" w:rsidRDefault="000676C7"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66">
    <w:p w14:paraId="5FA9B9EF" w14:textId="77777777" w:rsidR="000676C7" w:rsidRDefault="000676C7"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67">
    <w:p w14:paraId="253864F1" w14:textId="16AD5912" w:rsidR="000676C7" w:rsidRDefault="000676C7" w:rsidP="00E869A6">
      <w:pPr>
        <w:pStyle w:val="footnote"/>
      </w:pPr>
      <w:r>
        <w:rPr>
          <w:rStyle w:val="FootnoteReference"/>
        </w:rPr>
        <w:footnoteRef/>
      </w:r>
      <w:r>
        <w:t xml:space="preserve"> [JS] or “ordinances”. Fr. Athanasius has, “truths”. Literally something engraved or inscribed.</w:t>
      </w:r>
    </w:p>
  </w:footnote>
  <w:footnote w:id="668">
    <w:p w14:paraId="18017E7A" w14:textId="699B3F0B" w:rsidR="000676C7" w:rsidRDefault="000676C7" w:rsidP="00E869A6">
      <w:pPr>
        <w:pStyle w:val="footnote"/>
      </w:pPr>
      <w:r>
        <w:rPr>
          <w:rStyle w:val="FootnoteReference"/>
        </w:rPr>
        <w:footnoteRef/>
      </w:r>
      <w:r>
        <w:t xml:space="preserve"> [JS] Fr. Lazarus has “praise and thank”. Could be rendered, “thankfully confess You with praise”.</w:t>
      </w:r>
    </w:p>
  </w:footnote>
  <w:footnote w:id="669">
    <w:p w14:paraId="6175A855" w14:textId="57690D3E" w:rsidR="000676C7" w:rsidRDefault="000676C7" w:rsidP="00C57482">
      <w:pPr>
        <w:pStyle w:val="footnote"/>
      </w:pPr>
      <w:r>
        <w:rPr>
          <w:rStyle w:val="FootnoteReference"/>
        </w:rPr>
        <w:footnoteRef/>
      </w:r>
      <w:r>
        <w:t xml:space="preserve"> [JS] or “sayings,” or “teachings”</w:t>
      </w:r>
    </w:p>
  </w:footnote>
  <w:footnote w:id="670">
    <w:p w14:paraId="798DF7BE" w14:textId="68962B07" w:rsidR="000676C7" w:rsidRDefault="000676C7" w:rsidP="00BE75D2">
      <w:pPr>
        <w:pStyle w:val="footnote"/>
      </w:pPr>
      <w:r>
        <w:rPr>
          <w:rStyle w:val="FootnoteReference"/>
        </w:rPr>
        <w:footnoteRef/>
      </w:r>
      <w:r>
        <w:t xml:space="preserve"> [JS] Fr. Athanasius has, “repaly,” Brenton has “recompense”</w:t>
      </w:r>
    </w:p>
  </w:footnote>
  <w:footnote w:id="671">
    <w:p w14:paraId="0D4EEBCE" w14:textId="0AC85059" w:rsidR="000676C7" w:rsidRDefault="000676C7"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72">
    <w:p w14:paraId="27B8F97B" w14:textId="77777777" w:rsidR="000676C7" w:rsidRDefault="000676C7"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73">
    <w:p w14:paraId="7E47ADA2" w14:textId="77777777" w:rsidR="000676C7" w:rsidRDefault="000676C7"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74">
    <w:p w14:paraId="1EDD2AC5" w14:textId="77777777" w:rsidR="000676C7" w:rsidRDefault="000676C7" w:rsidP="00C544D6">
      <w:pPr>
        <w:pStyle w:val="footnote"/>
      </w:pPr>
      <w:r>
        <w:rPr>
          <w:rStyle w:val="FootnoteReference"/>
        </w:rPr>
        <w:footnoteRef/>
      </w:r>
      <w:r>
        <w:t xml:space="preserve"> sloth: </w:t>
      </w:r>
      <w:r w:rsidRPr="0002544A">
        <w:rPr>
          <w:i/>
        </w:rPr>
        <w:t>or:</w:t>
      </w:r>
      <w:r>
        <w:t xml:space="preserve"> accidie.</w:t>
      </w:r>
    </w:p>
  </w:footnote>
  <w:footnote w:id="675">
    <w:p w14:paraId="35335E72" w14:textId="703A0471" w:rsidR="000676C7" w:rsidRDefault="000676C7" w:rsidP="005E7419">
      <w:pPr>
        <w:pStyle w:val="footnote"/>
      </w:pPr>
      <w:r>
        <w:rPr>
          <w:rStyle w:val="FootnoteReference"/>
        </w:rPr>
        <w:footnoteRef/>
      </w:r>
      <w:r>
        <w:t xml:space="preserve"> [JS] or “establish,” “confirm”</w:t>
      </w:r>
    </w:p>
  </w:footnote>
  <w:footnote w:id="676">
    <w:p w14:paraId="2E991C7E" w14:textId="4933BF85" w:rsidR="000676C7" w:rsidRDefault="000676C7" w:rsidP="00B5676D">
      <w:pPr>
        <w:pStyle w:val="footnote"/>
      </w:pPr>
      <w:r>
        <w:rPr>
          <w:rStyle w:val="FootnoteReference"/>
        </w:rPr>
        <w:footnoteRef/>
      </w:r>
      <w:r>
        <w:t xml:space="preserve"> [JS] or “covetousness”</w:t>
      </w:r>
    </w:p>
  </w:footnote>
  <w:footnote w:id="677">
    <w:p w14:paraId="25BE986A" w14:textId="2129563B" w:rsidR="000676C7" w:rsidRDefault="000676C7"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78">
    <w:p w14:paraId="1BE9F3FA" w14:textId="704CDB82" w:rsidR="000676C7" w:rsidRDefault="000676C7" w:rsidP="00C544D6">
      <w:pPr>
        <w:pStyle w:val="footnote"/>
      </w:pPr>
      <w:r>
        <w:rPr>
          <w:rStyle w:val="FootnoteReference"/>
        </w:rPr>
        <w:footnoteRef/>
      </w:r>
      <w:r>
        <w:t xml:space="preserve"> Christ is our way and our righteousness (cf. Jn. 14:6; 1 Cor 1:30; Ephes. 2:5-7).</w:t>
      </w:r>
    </w:p>
  </w:footnote>
  <w:footnote w:id="679">
    <w:p w14:paraId="79416CA6" w14:textId="027AF494" w:rsidR="000676C7" w:rsidRDefault="000676C7" w:rsidP="00C544D6">
      <w:pPr>
        <w:pStyle w:val="footnote"/>
      </w:pPr>
      <w:r>
        <w:rPr>
          <w:rStyle w:val="FootnoteReference"/>
        </w:rPr>
        <w:footnoteRef/>
      </w:r>
      <w:r>
        <w:t xml:space="preserve"> The house of wisdom can be built only if the fear of God is rooted deeply in the soul (cf. St Ambrose).</w:t>
      </w:r>
    </w:p>
  </w:footnote>
  <w:footnote w:id="680">
    <w:p w14:paraId="5DF20A4C" w14:textId="42D6EF77" w:rsidR="000676C7" w:rsidRDefault="000676C7" w:rsidP="00C544D6">
      <w:pPr>
        <w:pStyle w:val="footnote"/>
      </w:pPr>
      <w:r>
        <w:rPr>
          <w:rStyle w:val="FootnoteReference"/>
        </w:rPr>
        <w:footnoteRef/>
      </w:r>
      <w:r>
        <w:t xml:space="preserve"> Christ is our way and our righteousness (cf. Jn. 14:6; 1 Cor 1:30; Ephes. 2:5-7). &lt;see 2 footnotes above&gt;</w:t>
      </w:r>
    </w:p>
  </w:footnote>
  <w:footnote w:id="681">
    <w:p w14:paraId="2981F854" w14:textId="7B631D2E" w:rsidR="000676C7" w:rsidRDefault="000676C7" w:rsidP="00C544D6">
      <w:pPr>
        <w:pStyle w:val="footnote"/>
      </w:pPr>
      <w:r>
        <w:rPr>
          <w:rStyle w:val="FootnoteReference"/>
        </w:rPr>
        <w:footnoteRef/>
      </w:r>
      <w:r>
        <w:t xml:space="preserve"> </w:t>
      </w:r>
      <w:r w:rsidRPr="0002544A">
        <w:rPr>
          <w:i/>
        </w:rPr>
        <w:t>Lit</w:t>
      </w:r>
      <w:r>
        <w:t>. Face: a Hebraism for ‘favor’. (Cf. Psalm 44:13).</w:t>
      </w:r>
    </w:p>
  </w:footnote>
  <w:footnote w:id="682">
    <w:p w14:paraId="38605490" w14:textId="30AFC73A" w:rsidR="000676C7" w:rsidRDefault="000676C7" w:rsidP="00D305E3">
      <w:pPr>
        <w:pStyle w:val="footnote"/>
      </w:pPr>
      <w:r>
        <w:rPr>
          <w:rStyle w:val="FootnoteReference"/>
        </w:rPr>
        <w:footnoteRef/>
      </w:r>
      <w:r>
        <w:t xml:space="preserve"> [JS] or “thank,” “thankfully confess You with praise”</w:t>
      </w:r>
    </w:p>
  </w:footnote>
  <w:footnote w:id="683">
    <w:p w14:paraId="7A206583" w14:textId="77777777" w:rsidR="000676C7" w:rsidRDefault="000676C7"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84">
    <w:p w14:paraId="47E338DE" w14:textId="77777777" w:rsidR="000676C7" w:rsidRDefault="000676C7" w:rsidP="00C544D6">
      <w:pPr>
        <w:pStyle w:val="footnote"/>
      </w:pPr>
      <w:r>
        <w:rPr>
          <w:rStyle w:val="FootnoteReference"/>
        </w:rPr>
        <w:footnoteRef/>
      </w:r>
      <w:r>
        <w:t xml:space="preserve"> Curdled with scorn, anger and fear.</w:t>
      </w:r>
    </w:p>
  </w:footnote>
  <w:footnote w:id="685">
    <w:p w14:paraId="7309743D" w14:textId="0EE8ABB9" w:rsidR="000676C7" w:rsidRDefault="000676C7" w:rsidP="00C544D6">
      <w:pPr>
        <w:pStyle w:val="footnote"/>
      </w:pPr>
      <w:r>
        <w:rPr>
          <w:rStyle w:val="FootnoteReference"/>
        </w:rPr>
        <w:footnoteRef/>
      </w:r>
      <w:r>
        <w:t xml:space="preserve"> Was St. Peter poor when he had no gold and silver for the cripple? They are not currency in Canaan (cf. St. Chrysostom).</w:t>
      </w:r>
    </w:p>
  </w:footnote>
  <w:footnote w:id="686">
    <w:p w14:paraId="093B35A7" w14:textId="6379C8CD" w:rsidR="000676C7" w:rsidRDefault="000676C7"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87">
    <w:p w14:paraId="66EEA7F3" w14:textId="2655C0E8" w:rsidR="000676C7" w:rsidRDefault="000676C7" w:rsidP="00C936FC">
      <w:pPr>
        <w:pStyle w:val="footnote"/>
      </w:pPr>
      <w:r>
        <w:rPr>
          <w:rStyle w:val="FootnoteReference"/>
        </w:rPr>
        <w:footnoteRef/>
      </w:r>
      <w:r>
        <w:t xml:space="preserve"> [JS] i.e. my eyes were straigned looking for your word.</w:t>
      </w:r>
    </w:p>
  </w:footnote>
  <w:footnote w:id="688">
    <w:p w14:paraId="4CBD2EF6" w14:textId="212825E8" w:rsidR="000676C7" w:rsidRDefault="000676C7"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89">
    <w:p w14:paraId="10BF754D" w14:textId="77777777" w:rsidR="000676C7" w:rsidRDefault="000676C7" w:rsidP="00C544D6">
      <w:pPr>
        <w:pStyle w:val="footnote"/>
      </w:pPr>
      <w:r>
        <w:rPr>
          <w:rStyle w:val="FootnoteReference"/>
        </w:rPr>
        <w:footnoteRef/>
      </w:r>
      <w:r>
        <w:t xml:space="preserve"> Sprinkled with hoar-frost, a wineskin is like the greying head of an old man.</w:t>
      </w:r>
    </w:p>
  </w:footnote>
  <w:footnote w:id="690">
    <w:p w14:paraId="297C1D16" w14:textId="55FFB7CB" w:rsidR="000676C7" w:rsidRDefault="000676C7" w:rsidP="00D9575C">
      <w:pPr>
        <w:pStyle w:val="footnote"/>
      </w:pPr>
      <w:r>
        <w:rPr>
          <w:rStyle w:val="FootnoteReference"/>
        </w:rPr>
        <w:footnoteRef/>
      </w:r>
      <w:r>
        <w:t xml:space="preserve"> [JS] revive, “give me life”</w:t>
      </w:r>
    </w:p>
  </w:footnote>
  <w:footnote w:id="691">
    <w:p w14:paraId="43860D7B" w14:textId="0D5C0E48" w:rsidR="000676C7" w:rsidRDefault="000676C7" w:rsidP="00D9575C">
      <w:pPr>
        <w:pStyle w:val="footnote"/>
      </w:pPr>
      <w:r>
        <w:rPr>
          <w:rStyle w:val="FootnoteReference"/>
        </w:rPr>
        <w:footnoteRef/>
      </w:r>
      <w:r>
        <w:t xml:space="preserve"> [JS] “all things together”, i.e. “all the universe”</w:t>
      </w:r>
    </w:p>
  </w:footnote>
  <w:footnote w:id="692">
    <w:p w14:paraId="1C03CDF6" w14:textId="6210968E" w:rsidR="000676C7" w:rsidRDefault="000676C7"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93">
    <w:p w14:paraId="590118AD" w14:textId="77777777" w:rsidR="000676C7" w:rsidRDefault="000676C7" w:rsidP="00C544D6">
      <w:pPr>
        <w:pStyle w:val="footnote"/>
      </w:pPr>
      <w:r>
        <w:rPr>
          <w:rStyle w:val="FootnoteReference"/>
        </w:rPr>
        <w:footnoteRef/>
      </w:r>
      <w:r>
        <w:t xml:space="preserve"> hear: </w:t>
      </w:r>
      <w:r w:rsidRPr="0002544A">
        <w:rPr>
          <w:i/>
        </w:rPr>
        <w:t>lit</w:t>
      </w:r>
      <w:r>
        <w:t>. gullet, throat, larynx.</w:t>
      </w:r>
    </w:p>
  </w:footnote>
  <w:footnote w:id="694">
    <w:p w14:paraId="1A1C9B89" w14:textId="77777777" w:rsidR="000676C7" w:rsidRDefault="000676C7"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95">
    <w:p w14:paraId="608F88F3" w14:textId="5EEF24C6" w:rsidR="000676C7" w:rsidRDefault="000676C7" w:rsidP="004D36A2">
      <w:pPr>
        <w:pStyle w:val="footnote"/>
      </w:pPr>
      <w:r>
        <w:rPr>
          <w:rStyle w:val="FootnoteReference"/>
        </w:rPr>
        <w:footnoteRef/>
      </w:r>
      <w:r>
        <w:t xml:space="preserve"> [JS] probably “forever for a reward”, rather than “for an eternal reward”</w:t>
      </w:r>
    </w:p>
  </w:footnote>
  <w:footnote w:id="696">
    <w:p w14:paraId="5687A5D1" w14:textId="12E6D97D" w:rsidR="000676C7" w:rsidRDefault="000676C7"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97">
    <w:p w14:paraId="2CF134F8" w14:textId="13011A8D" w:rsidR="000676C7" w:rsidRDefault="000676C7"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698">
    <w:p w14:paraId="3C89D31A" w14:textId="188553A2" w:rsidR="000676C7" w:rsidRDefault="000676C7"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699">
    <w:p w14:paraId="0E747174" w14:textId="77777777" w:rsidR="000676C7" w:rsidRDefault="000676C7" w:rsidP="00C544D6">
      <w:pPr>
        <w:pStyle w:val="footnote"/>
      </w:pPr>
      <w:r>
        <w:rPr>
          <w:rStyle w:val="FootnoteReference"/>
        </w:rPr>
        <w:footnoteRef/>
      </w:r>
      <w:r>
        <w:t xml:space="preserve"> These words are repeated by the deacon at the beginning of the Divine Liturgy.</w:t>
      </w:r>
    </w:p>
  </w:footnote>
  <w:footnote w:id="700">
    <w:p w14:paraId="24311CED" w14:textId="1E1A85CD" w:rsidR="000676C7" w:rsidRDefault="000676C7"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01">
    <w:p w14:paraId="31DA08D1" w14:textId="75A07B30" w:rsidR="000676C7" w:rsidRDefault="000676C7" w:rsidP="00027E51">
      <w:pPr>
        <w:pStyle w:val="footnote"/>
      </w:pPr>
      <w:r>
        <w:rPr>
          <w:rStyle w:val="FootnoteReference"/>
        </w:rPr>
        <w:footnoteRef/>
      </w:r>
      <w:r>
        <w:t xml:space="preserve"> [JS] or “I directed myself towards”</w:t>
      </w:r>
    </w:p>
  </w:footnote>
  <w:footnote w:id="702">
    <w:p w14:paraId="0B2F62E7" w14:textId="0CF252B5" w:rsidR="000676C7" w:rsidRDefault="000676C7" w:rsidP="00C544D6">
      <w:pPr>
        <w:pStyle w:val="footnote"/>
      </w:pPr>
      <w:r>
        <w:rPr>
          <w:rStyle w:val="FootnoteReference"/>
        </w:rPr>
        <w:footnoteRef/>
      </w:r>
      <w:r>
        <w:t xml:space="preserve"> Cf. Lk. 24:27,32,45.</w:t>
      </w:r>
    </w:p>
  </w:footnote>
  <w:footnote w:id="703">
    <w:p w14:paraId="081BE299" w14:textId="0DC86D26" w:rsidR="000676C7" w:rsidRDefault="000676C7" w:rsidP="00027E51">
      <w:pPr>
        <w:pStyle w:val="footnote"/>
      </w:pPr>
      <w:r>
        <w:rPr>
          <w:rStyle w:val="FootnoteReference"/>
        </w:rPr>
        <w:footnoteRef/>
      </w:r>
      <w:r>
        <w:t xml:space="preserve"> [JS] Fr. Lazarus and Fr. Athanasius interpret this as “the Spirit” or “a Spirit”, (breath and spirit being the same word)</w:t>
      </w:r>
    </w:p>
  </w:footnote>
  <w:footnote w:id="704">
    <w:p w14:paraId="33F1F13D" w14:textId="77777777" w:rsidR="000676C7" w:rsidRDefault="000676C7" w:rsidP="00C544D6">
      <w:pPr>
        <w:pStyle w:val="footnote"/>
      </w:pPr>
      <w:r>
        <w:rPr>
          <w:rStyle w:val="FootnoteReference"/>
        </w:rPr>
        <w:footnoteRef/>
      </w:r>
      <w:r>
        <w:t xml:space="preserve"> Just as we who claim to love God judge it right to show mercy, so we can expect the divine mercy (Mt. 5:7).</w:t>
      </w:r>
    </w:p>
  </w:footnote>
  <w:footnote w:id="705">
    <w:p w14:paraId="63C08946" w14:textId="7EC52CFB" w:rsidR="000676C7" w:rsidRDefault="000676C7" w:rsidP="00C544D6">
      <w:pPr>
        <w:pStyle w:val="footnote"/>
      </w:pPr>
      <w:r>
        <w:rPr>
          <w:rStyle w:val="FootnoteReference"/>
        </w:rPr>
        <w:footnoteRef/>
      </w:r>
      <w:r>
        <w:t xml:space="preserve"> pure: </w:t>
      </w:r>
      <w:r w:rsidRPr="007B4ADE">
        <w:rPr>
          <w:i/>
        </w:rPr>
        <w:t>lit</w:t>
      </w:r>
      <w:r>
        <w:t>. burnt, fired: hence refined and pure (cf. Psalm 11:7).</w:t>
      </w:r>
    </w:p>
  </w:footnote>
  <w:footnote w:id="706">
    <w:p w14:paraId="6C5F33A5" w14:textId="77777777" w:rsidR="000676C7" w:rsidRDefault="000676C7"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07">
    <w:p w14:paraId="1B4D2C64" w14:textId="77376B3B" w:rsidR="000676C7" w:rsidRDefault="000676C7"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08">
    <w:p w14:paraId="7AACBE15" w14:textId="544AAC0D" w:rsidR="000676C7" w:rsidRDefault="000676C7"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09">
    <w:p w14:paraId="316360CF" w14:textId="52D1E6E8" w:rsidR="000676C7" w:rsidRDefault="000676C7" w:rsidP="00330381">
      <w:pPr>
        <w:pStyle w:val="footnote"/>
      </w:pPr>
      <w:r>
        <w:rPr>
          <w:rStyle w:val="FootnoteReference"/>
        </w:rPr>
        <w:footnoteRef/>
      </w:r>
      <w:r>
        <w:t xml:space="preserve"> [JS] or “wickedness”</w:t>
      </w:r>
    </w:p>
  </w:footnote>
  <w:footnote w:id="710">
    <w:p w14:paraId="50052FF4" w14:textId="1790CFD6" w:rsidR="000676C7" w:rsidRDefault="000676C7" w:rsidP="00C544D6">
      <w:pPr>
        <w:pStyle w:val="footnote"/>
      </w:pPr>
      <w:r>
        <w:rPr>
          <w:rStyle w:val="FootnoteReference"/>
        </w:rPr>
        <w:footnoteRef/>
      </w:r>
      <w:r>
        <w:t xml:space="preserve"> Cf. Ps. 110:10.</w:t>
      </w:r>
    </w:p>
  </w:footnote>
  <w:footnote w:id="711">
    <w:p w14:paraId="720D7516" w14:textId="1A9EC268" w:rsidR="000676C7" w:rsidRDefault="000676C7"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12">
    <w:p w14:paraId="7BCCBEE9" w14:textId="2E070483" w:rsidR="000676C7" w:rsidRDefault="000676C7" w:rsidP="00922B79">
      <w:pPr>
        <w:pStyle w:val="footnote"/>
      </w:pPr>
      <w:r>
        <w:rPr>
          <w:rStyle w:val="FootnoteReference"/>
        </w:rPr>
        <w:footnoteRef/>
      </w:r>
      <w:r>
        <w:t xml:space="preserve"> [JS] Coptic has, “Name”.</w:t>
      </w:r>
    </w:p>
  </w:footnote>
  <w:footnote w:id="713">
    <w:p w14:paraId="6758F0AB" w14:textId="1B97FFBE" w:rsidR="000676C7" w:rsidRDefault="000676C7" w:rsidP="00922B79">
      <w:pPr>
        <w:pStyle w:val="footnote"/>
      </w:pPr>
      <w:r>
        <w:rPr>
          <w:rStyle w:val="FootnoteReference"/>
        </w:rPr>
        <w:footnoteRef/>
      </w:r>
      <w:r>
        <w:t xml:space="preserve"> [JS] or “word,” or “teachings</w:t>
      </w:r>
    </w:p>
  </w:footnote>
  <w:footnote w:id="714">
    <w:p w14:paraId="6F9983BE" w14:textId="25FEB91F" w:rsidR="000676C7" w:rsidRDefault="000676C7" w:rsidP="00881117">
      <w:pPr>
        <w:pStyle w:val="footnote"/>
      </w:pPr>
      <w:r>
        <w:rPr>
          <w:rStyle w:val="FootnoteReference"/>
        </w:rPr>
        <w:footnoteRef/>
      </w:r>
      <w:r>
        <w:t xml:space="preserve"> [JS] Fr. Athanaius has “or what shall be added unto you, by a deceitful ltongue?”</w:t>
      </w:r>
    </w:p>
  </w:footnote>
  <w:footnote w:id="715">
    <w:p w14:paraId="0951B7D8" w14:textId="2424F68A" w:rsidR="000676C7" w:rsidRDefault="000676C7" w:rsidP="00C544D6">
      <w:pPr>
        <w:pStyle w:val="footnote"/>
      </w:pPr>
      <w:r>
        <w:rPr>
          <w:rStyle w:val="FootnoteReference"/>
        </w:rPr>
        <w:footnoteRef/>
      </w:r>
      <w:r>
        <w:t xml:space="preserve"> Cf. Psalm 139:11; Rom. 12:20. ‘Coals of hell’. For desolation as the equivalent of hell, see Mark 13:14.</w:t>
      </w:r>
    </w:p>
  </w:footnote>
  <w:footnote w:id="716">
    <w:p w14:paraId="1F068DD9" w14:textId="40950119" w:rsidR="000676C7" w:rsidRDefault="000676C7" w:rsidP="00C544D6">
      <w:pPr>
        <w:pStyle w:val="footnote"/>
      </w:pPr>
      <w:r>
        <w:rPr>
          <w:rStyle w:val="FootnoteReference"/>
        </w:rPr>
        <w:footnoteRef/>
      </w:r>
      <w:r>
        <w:t xml:space="preserve"> Cf. Jeremiah 3:23. I look through the hills to their unseen Maker.</w:t>
      </w:r>
    </w:p>
  </w:footnote>
  <w:footnote w:id="717">
    <w:p w14:paraId="597C7008" w14:textId="630EBDA2" w:rsidR="000676C7" w:rsidRDefault="000676C7"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18">
    <w:p w14:paraId="17B7D2D5" w14:textId="062D6F27" w:rsidR="000676C7" w:rsidRDefault="000676C7" w:rsidP="00CE55B0">
      <w:pPr>
        <w:pStyle w:val="footnote"/>
      </w:pPr>
      <w:r>
        <w:rPr>
          <w:rStyle w:val="FootnoteReference"/>
        </w:rPr>
        <w:footnoteRef/>
      </w:r>
      <w:r>
        <w:t xml:space="preserve"> [JS] Fr. Athanasius has, “Jerusalem is built as a city: her good pleasure is in this and that:”</w:t>
      </w:r>
    </w:p>
  </w:footnote>
  <w:footnote w:id="719">
    <w:p w14:paraId="15E2D793" w14:textId="77777777" w:rsidR="000676C7" w:rsidRDefault="000676C7"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20">
    <w:p w14:paraId="15A2BE54" w14:textId="760CD576" w:rsidR="000676C7" w:rsidRDefault="000676C7" w:rsidP="00CE55B0">
      <w:pPr>
        <w:pStyle w:val="footnote"/>
      </w:pPr>
      <w:r>
        <w:rPr>
          <w:rStyle w:val="FootnoteReference"/>
        </w:rPr>
        <w:footnoteRef/>
      </w:r>
      <w:r>
        <w:t xml:space="preserve"> [JS] or “thank and praise”, “thankfully confess with praise”</w:t>
      </w:r>
    </w:p>
  </w:footnote>
  <w:footnote w:id="721">
    <w:p w14:paraId="351045EF" w14:textId="461615AB" w:rsidR="000676C7" w:rsidRDefault="000676C7" w:rsidP="0033276B">
      <w:pPr>
        <w:pStyle w:val="footnote"/>
      </w:pPr>
      <w:r>
        <w:rPr>
          <w:rStyle w:val="FootnoteReference"/>
        </w:rPr>
        <w:footnoteRef/>
      </w:r>
      <w:r>
        <w:t xml:space="preserve"> [JS] or “pray” or “ask after” “that which pertains to the pace of Jesrusalem”</w:t>
      </w:r>
    </w:p>
  </w:footnote>
  <w:footnote w:id="722">
    <w:p w14:paraId="3A74CEC3" w14:textId="7502B3A2" w:rsidR="000676C7" w:rsidRDefault="000676C7"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23">
    <w:p w14:paraId="2E2CD6B3" w14:textId="77777777" w:rsidR="000676C7" w:rsidRDefault="000676C7" w:rsidP="00C544D6">
      <w:pPr>
        <w:pStyle w:val="footnote"/>
      </w:pPr>
      <w:r>
        <w:rPr>
          <w:rStyle w:val="FootnoteReference"/>
        </w:rPr>
        <w:footnoteRef/>
      </w:r>
      <w:r>
        <w:t xml:space="preserve"> Hebrews 11:26; 13:13.</w:t>
      </w:r>
    </w:p>
  </w:footnote>
  <w:footnote w:id="724">
    <w:p w14:paraId="09354BED" w14:textId="77777777" w:rsidR="000676C7" w:rsidRDefault="000676C7" w:rsidP="00C544D6">
      <w:pPr>
        <w:pStyle w:val="footnote"/>
      </w:pPr>
      <w:r>
        <w:rPr>
          <w:rStyle w:val="FootnoteReference"/>
        </w:rPr>
        <w:footnoteRef/>
      </w:r>
      <w:r>
        <w:t xml:space="preserve"> Heaven is here (Mt. 4:17; Lk. 17:21; Prov. 17:24).</w:t>
      </w:r>
    </w:p>
  </w:footnote>
  <w:footnote w:id="725">
    <w:p w14:paraId="70E4A917" w14:textId="510327E2" w:rsidR="000676C7" w:rsidRDefault="000676C7" w:rsidP="0017251E">
      <w:pPr>
        <w:pStyle w:val="footnote"/>
      </w:pPr>
      <w:r>
        <w:rPr>
          <w:rStyle w:val="FootnoteReference"/>
        </w:rPr>
        <w:footnoteRef/>
      </w:r>
      <w:r>
        <w:t xml:space="preserve"> [JS] Fr. Lazarus and NETS have “irresistible”, OSB has “overwhelming”</w:t>
      </w:r>
    </w:p>
  </w:footnote>
  <w:footnote w:id="726">
    <w:p w14:paraId="045830C0" w14:textId="3777C1FD" w:rsidR="000676C7" w:rsidRDefault="000676C7" w:rsidP="00330381">
      <w:pPr>
        <w:pStyle w:val="footnote"/>
      </w:pPr>
      <w:r>
        <w:rPr>
          <w:rStyle w:val="FootnoteReference"/>
        </w:rPr>
        <w:footnoteRef/>
      </w:r>
      <w:r>
        <w:t xml:space="preserve"> [JS] or “evildoers”</w:t>
      </w:r>
    </w:p>
  </w:footnote>
  <w:footnote w:id="727">
    <w:p w14:paraId="09C30AE4" w14:textId="6C02AB51" w:rsidR="000676C7" w:rsidRDefault="000676C7" w:rsidP="00511459">
      <w:pPr>
        <w:pStyle w:val="footnote"/>
      </w:pPr>
      <w:r>
        <w:rPr>
          <w:rStyle w:val="FootnoteReference"/>
        </w:rPr>
        <w:footnoteRef/>
      </w:r>
      <w:r>
        <w:t xml:space="preserve"> [JS] Fr. Athanasius has, “the Lord has magnified His doings with them.”</w:t>
      </w:r>
    </w:p>
  </w:footnote>
  <w:footnote w:id="728">
    <w:p w14:paraId="5CAE6DBB" w14:textId="77777777" w:rsidR="000676C7" w:rsidRDefault="000676C7"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29">
    <w:p w14:paraId="2AB48656" w14:textId="77777777" w:rsidR="000676C7" w:rsidRDefault="000676C7"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30">
    <w:p w14:paraId="7602D33B" w14:textId="34E014EA" w:rsidR="000676C7" w:rsidRDefault="000676C7" w:rsidP="003169DD">
      <w:pPr>
        <w:pStyle w:val="footnote"/>
      </w:pPr>
      <w:r>
        <w:rPr>
          <w:rStyle w:val="FootnoteReference"/>
        </w:rPr>
        <w:footnoteRef/>
      </w:r>
      <w:r>
        <w:t xml:space="preserve"> [JS] “from your rest”, literally, “after sitting”</w:t>
      </w:r>
    </w:p>
  </w:footnote>
  <w:footnote w:id="731">
    <w:p w14:paraId="2EF38BE0" w14:textId="36D5D79C" w:rsidR="000676C7" w:rsidRDefault="000676C7" w:rsidP="003169DD">
      <w:pPr>
        <w:pStyle w:val="footnote"/>
      </w:pPr>
      <w:r>
        <w:rPr>
          <w:rStyle w:val="FootnoteReference"/>
        </w:rPr>
        <w:footnoteRef/>
      </w:r>
      <w:r>
        <w:t xml:space="preserve"> [JS] Fr. Athanasius has, “the children of those who have been awakened.”</w:t>
      </w:r>
    </w:p>
  </w:footnote>
  <w:footnote w:id="732">
    <w:p w14:paraId="40FE15BF" w14:textId="13C73A63" w:rsidR="000676C7" w:rsidRDefault="000676C7" w:rsidP="008D24A6">
      <w:pPr>
        <w:pStyle w:val="footnote"/>
      </w:pPr>
      <w:r>
        <w:rPr>
          <w:rStyle w:val="FootnoteReference"/>
        </w:rPr>
        <w:footnoteRef/>
      </w:r>
      <w:r>
        <w:t xml:space="preserve"> [JS] Fr. Lazarus has, “such exiles”</w:t>
      </w:r>
    </w:p>
  </w:footnote>
  <w:footnote w:id="733">
    <w:p w14:paraId="48D4D6D3" w14:textId="3C1F801B" w:rsidR="000676C7" w:rsidRDefault="000676C7" w:rsidP="00087D9B">
      <w:pPr>
        <w:pStyle w:val="footnote"/>
      </w:pPr>
      <w:r>
        <w:rPr>
          <w:rStyle w:val="FootnoteReference"/>
        </w:rPr>
        <w:footnoteRef/>
      </w:r>
      <w:r>
        <w:t xml:space="preserve"> [JS] Fr. Athanasius has, “You will be blessed”</w:t>
      </w:r>
    </w:p>
  </w:footnote>
  <w:footnote w:id="734">
    <w:p w14:paraId="7A7A17DB" w14:textId="31683221" w:rsidR="000676C7" w:rsidRDefault="000676C7" w:rsidP="00087D9B">
      <w:pPr>
        <w:pStyle w:val="footnote"/>
      </w:pPr>
      <w:r>
        <w:rPr>
          <w:rStyle w:val="FootnoteReference"/>
        </w:rPr>
        <w:footnoteRef/>
      </w:r>
      <w:r>
        <w:t xml:space="preserve"> [JS]. Fr. Athanasius has, “you will,” instead of “may you”, throughout these last two vs. Lit. “sonss’ sons”</w:t>
      </w:r>
    </w:p>
  </w:footnote>
  <w:footnote w:id="735">
    <w:p w14:paraId="60A69A9F" w14:textId="2E477841" w:rsidR="000676C7" w:rsidRDefault="000676C7" w:rsidP="0061464A">
      <w:pPr>
        <w:pStyle w:val="footnote"/>
      </w:pPr>
      <w:r>
        <w:rPr>
          <w:rStyle w:val="FootnoteReference"/>
        </w:rPr>
        <w:footnoteRef/>
      </w:r>
      <w:r>
        <w:t xml:space="preserve"> [JS] OSB has “schemed behind my back,” NETS has, “On my back the sinners were practicing hteir skill”</w:t>
      </w:r>
    </w:p>
  </w:footnote>
  <w:footnote w:id="736">
    <w:p w14:paraId="74FF21CF" w14:textId="3FFF46C5" w:rsidR="000676C7" w:rsidRDefault="000676C7" w:rsidP="0061464A">
      <w:pPr>
        <w:pStyle w:val="footnote"/>
      </w:pPr>
      <w:r>
        <w:rPr>
          <w:rStyle w:val="FootnoteReference"/>
        </w:rPr>
        <w:footnoteRef/>
      </w:r>
      <w:r>
        <w:t xml:space="preserve"> [JS] or “lawlessness”</w:t>
      </w:r>
    </w:p>
  </w:footnote>
  <w:footnote w:id="737">
    <w:p w14:paraId="6A925E31" w14:textId="50F1CD8D" w:rsidR="000676C7" w:rsidRDefault="000676C7"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38">
    <w:p w14:paraId="0FC01CF2" w14:textId="3C79D2D9" w:rsidR="000676C7" w:rsidRDefault="000676C7" w:rsidP="00714F88">
      <w:pPr>
        <w:pStyle w:val="footnote"/>
      </w:pPr>
      <w:r>
        <w:rPr>
          <w:rStyle w:val="FootnoteReference"/>
        </w:rPr>
        <w:footnoteRef/>
      </w:r>
      <w:r>
        <w:t xml:space="preserve"> [JS] or “transgressions” or “acts of lawlessness”, throughout.</w:t>
      </w:r>
    </w:p>
  </w:footnote>
  <w:footnote w:id="739">
    <w:p w14:paraId="0461F9AD" w14:textId="6F28CA37" w:rsidR="000676C7" w:rsidRDefault="000676C7" w:rsidP="00714F88">
      <w:pPr>
        <w:pStyle w:val="footnote"/>
      </w:pPr>
      <w:r>
        <w:rPr>
          <w:rStyle w:val="FootnoteReference"/>
        </w:rPr>
        <w:footnoteRef/>
      </w:r>
      <w:r>
        <w:t xml:space="preserve"> [JS] or “forgiveness”</w:t>
      </w:r>
    </w:p>
  </w:footnote>
  <w:footnote w:id="740">
    <w:p w14:paraId="0C346C8C" w14:textId="77777777" w:rsidR="000676C7" w:rsidRDefault="000676C7"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41">
    <w:p w14:paraId="5234FC2B" w14:textId="0EBBDCE3" w:rsidR="000676C7" w:rsidRDefault="000676C7" w:rsidP="00C544D6">
      <w:pPr>
        <w:pStyle w:val="footnote"/>
      </w:pPr>
      <w:r>
        <w:rPr>
          <w:rStyle w:val="FootnoteReference"/>
        </w:rPr>
        <w:footnoteRef/>
      </w:r>
      <w:r>
        <w:t xml:space="preserve"> Cf. Titus 2:14.</w:t>
      </w:r>
    </w:p>
  </w:footnote>
  <w:footnote w:id="742">
    <w:p w14:paraId="55BAD822" w14:textId="77777777" w:rsidR="000676C7" w:rsidRDefault="000676C7" w:rsidP="00C544D6">
      <w:pPr>
        <w:pStyle w:val="footnote"/>
      </w:pPr>
      <w:r>
        <w:rPr>
          <w:rStyle w:val="FootnoteReference"/>
        </w:rPr>
        <w:footnoteRef/>
      </w:r>
      <w:r>
        <w:t xml:space="preserve"> Prov. 29:1; 2 Kings 17:14; Neh. 9:16; Dt. 9:6.</w:t>
      </w:r>
    </w:p>
  </w:footnote>
  <w:footnote w:id="743">
    <w:p w14:paraId="4E2F71A4" w14:textId="2CCCE707" w:rsidR="000676C7" w:rsidRDefault="000676C7" w:rsidP="00C0758B">
      <w:pPr>
        <w:pStyle w:val="footnote"/>
      </w:pPr>
      <w:r>
        <w:rPr>
          <w:rStyle w:val="FootnoteReference"/>
        </w:rPr>
        <w:footnoteRef/>
      </w:r>
      <w:r>
        <w:t xml:space="preserve"> [JS] literally “the tabernacle of my house”</w:t>
      </w:r>
    </w:p>
  </w:footnote>
  <w:footnote w:id="744">
    <w:p w14:paraId="7C027A5F" w14:textId="25B43E29" w:rsidR="000676C7" w:rsidRDefault="000676C7"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45">
    <w:p w14:paraId="061D8F8B" w14:textId="29FA4A55" w:rsidR="000676C7" w:rsidRDefault="000676C7" w:rsidP="00C544D6">
      <w:pPr>
        <w:pStyle w:val="footnote"/>
      </w:pPr>
      <w:r>
        <w:rPr>
          <w:rStyle w:val="FootnoteReference"/>
        </w:rPr>
        <w:footnoteRef/>
      </w:r>
      <w:r>
        <w:t xml:space="preserve"> Cf. 1 Kings 6:21 (1 Sam. 6:21).</w:t>
      </w:r>
    </w:p>
  </w:footnote>
  <w:footnote w:id="746">
    <w:p w14:paraId="7A5052C0" w14:textId="161D9B7D" w:rsidR="000676C7" w:rsidRDefault="000676C7" w:rsidP="00023B09">
      <w:pPr>
        <w:pStyle w:val="footnote"/>
      </w:pPr>
      <w:r>
        <w:rPr>
          <w:rStyle w:val="FootnoteReference"/>
        </w:rPr>
        <w:footnoteRef/>
      </w:r>
      <w:r>
        <w:t xml:space="preserve"> [JS] “do obeisance”, i.e. literally “bow down”</w:t>
      </w:r>
    </w:p>
  </w:footnote>
  <w:footnote w:id="747">
    <w:p w14:paraId="7B1B3D1C" w14:textId="1A224FFE" w:rsidR="000676C7" w:rsidRDefault="000676C7" w:rsidP="00023B09">
      <w:pPr>
        <w:pStyle w:val="footnote"/>
      </w:pPr>
      <w:r>
        <w:rPr>
          <w:rStyle w:val="FootnoteReference"/>
        </w:rPr>
        <w:footnoteRef/>
      </w:r>
      <w:r>
        <w:t xml:space="preserve"> [JS] Fr. Lazarus has “resting-place”</w:t>
      </w:r>
    </w:p>
  </w:footnote>
  <w:footnote w:id="748">
    <w:p w14:paraId="57742C2B" w14:textId="024D8554" w:rsidR="000676C7" w:rsidRDefault="000676C7" w:rsidP="00023B09">
      <w:pPr>
        <w:pStyle w:val="footnote"/>
      </w:pPr>
      <w:r>
        <w:rPr>
          <w:rStyle w:val="FootnoteReference"/>
        </w:rPr>
        <w:footnoteRef/>
      </w:r>
      <w:r>
        <w:t xml:space="preserve"> [JS] or “the ark of Your holiness”</w:t>
      </w:r>
    </w:p>
  </w:footnote>
  <w:footnote w:id="749">
    <w:p w14:paraId="371872E1" w14:textId="77777777" w:rsidR="000676C7" w:rsidRDefault="000676C7" w:rsidP="00C544D6">
      <w:pPr>
        <w:pStyle w:val="footnote"/>
      </w:pPr>
      <w:r>
        <w:rPr>
          <w:rStyle w:val="FootnoteReference"/>
        </w:rPr>
        <w:footnoteRef/>
      </w:r>
      <w:r>
        <w:t xml:space="preserve"> Ps. 131:8-10 = 2 Chron. 6:41-42.</w:t>
      </w:r>
    </w:p>
  </w:footnote>
  <w:footnote w:id="750">
    <w:p w14:paraId="3FFC0219" w14:textId="77777777" w:rsidR="000676C7" w:rsidRDefault="000676C7" w:rsidP="00C544D6">
      <w:pPr>
        <w:pStyle w:val="footnote"/>
      </w:pPr>
      <w:r>
        <w:rPr>
          <w:rStyle w:val="FootnoteReference"/>
        </w:rPr>
        <w:footnoteRef/>
      </w:r>
      <w:r>
        <w:t xml:space="preserve"> I Chron. 17:11-14; Acts 2:30-33.</w:t>
      </w:r>
    </w:p>
  </w:footnote>
  <w:footnote w:id="751">
    <w:p w14:paraId="750994E1" w14:textId="39B5FB55" w:rsidR="000676C7" w:rsidRDefault="000676C7" w:rsidP="00631963">
      <w:pPr>
        <w:pStyle w:val="footnote"/>
      </w:pPr>
      <w:r>
        <w:rPr>
          <w:rStyle w:val="FootnoteReference"/>
        </w:rPr>
        <w:footnoteRef/>
      </w:r>
      <w:r>
        <w:t xml:space="preserve"> [JS] Coptic has “widow”.</w:t>
      </w:r>
    </w:p>
  </w:footnote>
  <w:footnote w:id="752">
    <w:p w14:paraId="20533A22" w14:textId="760F6E73" w:rsidR="000676C7" w:rsidRDefault="000676C7" w:rsidP="00631963">
      <w:pPr>
        <w:pStyle w:val="footnote"/>
      </w:pPr>
      <w:r>
        <w:rPr>
          <w:rStyle w:val="FootnoteReference"/>
        </w:rPr>
        <w:footnoteRef/>
      </w:r>
      <w:r>
        <w:t xml:space="preserve"> [JS] or “rejoice with rejoicing”</w:t>
      </w:r>
    </w:p>
  </w:footnote>
  <w:footnote w:id="753">
    <w:p w14:paraId="41E94330" w14:textId="77777777" w:rsidR="000676C7" w:rsidRDefault="000676C7" w:rsidP="00C544D6">
      <w:pPr>
        <w:pStyle w:val="footnote"/>
      </w:pPr>
      <w:r>
        <w:rPr>
          <w:rStyle w:val="FootnoteReference"/>
        </w:rPr>
        <w:footnoteRef/>
      </w:r>
      <w:r>
        <w:t xml:space="preserve"> stock: </w:t>
      </w:r>
      <w:r w:rsidRPr="00783CA0">
        <w:rPr>
          <w:i/>
        </w:rPr>
        <w:t>lit</w:t>
      </w:r>
      <w:r>
        <w:t>. horn.</w:t>
      </w:r>
    </w:p>
  </w:footnote>
  <w:footnote w:id="754">
    <w:p w14:paraId="2CC35491" w14:textId="77777777" w:rsidR="000676C7" w:rsidRDefault="000676C7"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55">
    <w:p w14:paraId="5C900721" w14:textId="77777777" w:rsidR="000676C7" w:rsidRDefault="000676C7"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6">
    <w:p w14:paraId="1C6E6FA2" w14:textId="77777777" w:rsidR="000676C7" w:rsidRDefault="000676C7"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57">
    <w:p w14:paraId="53BD49E1" w14:textId="53C59812" w:rsidR="000676C7" w:rsidRDefault="000676C7"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58">
    <w:p w14:paraId="6C27778C" w14:textId="276CBE19" w:rsidR="000676C7" w:rsidRDefault="000676C7" w:rsidP="008B199B">
      <w:pPr>
        <w:pStyle w:val="footnote"/>
      </w:pPr>
      <w:r>
        <w:rPr>
          <w:rStyle w:val="FootnoteReference"/>
        </w:rPr>
        <w:footnoteRef/>
      </w:r>
      <w:r>
        <w:t xml:space="preserve"> [JS] literally, “slaves”</w:t>
      </w:r>
    </w:p>
  </w:footnote>
  <w:footnote w:id="759">
    <w:p w14:paraId="1FC82724" w14:textId="77777777" w:rsidR="000676C7" w:rsidRDefault="000676C7" w:rsidP="00C544D6">
      <w:pPr>
        <w:pStyle w:val="footnote"/>
      </w:pPr>
      <w:r>
        <w:rPr>
          <w:rStyle w:val="FootnoteReference"/>
        </w:rPr>
        <w:footnoteRef/>
      </w:r>
      <w:r>
        <w:t xml:space="preserve"> The kingdoms of this world have become the kingdoms of our Lord and of His Christ’ (Rev. 11:15).</w:t>
      </w:r>
    </w:p>
  </w:footnote>
  <w:footnote w:id="760">
    <w:p w14:paraId="5C9240DB" w14:textId="77777777" w:rsidR="000676C7" w:rsidRDefault="000676C7" w:rsidP="00C544D6">
      <w:pPr>
        <w:pStyle w:val="footnote"/>
      </w:pPr>
      <w:r>
        <w:rPr>
          <w:rStyle w:val="FootnoteReference"/>
        </w:rPr>
        <w:footnoteRef/>
      </w:r>
      <w:r>
        <w:t xml:space="preserve"> Deut. 32:36.</w:t>
      </w:r>
    </w:p>
  </w:footnote>
  <w:footnote w:id="761">
    <w:p w14:paraId="6CA454B0" w14:textId="699660A9" w:rsidR="000676C7" w:rsidRDefault="000676C7" w:rsidP="009F1DA0">
      <w:pPr>
        <w:pStyle w:val="footnote"/>
      </w:pPr>
      <w:r>
        <w:rPr>
          <w:rStyle w:val="FootnoteReference"/>
        </w:rPr>
        <w:footnoteRef/>
      </w:r>
      <w:r>
        <w:t xml:space="preserve"> [JS] [] lacking in all but OSB</w:t>
      </w:r>
    </w:p>
  </w:footnote>
  <w:footnote w:id="762">
    <w:p w14:paraId="71CEF4E9" w14:textId="77777777" w:rsidR="000676C7" w:rsidRDefault="000676C7"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63">
    <w:p w14:paraId="6639BD0B" w14:textId="45AA87DA" w:rsidR="000676C7" w:rsidRDefault="000676C7"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64">
    <w:p w14:paraId="2B96894E" w14:textId="6C468A01" w:rsidR="000676C7" w:rsidRDefault="000676C7" w:rsidP="00C544D6">
      <w:pPr>
        <w:pStyle w:val="footnote"/>
      </w:pPr>
      <w:r>
        <w:rPr>
          <w:rStyle w:val="FootnoteReference"/>
        </w:rPr>
        <w:footnoteRef/>
      </w:r>
      <w:r>
        <w:t xml:space="preserve"> mercy: </w:t>
      </w:r>
      <w:r w:rsidRPr="007F3CE8">
        <w:rPr>
          <w:i/>
        </w:rPr>
        <w:t>or</w:t>
      </w:r>
      <w:r>
        <w:t xml:space="preserve"> love. Cf. Lk. 10:37.</w:t>
      </w:r>
    </w:p>
  </w:footnote>
  <w:footnote w:id="765">
    <w:p w14:paraId="08E6A124" w14:textId="11CACB93" w:rsidR="000676C7" w:rsidRDefault="000676C7"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66">
    <w:p w14:paraId="39412F7E" w14:textId="1E04020D" w:rsidR="000676C7" w:rsidRDefault="000676C7" w:rsidP="00AE1E0F">
      <w:pPr>
        <w:pStyle w:val="footnote"/>
      </w:pPr>
      <w:r>
        <w:rPr>
          <w:rStyle w:val="FootnoteReference"/>
        </w:rPr>
        <w:footnoteRef/>
      </w:r>
      <w:r>
        <w:t xml:space="preserve"> [JS] or “and shook of Pharaoh and his army into the Red sea,”</w:t>
      </w:r>
    </w:p>
  </w:footnote>
  <w:footnote w:id="767">
    <w:p w14:paraId="0B96BC12" w14:textId="30893C5B" w:rsidR="000676C7" w:rsidRDefault="000676C7" w:rsidP="00AE1E0F">
      <w:pPr>
        <w:pStyle w:val="footnote"/>
      </w:pPr>
      <w:r>
        <w:rPr>
          <w:rStyle w:val="FootnoteReference"/>
        </w:rPr>
        <w:footnoteRef/>
      </w:r>
      <w:r>
        <w:t xml:space="preserve"> [JS] or “slew”</w:t>
      </w:r>
    </w:p>
  </w:footnote>
  <w:footnote w:id="768">
    <w:p w14:paraId="0DA78EFF" w14:textId="6EE98942" w:rsidR="000676C7" w:rsidRDefault="000676C7" w:rsidP="00AE1E0F">
      <w:pPr>
        <w:pStyle w:val="footnote"/>
      </w:pPr>
      <w:r>
        <w:rPr>
          <w:rStyle w:val="FootnoteReference"/>
        </w:rPr>
        <w:footnoteRef/>
      </w:r>
      <w:r>
        <w:t xml:space="preserve"> [JS] [] lacking in all but the Copitc. This verse and 16b lacking in most translations.</w:t>
      </w:r>
    </w:p>
  </w:footnote>
  <w:footnote w:id="769">
    <w:p w14:paraId="491E3626" w14:textId="77777777" w:rsidR="000676C7" w:rsidRDefault="000676C7"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70">
    <w:p w14:paraId="27102E37" w14:textId="01E87A4E" w:rsidR="000676C7" w:rsidRDefault="000676C7" w:rsidP="00C544D6">
      <w:pPr>
        <w:pStyle w:val="footnote"/>
      </w:pPr>
      <w:r>
        <w:rPr>
          <w:rStyle w:val="FootnoteReference"/>
        </w:rPr>
        <w:footnoteRef/>
      </w:r>
      <w:r>
        <w:t xml:space="preserve"> See previous footnote.</w:t>
      </w:r>
    </w:p>
  </w:footnote>
  <w:footnote w:id="771">
    <w:p w14:paraId="32C9C8BA" w14:textId="1283C1AE" w:rsidR="000676C7" w:rsidRDefault="000676C7"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72">
    <w:p w14:paraId="1CAEC73A" w14:textId="2CFEA53A" w:rsidR="000676C7" w:rsidRDefault="000676C7" w:rsidP="00AC3281">
      <w:pPr>
        <w:pStyle w:val="footnote"/>
      </w:pPr>
      <w:r>
        <w:rPr>
          <w:rStyle w:val="FootnoteReference"/>
        </w:rPr>
        <w:footnoteRef/>
      </w:r>
      <w:r>
        <w:t xml:space="preserve"> [JS] or “thank”, or “thankfully confess with praise”</w:t>
      </w:r>
    </w:p>
  </w:footnote>
  <w:footnote w:id="773">
    <w:p w14:paraId="02264BC2" w14:textId="77777777" w:rsidR="000676C7" w:rsidRDefault="000676C7"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74">
    <w:p w14:paraId="474A88D1" w14:textId="00155028" w:rsidR="000676C7" w:rsidRDefault="000676C7" w:rsidP="00AC3281">
      <w:pPr>
        <w:pStyle w:val="footnote"/>
      </w:pPr>
      <w:r>
        <w:rPr>
          <w:rStyle w:val="FootnoteReference"/>
        </w:rPr>
        <w:footnoteRef/>
      </w:r>
      <w:r>
        <w:t xml:space="preserve"> [JS] “do obeisance”, elsewhere rendered “worship’, but referring to the physical act.</w:t>
      </w:r>
    </w:p>
  </w:footnote>
  <w:footnote w:id="775">
    <w:p w14:paraId="1B1D5002" w14:textId="29B07E11" w:rsidR="000676C7" w:rsidRDefault="000676C7" w:rsidP="00C1761F">
      <w:pPr>
        <w:pStyle w:val="footnote"/>
      </w:pPr>
      <w:r>
        <w:rPr>
          <w:rStyle w:val="FootnoteReference"/>
        </w:rPr>
        <w:footnoteRef/>
      </w:r>
      <w:r>
        <w:t xml:space="preserve"> [JS] or “give thanks to,” or “prase,” or “thankfully confess Your Name with praise”</w:t>
      </w:r>
    </w:p>
  </w:footnote>
  <w:footnote w:id="776">
    <w:p w14:paraId="12351032" w14:textId="637DDCD6" w:rsidR="000676C7" w:rsidRDefault="000676C7"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77">
    <w:p w14:paraId="00F8589A" w14:textId="3079BAC3" w:rsidR="000676C7" w:rsidRDefault="000676C7" w:rsidP="00C1761F">
      <w:pPr>
        <w:pStyle w:val="footnote"/>
      </w:pPr>
      <w:r>
        <w:rPr>
          <w:rStyle w:val="FootnoteReference"/>
        </w:rPr>
        <w:footnoteRef/>
      </w:r>
      <w:r>
        <w:t xml:space="preserve"> [JS] or “acknowledge,” or “give thanks to,” or “thankfully confess with praise”</w:t>
      </w:r>
    </w:p>
  </w:footnote>
  <w:footnote w:id="778">
    <w:p w14:paraId="18BB02EB" w14:textId="33FE7177" w:rsidR="000676C7" w:rsidRDefault="000676C7"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79">
    <w:p w14:paraId="333B0F0E" w14:textId="4D89FC4A" w:rsidR="000676C7" w:rsidRDefault="000676C7" w:rsidP="00FF6795">
      <w:pPr>
        <w:pStyle w:val="footnote"/>
      </w:pPr>
      <w:r>
        <w:rPr>
          <w:rStyle w:val="FootnoteReference"/>
        </w:rPr>
        <w:footnoteRef/>
      </w:r>
      <w:r>
        <w:t xml:space="preserve"> [JS] literally “those who are exalted” or “the high things”</w:t>
      </w:r>
    </w:p>
  </w:footnote>
  <w:footnote w:id="780">
    <w:p w14:paraId="596BB70E" w14:textId="27F87B4A" w:rsidR="000676C7" w:rsidRDefault="000676C7" w:rsidP="00C544D6">
      <w:pPr>
        <w:pStyle w:val="footnote"/>
      </w:pPr>
      <w:r>
        <w:rPr>
          <w:rStyle w:val="FootnoteReference"/>
        </w:rPr>
        <w:footnoteRef/>
      </w:r>
      <w:r>
        <w:t xml:space="preserve"> The Spirit of the Lord fills the world (Wisdom 1:7). [JS] presence: literally “face”</w:t>
      </w:r>
    </w:p>
  </w:footnote>
  <w:footnote w:id="781">
    <w:p w14:paraId="7AB3BB43" w14:textId="5D02016E" w:rsidR="000676C7" w:rsidRDefault="000676C7" w:rsidP="00485563">
      <w:pPr>
        <w:pStyle w:val="footnote"/>
      </w:pPr>
      <w:r>
        <w:rPr>
          <w:rStyle w:val="FootnoteReference"/>
        </w:rPr>
        <w:footnoteRef/>
      </w:r>
      <w:r>
        <w:t xml:space="preserve"> [JS] or “possess”</w:t>
      </w:r>
    </w:p>
  </w:footnote>
  <w:footnote w:id="782">
    <w:p w14:paraId="145A6B15" w14:textId="77777777" w:rsidR="000676C7" w:rsidRDefault="000676C7" w:rsidP="00C544D6">
      <w:pPr>
        <w:pStyle w:val="footnote"/>
      </w:pPr>
      <w:r>
        <w:rPr>
          <w:rStyle w:val="FootnoteReference"/>
        </w:rPr>
        <w:footnoteRef/>
      </w:r>
      <w:r>
        <w:t xml:space="preserve"> heart: </w:t>
      </w:r>
      <w:r w:rsidRPr="007F3CE8">
        <w:rPr>
          <w:i/>
        </w:rPr>
        <w:t>lit</w:t>
      </w:r>
      <w:r>
        <w:t>. kidneys (seat of the affections in Hebrew thought).</w:t>
      </w:r>
    </w:p>
  </w:footnote>
  <w:footnote w:id="783">
    <w:p w14:paraId="5EA66D53" w14:textId="1C1D5AB6" w:rsidR="000676C7" w:rsidRDefault="000676C7" w:rsidP="00485563">
      <w:pPr>
        <w:pStyle w:val="footnote"/>
      </w:pPr>
      <w:r>
        <w:rPr>
          <w:rStyle w:val="FootnoteReference"/>
        </w:rPr>
        <w:footnoteRef/>
      </w:r>
      <w:r>
        <w:t xml:space="preserve"> [JS] or “give thanks,” or “thankfully confess You with praise”</w:t>
      </w:r>
    </w:p>
  </w:footnote>
  <w:footnote w:id="784">
    <w:p w14:paraId="4E73646F" w14:textId="549C13C9" w:rsidR="000676C7" w:rsidRDefault="000676C7" w:rsidP="00EB72A3">
      <w:pPr>
        <w:pStyle w:val="footnote"/>
      </w:pPr>
      <w:r>
        <w:rPr>
          <w:rStyle w:val="FootnoteReference"/>
        </w:rPr>
        <w:footnoteRef/>
      </w:r>
      <w:r>
        <w:t xml:space="preserve"> [JS] or “and do I not waste away because of my enemies?”</w:t>
      </w:r>
    </w:p>
  </w:footnote>
  <w:footnote w:id="785">
    <w:p w14:paraId="4CC16564" w14:textId="262FCF3B" w:rsidR="000676C7" w:rsidRDefault="000676C7" w:rsidP="00814FC4">
      <w:pPr>
        <w:pStyle w:val="footnote"/>
      </w:pPr>
      <w:r>
        <w:rPr>
          <w:rStyle w:val="FootnoteReference"/>
        </w:rPr>
        <w:footnoteRef/>
      </w:r>
      <w:r>
        <w:t xml:space="preserve"> [JS] or “way of iniquity”</w:t>
      </w:r>
    </w:p>
  </w:footnote>
  <w:footnote w:id="786">
    <w:p w14:paraId="6BCAB3AE" w14:textId="77777777" w:rsidR="000676C7" w:rsidRDefault="000676C7" w:rsidP="00C544D6">
      <w:pPr>
        <w:pStyle w:val="footnote"/>
      </w:pPr>
      <w:r>
        <w:rPr>
          <w:rStyle w:val="FootnoteReference"/>
        </w:rPr>
        <w:footnoteRef/>
      </w:r>
      <w:r>
        <w:t xml:space="preserve"> ‘He gives songs in the night’ (Job. 35:10).</w:t>
      </w:r>
    </w:p>
  </w:footnote>
  <w:footnote w:id="787">
    <w:p w14:paraId="6FFB8AE3" w14:textId="30159915" w:rsidR="000676C7" w:rsidRDefault="000676C7" w:rsidP="00FF4A4F">
      <w:pPr>
        <w:pStyle w:val="footnote"/>
      </w:pPr>
      <w:r>
        <w:rPr>
          <w:rStyle w:val="FootnoteReference"/>
        </w:rPr>
        <w:footnoteRef/>
      </w:r>
      <w:r>
        <w:t xml:space="preserve"> Literally “voice”</w:t>
      </w:r>
    </w:p>
  </w:footnote>
  <w:footnote w:id="788">
    <w:p w14:paraId="1995E6B7" w14:textId="70D38F62" w:rsidR="000676C7" w:rsidRDefault="000676C7" w:rsidP="00EB72A3">
      <w:pPr>
        <w:pStyle w:val="footnote"/>
      </w:pPr>
      <w:r>
        <w:rPr>
          <w:rStyle w:val="FootnoteReference"/>
        </w:rPr>
        <w:footnoteRef/>
      </w:r>
      <w:r>
        <w:t xml:space="preserve"> [JS] or “praise,” or “give thanks to,” or “thankfully confess with praise”</w:t>
      </w:r>
    </w:p>
  </w:footnote>
  <w:footnote w:id="789">
    <w:p w14:paraId="7EBC0985" w14:textId="77777777" w:rsidR="000676C7" w:rsidRDefault="000676C7" w:rsidP="00784373">
      <w:pPr>
        <w:pStyle w:val="footnote"/>
      </w:pPr>
      <w:r>
        <w:rPr>
          <w:rStyle w:val="FootnoteReference"/>
        </w:rPr>
        <w:footnoteRef/>
      </w:r>
      <w:r>
        <w:t xml:space="preserve"> [JS] or “Hades”.</w:t>
      </w:r>
    </w:p>
  </w:footnote>
  <w:footnote w:id="790">
    <w:p w14:paraId="5A5C1D1C" w14:textId="586EEB89" w:rsidR="000676C7" w:rsidRDefault="000676C7"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91">
    <w:p w14:paraId="1AD5A19A" w14:textId="77777777" w:rsidR="000676C7" w:rsidRDefault="000676C7" w:rsidP="00C544D6">
      <w:pPr>
        <w:pStyle w:val="footnote"/>
      </w:pPr>
      <w:r>
        <w:rPr>
          <w:rStyle w:val="FootnoteReference"/>
        </w:rPr>
        <w:footnoteRef/>
      </w:r>
      <w:r>
        <w:t xml:space="preserve"> this way: the confession of Christ (2 Tim. 3:12).</w:t>
      </w:r>
    </w:p>
  </w:footnote>
  <w:footnote w:id="792">
    <w:p w14:paraId="1B4DA4D8" w14:textId="4D3CDF72" w:rsidR="000676C7" w:rsidRDefault="000676C7" w:rsidP="00EB72A3">
      <w:pPr>
        <w:pStyle w:val="footnote"/>
      </w:pPr>
      <w:r>
        <w:rPr>
          <w:rStyle w:val="FootnoteReference"/>
        </w:rPr>
        <w:footnoteRef/>
      </w:r>
      <w:r>
        <w:t xml:space="preserve"> [JS] or “praise” or “thive thanks to,” or “thankfully confess with praise”</w:t>
      </w:r>
    </w:p>
  </w:footnote>
  <w:footnote w:id="793">
    <w:p w14:paraId="10A5500A" w14:textId="77777777" w:rsidR="000676C7" w:rsidRDefault="000676C7" w:rsidP="00C544D6">
      <w:pPr>
        <w:pStyle w:val="footnote"/>
      </w:pPr>
      <w:r>
        <w:rPr>
          <w:rStyle w:val="FootnoteReference"/>
        </w:rPr>
        <w:footnoteRef/>
      </w:r>
      <w:r>
        <w:t xml:space="preserve"> These two lines are identical with Lamentations 3:6.</w:t>
      </w:r>
    </w:p>
  </w:footnote>
  <w:footnote w:id="794">
    <w:p w14:paraId="30FC40DD" w14:textId="11119DF6" w:rsidR="000676C7" w:rsidRDefault="000676C7" w:rsidP="00C544D6">
      <w:pPr>
        <w:pStyle w:val="footnote"/>
      </w:pPr>
      <w:r>
        <w:rPr>
          <w:rStyle w:val="FootnoteReference"/>
        </w:rPr>
        <w:footnoteRef/>
      </w:r>
      <w:r>
        <w:t xml:space="preserve"> Cf. Rev. 10:5; Ezek. 20:23,28,42; Deut. 32:14.</w:t>
      </w:r>
    </w:p>
  </w:footnote>
  <w:footnote w:id="795">
    <w:p w14:paraId="58511EB9" w14:textId="77777777" w:rsidR="000676C7" w:rsidRDefault="000676C7"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6">
    <w:p w14:paraId="3B148124" w14:textId="77777777" w:rsidR="000676C7" w:rsidRDefault="000676C7"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7">
    <w:p w14:paraId="1CAB0511" w14:textId="43E4190B" w:rsidR="000676C7" w:rsidRDefault="000676C7" w:rsidP="00C544D6">
      <w:pPr>
        <w:pStyle w:val="footnote"/>
      </w:pPr>
      <w:r>
        <w:rPr>
          <w:rStyle w:val="FootnoteReference"/>
        </w:rPr>
        <w:footnoteRef/>
      </w:r>
      <w:r>
        <w:t xml:space="preserve"> Cf. ‘If I am lifted up from the earth, I will draw all men to Me’ (Jn. 12:32). See also Psalm 45:11 and the note there.</w:t>
      </w:r>
    </w:p>
  </w:footnote>
  <w:footnote w:id="798">
    <w:p w14:paraId="13B01E95" w14:textId="737A6D70" w:rsidR="000676C7" w:rsidRDefault="000676C7" w:rsidP="00F53108">
      <w:pPr>
        <w:pStyle w:val="footnote"/>
      </w:pPr>
      <w:r>
        <w:rPr>
          <w:rStyle w:val="FootnoteReference"/>
        </w:rPr>
        <w:footnoteRef/>
      </w:r>
      <w:r>
        <w:t xml:space="preserve"> [JS] or “gush forth”, “overflow”</w:t>
      </w:r>
    </w:p>
  </w:footnote>
  <w:footnote w:id="799">
    <w:p w14:paraId="291B5302" w14:textId="22414254" w:rsidR="000676C7" w:rsidRDefault="000676C7" w:rsidP="00F53108">
      <w:pPr>
        <w:pStyle w:val="footnote"/>
      </w:pPr>
      <w:r>
        <w:rPr>
          <w:rStyle w:val="FootnoteReference"/>
        </w:rPr>
        <w:footnoteRef/>
      </w:r>
      <w:r>
        <w:t xml:space="preserve"> [JS] or “thankfully confess You with praise”, or “praise”, or “give thanks to”</w:t>
      </w:r>
    </w:p>
  </w:footnote>
  <w:footnote w:id="800">
    <w:p w14:paraId="7FEF7BE1" w14:textId="0F451A05" w:rsidR="000676C7" w:rsidRDefault="000676C7" w:rsidP="008D3680">
      <w:pPr>
        <w:pStyle w:val="footnote"/>
      </w:pPr>
      <w:r>
        <w:rPr>
          <w:rStyle w:val="FootnoteReference"/>
        </w:rPr>
        <w:footnoteRef/>
      </w:r>
      <w:r>
        <w:t xml:space="preserve"> [JS] literally “holy ones”</w:t>
      </w:r>
    </w:p>
  </w:footnote>
  <w:footnote w:id="801">
    <w:p w14:paraId="67EE1F7C" w14:textId="1AC854C4" w:rsidR="000676C7" w:rsidRDefault="000676C7"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02">
    <w:p w14:paraId="353ACEBC" w14:textId="59328CB4" w:rsidR="000676C7" w:rsidRDefault="000676C7" w:rsidP="00C544D6">
      <w:pPr>
        <w:pStyle w:val="footnote"/>
      </w:pPr>
      <w:r>
        <w:rPr>
          <w:rStyle w:val="FootnoteReference"/>
        </w:rPr>
        <w:footnoteRef/>
      </w:r>
      <w:r>
        <w:t xml:space="preserve"> Cf. Ps. 145:2 with Ps. 103:33. Only verbs differ.</w:t>
      </w:r>
    </w:p>
  </w:footnote>
  <w:footnote w:id="803">
    <w:p w14:paraId="35C0C4DD" w14:textId="71AC6682" w:rsidR="000676C7" w:rsidRDefault="000676C7" w:rsidP="007F50FD">
      <w:pPr>
        <w:pStyle w:val="footnote"/>
      </w:pPr>
      <w:r>
        <w:rPr>
          <w:rStyle w:val="FootnoteReference"/>
        </w:rPr>
        <w:footnoteRef/>
      </w:r>
      <w:r>
        <w:t xml:space="preserve"> [JS] or “spirit”</w:t>
      </w:r>
    </w:p>
  </w:footnote>
  <w:footnote w:id="804">
    <w:p w14:paraId="23EB32F2" w14:textId="235BD424" w:rsidR="000676C7" w:rsidRDefault="000676C7" w:rsidP="007F50FD">
      <w:pPr>
        <w:pStyle w:val="footnote"/>
      </w:pPr>
      <w:r>
        <w:rPr>
          <w:rStyle w:val="FootnoteReference"/>
        </w:rPr>
        <w:footnoteRef/>
      </w:r>
      <w:r>
        <w:t xml:space="preserve"> [JS] thoughts, or designs, plans, projects</w:t>
      </w:r>
    </w:p>
  </w:footnote>
  <w:footnote w:id="805">
    <w:p w14:paraId="1E480973" w14:textId="3F051D55" w:rsidR="000676C7" w:rsidRDefault="000676C7" w:rsidP="007F50FD">
      <w:pPr>
        <w:pStyle w:val="footnote"/>
      </w:pPr>
      <w:r>
        <w:rPr>
          <w:rStyle w:val="FootnoteReference"/>
        </w:rPr>
        <w:footnoteRef/>
      </w:r>
      <w:r>
        <w:t xml:space="preserve"> [JS] or “guards”</w:t>
      </w:r>
    </w:p>
  </w:footnote>
  <w:footnote w:id="806">
    <w:p w14:paraId="6A1BF79E" w14:textId="2C42AEE5" w:rsidR="000676C7" w:rsidRDefault="000676C7" w:rsidP="007F50FD">
      <w:pPr>
        <w:pStyle w:val="footnote"/>
      </w:pPr>
      <w:r>
        <w:rPr>
          <w:rStyle w:val="FootnoteReference"/>
        </w:rPr>
        <w:footnoteRef/>
      </w:r>
      <w:r>
        <w:t xml:space="preserve"> [JS] or “frees the prisoners”</w:t>
      </w:r>
    </w:p>
  </w:footnote>
  <w:footnote w:id="807">
    <w:p w14:paraId="5D5111FF" w14:textId="66B6F812" w:rsidR="000676C7" w:rsidRDefault="000676C7" w:rsidP="007F50FD">
      <w:pPr>
        <w:pStyle w:val="footnote"/>
      </w:pPr>
      <w:r>
        <w:rPr>
          <w:rStyle w:val="FootnoteReference"/>
        </w:rPr>
        <w:footnoteRef/>
      </w:r>
      <w:r>
        <w:t xml:space="preserve"> [JS] or “bent”</w:t>
      </w:r>
    </w:p>
  </w:footnote>
  <w:footnote w:id="808">
    <w:p w14:paraId="4090A924" w14:textId="68E30641" w:rsidR="000676C7" w:rsidRDefault="000676C7" w:rsidP="007F50FD">
      <w:pPr>
        <w:pStyle w:val="footnote"/>
      </w:pPr>
      <w:r>
        <w:rPr>
          <w:rStyle w:val="FootnoteReference"/>
        </w:rPr>
        <w:footnoteRef/>
      </w:r>
      <w:r>
        <w:t xml:space="preserve"> [JS] or “skill”</w:t>
      </w:r>
    </w:p>
  </w:footnote>
  <w:footnote w:id="809">
    <w:p w14:paraId="6F819BD3" w14:textId="78976808" w:rsidR="000676C7" w:rsidRDefault="000676C7" w:rsidP="007F50FD">
      <w:pPr>
        <w:pStyle w:val="footnote"/>
      </w:pPr>
      <w:r>
        <w:rPr>
          <w:rStyle w:val="FootnoteReference"/>
        </w:rPr>
        <w:footnoteRef/>
      </w:r>
      <w:r>
        <w:t xml:space="preserve"> [JS] or “foreigners”</w:t>
      </w:r>
    </w:p>
  </w:footnote>
  <w:footnote w:id="810">
    <w:p w14:paraId="78560DE2" w14:textId="6759CA05" w:rsidR="000676C7" w:rsidRDefault="000676C7" w:rsidP="007F50FD">
      <w:pPr>
        <w:pStyle w:val="footnote"/>
      </w:pPr>
      <w:r>
        <w:rPr>
          <w:rStyle w:val="FootnoteReference"/>
        </w:rPr>
        <w:footnoteRef/>
      </w:r>
      <w:r>
        <w:t xml:space="preserve"> [JS] or a psalm, or a melody</w:t>
      </w:r>
    </w:p>
  </w:footnote>
  <w:footnote w:id="811">
    <w:p w14:paraId="2C19D159" w14:textId="3C9E27D5" w:rsidR="000676C7" w:rsidRDefault="000676C7" w:rsidP="00F258B1">
      <w:pPr>
        <w:pStyle w:val="footnote"/>
      </w:pPr>
      <w:r>
        <w:rPr>
          <w:rStyle w:val="FootnoteReference"/>
        </w:rPr>
        <w:footnoteRef/>
      </w:r>
      <w:r>
        <w:t xml:space="preserve"> </w:t>
      </w:r>
      <w:r w:rsidRPr="00D813A7">
        <w:rPr>
          <w:i/>
        </w:rPr>
        <w:t>Lit</w:t>
      </w:r>
      <w:r>
        <w:t>. ‘dispersions’. Cf. Mt. 24:31.</w:t>
      </w:r>
    </w:p>
  </w:footnote>
  <w:footnote w:id="812">
    <w:p w14:paraId="7AC7AD8B" w14:textId="5BFFD4CA" w:rsidR="000676C7" w:rsidRDefault="000676C7"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13">
    <w:p w14:paraId="1F0F4402" w14:textId="056F6B42" w:rsidR="000676C7" w:rsidRDefault="000676C7" w:rsidP="00CD1E61">
      <w:pPr>
        <w:pStyle w:val="footnote"/>
      </w:pPr>
      <w:r>
        <w:rPr>
          <w:rStyle w:val="FootnoteReference"/>
        </w:rPr>
        <w:footnoteRef/>
      </w:r>
      <w:r>
        <w:t xml:space="preserve"> [JS] or word, or teaching</w:t>
      </w:r>
    </w:p>
  </w:footnote>
  <w:footnote w:id="814">
    <w:p w14:paraId="407F2DDB" w14:textId="624657B1" w:rsidR="000676C7" w:rsidRDefault="000676C7"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15">
    <w:p w14:paraId="35167DCD" w14:textId="373FC63F" w:rsidR="000676C7" w:rsidRDefault="000676C7" w:rsidP="00DE04F0">
      <w:pPr>
        <w:pStyle w:val="footnote"/>
      </w:pPr>
      <w:r>
        <w:rPr>
          <w:rStyle w:val="FootnoteReference"/>
        </w:rPr>
        <w:footnoteRef/>
      </w:r>
      <w:r>
        <w:t xml:space="preserve"> [JS] or “stormy wind”</w:t>
      </w:r>
    </w:p>
  </w:footnote>
  <w:footnote w:id="816">
    <w:p w14:paraId="596CA46F" w14:textId="3CE69ED5" w:rsidR="000676C7" w:rsidRDefault="000676C7" w:rsidP="00DE04F0">
      <w:pPr>
        <w:pStyle w:val="footnote"/>
      </w:pPr>
      <w:r>
        <w:rPr>
          <w:rStyle w:val="FootnoteReference"/>
        </w:rPr>
        <w:footnoteRef/>
      </w:r>
      <w:r>
        <w:t xml:space="preserve"> [JS] or “maidens,” or “unmarried women”</w:t>
      </w:r>
    </w:p>
  </w:footnote>
  <w:footnote w:id="817">
    <w:p w14:paraId="302477DE" w14:textId="111432A8" w:rsidR="000676C7" w:rsidRDefault="000676C7"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18">
    <w:p w14:paraId="33D71E70" w14:textId="2D5394E7" w:rsidR="000676C7" w:rsidRDefault="000676C7" w:rsidP="007039A0">
      <w:pPr>
        <w:pStyle w:val="footnote"/>
      </w:pPr>
      <w:r>
        <w:rPr>
          <w:rStyle w:val="FootnoteReference"/>
        </w:rPr>
        <w:footnoteRef/>
      </w:r>
      <w:r>
        <w:t xml:space="preserve"> [JS] literally, “And He will raise/exalt the horn of His people”</w:t>
      </w:r>
    </w:p>
  </w:footnote>
  <w:footnote w:id="819">
    <w:p w14:paraId="43AD805B" w14:textId="6DFE2128" w:rsidR="000676C7" w:rsidRDefault="000676C7" w:rsidP="007039A0">
      <w:pPr>
        <w:pStyle w:val="footnote"/>
      </w:pPr>
      <w:r>
        <w:rPr>
          <w:rStyle w:val="FootnoteReference"/>
        </w:rPr>
        <w:footnoteRef/>
      </w:r>
      <w:r>
        <w:t xml:space="preserve"> [JS] “assembly”</w:t>
      </w:r>
    </w:p>
  </w:footnote>
  <w:footnote w:id="820">
    <w:p w14:paraId="0C277B75" w14:textId="51E0F674" w:rsidR="000676C7" w:rsidRDefault="000676C7" w:rsidP="007039A0">
      <w:pPr>
        <w:pStyle w:val="footnote"/>
      </w:pPr>
      <w:r>
        <w:rPr>
          <w:rStyle w:val="FootnoteReference"/>
        </w:rPr>
        <w:footnoteRef/>
      </w:r>
      <w:r>
        <w:t xml:space="preserve"> [JS] Coptic has “in the chorus”</w:t>
      </w:r>
    </w:p>
  </w:footnote>
  <w:footnote w:id="821">
    <w:p w14:paraId="7329AB19" w14:textId="77777777" w:rsidR="000676C7" w:rsidRDefault="000676C7" w:rsidP="00F258B1">
      <w:pPr>
        <w:pStyle w:val="footnote"/>
      </w:pPr>
      <w:r>
        <w:rPr>
          <w:rStyle w:val="FootnoteReference"/>
        </w:rPr>
        <w:footnoteRef/>
      </w:r>
      <w:r>
        <w:t xml:space="preserve"> two-edged sword: praise which conquers Amalek (St. Chrysostom).</w:t>
      </w:r>
    </w:p>
  </w:footnote>
  <w:footnote w:id="822">
    <w:p w14:paraId="2095C32A" w14:textId="77777777" w:rsidR="000676C7" w:rsidRDefault="000676C7" w:rsidP="00F258B1">
      <w:pPr>
        <w:pStyle w:val="footnote"/>
      </w:pPr>
      <w:r>
        <w:rPr>
          <w:rStyle w:val="FootnoteReference"/>
        </w:rPr>
        <w:footnoteRef/>
      </w:r>
      <w:r>
        <w:t xml:space="preserve"> ‘Holiness of life is the mother of glory’ (St Theodoret).</w:t>
      </w:r>
    </w:p>
  </w:footnote>
  <w:footnote w:id="823">
    <w:p w14:paraId="4C5EFC08" w14:textId="6D588D58" w:rsidR="000676C7" w:rsidRDefault="000676C7" w:rsidP="00AE5C5A">
      <w:pPr>
        <w:pStyle w:val="footnote"/>
      </w:pPr>
      <w:r>
        <w:rPr>
          <w:rStyle w:val="FootnoteReference"/>
        </w:rPr>
        <w:footnoteRef/>
      </w:r>
      <w:r>
        <w:t xml:space="preserve"> [JS] variant reading, “harp and lyre”</w:t>
      </w:r>
    </w:p>
  </w:footnote>
  <w:footnote w:id="824">
    <w:p w14:paraId="34B39967" w14:textId="2F98E45D" w:rsidR="000676C7" w:rsidRDefault="000676C7" w:rsidP="00AE5C5A">
      <w:pPr>
        <w:pStyle w:val="footnote"/>
      </w:pPr>
      <w:r>
        <w:rPr>
          <w:rStyle w:val="FootnoteReference"/>
        </w:rPr>
        <w:footnoteRef/>
      </w:r>
      <w:r>
        <w:t xml:space="preserve"> [JS] Coptic has “chorus” in place of “dance”</w:t>
      </w:r>
    </w:p>
  </w:footnote>
  <w:footnote w:id="825">
    <w:p w14:paraId="3F01F63D" w14:textId="7FB71CE4" w:rsidR="000676C7" w:rsidRDefault="000676C7" w:rsidP="00FB1741">
      <w:pPr>
        <w:pStyle w:val="footnote"/>
      </w:pPr>
      <w:r>
        <w:rPr>
          <w:rStyle w:val="FootnoteReference"/>
        </w:rPr>
        <w:footnoteRef/>
      </w:r>
      <w:r>
        <w:t xml:space="preserve"> [JS] or “allophyle”, which means “foreigner”, but specificially in reference to Philistines.</w:t>
      </w:r>
    </w:p>
  </w:footnote>
  <w:footnote w:id="826">
    <w:p w14:paraId="234F96D1" w14:textId="322FE18B" w:rsidR="000676C7" w:rsidRDefault="000676C7" w:rsidP="00865C59">
      <w:pPr>
        <w:pStyle w:val="footnote"/>
      </w:pPr>
      <w:r>
        <w:rPr>
          <w:rStyle w:val="FootnoteReference"/>
        </w:rPr>
        <w:footnoteRef/>
      </w:r>
      <w:r>
        <w:t xml:space="preserve"> Or “Spirit”</w:t>
      </w:r>
    </w:p>
  </w:footnote>
  <w:footnote w:id="827">
    <w:p w14:paraId="296DD30B" w14:textId="77777777" w:rsidR="000676C7" w:rsidRDefault="000676C7"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28">
    <w:p w14:paraId="75462569" w14:textId="77777777" w:rsidR="000676C7" w:rsidRDefault="000676C7" w:rsidP="00344A59">
      <w:pPr>
        <w:pStyle w:val="footnote"/>
      </w:pPr>
      <w:r>
        <w:rPr>
          <w:rStyle w:val="FootnoteReference"/>
        </w:rPr>
        <w:footnoteRef/>
      </w:r>
      <w:r>
        <w:t xml:space="preserve"> The “alleluia” in each vs is inserted into each verse of the Psalm</w:t>
      </w:r>
    </w:p>
  </w:footnote>
  <w:footnote w:id="829">
    <w:p w14:paraId="1F1613E0" w14:textId="77777777" w:rsidR="000676C7" w:rsidRDefault="000676C7"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30">
    <w:p w14:paraId="001DC1B4" w14:textId="77777777" w:rsidR="000676C7" w:rsidRDefault="000676C7" w:rsidP="00A7333E">
      <w:pPr>
        <w:pStyle w:val="footnote"/>
      </w:pPr>
      <w:r>
        <w:rPr>
          <w:rStyle w:val="FootnoteReference"/>
        </w:rPr>
        <w:footnoteRef/>
      </w:r>
      <w:r>
        <w:t xml:space="preserve"> Do obiesance</w:t>
      </w:r>
    </w:p>
  </w:footnote>
  <w:footnote w:id="831">
    <w:p w14:paraId="109CBDA9" w14:textId="77777777" w:rsidR="000676C7" w:rsidRDefault="000676C7" w:rsidP="00A7333E">
      <w:pPr>
        <w:pStyle w:val="footnote"/>
      </w:pPr>
      <w:r>
        <w:rPr>
          <w:rStyle w:val="FootnoteReference"/>
        </w:rPr>
        <w:footnoteRef/>
      </w:r>
      <w:r>
        <w:t xml:space="preserve"> Literally, “horn”</w:t>
      </w:r>
    </w:p>
  </w:footnote>
  <w:footnote w:id="832">
    <w:p w14:paraId="6824A765" w14:textId="77777777" w:rsidR="000676C7" w:rsidRDefault="000676C7" w:rsidP="00A7333E">
      <w:pPr>
        <w:pStyle w:val="footnote"/>
      </w:pPr>
      <w:r>
        <w:rPr>
          <w:rStyle w:val="FootnoteReference"/>
        </w:rPr>
        <w:footnoteRef/>
      </w:r>
      <w:r>
        <w:t xml:space="preserve"> Or, “ways”</w:t>
      </w:r>
    </w:p>
  </w:footnote>
  <w:footnote w:id="833">
    <w:p w14:paraId="6136C7AC" w14:textId="77777777" w:rsidR="000676C7" w:rsidRDefault="000676C7" w:rsidP="00A7333E">
      <w:pPr>
        <w:pStyle w:val="footnote"/>
      </w:pPr>
      <w:r>
        <w:rPr>
          <w:rStyle w:val="FootnoteReference"/>
        </w:rPr>
        <w:footnoteRef/>
      </w:r>
      <w:r>
        <w:t xml:space="preserve"> Literally, “exalt the horn”</w:t>
      </w:r>
    </w:p>
  </w:footnote>
  <w:footnote w:id="834">
    <w:p w14:paraId="0D97069A" w14:textId="77777777" w:rsidR="000676C7" w:rsidRDefault="000676C7" w:rsidP="00A7333E">
      <w:pPr>
        <w:pStyle w:val="footnote"/>
      </w:pPr>
      <w:r>
        <w:rPr>
          <w:rStyle w:val="FootnoteReference"/>
        </w:rPr>
        <w:footnoteRef/>
      </w:r>
      <w:r>
        <w:t xml:space="preserve"> Or “christs”</w:t>
      </w:r>
    </w:p>
  </w:footnote>
  <w:footnote w:id="835">
    <w:p w14:paraId="75E4F1BF" w14:textId="77777777" w:rsidR="000676C7" w:rsidRDefault="000676C7" w:rsidP="00A7333E">
      <w:pPr>
        <w:pStyle w:val="footnote"/>
      </w:pPr>
      <w:r>
        <w:rPr>
          <w:rStyle w:val="FootnoteReference"/>
        </w:rPr>
        <w:footnoteRef/>
      </w:r>
      <w:r>
        <w:t xml:space="preserve"> Or “workers of iniquity”</w:t>
      </w:r>
    </w:p>
  </w:footnote>
  <w:footnote w:id="836">
    <w:p w14:paraId="6B1B283E" w14:textId="77777777" w:rsidR="000676C7" w:rsidRDefault="000676C7"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37">
    <w:p w14:paraId="0BE3B61B" w14:textId="77777777" w:rsidR="000676C7" w:rsidRDefault="000676C7" w:rsidP="00A7333E">
      <w:pPr>
        <w:pStyle w:val="footnote"/>
      </w:pPr>
      <w:r>
        <w:rPr>
          <w:rStyle w:val="FootnoteReference"/>
        </w:rPr>
        <w:footnoteRef/>
      </w:r>
      <w:r>
        <w:t xml:space="preserve"> or “blessing”</w:t>
      </w:r>
    </w:p>
  </w:footnote>
  <w:footnote w:id="838">
    <w:p w14:paraId="39CDECB8" w14:textId="77777777" w:rsidR="000676C7" w:rsidRDefault="000676C7" w:rsidP="00A7333E">
      <w:pPr>
        <w:pStyle w:val="footnote"/>
      </w:pPr>
      <w:r>
        <w:rPr>
          <w:rStyle w:val="FootnoteReference"/>
        </w:rPr>
        <w:footnoteRef/>
      </w:r>
      <w:r>
        <w:t xml:space="preserve"> Or “Thy holy Name we do utter”</w:t>
      </w:r>
    </w:p>
  </w:footnote>
  <w:footnote w:id="839">
    <w:p w14:paraId="2BFF308D" w14:textId="77777777" w:rsidR="000676C7" w:rsidRDefault="000676C7" w:rsidP="00A7333E">
      <w:pPr>
        <w:pStyle w:val="footnote"/>
      </w:pPr>
      <w:r>
        <w:rPr>
          <w:rStyle w:val="FootnoteReference"/>
        </w:rPr>
        <w:footnoteRef/>
      </w:r>
      <w:r>
        <w:t xml:space="preserve"> Or “May it be so, Lord!”</w:t>
      </w:r>
    </w:p>
  </w:footnote>
  <w:footnote w:id="840">
    <w:p w14:paraId="7211B02A" w14:textId="77777777" w:rsidR="000676C7" w:rsidRDefault="000676C7" w:rsidP="008A378B">
      <w:pPr>
        <w:pStyle w:val="footnote"/>
      </w:pPr>
      <w:r>
        <w:rPr>
          <w:rStyle w:val="FootnoteReference"/>
        </w:rPr>
        <w:footnoteRef/>
      </w:r>
      <w:r>
        <w:t xml:space="preserve"> Or “thankfully confess You with praise”</w:t>
      </w:r>
    </w:p>
  </w:footnote>
  <w:footnote w:id="841">
    <w:p w14:paraId="693B122B" w14:textId="28D696D4" w:rsidR="000676C7" w:rsidRDefault="000676C7"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42">
    <w:p w14:paraId="7672FC08" w14:textId="77777777" w:rsidR="000676C7" w:rsidRDefault="000676C7" w:rsidP="00A7333E">
      <w:pPr>
        <w:pStyle w:val="footnote"/>
      </w:pPr>
      <w:r>
        <w:rPr>
          <w:rStyle w:val="FootnoteReference"/>
        </w:rPr>
        <w:footnoteRef/>
      </w:r>
      <w:r>
        <w:t xml:space="preserve"> Latria</w:t>
      </w:r>
    </w:p>
  </w:footnote>
  <w:footnote w:id="843">
    <w:p w14:paraId="6A1BE515" w14:textId="5E13A526" w:rsidR="000676C7" w:rsidRDefault="000676C7" w:rsidP="00426715">
      <w:pPr>
        <w:pStyle w:val="footnote"/>
      </w:pPr>
      <w:r>
        <w:rPr>
          <w:rStyle w:val="FootnoteReference"/>
        </w:rPr>
        <w:footnoteRef/>
      </w:r>
      <w:r>
        <w:t xml:space="preserve"> Or, “Sing a hymn to Him, and exalt Him beyond measure unto the ages.”</w:t>
      </w:r>
    </w:p>
  </w:footnote>
  <w:footnote w:id="844">
    <w:p w14:paraId="68D0AB21" w14:textId="61EA66CA" w:rsidR="000676C7" w:rsidRDefault="000676C7" w:rsidP="00426715">
      <w:pPr>
        <w:pStyle w:val="footnote"/>
      </w:pPr>
      <w:r>
        <w:rPr>
          <w:rStyle w:val="FootnoteReference"/>
        </w:rPr>
        <w:footnoteRef/>
      </w:r>
      <w:r>
        <w:t xml:space="preserve"> This verse is lacking in the Greek.</w:t>
      </w:r>
    </w:p>
  </w:footnote>
  <w:footnote w:id="845">
    <w:p w14:paraId="26544D11" w14:textId="10502CC8" w:rsidR="000676C7" w:rsidRDefault="000676C7" w:rsidP="007757C9">
      <w:pPr>
        <w:pStyle w:val="footnote"/>
      </w:pPr>
      <w:r>
        <w:rPr>
          <w:rStyle w:val="FootnoteReference"/>
        </w:rPr>
        <w:footnoteRef/>
      </w:r>
      <w:r>
        <w:t xml:space="preserve"> In Greek this verse breaks the pattern and has “Let the earth bless the Lord…”</w:t>
      </w:r>
    </w:p>
  </w:footnote>
  <w:footnote w:id="846">
    <w:p w14:paraId="00301B8D" w14:textId="27445427" w:rsidR="000676C7" w:rsidRDefault="000676C7" w:rsidP="007757C9">
      <w:pPr>
        <w:pStyle w:val="footnote"/>
      </w:pPr>
      <w:r>
        <w:rPr>
          <w:rStyle w:val="FootnoteReference"/>
        </w:rPr>
        <w:footnoteRef/>
      </w:r>
      <w:r>
        <w:t xml:space="preserve"> Greek has “sea-monsters”</w:t>
      </w:r>
    </w:p>
  </w:footnote>
  <w:footnote w:id="847">
    <w:p w14:paraId="0ECD7B50" w14:textId="7593729A" w:rsidR="000676C7" w:rsidRDefault="000676C7" w:rsidP="007757C9">
      <w:pPr>
        <w:pStyle w:val="footnote"/>
      </w:pPr>
      <w:r>
        <w:rPr>
          <w:rStyle w:val="FootnoteReference"/>
        </w:rPr>
        <w:footnoteRef/>
      </w:r>
      <w:r>
        <w:t xml:space="preserve"> [] not found in Gk.</w:t>
      </w:r>
    </w:p>
  </w:footnote>
  <w:footnote w:id="848">
    <w:p w14:paraId="0A00818E" w14:textId="6F9A1D3E" w:rsidR="000676C7" w:rsidRDefault="000676C7"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49">
    <w:p w14:paraId="4C080563" w14:textId="076FB7DA" w:rsidR="000676C7" w:rsidRDefault="000676C7"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50">
    <w:p w14:paraId="52E6C24B" w14:textId="77777777" w:rsidR="000676C7" w:rsidRDefault="000676C7" w:rsidP="003758F4">
      <w:pPr>
        <w:pStyle w:val="footnote"/>
      </w:pPr>
      <w:r>
        <w:rPr>
          <w:rStyle w:val="FootnoteReference"/>
        </w:rPr>
        <w:footnoteRef/>
      </w:r>
      <w:r>
        <w:t xml:space="preserve"> Or, “Sing a hymn to Him, and exalt Him beyond measure unto the ages.”</w:t>
      </w:r>
    </w:p>
  </w:footnote>
  <w:footnote w:id="851">
    <w:p w14:paraId="3AF01027" w14:textId="77777777" w:rsidR="000676C7" w:rsidRDefault="000676C7" w:rsidP="003758F4">
      <w:pPr>
        <w:pStyle w:val="footnote"/>
      </w:pPr>
      <w:r>
        <w:rPr>
          <w:rStyle w:val="FootnoteReference"/>
        </w:rPr>
        <w:footnoteRef/>
      </w:r>
      <w:r>
        <w:t xml:space="preserve"> In Greek this verse breaks the pattern and has “Let the earth bless the Lord…”</w:t>
      </w:r>
    </w:p>
  </w:footnote>
  <w:footnote w:id="852">
    <w:p w14:paraId="29625A78" w14:textId="77777777" w:rsidR="000676C7" w:rsidRDefault="000676C7" w:rsidP="003758F4">
      <w:pPr>
        <w:pStyle w:val="footnote"/>
      </w:pPr>
      <w:r>
        <w:rPr>
          <w:rStyle w:val="FootnoteReference"/>
        </w:rPr>
        <w:footnoteRef/>
      </w:r>
      <w:r>
        <w:t xml:space="preserve"> [] not found in Gk.</w:t>
      </w:r>
    </w:p>
  </w:footnote>
  <w:footnote w:id="853">
    <w:p w14:paraId="3D357C32" w14:textId="77777777" w:rsidR="000676C7" w:rsidRDefault="000676C7"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54">
    <w:p w14:paraId="206912E7" w14:textId="77777777" w:rsidR="000676C7" w:rsidRDefault="000676C7"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5">
    <w:p w14:paraId="7A06DB04" w14:textId="77777777" w:rsidR="000676C7" w:rsidRDefault="000676C7"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6">
    <w:p w14:paraId="28892EF0" w14:textId="6E1CE2C1" w:rsidR="000676C7" w:rsidRPr="008D5F3D" w:rsidRDefault="000676C7" w:rsidP="008D5F3D">
      <w:pPr>
        <w:pStyle w:val="footnote"/>
      </w:pPr>
      <w:r>
        <w:rPr>
          <w:rStyle w:val="FootnoteReference"/>
        </w:rPr>
        <w:footnoteRef/>
      </w:r>
      <w:r>
        <w:t xml:space="preserve"> [JS] Greek has “stars and light,” while Coptic has “stars of light”</w:t>
      </w:r>
    </w:p>
  </w:footnote>
  <w:footnote w:id="857">
    <w:p w14:paraId="6888EF75" w14:textId="7291EAAC" w:rsidR="000676C7" w:rsidRDefault="000676C7" w:rsidP="00A17656">
      <w:pPr>
        <w:pStyle w:val="footnote"/>
      </w:pPr>
      <w:r>
        <w:rPr>
          <w:rStyle w:val="FootnoteReference"/>
        </w:rPr>
        <w:footnoteRef/>
      </w:r>
      <w:r>
        <w:t xml:space="preserve"> [JS] Gk has “confession/praise of Him is in the earth and heaven”</w:t>
      </w:r>
    </w:p>
  </w:footnote>
  <w:footnote w:id="858">
    <w:p w14:paraId="0C9270F2" w14:textId="14BEF321" w:rsidR="000676C7" w:rsidRDefault="000676C7" w:rsidP="00A17656">
      <w:pPr>
        <w:pStyle w:val="footnote"/>
      </w:pPr>
      <w:r>
        <w:rPr>
          <w:rStyle w:val="FootnoteReference"/>
        </w:rPr>
        <w:footnoteRef/>
      </w:r>
      <w:r>
        <w:t xml:space="preserve"> [JS] literally, “And He will exalt the horn of His people”</w:t>
      </w:r>
    </w:p>
  </w:footnote>
  <w:footnote w:id="859">
    <w:p w14:paraId="2890F7AF" w14:textId="127DC52C" w:rsidR="000676C7" w:rsidRDefault="000676C7" w:rsidP="008A107E">
      <w:pPr>
        <w:pStyle w:val="footnote"/>
      </w:pPr>
      <w:r>
        <w:rPr>
          <w:rStyle w:val="FootnoteReference"/>
        </w:rPr>
        <w:footnoteRef/>
      </w:r>
      <w:r>
        <w:t xml:space="preserve"> or “statutes.” The meaning is the same as in Ps 118: statutes, ordinances, or truths. Literally, “engraved things”</w:t>
      </w:r>
    </w:p>
  </w:footnote>
  <w:footnote w:id="860">
    <w:p w14:paraId="1BA5672C" w14:textId="77777777" w:rsidR="000676C7" w:rsidRDefault="000676C7" w:rsidP="00680B91">
      <w:pPr>
        <w:pStyle w:val="footnote"/>
      </w:pPr>
      <w:r>
        <w:rPr>
          <w:rStyle w:val="FootnoteReference"/>
        </w:rPr>
        <w:footnoteRef/>
      </w:r>
      <w:r>
        <w:t xml:space="preserve"> Latria</w:t>
      </w:r>
    </w:p>
  </w:footnote>
  <w:footnote w:id="861">
    <w:p w14:paraId="690DC348" w14:textId="77777777" w:rsidR="000676C7" w:rsidRDefault="000676C7"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2">
    <w:p w14:paraId="0E195254" w14:textId="3469BAAE" w:rsidR="000676C7" w:rsidRDefault="000676C7"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63">
    <w:p w14:paraId="50098A0E" w14:textId="77777777" w:rsidR="000676C7" w:rsidRDefault="000676C7"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4">
    <w:p w14:paraId="19022051" w14:textId="77777777" w:rsidR="000676C7" w:rsidRDefault="000676C7"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5">
    <w:p w14:paraId="3DC9334B" w14:textId="77777777" w:rsidR="000676C7" w:rsidRDefault="000676C7"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66">
    <w:p w14:paraId="6AC1A98C" w14:textId="77777777" w:rsidR="000676C7" w:rsidRPr="00260CA9" w:rsidRDefault="000676C7"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67">
    <w:p w14:paraId="22924FE1" w14:textId="77777777" w:rsidR="000676C7" w:rsidRDefault="000676C7" w:rsidP="006869EE">
      <w:pPr>
        <w:pStyle w:val="footnote"/>
      </w:pPr>
      <w:r>
        <w:rPr>
          <w:rStyle w:val="FootnoteReference"/>
        </w:rPr>
        <w:footnoteRef/>
      </w:r>
      <w:r>
        <w:t xml:space="preserve"> Literally “hegoumens”, as the monastic and priestly orders have been thoroughly confused.</w:t>
      </w:r>
    </w:p>
  </w:footnote>
  <w:footnote w:id="868">
    <w:p w14:paraId="620F336B" w14:textId="77777777" w:rsidR="000676C7" w:rsidRDefault="000676C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9">
    <w:p w14:paraId="7C34710D" w14:textId="77777777" w:rsidR="000676C7" w:rsidRDefault="000676C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0">
    <w:p w14:paraId="02E1F01F" w14:textId="77777777" w:rsidR="000676C7" w:rsidRDefault="000676C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1">
    <w:p w14:paraId="30C5740F" w14:textId="77777777" w:rsidR="000676C7" w:rsidRDefault="000676C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2">
    <w:p w14:paraId="22023008" w14:textId="77777777" w:rsidR="000676C7" w:rsidRPr="00B021F8" w:rsidRDefault="000676C7"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73">
    <w:p w14:paraId="48F95F73" w14:textId="77777777" w:rsidR="000676C7" w:rsidRDefault="000676C7" w:rsidP="006869EE">
      <w:pPr>
        <w:pStyle w:val="footnote"/>
      </w:pPr>
      <w:r>
        <w:rPr>
          <w:rStyle w:val="FootnoteReference"/>
        </w:rPr>
        <w:footnoteRef/>
      </w:r>
      <w:r>
        <w:t xml:space="preserve"> Originally, this litany belonged to the Deacon, not the Presbyter. However, it has shifted given the rarity of that order.</w:t>
      </w:r>
    </w:p>
  </w:footnote>
  <w:footnote w:id="874">
    <w:p w14:paraId="525C7D42" w14:textId="77777777" w:rsidR="000676C7" w:rsidRDefault="000676C7"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75">
    <w:p w14:paraId="413E3953" w14:textId="77777777" w:rsidR="000676C7" w:rsidRDefault="000676C7" w:rsidP="00CA3D47">
      <w:pPr>
        <w:pStyle w:val="footnote"/>
      </w:pPr>
      <w:r>
        <w:rPr>
          <w:rStyle w:val="FootnoteReference"/>
        </w:rPr>
        <w:footnoteRef/>
      </w:r>
      <w:r>
        <w:t xml:space="preserve"> From Paoni 12 to Paopi 19: “Bless the waters of the river this year”.</w:t>
      </w:r>
    </w:p>
    <w:p w14:paraId="0B29F1A8" w14:textId="77777777" w:rsidR="000676C7" w:rsidRDefault="000676C7" w:rsidP="00CA3D47">
      <w:pPr>
        <w:pStyle w:val="footnote"/>
      </w:pPr>
      <w:r>
        <w:t>From Paopi 10 to Tobi 10: “Bless the herbs and the plants”.</w:t>
      </w:r>
    </w:p>
    <w:p w14:paraId="63287EF7" w14:textId="77777777" w:rsidR="000676C7" w:rsidRDefault="000676C7" w:rsidP="00CA3D47">
      <w:pPr>
        <w:pStyle w:val="footnote"/>
      </w:pPr>
      <w:r>
        <w:t>From Tobi 11 to paoni 18: “Bless the air of heaven”.</w:t>
      </w:r>
    </w:p>
  </w:footnote>
  <w:footnote w:id="876">
    <w:p w14:paraId="2C6CD715" w14:textId="77777777" w:rsidR="000676C7" w:rsidRDefault="000676C7">
      <w:pPr>
        <w:pStyle w:val="FootnoteText"/>
      </w:pPr>
      <w:r>
        <w:rPr>
          <w:rStyle w:val="FootnoteReference"/>
        </w:rPr>
        <w:footnoteRef/>
      </w:r>
      <w:r>
        <w:t xml:space="preserve"> Acts 7:60</w:t>
      </w:r>
    </w:p>
  </w:footnote>
  <w:footnote w:id="877">
    <w:p w14:paraId="66841CA4" w14:textId="77777777" w:rsidR="000676C7" w:rsidRDefault="000676C7" w:rsidP="006B061A">
      <w:pPr>
        <w:pStyle w:val="Footnote0"/>
      </w:pPr>
      <w:r>
        <w:rPr>
          <w:rStyle w:val="FootnoteReference"/>
        </w:rPr>
        <w:footnoteRef/>
      </w:r>
      <w:r>
        <w:t xml:space="preserve"> Literally “virgin monastic”. The traditional English term for a female monastic is not “nun”, but “virgin”.</w:t>
      </w:r>
    </w:p>
  </w:footnote>
  <w:footnote w:id="878">
    <w:p w14:paraId="4603A540" w14:textId="757615F9" w:rsidR="000676C7" w:rsidRDefault="000676C7" w:rsidP="00B52F78">
      <w:pPr>
        <w:pStyle w:val="footnote"/>
      </w:pPr>
      <w:r>
        <w:rPr>
          <w:rStyle w:val="FootnoteReference"/>
        </w:rPr>
        <w:footnoteRef/>
      </w:r>
      <w:r>
        <w:t xml:space="preserve"> Composed in English by Heg. Fr. Athanasius Iskander, of Kitchener, Ontario, Canada.</w:t>
      </w:r>
    </w:p>
  </w:footnote>
  <w:footnote w:id="879">
    <w:p w14:paraId="754B9B83" w14:textId="77777777" w:rsidR="000676C7" w:rsidRDefault="000676C7">
      <w:pPr>
        <w:pStyle w:val="footnote"/>
        <w:rPr>
          <w:ins w:id="1118" w:author="Brett Slote" w:date="2011-07-21T19:13:00Z"/>
        </w:rPr>
        <w:pPrChange w:id="1119" w:author="Brett Slote" w:date="2011-07-21T20:05:00Z">
          <w:pPr>
            <w:pStyle w:val="FootnoteText"/>
          </w:pPr>
        </w:pPrChange>
      </w:pPr>
      <w:ins w:id="1120" w:author="Brett Slote" w:date="2011-07-21T19:13:00Z">
        <w:r>
          <w:rPr>
            <w:rStyle w:val="FootnoteReference"/>
          </w:rPr>
          <w:footnoteRef/>
        </w:r>
        <w:r>
          <w:t xml:space="preserve"> Numbers 12:7-8</w:t>
        </w:r>
      </w:ins>
    </w:p>
  </w:footnote>
  <w:footnote w:id="880">
    <w:p w14:paraId="7099EBEB" w14:textId="77777777" w:rsidR="000676C7" w:rsidRDefault="000676C7">
      <w:pPr>
        <w:pStyle w:val="footnote"/>
        <w:rPr>
          <w:ins w:id="1121" w:author="Brett Slote" w:date="2011-07-21T19:13:00Z"/>
        </w:rPr>
        <w:pPrChange w:id="1122" w:author="Brett Slote" w:date="2011-07-21T20:05:00Z">
          <w:pPr>
            <w:pStyle w:val="FootnoteText"/>
          </w:pPr>
        </w:pPrChange>
      </w:pPr>
      <w:ins w:id="1123" w:author="Brett Slote" w:date="2011-07-21T19:13:00Z">
        <w:r>
          <w:rPr>
            <w:rStyle w:val="FootnoteReference"/>
          </w:rPr>
          <w:footnoteRef/>
        </w:r>
        <w:r>
          <w:t xml:space="preserve"> Exodus 28:1</w:t>
        </w:r>
      </w:ins>
    </w:p>
  </w:footnote>
  <w:footnote w:id="881">
    <w:p w14:paraId="5BFC95F9" w14:textId="77777777" w:rsidR="000676C7" w:rsidRDefault="000676C7">
      <w:pPr>
        <w:pStyle w:val="footnote"/>
        <w:rPr>
          <w:ins w:id="1124" w:author="Brett Slote" w:date="2011-07-21T19:13:00Z"/>
        </w:rPr>
        <w:pPrChange w:id="1125" w:author="Brett Slote" w:date="2011-07-21T20:05:00Z">
          <w:pPr>
            <w:pStyle w:val="FootnoteText"/>
          </w:pPr>
        </w:pPrChange>
      </w:pPr>
      <w:ins w:id="1126" w:author="Brett Slote" w:date="2011-07-21T19:13:00Z">
        <w:r>
          <w:rPr>
            <w:rStyle w:val="FootnoteReference"/>
          </w:rPr>
          <w:footnoteRef/>
        </w:r>
        <w:r>
          <w:t xml:space="preserve"> Matthew 16:18</w:t>
        </w:r>
      </w:ins>
    </w:p>
  </w:footnote>
  <w:footnote w:id="882">
    <w:p w14:paraId="04125830" w14:textId="77777777" w:rsidR="000676C7" w:rsidRDefault="000676C7">
      <w:pPr>
        <w:pStyle w:val="footnote"/>
        <w:rPr>
          <w:ins w:id="1128" w:author="Brett Slote" w:date="2011-07-21T19:13:00Z"/>
        </w:rPr>
        <w:pPrChange w:id="1129" w:author="Brett Slote" w:date="2011-07-21T20:05:00Z">
          <w:pPr>
            <w:pStyle w:val="FootnoteText"/>
          </w:pPr>
        </w:pPrChange>
      </w:pPr>
      <w:ins w:id="1130" w:author="Brett Slote" w:date="2011-07-21T19:13:00Z">
        <w:r>
          <w:rPr>
            <w:rStyle w:val="FootnoteReference"/>
          </w:rPr>
          <w:footnoteRef/>
        </w:r>
        <w:r>
          <w:t xml:space="preserve"> Psalms 110:4, Hebrews 5:6,10</w:t>
        </w:r>
      </w:ins>
    </w:p>
  </w:footnote>
  <w:footnote w:id="883">
    <w:p w14:paraId="4ECDDE09" w14:textId="77777777" w:rsidR="000676C7" w:rsidRDefault="000676C7"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84">
    <w:p w14:paraId="4ACBECBD" w14:textId="77777777" w:rsidR="000676C7" w:rsidRDefault="000676C7"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85">
    <w:p w14:paraId="0C45F6F7" w14:textId="77777777" w:rsidR="000676C7" w:rsidRDefault="000676C7" w:rsidP="00C0205C">
      <w:pPr>
        <w:pStyle w:val="footnote"/>
      </w:pPr>
      <w:r>
        <w:rPr>
          <w:rStyle w:val="FootnoteReference"/>
          <w:rFonts w:eastAsiaTheme="majorEastAsia"/>
        </w:rPr>
        <w:footnoteRef/>
      </w:r>
      <w:r>
        <w:t xml:space="preserve"> Ps 72:10</w:t>
      </w:r>
    </w:p>
  </w:footnote>
  <w:footnote w:id="886">
    <w:p w14:paraId="73200F36" w14:textId="77777777" w:rsidR="000676C7" w:rsidRDefault="000676C7">
      <w:pPr>
        <w:pStyle w:val="FootnoteText"/>
      </w:pPr>
      <w:r>
        <w:rPr>
          <w:rStyle w:val="FootnoteReference"/>
        </w:rPr>
        <w:footnoteRef/>
      </w:r>
      <w:r>
        <w:t xml:space="preserve"> Pope Dioscorus can but substituted here to use this doxology on his feast.</w:t>
      </w:r>
    </w:p>
  </w:footnote>
  <w:footnote w:id="887">
    <w:p w14:paraId="2FF46E46" w14:textId="77777777" w:rsidR="000676C7" w:rsidRDefault="000676C7" w:rsidP="003D4209">
      <w:pPr>
        <w:pStyle w:val="footnote"/>
      </w:pPr>
      <w:r>
        <w:rPr>
          <w:rStyle w:val="FootnoteReference"/>
        </w:rPr>
        <w:footnoteRef/>
      </w:r>
      <w:r>
        <w:t xml:space="preserve"> Dan 12:3</w:t>
      </w:r>
    </w:p>
  </w:footnote>
  <w:footnote w:id="888">
    <w:p w14:paraId="4F373D62" w14:textId="77777777" w:rsidR="000676C7" w:rsidRDefault="000676C7" w:rsidP="003D4209">
      <w:pPr>
        <w:pStyle w:val="footnote"/>
      </w:pPr>
      <w:r>
        <w:rPr>
          <w:rStyle w:val="FootnoteReference"/>
        </w:rPr>
        <w:footnoteRef/>
      </w:r>
      <w:r>
        <w:t xml:space="preserve"> The Scetis Valley in Egypt, from which the word “ascetic” comes. Sheheet means “measure of the heart.”</w:t>
      </w:r>
    </w:p>
  </w:footnote>
  <w:footnote w:id="889">
    <w:p w14:paraId="153ABD29" w14:textId="77777777" w:rsidR="000676C7" w:rsidRDefault="000676C7" w:rsidP="003D4209">
      <w:pPr>
        <w:pStyle w:val="footnote"/>
      </w:pPr>
      <w:r>
        <w:rPr>
          <w:rStyle w:val="FootnoteReference"/>
        </w:rPr>
        <w:footnoteRef/>
      </w:r>
      <w:r>
        <w:t xml:space="preserve"> Cf Lk 22:30, Mt</w:t>
      </w:r>
      <w:r w:rsidRPr="003D4209">
        <w:rPr>
          <w:rStyle w:val="footnoteChar"/>
        </w:rPr>
        <w:t xml:space="preserve"> </w:t>
      </w:r>
      <w:r>
        <w:t>19:20</w:t>
      </w:r>
    </w:p>
  </w:footnote>
  <w:footnote w:id="890">
    <w:p w14:paraId="0977783C" w14:textId="77777777" w:rsidR="000676C7" w:rsidRDefault="000676C7">
      <w:pPr>
        <w:pStyle w:val="FootnoteText"/>
      </w:pPr>
      <w:r>
        <w:rPr>
          <w:rStyle w:val="FootnoteReference"/>
        </w:rPr>
        <w:footnoteRef/>
      </w:r>
      <w:r>
        <w:t xml:space="preserve"> Rev 4:6</w:t>
      </w:r>
    </w:p>
  </w:footnote>
  <w:footnote w:id="891">
    <w:p w14:paraId="474C3AF6" w14:textId="77777777" w:rsidR="000676C7" w:rsidRDefault="000676C7" w:rsidP="00104A9B">
      <w:pPr>
        <w:pStyle w:val="FootnoteText"/>
        <w:rPr>
          <w:ins w:id="1230" w:author="Brett Slote" w:date="2011-07-19T15:43:00Z"/>
        </w:rPr>
      </w:pPr>
      <w:ins w:id="1231" w:author="Brett Slote" w:date="2011-07-19T15:43:00Z">
        <w:r>
          <w:rPr>
            <w:rStyle w:val="FootnoteReference"/>
          </w:rPr>
          <w:footnoteRef/>
        </w:r>
        <w:r>
          <w:t xml:space="preserve"> or supplications/intercessions</w:t>
        </w:r>
      </w:ins>
    </w:p>
  </w:footnote>
  <w:footnote w:id="892">
    <w:p w14:paraId="527ECCCD" w14:textId="77777777" w:rsidR="000676C7" w:rsidRDefault="000676C7">
      <w:pPr>
        <w:pStyle w:val="footnote"/>
        <w:rPr>
          <w:ins w:id="1232" w:author="Brett Slote" w:date="2011-07-19T15:43:00Z"/>
        </w:rPr>
        <w:pPrChange w:id="1233" w:author="Brett Slote" w:date="2011-07-21T19:56:00Z">
          <w:pPr>
            <w:pStyle w:val="FootnoteText"/>
          </w:pPr>
        </w:pPrChange>
      </w:pPr>
      <w:ins w:id="1234" w:author="Brett Slote" w:date="2011-07-19T15:43:00Z">
        <w:r>
          <w:rPr>
            <w:rStyle w:val="FootnoteReference"/>
          </w:rPr>
          <w:footnoteRef/>
        </w:r>
        <w:r>
          <w:t xml:space="preserve"> Joel 3:13 – but I’m trying to remember something that says “the harvest is full and the wheat plentiful”</w:t>
        </w:r>
      </w:ins>
    </w:p>
  </w:footnote>
  <w:footnote w:id="893">
    <w:p w14:paraId="6583C1B7" w14:textId="77777777" w:rsidR="000676C7" w:rsidRDefault="000676C7">
      <w:pPr>
        <w:pStyle w:val="footnote"/>
        <w:rPr>
          <w:ins w:id="1235" w:author="Brett Slote" w:date="2011-07-19T15:43:00Z"/>
          <w:rFonts w:ascii="Antonious" w:hAnsi="Antonious" w:cs="Antonious"/>
        </w:rPr>
        <w:pPrChange w:id="1236" w:author="Brett Slote" w:date="2011-07-21T19:56:00Z">
          <w:pPr>
            <w:widowControl w:val="0"/>
            <w:autoSpaceDE w:val="0"/>
            <w:autoSpaceDN w:val="0"/>
            <w:adjustRightInd w:val="0"/>
          </w:pPr>
        </w:pPrChange>
      </w:pPr>
      <w:ins w:id="1237"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94">
    <w:p w14:paraId="3A76C60E" w14:textId="214D0337" w:rsidR="000676C7" w:rsidRDefault="000676C7"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95">
    <w:p w14:paraId="0AAB833E" w14:textId="77777777" w:rsidR="000676C7" w:rsidRDefault="000676C7">
      <w:pPr>
        <w:pStyle w:val="FootnoteText"/>
      </w:pPr>
      <w:r>
        <w:rPr>
          <w:rStyle w:val="FootnoteReference"/>
        </w:rPr>
        <w:footnoteRef/>
      </w:r>
      <w:r>
        <w:t xml:space="preserve"> Rev 4:4</w:t>
      </w:r>
    </w:p>
  </w:footnote>
  <w:footnote w:id="896">
    <w:p w14:paraId="70D69B5E" w14:textId="77777777" w:rsidR="000676C7" w:rsidRDefault="000676C7">
      <w:pPr>
        <w:pStyle w:val="FootnoteText"/>
      </w:pPr>
      <w:r>
        <w:rPr>
          <w:rStyle w:val="FootnoteReference"/>
        </w:rPr>
        <w:footnoteRef/>
      </w:r>
      <w:r>
        <w:t xml:space="preserve"> Rev 5:8</w:t>
      </w:r>
    </w:p>
  </w:footnote>
  <w:footnote w:id="897">
    <w:p w14:paraId="741347AD" w14:textId="77777777" w:rsidR="000676C7" w:rsidRDefault="000676C7">
      <w:pPr>
        <w:pStyle w:val="footnote"/>
        <w:rPr>
          <w:ins w:id="1261" w:author="Brett Slote" w:date="2011-07-19T18:33:00Z"/>
        </w:rPr>
        <w:pPrChange w:id="1262" w:author="Brett Slote" w:date="2011-07-21T19:58:00Z">
          <w:pPr>
            <w:pStyle w:val="FootnoteText"/>
          </w:pPr>
        </w:pPrChange>
      </w:pPr>
      <w:ins w:id="1263" w:author="Brett Slote" w:date="2011-07-19T18:33:00Z">
        <w:r w:rsidRPr="00C96A85">
          <w:rPr>
            <w:rStyle w:val="FootnoteReference"/>
            <w:vertAlign w:val="baseline"/>
          </w:rPr>
          <w:footnoteRef/>
        </w:r>
        <w:r w:rsidRPr="00C96A85">
          <w:t xml:space="preserve"> Ephesians 6:11</w:t>
        </w:r>
      </w:ins>
      <w:r>
        <w:t xml:space="preserve"> </w:t>
      </w:r>
      <w:ins w:id="1264" w:author="Brett Slote" w:date="2011-07-19T18:33:00Z">
        <w:r w:rsidRPr="00C96A85">
          <w:t>(Literally: “all the girding”)</w:t>
        </w:r>
      </w:ins>
    </w:p>
  </w:footnote>
  <w:footnote w:id="898">
    <w:p w14:paraId="22B1B2A8" w14:textId="77777777" w:rsidR="000676C7" w:rsidRDefault="000676C7">
      <w:pPr>
        <w:pStyle w:val="footnote"/>
        <w:rPr>
          <w:ins w:id="1267" w:author="Brett Slote" w:date="2011-07-19T18:34:00Z"/>
        </w:rPr>
        <w:pPrChange w:id="1268" w:author="Brett Slote" w:date="2011-07-21T19:58:00Z">
          <w:pPr>
            <w:pStyle w:val="FootnoteText"/>
          </w:pPr>
        </w:pPrChange>
      </w:pPr>
      <w:ins w:id="1269" w:author="Brett Slote" w:date="2011-07-19T18:34:00Z">
        <w:r>
          <w:rPr>
            <w:rStyle w:val="FootnoteReference"/>
          </w:rPr>
          <w:footnoteRef/>
        </w:r>
        <w:r>
          <w:t xml:space="preserve"> Col 3:1</w:t>
        </w:r>
      </w:ins>
    </w:p>
  </w:footnote>
  <w:footnote w:id="899">
    <w:p w14:paraId="515A7079" w14:textId="77777777" w:rsidR="000676C7" w:rsidRDefault="000676C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0">
    <w:p w14:paraId="11CE8A3A" w14:textId="77777777" w:rsidR="000676C7" w:rsidRDefault="000676C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1">
    <w:p w14:paraId="40B3C553" w14:textId="77777777" w:rsidR="000676C7" w:rsidRDefault="000676C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2">
    <w:p w14:paraId="161FA5C9" w14:textId="77777777" w:rsidR="000676C7" w:rsidRDefault="000676C7"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903">
    <w:p w14:paraId="5727BFD3" w14:textId="77777777" w:rsidR="000676C7" w:rsidRDefault="000676C7"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04">
    <w:p w14:paraId="2AF6D726" w14:textId="77777777" w:rsidR="000676C7" w:rsidRPr="00A20ACC" w:rsidRDefault="000676C7">
      <w:pPr>
        <w:pStyle w:val="footnote"/>
        <w:rPr>
          <w:ins w:id="1312" w:author="Brett Slote" w:date="2011-07-21T18:59:00Z"/>
          <w:color w:val="FF0000"/>
          <w:rPrChange w:id="1313" w:author="Brett Slote" w:date="2011-07-21T20:03:00Z">
            <w:rPr>
              <w:ins w:id="1314" w:author="Brett Slote" w:date="2011-07-21T18:59:00Z"/>
            </w:rPr>
          </w:rPrChange>
        </w:rPr>
        <w:pPrChange w:id="1315" w:author="Brett Slote" w:date="2011-07-21T20:03:00Z">
          <w:pPr>
            <w:pStyle w:val="FootnoteText"/>
          </w:pPr>
        </w:pPrChange>
      </w:pPr>
      <w:ins w:id="1316" w:author="Brett Slote" w:date="2011-07-21T18:59:00Z">
        <w:r w:rsidRPr="003A78C2">
          <w:rPr>
            <w:rStyle w:val="FootnoteReference"/>
            <w:color w:val="FF0000"/>
            <w:rPrChange w:id="1317" w:author="Brett Slote" w:date="2011-07-21T20:03:00Z">
              <w:rPr>
                <w:rStyle w:val="FootnoteReference"/>
              </w:rPr>
            </w:rPrChange>
          </w:rPr>
          <w:footnoteRef/>
        </w:r>
        <w:r w:rsidRPr="003A78C2">
          <w:rPr>
            <w:color w:val="FF0000"/>
            <w:rPrChange w:id="1318" w:author="Brett Slote" w:date="2011-07-21T20:03:00Z">
              <w:rPr>
                <w:vertAlign w:val="superscript"/>
              </w:rPr>
            </w:rPrChange>
          </w:rPr>
          <w:t xml:space="preserve"> Should decide on whether we’re going with Scete or Shiheet – Shiheet is easier to sing, but for now put “English” equivalents.</w:t>
        </w:r>
      </w:ins>
    </w:p>
  </w:footnote>
  <w:footnote w:id="905">
    <w:p w14:paraId="5AA889F2" w14:textId="77777777" w:rsidR="000676C7" w:rsidRDefault="000676C7">
      <w:pPr>
        <w:pStyle w:val="footnote"/>
        <w:rPr>
          <w:ins w:id="1319" w:author="Brett Slote" w:date="2011-07-21T19:00:00Z"/>
        </w:rPr>
        <w:pPrChange w:id="1320" w:author="Brett Slote" w:date="2011-07-21T20:03:00Z">
          <w:pPr>
            <w:pStyle w:val="FootnoteText"/>
          </w:pPr>
        </w:pPrChange>
      </w:pPr>
      <w:ins w:id="1321" w:author="Brett Slote" w:date="2011-07-21T19:00:00Z">
        <w:r>
          <w:rPr>
            <w:rStyle w:val="FootnoteReference"/>
          </w:rPr>
          <w:footnoteRef/>
        </w:r>
        <w:r>
          <w:t xml:space="preserve"> Need to do some research into the name of this man in English</w:t>
        </w:r>
      </w:ins>
    </w:p>
  </w:footnote>
  <w:footnote w:id="906">
    <w:p w14:paraId="4DD173AD" w14:textId="50F9B05A" w:rsidR="000676C7" w:rsidRDefault="000676C7" w:rsidP="00B52F78">
      <w:pPr>
        <w:pStyle w:val="footnote"/>
      </w:pPr>
      <w:r>
        <w:rPr>
          <w:rStyle w:val="FootnoteReference"/>
        </w:rPr>
        <w:footnoteRef/>
      </w:r>
      <w:r>
        <w:t xml:space="preserve"> Though not found on the Coptic Calendar, as one of the 318 gathered at Nicaea, it is fitting to venerate St. Spyridon.</w:t>
      </w:r>
    </w:p>
  </w:footnote>
  <w:footnote w:id="907">
    <w:p w14:paraId="0EC0EB26" w14:textId="77777777" w:rsidR="000676C7" w:rsidRDefault="000676C7"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08">
    <w:p w14:paraId="1A09C94E" w14:textId="77777777" w:rsidR="000676C7" w:rsidRDefault="000676C7" w:rsidP="00073003">
      <w:pPr>
        <w:pStyle w:val="footnote"/>
      </w:pPr>
      <w:r>
        <w:rPr>
          <w:rStyle w:val="FootnoteReference"/>
        </w:rPr>
        <w:footnoteRef/>
      </w:r>
      <w:r>
        <w:t xml:space="preserve"> Revelation 7:2</w:t>
      </w:r>
    </w:p>
  </w:footnote>
  <w:footnote w:id="909">
    <w:p w14:paraId="047C672B" w14:textId="77777777" w:rsidR="000676C7" w:rsidRDefault="000676C7" w:rsidP="00073003">
      <w:pPr>
        <w:pStyle w:val="footnote"/>
      </w:pPr>
      <w:r>
        <w:rPr>
          <w:rStyle w:val="FootnoteReference"/>
        </w:rPr>
        <w:footnoteRef/>
      </w:r>
      <w:r>
        <w:t xml:space="preserve"> Revelation 7:3</w:t>
      </w:r>
    </w:p>
  </w:footnote>
  <w:footnote w:id="910">
    <w:p w14:paraId="338E8815" w14:textId="77777777" w:rsidR="000676C7" w:rsidRDefault="000676C7"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11">
    <w:p w14:paraId="7E074E97" w14:textId="77777777" w:rsidR="000676C7" w:rsidRDefault="000676C7" w:rsidP="00BC160E">
      <w:pPr>
        <w:pStyle w:val="footnote"/>
      </w:pPr>
      <w:r>
        <w:rPr>
          <w:rStyle w:val="FootnoteReference"/>
        </w:rPr>
        <w:footnoteRef/>
      </w:r>
      <w:r>
        <w:t xml:space="preserve"> John 13:25</w:t>
      </w:r>
    </w:p>
  </w:footnote>
  <w:footnote w:id="912">
    <w:p w14:paraId="0E087572" w14:textId="27E962C9" w:rsidR="000676C7" w:rsidRDefault="000676C7"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13">
    <w:p w14:paraId="795EE333" w14:textId="77777777" w:rsidR="000676C7" w:rsidRDefault="000676C7" w:rsidP="00B53E05">
      <w:pPr>
        <w:pStyle w:val="footnote"/>
      </w:pPr>
      <w:r>
        <w:rPr>
          <w:rStyle w:val="FootnoteReference"/>
        </w:rPr>
        <w:footnoteRef/>
      </w:r>
      <w:r>
        <w:t xml:space="preserve"> Normally reserved for the Theotokos.</w:t>
      </w:r>
    </w:p>
  </w:footnote>
  <w:footnote w:id="914">
    <w:p w14:paraId="483F0E8B" w14:textId="77777777" w:rsidR="000676C7" w:rsidRDefault="000676C7" w:rsidP="00B53E05">
      <w:pPr>
        <w:pStyle w:val="footnote"/>
      </w:pPr>
      <w:r>
        <w:rPr>
          <w:rStyle w:val="FootnoteReference"/>
        </w:rPr>
        <w:footnoteRef/>
      </w:r>
      <w:r>
        <w:t xml:space="preserve"> The law of righteousness, not the Law of the Old Covenant.</w:t>
      </w:r>
    </w:p>
  </w:footnote>
  <w:footnote w:id="915">
    <w:p w14:paraId="361DBD71" w14:textId="77777777" w:rsidR="000676C7" w:rsidRDefault="000676C7" w:rsidP="00662600">
      <w:pPr>
        <w:pStyle w:val="footnote"/>
      </w:pPr>
      <w:r>
        <w:rPr>
          <w:rStyle w:val="FootnoteReference"/>
        </w:rPr>
        <w:footnoteRef/>
      </w:r>
      <w:r>
        <w:t xml:space="preserve"> Or image</w:t>
      </w:r>
    </w:p>
  </w:footnote>
  <w:footnote w:id="916">
    <w:p w14:paraId="2DF974D0" w14:textId="77777777" w:rsidR="000676C7" w:rsidRDefault="000676C7">
      <w:pPr>
        <w:pStyle w:val="footnote"/>
        <w:rPr>
          <w:ins w:id="1422" w:author="Brett Slote" w:date="2011-07-21T18:57:00Z"/>
        </w:rPr>
        <w:pPrChange w:id="1423" w:author="Brett Slote" w:date="2011-07-21T20:03:00Z">
          <w:pPr>
            <w:pStyle w:val="FootnoteText"/>
          </w:pPr>
        </w:pPrChange>
      </w:pPr>
      <w:ins w:id="1424" w:author="Brett Slote" w:date="2011-07-21T18:57:00Z">
        <w:r>
          <w:rPr>
            <w:rStyle w:val="FootnoteReference"/>
          </w:rPr>
          <w:footnoteRef/>
        </w:r>
        <w:r>
          <w:t xml:space="preserve"> Colossians 3:14</w:t>
        </w:r>
      </w:ins>
    </w:p>
  </w:footnote>
  <w:footnote w:id="917">
    <w:p w14:paraId="56032475" w14:textId="77777777" w:rsidR="000676C7" w:rsidRDefault="000676C7" w:rsidP="00E22010">
      <w:pPr>
        <w:pStyle w:val="footnote"/>
      </w:pPr>
      <w:r>
        <w:rPr>
          <w:rStyle w:val="FootnoteReference"/>
        </w:rPr>
        <w:footnoteRef/>
      </w:r>
      <w:r>
        <w:t xml:space="preserve"> 2 Tim 4:7</w:t>
      </w:r>
    </w:p>
  </w:footnote>
  <w:footnote w:id="918">
    <w:p w14:paraId="519A6EA0" w14:textId="77777777" w:rsidR="000676C7" w:rsidRDefault="000676C7" w:rsidP="00E22010">
      <w:pPr>
        <w:pStyle w:val="footnote"/>
      </w:pPr>
      <w:r>
        <w:rPr>
          <w:rStyle w:val="FootnoteReference"/>
        </w:rPr>
        <w:footnoteRef/>
      </w:r>
      <w:r>
        <w:t xml:space="preserve"> 2 Tim 4:8</w:t>
      </w:r>
    </w:p>
  </w:footnote>
  <w:footnote w:id="919">
    <w:p w14:paraId="2C92CCF6" w14:textId="77777777" w:rsidR="000676C7" w:rsidRDefault="000676C7" w:rsidP="001779C0">
      <w:pPr>
        <w:pStyle w:val="footnote"/>
      </w:pPr>
      <w:r>
        <w:rPr>
          <w:rStyle w:val="FootnoteReference"/>
        </w:rPr>
        <w:footnoteRef/>
      </w:r>
      <w:r>
        <w:t xml:space="preserve"> Composed in Coptic and Arabic by H.G. Bishop Demetrius of Malawi circa A.D. 2000.</w:t>
      </w:r>
    </w:p>
  </w:footnote>
  <w:footnote w:id="920">
    <w:p w14:paraId="16CDD53B" w14:textId="77777777" w:rsidR="000676C7" w:rsidRDefault="000676C7"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21">
    <w:p w14:paraId="717A066E" w14:textId="77777777" w:rsidR="000676C7" w:rsidRDefault="000676C7">
      <w:pPr>
        <w:pStyle w:val="footnote"/>
        <w:rPr>
          <w:ins w:id="1487" w:author="Brett Slote" w:date="2011-07-21T18:45:00Z"/>
        </w:rPr>
        <w:pPrChange w:id="1488" w:author="Brett Slote" w:date="2011-07-21T20:01:00Z">
          <w:pPr>
            <w:pStyle w:val="FootnoteText"/>
          </w:pPr>
        </w:pPrChange>
      </w:pPr>
      <w:ins w:id="1489" w:author="Brett Slote" w:date="2011-07-21T18:45:00Z">
        <w:r>
          <w:rPr>
            <w:rStyle w:val="FootnoteReference"/>
          </w:rPr>
          <w:footnoteRef/>
        </w:r>
        <w:r>
          <w:t xml:space="preserve"> Daniel 12:3</w:t>
        </w:r>
      </w:ins>
    </w:p>
  </w:footnote>
  <w:footnote w:id="922">
    <w:p w14:paraId="7155AD88" w14:textId="77777777" w:rsidR="000676C7" w:rsidRDefault="000676C7">
      <w:pPr>
        <w:pStyle w:val="footnote"/>
        <w:rPr>
          <w:ins w:id="1490" w:author="Brett Slote" w:date="2011-07-21T18:46:00Z"/>
        </w:rPr>
        <w:pPrChange w:id="1491" w:author="Brett Slote" w:date="2011-07-21T20:01:00Z">
          <w:pPr>
            <w:pStyle w:val="FootnoteText"/>
          </w:pPr>
        </w:pPrChange>
      </w:pPr>
      <w:ins w:id="1492" w:author="Brett Slote" w:date="2011-07-21T18:46:00Z">
        <w:r>
          <w:rPr>
            <w:rStyle w:val="FootnoteReference"/>
          </w:rPr>
          <w:footnoteRef/>
        </w:r>
        <w:r>
          <w:t xml:space="preserve"> Literally: all you monastic folk</w:t>
        </w:r>
      </w:ins>
    </w:p>
  </w:footnote>
  <w:footnote w:id="923">
    <w:p w14:paraId="7EEF391B" w14:textId="77777777" w:rsidR="000676C7" w:rsidRDefault="000676C7">
      <w:pPr>
        <w:pStyle w:val="FootnoteText"/>
      </w:pPr>
      <w:r>
        <w:rPr>
          <w:rStyle w:val="FootnoteReference"/>
        </w:rPr>
        <w:footnoteRef/>
      </w:r>
      <w:r>
        <w:t xml:space="preserve"> Published by Abouna Matta El-Maskeen of St. Macarius’ Monastery.</w:t>
      </w:r>
    </w:p>
  </w:footnote>
  <w:footnote w:id="924">
    <w:p w14:paraId="6BC2BFA9" w14:textId="77777777" w:rsidR="000676C7" w:rsidRDefault="000676C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5">
    <w:p w14:paraId="3A6EC701" w14:textId="77777777" w:rsidR="000676C7" w:rsidRDefault="000676C7" w:rsidP="00670C79">
      <w:pPr>
        <w:pStyle w:val="footnote"/>
      </w:pPr>
      <w:r>
        <w:rPr>
          <w:rStyle w:val="FootnoteReference"/>
        </w:rPr>
        <w:footnoteRef/>
      </w:r>
      <w:r>
        <w:t xml:space="preserve"> Modern day Ethiopia and Eritrea.</w:t>
      </w:r>
    </w:p>
  </w:footnote>
  <w:footnote w:id="926">
    <w:p w14:paraId="46D5577E" w14:textId="77777777" w:rsidR="000676C7" w:rsidRDefault="000676C7" w:rsidP="0047441D">
      <w:pPr>
        <w:pStyle w:val="footnote"/>
      </w:pPr>
      <w:r>
        <w:rPr>
          <w:rStyle w:val="FootnoteReference"/>
        </w:rPr>
        <w:footnoteRef/>
      </w:r>
      <w:r>
        <w:t xml:space="preserve"> St. F</w:t>
      </w:r>
      <w:r w:rsidRPr="006422C6">
        <w:t>rumentius</w:t>
      </w:r>
      <w:r>
        <w:t>, whom the Ethiopians called “Abune Selama.”</w:t>
      </w:r>
    </w:p>
  </w:footnote>
  <w:footnote w:id="927">
    <w:p w14:paraId="2F5E6ED4" w14:textId="52CEBBCB" w:rsidR="000676C7" w:rsidRDefault="000676C7" w:rsidP="00BD2B3F">
      <w:pPr>
        <w:pStyle w:val="footnote"/>
      </w:pPr>
      <w:r>
        <w:rPr>
          <w:rStyle w:val="FootnoteReference"/>
        </w:rPr>
        <w:footnoteRef/>
      </w:r>
      <w:r>
        <w:t xml:space="preserve"> Adapted from the hymn of St. Severus of Antioch, in 2015 in English.</w:t>
      </w:r>
    </w:p>
  </w:footnote>
  <w:footnote w:id="928">
    <w:p w14:paraId="018A465B" w14:textId="77777777" w:rsidR="000676C7" w:rsidRDefault="000676C7">
      <w:pPr>
        <w:pStyle w:val="footnote"/>
        <w:rPr>
          <w:ins w:id="1578" w:author="Brett Slote" w:date="2011-07-21T19:11:00Z"/>
        </w:rPr>
        <w:pPrChange w:id="1579" w:author="Brett Slote" w:date="2011-07-21T20:05:00Z">
          <w:pPr>
            <w:pStyle w:val="FootnoteText"/>
          </w:pPr>
        </w:pPrChange>
      </w:pPr>
      <w:ins w:id="1580" w:author="Brett Slote" w:date="2011-07-21T19:11:00Z">
        <w:r>
          <w:rPr>
            <w:rStyle w:val="FootnoteReference"/>
          </w:rPr>
          <w:footnoteRef/>
        </w:r>
        <w:r>
          <w:t xml:space="preserve"> Psalm 41:1</w:t>
        </w:r>
      </w:ins>
    </w:p>
  </w:footnote>
  <w:footnote w:id="929">
    <w:p w14:paraId="30B9D2C6" w14:textId="77777777" w:rsidR="000676C7" w:rsidRDefault="000676C7"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30">
    <w:p w14:paraId="63D7B4DE" w14:textId="77777777" w:rsidR="000676C7" w:rsidRDefault="000676C7"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31">
    <w:p w14:paraId="6542A42A" w14:textId="77777777" w:rsidR="000676C7" w:rsidRDefault="000676C7"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32">
    <w:p w14:paraId="48A0DCFD" w14:textId="77777777" w:rsidR="000676C7" w:rsidRDefault="000676C7" w:rsidP="006D27E4">
      <w:pPr>
        <w:pStyle w:val="Footnote0"/>
      </w:pPr>
      <w:r>
        <w:rPr>
          <w:rStyle w:val="FootnoteReference"/>
        </w:rPr>
        <w:footnoteRef/>
      </w:r>
      <w:r>
        <w:t xml:space="preserve"> In modern day Libya</w:t>
      </w:r>
    </w:p>
  </w:footnote>
  <w:footnote w:id="933">
    <w:p w14:paraId="5E4AA7CE" w14:textId="77777777" w:rsidR="000676C7" w:rsidRDefault="000676C7">
      <w:pPr>
        <w:pStyle w:val="footnote"/>
        <w:rPr>
          <w:ins w:id="1605" w:author="Brett Slote" w:date="2011-07-21T18:49:00Z"/>
        </w:rPr>
        <w:pPrChange w:id="1606" w:author="Brett Slote" w:date="2011-07-21T20:02:00Z">
          <w:pPr>
            <w:pStyle w:val="FootnoteText"/>
          </w:pPr>
        </w:pPrChange>
      </w:pPr>
      <w:ins w:id="1607" w:author="Brett Slote" w:date="2011-07-21T18:49:00Z">
        <w:r>
          <w:rPr>
            <w:rStyle w:val="FootnoteReference"/>
          </w:rPr>
          <w:footnoteRef/>
        </w:r>
        <w:r>
          <w:t xml:space="preserve"> Note that </w:t>
        </w:r>
        <w:r w:rsidRPr="003A78C2">
          <w:rPr>
            <w:rFonts w:ascii="CS Avva Shenouda" w:hAnsi="CS Avva Shenouda"/>
            <w:rPrChange w:id="1608" w:author="Brett Slote" w:date="2011-07-21T20:02:00Z">
              <w:rPr>
                <w:rFonts w:ascii="Antonious Normal" w:hAnsi="Antonious Normal"/>
              </w:rPr>
            </w:rPrChange>
          </w:rPr>
          <w:t>twou</w:t>
        </w:r>
        <w:r>
          <w:t xml:space="preserve"> is used as mountain and desert interchangeably in Coptic monastic literature</w:t>
        </w:r>
      </w:ins>
    </w:p>
  </w:footnote>
  <w:footnote w:id="934">
    <w:p w14:paraId="71147821" w14:textId="77777777" w:rsidR="000676C7" w:rsidRDefault="000676C7">
      <w:pPr>
        <w:pStyle w:val="footnote"/>
        <w:rPr>
          <w:ins w:id="1609" w:author="Brett Slote" w:date="2011-07-21T18:50:00Z"/>
        </w:rPr>
        <w:pPrChange w:id="1610" w:author="Brett Slote" w:date="2011-07-21T20:02:00Z">
          <w:pPr>
            <w:pStyle w:val="FootnoteText"/>
          </w:pPr>
        </w:pPrChange>
      </w:pPr>
      <w:ins w:id="1611" w:author="Brett Slote" w:date="2011-07-21T18:50:00Z">
        <w:r>
          <w:rPr>
            <w:rStyle w:val="FootnoteReference"/>
          </w:rPr>
          <w:footnoteRef/>
        </w:r>
        <w:r>
          <w:t xml:space="preserve"> US book has “travails of torment” – but it’s not possessive.</w:t>
        </w:r>
      </w:ins>
    </w:p>
  </w:footnote>
  <w:footnote w:id="935">
    <w:p w14:paraId="39517237" w14:textId="77777777" w:rsidR="000676C7" w:rsidRDefault="000676C7">
      <w:pPr>
        <w:pStyle w:val="footnote"/>
        <w:rPr>
          <w:ins w:id="1612" w:author="Brett Slote" w:date="2011-07-21T18:49:00Z"/>
        </w:rPr>
        <w:pPrChange w:id="1613" w:author="Brett Slote" w:date="2011-07-21T20:02:00Z">
          <w:pPr>
            <w:pStyle w:val="FootnoteText"/>
          </w:pPr>
        </w:pPrChange>
      </w:pPr>
      <w:ins w:id="1614" w:author="Brett Slote" w:date="2011-07-21T18:49:00Z">
        <w:r>
          <w:rPr>
            <w:rStyle w:val="FootnoteReference"/>
          </w:rPr>
          <w:footnoteRef/>
        </w:r>
        <w:r>
          <w:t xml:space="preserve"> 1 Peter 1:4</w:t>
        </w:r>
      </w:ins>
    </w:p>
  </w:footnote>
  <w:footnote w:id="936">
    <w:p w14:paraId="049774F0" w14:textId="77777777" w:rsidR="000676C7" w:rsidRDefault="000676C7" w:rsidP="00E77C68">
      <w:pPr>
        <w:pStyle w:val="footnote"/>
      </w:pPr>
      <w:r>
        <w:rPr>
          <w:rStyle w:val="FootnoteReference"/>
        </w:rPr>
        <w:footnoteRef/>
      </w:r>
      <w:r>
        <w:t xml:space="preserve"> The Coptic has “Three names, one God,” which is the heresy of modalism, and certainly was not said at Ephesus.</w:t>
      </w:r>
    </w:p>
  </w:footnote>
  <w:footnote w:id="937">
    <w:p w14:paraId="416DBD35" w14:textId="77777777" w:rsidR="000676C7" w:rsidRDefault="000676C7" w:rsidP="00E77C68">
      <w:pPr>
        <w:pStyle w:val="footnote"/>
      </w:pPr>
      <w:r>
        <w:rPr>
          <w:rStyle w:val="FootnoteReference"/>
        </w:rPr>
        <w:footnoteRef/>
      </w:r>
      <w:r>
        <w:t xml:space="preserve"> This line is heretical.</w:t>
      </w:r>
    </w:p>
  </w:footnote>
  <w:footnote w:id="938">
    <w:p w14:paraId="2A005F90" w14:textId="77777777" w:rsidR="000676C7" w:rsidRDefault="000676C7">
      <w:pPr>
        <w:pStyle w:val="footnote"/>
        <w:rPr>
          <w:ins w:id="1649" w:author="Brett Slote" w:date="2011-07-21T18:55:00Z"/>
        </w:rPr>
        <w:pPrChange w:id="1650" w:author="Brett Slote" w:date="2011-07-21T20:02:00Z">
          <w:pPr>
            <w:pStyle w:val="FootnoteText"/>
          </w:pPr>
        </w:pPrChange>
      </w:pPr>
      <w:ins w:id="1651" w:author="Brett Slote" w:date="2011-07-21T18:55:00Z">
        <w:r>
          <w:rPr>
            <w:rStyle w:val="FootnoteReference"/>
          </w:rPr>
          <w:footnoteRef/>
        </w:r>
        <w:r>
          <w:t xml:space="preserve"> Hallow or consecrate – this was, according to a tradition, when he formerly became an archimandrite</w:t>
        </w:r>
      </w:ins>
    </w:p>
  </w:footnote>
  <w:footnote w:id="939">
    <w:p w14:paraId="6B5EF1D3" w14:textId="77777777" w:rsidR="000676C7" w:rsidRDefault="000676C7">
      <w:pPr>
        <w:pStyle w:val="footnote"/>
        <w:rPr>
          <w:ins w:id="1657" w:author="Brett Slote" w:date="2011-07-21T18:52:00Z"/>
        </w:rPr>
        <w:pPrChange w:id="1658" w:author="Brett Slote" w:date="2011-07-21T20:02:00Z">
          <w:pPr/>
        </w:pPrChange>
      </w:pPr>
      <w:ins w:id="1659" w:author="Brett Slote" w:date="2011-07-21T18:52:00Z">
        <w:r w:rsidRPr="00FB36D8">
          <w:rPr>
            <w:rStyle w:val="FootnoteReference"/>
            <w:vertAlign w:val="baseline"/>
          </w:rPr>
          <w:footnoteRef/>
        </w:r>
        <w:r w:rsidRPr="00FB36D8">
          <w:t xml:space="preserve"> This line is literally “because the hope of the good”</w:t>
        </w:r>
      </w:ins>
    </w:p>
  </w:footnote>
  <w:footnote w:id="940">
    <w:p w14:paraId="347015AD" w14:textId="77777777" w:rsidR="000676C7" w:rsidRPr="00A20ACC" w:rsidRDefault="000676C7">
      <w:pPr>
        <w:pStyle w:val="footnote"/>
        <w:rPr>
          <w:ins w:id="1660" w:author="Brett Slote" w:date="2011-07-21T18:52:00Z"/>
          <w:rFonts w:ascii="CS Avva Shenouda" w:hAnsi="CS Avva Shenouda"/>
          <w:color w:val="FF0000"/>
          <w:rPrChange w:id="1661" w:author="Brett Slote" w:date="2011-07-21T20:02:00Z">
            <w:rPr>
              <w:ins w:id="1662" w:author="Brett Slote" w:date="2011-07-21T18:52:00Z"/>
              <w:color w:val="FF0000"/>
            </w:rPr>
          </w:rPrChange>
        </w:rPr>
        <w:pPrChange w:id="1663" w:author="Brett Slote" w:date="2011-07-21T20:02:00Z">
          <w:pPr/>
        </w:pPrChange>
      </w:pPr>
      <w:ins w:id="1664" w:author="Brett Slote" w:date="2011-07-21T18:52:00Z">
        <w:r w:rsidRPr="00FB36D8">
          <w:rPr>
            <w:rStyle w:val="FootnoteReference"/>
            <w:vertAlign w:val="baseline"/>
          </w:rPr>
          <w:footnoteRef/>
        </w:r>
        <w:r w:rsidRPr="00FB36D8">
          <w:t xml:space="preserve"> </w:t>
        </w:r>
        <w:r w:rsidRPr="003A78C2">
          <w:rPr>
            <w:rPrChange w:id="1665" w:author="Brett Slote" w:date="2011-07-21T20:02:00Z">
              <w:rPr>
                <w:rFonts w:ascii="Antonious Normal" w:hAnsi="Antonious Normal"/>
                <w:color w:val="FF0000"/>
              </w:rPr>
            </w:rPrChange>
          </w:rPr>
          <w:t>qen hanhwd/ nem han'almoc</w:t>
        </w:r>
      </w:ins>
    </w:p>
  </w:footnote>
  <w:footnote w:id="941">
    <w:p w14:paraId="4AFC6896" w14:textId="77777777" w:rsidR="000676C7" w:rsidRDefault="000676C7">
      <w:pPr>
        <w:pStyle w:val="FootnoteText"/>
      </w:pPr>
      <w:r>
        <w:rPr>
          <w:rStyle w:val="FootnoteReference"/>
        </w:rPr>
        <w:footnoteRef/>
      </w:r>
      <w:r>
        <w:t xml:space="preserve"> Matthew 1:20</w:t>
      </w:r>
    </w:p>
  </w:footnote>
  <w:footnote w:id="942">
    <w:p w14:paraId="0E9CA519" w14:textId="77777777" w:rsidR="000676C7" w:rsidRDefault="000676C7" w:rsidP="00662A48">
      <w:pPr>
        <w:pStyle w:val="footnote"/>
      </w:pPr>
      <w:r>
        <w:rPr>
          <w:rStyle w:val="FootnoteReference"/>
          <w:rFonts w:eastAsiaTheme="majorEastAsia"/>
        </w:rPr>
        <w:footnoteRef/>
      </w:r>
      <w:r>
        <w:t xml:space="preserve"> All-holy</w:t>
      </w:r>
    </w:p>
  </w:footnote>
  <w:footnote w:id="943">
    <w:p w14:paraId="50451B0F" w14:textId="77777777" w:rsidR="000676C7" w:rsidRDefault="000676C7">
      <w:pPr>
        <w:pStyle w:val="footnote"/>
        <w:rPr>
          <w:ins w:id="1734" w:author="Brett Slote" w:date="2011-07-21T19:04:00Z"/>
        </w:rPr>
        <w:pPrChange w:id="1735" w:author="Brett Slote" w:date="2011-07-21T20:04:00Z">
          <w:pPr>
            <w:pStyle w:val="FootnoteText"/>
          </w:pPr>
        </w:pPrChange>
      </w:pPr>
      <w:ins w:id="1736" w:author="Brett Slote" w:date="2011-07-21T19:04:00Z">
        <w:r>
          <w:rPr>
            <w:rStyle w:val="FootnoteReference"/>
          </w:rPr>
          <w:footnoteRef/>
        </w:r>
        <w:r>
          <w:t xml:space="preserve"> literal is disregarded</w:t>
        </w:r>
      </w:ins>
    </w:p>
  </w:footnote>
  <w:footnote w:id="944">
    <w:p w14:paraId="062BDCC1" w14:textId="77777777" w:rsidR="000676C7" w:rsidRDefault="000676C7">
      <w:pPr>
        <w:pStyle w:val="FootnoteText"/>
      </w:pPr>
      <w:r>
        <w:rPr>
          <w:rStyle w:val="FootnoteReference"/>
        </w:rPr>
        <w:footnoteRef/>
      </w:r>
      <w:r>
        <w:t xml:space="preserve"> Ps 8:2</w:t>
      </w:r>
    </w:p>
  </w:footnote>
  <w:footnote w:id="945">
    <w:p w14:paraId="5BC08478" w14:textId="77777777" w:rsidR="000676C7" w:rsidRPr="000C76BB" w:rsidRDefault="000676C7"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46">
    <w:p w14:paraId="03A6DDD1" w14:textId="77777777" w:rsidR="000676C7" w:rsidRDefault="000676C7">
      <w:pPr>
        <w:pStyle w:val="FootnoteText"/>
      </w:pPr>
      <w:r>
        <w:rPr>
          <w:rStyle w:val="FootnoteReference"/>
        </w:rPr>
        <w:footnoteRef/>
      </w:r>
      <w:r>
        <w:t xml:space="preserve"> Matthew 28:6</w:t>
      </w:r>
    </w:p>
  </w:footnote>
  <w:footnote w:id="947">
    <w:p w14:paraId="339855D2" w14:textId="77777777" w:rsidR="000676C7" w:rsidRDefault="000676C7">
      <w:pPr>
        <w:pStyle w:val="FootnoteText"/>
      </w:pPr>
      <w:r>
        <w:rPr>
          <w:rStyle w:val="FootnoteReference"/>
        </w:rPr>
        <w:footnoteRef/>
      </w:r>
      <w:r>
        <w:t xml:space="preserve"> Matthew 28:7,6</w:t>
      </w:r>
    </w:p>
  </w:footnote>
  <w:footnote w:id="948">
    <w:p w14:paraId="76212A49" w14:textId="77777777" w:rsidR="000676C7" w:rsidRDefault="000676C7">
      <w:pPr>
        <w:pStyle w:val="FootnoteText"/>
      </w:pPr>
      <w:r>
        <w:rPr>
          <w:rStyle w:val="FootnoteReference"/>
        </w:rPr>
        <w:footnoteRef/>
      </w:r>
      <w:r>
        <w:t xml:space="preserve"> Matthew 28:7</w:t>
      </w:r>
    </w:p>
  </w:footnote>
  <w:footnote w:id="949">
    <w:p w14:paraId="716019EB" w14:textId="77777777" w:rsidR="000676C7" w:rsidRDefault="000676C7">
      <w:pPr>
        <w:pStyle w:val="FootnoteText"/>
      </w:pPr>
      <w:r>
        <w:rPr>
          <w:rStyle w:val="FootnoteReference"/>
        </w:rPr>
        <w:footnoteRef/>
      </w:r>
      <w:r>
        <w:t xml:space="preserve"> John 20:27</w:t>
      </w:r>
    </w:p>
  </w:footnote>
  <w:footnote w:id="950">
    <w:p w14:paraId="0ECF3FB0" w14:textId="77777777" w:rsidR="000676C7" w:rsidRDefault="000676C7">
      <w:pPr>
        <w:pStyle w:val="FootnoteText"/>
      </w:pPr>
      <w:r>
        <w:rPr>
          <w:rStyle w:val="FootnoteReference"/>
        </w:rPr>
        <w:footnoteRef/>
      </w:r>
      <w:r>
        <w:t xml:space="preserve"> John 20:28</w:t>
      </w:r>
    </w:p>
  </w:footnote>
  <w:footnote w:id="951">
    <w:p w14:paraId="3FCB0B65" w14:textId="77777777" w:rsidR="000676C7" w:rsidRDefault="000676C7">
      <w:pPr>
        <w:pStyle w:val="FootnoteText"/>
      </w:pPr>
      <w:r>
        <w:rPr>
          <w:rStyle w:val="FootnoteReference"/>
        </w:rPr>
        <w:footnoteRef/>
      </w:r>
      <w:r>
        <w:t xml:space="preserve"> John 20:29</w:t>
      </w:r>
    </w:p>
  </w:footnote>
  <w:footnote w:id="952">
    <w:p w14:paraId="6B80EDF7" w14:textId="77777777" w:rsidR="000676C7" w:rsidRDefault="000676C7">
      <w:pPr>
        <w:pStyle w:val="FootnoteText"/>
      </w:pPr>
      <w:r>
        <w:rPr>
          <w:rStyle w:val="FootnoteReference"/>
        </w:rPr>
        <w:footnoteRef/>
      </w:r>
      <w:r>
        <w:t xml:space="preserve"> John 20:29</w:t>
      </w:r>
    </w:p>
  </w:footnote>
  <w:footnote w:id="953">
    <w:p w14:paraId="31D8885C" w14:textId="3AFC7B18" w:rsidR="000676C7" w:rsidRDefault="000676C7" w:rsidP="009800DB">
      <w:pPr>
        <w:pStyle w:val="footnote"/>
      </w:pPr>
      <w:r>
        <w:rPr>
          <w:rStyle w:val="FootnoteReference"/>
        </w:rPr>
        <w:footnoteRef/>
      </w:r>
      <w:r>
        <w:t xml:space="preserve"> This section is still the translation of Fr. Athanasius Iskander, not yet revised to be consistent with the rest.</w:t>
      </w:r>
    </w:p>
  </w:footnote>
  <w:footnote w:id="954">
    <w:p w14:paraId="09E4919D" w14:textId="77777777" w:rsidR="000676C7" w:rsidRDefault="000676C7" w:rsidP="00134DB2">
      <w:pPr>
        <w:pStyle w:val="footnote"/>
      </w:pPr>
      <w:r>
        <w:rPr>
          <w:rStyle w:val="FootnoteReference"/>
        </w:rPr>
        <w:footnoteRef/>
      </w:r>
      <w:r>
        <w:t xml:space="preserve"> Fr. Athanasius has “My soul shall make her boast in the Lord”</w:t>
      </w:r>
    </w:p>
  </w:footnote>
  <w:footnote w:id="955">
    <w:p w14:paraId="60AC8686" w14:textId="77777777" w:rsidR="000676C7" w:rsidRDefault="000676C7" w:rsidP="00134DB2">
      <w:pPr>
        <w:pStyle w:val="footnote"/>
      </w:pPr>
      <w:r>
        <w:rPr>
          <w:rStyle w:val="FootnoteReference"/>
        </w:rPr>
        <w:footnoteRef/>
      </w:r>
      <w:r>
        <w:t xml:space="preserve"> 2 Sam. 6:2 (LXX).</w:t>
      </w:r>
    </w:p>
  </w:footnote>
  <w:footnote w:id="956">
    <w:p w14:paraId="55B1ADAD" w14:textId="77777777" w:rsidR="000676C7" w:rsidRDefault="000676C7" w:rsidP="00134DB2">
      <w:pPr>
        <w:pStyle w:val="footnote"/>
      </w:pPr>
      <w:r>
        <w:rPr>
          <w:rStyle w:val="FootnoteReference"/>
        </w:rPr>
        <w:footnoteRef/>
      </w:r>
      <w:r>
        <w:t xml:space="preserve"> [JS] or “appear” or “reveal Yourself”</w:t>
      </w:r>
    </w:p>
  </w:footnote>
  <w:footnote w:id="957">
    <w:p w14:paraId="469FEDC5" w14:textId="77777777" w:rsidR="000676C7" w:rsidRDefault="000676C7" w:rsidP="001F4F1A">
      <w:pPr>
        <w:pStyle w:val="footnote"/>
      </w:pPr>
      <w:r>
        <w:rPr>
          <w:rStyle w:val="FootnoteReference"/>
        </w:rPr>
        <w:footnoteRef/>
      </w:r>
      <w:r>
        <w:t xml:space="preserve"> [JS] or “reveal Your face”.</w:t>
      </w:r>
    </w:p>
  </w:footnote>
  <w:footnote w:id="958">
    <w:p w14:paraId="0AB37BC4" w14:textId="77777777" w:rsidR="000676C7" w:rsidRPr="004A3E27" w:rsidRDefault="000676C7"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59">
    <w:p w14:paraId="5A1ACC0E" w14:textId="77777777" w:rsidR="000676C7" w:rsidRDefault="000676C7" w:rsidP="001F4F1A">
      <w:pPr>
        <w:pStyle w:val="footnote"/>
      </w:pPr>
      <w:r>
        <w:rPr>
          <w:rStyle w:val="FootnoteReference"/>
        </w:rPr>
        <w:footnoteRef/>
      </w:r>
      <w:r>
        <w:t xml:space="preserve"> [JS] literally “do obeisance”, i.e. “bow down to”</w:t>
      </w:r>
    </w:p>
  </w:footnote>
  <w:footnote w:id="960">
    <w:p w14:paraId="51131512" w14:textId="77777777" w:rsidR="000676C7" w:rsidRPr="004A3E27" w:rsidRDefault="000676C7"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61">
    <w:p w14:paraId="6AFC128D" w14:textId="77777777" w:rsidR="000676C7" w:rsidRDefault="000676C7" w:rsidP="001F4F1A">
      <w:pPr>
        <w:pStyle w:val="footnote"/>
      </w:pPr>
      <w:r>
        <w:rPr>
          <w:rStyle w:val="FootnoteReference"/>
        </w:rPr>
        <w:footnoteRef/>
      </w:r>
      <w:r>
        <w:t xml:space="preserve"> [JS] or “beautifully situated”</w:t>
      </w:r>
    </w:p>
  </w:footnote>
  <w:footnote w:id="962">
    <w:p w14:paraId="63608FED" w14:textId="77777777" w:rsidR="000676C7" w:rsidRPr="004A3E27" w:rsidRDefault="000676C7"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63">
    <w:p w14:paraId="0D47DD48" w14:textId="77777777" w:rsidR="000676C7" w:rsidRDefault="000676C7"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64">
    <w:p w14:paraId="3F2156F8" w14:textId="77777777" w:rsidR="000676C7" w:rsidRDefault="000676C7" w:rsidP="00394CC7">
      <w:pPr>
        <w:pStyle w:val="footnote"/>
      </w:pPr>
      <w:r>
        <w:rPr>
          <w:rStyle w:val="FootnoteReference"/>
        </w:rPr>
        <w:footnoteRef/>
      </w:r>
      <w:r>
        <w:t xml:space="preserve"> [JS] or “Mother Zion will say,”</w:t>
      </w:r>
    </w:p>
  </w:footnote>
  <w:footnote w:id="965">
    <w:p w14:paraId="7D124560" w14:textId="77777777" w:rsidR="000676C7" w:rsidRDefault="000676C7" w:rsidP="00394CC7">
      <w:pPr>
        <w:pStyle w:val="footnote"/>
      </w:pPr>
      <w:r>
        <w:rPr>
          <w:rStyle w:val="FootnoteReference"/>
        </w:rPr>
        <w:footnoteRef/>
      </w:r>
      <w:r>
        <w:t xml:space="preserve"> [JS] Coptic has, “that a man and a man dwelt in her”</w:t>
      </w:r>
    </w:p>
  </w:footnote>
  <w:footnote w:id="966">
    <w:p w14:paraId="19F3F5FF" w14:textId="77777777" w:rsidR="000676C7" w:rsidRDefault="000676C7" w:rsidP="00394CC7">
      <w:pPr>
        <w:pStyle w:val="footnote"/>
      </w:pPr>
      <w:r>
        <w:rPr>
          <w:rStyle w:val="FootnoteReference"/>
        </w:rPr>
        <w:footnoteRef/>
      </w:r>
      <w:r>
        <w:t xml:space="preserve"> [JS] or “messengers”</w:t>
      </w:r>
    </w:p>
  </w:footnote>
  <w:footnote w:id="967">
    <w:p w14:paraId="3F310231" w14:textId="77777777" w:rsidR="000676C7" w:rsidRDefault="000676C7" w:rsidP="00394CC7">
      <w:pPr>
        <w:pStyle w:val="footnote"/>
      </w:pPr>
      <w:r>
        <w:rPr>
          <w:rStyle w:val="FootnoteReference"/>
        </w:rPr>
        <w:footnoteRef/>
      </w:r>
      <w:r>
        <w:t xml:space="preserve"> [JS] Fr. Lazarus has “servants”</w:t>
      </w:r>
    </w:p>
  </w:footnote>
  <w:footnote w:id="968">
    <w:p w14:paraId="562DE160" w14:textId="77777777" w:rsidR="000676C7" w:rsidRDefault="000676C7" w:rsidP="00394CC7">
      <w:pPr>
        <w:pStyle w:val="footnote"/>
      </w:pPr>
      <w:r>
        <w:rPr>
          <w:rStyle w:val="FootnoteReference"/>
        </w:rPr>
        <w:footnoteRef/>
      </w:r>
      <w:r>
        <w:t xml:space="preserve"> Heb. 1:7; Ezek. 1:14; 2 Esdras 8:22.</w:t>
      </w:r>
    </w:p>
  </w:footnote>
  <w:footnote w:id="969">
    <w:p w14:paraId="2349FFF8" w14:textId="77777777" w:rsidR="000676C7" w:rsidRDefault="000676C7" w:rsidP="00394CC7">
      <w:pPr>
        <w:pStyle w:val="footnote"/>
      </w:pPr>
      <w:r>
        <w:rPr>
          <w:rStyle w:val="FootnoteReference"/>
        </w:rPr>
        <w:footnoteRef/>
      </w:r>
      <w:r>
        <w:t xml:space="preserve"> [JS] or “makes the clouds His chariot”</w:t>
      </w:r>
    </w:p>
  </w:footnote>
  <w:footnote w:id="970">
    <w:p w14:paraId="69FA1866" w14:textId="77777777" w:rsidR="000676C7" w:rsidRDefault="000676C7" w:rsidP="00394CC7">
      <w:pPr>
        <w:pStyle w:val="footnote"/>
      </w:pPr>
      <w:r>
        <w:rPr>
          <w:rStyle w:val="FootnoteReference"/>
        </w:rPr>
        <w:footnoteRef/>
      </w:r>
      <w:r>
        <w:t xml:space="preserve"> [JS] “do obeisance”, elsewhere rendered “worship’, but referring to the physical act.</w:t>
      </w:r>
    </w:p>
  </w:footnote>
  <w:footnote w:id="971">
    <w:p w14:paraId="6E6EA07D" w14:textId="77777777" w:rsidR="000676C7" w:rsidRDefault="000676C7" w:rsidP="00486BA4">
      <w:pPr>
        <w:pStyle w:val="footnote"/>
      </w:pPr>
      <w:r>
        <w:rPr>
          <w:rStyle w:val="FootnoteReference"/>
        </w:rPr>
        <w:footnoteRef/>
      </w:r>
      <w:r>
        <w:t xml:space="preserve"> [JS] lit. day to day</w:t>
      </w:r>
    </w:p>
  </w:footnote>
  <w:footnote w:id="972">
    <w:p w14:paraId="15A4CA87" w14:textId="77777777" w:rsidR="000676C7" w:rsidRPr="004A3E27" w:rsidRDefault="000676C7" w:rsidP="00486BA4">
      <w:pPr>
        <w:pStyle w:val="footnote"/>
      </w:pPr>
      <w:r w:rsidRPr="004A3E27">
        <w:rPr>
          <w:rStyle w:val="FootnoteReference"/>
        </w:rPr>
        <w:footnoteRef/>
      </w:r>
      <w:r w:rsidRPr="004A3E27">
        <w:t xml:space="preserve"> Luke 4:32.</w:t>
      </w:r>
    </w:p>
  </w:footnote>
  <w:footnote w:id="973">
    <w:p w14:paraId="0F743031" w14:textId="77777777" w:rsidR="000676C7" w:rsidRDefault="000676C7" w:rsidP="00486BA4">
      <w:pPr>
        <w:pStyle w:val="footnote"/>
      </w:pPr>
      <w:r>
        <w:rPr>
          <w:rStyle w:val="FootnoteReference"/>
        </w:rPr>
        <w:footnoteRef/>
      </w:r>
      <w:r>
        <w:t xml:space="preserve"> [JS] or “give thanks to”. “Thankfully confess with praise”</w:t>
      </w:r>
    </w:p>
  </w:footnote>
  <w:footnote w:id="974">
    <w:p w14:paraId="5EFEDAB8" w14:textId="77777777" w:rsidR="000676C7" w:rsidRDefault="000676C7" w:rsidP="00486BA4">
      <w:pPr>
        <w:pStyle w:val="footnote"/>
      </w:pPr>
      <w:r>
        <w:rPr>
          <w:rStyle w:val="FootnoteReference"/>
        </w:rPr>
        <w:footnoteRef/>
      </w:r>
      <w:r>
        <w:t xml:space="preserve"> [JS] literally, “holy ones.”</w:t>
      </w:r>
    </w:p>
  </w:footnote>
  <w:footnote w:id="975">
    <w:p w14:paraId="7219A2E0" w14:textId="77777777" w:rsidR="000676C7" w:rsidRDefault="000676C7" w:rsidP="00486BA4">
      <w:pPr>
        <w:pStyle w:val="footnote"/>
      </w:pPr>
      <w:r>
        <w:rPr>
          <w:rStyle w:val="FootnoteReference"/>
        </w:rPr>
        <w:footnoteRef/>
      </w:r>
      <w:r>
        <w:t xml:space="preserve"> </w:t>
      </w:r>
      <w:r w:rsidRPr="00DC02D9">
        <w:rPr>
          <w:i/>
        </w:rPr>
        <w:t>Or:</w:t>
      </w:r>
      <w:r>
        <w:t xml:space="preserve"> costly (Wisdom 1:13-16).</w:t>
      </w:r>
    </w:p>
  </w:footnote>
  <w:footnote w:id="976">
    <w:p w14:paraId="1C209EBB" w14:textId="77777777" w:rsidR="000676C7" w:rsidRDefault="000676C7" w:rsidP="00486BA4">
      <w:pPr>
        <w:pStyle w:val="footnote"/>
      </w:pPr>
      <w:r>
        <w:rPr>
          <w:rStyle w:val="FootnoteReference"/>
        </w:rPr>
        <w:footnoteRef/>
      </w:r>
      <w:r>
        <w:t xml:space="preserve"> [JS] litearlly, “slave”.</w:t>
      </w:r>
    </w:p>
  </w:footnote>
  <w:footnote w:id="977">
    <w:p w14:paraId="116A3C7A" w14:textId="77777777" w:rsidR="000676C7" w:rsidRPr="004A3E27" w:rsidRDefault="000676C7" w:rsidP="0058686F">
      <w:pPr>
        <w:pStyle w:val="footnote"/>
      </w:pPr>
      <w:r w:rsidRPr="004A3E27">
        <w:rPr>
          <w:rStyle w:val="FootnoteReference"/>
        </w:rPr>
        <w:footnoteRef/>
      </w:r>
      <w:r w:rsidRPr="004A3E27">
        <w:t xml:space="preserve"> </w:t>
      </w:r>
      <w:r>
        <w:t>cf</w:t>
      </w:r>
      <w:r w:rsidRPr="004A3E27">
        <w:t>. Rev. 19:11-16.</w:t>
      </w:r>
    </w:p>
  </w:footnote>
  <w:footnote w:id="978">
    <w:p w14:paraId="0237698A" w14:textId="77777777" w:rsidR="000676C7" w:rsidRDefault="000676C7" w:rsidP="0058686F">
      <w:pPr>
        <w:pStyle w:val="footnote"/>
      </w:pPr>
      <w:r>
        <w:rPr>
          <w:rStyle w:val="FootnoteReference"/>
        </w:rPr>
        <w:footnoteRef/>
      </w:r>
      <w:r>
        <w:t xml:space="preserve"> dragon: </w:t>
      </w:r>
      <w:r w:rsidRPr="0090411D">
        <w:rPr>
          <w:i/>
        </w:rPr>
        <w:t>or</w:t>
      </w:r>
      <w:r>
        <w:t xml:space="preserve"> serpent.</w:t>
      </w:r>
    </w:p>
  </w:footnote>
  <w:footnote w:id="979">
    <w:p w14:paraId="23515252" w14:textId="77777777" w:rsidR="000676C7" w:rsidRDefault="000676C7"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980">
    <w:p w14:paraId="45DF34E0" w14:textId="77777777" w:rsidR="000676C7" w:rsidRDefault="000676C7" w:rsidP="00C502E3">
      <w:pPr>
        <w:pStyle w:val="footnote"/>
      </w:pPr>
      <w:r>
        <w:rPr>
          <w:rStyle w:val="FootnoteReference"/>
        </w:rPr>
        <w:footnoteRef/>
      </w:r>
      <w:r>
        <w:t xml:space="preserve"> House—Home, Family, Church, Kingdom: where God’s will is done (1 Tim. 3:15; Heb. 3:2-6; Lk. 2:49; Mt. 6:10).</w:t>
      </w:r>
    </w:p>
  </w:footnote>
  <w:footnote w:id="981">
    <w:p w14:paraId="6FA6EE36" w14:textId="77777777" w:rsidR="000676C7" w:rsidRDefault="000676C7" w:rsidP="00C502E3">
      <w:pPr>
        <w:pStyle w:val="footnote"/>
      </w:pPr>
      <w:r>
        <w:rPr>
          <w:rStyle w:val="FootnoteReference"/>
        </w:rPr>
        <w:footnoteRef/>
      </w:r>
      <w:r>
        <w:t xml:space="preserve"> [JS] or, “boast”</w:t>
      </w:r>
    </w:p>
  </w:footnote>
  <w:footnote w:id="982">
    <w:p w14:paraId="720D83C7" w14:textId="77777777" w:rsidR="000676C7" w:rsidRPr="004A3E27" w:rsidRDefault="000676C7" w:rsidP="00C502E3">
      <w:pPr>
        <w:pStyle w:val="footnote"/>
      </w:pPr>
      <w:r w:rsidRPr="004A3E27">
        <w:rPr>
          <w:rStyle w:val="FootnoteReference"/>
        </w:rPr>
        <w:footnoteRef/>
      </w:r>
      <w:r w:rsidRPr="004A3E27">
        <w:t xml:space="preserve"> Man is made for happiness, fruit of grace, forgiveness, right relations, holiness.</w:t>
      </w:r>
    </w:p>
  </w:footnote>
  <w:footnote w:id="983">
    <w:p w14:paraId="7DB48AE1" w14:textId="77777777" w:rsidR="000676C7" w:rsidRDefault="000676C7" w:rsidP="00743D2C">
      <w:pPr>
        <w:pStyle w:val="footnote"/>
      </w:pPr>
      <w:r>
        <w:rPr>
          <w:rStyle w:val="FootnoteReference"/>
        </w:rPr>
        <w:footnoteRef/>
      </w:r>
      <w:r>
        <w:t xml:space="preserve"> [JS] Fr. Lazarus renders “repent” as “change His mind”</w:t>
      </w:r>
    </w:p>
  </w:footnote>
  <w:footnote w:id="984">
    <w:p w14:paraId="1240DC44" w14:textId="77777777" w:rsidR="000676C7" w:rsidRDefault="000676C7" w:rsidP="00743D2C">
      <w:pPr>
        <w:pStyle w:val="footnote"/>
      </w:pPr>
      <w:r>
        <w:rPr>
          <w:rStyle w:val="FootnoteReference"/>
        </w:rPr>
        <w:footnoteRef/>
      </w:r>
      <w:r>
        <w:t xml:space="preserve"> Heb. 7:21.</w:t>
      </w:r>
    </w:p>
  </w:footnote>
  <w:footnote w:id="985">
    <w:p w14:paraId="4D23E76D" w14:textId="77777777" w:rsidR="000676C7" w:rsidRPr="004A3E27" w:rsidRDefault="000676C7"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86">
    <w:p w14:paraId="4CCF0C2B" w14:textId="77777777" w:rsidR="000676C7" w:rsidRPr="004A3E27" w:rsidRDefault="000676C7" w:rsidP="00743D2C">
      <w:pPr>
        <w:pStyle w:val="footnote"/>
      </w:pPr>
      <w:r w:rsidRPr="004A3E27">
        <w:rPr>
          <w:rStyle w:val="FootnoteReference"/>
        </w:rPr>
        <w:footnoteRef/>
      </w:r>
      <w:r w:rsidRPr="004A3E27">
        <w:t xml:space="preserve"> </w:t>
      </w:r>
      <w:r>
        <w:t>Cf</w:t>
      </w:r>
      <w:r w:rsidRPr="004A3E27">
        <w:t>. Isaiah 40:11; John 10:11.</w:t>
      </w:r>
    </w:p>
  </w:footnote>
  <w:footnote w:id="987">
    <w:p w14:paraId="19A1BCB8" w14:textId="77777777" w:rsidR="000676C7" w:rsidRDefault="000676C7" w:rsidP="00743D2C">
      <w:pPr>
        <w:pStyle w:val="footnote"/>
      </w:pPr>
      <w:r>
        <w:rPr>
          <w:rStyle w:val="FootnoteReference"/>
        </w:rPr>
        <w:footnoteRef/>
      </w:r>
      <w:r>
        <w:t xml:space="preserve"> ‘mercies of the Lord’: </w:t>
      </w:r>
      <w:r w:rsidRPr="00B246C1">
        <w:rPr>
          <w:i/>
        </w:rPr>
        <w:t>or</w:t>
      </w:r>
      <w:r>
        <w:t>, the Lord’s love.</w:t>
      </w:r>
    </w:p>
  </w:footnote>
  <w:footnote w:id="988">
    <w:p w14:paraId="4162CF7C" w14:textId="190E974A" w:rsidR="000676C7" w:rsidRDefault="000676C7" w:rsidP="00E25E68">
      <w:pPr>
        <w:pStyle w:val="footnote"/>
      </w:pPr>
      <w:r>
        <w:rPr>
          <w:rStyle w:val="FootnoteReference"/>
        </w:rPr>
        <w:footnoteRef/>
      </w:r>
      <w:r>
        <w:t xml:space="preserve"> This column is the version abridged by Fr. Athanasius Iskander.</w:t>
      </w:r>
    </w:p>
  </w:footnote>
  <w:footnote w:id="989">
    <w:p w14:paraId="73FD763A" w14:textId="5EEBDC02" w:rsidR="000676C7" w:rsidRDefault="000676C7"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90">
    <w:p w14:paraId="65C1221D" w14:textId="58B0B75A" w:rsidR="000676C7" w:rsidRDefault="000676C7" w:rsidP="005008DD">
      <w:pPr>
        <w:pStyle w:val="footnote"/>
      </w:pPr>
      <w:r>
        <w:rPr>
          <w:rStyle w:val="FootnoteReference"/>
        </w:rPr>
        <w:footnoteRef/>
      </w:r>
      <w:r>
        <w:t xml:space="preserve"> Here Fr. Athanasius Iskander replaces the remainder with a short conclusion based on the ending of the First Canticle.</w:t>
      </w:r>
    </w:p>
  </w:footnote>
  <w:footnote w:id="991">
    <w:p w14:paraId="694B1AEF" w14:textId="6CD120E4" w:rsidR="000676C7" w:rsidRDefault="000676C7" w:rsidP="0061474D">
      <w:pPr>
        <w:pStyle w:val="footnote"/>
      </w:pPr>
      <w:r>
        <w:rPr>
          <w:rStyle w:val="FootnoteReference"/>
        </w:rPr>
        <w:footnoteRef/>
      </w:r>
      <w:r>
        <w:t xml:space="preserve"> Verses marked with (*) appear in the abridged version of Fr. Athanasius Iskander</w:t>
      </w:r>
    </w:p>
  </w:footnote>
  <w:footnote w:id="992">
    <w:p w14:paraId="77C597C4" w14:textId="77777777" w:rsidR="000676C7" w:rsidRDefault="000676C7"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93">
    <w:p w14:paraId="725C3ADA" w14:textId="77777777" w:rsidR="000676C7" w:rsidRDefault="000676C7" w:rsidP="000608B8">
      <w:pPr>
        <w:pStyle w:val="footnote"/>
      </w:pPr>
      <w:r>
        <w:rPr>
          <w:rStyle w:val="FootnoteReference"/>
        </w:rPr>
        <w:footnoteRef/>
      </w:r>
      <w:r>
        <w:t xml:space="preserve"> Clearly a late addition given the Roman Catholic ecclesiology, foreign to Orthodoxy, found in these verses.</w:t>
      </w:r>
    </w:p>
  </w:footnote>
  <w:footnote w:id="994">
    <w:p w14:paraId="04C754F3" w14:textId="52CD574F" w:rsidR="000676C7" w:rsidRDefault="000676C7"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6A2716B6" w:rsidR="000676C7" w:rsidRPr="00E00D27" w:rsidRDefault="000676C7"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097AE9">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0676C7" w:rsidRPr="00E00D27" w:rsidRDefault="000676C7"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0676C7" w:rsidRPr="00E00D27" w:rsidRDefault="000676C7" w:rsidP="00686912">
    <w:pPr>
      <w:pStyle w:val="Header"/>
      <w:jc w:val="center"/>
      <w:rPr>
        <w:sz w:val="20"/>
        <w:szCs w:val="20"/>
      </w:rPr>
    </w:pPr>
  </w:p>
  <w:p w14:paraId="022704DA" w14:textId="77777777" w:rsidR="000676C7" w:rsidRPr="00686912" w:rsidRDefault="000676C7"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F3966" w14:textId="368E8AEE" w:rsidR="000676C7" w:rsidRPr="00E00D27" w:rsidRDefault="000676C7"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097AE9">
      <w:rPr>
        <w:noProof/>
        <w:sz w:val="20"/>
        <w:szCs w:val="20"/>
      </w:rPr>
      <w:t>The Midnight Praise</w:t>
    </w:r>
    <w:r>
      <w:rPr>
        <w:sz w:val="20"/>
        <w:szCs w:val="20"/>
      </w:rPr>
      <w:fldChar w:fldCharType="end"/>
    </w:r>
  </w:p>
  <w:p w14:paraId="199CF7F3" w14:textId="77777777" w:rsidR="000676C7" w:rsidRPr="00E00D27" w:rsidRDefault="000676C7"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027C2CC6" w:rsidR="000676C7" w:rsidRPr="00E00D27" w:rsidRDefault="000676C7"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097AE9">
      <w:rPr>
        <w:noProof/>
        <w:sz w:val="20"/>
        <w:szCs w:val="20"/>
      </w:rPr>
      <w:t>The Sunday Theotokia</w:t>
    </w:r>
    <w:r>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7A3DD5AE" w:rsidR="000676C7" w:rsidRPr="00E00D27" w:rsidRDefault="000676C7"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097AE9">
      <w:rPr>
        <w:noProof/>
        <w:sz w:val="20"/>
        <w:szCs w:val="20"/>
      </w:rPr>
      <w:t>The Conclusion of the Adam Theotokias</w:t>
    </w:r>
    <w:r w:rsidRPr="00E00D27">
      <w:rPr>
        <w:sz w:val="20"/>
        <w:szCs w:val="20"/>
      </w:rPr>
      <w:fldChar w:fldCharType="end"/>
    </w:r>
  </w:p>
  <w:p w14:paraId="48CF3F9A" w14:textId="245E316D" w:rsidR="000676C7" w:rsidRPr="00686912" w:rsidRDefault="000676C7"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8FA1" w14:textId="1FECFDD8" w:rsidR="000676C7" w:rsidRPr="00E00D27" w:rsidRDefault="000676C7"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097AE9">
      <w:rPr>
        <w:noProof/>
        <w:sz w:val="20"/>
        <w:szCs w:val="20"/>
      </w:rPr>
      <w:t xml:space="preserve">Hymns for </w:t>
    </w:r>
    <w:r w:rsidR="00097AE9" w:rsidRPr="00097AE9">
      <w:rPr>
        <w:rFonts w:ascii="NotoSansCoptic" w:eastAsia="NotoSansCoptic" w:hAnsi="NotoSansCoptic" w:cs="NotoSansCoptic"/>
        <w:noProof/>
        <w:sz w:val="20"/>
        <w:szCs w:val="20"/>
      </w:rPr>
      <w:t>Koiak</w:t>
    </w:r>
    <w:r w:rsidRPr="00E00D27">
      <w:rPr>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640C" w14:textId="709AF86A" w:rsidR="000676C7" w:rsidRPr="00E00D27" w:rsidRDefault="000676C7"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97AE9">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2908E269" w:rsidR="000676C7" w:rsidRPr="00E00D27" w:rsidRDefault="000676C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97AE9">
      <w:rPr>
        <w:noProof/>
        <w:sz w:val="20"/>
        <w:szCs w:val="20"/>
      </w:rPr>
      <w:t>Prayer for the Church</w:t>
    </w:r>
    <w:r w:rsidRPr="00E00D27">
      <w:rPr>
        <w:sz w:val="20"/>
        <w:szCs w:val="20"/>
      </w:rPr>
      <w:fldChar w:fldCharType="end"/>
    </w:r>
  </w:p>
  <w:p w14:paraId="1DAD4C8D" w14:textId="77777777" w:rsidR="000676C7" w:rsidRPr="00686912" w:rsidRDefault="000676C7"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0676C7" w:rsidRPr="00686912" w:rsidRDefault="000676C7"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679BB3A8" w:rsidR="000676C7" w:rsidRPr="00E00D27" w:rsidRDefault="000676C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97AE9">
      <w:rPr>
        <w:noProof/>
        <w:sz w:val="20"/>
        <w:szCs w:val="20"/>
      </w:rPr>
      <w:t>Hymn on the Friday Theotokia</w:t>
    </w:r>
    <w:r w:rsidRPr="00E00D27">
      <w:rPr>
        <w:sz w:val="20"/>
        <w:szCs w:val="20"/>
      </w:rPr>
      <w:fldChar w:fldCharType="end"/>
    </w:r>
  </w:p>
  <w:p w14:paraId="7E9EFC1B" w14:textId="77777777" w:rsidR="000676C7" w:rsidRPr="00686912" w:rsidRDefault="000676C7"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revisionView w:markup="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40C56"/>
    <w:rsid w:val="00042555"/>
    <w:rsid w:val="0004278F"/>
    <w:rsid w:val="0004283A"/>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51AA"/>
    <w:rsid w:val="000656EF"/>
    <w:rsid w:val="00065700"/>
    <w:rsid w:val="000668BD"/>
    <w:rsid w:val="0006697F"/>
    <w:rsid w:val="00066C2D"/>
    <w:rsid w:val="000676C7"/>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EEC"/>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34BC"/>
    <w:rsid w:val="000E610E"/>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B45"/>
    <w:rsid w:val="001D3B4D"/>
    <w:rsid w:val="001D3F20"/>
    <w:rsid w:val="001D5562"/>
    <w:rsid w:val="001D5E3B"/>
    <w:rsid w:val="001D7080"/>
    <w:rsid w:val="001E2E1C"/>
    <w:rsid w:val="001E2F2E"/>
    <w:rsid w:val="001E3A06"/>
    <w:rsid w:val="001E47D1"/>
    <w:rsid w:val="001E58F5"/>
    <w:rsid w:val="001E5E16"/>
    <w:rsid w:val="001E7CE9"/>
    <w:rsid w:val="001F0BA8"/>
    <w:rsid w:val="001F277E"/>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0FEC"/>
    <w:rsid w:val="00274233"/>
    <w:rsid w:val="00280E2D"/>
    <w:rsid w:val="00281C51"/>
    <w:rsid w:val="0028222B"/>
    <w:rsid w:val="00283E41"/>
    <w:rsid w:val="00284568"/>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07A0"/>
    <w:rsid w:val="00301FFE"/>
    <w:rsid w:val="0030209C"/>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78BC"/>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3962"/>
    <w:rsid w:val="00426715"/>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BD9"/>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166B"/>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419"/>
    <w:rsid w:val="005F1CE0"/>
    <w:rsid w:val="005F3B89"/>
    <w:rsid w:val="005F5CA1"/>
    <w:rsid w:val="005F72E7"/>
    <w:rsid w:val="005F78D8"/>
    <w:rsid w:val="005F7989"/>
    <w:rsid w:val="005F7A68"/>
    <w:rsid w:val="00600016"/>
    <w:rsid w:val="00601ED3"/>
    <w:rsid w:val="006033A2"/>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303CE"/>
    <w:rsid w:val="0063128B"/>
    <w:rsid w:val="00631963"/>
    <w:rsid w:val="00633619"/>
    <w:rsid w:val="00634364"/>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403"/>
    <w:rsid w:val="006A0D7C"/>
    <w:rsid w:val="006A0F54"/>
    <w:rsid w:val="006A140A"/>
    <w:rsid w:val="006A2C42"/>
    <w:rsid w:val="006A3815"/>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F6"/>
    <w:rsid w:val="006D69AF"/>
    <w:rsid w:val="006D6CF8"/>
    <w:rsid w:val="006D7387"/>
    <w:rsid w:val="006E04C1"/>
    <w:rsid w:val="006E2CEB"/>
    <w:rsid w:val="006E35FE"/>
    <w:rsid w:val="006E370D"/>
    <w:rsid w:val="006E3E75"/>
    <w:rsid w:val="006E4199"/>
    <w:rsid w:val="006E4762"/>
    <w:rsid w:val="006F0694"/>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6450"/>
    <w:rsid w:val="0070722E"/>
    <w:rsid w:val="00707AA9"/>
    <w:rsid w:val="007116DC"/>
    <w:rsid w:val="0071249B"/>
    <w:rsid w:val="0071365A"/>
    <w:rsid w:val="007141CE"/>
    <w:rsid w:val="00714A98"/>
    <w:rsid w:val="00714EC1"/>
    <w:rsid w:val="00714F88"/>
    <w:rsid w:val="00720645"/>
    <w:rsid w:val="00721305"/>
    <w:rsid w:val="007246F6"/>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0265"/>
    <w:rsid w:val="0077116C"/>
    <w:rsid w:val="007725BE"/>
    <w:rsid w:val="00773777"/>
    <w:rsid w:val="007757C9"/>
    <w:rsid w:val="00777816"/>
    <w:rsid w:val="0078100C"/>
    <w:rsid w:val="00783F3E"/>
    <w:rsid w:val="00784373"/>
    <w:rsid w:val="0078548F"/>
    <w:rsid w:val="00785FC6"/>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768"/>
    <w:rsid w:val="00823E69"/>
    <w:rsid w:val="0082425A"/>
    <w:rsid w:val="008242AB"/>
    <w:rsid w:val="0082523C"/>
    <w:rsid w:val="00830E10"/>
    <w:rsid w:val="00831460"/>
    <w:rsid w:val="0083275D"/>
    <w:rsid w:val="00832ECA"/>
    <w:rsid w:val="00835884"/>
    <w:rsid w:val="00837AED"/>
    <w:rsid w:val="00837F89"/>
    <w:rsid w:val="008424B3"/>
    <w:rsid w:val="00843320"/>
    <w:rsid w:val="008454DD"/>
    <w:rsid w:val="00850941"/>
    <w:rsid w:val="00850BB5"/>
    <w:rsid w:val="00852DD0"/>
    <w:rsid w:val="00853000"/>
    <w:rsid w:val="008547B0"/>
    <w:rsid w:val="00854B91"/>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900F68"/>
    <w:rsid w:val="0090348C"/>
    <w:rsid w:val="009038B2"/>
    <w:rsid w:val="00904213"/>
    <w:rsid w:val="009043B3"/>
    <w:rsid w:val="00904A47"/>
    <w:rsid w:val="00906079"/>
    <w:rsid w:val="009061A3"/>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2EC7"/>
    <w:rsid w:val="009C47FE"/>
    <w:rsid w:val="009C4DF5"/>
    <w:rsid w:val="009C594D"/>
    <w:rsid w:val="009D062A"/>
    <w:rsid w:val="009D0B24"/>
    <w:rsid w:val="009D3C8B"/>
    <w:rsid w:val="009D45BB"/>
    <w:rsid w:val="009D58BD"/>
    <w:rsid w:val="009D6F61"/>
    <w:rsid w:val="009E143A"/>
    <w:rsid w:val="009E261C"/>
    <w:rsid w:val="009E31CF"/>
    <w:rsid w:val="009E3E9E"/>
    <w:rsid w:val="009E429D"/>
    <w:rsid w:val="009E64DA"/>
    <w:rsid w:val="009E6CAF"/>
    <w:rsid w:val="009E7111"/>
    <w:rsid w:val="009F1DA0"/>
    <w:rsid w:val="009F2782"/>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E1"/>
    <w:rsid w:val="00AB219C"/>
    <w:rsid w:val="00AB3348"/>
    <w:rsid w:val="00AB365B"/>
    <w:rsid w:val="00AB40CE"/>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1044"/>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702C"/>
    <w:rsid w:val="00BA23BD"/>
    <w:rsid w:val="00BA3F86"/>
    <w:rsid w:val="00BA43BA"/>
    <w:rsid w:val="00BA48D1"/>
    <w:rsid w:val="00BB3B58"/>
    <w:rsid w:val="00BB50F9"/>
    <w:rsid w:val="00BB5D46"/>
    <w:rsid w:val="00BB65AA"/>
    <w:rsid w:val="00BB7C50"/>
    <w:rsid w:val="00BC0AF3"/>
    <w:rsid w:val="00BC0B75"/>
    <w:rsid w:val="00BC0BB7"/>
    <w:rsid w:val="00BC160E"/>
    <w:rsid w:val="00BC3E53"/>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AE2"/>
    <w:rsid w:val="00BD7E24"/>
    <w:rsid w:val="00BE1043"/>
    <w:rsid w:val="00BE273A"/>
    <w:rsid w:val="00BE6654"/>
    <w:rsid w:val="00BE705A"/>
    <w:rsid w:val="00BE75D2"/>
    <w:rsid w:val="00BE768B"/>
    <w:rsid w:val="00BE7BA2"/>
    <w:rsid w:val="00BF0205"/>
    <w:rsid w:val="00BF0AF7"/>
    <w:rsid w:val="00BF240D"/>
    <w:rsid w:val="00BF2674"/>
    <w:rsid w:val="00BF77D7"/>
    <w:rsid w:val="00C00539"/>
    <w:rsid w:val="00C0205C"/>
    <w:rsid w:val="00C02B48"/>
    <w:rsid w:val="00C050C7"/>
    <w:rsid w:val="00C05A5B"/>
    <w:rsid w:val="00C06875"/>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C066E"/>
    <w:rsid w:val="00CC09DA"/>
    <w:rsid w:val="00CC1CA8"/>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1CC7"/>
    <w:rsid w:val="00D42FE5"/>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70EFF"/>
    <w:rsid w:val="00D71939"/>
    <w:rsid w:val="00D7225D"/>
    <w:rsid w:val="00D72DC0"/>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AC8"/>
    <w:rsid w:val="00DB5C12"/>
    <w:rsid w:val="00DC02BA"/>
    <w:rsid w:val="00DC1C91"/>
    <w:rsid w:val="00DC2AAA"/>
    <w:rsid w:val="00DC3A65"/>
    <w:rsid w:val="00DC3D34"/>
    <w:rsid w:val="00DC4810"/>
    <w:rsid w:val="00DC4A15"/>
    <w:rsid w:val="00DC7630"/>
    <w:rsid w:val="00DD31B9"/>
    <w:rsid w:val="00DD3799"/>
    <w:rsid w:val="00DD4C22"/>
    <w:rsid w:val="00DD5136"/>
    <w:rsid w:val="00DD5994"/>
    <w:rsid w:val="00DD682C"/>
    <w:rsid w:val="00DD6B29"/>
    <w:rsid w:val="00DE00C0"/>
    <w:rsid w:val="00DE04F0"/>
    <w:rsid w:val="00DE2F02"/>
    <w:rsid w:val="00DE4425"/>
    <w:rsid w:val="00DE5308"/>
    <w:rsid w:val="00DF095B"/>
    <w:rsid w:val="00DF0E61"/>
    <w:rsid w:val="00DF3A55"/>
    <w:rsid w:val="00DF43CA"/>
    <w:rsid w:val="00DF5EEF"/>
    <w:rsid w:val="00DF7709"/>
    <w:rsid w:val="00DF782C"/>
    <w:rsid w:val="00E00D27"/>
    <w:rsid w:val="00E03D24"/>
    <w:rsid w:val="00E04602"/>
    <w:rsid w:val="00E051A0"/>
    <w:rsid w:val="00E064B4"/>
    <w:rsid w:val="00E10FAF"/>
    <w:rsid w:val="00E11362"/>
    <w:rsid w:val="00E12666"/>
    <w:rsid w:val="00E12AEC"/>
    <w:rsid w:val="00E14E6C"/>
    <w:rsid w:val="00E16FE9"/>
    <w:rsid w:val="00E20FB4"/>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4460"/>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65F"/>
    <w:rsid w:val="00ED7AD3"/>
    <w:rsid w:val="00EE2E1D"/>
    <w:rsid w:val="00EE5324"/>
    <w:rsid w:val="00EE572E"/>
    <w:rsid w:val="00EE657B"/>
    <w:rsid w:val="00EF067E"/>
    <w:rsid w:val="00EF0D59"/>
    <w:rsid w:val="00EF25F9"/>
    <w:rsid w:val="00EF6322"/>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70EE"/>
    <w:rsid w:val="00F977F1"/>
    <w:rsid w:val="00F97AD6"/>
    <w:rsid w:val="00F97FFA"/>
    <w:rsid w:val="00FA1244"/>
    <w:rsid w:val="00FA139D"/>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50728F-49BF-C646-813E-9E8F1591C1AE}">
  <ds:schemaRefs>
    <ds:schemaRef ds:uri="http://schemas.openxmlformats.org/officeDocument/2006/bibliography"/>
  </ds:schemaRefs>
</ds:datastoreItem>
</file>

<file path=customXml/itemProps2.xml><?xml version="1.0" encoding="utf-8"?>
<ds:datastoreItem xmlns:ds="http://schemas.openxmlformats.org/officeDocument/2006/customXml" ds:itemID="{28AF1F49-441F-D441-BA1E-7DF8F2756273}">
  <ds:schemaRefs>
    <ds:schemaRef ds:uri="http://schemas.openxmlformats.org/officeDocument/2006/bibliography"/>
  </ds:schemaRefs>
</ds:datastoreItem>
</file>

<file path=customXml/itemProps3.xml><?xml version="1.0" encoding="utf-8"?>
<ds:datastoreItem xmlns:ds="http://schemas.openxmlformats.org/officeDocument/2006/customXml" ds:itemID="{BB8348D5-798B-4244-8CD9-87B1CCB06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29038</TotalTime>
  <Pages>1085</Pages>
  <Words>209750</Words>
  <Characters>1195580</Characters>
  <Application>Microsoft Macintosh Word</Application>
  <DocSecurity>0</DocSecurity>
  <Lines>9963</Lines>
  <Paragraphs>2805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1402525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603</cp:revision>
  <cp:lastPrinted>2016-05-20T22:37:00Z</cp:lastPrinted>
  <dcterms:created xsi:type="dcterms:W3CDTF">2014-10-30T02:06:00Z</dcterms:created>
  <dcterms:modified xsi:type="dcterms:W3CDTF">2016-05-23T03:01:00Z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