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DB1D07">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DB1D07">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DB1D07">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DB1D07">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DB1D07">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DB1D07">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DB1D07">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DB1D07">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DB1D07">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DB1D07">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DB1D07">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DB1D07">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DB1D07">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DB1D07">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DB1D07">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DB1D07">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DB1D07">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DB1D07">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DB1D07">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DB1D07">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DB1D07">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DB1D07">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DB1D07">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DB1D07">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DB1D07">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DB1D07">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DB1D07">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DB1D07">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DB1D07">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DB1D07">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DB1D07">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DB1D07">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DB1D07">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DB1D07">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DB1D07">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DB1D07">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DB1D07">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DB1D07">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DB1D07">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DB1D07">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DB1D07">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DB1D07">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DB1D07">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DB1D07">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DB1D07">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DB1D07">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DB1D07">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DB1D07">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DB1D07">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DB1D07">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DB1D07">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DB1D07">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083FA0BF" w:rsidR="00A7333E" w:rsidRDefault="00A7333E" w:rsidP="00A7333E">
      <w:pPr>
        <w:pStyle w:val="EnglishHangEndNoCoptic"/>
        <w:ind w:firstLine="0"/>
      </w:pPr>
      <w:r>
        <w:t xml:space="preserve">with the rage of </w:t>
      </w:r>
      <w:r w:rsidR="005B3AA0">
        <w:rPr>
          <w:i/>
        </w:rPr>
        <w:t>serpants</w:t>
      </w:r>
      <w:r>
        <w:t xml:space="preserve"> 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397BF9D3" w:rsidR="00A7333E" w:rsidRDefault="005B3AA0" w:rsidP="00A7333E">
      <w:pPr>
        <w:pStyle w:val="EnglishHangNoCoptic"/>
        <w:ind w:firstLine="0"/>
      </w:pPr>
      <w:r>
        <w:t>do no tlet them</w:t>
      </w:r>
      <w:r w:rsidR="00A7333E">
        <w:t xml:space="preserve"> say, ‘Our </w:t>
      </w:r>
      <w:r>
        <w:t>own</w:t>
      </w:r>
      <w:r w:rsidR="00A7333E">
        <w:t xml:space="preserve"> high</w:t>
      </w:r>
      <w:r>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78BAB5DD" w:rsidR="00A7333E" w:rsidRDefault="00A7333E" w:rsidP="00A7333E">
      <w:pPr>
        <w:pStyle w:val="EnglishHangNoCoptic"/>
        <w:ind w:firstLine="0"/>
      </w:pPr>
      <w:r>
        <w:t xml:space="preserve">and let all the angels of God </w:t>
      </w:r>
      <w:r w:rsidR="00921EBA">
        <w:t>prvail 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bookmarkStart w:id="450" w:name="_GoBack"/>
      <w:bookmarkEnd w:id="450"/>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1"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2" w:name="_Ref450335240"/>
      <w:bookmarkEnd w:id="451"/>
      <w:r>
        <w:t>Additional Canticles for the Vigil of Joyous Saturday from the New Testament</w:t>
      </w:r>
      <w:r w:rsidR="00680B91">
        <w:rPr>
          <w:rStyle w:val="FootnoteReference"/>
        </w:rPr>
        <w:footnoteReference w:id="893"/>
      </w:r>
      <w:bookmarkEnd w:id="452"/>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3" w:name="_Ref452620197"/>
      <w:r>
        <w:t>The Third Canticle</w:t>
      </w:r>
      <w:bookmarkStart w:id="454" w:name="_Toc297322057"/>
      <w:bookmarkStart w:id="455" w:name="_Toc297407702"/>
      <w:bookmarkStart w:id="456" w:name="_Toc298445754"/>
      <w:bookmarkStart w:id="457" w:name="_Toc298681237"/>
      <w:bookmarkStart w:id="458" w:name="_Toc298447479"/>
      <w:bookmarkStart w:id="459" w:name="_Toc308441896"/>
      <w:bookmarkEnd w:id="449"/>
      <w:bookmarkEnd w:id="453"/>
    </w:p>
    <w:bookmarkEnd w:id="454"/>
    <w:bookmarkEnd w:id="455"/>
    <w:bookmarkEnd w:id="456"/>
    <w:bookmarkEnd w:id="457"/>
    <w:bookmarkEnd w:id="458"/>
    <w:bookmarkEnd w:id="459"/>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0"/>
            <w:r w:rsidRPr="00BE273A">
              <w:t xml:space="preserve">Blessed </w:t>
            </w:r>
            <w:commentRangeEnd w:id="460"/>
            <w:r w:rsidRPr="00BE273A">
              <w:rPr>
                <w:rStyle w:val="CommentReference"/>
                <w:rFonts w:eastAsiaTheme="minorHAnsi"/>
                <w:sz w:val="24"/>
              </w:rPr>
              <w:commentReference w:id="460"/>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8"/>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7"/>
            <w:r w:rsidRPr="00BE273A">
              <w:t xml:space="preserve">Blessed </w:t>
            </w:r>
            <w:commentRangeEnd w:id="477"/>
            <w:r w:rsidRPr="00BE273A">
              <w:rPr>
                <w:rStyle w:val="CommentReference"/>
                <w:rFonts w:eastAsiaTheme="minorHAnsi"/>
                <w:sz w:val="24"/>
              </w:rPr>
              <w:commentReference w:id="47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t>Psali Batos</w:t>
      </w:r>
      <w:bookmarkEnd w:id="472"/>
      <w:bookmarkEnd w:id="473"/>
      <w:bookmarkEnd w:id="474"/>
      <w:bookmarkEnd w:id="475"/>
      <w:bookmarkEnd w:id="476"/>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lastRenderedPageBreak/>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9"/>
            <w:r w:rsidRPr="00C05A5B">
              <w:t>Emmanuel</w:t>
            </w:r>
            <w:commentRangeEnd w:id="489"/>
            <w:r>
              <w:rPr>
                <w:rStyle w:val="CommentReference"/>
                <w:rFonts w:eastAsiaTheme="minorHAnsi" w:cstheme="minorBidi"/>
                <w:color w:val="auto"/>
                <w:lang w:val="en-CA"/>
              </w:rPr>
              <w:commentReference w:id="48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lastRenderedPageBreak/>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lastRenderedPageBreak/>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lastRenderedPageBreak/>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lastRenderedPageBreak/>
        <w:t>The Doxologies</w:t>
      </w:r>
      <w:bookmarkEnd w:id="530"/>
      <w:bookmarkEnd w:id="531"/>
      <w:bookmarkEnd w:id="539"/>
    </w:p>
    <w:p w14:paraId="04E32178" w14:textId="149795CE"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lastRenderedPageBreak/>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r>
        <w:t>The Fourth Canticle</w:t>
      </w:r>
      <w:bookmarkEnd w:id="550"/>
      <w:bookmarkEnd w:id="551"/>
      <w:bookmarkEnd w:id="552"/>
      <w:bookmarkEnd w:id="55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4" w:name="_Toc297322062"/>
      <w:bookmarkStart w:id="555" w:name="_Toc297407707"/>
      <w:bookmarkStart w:id="556" w:name="_Toc298445759"/>
      <w:bookmarkStart w:id="557" w:name="_Toc298681245"/>
      <w:bookmarkStart w:id="558" w:name="_Toc298447484"/>
      <w:r>
        <w:rPr>
          <w:lang w:val="en-US"/>
        </w:rPr>
        <w:t>Psalm 148</w:t>
      </w:r>
      <w:bookmarkEnd w:id="554"/>
      <w:bookmarkEnd w:id="555"/>
      <w:bookmarkEnd w:id="556"/>
      <w:bookmarkEnd w:id="557"/>
      <w:bookmarkEnd w:id="55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9"/>
            <w:commentRangeStart w:id="560"/>
            <w:r w:rsidRPr="00FC3604">
              <w:t>For</w:t>
            </w:r>
            <w:commentRangeEnd w:id="559"/>
            <w:r w:rsidRPr="00FC3604">
              <w:rPr>
                <w:rStyle w:val="CommentReference"/>
                <w:rFonts w:cstheme="minorBidi"/>
                <w:color w:val="auto"/>
                <w:lang w:val="en-CA"/>
              </w:rPr>
              <w:commentReference w:id="559"/>
            </w:r>
            <w:r w:rsidRPr="00FC3604">
              <w:t xml:space="preserve"> He spoke and </w:t>
            </w:r>
            <w:r w:rsidRPr="00FC3604">
              <w:rPr>
                <w:color w:val="auto"/>
              </w:rPr>
              <w:t>they</w:t>
            </w:r>
            <w:r w:rsidRPr="00FC3604">
              <w:t xml:space="preserve"> came to be!</w:t>
            </w:r>
            <w:commentRangeEnd w:id="560"/>
            <w:r>
              <w:rPr>
                <w:rStyle w:val="CommentReference"/>
                <w:rFonts w:cstheme="minorBidi"/>
                <w:color w:val="auto"/>
                <w:lang w:val="en-CA"/>
              </w:rPr>
              <w:commentReference w:id="56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1"/>
            <w:r w:rsidR="00D31F38">
              <w:rPr>
                <w:rStyle w:val="CommentReference"/>
                <w:rFonts w:eastAsiaTheme="minorHAnsi" w:cstheme="minorBidi"/>
                <w:color w:val="auto"/>
                <w:lang w:val="en-CA"/>
              </w:rPr>
              <w:commentReference w:id="56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2"/>
            <w:r w:rsidRPr="00FC3604">
              <w:t>Praise the Lord from the earth!</w:t>
            </w:r>
            <w:commentRangeEnd w:id="562"/>
            <w:r>
              <w:rPr>
                <w:rStyle w:val="CommentReference"/>
                <w:rFonts w:cstheme="minorBidi"/>
                <w:color w:val="auto"/>
                <w:lang w:val="en-CA"/>
              </w:rPr>
              <w:commentReference w:id="56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3"/>
            <w:r w:rsidRPr="007425E1">
              <w:rPr>
                <w:rFonts w:eastAsiaTheme="minorHAnsi"/>
              </w:rPr>
              <w:t xml:space="preserve">His </w:t>
            </w:r>
            <w:commentRangeEnd w:id="563"/>
            <w:r>
              <w:rPr>
                <w:rStyle w:val="CommentReference"/>
                <w:rFonts w:eastAsiaTheme="minorHAnsi" w:cstheme="minorBidi"/>
                <w:color w:val="auto"/>
                <w:lang w:val="en-CA"/>
              </w:rPr>
              <w:commentReference w:id="563"/>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4" w:name="_Toc297322063"/>
      <w:bookmarkStart w:id="565" w:name="_Toc297407708"/>
      <w:bookmarkStart w:id="566" w:name="_Toc298445760"/>
      <w:bookmarkStart w:id="567" w:name="_Toc298681246"/>
      <w:bookmarkStart w:id="568" w:name="_Toc298447485"/>
      <w:r>
        <w:rPr>
          <w:lang w:val="en-US"/>
        </w:rPr>
        <w:t>Psalm 149</w:t>
      </w:r>
      <w:bookmarkEnd w:id="564"/>
      <w:bookmarkEnd w:id="565"/>
      <w:bookmarkEnd w:id="566"/>
      <w:bookmarkEnd w:id="567"/>
      <w:bookmarkEnd w:id="56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9"/>
            <w:r w:rsidRPr="007425E1">
              <w:rPr>
                <w:rFonts w:eastAsiaTheme="minorHAnsi"/>
              </w:rPr>
              <w:t>chorus</w:t>
            </w:r>
            <w:commentRangeEnd w:id="569"/>
            <w:r>
              <w:rPr>
                <w:rStyle w:val="CommentReference"/>
                <w:rFonts w:eastAsiaTheme="minorHAnsi" w:cstheme="minorBidi"/>
                <w:color w:val="auto"/>
                <w:lang w:val="en-CA"/>
              </w:rPr>
              <w:commentReference w:id="56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0"/>
            <w:r w:rsidRPr="007425E1">
              <w:rPr>
                <w:rFonts w:eastAsiaTheme="minorHAnsi"/>
              </w:rPr>
              <w:t xml:space="preserve"> </w:t>
            </w:r>
            <w:commentRangeEnd w:id="570"/>
            <w:r>
              <w:rPr>
                <w:rStyle w:val="CommentReference"/>
                <w:rFonts w:eastAsiaTheme="minorHAnsi" w:cstheme="minorBidi"/>
                <w:color w:val="auto"/>
                <w:lang w:val="en-CA"/>
              </w:rPr>
              <w:commentReference w:id="57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1"/>
            <w:r w:rsidR="00D31F38">
              <w:t>rejoice</w:t>
            </w:r>
            <w:r w:rsidR="00D31F38" w:rsidRPr="007425E1">
              <w:t xml:space="preserve"> </w:t>
            </w:r>
            <w:commentRangeEnd w:id="571"/>
            <w:r w:rsidR="00D31F38">
              <w:rPr>
                <w:rStyle w:val="CommentReference"/>
                <w:rFonts w:cstheme="minorBidi"/>
                <w:color w:val="auto"/>
                <w:lang w:val="en-CA"/>
              </w:rPr>
              <w:commentReference w:id="57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2"/>
            <w:r w:rsidRPr="007425E1">
              <w:rPr>
                <w:rFonts w:eastAsiaTheme="minorHAnsi"/>
              </w:rPr>
              <w:t>mouth</w:t>
            </w:r>
            <w:commentRangeEnd w:id="572"/>
            <w:r w:rsidR="002275C0">
              <w:rPr>
                <w:rFonts w:eastAsiaTheme="minorHAnsi"/>
              </w:rPr>
              <w:t>s</w:t>
            </w:r>
            <w:r>
              <w:rPr>
                <w:rStyle w:val="CommentReference"/>
                <w:rFonts w:eastAsiaTheme="minorHAnsi" w:cstheme="minorBidi"/>
                <w:color w:val="auto"/>
                <w:lang w:val="en-CA"/>
              </w:rPr>
              <w:commentReference w:id="57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3"/>
            <w:r>
              <w:t>rebukes</w:t>
            </w:r>
            <w:r w:rsidRPr="007425E1">
              <w:t xml:space="preserve"> </w:t>
            </w:r>
            <w:commentRangeEnd w:id="573"/>
            <w:r>
              <w:rPr>
                <w:rStyle w:val="CommentReference"/>
                <w:rFonts w:cstheme="minorBidi"/>
                <w:color w:val="auto"/>
                <w:lang w:val="en-CA"/>
              </w:rPr>
              <w:commentReference w:id="57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4" w:name="_Toc297322064"/>
      <w:bookmarkStart w:id="575" w:name="_Toc297407709"/>
      <w:bookmarkStart w:id="576" w:name="_Toc298445761"/>
      <w:bookmarkStart w:id="577" w:name="_Toc298681247"/>
      <w:bookmarkStart w:id="578" w:name="_Toc298447486"/>
      <w:r>
        <w:rPr>
          <w:lang w:val="en-US"/>
        </w:rPr>
        <w:t>Psalm 150</w:t>
      </w:r>
      <w:bookmarkEnd w:id="574"/>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9"/>
            <w:r w:rsidRPr="007425E1">
              <w:t xml:space="preserve">psaltery </w:t>
            </w:r>
            <w:commentRangeEnd w:id="579"/>
            <w:r>
              <w:rPr>
                <w:rStyle w:val="CommentReference"/>
                <w:rFonts w:cstheme="minorBidi"/>
                <w:color w:val="auto"/>
                <w:lang w:val="en-CA"/>
              </w:rPr>
              <w:commentReference w:id="57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0" w:name="_Ref448228521"/>
      <w:bookmarkStart w:id="581" w:name="_Ref448228524"/>
      <w:bookmarkStart w:id="582" w:name="_Ref448471720"/>
      <w:bookmarkStart w:id="583" w:name="_Toc459399188"/>
      <w:r>
        <w:lastRenderedPageBreak/>
        <w:t>The Annual Psalis and Theotokia</w:t>
      </w:r>
      <w:bookmarkEnd w:id="580"/>
      <w:bookmarkEnd w:id="581"/>
      <w:bookmarkEnd w:id="582"/>
      <w:bookmarkEnd w:id="58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4" w:name="_Toc459399189"/>
      <w:r>
        <w:lastRenderedPageBreak/>
        <w:t>Sunday</w:t>
      </w:r>
      <w:bookmarkEnd w:id="584"/>
    </w:p>
    <w:p w14:paraId="45726092" w14:textId="77777777" w:rsidR="00E35F1F" w:rsidRDefault="00E35F1F" w:rsidP="00E35F1F">
      <w:pPr>
        <w:pStyle w:val="Heading3"/>
        <w:rPr>
          <w:lang w:val="en-US"/>
        </w:rPr>
      </w:pPr>
      <w:bookmarkStart w:id="585" w:name="_Toc297322066"/>
      <w:bookmarkStart w:id="586" w:name="_Toc297407711"/>
      <w:bookmarkStart w:id="587" w:name="_Toc298445763"/>
      <w:bookmarkStart w:id="588" w:name="_Toc298447488"/>
      <w:bookmarkStart w:id="589" w:name="_Toc308441905"/>
      <w:bookmarkStart w:id="590" w:name="_Ref452620816"/>
      <w:bookmarkStart w:id="591" w:name="_Ref452620821"/>
      <w:r>
        <w:rPr>
          <w:lang w:val="en-US"/>
        </w:rPr>
        <w:t>The Sunday Psali for the Lord</w:t>
      </w:r>
      <w:bookmarkEnd w:id="585"/>
      <w:bookmarkEnd w:id="586"/>
      <w:bookmarkEnd w:id="587"/>
      <w:bookmarkEnd w:id="588"/>
      <w:bookmarkEnd w:id="589"/>
      <w:bookmarkEnd w:id="590"/>
      <w:bookmarkEnd w:id="591"/>
    </w:p>
    <w:p w14:paraId="136558CF" w14:textId="2DAE99D4" w:rsidR="006F0694" w:rsidRPr="00CE3852" w:rsidRDefault="00E35F1F" w:rsidP="006F0694">
      <w:pPr>
        <w:pStyle w:val="Heading5non-TOC"/>
        <w:rPr>
          <w:lang w:val="en-US"/>
        </w:rPr>
      </w:pPr>
      <w:commentRangeStart w:id="59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2"/>
      <w:r>
        <w:rPr>
          <w:rStyle w:val="CommentReference"/>
          <w:rFonts w:ascii="Garamond" w:eastAsiaTheme="minorHAnsi" w:hAnsi="Garamond" w:cstheme="minorBidi"/>
        </w:rPr>
        <w:commentReference w:id="59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3"/>
            <w:r w:rsidRPr="00FC3604">
              <w:t>ⲛⲏⲓ</w:t>
            </w:r>
            <w:commentRangeEnd w:id="593"/>
            <w:r>
              <w:rPr>
                <w:rStyle w:val="CommentReference"/>
                <w:rFonts w:ascii="Garamond" w:hAnsi="Garamond" w:cstheme="minorBidi"/>
                <w:noProof w:val="0"/>
                <w:lang w:val="en-CA"/>
              </w:rPr>
              <w:commentReference w:id="59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4"/>
            <w:r w:rsidRPr="005832A1">
              <w:t xml:space="preserve">praise </w:t>
            </w:r>
            <w:commentRangeEnd w:id="594"/>
            <w:r w:rsidRPr="005832A1">
              <w:rPr>
                <w:rStyle w:val="CommentReference"/>
                <w:rFonts w:eastAsiaTheme="minorHAnsi"/>
                <w:sz w:val="24"/>
              </w:rPr>
              <w:commentReference w:id="59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5"/>
            <w:r w:rsidRPr="005832A1">
              <w:t>Earth</w:t>
            </w:r>
            <w:commentRangeEnd w:id="595"/>
            <w:r w:rsidRPr="005832A1">
              <w:rPr>
                <w:rStyle w:val="CommentReference"/>
                <w:rFonts w:eastAsiaTheme="minorHAnsi"/>
                <w:sz w:val="24"/>
              </w:rPr>
              <w:commentReference w:id="59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6"/>
            <w:r>
              <w:rPr>
                <w:rStyle w:val="CommentReference"/>
                <w:rFonts w:ascii="Garamond" w:hAnsi="Garamond" w:cstheme="minorBidi"/>
                <w:noProof w:val="0"/>
                <w:lang w:val="en-CA"/>
              </w:rPr>
              <w:commentReference w:id="59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7"/>
            <w:r w:rsidRPr="005832A1">
              <w:t xml:space="preserve">Make haste </w:t>
            </w:r>
            <w:commentRangeEnd w:id="597"/>
            <w:r w:rsidRPr="005832A1">
              <w:rPr>
                <w:rStyle w:val="CommentReference"/>
                <w:rFonts w:eastAsiaTheme="minorHAnsi"/>
                <w:sz w:val="24"/>
              </w:rPr>
              <w:commentReference w:id="59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8"/>
            <w:r w:rsidRPr="005832A1">
              <w:rPr>
                <w:rFonts w:eastAsiaTheme="minorHAnsi"/>
              </w:rPr>
              <w:t xml:space="preserve">different </w:t>
            </w:r>
            <w:commentRangeEnd w:id="598"/>
            <w:r w:rsidRPr="005832A1">
              <w:rPr>
                <w:rStyle w:val="CommentReference"/>
                <w:rFonts w:eastAsiaTheme="minorHAnsi"/>
                <w:sz w:val="24"/>
              </w:rPr>
              <w:commentReference w:id="59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9"/>
            <w:r w:rsidRPr="005832A1">
              <w:t>truth</w:t>
            </w:r>
            <w:commentRangeEnd w:id="599"/>
            <w:r w:rsidRPr="005832A1">
              <w:rPr>
                <w:rStyle w:val="CommentReference"/>
                <w:rFonts w:eastAsiaTheme="minorHAnsi"/>
                <w:sz w:val="24"/>
              </w:rPr>
              <w:commentReference w:id="59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0"/>
            <w:r w:rsidRPr="005832A1">
              <w:t xml:space="preserve">longsuffering </w:t>
            </w:r>
            <w:commentRangeEnd w:id="600"/>
            <w:r w:rsidRPr="005832A1">
              <w:rPr>
                <w:rStyle w:val="CommentReference"/>
                <w:rFonts w:eastAsiaTheme="minorHAnsi"/>
                <w:sz w:val="24"/>
              </w:rPr>
              <w:commentReference w:id="60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1"/>
            <w:r w:rsidRPr="005832A1">
              <w:t xml:space="preserve">I rise </w:t>
            </w:r>
            <w:commentRangeEnd w:id="601"/>
            <w:r w:rsidRPr="005832A1">
              <w:rPr>
                <w:rStyle w:val="CommentReference"/>
                <w:rFonts w:eastAsiaTheme="minorHAnsi"/>
                <w:sz w:val="24"/>
              </w:rPr>
              <w:commentReference w:id="60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2"/>
            <w:r w:rsidRPr="005832A1">
              <w:t>sweet</w:t>
            </w:r>
            <w:commentRangeEnd w:id="602"/>
            <w:r w:rsidRPr="005832A1">
              <w:rPr>
                <w:rStyle w:val="CommentReference"/>
                <w:rFonts w:eastAsiaTheme="minorHAnsi"/>
                <w:sz w:val="24"/>
              </w:rPr>
              <w:commentReference w:id="60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3"/>
            <w:r w:rsidRPr="005832A1">
              <w:rPr>
                <w:rFonts w:eastAsiaTheme="minorHAnsi"/>
              </w:rPr>
              <w:t>Oh, how I love</w:t>
            </w:r>
            <w:commentRangeEnd w:id="603"/>
            <w:r w:rsidRPr="005832A1">
              <w:rPr>
                <w:rStyle w:val="CommentReference"/>
                <w:rFonts w:eastAsiaTheme="minorHAnsi"/>
                <w:sz w:val="24"/>
              </w:rPr>
              <w:commentReference w:id="60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4"/>
            <w:r w:rsidRPr="005832A1">
              <w:rPr>
                <w:rFonts w:eastAsiaTheme="minorHAnsi"/>
              </w:rPr>
              <w:t xml:space="preserve">of </w:t>
            </w:r>
            <w:commentRangeEnd w:id="604"/>
            <w:r w:rsidRPr="005832A1">
              <w:rPr>
                <w:rStyle w:val="CommentReference"/>
                <w:rFonts w:eastAsiaTheme="minorHAnsi"/>
                <w:sz w:val="24"/>
              </w:rPr>
              <w:commentReference w:id="60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5"/>
            <w:r w:rsidRPr="005832A1">
              <w:t>truth</w:t>
            </w:r>
            <w:commentRangeEnd w:id="605"/>
            <w:r w:rsidRPr="005832A1">
              <w:rPr>
                <w:rStyle w:val="CommentReference"/>
                <w:rFonts w:eastAsiaTheme="minorHAnsi"/>
                <w:sz w:val="24"/>
              </w:rPr>
              <w:commentReference w:id="605"/>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6"/>
            <w:r w:rsidRPr="005832A1">
              <w:t xml:space="preserve">true </w:t>
            </w:r>
            <w:commentRangeEnd w:id="606"/>
            <w:r w:rsidRPr="005832A1">
              <w:rPr>
                <w:rStyle w:val="CommentReference"/>
                <w:rFonts w:eastAsiaTheme="minorHAnsi"/>
                <w:sz w:val="24"/>
              </w:rPr>
              <w:commentReference w:id="60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7"/>
            <w:r>
              <w:t xml:space="preserve">Whenever </w:t>
            </w:r>
            <w:commentRangeEnd w:id="607"/>
            <w:r>
              <w:rPr>
                <w:rStyle w:val="CommentReference"/>
                <w:rFonts w:eastAsiaTheme="minorHAnsi" w:cstheme="minorBidi"/>
                <w:color w:val="auto"/>
                <w:lang w:val="en-CA"/>
              </w:rPr>
              <w:commentReference w:id="607"/>
            </w:r>
            <w:r>
              <w:t>we</w:t>
            </w:r>
          </w:p>
          <w:p w14:paraId="1820B153" w14:textId="77777777" w:rsidR="00E35F1F" w:rsidRDefault="00E35F1F" w:rsidP="00E35F1F">
            <w:pPr>
              <w:pStyle w:val="EngHang"/>
            </w:pPr>
            <w:commentRangeStart w:id="608"/>
            <w:r>
              <w:t xml:space="preserve">Gather </w:t>
            </w:r>
            <w:commentRangeEnd w:id="608"/>
            <w:r>
              <w:rPr>
                <w:rStyle w:val="CommentReference"/>
                <w:rFonts w:eastAsiaTheme="minorHAnsi" w:cstheme="minorBidi"/>
                <w:color w:val="auto"/>
                <w:lang w:val="en-CA"/>
              </w:rPr>
              <w:commentReference w:id="60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9"/>
            <w:r>
              <w:t xml:space="preserve">will </w:t>
            </w:r>
            <w:commentRangeEnd w:id="609"/>
            <w:r>
              <w:rPr>
                <w:rStyle w:val="CommentReference"/>
                <w:rFonts w:eastAsiaTheme="minorHAnsi" w:cstheme="minorBidi"/>
                <w:color w:val="auto"/>
                <w:lang w:val="en-CA"/>
              </w:rPr>
              <w:commentReference w:id="60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0"/>
            <w:r>
              <w:t xml:space="preserve">Deliver </w:t>
            </w:r>
            <w:commentRangeEnd w:id="610"/>
            <w:r>
              <w:rPr>
                <w:rStyle w:val="CommentReference"/>
                <w:rFonts w:eastAsiaTheme="minorHAnsi" w:cstheme="minorBidi"/>
                <w:color w:val="auto"/>
                <w:lang w:val="en-CA"/>
              </w:rPr>
              <w:commentReference w:id="61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1"/>
            <w:r w:rsidRPr="00A16DFE">
              <w:rPr>
                <w:rFonts w:eastAsiaTheme="minorHAnsi"/>
              </w:rPr>
              <w:t xml:space="preserve">come </w:t>
            </w:r>
            <w:commentRangeEnd w:id="611"/>
            <w:r>
              <w:rPr>
                <w:rStyle w:val="CommentReference"/>
                <w:rFonts w:eastAsiaTheme="minorHAnsi" w:cstheme="minorBidi"/>
                <w:color w:val="auto"/>
                <w:lang w:val="en-CA"/>
              </w:rPr>
              <w:commentReference w:id="61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2"/>
            <w:r>
              <w:rPr>
                <w:rFonts w:eastAsiaTheme="minorHAnsi"/>
              </w:rPr>
              <w:t>be</w:t>
            </w:r>
            <w:r w:rsidRPr="00A16DFE">
              <w:rPr>
                <w:rFonts w:eastAsiaTheme="minorHAnsi"/>
              </w:rPr>
              <w:t xml:space="preserve"> </w:t>
            </w:r>
            <w:commentRangeEnd w:id="612"/>
            <w:r>
              <w:rPr>
                <w:rStyle w:val="CommentReference"/>
                <w:rFonts w:eastAsiaTheme="minorHAnsi" w:cstheme="minorBidi"/>
                <w:color w:val="auto"/>
                <w:lang w:val="en-CA"/>
              </w:rPr>
              <w:commentReference w:id="61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3" w:name="_Toc297322067"/>
      <w:bookmarkStart w:id="614" w:name="_Toc297407712"/>
      <w:bookmarkStart w:id="615" w:name="_Toc298445764"/>
      <w:bookmarkStart w:id="616" w:name="_Toc298681249"/>
      <w:bookmarkStart w:id="617" w:name="_Toc298447489"/>
      <w:bookmarkStart w:id="618" w:name="_Toc308441906"/>
      <w:bookmarkStart w:id="619" w:name="_Ref452620835"/>
      <w:bookmarkStart w:id="620" w:name="_Ref452620839"/>
      <w:r>
        <w:rPr>
          <w:lang w:val="en-US"/>
        </w:rPr>
        <w:lastRenderedPageBreak/>
        <w:t>The Sunday Theotokia</w:t>
      </w:r>
      <w:bookmarkEnd w:id="613"/>
      <w:bookmarkEnd w:id="614"/>
      <w:bookmarkEnd w:id="615"/>
      <w:bookmarkEnd w:id="616"/>
      <w:bookmarkEnd w:id="617"/>
      <w:bookmarkEnd w:id="618"/>
      <w:bookmarkEnd w:id="619"/>
      <w:bookmarkEnd w:id="62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1" w:name="_Toc298445765"/>
      <w:bookmarkStart w:id="622" w:name="_Toc298681250"/>
      <w:bookmarkStart w:id="623" w:name="_Toc298447490"/>
      <w:r>
        <w:rPr>
          <w:lang w:val="en-US"/>
        </w:rPr>
        <w:t>Part One</w:t>
      </w:r>
      <w:bookmarkEnd w:id="621"/>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4"/>
            <w:r w:rsidRPr="007425E1">
              <w:rPr>
                <w:rFonts w:eastAsiaTheme="minorHAnsi"/>
              </w:rPr>
              <w:t>Of the Covenant</w:t>
            </w:r>
            <w:commentRangeEnd w:id="624"/>
            <w:r>
              <w:rPr>
                <w:rStyle w:val="CommentReference"/>
                <w:rFonts w:eastAsiaTheme="minorHAnsi" w:cstheme="minorBidi"/>
                <w:color w:val="auto"/>
                <w:lang w:val="en-CA"/>
              </w:rPr>
              <w:commentReference w:id="62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5"/>
            <w:r>
              <w:rPr>
                <w:rFonts w:eastAsiaTheme="minorHAnsi"/>
              </w:rPr>
              <w:t>sprinkling</w:t>
            </w:r>
            <w:commentRangeEnd w:id="625"/>
            <w:r>
              <w:rPr>
                <w:rStyle w:val="CommentReference"/>
                <w:rFonts w:eastAsiaTheme="minorHAnsi" w:cstheme="minorBidi"/>
                <w:color w:val="auto"/>
                <w:lang w:val="en-CA"/>
              </w:rPr>
              <w:commentReference w:id="62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6"/>
            <w:r>
              <w:rPr>
                <w:rFonts w:eastAsiaTheme="minorHAnsi"/>
              </w:rPr>
              <w:t>dwelt</w:t>
            </w:r>
            <w:commentRangeEnd w:id="626"/>
            <w:r>
              <w:rPr>
                <w:rStyle w:val="CommentReference"/>
                <w:rFonts w:eastAsiaTheme="minorHAnsi" w:cstheme="minorBidi"/>
                <w:color w:val="auto"/>
                <w:lang w:val="en-CA"/>
              </w:rPr>
              <w:commentReference w:id="62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9" w:name="_Toc298445766"/>
      <w:bookmarkStart w:id="630" w:name="_Toc298681251"/>
      <w:bookmarkStart w:id="63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9"/>
      <w:bookmarkEnd w:id="630"/>
      <w:bookmarkEnd w:id="63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2"/>
            <w:r>
              <w:rPr>
                <w:rFonts w:eastAsiaTheme="minorHAnsi"/>
              </w:rPr>
              <w:t xml:space="preserve">type </w:t>
            </w:r>
            <w:commentRangeEnd w:id="632"/>
            <w:r>
              <w:rPr>
                <w:rStyle w:val="CommentReference"/>
                <w:rFonts w:eastAsiaTheme="minorHAnsi" w:cstheme="minorBidi"/>
                <w:color w:val="auto"/>
                <w:lang w:val="en-CA"/>
              </w:rPr>
              <w:commentReference w:id="63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33"/>
            <w:r>
              <w:t xml:space="preserve">one </w:t>
            </w:r>
            <w:commentRangeEnd w:id="633"/>
            <w:r>
              <w:rPr>
                <w:rStyle w:val="CommentReference"/>
                <w:rFonts w:eastAsiaTheme="minorHAnsi" w:cstheme="minorBidi"/>
                <w:color w:val="auto"/>
                <w:lang w:val="en-CA"/>
              </w:rPr>
              <w:commentReference w:id="633"/>
            </w:r>
            <w:r>
              <w:t>from two,</w:t>
            </w:r>
          </w:p>
          <w:p w14:paraId="12509199" w14:textId="77777777" w:rsidR="00E35F1F" w:rsidRDefault="00E35F1F" w:rsidP="00E35F1F">
            <w:pPr>
              <w:pStyle w:val="EngHang"/>
            </w:pPr>
            <w:r>
              <w:t xml:space="preserve">A </w:t>
            </w:r>
            <w:commentRangeStart w:id="634"/>
            <w:r>
              <w:t xml:space="preserve">Holy </w:t>
            </w:r>
            <w:commentRangeEnd w:id="634"/>
            <w:r>
              <w:rPr>
                <w:rStyle w:val="CommentReference"/>
                <w:rFonts w:eastAsiaTheme="minorHAnsi" w:cstheme="minorBidi"/>
                <w:color w:val="auto"/>
                <w:lang w:val="en-CA"/>
              </w:rPr>
              <w:commentReference w:id="63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5"/>
            <w:r>
              <w:rPr>
                <w:rFonts w:eastAsiaTheme="minorHAnsi"/>
              </w:rPr>
              <w:t xml:space="preserve">Begotten </w:t>
            </w:r>
            <w:commentRangeEnd w:id="635"/>
            <w:r>
              <w:rPr>
                <w:rStyle w:val="CommentReference"/>
                <w:rFonts w:eastAsiaTheme="minorHAnsi" w:cstheme="minorBidi"/>
                <w:color w:val="auto"/>
                <w:lang w:val="en-CA"/>
              </w:rPr>
              <w:commentReference w:id="635"/>
            </w:r>
            <w:r>
              <w:rPr>
                <w:rFonts w:eastAsiaTheme="minorHAnsi"/>
              </w:rPr>
              <w:t>without seed,</w:t>
            </w:r>
          </w:p>
          <w:p w14:paraId="47914132" w14:textId="77777777" w:rsidR="00E35F1F" w:rsidRDefault="00E35F1F" w:rsidP="00E35F1F">
            <w:pPr>
              <w:pStyle w:val="EngHang"/>
              <w:rPr>
                <w:rFonts w:eastAsiaTheme="minorHAnsi"/>
              </w:rPr>
            </w:pPr>
            <w:commentRangeStart w:id="636"/>
            <w:r>
              <w:rPr>
                <w:rFonts w:eastAsiaTheme="minorHAnsi"/>
              </w:rPr>
              <w:t xml:space="preserve">Consubstantial </w:t>
            </w:r>
            <w:commentRangeEnd w:id="636"/>
            <w:r>
              <w:rPr>
                <w:rStyle w:val="CommentReference"/>
                <w:rFonts w:eastAsiaTheme="minorHAnsi" w:cstheme="minorBidi"/>
                <w:color w:val="auto"/>
                <w:lang w:val="en-CA"/>
              </w:rPr>
              <w:commentReference w:id="63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7"/>
            <w:r>
              <w:rPr>
                <w:rFonts w:eastAsiaTheme="minorHAnsi"/>
              </w:rPr>
              <w:t xml:space="preserve">made one </w:t>
            </w:r>
            <w:commentRangeEnd w:id="637"/>
            <w:r>
              <w:rPr>
                <w:rStyle w:val="CommentReference"/>
                <w:rFonts w:eastAsiaTheme="minorHAnsi" w:cstheme="minorBidi"/>
                <w:color w:val="auto"/>
                <w:lang w:val="en-CA"/>
              </w:rPr>
              <w:commentReference w:id="63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8"/>
            <w:r>
              <w:t xml:space="preserve">The </w:t>
            </w:r>
            <w:commentRangeEnd w:id="638"/>
            <w:r>
              <w:rPr>
                <w:rStyle w:val="CommentReference"/>
                <w:rFonts w:eastAsiaTheme="minorHAnsi" w:cstheme="minorBidi"/>
                <w:color w:val="auto"/>
                <w:lang w:val="en-CA"/>
              </w:rPr>
              <w:commentReference w:id="63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9"/>
            <w:r>
              <w:rPr>
                <w:rFonts w:eastAsiaTheme="minorHAnsi"/>
              </w:rPr>
              <w:t xml:space="preserve">Purple </w:t>
            </w:r>
            <w:commentRangeEnd w:id="639"/>
            <w:r>
              <w:rPr>
                <w:rStyle w:val="CommentReference"/>
                <w:rFonts w:eastAsiaTheme="minorHAnsi" w:cstheme="minorBidi"/>
                <w:color w:val="auto"/>
                <w:lang w:val="en-CA"/>
              </w:rPr>
              <w:commentReference w:id="63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0"/>
            <w:r>
              <w:rPr>
                <w:rFonts w:eastAsiaTheme="minorHAnsi"/>
              </w:rPr>
              <w:t xml:space="preserve">fine </w:t>
            </w:r>
            <w:commentRangeEnd w:id="640"/>
            <w:r>
              <w:rPr>
                <w:rStyle w:val="CommentReference"/>
                <w:rFonts w:eastAsiaTheme="minorHAnsi" w:cstheme="minorBidi"/>
                <w:color w:val="auto"/>
                <w:lang w:val="en-CA"/>
              </w:rPr>
              <w:commentReference w:id="64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1"/>
            <w:r>
              <w:rPr>
                <w:rFonts w:eastAsiaTheme="minorHAnsi"/>
              </w:rPr>
              <w:t xml:space="preserve">wood </w:t>
            </w:r>
            <w:commentRangeEnd w:id="641"/>
            <w:r>
              <w:rPr>
                <w:rStyle w:val="CommentReference"/>
                <w:rFonts w:eastAsiaTheme="minorHAnsi" w:cstheme="minorBidi"/>
                <w:color w:val="auto"/>
                <w:lang w:val="en-CA"/>
              </w:rPr>
              <w:commentReference w:id="64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2"/>
            <w:r>
              <w:t xml:space="preserve">Magnify </w:t>
            </w:r>
            <w:commentRangeEnd w:id="642"/>
            <w:r>
              <w:rPr>
                <w:rStyle w:val="CommentReference"/>
                <w:rFonts w:eastAsiaTheme="minorHAnsi" w:cstheme="minorBidi"/>
                <w:color w:val="auto"/>
                <w:lang w:val="en-CA"/>
              </w:rPr>
              <w:commentReference w:id="64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3"/>
            <w:r>
              <w:t xml:space="preserve">obtain </w:t>
            </w:r>
            <w:commentRangeEnd w:id="643"/>
            <w:r>
              <w:rPr>
                <w:rStyle w:val="CommentReference"/>
                <w:rFonts w:eastAsiaTheme="minorHAnsi" w:cstheme="minorBidi"/>
                <w:color w:val="auto"/>
                <w:lang w:val="en-CA"/>
              </w:rPr>
              <w:commentReference w:id="64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4" w:name="_Toc298445767"/>
      <w:bookmarkStart w:id="645" w:name="_Toc298681252"/>
      <w:bookmarkStart w:id="64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4"/>
      <w:bookmarkEnd w:id="645"/>
      <w:bookmarkEnd w:id="64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7"/>
            <w:r>
              <w:rPr>
                <w:rFonts w:eastAsiaTheme="minorHAnsi"/>
              </w:rPr>
              <w:t>Cherubs</w:t>
            </w:r>
            <w:commentRangeEnd w:id="647"/>
            <w:r>
              <w:rPr>
                <w:rStyle w:val="CommentReference"/>
                <w:rFonts w:eastAsiaTheme="minorHAnsi" w:cstheme="minorBidi"/>
                <w:color w:val="auto"/>
                <w:lang w:val="en-CA"/>
              </w:rPr>
              <w:commentReference w:id="647"/>
            </w:r>
          </w:p>
          <w:p w14:paraId="338C43D3" w14:textId="65EF4612" w:rsidR="00E35F1F" w:rsidRPr="001A0083" w:rsidRDefault="00E35F1F" w:rsidP="00E35F1F">
            <w:pPr>
              <w:pStyle w:val="EngHangEnd"/>
            </w:pPr>
            <w:commentRangeStart w:id="648"/>
            <w:r>
              <w:rPr>
                <w:rFonts w:eastAsiaTheme="minorHAnsi"/>
              </w:rPr>
              <w:t xml:space="preserve">Forged </w:t>
            </w:r>
            <w:commentRangeEnd w:id="648"/>
            <w:r>
              <w:rPr>
                <w:rStyle w:val="CommentReference"/>
                <w:rFonts w:eastAsiaTheme="minorHAnsi" w:cstheme="minorBidi"/>
                <w:color w:val="auto"/>
                <w:lang w:val="en-CA"/>
              </w:rPr>
              <w:commentReference w:id="64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9"/>
            <w:r>
              <w:t xml:space="preserve">Always </w:t>
            </w:r>
            <w:commentRangeEnd w:id="649"/>
            <w:r>
              <w:rPr>
                <w:rStyle w:val="CommentReference"/>
                <w:rFonts w:eastAsiaTheme="minorHAnsi" w:cstheme="minorBidi"/>
                <w:color w:val="auto"/>
                <w:lang w:val="en-CA"/>
              </w:rPr>
              <w:commentReference w:id="64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0"/>
            <w:r>
              <w:rPr>
                <w:rFonts w:eastAsiaTheme="minorHAnsi"/>
              </w:rPr>
              <w:t xml:space="preserve">Overshadowed </w:t>
            </w:r>
            <w:commentRangeEnd w:id="650"/>
            <w:r>
              <w:rPr>
                <w:rStyle w:val="CommentReference"/>
                <w:rFonts w:eastAsiaTheme="minorHAnsi" w:cstheme="minorBidi"/>
                <w:color w:val="auto"/>
                <w:lang w:val="en-CA"/>
              </w:rPr>
              <w:commentReference w:id="65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1"/>
            <w:r>
              <w:rPr>
                <w:rFonts w:eastAsiaTheme="minorHAnsi"/>
              </w:rPr>
              <w:t xml:space="preserve">sin </w:t>
            </w:r>
            <w:commentRangeEnd w:id="651"/>
            <w:r>
              <w:rPr>
                <w:rStyle w:val="CommentReference"/>
                <w:rFonts w:eastAsiaTheme="minorHAnsi" w:cstheme="minorBidi"/>
                <w:color w:val="auto"/>
                <w:lang w:val="en-CA"/>
              </w:rPr>
              <w:commentReference w:id="65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4" w:name="_Toc298445768"/>
      <w:bookmarkStart w:id="655" w:name="_Toc298681253"/>
      <w:bookmarkStart w:id="65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4"/>
      <w:bookmarkEnd w:id="655"/>
      <w:bookmarkEnd w:id="65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7"/>
            <w:r>
              <w:t xml:space="preserve">you </w:t>
            </w:r>
            <w:commentRangeEnd w:id="657"/>
            <w:r>
              <w:rPr>
                <w:rStyle w:val="CommentReference"/>
                <w:rFonts w:eastAsiaTheme="minorHAnsi" w:cstheme="minorBidi"/>
                <w:color w:val="auto"/>
                <w:lang w:val="en-CA"/>
              </w:rPr>
              <w:commentReference w:id="65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8"/>
            <w:r>
              <w:rPr>
                <w:rFonts w:eastAsiaTheme="minorHAnsi"/>
              </w:rPr>
              <w:t xml:space="preserve">for </w:t>
            </w:r>
            <w:commentRangeEnd w:id="658"/>
            <w:r>
              <w:rPr>
                <w:rStyle w:val="CommentReference"/>
                <w:rFonts w:eastAsiaTheme="minorHAnsi" w:cstheme="minorBidi"/>
                <w:color w:val="auto"/>
                <w:lang w:val="en-CA"/>
              </w:rPr>
              <w:commentReference w:id="65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1" w:name="_Toc298445769"/>
      <w:bookmarkStart w:id="662" w:name="_Toc298681254"/>
      <w:bookmarkStart w:id="663"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1"/>
      <w:bookmarkEnd w:id="662"/>
      <w:bookmarkEnd w:id="66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4"/>
            <w:r w:rsidR="00E35F1F">
              <w:rPr>
                <w:rFonts w:eastAsiaTheme="minorHAnsi"/>
              </w:rPr>
              <w:t xml:space="preserve">burning </w:t>
            </w:r>
            <w:commentRangeEnd w:id="664"/>
            <w:r w:rsidR="00E35F1F">
              <w:rPr>
                <w:rStyle w:val="CommentReference"/>
                <w:rFonts w:eastAsiaTheme="minorHAnsi" w:cstheme="minorBidi"/>
                <w:color w:val="auto"/>
                <w:lang w:val="en-CA"/>
              </w:rPr>
              <w:commentReference w:id="66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5"/>
            <w:r>
              <w:rPr>
                <w:rFonts w:eastAsiaTheme="minorHAnsi"/>
              </w:rPr>
              <w:t>manifestation</w:t>
            </w:r>
            <w:commentRangeEnd w:id="665"/>
            <w:r>
              <w:rPr>
                <w:rStyle w:val="CommentReference"/>
                <w:rFonts w:eastAsiaTheme="minorHAnsi" w:cstheme="minorBidi"/>
                <w:color w:val="auto"/>
                <w:lang w:val="en-CA"/>
              </w:rPr>
              <w:commentReference w:id="66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6"/>
            <w:r>
              <w:rPr>
                <w:rFonts w:eastAsiaTheme="minorHAnsi"/>
              </w:rPr>
              <w:t xml:space="preserve">carried </w:t>
            </w:r>
            <w:commentRangeEnd w:id="666"/>
            <w:r>
              <w:rPr>
                <w:rStyle w:val="CommentReference"/>
                <w:rFonts w:eastAsiaTheme="minorHAnsi" w:cstheme="minorBidi"/>
                <w:color w:val="auto"/>
                <w:lang w:val="en-CA"/>
              </w:rPr>
              <w:commentReference w:id="66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7"/>
            <w:r>
              <w:rPr>
                <w:rFonts w:eastAsiaTheme="minorHAnsi"/>
              </w:rPr>
              <w:t xml:space="preserve">Gives light to </w:t>
            </w:r>
            <w:commentRangeEnd w:id="667"/>
            <w:r>
              <w:rPr>
                <w:rStyle w:val="CommentReference"/>
                <w:rFonts w:eastAsiaTheme="minorHAnsi" w:cstheme="minorBidi"/>
                <w:color w:val="auto"/>
                <w:lang w:val="en-CA"/>
              </w:rPr>
              <w:commentReference w:id="66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0" w:name="_Toc298445770"/>
      <w:bookmarkStart w:id="671" w:name="_Toc298681255"/>
      <w:bookmarkStart w:id="67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0"/>
      <w:bookmarkEnd w:id="671"/>
      <w:bookmarkEnd w:id="67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3"/>
            <w:r>
              <w:rPr>
                <w:rStyle w:val="CommentReference"/>
                <w:rFonts w:eastAsiaTheme="minorHAnsi" w:cstheme="minorBidi"/>
                <w:color w:val="auto"/>
                <w:lang w:val="en-CA"/>
              </w:rPr>
              <w:commentReference w:id="67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4"/>
            <w:r>
              <w:rPr>
                <w:rFonts w:eastAsiaTheme="minorHAnsi"/>
              </w:rPr>
              <w:t xml:space="preserve">Upon </w:t>
            </w:r>
            <w:commentRangeEnd w:id="674"/>
            <w:r>
              <w:rPr>
                <w:rStyle w:val="CommentReference"/>
                <w:rFonts w:eastAsiaTheme="minorHAnsi" w:cstheme="minorBidi"/>
                <w:color w:val="auto"/>
                <w:lang w:val="en-CA"/>
              </w:rPr>
              <w:commentReference w:id="67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5"/>
            <w:r>
              <w:t xml:space="preserve">Magnify </w:t>
            </w:r>
            <w:commentRangeEnd w:id="675"/>
            <w:r>
              <w:rPr>
                <w:rStyle w:val="CommentReference"/>
                <w:rFonts w:eastAsiaTheme="minorHAnsi" w:cstheme="minorBidi"/>
                <w:color w:val="auto"/>
                <w:lang w:val="en-CA"/>
              </w:rPr>
              <w:commentReference w:id="67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6"/>
            <w:r>
              <w:t xml:space="preserve">obtain </w:t>
            </w:r>
            <w:commentRangeEnd w:id="676"/>
            <w:r>
              <w:rPr>
                <w:rStyle w:val="CommentReference"/>
                <w:rFonts w:eastAsiaTheme="minorHAnsi" w:cstheme="minorBidi"/>
                <w:color w:val="auto"/>
                <w:lang w:val="en-CA"/>
              </w:rPr>
              <w:commentReference w:id="67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7" w:name="_Toc298445771"/>
      <w:bookmarkStart w:id="678" w:name="_Toc298681256"/>
      <w:bookmarkStart w:id="679" w:name="_Toc298447496"/>
      <w:bookmarkStart w:id="680" w:name="_Ref299211949"/>
      <w:r>
        <w:t>The Gospel According the St. Luke</w:t>
      </w:r>
      <w:bookmarkEnd w:id="677"/>
      <w:bookmarkEnd w:id="678"/>
      <w:bookmarkEnd w:id="679"/>
      <w:bookmarkEnd w:id="68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1" w:name="_Toc298445772"/>
      <w:bookmarkStart w:id="682" w:name="_Toc298681257"/>
      <w:bookmarkStart w:id="683" w:name="_Toc298447497"/>
      <w:r>
        <w:t xml:space="preserve">Part </w:t>
      </w:r>
      <w:bookmarkEnd w:id="681"/>
      <w:bookmarkEnd w:id="682"/>
      <w:bookmarkEnd w:id="68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4"/>
            <w:r>
              <w:rPr>
                <w:rFonts w:eastAsiaTheme="minorHAnsi"/>
              </w:rPr>
              <w:t>truth</w:t>
            </w:r>
            <w:commentRangeEnd w:id="684"/>
            <w:r>
              <w:rPr>
                <w:rStyle w:val="CommentReference"/>
                <w:rFonts w:eastAsiaTheme="minorHAnsi" w:cstheme="minorBidi"/>
                <w:color w:val="auto"/>
                <w:lang w:val="en-CA"/>
              </w:rPr>
              <w:commentReference w:id="68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5"/>
            <w:r>
              <w:rPr>
                <w:rFonts w:eastAsiaTheme="minorHAnsi"/>
              </w:rPr>
              <w:t xml:space="preserve">a </w:t>
            </w:r>
            <w:commentRangeEnd w:id="685"/>
            <w:r>
              <w:rPr>
                <w:rStyle w:val="CommentReference"/>
                <w:rFonts w:eastAsiaTheme="minorHAnsi" w:cstheme="minorBidi"/>
                <w:color w:val="auto"/>
                <w:lang w:val="en-CA"/>
              </w:rPr>
              <w:commentReference w:id="68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6"/>
            <w:r>
              <w:rPr>
                <w:rFonts w:eastAsiaTheme="minorHAnsi"/>
              </w:rPr>
              <w:t xml:space="preserve">holy </w:t>
            </w:r>
            <w:commentRangeEnd w:id="686"/>
            <w:r>
              <w:rPr>
                <w:rStyle w:val="CommentReference"/>
                <w:rFonts w:eastAsiaTheme="minorHAnsi" w:cstheme="minorBidi"/>
                <w:color w:val="auto"/>
                <w:lang w:val="en-CA"/>
              </w:rPr>
              <w:commentReference w:id="68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7"/>
            <w:r>
              <w:rPr>
                <w:rFonts w:eastAsiaTheme="minorHAnsi"/>
              </w:rPr>
              <w:t xml:space="preserve">abode </w:t>
            </w:r>
            <w:commentRangeEnd w:id="687"/>
            <w:r>
              <w:rPr>
                <w:rStyle w:val="CommentReference"/>
                <w:rFonts w:eastAsiaTheme="minorHAnsi" w:cstheme="minorBidi"/>
                <w:color w:val="auto"/>
                <w:lang w:val="en-CA"/>
              </w:rPr>
              <w:commentReference w:id="68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8"/>
            <w:r>
              <w:t xml:space="preserve">Magnify </w:t>
            </w:r>
            <w:commentRangeEnd w:id="688"/>
            <w:r>
              <w:rPr>
                <w:rStyle w:val="CommentReference"/>
                <w:rFonts w:eastAsiaTheme="minorHAnsi" w:cstheme="minorBidi"/>
                <w:color w:val="auto"/>
                <w:lang w:val="en-CA"/>
              </w:rPr>
              <w:commentReference w:id="68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9"/>
            <w:r>
              <w:t xml:space="preserve">obtain </w:t>
            </w:r>
            <w:commentRangeEnd w:id="689"/>
            <w:r>
              <w:rPr>
                <w:rStyle w:val="CommentReference"/>
                <w:rFonts w:eastAsiaTheme="minorHAnsi" w:cstheme="minorBidi"/>
                <w:color w:val="auto"/>
                <w:lang w:val="en-CA"/>
              </w:rPr>
              <w:commentReference w:id="68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0" w:name="_Toc298445773"/>
      <w:bookmarkStart w:id="691" w:name="_Toc298681258"/>
      <w:bookmarkStart w:id="692" w:name="_Toc298447498"/>
      <w:r>
        <w:t>Part Seven (Modern Part Eight)</w:t>
      </w:r>
      <w:bookmarkEnd w:id="690"/>
      <w:bookmarkEnd w:id="691"/>
      <w:bookmarkEnd w:id="69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3"/>
            <w:r>
              <w:rPr>
                <w:rFonts w:eastAsiaTheme="minorHAnsi"/>
              </w:rPr>
              <w:t>O Lord of all.</w:t>
            </w:r>
            <w:commentRangeEnd w:id="693"/>
            <w:r>
              <w:rPr>
                <w:rStyle w:val="CommentReference"/>
                <w:rFonts w:eastAsiaTheme="minorHAnsi" w:cstheme="minorBidi"/>
                <w:color w:val="auto"/>
                <w:lang w:val="en-CA"/>
              </w:rPr>
              <w:commentReference w:id="69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4"/>
            <w:r>
              <w:rPr>
                <w:rFonts w:eastAsiaTheme="minorHAnsi"/>
              </w:rPr>
              <w:t>The True One who came</w:t>
            </w:r>
            <w:commentRangeEnd w:id="694"/>
            <w:r>
              <w:rPr>
                <w:rStyle w:val="CommentReference"/>
                <w:rFonts w:eastAsiaTheme="minorHAnsi" w:cstheme="minorBidi"/>
                <w:color w:val="auto"/>
                <w:lang w:val="en-CA"/>
              </w:rPr>
              <w:commentReference w:id="69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5"/>
            <w:r>
              <w:rPr>
                <w:rFonts w:eastAsiaTheme="minorHAnsi"/>
              </w:rPr>
              <w:t>And perfect rejoicing.</w:t>
            </w:r>
            <w:commentRangeEnd w:id="695"/>
            <w:r>
              <w:rPr>
                <w:rStyle w:val="CommentReference"/>
                <w:rFonts w:eastAsiaTheme="minorHAnsi" w:cstheme="minorBidi"/>
                <w:color w:val="auto"/>
                <w:lang w:val="en-CA"/>
              </w:rPr>
              <w:commentReference w:id="69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6"/>
            <w:r>
              <w:rPr>
                <w:rFonts w:eastAsiaTheme="minorHAnsi"/>
              </w:rPr>
              <w:t>about</w:t>
            </w:r>
            <w:commentRangeEnd w:id="696"/>
            <w:r>
              <w:rPr>
                <w:rStyle w:val="CommentReference"/>
                <w:rFonts w:eastAsiaTheme="minorHAnsi" w:cstheme="minorBidi"/>
                <w:color w:val="auto"/>
                <w:lang w:val="en-CA"/>
              </w:rPr>
              <w:commentReference w:id="69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7"/>
            <w:r>
              <w:rPr>
                <w:rFonts w:eastAsiaTheme="minorHAnsi"/>
              </w:rPr>
              <w:t>proclaim</w:t>
            </w:r>
            <w:commentRangeEnd w:id="697"/>
            <w:r>
              <w:rPr>
                <w:rStyle w:val="CommentReference"/>
                <w:rFonts w:eastAsiaTheme="minorHAnsi" w:cstheme="minorBidi"/>
                <w:color w:val="auto"/>
                <w:lang w:val="en-CA"/>
              </w:rPr>
              <w:commentReference w:id="69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8"/>
            <w:r w:rsidR="00E35F1F">
              <w:t>generations</w:t>
            </w:r>
            <w:commentRangeEnd w:id="698"/>
            <w:r w:rsidR="00E35F1F">
              <w:rPr>
                <w:rStyle w:val="CommentReference"/>
                <w:rFonts w:eastAsiaTheme="minorHAnsi" w:cstheme="minorBidi"/>
                <w:color w:val="auto"/>
                <w:lang w:val="en-CA"/>
              </w:rPr>
              <w:commentReference w:id="69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9"/>
            <w:r w:rsidR="00E35F1F">
              <w:t xml:space="preserve">just </w:t>
            </w:r>
            <w:commentRangeEnd w:id="699"/>
            <w:r w:rsidR="00E35F1F">
              <w:rPr>
                <w:rStyle w:val="CommentReference"/>
                <w:rFonts w:eastAsiaTheme="minorHAnsi" w:cstheme="minorBidi"/>
                <w:color w:val="auto"/>
                <w:lang w:val="en-CA"/>
              </w:rPr>
              <w:commentReference w:id="69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0"/>
            <w:r w:rsidR="00E35F1F">
              <w:t xml:space="preserve">chaste </w:t>
            </w:r>
            <w:commentRangeEnd w:id="700"/>
            <w:r w:rsidR="00E35F1F">
              <w:rPr>
                <w:rStyle w:val="CommentReference"/>
                <w:rFonts w:eastAsiaTheme="minorHAnsi" w:cstheme="minorBidi"/>
                <w:color w:val="auto"/>
                <w:lang w:val="en-CA"/>
              </w:rPr>
              <w:commentReference w:id="70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1"/>
            <w:r w:rsidR="00E35F1F">
              <w:t>Isaac</w:t>
            </w:r>
            <w:commentRangeEnd w:id="701"/>
            <w:r w:rsidR="00E35F1F">
              <w:rPr>
                <w:rStyle w:val="CommentReference"/>
                <w:rFonts w:eastAsiaTheme="minorHAnsi" w:cstheme="minorBidi"/>
                <w:color w:val="auto"/>
                <w:lang w:val="en-CA"/>
              </w:rPr>
              <w:commentReference w:id="70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2"/>
            <w:r w:rsidR="00E35F1F">
              <w:t>myriads of myriads.</w:t>
            </w:r>
            <w:commentRangeEnd w:id="702"/>
            <w:r w:rsidR="00E35F1F">
              <w:rPr>
                <w:rStyle w:val="CommentReference"/>
                <w:rFonts w:eastAsiaTheme="minorHAnsi" w:cstheme="minorBidi"/>
                <w:color w:val="auto"/>
                <w:lang w:val="en-CA"/>
              </w:rPr>
              <w:commentReference w:id="70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3"/>
            <w:r w:rsidR="00E35F1F">
              <w:t>Master</w:t>
            </w:r>
            <w:commentRangeEnd w:id="703"/>
            <w:r w:rsidR="00E35F1F">
              <w:rPr>
                <w:rStyle w:val="CommentReference"/>
                <w:rFonts w:eastAsiaTheme="minorHAnsi" w:cstheme="minorBidi"/>
                <w:color w:val="auto"/>
                <w:lang w:val="en-CA"/>
              </w:rPr>
              <w:commentReference w:id="70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honour </w:t>
            </w:r>
            <w:commentRangeEnd w:id="704"/>
            <w:r w:rsidR="00E35F1F">
              <w:rPr>
                <w:rStyle w:val="CommentReference"/>
                <w:rFonts w:eastAsiaTheme="minorHAnsi" w:cstheme="minorBidi"/>
                <w:color w:val="auto"/>
                <w:lang w:val="en-CA"/>
              </w:rPr>
              <w:commentReference w:id="70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spouse </w:t>
            </w:r>
            <w:commentRangeEnd w:id="705"/>
            <w:r w:rsidR="00E35F1F">
              <w:rPr>
                <w:rStyle w:val="CommentReference"/>
                <w:rFonts w:eastAsiaTheme="minorHAnsi" w:cstheme="minorBidi"/>
                <w:color w:val="auto"/>
                <w:lang w:val="en-CA"/>
              </w:rPr>
              <w:commentReference w:id="70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health </w:t>
            </w:r>
            <w:commentRangeEnd w:id="706"/>
            <w:r w:rsidR="00E35F1F">
              <w:rPr>
                <w:rStyle w:val="CommentReference"/>
                <w:rFonts w:eastAsiaTheme="minorHAnsi" w:cstheme="minorBidi"/>
                <w:color w:val="auto"/>
                <w:lang w:val="en-CA"/>
              </w:rPr>
              <w:commentReference w:id="70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7"/>
            <w:r>
              <w:t>indescribable</w:t>
            </w:r>
            <w:commentRangeEnd w:id="707"/>
            <w:r>
              <w:rPr>
                <w:rStyle w:val="CommentReference"/>
                <w:rFonts w:eastAsiaTheme="minorHAnsi" w:cstheme="minorBidi"/>
                <w:color w:val="auto"/>
                <w:lang w:val="en-CA"/>
              </w:rPr>
              <w:commentReference w:id="70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8"/>
            <w:r>
              <w:t>Without mingling of substance</w:t>
            </w:r>
            <w:commentRangeEnd w:id="708"/>
            <w:r>
              <w:rPr>
                <w:rStyle w:val="CommentReference"/>
                <w:rFonts w:eastAsiaTheme="minorHAnsi" w:cstheme="minorBidi"/>
                <w:color w:val="auto"/>
                <w:lang w:val="en-CA"/>
              </w:rPr>
              <w:commentReference w:id="70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9"/>
            <w:r w:rsidRPr="008D3689">
              <w:rPr>
                <w:highlight w:val="yellow"/>
              </w:rPr>
              <w:t>Ϯϯϩⲟ</w:t>
            </w:r>
            <w:commentRangeEnd w:id="709"/>
            <w:r w:rsidR="00F71B79">
              <w:rPr>
                <w:rStyle w:val="CommentReference"/>
                <w:rFonts w:ascii="Garamond" w:hAnsi="Garamond" w:cstheme="minorBidi"/>
                <w:noProof w:val="0"/>
                <w:lang w:val="en-CA"/>
              </w:rPr>
              <w:commentReference w:id="70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0"/>
            <w:r>
              <w:t xml:space="preserve">intercede </w:t>
            </w:r>
            <w:commentRangeEnd w:id="710"/>
            <w:r>
              <w:rPr>
                <w:rStyle w:val="CommentReference"/>
                <w:rFonts w:eastAsiaTheme="minorHAnsi" w:cstheme="minorBidi"/>
                <w:color w:val="auto"/>
                <w:lang w:val="en-CA"/>
              </w:rPr>
              <w:commentReference w:id="71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1" w:name="_Toc298445774"/>
      <w:bookmarkStart w:id="712" w:name="_Toc298681259"/>
      <w:bookmarkStart w:id="713" w:name="_Toc298447499"/>
      <w:r>
        <w:t>Part Nine</w:t>
      </w:r>
      <w:bookmarkEnd w:id="711"/>
      <w:bookmarkEnd w:id="712"/>
      <w:bookmarkEnd w:id="71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4" w:name="_Toc298445775"/>
      <w:bookmarkStart w:id="715" w:name="_Toc298681260"/>
      <w:bookmarkStart w:id="716" w:name="_Toc298447500"/>
      <w:r>
        <w:t>Part Ten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7"/>
            <w:r>
              <w:t>honoured</w:t>
            </w:r>
            <w:r w:rsidRPr="007425E1">
              <w:t xml:space="preserve"> </w:t>
            </w:r>
            <w:commentRangeEnd w:id="717"/>
            <w:r>
              <w:rPr>
                <w:rStyle w:val="CommentReference"/>
                <w:rFonts w:eastAsiaTheme="minorHAnsi" w:cstheme="minorBidi"/>
                <w:color w:val="auto"/>
                <w:lang w:val="en-CA"/>
              </w:rPr>
              <w:commentReference w:id="717"/>
            </w:r>
            <w:commentRangeStart w:id="718"/>
            <w:r w:rsidRPr="007425E1">
              <w:t xml:space="preserve">more </w:t>
            </w:r>
            <w:commentRangeEnd w:id="718"/>
            <w:r>
              <w:rPr>
                <w:rStyle w:val="CommentReference"/>
                <w:rFonts w:eastAsiaTheme="minorHAnsi" w:cstheme="minorBidi"/>
                <w:color w:val="auto"/>
                <w:lang w:val="en-CA"/>
              </w:rPr>
              <w:commentReference w:id="71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9"/>
            <w:r w:rsidRPr="007425E1">
              <w:t>means</w:t>
            </w:r>
            <w:commentRangeEnd w:id="719"/>
            <w:r>
              <w:rPr>
                <w:rStyle w:val="CommentReference"/>
                <w:rFonts w:eastAsiaTheme="minorHAnsi" w:cstheme="minorBidi"/>
                <w:color w:val="auto"/>
                <w:lang w:val="en-CA"/>
              </w:rPr>
              <w:commentReference w:id="71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0" w:name="_Toc298445776"/>
      <w:bookmarkStart w:id="721" w:name="_Toc298681261"/>
      <w:bookmarkStart w:id="722" w:name="_Toc298447501"/>
      <w:r w:rsidRPr="00D24FE1">
        <w:t>Part</w:t>
      </w:r>
      <w:r>
        <w:t xml:space="preserve"> Eleven</w:t>
      </w:r>
      <w:bookmarkEnd w:id="720"/>
      <w:bookmarkEnd w:id="721"/>
      <w:bookmarkEnd w:id="72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3" w:name="_Toc298445777"/>
      <w:bookmarkStart w:id="724" w:name="_Toc298681262"/>
      <w:bookmarkStart w:id="725" w:name="_Toc298447502"/>
      <w:r>
        <w:lastRenderedPageBreak/>
        <w:t>Part Twelve</w:t>
      </w:r>
      <w:bookmarkEnd w:id="723"/>
      <w:bookmarkEnd w:id="724"/>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6"/>
            <w:r w:rsidRPr="007425E1">
              <w:t>heaven</w:t>
            </w:r>
            <w:commentRangeEnd w:id="726"/>
            <w:r>
              <w:rPr>
                <w:rStyle w:val="CommentReference"/>
                <w:rFonts w:eastAsiaTheme="minorHAnsi" w:cstheme="minorBidi"/>
                <w:color w:val="auto"/>
                <w:lang w:val="en-CA"/>
              </w:rPr>
              <w:commentReference w:id="72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7"/>
            <w:r w:rsidRPr="007425E1">
              <w:t xml:space="preserve">true </w:t>
            </w:r>
            <w:commentRangeEnd w:id="727"/>
            <w:r>
              <w:rPr>
                <w:rStyle w:val="CommentReference"/>
                <w:rFonts w:eastAsiaTheme="minorHAnsi" w:cstheme="minorBidi"/>
                <w:color w:val="auto"/>
                <w:lang w:val="en-CA"/>
              </w:rPr>
              <w:commentReference w:id="72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8" w:name="_Toc298445778"/>
      <w:bookmarkStart w:id="729" w:name="_Toc298681263"/>
      <w:bookmarkStart w:id="730" w:name="_Toc298447503"/>
      <w:r>
        <w:t>Part Thirteen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1"/>
            <w:r>
              <w:rPr>
                <w:rFonts w:eastAsiaTheme="minorHAnsi"/>
              </w:rPr>
              <w:t xml:space="preserve">Virgin Mary </w:t>
            </w:r>
            <w:commentRangeEnd w:id="731"/>
            <w:r>
              <w:rPr>
                <w:rStyle w:val="CommentReference"/>
                <w:rFonts w:eastAsiaTheme="minorHAnsi" w:cstheme="minorBidi"/>
                <w:color w:val="auto"/>
                <w:lang w:val="en-CA"/>
              </w:rPr>
              <w:commentReference w:id="73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2"/>
            <w:r w:rsidRPr="007425E1">
              <w:t>And the Cherubic,</w:t>
            </w:r>
          </w:p>
          <w:p w14:paraId="317A08CE" w14:textId="77777777" w:rsidR="00E35F1F" w:rsidRPr="001A0083" w:rsidRDefault="00E35F1F" w:rsidP="00E35F1F">
            <w:pPr>
              <w:pStyle w:val="EngHangEnd"/>
            </w:pPr>
            <w:r>
              <w:t>Mercy Seat</w:t>
            </w:r>
            <w:commentRangeEnd w:id="732"/>
            <w:r>
              <w:t>.</w:t>
            </w:r>
            <w:r>
              <w:rPr>
                <w:rStyle w:val="CommentReference"/>
                <w:rFonts w:eastAsiaTheme="minorHAnsi" w:cstheme="minorBidi"/>
                <w:color w:val="auto"/>
                <w:lang w:val="en-CA"/>
              </w:rPr>
              <w:commentReference w:id="73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3"/>
            <w:r w:rsidRPr="007425E1">
              <w:t>pot</w:t>
            </w:r>
            <w:commentRangeEnd w:id="733"/>
            <w:r>
              <w:rPr>
                <w:rStyle w:val="CommentReference"/>
                <w:rFonts w:eastAsiaTheme="minorHAnsi" w:cstheme="minorBidi"/>
                <w:color w:val="auto"/>
                <w:lang w:val="en-CA"/>
              </w:rPr>
              <w:commentReference w:id="73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4"/>
            <w:r w:rsidRPr="007425E1">
              <w:t>l</w:t>
            </w:r>
            <w:r>
              <w:t>ampstand</w:t>
            </w:r>
            <w:commentRangeEnd w:id="734"/>
            <w:r>
              <w:rPr>
                <w:rStyle w:val="CommentReference"/>
                <w:rFonts w:eastAsiaTheme="minorHAnsi" w:cstheme="minorBidi"/>
                <w:color w:val="auto"/>
                <w:lang w:val="en-CA"/>
              </w:rPr>
              <w:commentReference w:id="73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5" w:name="_Toc298445779"/>
      <w:bookmarkStart w:id="736" w:name="_Toc298681264"/>
      <w:bookmarkStart w:id="737" w:name="_Toc298447504"/>
      <w:r>
        <w:lastRenderedPageBreak/>
        <w:t>Part Fourteen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8"/>
            <w:r w:rsidRPr="007425E1">
              <w:t>t</w:t>
            </w:r>
            <w:commentRangeEnd w:id="738"/>
            <w:r>
              <w:rPr>
                <w:rStyle w:val="CommentReference"/>
                <w:rFonts w:eastAsiaTheme="minorHAnsi" w:cstheme="minorBidi"/>
                <w:color w:val="auto"/>
                <w:lang w:val="en-CA"/>
              </w:rPr>
              <w:commentReference w:id="73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9"/>
            <w:r>
              <w:t xml:space="preserve">The </w:t>
            </w:r>
            <w:commentRangeEnd w:id="739"/>
            <w:r>
              <w:rPr>
                <w:rStyle w:val="CommentReference"/>
                <w:rFonts w:eastAsiaTheme="minorHAnsi" w:cstheme="minorBidi"/>
                <w:color w:val="auto"/>
                <w:lang w:val="en-CA"/>
              </w:rPr>
              <w:commentReference w:id="73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0"/>
            <w:r w:rsidRPr="007425E1">
              <w:t xml:space="preserve">And </w:t>
            </w:r>
            <w:commentRangeEnd w:id="740"/>
            <w:r>
              <w:rPr>
                <w:rStyle w:val="CommentReference"/>
                <w:rFonts w:eastAsiaTheme="minorHAnsi" w:cstheme="minorBidi"/>
                <w:color w:val="auto"/>
                <w:lang w:val="en-CA"/>
              </w:rPr>
              <w:commentReference w:id="74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1" w:name="_Toc298445780"/>
      <w:bookmarkStart w:id="742" w:name="_Toc298681265"/>
      <w:bookmarkStart w:id="743" w:name="_Toc298447505"/>
      <w:r>
        <w:t>Part Fifteen</w:t>
      </w:r>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4"/>
            <w:r>
              <w:t>Which</w:t>
            </w:r>
            <w:r w:rsidRPr="007425E1">
              <w:t xml:space="preserve"> </w:t>
            </w:r>
            <w:commentRangeEnd w:id="744"/>
            <w:r>
              <w:rPr>
                <w:rStyle w:val="CommentReference"/>
                <w:rFonts w:eastAsiaTheme="minorHAnsi" w:cstheme="minorBidi"/>
                <w:color w:val="auto"/>
                <w:lang w:val="en-CA"/>
              </w:rPr>
              <w:commentReference w:id="74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5"/>
            <w:r>
              <w:rPr>
                <w:rStyle w:val="CommentReference"/>
                <w:rFonts w:ascii="Garamond" w:hAnsi="Garamond" w:cstheme="minorBidi"/>
                <w:noProof w:val="0"/>
                <w:lang w:val="en-CA"/>
              </w:rPr>
              <w:commentReference w:id="74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6"/>
            <w:r w:rsidRPr="007425E1">
              <w:t>savour</w:t>
            </w:r>
            <w:commentRangeEnd w:id="746"/>
            <w:r>
              <w:rPr>
                <w:rStyle w:val="CommentReference"/>
                <w:rFonts w:eastAsiaTheme="minorHAnsi" w:cstheme="minorBidi"/>
                <w:color w:val="auto"/>
                <w:lang w:val="en-CA"/>
              </w:rPr>
              <w:commentReference w:id="74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7"/>
            <w:r w:rsidRPr="007425E1">
              <w:t>estate</w:t>
            </w:r>
            <w:commentRangeEnd w:id="747"/>
            <w:r>
              <w:rPr>
                <w:rStyle w:val="CommentReference"/>
                <w:rFonts w:eastAsiaTheme="minorHAnsi" w:cstheme="minorBidi"/>
                <w:color w:val="auto"/>
                <w:lang w:val="en-CA"/>
              </w:rPr>
              <w:commentReference w:id="74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8" w:name="_Toc298445781"/>
      <w:bookmarkStart w:id="749" w:name="_Toc298681266"/>
      <w:bookmarkStart w:id="750" w:name="_Toc298447506"/>
      <w:r>
        <w:rPr>
          <w:lang w:val="en-GB"/>
        </w:rPr>
        <w:lastRenderedPageBreak/>
        <w:t>Part Sixteen</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1" w:name="_Toc298445782"/>
      <w:bookmarkStart w:id="752" w:name="_Toc298681267"/>
      <w:bookmarkStart w:id="753" w:name="_Toc298447507"/>
      <w:r w:rsidRPr="00D24FE1">
        <w:t>Part</w:t>
      </w:r>
      <w:r>
        <w:t xml:space="preserve"> Seventeen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4" w:name="_Toc298445783"/>
      <w:bookmarkStart w:id="755" w:name="_Toc298681268"/>
      <w:bookmarkStart w:id="756" w:name="_Toc298447508"/>
      <w:r>
        <w:t>Part Eighteen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7"/>
            <w:r>
              <w:t>care</w:t>
            </w:r>
            <w:commentRangeEnd w:id="757"/>
            <w:r>
              <w:rPr>
                <w:rStyle w:val="CommentReference"/>
                <w:rFonts w:eastAsiaTheme="minorHAnsi" w:cstheme="minorBidi"/>
                <w:color w:val="auto"/>
                <w:lang w:val="en-CA"/>
              </w:rPr>
              <w:commentReference w:id="75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8"/>
            <w:r w:rsidRPr="007425E1">
              <w:t xml:space="preserve">Sabbath </w:t>
            </w:r>
            <w:commentRangeEnd w:id="758"/>
            <w:r>
              <w:rPr>
                <w:rStyle w:val="CommentReference"/>
                <w:rFonts w:eastAsiaTheme="minorHAnsi" w:cstheme="minorBidi"/>
                <w:color w:val="auto"/>
                <w:lang w:val="en-CA"/>
              </w:rPr>
              <w:commentReference w:id="75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9" w:name="_Toc298445784"/>
      <w:bookmarkStart w:id="760" w:name="_Toc298681269"/>
      <w:bookmarkStart w:id="761" w:name="_Toc298447509"/>
      <w:bookmarkStart w:id="762" w:name="_Ref299212037"/>
      <w:bookmarkStart w:id="763" w:name="_Ref299212071"/>
      <w:bookmarkStart w:id="764" w:name="_Toc308441907"/>
      <w:r>
        <w:t>The Antiphonarium is read.</w:t>
      </w:r>
    </w:p>
    <w:p w14:paraId="220BAA57" w14:textId="77777777" w:rsidR="00E35F1F" w:rsidRDefault="00E35F1F" w:rsidP="00E35F1F">
      <w:pPr>
        <w:pStyle w:val="Heading2"/>
      </w:pPr>
      <w:bookmarkStart w:id="765" w:name="_Ref434564976"/>
      <w:bookmarkStart w:id="766" w:name="_Toc459399190"/>
      <w:r>
        <w:lastRenderedPageBreak/>
        <w:t>The Conclusion of the Adam Theotokias</w:t>
      </w:r>
      <w:bookmarkEnd w:id="759"/>
      <w:bookmarkEnd w:id="760"/>
      <w:bookmarkEnd w:id="761"/>
      <w:bookmarkEnd w:id="762"/>
      <w:bookmarkEnd w:id="763"/>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7"/>
            <w:r w:rsidRPr="007425E1">
              <w:rPr>
                <w:rFonts w:eastAsiaTheme="minorHAnsi"/>
              </w:rPr>
              <w:t xml:space="preserve">too </w:t>
            </w:r>
            <w:commentRangeEnd w:id="767"/>
            <w:r>
              <w:rPr>
                <w:rStyle w:val="CommentReference"/>
                <w:rFonts w:eastAsiaTheme="minorHAnsi" w:cstheme="minorBidi"/>
                <w:color w:val="auto"/>
                <w:lang w:val="en-CA"/>
              </w:rPr>
              <w:commentReference w:id="76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8"/>
            <w:r>
              <w:rPr>
                <w:rFonts w:eastAsiaTheme="minorHAnsi"/>
              </w:rPr>
              <w:t>I</w:t>
            </w:r>
            <w:r w:rsidRPr="007425E1">
              <w:rPr>
                <w:rFonts w:eastAsiaTheme="minorHAnsi"/>
              </w:rPr>
              <w:t xml:space="preserve"> </w:t>
            </w:r>
            <w:commentRangeEnd w:id="768"/>
            <w:r>
              <w:rPr>
                <w:rStyle w:val="CommentReference"/>
                <w:rFonts w:eastAsiaTheme="minorHAnsi" w:cstheme="minorBidi"/>
                <w:color w:val="auto"/>
                <w:lang w:val="en-CA"/>
              </w:rPr>
              <w:commentReference w:id="76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9"/>
            <w:r w:rsidRPr="007425E1">
              <w:rPr>
                <w:rFonts w:eastAsiaTheme="minorHAnsi"/>
              </w:rPr>
              <w:t>To offer repentance</w:t>
            </w:r>
            <w:commentRangeEnd w:id="769"/>
            <w:r>
              <w:rPr>
                <w:rStyle w:val="CommentReference"/>
                <w:rFonts w:eastAsiaTheme="minorHAnsi" w:cstheme="minorBidi"/>
                <w:color w:val="auto"/>
                <w:lang w:val="en-CA"/>
              </w:rPr>
              <w:commentReference w:id="76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0"/>
            <w:r w:rsidRPr="007425E1">
              <w:rPr>
                <w:rFonts w:eastAsiaTheme="minorHAnsi"/>
              </w:rPr>
              <w:t>The death of a sinner</w:t>
            </w:r>
            <w:commentRangeEnd w:id="770"/>
            <w:r>
              <w:rPr>
                <w:rStyle w:val="CommentReference"/>
                <w:rFonts w:eastAsiaTheme="minorHAnsi" w:cstheme="minorBidi"/>
                <w:color w:val="auto"/>
                <w:lang w:val="en-CA"/>
              </w:rPr>
              <w:commentReference w:id="77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1"/>
            <w:r>
              <w:t>kind-hearted</w:t>
            </w:r>
            <w:commentRangeEnd w:id="771"/>
            <w:r>
              <w:rPr>
                <w:rStyle w:val="CommentReference"/>
                <w:rFonts w:eastAsiaTheme="minorHAnsi" w:cstheme="minorBidi"/>
                <w:color w:val="auto"/>
                <w:lang w:val="en-CA"/>
              </w:rPr>
              <w:commentReference w:id="77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2"/>
            <w:r>
              <w:t>compassions</w:t>
            </w:r>
            <w:commentRangeEnd w:id="772"/>
            <w:r>
              <w:rPr>
                <w:rStyle w:val="CommentReference"/>
                <w:rFonts w:eastAsiaTheme="minorHAnsi" w:cstheme="minorBidi"/>
                <w:color w:val="auto"/>
                <w:lang w:val="en-CA"/>
              </w:rPr>
              <w:commentReference w:id="77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3"/>
            <w:r w:rsidRPr="007425E1">
              <w:t xml:space="preserve">May </w:t>
            </w:r>
            <w:commentRangeEnd w:id="773"/>
            <w:r>
              <w:rPr>
                <w:rStyle w:val="CommentReference"/>
                <w:rFonts w:eastAsiaTheme="minorHAnsi" w:cstheme="minorBidi"/>
                <w:color w:val="auto"/>
                <w:lang w:val="en-CA"/>
              </w:rPr>
              <w:commentReference w:id="77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4" w:name="_Toc298445791"/>
      <w:bookmarkStart w:id="775" w:name="_Toc298681276"/>
      <w:bookmarkStart w:id="776" w:name="_Toc298447516"/>
      <w:bookmarkStart w:id="777" w:name="_Toc308441914"/>
      <w:bookmarkStart w:id="778" w:name="_Toc459399191"/>
      <w:r>
        <w:lastRenderedPageBreak/>
        <w:t>Monday</w:t>
      </w:r>
      <w:bookmarkEnd w:id="774"/>
      <w:bookmarkEnd w:id="775"/>
      <w:bookmarkEnd w:id="776"/>
      <w:bookmarkEnd w:id="777"/>
      <w:bookmarkEnd w:id="778"/>
    </w:p>
    <w:p w14:paraId="47BF983A" w14:textId="77777777" w:rsidR="00E35F1F" w:rsidRDefault="00E35F1F" w:rsidP="00E35F1F">
      <w:pPr>
        <w:pStyle w:val="Heading3"/>
      </w:pPr>
      <w:bookmarkStart w:id="779" w:name="_Toc298445792"/>
      <w:bookmarkStart w:id="780" w:name="_Toc298681277"/>
      <w:bookmarkStart w:id="781" w:name="_Toc298447517"/>
      <w:bookmarkStart w:id="782" w:name="_Toc308441915"/>
      <w:bookmarkStart w:id="783" w:name="_Ref452619611"/>
      <w:bookmarkStart w:id="784" w:name="_Ref452619614"/>
      <w:r>
        <w:t>The Monday Psali Adam</w:t>
      </w:r>
      <w:bookmarkEnd w:id="779"/>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5"/>
            <w:r>
              <w:t>G</w:t>
            </w:r>
            <w:r w:rsidRPr="007425E1">
              <w:t xml:space="preserve">reatly </w:t>
            </w:r>
            <w:commentRangeEnd w:id="785"/>
            <w:r>
              <w:rPr>
                <w:rStyle w:val="CommentReference"/>
                <w:rFonts w:ascii="Times New Roman" w:eastAsiaTheme="minorHAnsi" w:hAnsi="Times New Roman" w:cstheme="minorBidi"/>
                <w:color w:val="auto"/>
              </w:rPr>
              <w:commentReference w:id="785"/>
            </w:r>
            <w:r w:rsidRPr="007425E1">
              <w:t>exalted</w:t>
            </w:r>
            <w:r>
              <w:t>,</w:t>
            </w:r>
          </w:p>
          <w:p w14:paraId="5F0EBDF2" w14:textId="77777777" w:rsidR="00E35F1F" w:rsidRDefault="00E35F1F" w:rsidP="00E35F1F">
            <w:pPr>
              <w:pStyle w:val="EngHang"/>
              <w:spacing w:before="2"/>
            </w:pPr>
            <w:commentRangeStart w:id="786"/>
            <w:r>
              <w:t>B</w:t>
            </w:r>
            <w:r w:rsidRPr="007425E1">
              <w:t xml:space="preserve">eyond </w:t>
            </w:r>
            <w:commentRangeEnd w:id="786"/>
            <w:r>
              <w:rPr>
                <w:rStyle w:val="CommentReference"/>
                <w:rFonts w:ascii="Times New Roman" w:eastAsiaTheme="minorHAnsi" w:hAnsi="Times New Roman" w:cstheme="minorBidi"/>
                <w:color w:val="auto"/>
              </w:rPr>
              <w:commentReference w:id="78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7"/>
            <w:r>
              <w:t>righteous</w:t>
            </w:r>
            <w:commentRangeEnd w:id="787"/>
            <w:r>
              <w:rPr>
                <w:rStyle w:val="CommentReference"/>
                <w:rFonts w:ascii="Times New Roman" w:eastAsiaTheme="minorHAnsi" w:hAnsi="Times New Roman" w:cstheme="minorBidi"/>
                <w:color w:val="auto"/>
              </w:rPr>
              <w:commentReference w:id="78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8"/>
            <w:r>
              <w:t>M</w:t>
            </w:r>
            <w:r w:rsidRPr="007425E1">
              <w:t xml:space="preserve">editate </w:t>
            </w:r>
            <w:commentRangeEnd w:id="788"/>
            <w:r>
              <w:rPr>
                <w:rStyle w:val="CommentReference"/>
                <w:rFonts w:ascii="Times New Roman" w:eastAsiaTheme="minorHAnsi" w:hAnsi="Times New Roman" w:cstheme="minorBidi"/>
                <w:color w:val="auto"/>
              </w:rPr>
              <w:commentReference w:id="78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9"/>
            <w:r>
              <w:t>lips</w:t>
            </w:r>
            <w:commentRangeEnd w:id="789"/>
            <w:r>
              <w:rPr>
                <w:rStyle w:val="CommentReference"/>
              </w:rPr>
              <w:commentReference w:id="78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0"/>
            <w:r w:rsidR="00E35F1F" w:rsidRPr="007425E1">
              <w:t>f</w:t>
            </w:r>
            <w:commentRangeEnd w:id="790"/>
            <w:r w:rsidR="00E35F1F">
              <w:rPr>
                <w:rStyle w:val="CommentReference"/>
              </w:rPr>
              <w:commentReference w:id="79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1"/>
            <w:r w:rsidRPr="007425E1">
              <w:t>praise</w:t>
            </w:r>
            <w:r>
              <w:t xml:space="preserve"> </w:t>
            </w:r>
            <w:commentRangeEnd w:id="791"/>
            <w:r>
              <w:rPr>
                <w:rStyle w:val="CommentReference"/>
                <w:rFonts w:ascii="Times New Roman" w:eastAsiaTheme="minorHAnsi" w:hAnsi="Times New Roman" w:cstheme="minorBidi"/>
                <w:color w:val="auto"/>
              </w:rPr>
              <w:commentReference w:id="79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2"/>
            <w:r>
              <w:t>set</w:t>
            </w:r>
            <w:r w:rsidRPr="007425E1">
              <w:t xml:space="preserve"> </w:t>
            </w:r>
            <w:commentRangeEnd w:id="792"/>
            <w:r>
              <w:rPr>
                <w:rStyle w:val="CommentReference"/>
                <w:rFonts w:ascii="Times New Roman" w:eastAsiaTheme="minorHAnsi" w:hAnsi="Times New Roman" w:cstheme="minorBidi"/>
                <w:color w:val="auto"/>
              </w:rPr>
              <w:commentReference w:id="79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4"/>
            <w:r>
              <w:t xml:space="preserve">similitudes </w:t>
            </w:r>
            <w:commentRangeEnd w:id="794"/>
            <w:r>
              <w:rPr>
                <w:rStyle w:val="CommentReference"/>
                <w:rFonts w:ascii="Times New Roman" w:eastAsiaTheme="minorHAnsi" w:hAnsi="Times New Roman" w:cstheme="minorBidi"/>
                <w:color w:val="auto"/>
              </w:rPr>
              <w:commentReference w:id="79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5" w:name="_Toc298445793"/>
      <w:bookmarkStart w:id="796" w:name="_Toc298681278"/>
      <w:bookmarkStart w:id="797" w:name="_Toc298447518"/>
      <w:bookmarkStart w:id="798" w:name="_Toc308441916"/>
      <w:r w:rsidRPr="00FD2E69">
        <w:t>The Conclusion of the Adam Psali</w:t>
      </w:r>
      <w:bookmarkEnd w:id="795"/>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9" w:name="_Ref452619708"/>
      <w:r>
        <w:t>The Monday Theotokia</w:t>
      </w:r>
      <w:bookmarkEnd w:id="799"/>
    </w:p>
    <w:p w14:paraId="709F76CB" w14:textId="77777777" w:rsidR="00E35F1F" w:rsidRDefault="00E35F1F" w:rsidP="00E35F1F">
      <w:pPr>
        <w:pStyle w:val="Heading6"/>
      </w:pPr>
      <w:bookmarkStart w:id="800" w:name="_Toc298445794"/>
      <w:bookmarkStart w:id="801" w:name="_Toc298681279"/>
      <w:bookmarkStart w:id="802" w:name="_Toc298447519"/>
      <w:r>
        <w:t>Part One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3"/>
            <w:r>
              <w:t xml:space="preserve">his </w:t>
            </w:r>
            <w:commentRangeEnd w:id="803"/>
            <w:r>
              <w:rPr>
                <w:rStyle w:val="CommentReference"/>
              </w:rPr>
              <w:commentReference w:id="80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5" w:name="_Toc298445795"/>
      <w:bookmarkStart w:id="806" w:name="_Toc298681280"/>
      <w:bookmarkStart w:id="807" w:name="_Toc298447520"/>
      <w:r>
        <w:t>Part Two</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9" w:name="_Toc298445796"/>
      <w:bookmarkStart w:id="810" w:name="_Toc298681281"/>
      <w:bookmarkStart w:id="811" w:name="_Toc298447521"/>
      <w:r>
        <w:t>Part Three</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2"/>
            <w:r w:rsidRPr="007425E1">
              <w:t xml:space="preserve">only </w:t>
            </w:r>
            <w:commentRangeEnd w:id="812"/>
            <w:r>
              <w:rPr>
                <w:rStyle w:val="CommentReference"/>
                <w:rFonts w:ascii="Times New Roman" w:eastAsiaTheme="minorHAnsi" w:hAnsi="Times New Roman" w:cstheme="minorBidi"/>
                <w:color w:val="auto"/>
              </w:rPr>
              <w:commentReference w:id="81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3"/>
            <w:r w:rsidRPr="007425E1">
              <w:t xml:space="preserve">save </w:t>
            </w:r>
            <w:commentRangeEnd w:id="813"/>
            <w:r>
              <w:rPr>
                <w:rStyle w:val="CommentReference"/>
              </w:rPr>
              <w:commentReference w:id="81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5" w:name="_Toc298445797"/>
      <w:bookmarkStart w:id="816" w:name="_Toc298681282"/>
      <w:bookmarkStart w:id="817" w:name="_Toc298447522"/>
      <w:r>
        <w:lastRenderedPageBreak/>
        <w:t>Part Four</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8"/>
            <w:r w:rsidRPr="007425E1">
              <w:t>counsel</w:t>
            </w:r>
            <w:commentRangeEnd w:id="818"/>
            <w:r>
              <w:rPr>
                <w:rStyle w:val="CommentReference"/>
              </w:rPr>
              <w:commentReference w:id="81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0" w:name="_Toc298445798"/>
      <w:bookmarkStart w:id="821" w:name="_Toc298681283"/>
      <w:bookmarkStart w:id="822" w:name="_Toc298447523"/>
      <w:r>
        <w:t>Part Five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3"/>
            <w:r w:rsidRPr="007425E1">
              <w:t>overcome</w:t>
            </w:r>
            <w:commentRangeEnd w:id="823"/>
            <w:r>
              <w:rPr>
                <w:rStyle w:val="CommentReference"/>
                <w:rFonts w:ascii="Times New Roman" w:eastAsiaTheme="minorHAnsi" w:hAnsi="Times New Roman" w:cstheme="minorBidi"/>
                <w:color w:val="auto"/>
              </w:rPr>
              <w:commentReference w:id="82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5" w:name="_Toc298445799"/>
      <w:bookmarkStart w:id="826" w:name="_Toc298681284"/>
      <w:bookmarkStart w:id="827" w:name="_Toc298447524"/>
      <w:r>
        <w:t>Part Six</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8"/>
            <w:r>
              <w:t>A</w:t>
            </w:r>
            <w:r w:rsidRPr="007425E1">
              <w:t xml:space="preserve">nd became </w:t>
            </w:r>
            <w:r w:rsidR="00DA1843">
              <w:t>man perfectly</w:t>
            </w:r>
            <w:commentRangeEnd w:id="828"/>
            <w:r>
              <w:rPr>
                <w:rStyle w:val="CommentReference"/>
              </w:rPr>
              <w:commentReference w:id="82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9"/>
            <w:r w:rsidRPr="007425E1">
              <w:t xml:space="preserve">Without </w:t>
            </w:r>
            <w:commentRangeEnd w:id="829"/>
            <w:r>
              <w:rPr>
                <w:rStyle w:val="CommentReference"/>
                <w:rFonts w:ascii="Times New Roman" w:eastAsiaTheme="minorHAnsi" w:hAnsi="Times New Roman" w:cstheme="minorBidi"/>
                <w:color w:val="auto"/>
              </w:rPr>
              <w:commentReference w:id="82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0"/>
            <w:r w:rsidRPr="007425E1">
              <w:t xml:space="preserve"> </w:t>
            </w:r>
            <w:commentRangeEnd w:id="830"/>
            <w:r>
              <w:rPr>
                <w:rStyle w:val="CommentReference"/>
                <w:rFonts w:ascii="Times New Roman" w:eastAsiaTheme="minorHAnsi" w:hAnsi="Times New Roman" w:cstheme="minorBidi"/>
                <w:color w:val="auto"/>
              </w:rPr>
              <w:commentReference w:id="83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1" w:name="_Toc298445800"/>
      <w:bookmarkStart w:id="832" w:name="_Toc298681285"/>
      <w:bookmarkStart w:id="833" w:name="_Toc298447525"/>
      <w:r>
        <w:t>Part Seven</w:t>
      </w:r>
      <w:bookmarkEnd w:id="831"/>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5" w:name="_Toc298445801"/>
      <w:bookmarkStart w:id="836" w:name="_Toc298681286"/>
      <w:bookmarkStart w:id="837" w:name="_Toc298447526"/>
      <w:r>
        <w:t>Part Eight</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0" w:name="_Toc298445802"/>
      <w:bookmarkStart w:id="841" w:name="_Toc298681287"/>
      <w:bookmarkStart w:id="842" w:name="_Toc298447527"/>
      <w:r>
        <w:t>Part Nine</w:t>
      </w:r>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3"/>
            <w:r>
              <w:t>A</w:t>
            </w:r>
            <w:r w:rsidRPr="007425E1">
              <w:t>ngels</w:t>
            </w:r>
            <w:commentRangeEnd w:id="843"/>
            <w:r>
              <w:rPr>
                <w:rStyle w:val="CommentReference"/>
                <w:rFonts w:ascii="Times New Roman" w:eastAsiaTheme="minorHAnsi" w:hAnsi="Times New Roman" w:cstheme="minorBidi"/>
                <w:color w:val="auto"/>
              </w:rPr>
              <w:commentReference w:id="843"/>
            </w:r>
            <w:r w:rsidRPr="007425E1">
              <w:t xml:space="preserve"> of light </w:t>
            </w:r>
          </w:p>
          <w:p w14:paraId="63D00661" w14:textId="77777777" w:rsidR="00E35F1F" w:rsidRDefault="00E35F1F" w:rsidP="00E35F1F">
            <w:pPr>
              <w:pStyle w:val="EngHangEnd"/>
            </w:pPr>
            <w:commentRangeStart w:id="844"/>
            <w:r>
              <w:t>P</w:t>
            </w:r>
            <w:r w:rsidRPr="007425E1">
              <w:t xml:space="preserve">raise </w:t>
            </w:r>
            <w:commentRangeEnd w:id="844"/>
            <w:r>
              <w:rPr>
                <w:rStyle w:val="CommentReference"/>
              </w:rPr>
              <w:commentReference w:id="84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5"/>
            <w:r>
              <w:t>shone</w:t>
            </w:r>
            <w:commentRangeEnd w:id="845"/>
            <w:r>
              <w:rPr>
                <w:rStyle w:val="CommentReference"/>
                <w:rFonts w:ascii="Times New Roman" w:eastAsiaTheme="minorHAnsi" w:hAnsi="Times New Roman" w:cstheme="minorBidi"/>
                <w:color w:val="auto"/>
              </w:rPr>
              <w:commentReference w:id="84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6"/>
            <w:r w:rsidRPr="007425E1">
              <w:t xml:space="preserve">In </w:t>
            </w:r>
            <w:commentRangeEnd w:id="846"/>
            <w:r>
              <w:rPr>
                <w:rStyle w:val="CommentReference"/>
                <w:rFonts w:ascii="Times New Roman" w:eastAsiaTheme="minorHAnsi" w:hAnsi="Times New Roman" w:cstheme="minorBidi"/>
                <w:color w:val="auto"/>
              </w:rPr>
              <w:commentReference w:id="84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7"/>
            <w:r>
              <w:t>W</w:t>
            </w:r>
            <w:r w:rsidRPr="007425E1">
              <w:t xml:space="preserve">ho </w:t>
            </w:r>
            <w:commentRangeEnd w:id="847"/>
            <w:r>
              <w:rPr>
                <w:rStyle w:val="CommentReference"/>
                <w:rFonts w:ascii="Times New Roman" w:eastAsiaTheme="minorHAnsi" w:hAnsi="Times New Roman" w:cstheme="minorBidi"/>
                <w:color w:val="auto"/>
              </w:rPr>
              <w:commentReference w:id="84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8"/>
            <w:r w:rsidRPr="007425E1">
              <w:t xml:space="preserve">we bless </w:t>
            </w:r>
            <w:r>
              <w:t>You</w:t>
            </w:r>
            <w:r w:rsidRPr="007425E1">
              <w:t xml:space="preserve"> </w:t>
            </w:r>
            <w:commentRangeEnd w:id="848"/>
            <w:r>
              <w:rPr>
                <w:rStyle w:val="CommentReference"/>
                <w:rFonts w:ascii="Times New Roman" w:eastAsiaTheme="minorHAnsi" w:hAnsi="Times New Roman" w:cstheme="minorBidi"/>
                <w:color w:val="auto"/>
              </w:rPr>
              <w:commentReference w:id="84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9"/>
            <w:r w:rsidRPr="007425E1">
              <w:t xml:space="preserve"> </w:t>
            </w:r>
            <w:commentRangeEnd w:id="849"/>
            <w:r>
              <w:rPr>
                <w:rStyle w:val="CommentReference"/>
                <w:rFonts w:ascii="Times New Roman" w:eastAsiaTheme="minorHAnsi" w:hAnsi="Times New Roman" w:cstheme="minorBidi"/>
                <w:color w:val="auto"/>
              </w:rPr>
              <w:commentReference w:id="84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0" w:name="_Toc298445803"/>
      <w:bookmarkStart w:id="851" w:name="_Toc298681288"/>
      <w:bookmarkStart w:id="852" w:name="_Toc298447528"/>
      <w:bookmarkStart w:id="853" w:name="_Toc308441917"/>
      <w:r>
        <w:lastRenderedPageBreak/>
        <w:t>The Crown Adam</w:t>
      </w:r>
      <w:bookmarkEnd w:id="850"/>
      <w:bookmarkEnd w:id="851"/>
      <w:bookmarkEnd w:id="852"/>
      <w:bookmarkEnd w:id="85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4"/>
            <w:r w:rsidRPr="007425E1">
              <w:t>estate</w:t>
            </w:r>
            <w:commentRangeEnd w:id="854"/>
            <w:r>
              <w:rPr>
                <w:rStyle w:val="CommentReference"/>
              </w:rPr>
              <w:commentReference w:id="85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5"/>
            <w:r w:rsidRPr="007425E1">
              <w:t xml:space="preserve">holy </w:t>
            </w:r>
            <w:commentRangeEnd w:id="855"/>
            <w:r>
              <w:rPr>
                <w:rStyle w:val="CommentReference"/>
              </w:rPr>
              <w:commentReference w:id="85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6"/>
            <w:r>
              <w:t xml:space="preserve">Womanhood </w:t>
            </w:r>
            <w:commentRangeEnd w:id="856"/>
            <w:r>
              <w:rPr>
                <w:rStyle w:val="CommentReference"/>
                <w:rFonts w:ascii="Times New Roman" w:eastAsiaTheme="minorHAnsi" w:hAnsi="Times New Roman" w:cstheme="minorBidi"/>
                <w:color w:val="auto"/>
              </w:rPr>
              <w:commentReference w:id="85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7" w:name="_Toc298445804"/>
      <w:bookmarkStart w:id="858" w:name="_Toc298681289"/>
      <w:bookmarkStart w:id="859" w:name="_Toc298447529"/>
      <w:bookmarkStart w:id="860" w:name="_Toc308441918"/>
      <w:bookmarkStart w:id="861" w:name="_Toc459399192"/>
      <w:r>
        <w:lastRenderedPageBreak/>
        <w:t>Tuesday</w:t>
      </w:r>
      <w:bookmarkEnd w:id="857"/>
      <w:bookmarkEnd w:id="858"/>
      <w:bookmarkEnd w:id="859"/>
      <w:bookmarkEnd w:id="860"/>
      <w:bookmarkEnd w:id="861"/>
    </w:p>
    <w:p w14:paraId="5EF92007" w14:textId="77777777" w:rsidR="00E35F1F" w:rsidRDefault="00E35F1F" w:rsidP="00E35F1F">
      <w:pPr>
        <w:pStyle w:val="Heading3"/>
      </w:pPr>
      <w:bookmarkStart w:id="862" w:name="_Toc298445805"/>
      <w:bookmarkStart w:id="863" w:name="_Toc298681290"/>
      <w:bookmarkStart w:id="864" w:name="_Toc298447530"/>
      <w:bookmarkStart w:id="865" w:name="_Toc308441919"/>
      <w:bookmarkStart w:id="866" w:name="_Ref452619734"/>
      <w:bookmarkStart w:id="867" w:name="_Ref452619738"/>
      <w:r>
        <w:t>The Tuesday Psali Adam</w:t>
      </w:r>
      <w:bookmarkEnd w:id="862"/>
      <w:bookmarkEnd w:id="863"/>
      <w:bookmarkEnd w:id="864"/>
      <w:bookmarkEnd w:id="865"/>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8"/>
            <w:r w:rsidRPr="007425E1">
              <w:t>wandered</w:t>
            </w:r>
            <w:commentRangeEnd w:id="868"/>
            <w:r>
              <w:rPr>
                <w:rStyle w:val="CommentReference"/>
                <w:rFonts w:ascii="Times New Roman" w:eastAsiaTheme="minorHAnsi" w:hAnsi="Times New Roman" w:cstheme="minorBidi"/>
                <w:color w:val="auto"/>
              </w:rPr>
              <w:commentReference w:id="86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9"/>
            <w:r w:rsidRPr="007425E1">
              <w:t>cold and frost</w:t>
            </w:r>
            <w:commentRangeEnd w:id="869"/>
            <w:r>
              <w:rPr>
                <w:rStyle w:val="CommentReference"/>
              </w:rPr>
              <w:commentReference w:id="86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0"/>
            <w:r>
              <w:t>From</w:t>
            </w:r>
            <w:r w:rsidRPr="007425E1">
              <w:t xml:space="preserve"> </w:t>
            </w:r>
            <w:commentRangeEnd w:id="870"/>
            <w:r>
              <w:rPr>
                <w:rStyle w:val="CommentReference"/>
              </w:rPr>
              <w:commentReference w:id="87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1" w:name="_Toc298445806"/>
      <w:bookmarkStart w:id="872" w:name="_Toc298681291"/>
      <w:bookmarkStart w:id="873" w:name="_Toc298447531"/>
      <w:bookmarkStart w:id="874" w:name="_Toc308441920"/>
      <w:r w:rsidRPr="00FD2E69">
        <w:lastRenderedPageBreak/>
        <w:t>The Conclusion of the Adam Psali</w:t>
      </w:r>
      <w:bookmarkEnd w:id="871"/>
      <w:bookmarkEnd w:id="872"/>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5" w:name="_Toc298445807"/>
      <w:bookmarkStart w:id="876" w:name="_Toc298681292"/>
      <w:bookmarkStart w:id="877" w:name="_Toc298447532"/>
      <w:bookmarkStart w:id="878" w:name="_Toc308441921"/>
      <w:bookmarkStart w:id="879" w:name="_Ref452619755"/>
      <w:bookmarkStart w:id="880" w:name="_Ref452619759"/>
      <w:r>
        <w:t>The Tuesday Theotokia</w:t>
      </w:r>
      <w:bookmarkEnd w:id="875"/>
      <w:bookmarkEnd w:id="876"/>
      <w:bookmarkEnd w:id="877"/>
      <w:bookmarkEnd w:id="878"/>
      <w:bookmarkEnd w:id="879"/>
      <w:bookmarkEnd w:id="88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1" w:name="_Toc298445808"/>
      <w:bookmarkStart w:id="882" w:name="_Toc298681293"/>
      <w:bookmarkStart w:id="883" w:name="_Toc298447533"/>
      <w:r>
        <w:t>Part One</w:t>
      </w:r>
      <w:bookmarkEnd w:id="881"/>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4" w:name="_Toc298445809"/>
      <w:bookmarkStart w:id="885" w:name="_Toc298681294"/>
      <w:bookmarkStart w:id="886" w:name="_Toc298447534"/>
      <w:r>
        <w:t>Part Tw</w:t>
      </w:r>
      <w:bookmarkEnd w:id="884"/>
      <w:r>
        <w:t>o</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7"/>
            <w:r>
              <w:t>received</w:t>
            </w:r>
            <w:commentRangeEnd w:id="887"/>
            <w:r>
              <w:rPr>
                <w:rStyle w:val="CommentReference"/>
                <w:rFonts w:ascii="Times New Roman" w:eastAsiaTheme="minorHAnsi" w:hAnsi="Times New Roman" w:cstheme="minorBidi"/>
                <w:color w:val="auto"/>
              </w:rPr>
              <w:commentReference w:id="88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8" w:name="_Toc298681295"/>
      <w:bookmarkStart w:id="889" w:name="_Toc298447535"/>
      <w:r>
        <w:lastRenderedPageBreak/>
        <w:t>Part Three</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0" w:name="_Toc298681296"/>
      <w:bookmarkStart w:id="891" w:name="_Toc298447536"/>
      <w:r>
        <w:lastRenderedPageBreak/>
        <w:t>Part Four</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2" w:name="_Toc298681297"/>
      <w:bookmarkStart w:id="893" w:name="_Toc298447537"/>
      <w:r>
        <w:t>Part Five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4"/>
            <w:r>
              <w:t>unlimited</w:t>
            </w:r>
            <w:commentRangeEnd w:id="894"/>
            <w:r>
              <w:rPr>
                <w:rStyle w:val="CommentReference"/>
                <w:rFonts w:ascii="Times New Roman" w:eastAsiaTheme="minorHAnsi" w:hAnsi="Times New Roman" w:cstheme="minorBidi"/>
                <w:color w:val="auto"/>
              </w:rPr>
              <w:commentReference w:id="89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5" w:name="_Toc298681298"/>
      <w:bookmarkStart w:id="896" w:name="_Toc298447538"/>
      <w:r>
        <w:t>Part Six</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7"/>
            <w:r>
              <w:t xml:space="preserve"> </w:t>
            </w:r>
            <w:commentRangeEnd w:id="897"/>
            <w:r>
              <w:rPr>
                <w:rStyle w:val="CommentReference"/>
              </w:rPr>
              <w:commentReference w:id="897"/>
            </w:r>
            <w:r>
              <w:t>f</w:t>
            </w:r>
            <w:commentRangeStart w:id="898"/>
            <w:r>
              <w:t>aith</w:t>
            </w:r>
            <w:commentRangeEnd w:id="898"/>
            <w:r>
              <w:rPr>
                <w:rStyle w:val="CommentReference"/>
              </w:rPr>
              <w:commentReference w:id="89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9" w:name="_Toc298681299"/>
      <w:bookmarkStart w:id="900" w:name="_Toc298447539"/>
      <w:r>
        <w:lastRenderedPageBreak/>
        <w:t>Part Seven</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1"/>
            <w:r>
              <w:t xml:space="preserve">a </w:t>
            </w:r>
            <w:commentRangeEnd w:id="901"/>
            <w:r>
              <w:rPr>
                <w:rStyle w:val="CommentReference"/>
                <w:rFonts w:ascii="Times New Roman" w:eastAsiaTheme="minorHAnsi" w:hAnsi="Times New Roman" w:cstheme="minorBidi"/>
                <w:color w:val="auto"/>
              </w:rPr>
              <w:commentReference w:id="90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2" w:name="_Toc298681300"/>
      <w:bookmarkStart w:id="903" w:name="_Toc298447540"/>
      <w:bookmarkStart w:id="904" w:name="_Toc308441922"/>
      <w:r>
        <w:t>The Crown Adam</w:t>
      </w:r>
      <w:bookmarkEnd w:id="902"/>
      <w:bookmarkEnd w:id="903"/>
      <w:bookmarkEnd w:id="90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5"/>
            <w:r>
              <w:t>He</w:t>
            </w:r>
            <w:r w:rsidRPr="007425E1">
              <w:t xml:space="preserve"> </w:t>
            </w:r>
            <w:commentRangeEnd w:id="905"/>
            <w:r>
              <w:rPr>
                <w:rStyle w:val="CommentReference"/>
                <w:rFonts w:ascii="Times New Roman" w:eastAsiaTheme="minorHAnsi" w:hAnsi="Times New Roman" w:cstheme="minorBidi"/>
                <w:color w:val="auto"/>
              </w:rPr>
              <w:commentReference w:id="905"/>
            </w:r>
            <w:r w:rsidRPr="007425E1">
              <w:t xml:space="preserve">who is carried </w:t>
            </w:r>
          </w:p>
          <w:p w14:paraId="05DA09F2" w14:textId="04037ECB" w:rsidR="00E35F1F" w:rsidRDefault="00557D05" w:rsidP="00E35F1F">
            <w:pPr>
              <w:pStyle w:val="EngHangEnd"/>
            </w:pPr>
            <w:r>
              <w:t>Upon</w:t>
            </w:r>
            <w:commentRangeStart w:id="906"/>
            <w:r w:rsidR="00E35F1F" w:rsidRPr="007425E1">
              <w:t xml:space="preserve"> </w:t>
            </w:r>
            <w:commentRangeEnd w:id="906"/>
            <w:r w:rsidR="00E35F1F">
              <w:rPr>
                <w:rStyle w:val="CommentReference"/>
              </w:rPr>
              <w:commentReference w:id="90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7"/>
            <w:r>
              <w:rPr>
                <w:rStyle w:val="CommentReference"/>
                <w:rFonts w:ascii="Garamond" w:hAnsi="Garamond" w:cstheme="minorBidi"/>
                <w:noProof w:val="0"/>
                <w:lang w:val="en-CA"/>
              </w:rPr>
              <w:commentReference w:id="90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8" w:name="_Toc298681301"/>
      <w:bookmarkStart w:id="909" w:name="_Toc308441923"/>
      <w:bookmarkStart w:id="910" w:name="_Toc459399193"/>
      <w:r>
        <w:lastRenderedPageBreak/>
        <w:t>Wednesday</w:t>
      </w:r>
      <w:bookmarkEnd w:id="908"/>
      <w:bookmarkEnd w:id="909"/>
      <w:bookmarkEnd w:id="910"/>
    </w:p>
    <w:p w14:paraId="5D01081B" w14:textId="77777777" w:rsidR="00E35F1F" w:rsidRDefault="00E35F1F" w:rsidP="00E35F1F">
      <w:pPr>
        <w:pStyle w:val="Heading3"/>
      </w:pPr>
      <w:bookmarkStart w:id="911" w:name="_Toc298681302"/>
      <w:bookmarkStart w:id="912" w:name="_Toc308441924"/>
      <w:bookmarkStart w:id="913" w:name="_Ref452619950"/>
      <w:bookmarkStart w:id="914" w:name="_Ref452619954"/>
      <w:r>
        <w:t>The Wednesday Psali Batos</w:t>
      </w:r>
      <w:bookmarkEnd w:id="911"/>
      <w:bookmarkEnd w:id="912"/>
      <w:bookmarkEnd w:id="913"/>
      <w:bookmarkEnd w:id="91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5"/>
            <w:r>
              <w:t xml:space="preserve">breaths </w:t>
            </w:r>
            <w:commentRangeEnd w:id="915"/>
            <w:r>
              <w:rPr>
                <w:rStyle w:val="CommentReference"/>
                <w:rFonts w:ascii="Times New Roman" w:eastAsiaTheme="minorHAnsi" w:hAnsi="Times New Roman" w:cstheme="minorBidi"/>
                <w:color w:val="auto"/>
              </w:rPr>
              <w:commentReference w:id="91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6"/>
            <w:r>
              <w:t xml:space="preserve">When </w:t>
            </w:r>
            <w:commentRangeEnd w:id="916"/>
            <w:r>
              <w:rPr>
                <w:rStyle w:val="CommentReference"/>
                <w:rFonts w:ascii="Times New Roman" w:eastAsiaTheme="minorHAnsi" w:hAnsi="Times New Roman" w:cstheme="minorBidi"/>
                <w:color w:val="auto"/>
              </w:rPr>
              <w:commentReference w:id="91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7"/>
            <w:r>
              <w:t>tribulations</w:t>
            </w:r>
            <w:commentRangeEnd w:id="917"/>
            <w:r>
              <w:rPr>
                <w:rStyle w:val="CommentReference"/>
                <w:rFonts w:ascii="Times New Roman" w:eastAsiaTheme="minorHAnsi" w:hAnsi="Times New Roman" w:cstheme="minorBidi"/>
                <w:color w:val="auto"/>
              </w:rPr>
              <w:commentReference w:id="91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8" w:name="_Toc298681303"/>
      <w:bookmarkStart w:id="919" w:name="_Toc308441925"/>
      <w:r w:rsidRPr="00FD2E69">
        <w:t xml:space="preserve">The Conclusion of the </w:t>
      </w:r>
      <w:r>
        <w:t>Batos</w:t>
      </w:r>
      <w:r w:rsidRPr="00FD2E69">
        <w:t xml:space="preserve"> Psali</w:t>
      </w:r>
      <w:bookmarkEnd w:id="918"/>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0" w:name="_Toc298681304"/>
      <w:bookmarkStart w:id="921" w:name="_Toc308441926"/>
      <w:bookmarkStart w:id="922" w:name="_Ref452619983"/>
      <w:bookmarkStart w:id="923" w:name="_Ref452619987"/>
      <w:r>
        <w:t>The Wednesday Theotokia</w:t>
      </w:r>
      <w:bookmarkEnd w:id="920"/>
      <w:bookmarkEnd w:id="921"/>
      <w:bookmarkEnd w:id="922"/>
      <w:bookmarkEnd w:id="92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4" w:name="_Toc298681305"/>
      <w:r>
        <w:t>Part One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5" w:name="_Toc298681306"/>
      <w:r>
        <w:t>Part Two</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6"/>
            <w:r w:rsidRPr="00FA5B8C">
              <w:t>ⲥⲉⲙⲟϣⲓ ϧⲉⲛ ⲛ̀ⲧⲉ ⲡ̀ⲕⲁϩⲓ ⲥⲉⲙⲟϣⲓ ϧⲉⲛ ⲡⲉⲟⲩⲱⲓⲛⲓ</w:t>
            </w:r>
            <w:r w:rsidRPr="00F6464C">
              <w:t xml:space="preserve"> </w:t>
            </w:r>
            <w:commentRangeEnd w:id="926"/>
            <w:r>
              <w:rPr>
                <w:rStyle w:val="CommentReference"/>
                <w:rFonts w:ascii="Garamond" w:hAnsi="Garamond" w:cstheme="minorBidi"/>
                <w:noProof w:val="0"/>
                <w:lang w:val="en-CA"/>
              </w:rPr>
              <w:commentReference w:id="92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7" w:name="_Toc298681307"/>
      <w:r>
        <w:lastRenderedPageBreak/>
        <w:t>Part Three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8"/>
            <w:r w:rsidRPr="007425E1">
              <w:t>For you brought forth</w:t>
            </w:r>
            <w:commentRangeEnd w:id="928"/>
            <w:r>
              <w:rPr>
                <w:rStyle w:val="CommentReference"/>
                <w:rFonts w:ascii="Times New Roman" w:eastAsiaTheme="minorHAnsi" w:hAnsi="Times New Roman" w:cstheme="minorBidi"/>
                <w:color w:val="auto"/>
              </w:rPr>
              <w:commentReference w:id="92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9" w:name="_Toc298681308"/>
      <w:r>
        <w:t>Part Four</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0" w:name="_Toc298681309"/>
      <w:r>
        <w:t>Part Five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1"/>
            <w:r>
              <w:t>He</w:t>
            </w:r>
            <w:r w:rsidRPr="007425E1">
              <w:t xml:space="preserve"> </w:t>
            </w:r>
            <w:commentRangeEnd w:id="931"/>
            <w:r>
              <w:rPr>
                <w:rStyle w:val="CommentReference"/>
              </w:rPr>
              <w:commentReference w:id="931"/>
            </w:r>
            <w:r w:rsidRPr="007425E1">
              <w:t xml:space="preserve">Who </w:t>
            </w:r>
            <w:commentRangeStart w:id="932"/>
            <w:r w:rsidRPr="007425E1">
              <w:t xml:space="preserve">is </w:t>
            </w:r>
            <w:commentRangeEnd w:id="932"/>
            <w:r>
              <w:rPr>
                <w:rStyle w:val="CommentReference"/>
              </w:rPr>
              <w:commentReference w:id="93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3"/>
            <w:r w:rsidRPr="007425E1">
              <w:t>He to Whom is due the glory forever</w:t>
            </w:r>
            <w:commentRangeEnd w:id="933"/>
            <w:r>
              <w:rPr>
                <w:rStyle w:val="CommentReference"/>
                <w:rFonts w:ascii="Times New Roman" w:eastAsiaTheme="minorHAnsi" w:hAnsi="Times New Roman" w:cstheme="minorBidi"/>
                <w:color w:val="auto"/>
              </w:rPr>
              <w:commentReference w:id="93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4" w:name="_Toc298681310"/>
      <w:r>
        <w:t>Part Six</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5"/>
            <w:r>
              <w:rPr>
                <w:rStyle w:val="CommentReference"/>
              </w:rPr>
              <w:commentReference w:id="93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6"/>
            <w:r w:rsidRPr="00FA5B8C">
              <w:t>ⲙⲁⲣⲓⲁ</w:t>
            </w:r>
            <w:r w:rsidRPr="002147AA">
              <w:t xml:space="preserve"> </w:t>
            </w:r>
            <w:commentRangeEnd w:id="936"/>
            <w:r>
              <w:rPr>
                <w:rStyle w:val="CommentReference"/>
                <w:rFonts w:ascii="Garamond" w:hAnsi="Garamond" w:cstheme="minorBidi"/>
                <w:noProof w:val="0"/>
                <w:lang w:val="en-CA"/>
              </w:rPr>
              <w:commentReference w:id="93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7"/>
            <w:r w:rsidRPr="00FA5B8C">
              <w:t>ⲥⲧⲁⲓⲏⲟⲩⲧ ̀</w:t>
            </w:r>
            <w:commentRangeEnd w:id="937"/>
            <w:r>
              <w:rPr>
                <w:rStyle w:val="CommentReference"/>
                <w:rFonts w:ascii="Garamond" w:hAnsi="Garamond" w:cstheme="minorBidi"/>
                <w:noProof w:val="0"/>
                <w:lang w:val="en-CA"/>
              </w:rPr>
              <w:commentReference w:id="93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8"/>
            <w:r w:rsidRPr="00FA5B8C">
              <w:t>ⲙⲡⲓⲟⲩⲁⲓ ̀</w:t>
            </w:r>
            <w:commentRangeEnd w:id="938"/>
            <w:r>
              <w:rPr>
                <w:rStyle w:val="CommentReference"/>
                <w:rFonts w:ascii="Garamond" w:hAnsi="Garamond" w:cstheme="minorBidi"/>
                <w:noProof w:val="0"/>
                <w:lang w:val="en-CA"/>
              </w:rPr>
              <w:commentReference w:id="93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9"/>
            <w:r w:rsidRPr="00FA5B8C">
              <w:t>ⲉⲣⲉ ̀</w:t>
            </w:r>
            <w:commentRangeEnd w:id="939"/>
            <w:r>
              <w:rPr>
                <w:rStyle w:val="CommentReference"/>
                <w:rFonts w:ascii="Garamond" w:hAnsi="Garamond" w:cstheme="minorBidi"/>
                <w:noProof w:val="0"/>
                <w:lang w:val="en-CA"/>
              </w:rPr>
              <w:commentReference w:id="93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0" w:name="_Toc298681311"/>
      <w:r>
        <w:t>Part Seven</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59399194"/>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lastRenderedPageBreak/>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lastRenderedPageBreak/>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59399195"/>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59399196"/>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lastRenderedPageBreak/>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lastRenderedPageBreak/>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59399197"/>
      <w:r>
        <w:lastRenderedPageBreak/>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3" w:name="_Ref448227875"/>
      <w:bookmarkStart w:id="1104" w:name="_Ref448227880"/>
      <w:bookmarkStart w:id="1105" w:name="_Toc459399198"/>
      <w:r>
        <w:lastRenderedPageBreak/>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6"/>
      <w:r>
        <w:t>Morning</w:t>
      </w:r>
      <w:commentRangeEnd w:id="1106"/>
      <w:r>
        <w:rPr>
          <w:rStyle w:val="CommentReference"/>
          <w:rFonts w:eastAsiaTheme="minorHAnsi" w:cstheme="minorBidi"/>
          <w:b w:val="0"/>
          <w:bCs w:val="0"/>
        </w:rPr>
        <w:commentReference w:id="110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7" w:name="ThanksgivingIncense"/>
      <w:r>
        <w:lastRenderedPageBreak/>
        <w:t>The Prayer of Thanksgiving</w:t>
      </w:r>
    </w:p>
    <w:bookmarkEnd w:id="110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8" w:name="_Ref435789344"/>
      <w:bookmarkStart w:id="1109" w:name="VersesCymbals"/>
      <w:r>
        <w:t>The Verses of the Cymbals</w:t>
      </w:r>
      <w:bookmarkEnd w:id="1108"/>
    </w:p>
    <w:bookmarkEnd w:id="110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10"/>
            <w:r w:rsidRPr="007425E1">
              <w:t xml:space="preserve">May </w:t>
            </w:r>
            <w:commentRangeEnd w:id="1110"/>
            <w:r>
              <w:rPr>
                <w:rStyle w:val="CommentReference"/>
                <w:rFonts w:eastAsiaTheme="minorHAnsi" w:cstheme="minorBidi"/>
                <w:color w:val="auto"/>
                <w:lang w:val="en-CA"/>
              </w:rPr>
              <w:commentReference w:id="111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1" w:name="PrayerDeparted"/>
      <w:r>
        <w:t>The Prayer for the Departed</w:t>
      </w:r>
    </w:p>
    <w:bookmarkEnd w:id="111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2"/>
      <w:r>
        <w:t xml:space="preserve"> </w:t>
      </w:r>
      <w:commentRangeEnd w:id="1112"/>
      <w:r>
        <w:rPr>
          <w:rStyle w:val="CommentReference"/>
          <w:lang w:val="en-CA"/>
        </w:rPr>
        <w:commentReference w:id="111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3"/>
      <w:r>
        <w:t xml:space="preserve"> </w:t>
      </w:r>
      <w:commentRangeEnd w:id="1113"/>
      <w:r>
        <w:rPr>
          <w:rStyle w:val="CommentReference"/>
          <w:lang w:val="en-CA"/>
        </w:rPr>
        <w:commentReference w:id="111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4"/>
      <w:r>
        <w:t>You</w:t>
      </w:r>
      <w:commentRangeEnd w:id="1114"/>
      <w:r>
        <w:rPr>
          <w:rStyle w:val="CommentReference"/>
          <w:lang w:val="en-CA"/>
        </w:rPr>
        <w:commentReference w:id="111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5" w:name="_Ref435789903"/>
      <w:r>
        <w:rPr>
          <w:lang w:val="en-GB"/>
        </w:rPr>
        <w:t>Graciously Accord</w:t>
      </w:r>
      <w:bookmarkEnd w:id="111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6" w:name="_Ref435789927"/>
      <w:bookmarkStart w:id="1117"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8"/>
      <w:r>
        <w:rPr>
          <w:lang w:val="en-GB"/>
        </w:rPr>
        <w:t xml:space="preserve">to </w:t>
      </w:r>
      <w:commentRangeEnd w:id="1118"/>
      <w:r>
        <w:rPr>
          <w:rStyle w:val="CommentReference"/>
          <w:lang w:val="en-CA"/>
        </w:rPr>
        <w:commentReference w:id="111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9" w:name="_Ref442856274"/>
      <w:r>
        <w:t>The Gloria</w:t>
      </w:r>
      <w:bookmarkEnd w:id="1116"/>
      <w:bookmarkEnd w:id="111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20" w:name="_Ref435789969"/>
      <w:bookmarkEnd w:id="111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1" w:name="_Ref442856358"/>
      <w:r>
        <w:t>The Trisagion</w:t>
      </w:r>
      <w:bookmarkEnd w:id="1120"/>
      <w:bookmarkEnd w:id="112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2" w:name="_Ref442856453"/>
      <w:r>
        <w:t>Hail to You</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3" w:name="_Ref434477171"/>
      <w:r>
        <w:t>The Introduction to the Doxologies</w:t>
      </w:r>
      <w:bookmarkEnd w:id="112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4" w:name="_Ref435799700"/>
      <w:r>
        <w:lastRenderedPageBreak/>
        <w:t>The Doxologies</w:t>
      </w:r>
      <w:bookmarkEnd w:id="112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5" w:name="_Ref434487836"/>
      <w:r>
        <w:t>The Evening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6" w:name="_Ref434487846"/>
      <w:r>
        <w:t>The Morning Doxology of the Virgin</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7"/>
            <w:r>
              <w:t xml:space="preserve">declared </w:t>
            </w:r>
            <w:commentRangeEnd w:id="1127"/>
            <w:r>
              <w:rPr>
                <w:rStyle w:val="CommentReference"/>
                <w:rFonts w:ascii="Times New Roman" w:eastAsiaTheme="minorHAnsi" w:hAnsi="Times New Roman" w:cstheme="minorBidi"/>
                <w:color w:val="auto"/>
              </w:rPr>
              <w:commentReference w:id="112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8"/>
            <w:r>
              <w:t xml:space="preserve">Good New </w:t>
            </w:r>
            <w:commentRangeEnd w:id="1128"/>
            <w:r>
              <w:rPr>
                <w:rStyle w:val="CommentReference"/>
                <w:rFonts w:ascii="Times New Roman" w:eastAsiaTheme="minorHAnsi" w:hAnsi="Times New Roman" w:cstheme="minorBidi"/>
                <w:color w:val="auto"/>
              </w:rPr>
              <w:commentReference w:id="112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9"/>
            <w:r>
              <w:t>Be our advocate</w:t>
            </w:r>
            <w:commentRangeEnd w:id="1129"/>
            <w:r>
              <w:rPr>
                <w:rStyle w:val="CommentReference"/>
                <w:rFonts w:ascii="Times New Roman" w:eastAsiaTheme="minorHAnsi" w:hAnsi="Times New Roman" w:cstheme="minorBidi"/>
                <w:color w:val="auto"/>
              </w:rPr>
              <w:commentReference w:id="112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30"/>
            <w:r>
              <w:t>Mary</w:t>
            </w:r>
            <w:commentRangeEnd w:id="1130"/>
            <w:r>
              <w:rPr>
                <w:rStyle w:val="CommentReference"/>
                <w:rFonts w:ascii="Times New Roman" w:eastAsiaTheme="minorHAnsi" w:hAnsi="Times New Roman" w:cstheme="minorBidi"/>
                <w:color w:val="auto"/>
              </w:rPr>
              <w:commentReference w:id="113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1" w:name="_Ref435799710"/>
      <w:r>
        <w:lastRenderedPageBreak/>
        <w:t>The Orthodox Creed</w:t>
      </w:r>
      <w:bookmarkEnd w:id="113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2" w:name="_Ref442856751"/>
      <w:r>
        <w:t>God Have mercy upon us</w:t>
      </w:r>
      <w:bookmarkEnd w:id="113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3"/>
      <w:r>
        <w:t>God</w:t>
      </w:r>
      <w:commentRangeEnd w:id="1133"/>
      <w:r>
        <w:rPr>
          <w:rStyle w:val="CommentReference"/>
          <w:lang w:val="en-CA"/>
        </w:rPr>
        <w:commentReference w:id="113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4" w:name="_Ref442856856"/>
      <w:r>
        <w:lastRenderedPageBreak/>
        <w:t>The Prayer for the Gospel</w:t>
      </w:r>
      <w:bookmarkEnd w:id="113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5" w:name="_Ref442870575"/>
      <w:r>
        <w:t>The Gospel Response</w:t>
      </w:r>
      <w:bookmarkEnd w:id="113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6" w:name="_Ref442870289"/>
      <w:r>
        <w:t>The Absolutions</w:t>
      </w:r>
      <w:bookmarkEnd w:id="113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8DA7A31"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lastRenderedPageBreak/>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7" w:name="_Ref448228543"/>
      <w:bookmarkStart w:id="1138" w:name="_Ref448228546"/>
      <w:bookmarkStart w:id="1139" w:name="_Ref448471804"/>
      <w:bookmarkStart w:id="1140" w:name="_Toc459399199"/>
      <w:r>
        <w:lastRenderedPageBreak/>
        <w:t>The Book of Psalis and Doxologies</w:t>
      </w:r>
      <w:bookmarkEnd w:id="224"/>
      <w:bookmarkEnd w:id="225"/>
      <w:bookmarkEnd w:id="226"/>
      <w:bookmarkEnd w:id="1137"/>
      <w:bookmarkEnd w:id="1138"/>
      <w:bookmarkEnd w:id="1139"/>
      <w:bookmarkEnd w:id="114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lastRenderedPageBreak/>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lastRenderedPageBreak/>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2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0" w:name="_Ref434488992"/>
      <w:r>
        <w:lastRenderedPageBreak/>
        <w:t>The Doxology of Any Apostle</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1"/>
            <w:r>
              <w:rPr>
                <w:rStyle w:val="CommentReference"/>
                <w:rFonts w:ascii="Times New Roman" w:eastAsiaTheme="minorHAnsi" w:hAnsi="Times New Roman" w:cstheme="minorBidi"/>
                <w:color w:val="auto"/>
              </w:rPr>
              <w:commentReference w:id="116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2"/>
            <w:r>
              <w:t>compatriots</w:t>
            </w:r>
            <w:commentRangeEnd w:id="1162"/>
            <w:r>
              <w:rPr>
                <w:rStyle w:val="CommentReference"/>
                <w:rFonts w:ascii="Times New Roman" w:eastAsiaTheme="minorHAnsi" w:hAnsi="Times New Roman" w:cstheme="minorBidi"/>
                <w:color w:val="auto"/>
              </w:rPr>
              <w:commentReference w:id="116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3" w:name="_Ref434489014"/>
      <w:r>
        <w:lastRenderedPageBreak/>
        <w:t>The Doxology of St. Stephen</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4" w:name="_Ref434489170"/>
      <w:r>
        <w:t>The Doxology of St. George</w:t>
      </w:r>
      <w:bookmarkEnd w:id="116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5" w:name="_Ref434490082"/>
      <w:r>
        <w:t>The Doxology of St. Demiana</w:t>
      </w:r>
      <w:bookmarkEnd w:id="116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6" w:name="_Ref434489950"/>
      <w:r>
        <w:t>The Doxology of the Martyrs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7"/>
            <w:r>
              <w:t>Akrash</w:t>
            </w:r>
            <w:commentRangeEnd w:id="1167"/>
            <w:r>
              <w:rPr>
                <w:rStyle w:val="CommentReference"/>
              </w:rPr>
              <w:commentReference w:id="116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8" w:name="_Ref434490311"/>
      <w:r>
        <w:t>The Doxology of St. Anthony and St. Paul</w:t>
      </w:r>
      <w:bookmarkEnd w:id="116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9"/>
            <w:r w:rsidRPr="004764BD">
              <w:t>give light to</w:t>
            </w:r>
            <w:commentRangeEnd w:id="1169"/>
            <w:r>
              <w:rPr>
                <w:rStyle w:val="CommentReference"/>
                <w:rFonts w:ascii="Times New Roman" w:eastAsiaTheme="minorHAnsi" w:hAnsi="Times New Roman" w:cstheme="minorBidi"/>
                <w:color w:val="auto"/>
              </w:rPr>
              <w:commentReference w:id="116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0" w:name="_Ref434490826"/>
      <w:r>
        <w:t>The Doxology of St. Pishoy and St. Paul of Tammah</w:t>
      </w:r>
      <w:bookmarkEnd w:id="117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1" w:name="_Ref434492161"/>
      <w:r>
        <w:t>The Doxology of St. Athanasius the Apostolic</w:t>
      </w:r>
      <w:bookmarkEnd w:id="1171"/>
      <w:r w:rsidR="00B52F78">
        <w:rPr>
          <w:rStyle w:val="FootnoteReference"/>
        </w:rPr>
        <w:footnoteReference w:id="932"/>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2" w:name="_Ref434492536"/>
      <w:r>
        <w:lastRenderedPageBreak/>
        <w:t xml:space="preserve">The Doxology of </w:t>
      </w:r>
      <w:r w:rsidR="00231798">
        <w:t>the</w:t>
      </w:r>
      <w:r>
        <w:t xml:space="preserve"> Cross Bearers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3" w:name="_Ref434492645"/>
      <w:r>
        <w:t>The Doxology for a Hierarch Who is Present</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3"/>
            <w:r>
              <w:rPr>
                <w:rStyle w:val="CommentReference"/>
                <w:rFonts w:ascii="Times New Roman" w:eastAsiaTheme="minorHAnsi" w:hAnsi="Times New Roman" w:cstheme="minorBidi"/>
                <w:color w:val="auto"/>
              </w:rPr>
              <w:commentReference w:id="118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7" w:name="_Toc459399201"/>
      <w:bookmarkStart w:id="1188" w:name="September"/>
      <w:r>
        <w:lastRenderedPageBreak/>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DB1D07">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DB1D07">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DB1D07">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DB1D07">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DB1D07">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DB1D07">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DB1D07">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DB1D07">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DB1D07">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DB1D07">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DB1D07">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DB1D07">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DB1D07">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DB1D07">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DB1D07">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DB1D07">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9" w:name="_Toc410196198"/>
      <w:bookmarkStart w:id="1190" w:name="_Toc410196440"/>
      <w:bookmarkStart w:id="1191" w:name="_Toc410196942"/>
      <w:r>
        <w:br w:type="page"/>
      </w:r>
    </w:p>
    <w:p w14:paraId="3B77A2B2" w14:textId="6F99453D" w:rsidR="00495F1A" w:rsidRDefault="0092592B" w:rsidP="00495F1A">
      <w:pPr>
        <w:pStyle w:val="Heading3"/>
      </w:pPr>
      <w:bookmarkStart w:id="1192" w:name="_Toc459399235"/>
      <w:r>
        <w:lastRenderedPageBreak/>
        <w:t xml:space="preserve">August 29 (30) / Tho-out 1: </w:t>
      </w:r>
      <w:r w:rsidR="00495F1A">
        <w:t>Ecclesiastical New Year: Nairouz</w:t>
      </w:r>
      <w:bookmarkEnd w:id="1189"/>
      <w:bookmarkEnd w:id="1190"/>
      <w:bookmarkEnd w:id="1191"/>
      <w:bookmarkEnd w:id="119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4" w:name="_Ref459398951"/>
      <w:r>
        <w:t>The Doxolog</w:t>
      </w:r>
      <w:r w:rsidR="00E21EA3">
        <w:t>y for Ecclesiastical New Year</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5"/>
            <w:r>
              <w:t xml:space="preserve">wiles </w:t>
            </w:r>
            <w:commentRangeEnd w:id="1195"/>
            <w:r>
              <w:rPr>
                <w:rStyle w:val="CommentReference"/>
                <w:rFonts w:ascii="Times New Roman" w:eastAsiaTheme="minorHAnsi" w:hAnsi="Times New Roman" w:cstheme="minorBidi"/>
                <w:color w:val="auto"/>
              </w:rPr>
              <w:commentReference w:id="119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6" w:name="_Ref434473482"/>
      <w:r>
        <w:t>The Psali Adam</w:t>
      </w:r>
      <w:r w:rsidR="00B411C9">
        <w:t xml:space="preserve"> for the Ecclesiastical New Year</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7"/>
            <w:r>
              <w:t xml:space="preserve">Ϯⲛⲁⲟⲩⲱϣⲧ </w:t>
            </w:r>
            <w:commentRangeEnd w:id="1197"/>
            <w:r>
              <w:rPr>
                <w:rStyle w:val="CommentReference"/>
                <w:rFonts w:ascii="Times New Roman" w:hAnsi="Times New Roman"/>
              </w:rPr>
              <w:commentReference w:id="119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8"/>
            <w:r>
              <w:t>reign</w:t>
            </w:r>
            <w:commentRangeEnd w:id="1198"/>
            <w:r>
              <w:rPr>
                <w:rStyle w:val="CommentReference"/>
              </w:rPr>
              <w:commentReference w:id="119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9" w:name="_Ref434473530"/>
      <w:r>
        <w:t xml:space="preserve">The Psali </w:t>
      </w:r>
      <w:r w:rsidR="004E71A7">
        <w:t>Batos for the Ecclesiastical New Year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0"/>
            <w:r>
              <w:t xml:space="preserve">be </w:t>
            </w:r>
            <w:commentRangeEnd w:id="1200"/>
            <w:r>
              <w:rPr>
                <w:rStyle w:val="CommentReference"/>
              </w:rPr>
              <w:commentReference w:id="120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1"/>
            <w:r>
              <w:t xml:space="preserve">Ⲁⲙⲱⲛⲓ </w:t>
            </w:r>
            <w:commentRangeEnd w:id="1201"/>
            <w:r>
              <w:rPr>
                <w:rStyle w:val="CommentReference"/>
                <w:rFonts w:ascii="Times New Roman" w:hAnsi="Times New Roman"/>
              </w:rPr>
              <w:commentReference w:id="120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2"/>
            <w:r>
              <w:t xml:space="preserve">the </w:t>
            </w:r>
            <w:commentRangeEnd w:id="1202"/>
            <w:r>
              <w:rPr>
                <w:rStyle w:val="CommentReference"/>
              </w:rPr>
              <w:commentReference w:id="120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3"/>
            <w:r>
              <w:t xml:space="preserve">entreat </w:t>
            </w:r>
            <w:commentRangeEnd w:id="1203"/>
            <w:r>
              <w:rPr>
                <w:rStyle w:val="CommentReference"/>
              </w:rPr>
              <w:commentReference w:id="120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4" w:name="_Toc459399236"/>
      <w:r>
        <w:t xml:space="preserve">August 29 (30) / Tho-out 1: </w:t>
      </w:r>
      <w:r w:rsidRPr="00646349">
        <w:t xml:space="preserve">Also </w:t>
      </w:r>
      <w:r>
        <w:t>the Martyrdom of St. Bartholomew the Apostle</w:t>
      </w:r>
      <w:bookmarkEnd w:id="120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5" w:name="_Toc459399237"/>
      <w:r>
        <w:t xml:space="preserve">August 30 (31) / Tho-out 2: </w:t>
      </w:r>
      <w:r w:rsidR="005242D1">
        <w:t xml:space="preserve">Martyrdom of </w:t>
      </w:r>
      <w:r>
        <w:t>St. John the Baptist</w:t>
      </w:r>
      <w:bookmarkEnd w:id="120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6" w:name="_Toc459399238"/>
      <w:r>
        <w:t>September 1 (2) / Tho-out 4: St. Verena</w:t>
      </w:r>
      <w:bookmarkEnd w:id="1206"/>
    </w:p>
    <w:p w14:paraId="593C8957" w14:textId="505B2827" w:rsidR="00DB5470" w:rsidRDefault="00296539" w:rsidP="00DB5470">
      <w:pPr>
        <w:pStyle w:val="Heading4"/>
      </w:pPr>
      <w:bookmarkStart w:id="120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8" w:name="_Ref459401476"/>
      <w:r>
        <w:t>The Doxology</w:t>
      </w:r>
      <w:r w:rsidR="00B46E6E">
        <w:t xml:space="preserve"> for St. Verena</w:t>
      </w:r>
      <w:bookmarkEnd w:id="1207"/>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9" w:name="_Toc459399239"/>
      <w:r>
        <w:t>September 3 (4) / Tho-out 6: St. Phoebe the Protodeaconess</w:t>
      </w:r>
      <w:r w:rsidR="008C4D26">
        <w:rPr>
          <w:rStyle w:val="FootnoteReference"/>
        </w:rPr>
        <w:footnoteReference w:id="937"/>
      </w:r>
      <w:bookmarkEnd w:id="1209"/>
    </w:p>
    <w:p w14:paraId="47E3028B" w14:textId="77777777" w:rsidR="0039635A" w:rsidRDefault="0039635A" w:rsidP="0039635A">
      <w:pPr>
        <w:pStyle w:val="Heading3"/>
      </w:pPr>
      <w:bookmarkStart w:id="1210" w:name="_Toc459399240"/>
      <w:r>
        <w:t>September 4 (5) / Tho-out 7: St. Dioscorus</w:t>
      </w:r>
      <w:bookmarkEnd w:id="1210"/>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1" w:name="_Toc459399241"/>
      <w:r>
        <w:t>September 4 (5) / Tho-out 7: Also St. Rebecca and her Children</w:t>
      </w:r>
      <w:bookmarkEnd w:id="1211"/>
    </w:p>
    <w:p w14:paraId="51FECB60" w14:textId="7CDB2FBF" w:rsidR="00BD6485" w:rsidRDefault="00BD6485" w:rsidP="00BD6485">
      <w:pPr>
        <w:pStyle w:val="Heading4"/>
      </w:pPr>
      <w:bookmarkStart w:id="121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3" w:name="_Ref459401387"/>
      <w:r>
        <w:t>The Doxology</w:t>
      </w:r>
      <w:r w:rsidR="00B46E6E">
        <w:t xml:space="preserve"> for St. Rebecca and her Children</w:t>
      </w:r>
      <w:bookmarkEnd w:id="1212"/>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4" w:name="_Toc459399242"/>
      <w:r>
        <w:t>September 9 (10) / Tho-out 12: Commemoration of Archangel Michael</w:t>
      </w:r>
      <w:bookmarkEnd w:id="1214"/>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lastRenderedPageBreak/>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5" w:name="_Toc459399243"/>
      <w:r>
        <w:t xml:space="preserve">September 12 (13) / Tho-out 15: </w:t>
      </w:r>
      <w:r w:rsidR="00191A26">
        <w:t xml:space="preserve">Translocation of the Relics of </w:t>
      </w:r>
      <w:r>
        <w:t>St. Stephen</w:t>
      </w:r>
      <w:bookmarkEnd w:id="121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6" w:name="_Toc410196199"/>
      <w:bookmarkStart w:id="1217" w:name="_Toc410196441"/>
      <w:bookmarkStart w:id="1218" w:name="_Toc410196943"/>
      <w:bookmarkStart w:id="1219" w:name="_Ref434563524"/>
      <w:bookmarkStart w:id="1220" w:name="_Ref434563530"/>
      <w:bookmarkStart w:id="1221" w:name="_Toc459399244"/>
      <w:r>
        <w:t xml:space="preserve">September 14 (15) / Tho-out 17: </w:t>
      </w:r>
      <w:r w:rsidR="00495F1A">
        <w:t>The Dedication of the Church of the Holy Cross</w:t>
      </w:r>
      <w:bookmarkEnd w:id="1216"/>
      <w:bookmarkEnd w:id="1217"/>
      <w:bookmarkEnd w:id="1218"/>
      <w:bookmarkEnd w:id="1219"/>
      <w:bookmarkEnd w:id="1220"/>
      <w:bookmarkEnd w:id="122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3" w:name="_Ref459399000"/>
      <w:r>
        <w:t>The Doxology</w:t>
      </w:r>
      <w:r w:rsidR="00E21EA3">
        <w:t xml:space="preserve"> for the Feast of the Cross</w:t>
      </w:r>
      <w:bookmarkEnd w:id="1222"/>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4" w:name="_Ref434474964"/>
      <w:r>
        <w:t>The Psali Ada</w:t>
      </w:r>
      <w:r w:rsidR="006C1B94">
        <w:t>m for the Feast of the Cross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5"/>
            <w:r>
              <w:rPr>
                <w:rStyle w:val="CommentReference"/>
              </w:rPr>
              <w:commentReference w:id="122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6" w:name="_Ref434474992"/>
      <w:r>
        <w:t>The Psali Bato</w:t>
      </w:r>
      <w:r w:rsidR="006C1B94">
        <w:t>s for the Feast of the Cross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7" w:name="_Toc459399245"/>
      <w:r>
        <w:t>September 18 (19) / Tho-out 21: Commemoration of the Theotokos</w:t>
      </w:r>
      <w:bookmarkEnd w:id="122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8" w:name="_Toc459399246"/>
      <w:r>
        <w:t>September 21 (22) / Tho-out 24: Martyrdom of St. Quandratus, One of the Seventy Two</w:t>
      </w:r>
      <w:bookmarkEnd w:id="122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9" w:name="_Toc459399247"/>
      <w:r>
        <w:t xml:space="preserve">September 22 (23) / </w:t>
      </w:r>
      <w:commentRangeStart w:id="1230"/>
      <w:r>
        <w:t>Tho-out 24</w:t>
      </w:r>
      <w:commentRangeEnd w:id="1230"/>
      <w:r w:rsidR="00C46B09">
        <w:rPr>
          <w:rStyle w:val="CommentReference"/>
          <w:rFonts w:eastAsiaTheme="minorHAnsi" w:cstheme="minorBidi"/>
          <w:b w:val="0"/>
          <w:bCs w:val="0"/>
        </w:rPr>
        <w:commentReference w:id="1230"/>
      </w:r>
      <w:r>
        <w:t>: St. Maurice and the Theban Legion</w:t>
      </w:r>
      <w:bookmarkEnd w:id="1229"/>
    </w:p>
    <w:p w14:paraId="74C264D0" w14:textId="77777777" w:rsidR="00D54A29" w:rsidRDefault="00B46E6E" w:rsidP="00D54A29">
      <w:pPr>
        <w:pStyle w:val="Heading4"/>
      </w:pPr>
      <w:bookmarkStart w:id="1231" w:name="_Ref434489859"/>
      <w:r>
        <w:t>The Doxology for</w:t>
      </w:r>
      <w:r w:rsidR="00D54A29">
        <w:t xml:space="preserve"> St. Maurice and the Theban Legion</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2" w:name="_Ref434489873"/>
      <w:r>
        <w:lastRenderedPageBreak/>
        <w:t>Another Doxology of St. Maurice</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3" w:name="_Toc459399248"/>
      <w:r>
        <w:t>September 23 (24) / Tho-out 26: Annunciation of St. John the Baptist to Zacharias</w:t>
      </w:r>
      <w:bookmarkEnd w:id="123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4" w:name="_Ref435003974"/>
      <w:bookmarkStart w:id="123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4"/>
      <w:bookmarkEnd w:id="1235"/>
    </w:p>
    <w:p w14:paraId="0A0A7EC3" w14:textId="08992E6A" w:rsidR="00C0205C" w:rsidRDefault="00C0205C" w:rsidP="00C0205C">
      <w:pPr>
        <w:pStyle w:val="Heading4"/>
      </w:pPr>
      <w:bookmarkStart w:id="1236" w:name="_Ref435003845"/>
      <w:r>
        <w:t>The Psali Adam for the 29</w:t>
      </w:r>
      <w:r w:rsidRPr="00C0205C">
        <w:rPr>
          <w:vertAlign w:val="superscript"/>
        </w:rPr>
        <w:t>th</w:t>
      </w:r>
      <w:r>
        <w:t xml:space="preserve"> of Every </w:t>
      </w:r>
      <w:r w:rsidR="004246C3">
        <w:t xml:space="preserve">Coptic </w:t>
      </w:r>
      <w:r>
        <w:t>Month</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7"/>
            <w:r>
              <w:t>At the end of times.</w:t>
            </w:r>
            <w:commentRangeEnd w:id="1237"/>
            <w:r>
              <w:rPr>
                <w:rStyle w:val="CommentReference"/>
                <w:rFonts w:ascii="Times New Roman" w:eastAsiaTheme="minorHAnsi" w:hAnsi="Times New Roman" w:cstheme="minorBidi"/>
                <w:color w:val="auto"/>
              </w:rPr>
              <w:commentReference w:id="123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8" w:name="_Ref435003860"/>
      <w:r>
        <w:lastRenderedPageBreak/>
        <w:t>The Psali Batos for the 29</w:t>
      </w:r>
      <w:r w:rsidRPr="00C0205C">
        <w:rPr>
          <w:vertAlign w:val="superscript"/>
        </w:rPr>
        <w:t>th</w:t>
      </w:r>
      <w:r>
        <w:t xml:space="preserve"> of Every Month</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9"/>
            <w:r>
              <w:rPr>
                <w:rStyle w:val="CommentReference"/>
                <w:rFonts w:ascii="Times New Roman" w:eastAsiaTheme="minorHAnsi" w:hAnsi="Times New Roman" w:cstheme="minorBidi"/>
                <w:color w:val="auto"/>
              </w:rPr>
              <w:commentReference w:id="123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0"/>
            <w:r>
              <w:t xml:space="preserve"> Lord God</w:t>
            </w:r>
            <w:commentRangeEnd w:id="1240"/>
            <w:r>
              <w:rPr>
                <w:rStyle w:val="CommentReference"/>
                <w:rFonts w:ascii="Times New Roman" w:eastAsiaTheme="minorHAnsi" w:hAnsi="Times New Roman" w:cstheme="minorBidi"/>
                <w:color w:val="auto"/>
              </w:rPr>
              <w:commentReference w:id="124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1" w:name="_Toc459399250"/>
      <w:r>
        <w:t>September 27 (28) / Tho-out 30: Miracle performed by St. Athanasius the Apostolic</w:t>
      </w:r>
      <w:bookmarkEnd w:id="124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2" w:name="_Ref434561058"/>
      <w:bookmarkStart w:id="1243" w:name="_Toc459399251"/>
      <w:r>
        <w:lastRenderedPageBreak/>
        <w:t xml:space="preserve">September 29 (30) / Paopi 2: </w:t>
      </w:r>
      <w:r w:rsidR="000274A5">
        <w:t xml:space="preserve">The Coming of </w:t>
      </w:r>
      <w:r>
        <w:t>St. Severus</w:t>
      </w:r>
      <w:r w:rsidR="000274A5">
        <w:t xml:space="preserve"> to Egypt</w:t>
      </w:r>
      <w:bookmarkEnd w:id="1242"/>
      <w:bookmarkEnd w:id="1243"/>
    </w:p>
    <w:p w14:paraId="1B16436A" w14:textId="77777777" w:rsidR="0039635A" w:rsidRDefault="0039635A" w:rsidP="0039635A">
      <w:pPr>
        <w:pStyle w:val="Heading4"/>
      </w:pPr>
      <w:bookmarkStart w:id="1244" w:name="_Ref434492249"/>
      <w:r>
        <w:t>The Doxology</w:t>
      </w:r>
      <w:r w:rsidR="00B82753">
        <w:t xml:space="preserve"> for St. Severus</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5"/>
            <w:r w:rsidRPr="004764BD">
              <w:t xml:space="preserve">confirmed </w:t>
            </w:r>
            <w:commentRangeEnd w:id="1245"/>
            <w:r>
              <w:rPr>
                <w:rStyle w:val="CommentReference"/>
                <w:rFonts w:ascii="Times New Roman" w:eastAsiaTheme="minorHAnsi" w:hAnsi="Times New Roman" w:cstheme="minorBidi"/>
                <w:color w:val="auto"/>
              </w:rPr>
              <w:commentReference w:id="124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6" w:name="_Toc410196200"/>
      <w:bookmarkStart w:id="1247" w:name="_Toc410196442"/>
      <w:bookmarkStart w:id="1248" w:name="_Toc410196944"/>
      <w:bookmarkStart w:id="1249" w:name="October"/>
      <w:bookmarkEnd w:id="118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0" w:name="_Toc459399202"/>
      <w:r>
        <w:lastRenderedPageBreak/>
        <w:t>October</w:t>
      </w:r>
      <w:bookmarkEnd w:id="1246"/>
      <w:bookmarkEnd w:id="1247"/>
      <w:bookmarkEnd w:id="1248"/>
      <w:r w:rsidR="006E370D">
        <w:t xml:space="preserve"> or </w:t>
      </w:r>
      <w:r w:rsidR="006E370D">
        <w:rPr>
          <w:rFonts w:ascii="FreeSerifAvvaShenouda" w:hAnsi="FreeSerifAvvaShenouda" w:cs="FreeSerifAvvaShenouda"/>
        </w:rPr>
        <w:t>Ⲡⲁⲱⲡⲉ</w:t>
      </w:r>
      <w:bookmarkEnd w:id="1250"/>
    </w:p>
    <w:bookmarkStart w:id="125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DB1D07">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DB1D07">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DB1D07">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DB1D07">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DB1D07">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DB1D07">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DB1D07">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DB1D07">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DB1D07">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DB1D07">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DB1D07">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DB1D07">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2" w:name="_Ref436250096"/>
      <w:bookmarkStart w:id="1253" w:name="_Ref436250168"/>
      <w:bookmarkStart w:id="1254" w:name="_Toc459399252"/>
      <w:r>
        <w:lastRenderedPageBreak/>
        <w:t>October 1 (2) / Paopi 4: St. Bacchus</w:t>
      </w:r>
      <w:bookmarkEnd w:id="1251"/>
      <w:bookmarkEnd w:id="1252"/>
      <w:bookmarkEnd w:id="1253"/>
      <w:bookmarkEnd w:id="1254"/>
    </w:p>
    <w:p w14:paraId="5652177B" w14:textId="579A358D" w:rsidR="003037B8" w:rsidRDefault="003037B8" w:rsidP="003037B8">
      <w:pPr>
        <w:pStyle w:val="Heading4"/>
      </w:pPr>
      <w:bookmarkStart w:id="125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6" w:name="_Ref459401216"/>
      <w:r>
        <w:t>The Doxology</w:t>
      </w:r>
      <w:r w:rsidR="00B46E6E">
        <w:t xml:space="preserve"> for Sts. Sergius and Bacchus</w:t>
      </w:r>
      <w:bookmarkEnd w:id="1255"/>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7"/>
            <w:r>
              <w:t>heroes</w:t>
            </w:r>
            <w:commentRangeEnd w:id="1257"/>
            <w:r>
              <w:rPr>
                <w:rStyle w:val="CommentReference"/>
                <w:rFonts w:ascii="Times New Roman" w:eastAsiaTheme="minorHAnsi" w:hAnsi="Times New Roman" w:cstheme="minorBidi"/>
                <w:color w:val="auto"/>
              </w:rPr>
              <w:commentReference w:id="125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8" w:name="_Toc459399253"/>
      <w:r>
        <w:t>October 4 (5) / Paopi 7: St. Paul of Tammoh</w:t>
      </w:r>
      <w:bookmarkEnd w:id="125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9" w:name="_Toc459399254"/>
      <w:r>
        <w:t>October 7 (8) / Paopi 10: St. Sergius</w:t>
      </w:r>
      <w:bookmarkEnd w:id="125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60" w:name="_Toc459399255"/>
      <w:r>
        <w:t>October 8 (9) / Paopi 11: St. Pelagia</w:t>
      </w:r>
    </w:p>
    <w:p w14:paraId="6BEB9A40" w14:textId="6BC176D9" w:rsidR="008B74E6" w:rsidRDefault="008B74E6" w:rsidP="008B74E6">
      <w:pPr>
        <w:pStyle w:val="Heading4"/>
      </w:pPr>
      <w:bookmarkStart w:id="1261" w:name="_Ref465591664"/>
      <w:r>
        <w:t>The Doxology for St. Pelagia</w:t>
      </w:r>
      <w:r>
        <w:rPr>
          <w:rStyle w:val="FootnoteReference"/>
        </w:rPr>
        <w:footnoteReference w:id="941"/>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60"/>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2" w:name="_Ref434564830"/>
      <w:bookmarkStart w:id="1263" w:name="_Toc459399256"/>
      <w:r>
        <w:t>October 11 (12) / Paopi 14: St. Philip the Deacon, One of the 72</w:t>
      </w:r>
    </w:p>
    <w:p w14:paraId="604ECA2E" w14:textId="7C4F7F00" w:rsidR="008B74E6" w:rsidRDefault="008B74E6" w:rsidP="008B74E6">
      <w:pPr>
        <w:pStyle w:val="Heading4"/>
      </w:pPr>
      <w:bookmarkStart w:id="1264" w:name="_Ref465591592"/>
      <w:r>
        <w:t>The Doxology for St. Philip the Deacon</w:t>
      </w:r>
      <w:r>
        <w:rPr>
          <w:rStyle w:val="FootnoteReference"/>
        </w:rPr>
        <w:footnoteReference w:id="942"/>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2"/>
      <w:bookmarkEnd w:id="1263"/>
    </w:p>
    <w:p w14:paraId="689E6585" w14:textId="146B5B2A" w:rsidR="0056261A" w:rsidRDefault="0056261A" w:rsidP="0056261A">
      <w:pPr>
        <w:pStyle w:val="Heading4"/>
      </w:pPr>
      <w:bookmarkStart w:id="126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6" w:name="_Ref459401434"/>
      <w:r>
        <w:lastRenderedPageBreak/>
        <w:t>The Doxology</w:t>
      </w:r>
      <w:r w:rsidR="00B46E6E">
        <w:t xml:space="preserve"> for St. John the Short</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7" w:name="_Toc459399257"/>
      <w:r>
        <w:t>October 18 (19) / Paopi</w:t>
      </w:r>
      <w:r w:rsidR="00FE0AE4">
        <w:t xml:space="preserve"> </w:t>
      </w:r>
      <w:r>
        <w:t>21: Commemoration of the Theotokos</w:t>
      </w:r>
      <w:bookmarkEnd w:id="126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8" w:name="_Toc459399258"/>
      <w:r>
        <w:t>October 18 (19) / Paopi</w:t>
      </w:r>
      <w:r w:rsidR="00FE0AE4">
        <w:t xml:space="preserve"> </w:t>
      </w:r>
      <w:r>
        <w:t>21: Also St. Teji (Reweiss)</w:t>
      </w:r>
      <w:bookmarkEnd w:id="126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9" w:name="_Ref434491337"/>
      <w:r>
        <w:t>The Doxology</w:t>
      </w:r>
      <w:r w:rsidR="00810F04">
        <w:t xml:space="preserve"> for St. Teji (Reweiss)</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1" w:name="_Toc459399259"/>
      <w:r>
        <w:t>October 23 (24) / Paopi</w:t>
      </w:r>
      <w:r w:rsidR="00FE0AE4">
        <w:t xml:space="preserve"> </w:t>
      </w:r>
      <w:r>
        <w:t>26: St. Apip the Friend of St. Apollo</w:t>
      </w:r>
      <w:bookmarkEnd w:id="1270"/>
      <w:bookmarkEnd w:id="1271"/>
    </w:p>
    <w:p w14:paraId="69CDA95A" w14:textId="77777777" w:rsidR="00E30E2D" w:rsidRPr="00137929" w:rsidRDefault="00E30E2D" w:rsidP="00E30E2D">
      <w:pPr>
        <w:pStyle w:val="Heading4"/>
      </w:pPr>
      <w:bookmarkStart w:id="1272" w:name="_Ref434492837"/>
      <w:r>
        <w:t>The Doxology</w:t>
      </w:r>
      <w:r w:rsidR="00B82753">
        <w:t xml:space="preserve"> for Sts. Apollo and Apip</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3" w:name="_Toc459399260"/>
      <w:r>
        <w:t>October 23 (24) / Paopi</w:t>
      </w:r>
      <w:r w:rsidR="00FE0AE4">
        <w:t xml:space="preserve"> </w:t>
      </w:r>
      <w:r>
        <w:t>26: The Martyrdom of St. Timothy the Apostle</w:t>
      </w:r>
      <w:bookmarkEnd w:id="127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4" w:name="_Toc459399261"/>
      <w:r>
        <w:t>October 24 (25) / Paopi</w:t>
      </w:r>
      <w:r w:rsidR="00FE0AE4">
        <w:t xml:space="preserve"> </w:t>
      </w:r>
      <w:r>
        <w:t>27: St. Macarius the Bishop of Edkow</w:t>
      </w:r>
      <w:bookmarkEnd w:id="1274"/>
    </w:p>
    <w:p w14:paraId="1E91FBC2" w14:textId="74F8FE2B" w:rsidR="00137929" w:rsidRPr="00137929" w:rsidRDefault="00137929" w:rsidP="00137929">
      <w:pPr>
        <w:pStyle w:val="Heading4"/>
      </w:pPr>
      <w:bookmarkStart w:id="1275" w:name="_Ref434490474"/>
      <w:r>
        <w:t>The Doxology</w:t>
      </w:r>
      <w:r w:rsidR="00B46E6E">
        <w:t xml:space="preserve"> for St. Macarius the Bishop of Edkow</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6" w:name="_Toc459399262"/>
      <w:r>
        <w:t>October 26 (27) / Paopi 29: Commemoration of the Annunciation, Nativity, and Resurrection on the 29</w:t>
      </w:r>
      <w:r w:rsidRPr="00C0205C">
        <w:rPr>
          <w:vertAlign w:val="superscript"/>
        </w:rPr>
        <w:t>th</w:t>
      </w:r>
      <w:r>
        <w:t xml:space="preserve"> of Every Month</w:t>
      </w:r>
      <w:bookmarkEnd w:id="127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7" w:name="_Toc459399263"/>
      <w:r>
        <w:t>October 27 (28) / Paopi 30: St. Mark</w:t>
      </w:r>
      <w:r w:rsidR="00F20BBD">
        <w:t xml:space="preserve"> (Consecration and Appearance of Head)</w:t>
      </w:r>
      <w:bookmarkEnd w:id="127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8" w:name="_Toc459399264"/>
      <w:r>
        <w:t>October 28 (29) / Athor 1: St. Cleopas and His Companion, Two of the Seventy Two Apostles</w:t>
      </w:r>
      <w:bookmarkEnd w:id="127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9" w:name="_Toc410196201"/>
      <w:bookmarkStart w:id="1280" w:name="_Toc410196443"/>
      <w:bookmarkStart w:id="1281" w:name="_Toc410196945"/>
      <w:bookmarkStart w:id="1282" w:name="_Toc459399203"/>
      <w:bookmarkStart w:id="1283" w:name="November"/>
      <w:bookmarkEnd w:id="1249"/>
      <w:r>
        <w:lastRenderedPageBreak/>
        <w:t>November</w:t>
      </w:r>
      <w:r w:rsidR="00495F1A">
        <w:t xml:space="preserve"> or </w:t>
      </w:r>
      <w:bookmarkEnd w:id="1279"/>
      <w:bookmarkEnd w:id="1280"/>
      <w:bookmarkEnd w:id="1281"/>
      <w:r w:rsidRPr="00FB5E62">
        <w:rPr>
          <w:rFonts w:ascii="FreeSerifAvvaShenouda" w:eastAsia="Arial Unicode MS" w:hAnsi="FreeSerifAvvaShenouda" w:cs="FreeSerifAvvaShenouda"/>
        </w:rPr>
        <w:t>Ⲁⲑⲟⲣ</w:t>
      </w:r>
      <w:bookmarkEnd w:id="128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DB1D07">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DB1D07">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DB1D07">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DB1D07">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DB1D07">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DB1D07">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DB1D07">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DB1D07">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DB1D07">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DB1D07">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DB1D07">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DB1D07">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DB1D07">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DB1D07">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DB1D07">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DB1D07">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DB1D07">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DB1D07">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4" w:name="_Toc459399266"/>
      <w:r>
        <w:t>November 4 (5) / Athor 8</w:t>
      </w:r>
      <w:r w:rsidR="00205EA4">
        <w:t>: The Four Incorporeal Beasts</w:t>
      </w:r>
      <w:bookmarkEnd w:id="1284"/>
    </w:p>
    <w:p w14:paraId="2682F152" w14:textId="5FCB5172" w:rsidR="0082304E" w:rsidRDefault="0082304E" w:rsidP="0082304E">
      <w:pPr>
        <w:pStyle w:val="Heading4"/>
      </w:pPr>
      <w:bookmarkStart w:id="128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6" w:name="_Ref459400553"/>
      <w:r>
        <w:lastRenderedPageBreak/>
        <w:t>The Doxology</w:t>
      </w:r>
      <w:r w:rsidR="00B46E6E">
        <w:t xml:space="preserve"> for the Four Incorporeal Beasts</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7"/>
            <w:r>
              <w:t>Bea</w:t>
            </w:r>
            <w:r w:rsidR="001D2DF6">
              <w:t>s</w:t>
            </w:r>
            <w:r>
              <w:t>ts</w:t>
            </w:r>
            <w:commentRangeEnd w:id="1287"/>
            <w:r>
              <w:rPr>
                <w:rStyle w:val="CommentReference"/>
                <w:rFonts w:ascii="Times New Roman" w:eastAsiaTheme="minorHAnsi" w:hAnsi="Times New Roman" w:cstheme="minorBidi"/>
                <w:color w:val="auto"/>
              </w:rPr>
              <w:commentReference w:id="128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8"/>
            <w:r>
              <w:t xml:space="preserve">incessant </w:t>
            </w:r>
            <w:commentRangeEnd w:id="1288"/>
            <w:r>
              <w:rPr>
                <w:rStyle w:val="CommentReference"/>
                <w:rFonts w:ascii="Times New Roman" w:eastAsiaTheme="minorHAnsi" w:hAnsi="Times New Roman" w:cstheme="minorBidi"/>
                <w:color w:val="auto"/>
              </w:rPr>
              <w:commentReference w:id="128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9"/>
            <w:r>
              <w:t>The ministering flames of fire,</w:t>
            </w:r>
            <w:commentRangeEnd w:id="1289"/>
            <w:r>
              <w:rPr>
                <w:rStyle w:val="CommentReference"/>
                <w:rFonts w:ascii="Times New Roman" w:eastAsiaTheme="minorHAnsi" w:hAnsi="Times New Roman" w:cstheme="minorBidi"/>
                <w:color w:val="auto"/>
              </w:rPr>
              <w:commentReference w:id="128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1" w:name="_Toc459399267"/>
      <w:r>
        <w:t>November 8 (9) / Athor 12: Archangel Michael</w:t>
      </w:r>
      <w:bookmarkEnd w:id="1290"/>
      <w:bookmarkEnd w:id="1291"/>
    </w:p>
    <w:p w14:paraId="7E078728" w14:textId="77777777" w:rsidR="004750F8" w:rsidRDefault="004750F8" w:rsidP="004750F8">
      <w:pPr>
        <w:pStyle w:val="Heading4"/>
      </w:pPr>
      <w:bookmarkStart w:id="1292" w:name="_Ref434487967"/>
      <w:r>
        <w:t>The Doxology</w:t>
      </w:r>
      <w:r w:rsidR="009D0B24">
        <w:t xml:space="preserve"> for Archangel Michael</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3"/>
            <w:r w:rsidRPr="004764BD">
              <w:t xml:space="preserve">before </w:t>
            </w:r>
            <w:commentRangeEnd w:id="1293"/>
            <w:r>
              <w:rPr>
                <w:rStyle w:val="CommentReference"/>
                <w:rFonts w:ascii="Times New Roman" w:eastAsiaTheme="minorHAnsi" w:hAnsi="Times New Roman" w:cstheme="minorBidi"/>
                <w:color w:val="auto"/>
              </w:rPr>
              <w:commentReference w:id="129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2" w:name="_Ref434487984"/>
      <w:r>
        <w:t>The Doxology for Michael and Gabriel</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3" w:name="_Toc459399268"/>
      <w:r>
        <w:lastRenderedPageBreak/>
        <w:t>November 10 (11) / Athor 14: St. Martin of Tours</w:t>
      </w:r>
      <w:bookmarkEnd w:id="1303"/>
    </w:p>
    <w:p w14:paraId="098FEB00" w14:textId="77777777" w:rsidR="00056020" w:rsidRDefault="00056020" w:rsidP="00056020">
      <w:pPr>
        <w:pStyle w:val="Heading4"/>
      </w:pPr>
      <w:bookmarkStart w:id="1304" w:name="_Ref439518461"/>
      <w:r>
        <w:t>The Doxology for St. Martin of Tours</w:t>
      </w:r>
      <w:r>
        <w:rPr>
          <w:rStyle w:val="FootnoteReference"/>
        </w:rPr>
        <w:footnoteReference w:id="950"/>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5" w:name="_Toc459399269"/>
      <w:r>
        <w:lastRenderedPageBreak/>
        <w:t>November 11 (12) / Athor 15: St</w:t>
      </w:r>
      <w:r w:rsidR="004750F8">
        <w:t>. Me</w:t>
      </w:r>
      <w:r>
        <w:t>na the Martyr</w:t>
      </w:r>
      <w:bookmarkEnd w:id="1305"/>
    </w:p>
    <w:p w14:paraId="685781D4" w14:textId="246C52D9" w:rsidR="00E102A0" w:rsidRDefault="00E102A0" w:rsidP="00E102A0">
      <w:pPr>
        <w:pStyle w:val="Heading4"/>
      </w:pPr>
      <w:bookmarkStart w:id="130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7" w:name="_Ref465591760"/>
      <w:r>
        <w:t>The Doxology</w:t>
      </w:r>
      <w:r w:rsidR="00B46E6E">
        <w:t xml:space="preserve"> for St. Mena</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8"/>
            <w:r w:rsidRPr="004764BD">
              <w:t>Voice Divine</w:t>
            </w:r>
            <w:commentRangeEnd w:id="1308"/>
            <w:r>
              <w:rPr>
                <w:rStyle w:val="CommentReference"/>
                <w:rFonts w:ascii="Times New Roman" w:eastAsiaTheme="minorHAnsi" w:hAnsi="Times New Roman" w:cstheme="minorBidi"/>
                <w:color w:val="auto"/>
              </w:rPr>
              <w:commentReference w:id="130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9"/>
            <w:r w:rsidRPr="004764BD">
              <w:t xml:space="preserve">received </w:t>
            </w:r>
            <w:commentRangeEnd w:id="1309"/>
            <w:r>
              <w:rPr>
                <w:rStyle w:val="CommentReference"/>
                <w:rFonts w:ascii="Times New Roman" w:eastAsiaTheme="minorHAnsi" w:hAnsi="Times New Roman" w:cstheme="minorBidi"/>
                <w:color w:val="auto"/>
              </w:rPr>
              <w:commentReference w:id="130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0"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1" w:name="_Ref467356854"/>
      <w:r>
        <w:t>The Doxology for St. John Chrysostom</w:t>
      </w:r>
      <w:r>
        <w:rPr>
          <w:rStyle w:val="FootnoteReference"/>
        </w:rPr>
        <w:footnoteReference w:id="951"/>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0"/>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2" w:name="_Toc459399271"/>
      <w:r>
        <w:t>November 15 (16) / Athor 19: The Preaching of St. Bartholomew</w:t>
      </w:r>
      <w:bookmarkEnd w:id="131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3" w:name="_Toc459399272"/>
      <w:r>
        <w:lastRenderedPageBreak/>
        <w:t>November 15 (16) / Athor 19: Also the Consecration of the Church of Sts. Sergius and Bacchus.</w:t>
      </w:r>
      <w:bookmarkEnd w:id="131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4" w:name="_Toc459399273"/>
      <w:r>
        <w:t>November 16 (17) / Athor 20: Consecration of Sts. Theodore and Theodore</w:t>
      </w:r>
      <w:bookmarkEnd w:id="131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5"/>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5"/>
      <w:r w:rsidR="00191A26">
        <w:rPr>
          <w:rStyle w:val="CommentReference"/>
          <w:i w:val="0"/>
        </w:rPr>
        <w:commentReference w:id="1315"/>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6" w:name="_Toc459399274"/>
      <w:r>
        <w:t>November 17 (18) / Athor 21: Commemoration of the Theotokos</w:t>
      </w:r>
      <w:bookmarkEnd w:id="131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7" w:name="_Ref434562715"/>
      <w:bookmarkStart w:id="1318"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9" w:name="_Ref468134316"/>
      <w:r>
        <w:t xml:space="preserve">The Doxology for St. </w:t>
      </w:r>
      <w:r w:rsidR="00DA4B37">
        <w:t>Gregory the Wonderworker</w:t>
      </w:r>
      <w:r>
        <w:rPr>
          <w:rStyle w:val="FootnoteReference"/>
        </w:rPr>
        <w:footnoteReference w:id="952"/>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7"/>
      <w:bookmarkEnd w:id="1318"/>
    </w:p>
    <w:p w14:paraId="4E7F190E" w14:textId="7450EC22" w:rsidR="00935F13" w:rsidRDefault="00935F13" w:rsidP="00935F13">
      <w:pPr>
        <w:pStyle w:val="Heading4"/>
      </w:pPr>
      <w:bookmarkStart w:id="132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1" w:name="_Ref459401259"/>
      <w:r>
        <w:t>The Doxology</w:t>
      </w:r>
      <w:r w:rsidR="00B46E6E">
        <w:t xml:space="preserve"> for Sts. Cosmas, Damian, their Brothers and their Mother</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2"/>
            <w:r>
              <w:t>Prabioc</w:t>
            </w:r>
            <w:commentRangeEnd w:id="1322"/>
            <w:r>
              <w:rPr>
                <w:rStyle w:val="CommentReference"/>
                <w:rFonts w:ascii="Times New Roman" w:eastAsiaTheme="minorHAnsi" w:hAnsi="Times New Roman" w:cstheme="minorBidi"/>
                <w:color w:val="auto"/>
              </w:rPr>
              <w:commentReference w:id="132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3"/>
            <w:r>
              <w:t xml:space="preserve">confirming </w:t>
            </w:r>
            <w:commentRangeEnd w:id="1323"/>
            <w:r>
              <w:rPr>
                <w:rStyle w:val="CommentReference"/>
                <w:rFonts w:ascii="Times New Roman" w:eastAsiaTheme="minorHAnsi" w:hAnsi="Times New Roman" w:cstheme="minorBidi"/>
                <w:color w:val="auto"/>
              </w:rPr>
              <w:commentReference w:id="132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4" w:name="_Toc459399276"/>
      <w:r>
        <w:t>November 19 (20) / Athor 23: Consecration of the Church of St. Marina</w:t>
      </w:r>
      <w:bookmarkEnd w:id="1324"/>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5" w:name="_Toc459399277"/>
      <w:r>
        <w:t>November 20 (21) / Athor 24: The Twenty Four Presbyters</w:t>
      </w:r>
      <w:bookmarkEnd w:id="1325"/>
    </w:p>
    <w:p w14:paraId="253EB9EC" w14:textId="431DB748" w:rsidR="00935F13" w:rsidRDefault="00935F13" w:rsidP="00935F13">
      <w:pPr>
        <w:pStyle w:val="Heading4"/>
      </w:pPr>
      <w:bookmarkStart w:id="132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7" w:name="_Ref459400916"/>
      <w:r>
        <w:t>The Doxology</w:t>
      </w:r>
      <w:r w:rsidR="00B46E6E">
        <w:t xml:space="preserve"> for the Twenty Four Presbyters</w:t>
      </w:r>
      <w:bookmarkEnd w:id="1326"/>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8" w:name="_Toc459399278"/>
      <w:r>
        <w:t>November 21 (22) / Athor 25: St. Philopater Mercurius</w:t>
      </w:r>
      <w:bookmarkEnd w:id="132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0" w:name="_Ref459400991"/>
      <w:r>
        <w:t>The Doxology</w:t>
      </w:r>
      <w:r w:rsidR="00B46E6E">
        <w:t xml:space="preserve"> for St. Philopater Mercurius</w:t>
      </w:r>
      <w:bookmarkEnd w:id="1329"/>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5"/>
            <w:r>
              <w:t>Placed</w:t>
            </w:r>
            <w:commentRangeEnd w:id="1335"/>
            <w:r>
              <w:rPr>
                <w:rStyle w:val="CommentReference"/>
                <w:rFonts w:ascii="Times New Roman" w:eastAsiaTheme="minorHAnsi" w:hAnsi="Times New Roman" w:cstheme="minorBidi"/>
                <w:color w:val="auto"/>
              </w:rPr>
              <w:commentReference w:id="133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6"/>
            <w:r>
              <w:t>emperate</w:t>
            </w:r>
            <w:r w:rsidRPr="004764BD">
              <w:t xml:space="preserve"> </w:t>
            </w:r>
            <w:r>
              <w:t>with</w:t>
            </w:r>
            <w:commentRangeEnd w:id="1336"/>
            <w:r>
              <w:rPr>
                <w:rStyle w:val="CommentReference"/>
                <w:rFonts w:ascii="Times New Roman" w:eastAsiaTheme="minorHAnsi" w:hAnsi="Times New Roman" w:cstheme="minorBidi"/>
                <w:color w:val="auto"/>
              </w:rPr>
              <w:commentReference w:id="133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0" w:name="_Toc459399279"/>
      <w:r>
        <w:t>November 22 (23) / Athor 26: St. Gregory of Nyssa</w:t>
      </w:r>
    </w:p>
    <w:p w14:paraId="73B16A55" w14:textId="22D2F64C" w:rsidR="00F4564C" w:rsidRDefault="00F4564C" w:rsidP="00F4564C">
      <w:pPr>
        <w:pStyle w:val="Heading4"/>
      </w:pPr>
      <w:bookmarkStart w:id="1341" w:name="_Ref468565896"/>
      <w:r>
        <w:t>The Doxology for St. Gregory of Nyssa</w:t>
      </w:r>
      <w:r>
        <w:rPr>
          <w:rStyle w:val="FootnoteReference"/>
        </w:rPr>
        <w:footnoteReference w:id="957"/>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2" w:name="_Ref468565824"/>
      <w:r>
        <w:t>The Doxology for St. James the Sawn-Asunder</w:t>
      </w:r>
      <w:r>
        <w:rPr>
          <w:rStyle w:val="FootnoteReference"/>
        </w:rPr>
        <w:footnoteReference w:id="958"/>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0"/>
    </w:p>
    <w:p w14:paraId="31266C94" w14:textId="74CE43E4" w:rsidR="00F76CFB" w:rsidRPr="00F76CFB" w:rsidRDefault="00F76CFB" w:rsidP="00F76CFB">
      <w:pPr>
        <w:pStyle w:val="Heading4"/>
      </w:pPr>
      <w:bookmarkStart w:id="134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4" w:name="_Ref459401310"/>
      <w:r>
        <w:t>The Doxology</w:t>
      </w:r>
      <w:r w:rsidR="00B46E6E">
        <w:t xml:space="preserve"> for St. Serapamon</w:t>
      </w:r>
      <w:bookmarkEnd w:id="1343"/>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5"/>
            <w:r>
              <w:t>sprang forth</w:t>
            </w:r>
            <w:commentRangeEnd w:id="1345"/>
            <w:r>
              <w:rPr>
                <w:rStyle w:val="CommentReference"/>
                <w:rFonts w:ascii="Times New Roman" w:eastAsiaTheme="minorHAnsi" w:hAnsi="Times New Roman" w:cstheme="minorBidi"/>
                <w:color w:val="auto"/>
              </w:rPr>
              <w:commentReference w:id="134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6" w:name="_Toc459399280"/>
      <w:r>
        <w:t>November 25 (26) / Athor 29: Commemoration of the Annunciation, Nativity, and Resurrection on the 29</w:t>
      </w:r>
      <w:r w:rsidRPr="00C0205C">
        <w:rPr>
          <w:vertAlign w:val="superscript"/>
        </w:rPr>
        <w:t>th</w:t>
      </w:r>
      <w:r>
        <w:t xml:space="preserve"> of Every Month</w:t>
      </w:r>
      <w:bookmarkEnd w:id="1346"/>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7" w:name="_Ref472885608"/>
      <w:r>
        <w:t>The Doxology for St. Peter the Seal of the Martyrs</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8" w:name="_Toc459399281"/>
      <w:r>
        <w:t>November 26 (27) / Athor 30: Consecration of a Church of St. Cosmas and Damian, Their Brothers and Their Mother</w:t>
      </w:r>
      <w:bookmarkEnd w:id="1348"/>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49" w:name="_Toc459399282"/>
      <w:r>
        <w:t>November 27 (28) / Koiak 1: Consecration of the Church of St. Shenoute</w:t>
      </w:r>
      <w:bookmarkEnd w:id="1349"/>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50" w:name="_Toc459399283"/>
      <w:r>
        <w:t>November 29 (30) / Koiak 3: Entry of the Theotokos into the Temple</w:t>
      </w:r>
    </w:p>
    <w:p w14:paraId="422AF9D7" w14:textId="6CAD5146" w:rsidR="002A29E0" w:rsidRDefault="002A29E0" w:rsidP="002A29E0">
      <w:pPr>
        <w:pStyle w:val="Heading4"/>
      </w:pPr>
      <w:bookmarkStart w:id="1351" w:name="_Ref470555203"/>
      <w:r>
        <w:t>The Doxology of the Entry of the Theotokos into the Temple</w:t>
      </w:r>
      <w:r>
        <w:rPr>
          <w:rStyle w:val="FootnoteReference"/>
        </w:rPr>
        <w:footnoteReference w:id="959"/>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0"/>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3"/>
      <w:r>
        <w:t>.</w:t>
      </w:r>
    </w:p>
    <w:p w14:paraId="2DF67188" w14:textId="77777777" w:rsidR="00495F1A" w:rsidRDefault="00495F1A" w:rsidP="00495F1A">
      <w:pPr>
        <w:pStyle w:val="Heading2"/>
        <w:rPr>
          <w:rFonts w:ascii="FreeSerifAvvaShenouda" w:hAnsi="FreeSerifAvvaShenouda" w:cs="FreeSerifAvvaShenouda"/>
        </w:rPr>
      </w:pPr>
      <w:bookmarkStart w:id="1352" w:name="_Toc410196202"/>
      <w:bookmarkStart w:id="1353" w:name="_Toc410196444"/>
      <w:bookmarkStart w:id="1354" w:name="_Toc410196946"/>
      <w:bookmarkStart w:id="1355" w:name="_Toc459399204"/>
      <w:bookmarkStart w:id="1356" w:name="_Toc459399284"/>
      <w:bookmarkStart w:id="1357" w:name="December"/>
      <w:r>
        <w:lastRenderedPageBreak/>
        <w:t>December</w:t>
      </w:r>
      <w:bookmarkEnd w:id="1352"/>
      <w:bookmarkEnd w:id="1353"/>
      <w:bookmarkEnd w:id="1354"/>
      <w:r w:rsidR="00205EA4">
        <w:t xml:space="preserve"> or </w:t>
      </w:r>
      <w:r w:rsidR="00205EA4">
        <w:rPr>
          <w:rFonts w:ascii="FreeSerifAvvaShenouda" w:hAnsi="FreeSerifAvvaShenouda" w:cs="FreeSerifAvvaShenouda"/>
        </w:rPr>
        <w:t>Ⲕⲟⲓⲁϩⲕ</w:t>
      </w:r>
      <w:bookmarkEnd w:id="1355"/>
      <w:bookmarkEnd w:id="135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DB1D07">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DB1D07">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DB1D07">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DB1D07">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DB1D07">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DB1D07">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DB1D07">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DB1D07">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DB1D07">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DB1D07">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DB1D07">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DB1D07">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DB1D07">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DB1D07">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DB1D07">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DB1D07">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DB1D07">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DB1D07">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8" w:name="_Ref434478837"/>
      <w:r w:rsidR="009E261C">
        <w:t xml:space="preserve"> four Sundays before the Feast.</w:t>
      </w:r>
    </w:p>
    <w:p w14:paraId="3838D434" w14:textId="77777777" w:rsidR="006C0F49" w:rsidRDefault="006C0F49" w:rsidP="006C0F49">
      <w:pPr>
        <w:pStyle w:val="Heading4"/>
      </w:pPr>
      <w:bookmarkStart w:id="1359" w:name="_Ref459399026"/>
      <w:r>
        <w:t xml:space="preserve">The First Doxology of December or </w:t>
      </w:r>
      <w:r w:rsidRPr="006C0F49">
        <w:rPr>
          <w:rFonts w:ascii="FreeSerifAvvaShenouda" w:hAnsi="FreeSerifAvvaShenouda" w:cs="FreeSerifAvvaShenouda"/>
        </w:rPr>
        <w:t>Ⲕⲟⲓⲁϩⲕ</w:t>
      </w:r>
      <w:bookmarkEnd w:id="1358"/>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0"/>
            <w:r>
              <w:rPr>
                <w:rStyle w:val="CommentReference"/>
                <w:rFonts w:ascii="Times New Roman" w:eastAsiaTheme="minorHAnsi" w:hAnsi="Times New Roman" w:cstheme="minorBidi"/>
                <w:color w:val="auto"/>
              </w:rPr>
              <w:commentReference w:id="136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1"/>
            <w:r>
              <w:t xml:space="preserve">Announced </w:t>
            </w:r>
            <w:commentRangeEnd w:id="1361"/>
            <w:r>
              <w:rPr>
                <w:rStyle w:val="CommentReference"/>
                <w:rFonts w:ascii="Times New Roman" w:eastAsiaTheme="minorHAnsi" w:hAnsi="Times New Roman" w:cstheme="minorBidi"/>
                <w:color w:val="auto"/>
              </w:rPr>
              <w:commentReference w:id="136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3" w:name="_Ref434478867"/>
      <w:r>
        <w:t xml:space="preserve">The Third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4" w:name="_Ref434478878"/>
      <w:r>
        <w:t xml:space="preserve">The Fourth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5"/>
            <w:r>
              <w:t>He raised us with a new invitation.</w:t>
            </w:r>
            <w:commentRangeEnd w:id="1365"/>
            <w:r>
              <w:rPr>
                <w:rStyle w:val="CommentReference"/>
                <w:rFonts w:ascii="Times New Roman" w:eastAsiaTheme="minorHAnsi" w:hAnsi="Times New Roman" w:cstheme="minorBidi"/>
                <w:color w:val="auto"/>
              </w:rPr>
              <w:commentReference w:id="136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6"/>
            <w:r>
              <w:t>Bride</w:t>
            </w:r>
            <w:commentRangeEnd w:id="1366"/>
            <w:r>
              <w:rPr>
                <w:rStyle w:val="CommentReference"/>
                <w:rFonts w:ascii="Times New Roman" w:eastAsiaTheme="minorHAnsi" w:hAnsi="Times New Roman" w:cstheme="minorBidi"/>
                <w:color w:val="auto"/>
              </w:rPr>
              <w:commentReference w:id="136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7" w:name="_Ref434478888"/>
      <w:r>
        <w:t xml:space="preserve">The Fifth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8" w:name="_Ref434478907"/>
      <w:r>
        <w:t xml:space="preserve">The Sixth Doxology of December or </w:t>
      </w:r>
      <w:r w:rsidRPr="006C0F49">
        <w:rPr>
          <w:rFonts w:ascii="FreeSerifAvvaShenouda" w:hAnsi="FreeSerifAvvaShenouda" w:cs="FreeSerifAvvaShenouda"/>
        </w:rPr>
        <w:t>Ⲕⲟⲓⲁϩⲕ</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9"/>
            <w:r>
              <w:t xml:space="preserve">return </w:t>
            </w:r>
            <w:commentRangeEnd w:id="1369"/>
            <w:r>
              <w:rPr>
                <w:rStyle w:val="CommentReference"/>
              </w:rPr>
              <w:commentReference w:id="136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0"/>
            <w:r>
              <w:t xml:space="preserve">confirmation </w:t>
            </w:r>
            <w:commentRangeEnd w:id="1370"/>
            <w:r>
              <w:rPr>
                <w:rStyle w:val="CommentReference"/>
              </w:rPr>
              <w:commentReference w:id="137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2"/>
            <w:r>
              <w:t>Angel-evangel of Good News</w:t>
            </w:r>
            <w:commentRangeEnd w:id="1372"/>
            <w:r>
              <w:rPr>
                <w:rStyle w:val="CommentReference"/>
                <w:rFonts w:ascii="Times New Roman" w:eastAsiaTheme="minorHAnsi" w:hAnsi="Times New Roman" w:cstheme="minorBidi"/>
                <w:color w:val="auto"/>
              </w:rPr>
              <w:commentReference w:id="137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3"/>
            <w:r>
              <w:t>Hail, O full of grace</w:t>
            </w:r>
            <w:commentRangeEnd w:id="1373"/>
            <w:r>
              <w:rPr>
                <w:rStyle w:val="CommentReference"/>
                <w:rFonts w:ascii="Times New Roman" w:eastAsiaTheme="minorHAnsi" w:hAnsi="Times New Roman" w:cstheme="minorBidi"/>
                <w:color w:val="auto"/>
              </w:rPr>
              <w:commentReference w:id="137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4"/>
            <w:r>
              <w:t>Angel-Evangel</w:t>
            </w:r>
            <w:commentRangeEnd w:id="1374"/>
            <w:r>
              <w:rPr>
                <w:rStyle w:val="CommentReference"/>
                <w:rFonts w:ascii="Times New Roman" w:eastAsiaTheme="minorHAnsi" w:hAnsi="Times New Roman" w:cstheme="minorBidi"/>
                <w:color w:val="auto"/>
              </w:rPr>
              <w:commentReference w:id="137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5" w:name="_Ref434564112"/>
      <w:bookmarkStart w:id="1376" w:name="_Toc459399285"/>
      <w:bookmarkStart w:id="1377" w:name="_Toc410196203"/>
      <w:bookmarkStart w:id="1378" w:name="_Toc410196445"/>
      <w:bookmarkStart w:id="1379" w:name="_Toc410196947"/>
      <w:r>
        <w:lastRenderedPageBreak/>
        <w:t>December 1 (2) / Koiak 5: Martyrdom of St. Victor</w:t>
      </w:r>
      <w:bookmarkEnd w:id="1375"/>
      <w:bookmarkEnd w:id="1376"/>
    </w:p>
    <w:p w14:paraId="5851AA48" w14:textId="77777777" w:rsidR="00253C5F" w:rsidRDefault="00253C5F" w:rsidP="00253C5F">
      <w:pPr>
        <w:pStyle w:val="Heading4"/>
      </w:pPr>
      <w:bookmarkStart w:id="1380" w:name="_Ref434489590"/>
      <w:r>
        <w:t>The Doxology</w:t>
      </w:r>
      <w:r w:rsidR="00B46E6E">
        <w:t xml:space="preserve"> for St. Victor</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1"/>
            <w:r>
              <w:t>saint</w:t>
            </w:r>
            <w:commentRangeEnd w:id="1381"/>
            <w:r>
              <w:rPr>
                <w:rStyle w:val="CommentReference"/>
                <w:rFonts w:ascii="Times New Roman" w:eastAsiaTheme="minorHAnsi" w:hAnsi="Times New Roman" w:cstheme="minorBidi"/>
                <w:color w:val="auto"/>
              </w:rPr>
              <w:commentReference w:id="138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2" w:name="_Toc459399286"/>
      <w:r>
        <w:t>December 2 (3) / Koiak 6: Pope Abraam the Syrian</w:t>
      </w:r>
      <w:bookmarkEnd w:id="1382"/>
    </w:p>
    <w:p w14:paraId="705AECE8" w14:textId="77777777" w:rsidR="00F416C6" w:rsidRDefault="00F416C6" w:rsidP="00F416C6">
      <w:pPr>
        <w:pStyle w:val="Heading4"/>
      </w:pPr>
      <w:bookmarkStart w:id="1383" w:name="_Ref434492343"/>
      <w:r>
        <w:t>The Doxology of St. Simon the Tanner</w:t>
      </w:r>
      <w:r>
        <w:rPr>
          <w:rStyle w:val="FootnoteReference"/>
        </w:rPr>
        <w:footnoteReference w:id="963"/>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4" w:name="_Toc459399287"/>
      <w:r>
        <w:t xml:space="preserve">December 4 (5) / Koiak 8: </w:t>
      </w:r>
      <w:r w:rsidR="00743CE8">
        <w:t xml:space="preserve">The Martyrdom of </w:t>
      </w:r>
      <w:r>
        <w:t>Sts. Barbara and Juliana</w:t>
      </w:r>
      <w:bookmarkEnd w:id="1384"/>
    </w:p>
    <w:p w14:paraId="708D2111" w14:textId="7CD9674E" w:rsidR="003663F9" w:rsidRDefault="003663F9" w:rsidP="003663F9">
      <w:pPr>
        <w:pStyle w:val="Heading4"/>
      </w:pPr>
      <w:bookmarkStart w:id="138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6" w:name="_Ref459401359"/>
      <w:r>
        <w:t>The Doxology</w:t>
      </w:r>
      <w:r w:rsidR="00B46E6E">
        <w:t xml:space="preserve"> for Sts. Barbara and Juliana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7" w:name="_Toc459399288"/>
      <w:r>
        <w:t>December 4 (5) / Koiak 8: Also St. Samuel the Confessor</w:t>
      </w:r>
      <w:bookmarkEnd w:id="1387"/>
    </w:p>
    <w:p w14:paraId="2EE78AB4" w14:textId="77777777" w:rsidR="00224925" w:rsidRDefault="00224925" w:rsidP="00224925">
      <w:pPr>
        <w:pStyle w:val="Heading4"/>
      </w:pPr>
      <w:bookmarkStart w:id="1388" w:name="_Ref434491260"/>
      <w:r>
        <w:t>The Doxology</w:t>
      </w:r>
      <w:r w:rsidR="00810F04">
        <w:t xml:space="preserve"> for St. Samuel the Confessor</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2" w:name="_Toc459399289"/>
      <w:r>
        <w:lastRenderedPageBreak/>
        <w:t>December 6 (7) / Koiak 10: St. Nicholas</w:t>
      </w:r>
    </w:p>
    <w:p w14:paraId="6C72D403" w14:textId="3BE941B3" w:rsidR="002A29E0" w:rsidRDefault="002A29E0" w:rsidP="002A29E0">
      <w:pPr>
        <w:pStyle w:val="Heading4"/>
      </w:pPr>
      <w:bookmarkStart w:id="1393" w:name="_Ref470555294"/>
      <w:r>
        <w:t>The Doxology of St. Nicholas</w:t>
      </w:r>
      <w:r>
        <w:rPr>
          <w:rStyle w:val="FootnoteReference"/>
        </w:rPr>
        <w:footnoteReference w:id="966"/>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2"/>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4" w:name="_Toc459399290"/>
      <w:r>
        <w:t>December 7 (8) / Koiak 11: St. Ambrose</w:t>
      </w:r>
    </w:p>
    <w:p w14:paraId="5BA1907D" w14:textId="29C3B57A" w:rsidR="002A29E0" w:rsidRDefault="002A29E0" w:rsidP="002A29E0">
      <w:pPr>
        <w:pStyle w:val="Heading4"/>
      </w:pPr>
      <w:bookmarkStart w:id="1395" w:name="_Ref470555388"/>
      <w:r>
        <w:t>The Doxology of St. Ambrose</w:t>
      </w:r>
      <w:r>
        <w:rPr>
          <w:rStyle w:val="FootnoteReference"/>
        </w:rPr>
        <w:footnoteReference w:id="967"/>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lastRenderedPageBreak/>
        <w:t>December 8 (9) / Koiak 12: Commemoration of Archangel Michael</w:t>
      </w:r>
      <w:bookmarkEnd w:id="1394"/>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6" w:name="_Toc459399291"/>
      <w:r>
        <w:t>December 11 (12) / Koiak 15: St. Gregory the Armenian</w:t>
      </w:r>
    </w:p>
    <w:p w14:paraId="68D305ED" w14:textId="4394EE49" w:rsidR="002A29E0" w:rsidRDefault="002A29E0" w:rsidP="002A29E0">
      <w:pPr>
        <w:pStyle w:val="Heading4"/>
      </w:pPr>
      <w:bookmarkStart w:id="1397" w:name="_Ref470555434"/>
      <w:r>
        <w:t>The Doxology of St. Gregory the Armenian</w:t>
      </w:r>
      <w:r>
        <w:rPr>
          <w:rStyle w:val="FootnoteReference"/>
        </w:rPr>
        <w:footnoteReference w:id="968"/>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9"/>
      </w:r>
      <w:bookmarkEnd w:id="1396"/>
    </w:p>
    <w:p w14:paraId="62C88580" w14:textId="20113B9E" w:rsidR="002A29E0" w:rsidRDefault="002A29E0" w:rsidP="002A29E0">
      <w:pPr>
        <w:pStyle w:val="Heading4"/>
      </w:pPr>
      <w:bookmarkStart w:id="1398" w:name="_Ref470555491"/>
      <w:bookmarkStart w:id="1399" w:name="_Toc459399292"/>
      <w:r>
        <w:t>The Doxology of St. Spyridon</w:t>
      </w:r>
      <w:r>
        <w:rPr>
          <w:rStyle w:val="FootnoteReference"/>
        </w:rPr>
        <w:footnoteReference w:id="970"/>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9"/>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0" w:name="_Toc459399293"/>
      <w:r>
        <w:t>December 17 (18) / Koiak 21: Also the Martyrdom of St. Barnabas, on</w:t>
      </w:r>
      <w:r w:rsidR="00743CE8">
        <w:t>e</w:t>
      </w:r>
      <w:r>
        <w:t xml:space="preserve"> of the Seventy Two</w:t>
      </w:r>
      <w:bookmarkEnd w:id="1400"/>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1" w:name="_Toc459399294"/>
      <w:r>
        <w:t>December 18 (19) / Koiak 22: Archangel Gabriel</w:t>
      </w:r>
      <w:r w:rsidR="00481AE5">
        <w:t xml:space="preserve"> (Consecration)</w:t>
      </w:r>
      <w:bookmarkEnd w:id="1401"/>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2" w:name="_Toc459399295"/>
      <w:r>
        <w:lastRenderedPageBreak/>
        <w:t>December 20 (21) / Koiak 24: St. Ignatius of Antioch</w:t>
      </w:r>
    </w:p>
    <w:p w14:paraId="2887E1AE" w14:textId="14F194FE" w:rsidR="00D94D36" w:rsidRDefault="00D94D36" w:rsidP="00D94D36">
      <w:pPr>
        <w:pStyle w:val="Heading4"/>
      </w:pPr>
      <w:bookmarkStart w:id="1403" w:name="_Ref472885708"/>
      <w:r>
        <w:t>The Doxology of St. Ignatius</w:t>
      </w:r>
      <w:r>
        <w:rPr>
          <w:rStyle w:val="FootnoteReference"/>
        </w:rPr>
        <w:footnoteReference w:id="971"/>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2"/>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4" w:name="_Toc459399296"/>
      <w:r>
        <w:t>December 21 (22) / Koiak 25: St. John Kami</w:t>
      </w:r>
      <w:bookmarkEnd w:id="1404"/>
    </w:p>
    <w:p w14:paraId="3F9EF92D" w14:textId="77777777" w:rsidR="00810F04" w:rsidRPr="00810F04" w:rsidRDefault="00810F04" w:rsidP="00810F04">
      <w:pPr>
        <w:pStyle w:val="Heading4"/>
      </w:pPr>
      <w:bookmarkStart w:id="1405" w:name="_Ref434491108"/>
      <w:r>
        <w:t>The Doxology for St. John Kami</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6" w:name="_Toc459399297"/>
      <w:r>
        <w:t>December 24 (25) / Koiak 28: Nativity Preparation Day</w:t>
      </w:r>
      <w:bookmarkEnd w:id="140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7" w:name="_Ref434477504"/>
      <w:r>
        <w:t>The Doxology</w:t>
      </w:r>
      <w:r w:rsidR="00E21EA3">
        <w:t xml:space="preserve"> for the Preparation Day of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8"/>
            <w:r>
              <w:t>Theotokos</w:t>
            </w:r>
            <w:commentRangeEnd w:id="1408"/>
            <w:r>
              <w:rPr>
                <w:rStyle w:val="CommentReference"/>
                <w:rFonts w:ascii="Times New Roman" w:eastAsiaTheme="minorHAnsi" w:hAnsi="Times New Roman" w:cstheme="minorBidi"/>
                <w:color w:val="auto"/>
              </w:rPr>
              <w:commentReference w:id="140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9" w:name="_Toc459399298"/>
      <w:r>
        <w:t>December 25 (26) / Koiak 29: The Feast of the Nativity</w:t>
      </w:r>
      <w:bookmarkEnd w:id="140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0" w:name="_Ref434477532"/>
      <w:r>
        <w:lastRenderedPageBreak/>
        <w:t xml:space="preserve">The </w:t>
      </w:r>
      <w:r w:rsidR="00C33BEB">
        <w:t xml:space="preserve">First </w:t>
      </w:r>
      <w:r>
        <w:t>Doxology</w:t>
      </w:r>
      <w:r w:rsidR="00C33BEB">
        <w:t xml:space="preserve">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1" w:name="_Ref434477542"/>
      <w:r>
        <w:t>The Second Doxology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2"/>
            <w:r>
              <w:t xml:space="preserve">rescued </w:t>
            </w:r>
            <w:commentRangeEnd w:id="1412"/>
            <w:r>
              <w:rPr>
                <w:rStyle w:val="CommentReference"/>
                <w:rFonts w:ascii="Times New Roman" w:eastAsiaTheme="minorHAnsi" w:hAnsi="Times New Roman" w:cstheme="minorBidi"/>
                <w:color w:val="auto"/>
              </w:rPr>
              <w:commentReference w:id="1412"/>
            </w:r>
            <w:r>
              <w:t>and saved us,</w:t>
            </w:r>
          </w:p>
          <w:p w14:paraId="372D1056" w14:textId="77777777" w:rsidR="00C33BEB" w:rsidRDefault="00C33BEB" w:rsidP="00C33BEB">
            <w:pPr>
              <w:pStyle w:val="EngHangEnd"/>
            </w:pPr>
            <w:commentRangeStart w:id="1413"/>
            <w:r>
              <w:t xml:space="preserve">We </w:t>
            </w:r>
            <w:commentRangeEnd w:id="1413"/>
            <w:r>
              <w:rPr>
                <w:rStyle w:val="CommentReference"/>
                <w:rFonts w:ascii="Times New Roman" w:eastAsiaTheme="minorHAnsi" w:hAnsi="Times New Roman" w:cstheme="minorBidi"/>
                <w:color w:val="auto"/>
              </w:rPr>
              <w:commentReference w:id="141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4" w:name="_Ref434477554"/>
      <w:r>
        <w:t>The Third Doxology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5" w:name="_Ref434475057"/>
      <w:r>
        <w:t>The Sunday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6" w:name="_Ref434475083"/>
      <w:r>
        <w:t>The Monday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7" w:name="_Ref434475102"/>
      <w:r>
        <w:t>The Tuesday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8"/>
            <w:r>
              <w:t xml:space="preserve">Shone </w:t>
            </w:r>
            <w:commentRangeEnd w:id="1418"/>
            <w:r>
              <w:rPr>
                <w:rStyle w:val="CommentReference"/>
              </w:rPr>
              <w:commentReference w:id="141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9"/>
            <w:r>
              <w:t>All</w:t>
            </w:r>
            <w:commentRangeEnd w:id="1419"/>
            <w:r>
              <w:rPr>
                <w:rStyle w:val="CommentReference"/>
              </w:rPr>
              <w:commentReference w:id="141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0"/>
            <w:r>
              <w:t>seals</w:t>
            </w:r>
            <w:commentRangeEnd w:id="1420"/>
            <w:r>
              <w:rPr>
                <w:rStyle w:val="CommentReference"/>
              </w:rPr>
              <w:commentReference w:id="142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1"/>
            <w:r>
              <w:t>Tetra</w:t>
            </w:r>
            <w:commentRangeEnd w:id="1421"/>
            <w:r>
              <w:rPr>
                <w:rStyle w:val="CommentReference"/>
              </w:rPr>
              <w:commentReference w:id="142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2"/>
            <w:r>
              <w:t xml:space="preserve">flaming </w:t>
            </w:r>
            <w:commentRangeEnd w:id="1422"/>
            <w:r>
              <w:rPr>
                <w:rStyle w:val="CommentReference"/>
              </w:rPr>
              <w:commentReference w:id="142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3"/>
            <w:r>
              <w:t>disease</w:t>
            </w:r>
            <w:commentRangeEnd w:id="1423"/>
            <w:r>
              <w:rPr>
                <w:rStyle w:val="CommentReference"/>
              </w:rPr>
              <w:commentReference w:id="142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4" w:name="_Ref434475128"/>
      <w:r>
        <w:t>The Wednesday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5" w:name="_Ref434475150"/>
      <w:r>
        <w:t>The Thursday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6"/>
            <w:r>
              <w:t xml:space="preserve">Isaiah </w:t>
            </w:r>
            <w:commentRangeEnd w:id="1426"/>
            <w:r>
              <w:rPr>
                <w:rStyle w:val="CommentReference"/>
              </w:rPr>
              <w:commentReference w:id="142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7" w:name="_Ref434475177"/>
      <w:r>
        <w:t>The Friday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8" w:name="_Ref434475196"/>
      <w:r>
        <w:t>The Saturday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9"/>
            <w:r>
              <w:t>For I cannot speak.</w:t>
            </w:r>
            <w:commentRangeEnd w:id="1429"/>
            <w:r>
              <w:rPr>
                <w:rStyle w:val="CommentReference"/>
              </w:rPr>
              <w:commentReference w:id="142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0" w:name="_Toc459399299"/>
      <w:r>
        <w:lastRenderedPageBreak/>
        <w:t>December 26 (27) / Koiak 30: The Second Day of the Feast of the Nativity</w:t>
      </w:r>
      <w:bookmarkEnd w:id="143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1" w:name="_Ref434561401"/>
      <w:bookmarkStart w:id="1432" w:name="_Toc459399300"/>
      <w:r>
        <w:t>December 27 (28) / Tobi 1: St. Stephen Day</w:t>
      </w:r>
      <w:bookmarkEnd w:id="1431"/>
      <w:bookmarkEnd w:id="1432"/>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3" w:name="_Toc459399301"/>
      <w:r>
        <w:t>December 29 (30) / Tobi 3: The One Hundred and Forty Four Thousand</w:t>
      </w:r>
      <w:bookmarkEnd w:id="1433"/>
    </w:p>
    <w:p w14:paraId="2FE981A9" w14:textId="77777777" w:rsidR="00073003" w:rsidRDefault="00073003" w:rsidP="00073003">
      <w:pPr>
        <w:pStyle w:val="Heading4"/>
      </w:pPr>
      <w:bookmarkStart w:id="1434" w:name="_Ref434488616"/>
      <w:r>
        <w:t>The Doxology</w:t>
      </w:r>
      <w:r w:rsidR="00B46E6E">
        <w:t xml:space="preserve"> for the One Hundred and Forty Four Thousand</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5" w:name="_Ref434564016"/>
      <w:bookmarkStart w:id="1436" w:name="_Toc459399302"/>
      <w:r>
        <w:lastRenderedPageBreak/>
        <w:t>December 30 (31) / Tobi 4: St. John the Evangelist</w:t>
      </w:r>
      <w:bookmarkEnd w:id="1435"/>
      <w:bookmarkEnd w:id="1436"/>
    </w:p>
    <w:p w14:paraId="3C0BCC81" w14:textId="77777777" w:rsidR="00FF5FF3" w:rsidRDefault="00FF5FF3" w:rsidP="00FF5FF3">
      <w:pPr>
        <w:pStyle w:val="Heading4"/>
      </w:pPr>
      <w:bookmarkStart w:id="1437" w:name="_Ref434488768"/>
      <w:r>
        <w:t>The Doxology</w:t>
      </w:r>
      <w:r w:rsidR="00B46E6E">
        <w:t xml:space="preserve"> for</w:t>
      </w:r>
      <w:r w:rsidR="00BC160E">
        <w:t xml:space="preserve"> St. John the Evangelist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8"/>
            <w:r>
              <w:t>Zebulun</w:t>
            </w:r>
            <w:commentRangeEnd w:id="1438"/>
            <w:r>
              <w:rPr>
                <w:rStyle w:val="FootnoteReference"/>
              </w:rPr>
              <w:footnoteReference w:id="975"/>
            </w:r>
            <w:r>
              <w:rPr>
                <w:rStyle w:val="CommentReference"/>
                <w:rFonts w:ascii="Times New Roman" w:eastAsiaTheme="minorHAnsi" w:hAnsi="Times New Roman" w:cstheme="minorBidi"/>
                <w:color w:val="auto"/>
              </w:rPr>
              <w:commentReference w:id="143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9" w:name="_Toc410196204"/>
      <w:bookmarkStart w:id="1440" w:name="_Toc410196446"/>
      <w:bookmarkStart w:id="1441" w:name="_Toc410196948"/>
      <w:bookmarkStart w:id="1442" w:name="_Toc459399205"/>
      <w:bookmarkStart w:id="1443" w:name="January"/>
      <w:bookmarkEnd w:id="1357"/>
      <w:bookmarkEnd w:id="1377"/>
      <w:bookmarkEnd w:id="1378"/>
      <w:bookmarkEnd w:id="1379"/>
      <w:r>
        <w:lastRenderedPageBreak/>
        <w:t>January</w:t>
      </w:r>
      <w:bookmarkEnd w:id="1439"/>
      <w:bookmarkEnd w:id="1440"/>
      <w:bookmarkEnd w:id="1441"/>
      <w:r w:rsidR="00FF5FF3">
        <w:t xml:space="preserve"> or </w:t>
      </w:r>
      <w:r w:rsidR="00FF5FF3">
        <w:rPr>
          <w:rFonts w:ascii="FreeSerifAvvaShenouda" w:hAnsi="FreeSerifAvvaShenouda" w:cs="FreeSerifAvvaShenouda"/>
        </w:rPr>
        <w:t>Ⲧⲱⲃⲓ</w:t>
      </w:r>
      <w:bookmarkEnd w:id="1442"/>
    </w:p>
    <w:bookmarkStart w:id="1444" w:name="_Toc410196205" w:displacedByCustomXml="next"/>
    <w:bookmarkStart w:id="1445" w:name="_Toc410196447" w:displacedByCustomXml="next"/>
    <w:bookmarkStart w:id="1446"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DB1D07">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DB1D07">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DB1D07">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DB1D07">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DB1D07">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DB1D07">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DB1D07">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DB1D07">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DB1D07">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DB1D07">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DB1D07">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DB1D07">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DB1D07">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DB1D07">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DB1D07">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DB1D07">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DB1D07">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DB1D07">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DB1D07">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7" w:name="_Toc459399303"/>
      <w:r>
        <w:rPr>
          <w:lang w:val="en-US"/>
        </w:rPr>
        <w:lastRenderedPageBreak/>
        <w:t>January 1 (2) / Tobi 6</w:t>
      </w:r>
      <w:r w:rsidR="00FF5FF3">
        <w:rPr>
          <w:lang w:val="en-US"/>
        </w:rPr>
        <w:t xml:space="preserve">: The Feast of the </w:t>
      </w:r>
      <w:r w:rsidR="00495F1A">
        <w:t>Circumcision</w:t>
      </w:r>
      <w:bookmarkEnd w:id="1446"/>
      <w:bookmarkEnd w:id="1445"/>
      <w:bookmarkEnd w:id="1444"/>
      <w:bookmarkEnd w:id="1447"/>
    </w:p>
    <w:p w14:paraId="1387E376" w14:textId="77777777" w:rsidR="00FF5FF3" w:rsidRDefault="00FF5FF3" w:rsidP="00FF5FF3">
      <w:pPr>
        <w:pStyle w:val="Heading4"/>
      </w:pPr>
      <w:bookmarkStart w:id="1448" w:name="_Ref434477590"/>
      <w:r>
        <w:t>The Doxology</w:t>
      </w:r>
      <w:r w:rsidR="00E21EA3">
        <w:t xml:space="preserve"> for the Circumcision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9"/>
            <w:r>
              <w:t xml:space="preserve">Christian </w:t>
            </w:r>
            <w:commentRangeEnd w:id="1449"/>
            <w:r>
              <w:rPr>
                <w:rStyle w:val="CommentReference"/>
                <w:rFonts w:ascii="Times New Roman" w:eastAsiaTheme="minorHAnsi" w:hAnsi="Times New Roman" w:cstheme="minorBidi"/>
                <w:color w:val="auto"/>
              </w:rPr>
              <w:commentReference w:id="144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0" w:name="_Ref434475229"/>
      <w:r>
        <w:t>The Psali Adam</w:t>
      </w:r>
      <w:r w:rsidR="006C1B94">
        <w:t xml:space="preserve"> for the Circumcision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1"/>
            <w:r>
              <w:t xml:space="preserve">Victorious </w:t>
            </w:r>
            <w:commentRangeEnd w:id="1451"/>
            <w:r>
              <w:rPr>
                <w:rStyle w:val="CommentReference"/>
              </w:rPr>
              <w:commentReference w:id="145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2" w:name="_Ref434475252"/>
      <w:r>
        <w:t>The Psali Batos</w:t>
      </w:r>
      <w:r w:rsidR="006C1B94">
        <w:t xml:space="preserve"> for the Circumcision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3"/>
            <w:r>
              <w:t>divinity</w:t>
            </w:r>
            <w:commentRangeEnd w:id="1453"/>
            <w:r>
              <w:rPr>
                <w:rStyle w:val="CommentReference"/>
              </w:rPr>
              <w:commentReference w:id="145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4" w:name="_Toc410196206"/>
      <w:bookmarkStart w:id="1455" w:name="_Toc410196448"/>
      <w:bookmarkStart w:id="1456" w:name="_Toc410196950"/>
      <w:bookmarkStart w:id="1457" w:name="_Toc459399304"/>
      <w:r>
        <w:t xml:space="preserve">January 6 (7) / Tobi 11: The Feast of </w:t>
      </w:r>
      <w:r w:rsidR="00495F1A">
        <w:t>Theophany</w:t>
      </w:r>
      <w:bookmarkEnd w:id="1454"/>
      <w:bookmarkEnd w:id="1455"/>
      <w:bookmarkEnd w:id="1456"/>
      <w:bookmarkEnd w:id="1457"/>
    </w:p>
    <w:p w14:paraId="322B4F7B" w14:textId="77777777" w:rsidR="00FF5FF3" w:rsidRDefault="00430630" w:rsidP="00FF5FF3">
      <w:pPr>
        <w:pStyle w:val="Heading4"/>
      </w:pPr>
      <w:bookmarkStart w:id="1458" w:name="_Ref434477630"/>
      <w:r>
        <w:t>An</w:t>
      </w:r>
      <w:r w:rsidR="00FF5FF3">
        <w:t xml:space="preserve"> </w:t>
      </w:r>
      <w:r>
        <w:t xml:space="preserve">Abridged </w:t>
      </w:r>
      <w:r w:rsidR="00FF5FF3">
        <w:t>Doxology</w:t>
      </w:r>
      <w:r w:rsidR="00E21EA3">
        <w:t xml:space="preserve">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9" w:name="_Ref434477641"/>
      <w:r>
        <w:lastRenderedPageBreak/>
        <w:t>The First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0" w:name="_Ref434477660"/>
      <w:r>
        <w:lastRenderedPageBreak/>
        <w:t>The Second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1" w:name="_Ref434475280"/>
      <w:r>
        <w:t>The Sunday Psali Adam</w:t>
      </w:r>
      <w:r w:rsidR="006C1B94">
        <w:t xml:space="preserve">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2"/>
            <w:r>
              <w:t xml:space="preserve">confirm </w:t>
            </w:r>
            <w:commentRangeEnd w:id="1462"/>
            <w:r>
              <w:rPr>
                <w:rStyle w:val="CommentReference"/>
              </w:rPr>
              <w:commentReference w:id="146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3"/>
            <w:r>
              <w:t>ⲛ̀ϫⲉ</w:t>
            </w:r>
            <w:commentRangeEnd w:id="1463"/>
            <w:r>
              <w:rPr>
                <w:rStyle w:val="CommentReference"/>
                <w:rFonts w:ascii="Times New Roman" w:hAnsi="Times New Roman"/>
              </w:rPr>
              <w:commentReference w:id="146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4"/>
            <w:r>
              <w:t>moved</w:t>
            </w:r>
            <w:commentRangeEnd w:id="1464"/>
            <w:r>
              <w:rPr>
                <w:rStyle w:val="CommentReference"/>
              </w:rPr>
              <w:commentReference w:id="146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5"/>
            <w:r>
              <w:t>thrice holy,</w:t>
            </w:r>
            <w:commentRangeEnd w:id="1465"/>
            <w:r>
              <w:rPr>
                <w:rStyle w:val="CommentReference"/>
              </w:rPr>
              <w:commentReference w:id="146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6" w:name="_Ref434475309"/>
      <w:r>
        <w:lastRenderedPageBreak/>
        <w:t>The Monday Psali Adam</w:t>
      </w:r>
      <w:r w:rsidR="006C1B94">
        <w:t xml:space="preserve"> for Theophany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7"/>
            <w:r>
              <w:t xml:space="preserve">Ⲓⲱⲁⲛⲛⲟⲩ </w:t>
            </w:r>
            <w:commentRangeEnd w:id="1467"/>
            <w:r>
              <w:rPr>
                <w:rStyle w:val="CommentReference"/>
                <w:rFonts w:ascii="Times New Roman" w:hAnsi="Times New Roman"/>
              </w:rPr>
              <w:commentReference w:id="146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8"/>
            <w:r>
              <w:rPr>
                <w:rFonts w:eastAsia="Arial Unicode MS" w:cs="FreeSerifAvvaShenouda"/>
              </w:rPr>
              <w:t>ⲛⲓϯϩⲟ</w:t>
            </w:r>
            <w:commentRangeEnd w:id="1468"/>
            <w:r>
              <w:rPr>
                <w:rStyle w:val="CommentReference"/>
                <w:rFonts w:ascii="Times New Roman" w:hAnsi="Times New Roman"/>
              </w:rPr>
              <w:commentReference w:id="146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9" w:name="_Ref434475331"/>
      <w:r>
        <w:t>The Tuesday Psali Adam</w:t>
      </w:r>
      <w:r w:rsidR="006C1B94">
        <w:t xml:space="preserve"> for Theophany</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0"/>
            <w:r>
              <w:t>ⲫⲏ</w:t>
            </w:r>
            <w:commentRangeEnd w:id="1470"/>
            <w:r>
              <w:rPr>
                <w:rStyle w:val="CommentReference"/>
                <w:rFonts w:ascii="Times New Roman" w:hAnsi="Times New Roman"/>
              </w:rPr>
              <w:commentReference w:id="147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1"/>
            <w:r>
              <w:t>ϯⲥⲩⲛⲧⲉⲗⲓⲁ</w:t>
            </w:r>
            <w:commentRangeEnd w:id="1471"/>
            <w:r>
              <w:rPr>
                <w:rStyle w:val="CommentReference"/>
                <w:rFonts w:ascii="Times New Roman" w:hAnsi="Times New Roman"/>
              </w:rPr>
              <w:commentReference w:id="147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2" w:name="_Ref434475362"/>
      <w:r>
        <w:t>The Wednesday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3" w:name="_Ref434475388"/>
      <w:r>
        <w:t>The Thursday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4" w:name="_Ref434475411"/>
      <w:r>
        <w:t>The Friday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5" w:name="_Ref434475434"/>
      <w:r>
        <w:t>The Saturday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6"/>
            <w:r>
              <w:t>liberty</w:t>
            </w:r>
            <w:commentRangeEnd w:id="1476"/>
            <w:r>
              <w:rPr>
                <w:rStyle w:val="CommentReference"/>
              </w:rPr>
              <w:commentReference w:id="147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7"/>
            <w:r>
              <w:t xml:space="preserve">confirm </w:t>
            </w:r>
            <w:commentRangeEnd w:id="1477"/>
            <w:r>
              <w:rPr>
                <w:rStyle w:val="CommentReference"/>
              </w:rPr>
              <w:commentReference w:id="147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8" w:name="_Toc459399305"/>
      <w:r>
        <w:t>January 7 (8) / Tobi 12</w:t>
      </w:r>
      <w:r w:rsidR="001225FA">
        <w:t xml:space="preserve">: </w:t>
      </w:r>
      <w:r>
        <w:t>The Second Day of the Feast of Theophany</w:t>
      </w:r>
      <w:bookmarkEnd w:id="147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9" w:name="_Toc459399306"/>
      <w:r>
        <w:lastRenderedPageBreak/>
        <w:t>January 7 (8) / Tobi 12</w:t>
      </w:r>
      <w:r w:rsidR="001225FA">
        <w:t xml:space="preserve">: </w:t>
      </w:r>
      <w:r>
        <w:t>Also the Commemoration of Archangel Michael</w:t>
      </w:r>
      <w:bookmarkEnd w:id="1479"/>
    </w:p>
    <w:p w14:paraId="1817A089" w14:textId="77777777" w:rsidR="005F6770" w:rsidRDefault="00191A26" w:rsidP="0082304E">
      <w:pPr>
        <w:pStyle w:val="Heading4"/>
      </w:pPr>
      <w:bookmarkStart w:id="1480" w:name="_Toc410196207"/>
      <w:bookmarkStart w:id="1481" w:name="_Toc410196449"/>
      <w:bookmarkStart w:id="1482"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3" w:name="_Ref434562461"/>
      <w:bookmarkStart w:id="1484" w:name="_Toc459399307"/>
      <w:r>
        <w:t>January 7 (8) / Tobi 12</w:t>
      </w:r>
      <w:r w:rsidR="001225FA">
        <w:t xml:space="preserve">: </w:t>
      </w:r>
      <w:commentRangeStart w:id="1485"/>
      <w:r>
        <w:t>Also St. Theodore Anatoly</w:t>
      </w:r>
      <w:commentRangeEnd w:id="1485"/>
      <w:r>
        <w:rPr>
          <w:rStyle w:val="CommentReference"/>
          <w:rFonts w:eastAsiaTheme="minorHAnsi" w:cstheme="minorBidi"/>
          <w:b w:val="0"/>
          <w:bCs w:val="0"/>
        </w:rPr>
        <w:commentReference w:id="1485"/>
      </w:r>
      <w:bookmarkEnd w:id="1483"/>
      <w:bookmarkEnd w:id="1484"/>
    </w:p>
    <w:p w14:paraId="7DD26869" w14:textId="77777777" w:rsidR="006B44CE" w:rsidRDefault="006B44CE" w:rsidP="006B44CE">
      <w:pPr>
        <w:pStyle w:val="Heading4"/>
      </w:pPr>
      <w:bookmarkStart w:id="1486" w:name="_Ref434477694"/>
      <w:bookmarkStart w:id="1487" w:name="_Ref434489376"/>
      <w:r>
        <w:t>The Doxology</w:t>
      </w:r>
      <w:bookmarkEnd w:id="1486"/>
      <w:r w:rsidR="00B46E6E">
        <w:t xml:space="preserve"> for St. Theodore Anatoly</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8" w:name="_Toc459399308"/>
      <w:r>
        <w:t>January 8 (9) / Tobi 13: The Feast of T</w:t>
      </w:r>
      <w:r w:rsidR="00495F1A">
        <w:t>he Wedding of Cana of Galilee</w:t>
      </w:r>
      <w:bookmarkEnd w:id="1480"/>
      <w:bookmarkEnd w:id="1481"/>
      <w:bookmarkEnd w:id="1482"/>
      <w:bookmarkEnd w:id="1488"/>
    </w:p>
    <w:p w14:paraId="46F7A60E" w14:textId="77777777" w:rsidR="00A37BB6" w:rsidRDefault="00A37BB6" w:rsidP="00A37BB6">
      <w:pPr>
        <w:pStyle w:val="Heading4"/>
      </w:pPr>
      <w:bookmarkStart w:id="1489" w:name="_Ref434477774"/>
      <w:r>
        <w:t>The Doxology</w:t>
      </w:r>
      <w:r w:rsidR="00E21EA3">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0" w:name="_Ref434475472"/>
      <w:r>
        <w:t>The Psali Adam</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1" w:name="_Ref434475500"/>
      <w:r>
        <w:t>The Psali Batos</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2" w:name="_Ref434560112"/>
      <w:bookmarkStart w:id="1493" w:name="_Toc459399309"/>
      <w:r>
        <w:t>January 8 (9) / Tobi 13: Also the Martyrdom of St. Demiana</w:t>
      </w:r>
      <w:bookmarkEnd w:id="1492"/>
      <w:bookmarkEnd w:id="1493"/>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4" w:name="_Ref434490124"/>
      <w:r>
        <w:t>Another Doxology of St. Demiana</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5" w:name="_Ref434563224"/>
      <w:bookmarkStart w:id="1496" w:name="_Toc459399310"/>
      <w:r>
        <w:t>January 9 (10) / Tobi 14: St. Maximus</w:t>
      </w:r>
      <w:bookmarkEnd w:id="1495"/>
      <w:bookmarkEnd w:id="1496"/>
    </w:p>
    <w:p w14:paraId="1847ABB1" w14:textId="77777777" w:rsidR="00662600" w:rsidRDefault="00810F04" w:rsidP="00810F04">
      <w:pPr>
        <w:pStyle w:val="Heading4"/>
      </w:pPr>
      <w:bookmarkStart w:id="1497" w:name="_Ref434490957"/>
      <w:r>
        <w:t>The Doxology for</w:t>
      </w:r>
      <w:r w:rsidR="00662600">
        <w:t xml:space="preserve"> Sts. Maximus and Dometius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1" w:name="_Toc459399311"/>
      <w:r>
        <w:t>Jan</w:t>
      </w:r>
      <w:r w:rsidR="00662600">
        <w:t>uary 12 (13) / Tobi 17: St. Dome</w:t>
      </w:r>
      <w:r>
        <w:t>tius</w:t>
      </w:r>
      <w:bookmarkEnd w:id="150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2" w:name="_Toc459399312"/>
      <w:r>
        <w:lastRenderedPageBreak/>
        <w:t>January 13 (14) / Tobi 18: St. Hilary of Poitiers</w:t>
      </w:r>
      <w:bookmarkEnd w:id="1502"/>
    </w:p>
    <w:p w14:paraId="17E429FC" w14:textId="7FC8029F" w:rsidR="00A96087" w:rsidRDefault="00A96087" w:rsidP="00A96087">
      <w:pPr>
        <w:pStyle w:val="Heading4"/>
      </w:pPr>
      <w:r>
        <w:t>The Doxology for St. Hilary of Poitiers</w:t>
      </w:r>
      <w:r w:rsidR="006035EE">
        <w:rPr>
          <w:rStyle w:val="FootnoteReference"/>
        </w:rPr>
        <w:footnoteReference w:id="9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3" w:name="_Toc459399313"/>
      <w:bookmarkStart w:id="1504" w:name="_Toc410196208"/>
      <w:bookmarkStart w:id="1505" w:name="_Toc410196450"/>
      <w:bookmarkStart w:id="1506" w:name="_Toc410196952"/>
      <w:r>
        <w:t>January 15 (16) / Tobi 20: Departure of St. Prochorus the Disciple</w:t>
      </w:r>
      <w:bookmarkEnd w:id="150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7" w:name="_Toc459399314"/>
      <w:r>
        <w:lastRenderedPageBreak/>
        <w:t xml:space="preserve">January 16 (17) / Tobi 21: </w:t>
      </w:r>
      <w:r w:rsidR="00495F1A">
        <w:t>The Dormition of the Virgin</w:t>
      </w:r>
      <w:bookmarkEnd w:id="1504"/>
      <w:bookmarkEnd w:id="1505"/>
      <w:bookmarkEnd w:id="1506"/>
      <w:bookmarkEnd w:id="150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8" w:name="_Ref434560171"/>
      <w:bookmarkStart w:id="1509" w:name="_Toc459399315"/>
      <w:r>
        <w:t>January 17 (18) / Tobi 22: St. Anthony the Great</w:t>
      </w:r>
      <w:bookmarkEnd w:id="1508"/>
      <w:bookmarkEnd w:id="1509"/>
    </w:p>
    <w:p w14:paraId="38BCD1D7" w14:textId="77777777" w:rsidR="00FF5FF3" w:rsidRDefault="00FF5FF3" w:rsidP="00FF5FF3">
      <w:pPr>
        <w:pStyle w:val="Heading4"/>
      </w:pPr>
      <w:bookmarkStart w:id="1510" w:name="_Ref434490340"/>
      <w:r>
        <w:t>The Doxology</w:t>
      </w:r>
      <w:r w:rsidR="00B46E6E">
        <w:t xml:space="preserve"> for St. Anthony the Great</w:t>
      </w:r>
      <w:bookmarkEnd w:id="151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1" w:name="_Toc459399316"/>
      <w:r>
        <w:t>January 18 (19) / Tobi 23: St. Timothy the Apostle</w:t>
      </w:r>
      <w:bookmarkEnd w:id="151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2" w:name="_Toc459399317"/>
      <w:r>
        <w:t>January 22 (23) / Tobi 27: Archangel Suriel</w:t>
      </w:r>
      <w:bookmarkEnd w:id="1512"/>
    </w:p>
    <w:p w14:paraId="79FCFE0C" w14:textId="77777777" w:rsidR="00596AC8" w:rsidRDefault="00596AC8" w:rsidP="00596AC8">
      <w:pPr>
        <w:pStyle w:val="Heading4"/>
      </w:pPr>
      <w:bookmarkStart w:id="1513" w:name="_Ref434488250"/>
      <w:r>
        <w:t>The Doxology</w:t>
      </w:r>
      <w:r w:rsidR="00B46E6E">
        <w:t xml:space="preserve"> for Archangel Suriel</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4" w:name="_Toc459399318"/>
      <w:r>
        <w:t>January 22 (23) / Tobi 27: Also Relocation of St. Timothy the Apostle’s Relics</w:t>
      </w:r>
      <w:bookmarkEnd w:id="1514"/>
    </w:p>
    <w:p w14:paraId="3FBC7E0C" w14:textId="07BFA0F6" w:rsidR="00191A26" w:rsidRDefault="00191A26" w:rsidP="00191A26">
      <w:pPr>
        <w:pStyle w:val="Rubric"/>
      </w:pPr>
      <w:bookmarkStart w:id="1515"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6" w:name="_Toc459399319"/>
      <w:r>
        <w:t>January 24 (25) / Tobi 29: Commemoration of the Annunciation, Nativity, and Resurrection on the 29</w:t>
      </w:r>
      <w:r w:rsidRPr="00C0205C">
        <w:rPr>
          <w:vertAlign w:val="superscript"/>
        </w:rPr>
        <w:t>th</w:t>
      </w:r>
      <w:r>
        <w:t xml:space="preserve"> of Every Month</w:t>
      </w:r>
      <w:bookmarkEnd w:id="151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7" w:name="_Toc459399320"/>
      <w:r>
        <w:t>January 27 (28) / Meshir 2: St. Paul the Anchorite</w:t>
      </w:r>
      <w:bookmarkEnd w:id="1515"/>
      <w:bookmarkEnd w:id="1517"/>
    </w:p>
    <w:p w14:paraId="680E4267" w14:textId="77777777" w:rsidR="00C30529" w:rsidRDefault="00C30529" w:rsidP="00C30529">
      <w:pPr>
        <w:pStyle w:val="Heading4"/>
      </w:pPr>
      <w:bookmarkStart w:id="1518" w:name="_Ref434490368"/>
      <w:r>
        <w:t>The Doxology</w:t>
      </w:r>
      <w:r w:rsidR="00B46E6E">
        <w:t xml:space="preserve"> for St. Paul the Anchorite</w:t>
      </w:r>
      <w:bookmarkEnd w:id="151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9" w:name="_Toc459399321"/>
      <w:r>
        <w:t>January 29 (30) / Meshir 4: Martyrdom of St. Agabus the Disciple</w:t>
      </w:r>
      <w:bookmarkEnd w:id="1519"/>
    </w:p>
    <w:p w14:paraId="6DDD9040" w14:textId="4AE0C994" w:rsidR="00191A26" w:rsidRDefault="00191A26" w:rsidP="00191A26">
      <w:pPr>
        <w:pStyle w:val="Rubric"/>
      </w:pPr>
      <w:bookmarkStart w:id="1520" w:name="_Toc410196209"/>
      <w:bookmarkStart w:id="1521" w:name="_Toc410196451"/>
      <w:bookmarkStart w:id="1522"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3" w:name="_Toc459399322"/>
      <w:r>
        <w:lastRenderedPageBreak/>
        <w:t>January 21 (31) / Meshir 5: St. Apollo the Friend of St. Apip</w:t>
      </w:r>
      <w:bookmarkEnd w:id="1523"/>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61E5A9FD" w:rsidR="005F6770" w:rsidRDefault="00FD7CBF" w:rsidP="002A21FB">
            <w:pPr>
              <w:pStyle w:val="EngHang"/>
            </w:pPr>
            <w:r>
              <w:t>Abba Teji, the contemplator of the divine</w:t>
            </w:r>
            <w:r w:rsidR="005F6770">
              <w:t>,</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5C196BA9" w:rsidR="005F6770" w:rsidRDefault="005F6770" w:rsidP="002A21FB">
            <w:pPr>
              <w:pStyle w:val="EngHang"/>
            </w:pPr>
            <w:r>
              <w:t>Abba Teji</w:t>
            </w:r>
            <w:r w:rsidR="00FD7CBF">
              <w:t>,</w:t>
            </w:r>
            <w:r>
              <w:t xml:space="preserve"> the </w:t>
            </w:r>
            <w:r w:rsidR="00FD7CBF">
              <w:t>contemplatorof the divine</w:t>
            </w:r>
            <w:r>
              <w:t>,</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4" w:name="_Toc459399206"/>
      <w:bookmarkStart w:id="1525" w:name="February"/>
      <w:bookmarkEnd w:id="1443"/>
      <w:r>
        <w:lastRenderedPageBreak/>
        <w:t>February</w:t>
      </w:r>
      <w:bookmarkEnd w:id="1520"/>
      <w:bookmarkEnd w:id="1521"/>
      <w:bookmarkEnd w:id="1522"/>
      <w:r w:rsidR="00C30529">
        <w:t xml:space="preserve"> or </w:t>
      </w:r>
      <w:r w:rsidR="00C30529">
        <w:rPr>
          <w:rFonts w:ascii="FreeSerifAvvaShenouda" w:hAnsi="FreeSerifAvvaShenouda" w:cs="FreeSerifAvvaShenouda"/>
        </w:rPr>
        <w:t>Ⲙϣⲓⲣ</w:t>
      </w:r>
      <w:bookmarkEnd w:id="1524"/>
    </w:p>
    <w:bookmarkStart w:id="1526" w:name="_Toc410196210" w:displacedByCustomXml="next"/>
    <w:bookmarkStart w:id="1527" w:name="_Toc410196452" w:displacedByCustomXml="next"/>
    <w:bookmarkStart w:id="1528"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DB1D07">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DB1D07">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DB1D07">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DB1D07">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DB1D07">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DB1D07">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DB1D07">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DB1D07">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DB1D07">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9" w:name="_Toc459399323"/>
      <w:r>
        <w:lastRenderedPageBreak/>
        <w:t xml:space="preserve">February 2 (3): Meshir 8: </w:t>
      </w:r>
      <w:r w:rsidR="00495F1A">
        <w:t>The Entrance into the Temple</w:t>
      </w:r>
      <w:bookmarkEnd w:id="1528"/>
      <w:bookmarkEnd w:id="1527"/>
      <w:bookmarkEnd w:id="1526"/>
      <w:bookmarkEnd w:id="1529"/>
    </w:p>
    <w:p w14:paraId="6E92944D" w14:textId="77777777" w:rsidR="00C30529" w:rsidRDefault="00C30529" w:rsidP="00124ADD">
      <w:pPr>
        <w:pStyle w:val="Heading4"/>
      </w:pPr>
      <w:bookmarkStart w:id="1530" w:name="_Ref434477815"/>
      <w:r>
        <w:t>The Doxology</w:t>
      </w:r>
      <w:r w:rsidR="00E21EA3">
        <w:t xml:space="preserve"> for the Entrance into the Temple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1" w:name="_Toc459399324"/>
      <w:r>
        <w:t>February 4 (5) / Meshir 10: Martyrdom of St. James the Son of Alphaeus</w:t>
      </w:r>
      <w:bookmarkEnd w:id="153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2" w:name="_Toc459399325"/>
      <w:r>
        <w:t>February 6 (7) / Meshir 12: Commemoration of Archangel Michael</w:t>
      </w:r>
      <w:bookmarkEnd w:id="1532"/>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3" w:name="_Toc459399326"/>
      <w:r>
        <w:t>February 8 (9) / Meshir 14: The Departure of St. Severus</w:t>
      </w:r>
      <w:bookmarkEnd w:id="153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4" w:name="_Toc459399327"/>
      <w:r>
        <w:t>February 10 (11) / Meshir 16: Isaac the Syrian</w:t>
      </w:r>
      <w:bookmarkEnd w:id="1534"/>
    </w:p>
    <w:p w14:paraId="2F7479F8" w14:textId="77777777" w:rsidR="005329C1" w:rsidRDefault="005242D1" w:rsidP="005329C1">
      <w:pPr>
        <w:pStyle w:val="Heading3"/>
      </w:pPr>
      <w:bookmarkStart w:id="1535" w:name="_Toc459399328"/>
      <w:r>
        <w:t>February</w:t>
      </w:r>
      <w:r w:rsidR="005329C1">
        <w:t xml:space="preserve"> 15 (16) / Meshir 21: Commemoration of the Theotokos</w:t>
      </w:r>
      <w:bookmarkEnd w:id="153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6" w:name="_Toc459399329"/>
      <w:r>
        <w:t>February 15 (16) / Meshir 21: Also Martyrdom of St. Onesimus, the Disciple of St. Paul</w:t>
      </w:r>
      <w:bookmarkEnd w:id="1536"/>
    </w:p>
    <w:p w14:paraId="197E567A" w14:textId="77777777" w:rsidR="00B52D77" w:rsidRDefault="00B52D77" w:rsidP="00B52D77">
      <w:pPr>
        <w:pStyle w:val="Heading3"/>
      </w:pPr>
      <w:bookmarkStart w:id="1537" w:name="_Toc459399330"/>
      <w:r>
        <w:t>February 23 (24) / Meshir 29: Commemoration of the Annunciation, Nativity, and Resurrection on the 29</w:t>
      </w:r>
      <w:r w:rsidRPr="00C0205C">
        <w:rPr>
          <w:vertAlign w:val="superscript"/>
        </w:rPr>
        <w:t>th</w:t>
      </w:r>
      <w:r>
        <w:t xml:space="preserve"> of Every Month</w:t>
      </w:r>
      <w:bookmarkEnd w:id="153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8" w:name="_Toc459399331"/>
      <w:r>
        <w:t>February 24 (25) / Meshir 30: Appearance of the Head of St. John the Baptist</w:t>
      </w:r>
      <w:bookmarkEnd w:id="1538"/>
    </w:p>
    <w:p w14:paraId="49513F8D" w14:textId="19D22020" w:rsidR="00191A26" w:rsidRDefault="00191A26" w:rsidP="00191A26">
      <w:pPr>
        <w:pStyle w:val="Rubric"/>
      </w:pPr>
      <w:bookmarkStart w:id="1539" w:name="_Toc410196211"/>
      <w:bookmarkStart w:id="1540" w:name="_Toc410196453"/>
      <w:bookmarkStart w:id="1541"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2" w:name="_Toc459399332"/>
      <w:r>
        <w:t>February 24 (25) / Meshir 30: Also St. Cyril VI</w:t>
      </w:r>
      <w:bookmarkEnd w:id="1542"/>
    </w:p>
    <w:p w14:paraId="0CDD55AC" w14:textId="77777777" w:rsidR="001779C0" w:rsidRDefault="001779C0" w:rsidP="001779C0">
      <w:pPr>
        <w:pStyle w:val="Heading4"/>
      </w:pPr>
      <w:bookmarkStart w:id="1543" w:name="_Ref434492506"/>
      <w:r>
        <w:t>The Doxology</w:t>
      </w:r>
      <w:r w:rsidR="00B82753">
        <w:t xml:space="preserve"> for St. Cyril VI</w:t>
      </w:r>
      <w:r>
        <w:rPr>
          <w:rStyle w:val="FootnoteReference"/>
        </w:rPr>
        <w:footnoteReference w:id="985"/>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4" w:name="_Toc459399207"/>
      <w:bookmarkStart w:id="1545" w:name="March"/>
      <w:bookmarkEnd w:id="1525"/>
      <w:r>
        <w:lastRenderedPageBreak/>
        <w:t>March</w:t>
      </w:r>
      <w:bookmarkEnd w:id="1539"/>
      <w:bookmarkEnd w:id="1540"/>
      <w:bookmarkEnd w:id="1541"/>
      <w:r w:rsidR="00C30529">
        <w:t xml:space="preserve"> or </w:t>
      </w:r>
      <w:r w:rsidR="00C30529">
        <w:rPr>
          <w:rFonts w:ascii="FreeSerifAvvaShenouda" w:hAnsi="FreeSerifAvvaShenouda" w:cs="FreeSerifAvvaShenouda"/>
        </w:rPr>
        <w:t>Ⲡⲁⲣⲙϩⲟⲧⲡ</w:t>
      </w:r>
      <w:bookmarkEnd w:id="1544"/>
    </w:p>
    <w:bookmarkStart w:id="1546" w:name="_Toc410196212" w:displacedByCustomXml="next"/>
    <w:bookmarkStart w:id="1547" w:name="_Toc410196454" w:displacedByCustomXml="next"/>
    <w:bookmarkStart w:id="1548"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DB1D07">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DB1D07">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DB1D07">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DB1D07">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DB1D07">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DB1D07">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DB1D07">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DB1D07">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DB1D07">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DB1D07">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9" w:name="_Toc459399333"/>
      <w:r>
        <w:lastRenderedPageBreak/>
        <w:t>March 2: Departure of St. Chad of Mercia</w:t>
      </w:r>
      <w:r w:rsidR="00377E51">
        <w:rPr>
          <w:rStyle w:val="FootnoteReference"/>
        </w:rPr>
        <w:footnoteReference w:id="986"/>
      </w:r>
      <w:bookmarkEnd w:id="1549"/>
    </w:p>
    <w:p w14:paraId="668738F1" w14:textId="77777777" w:rsidR="006A140A" w:rsidRDefault="006A140A" w:rsidP="006A140A">
      <w:pPr>
        <w:pStyle w:val="Heading4"/>
      </w:pPr>
      <w:bookmarkStart w:id="1550" w:name="_Ref434492702"/>
      <w:r>
        <w:t>The Doxology</w:t>
      </w:r>
      <w:r w:rsidR="00B82753">
        <w:t xml:space="preserve"> for St. Chad of Mercia</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1" w:name="_Toc459399334"/>
      <w:r>
        <w:t>March 4 / Phamenoth 8: Martyrdom of St. Matthias the Apostle</w:t>
      </w:r>
      <w:bookmarkEnd w:id="155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2" w:name="_Toc459399335"/>
      <w:r>
        <w:t xml:space="preserve">March 6 / Phamenoth 10: </w:t>
      </w:r>
      <w:r w:rsidR="00495F1A">
        <w:t>The Finding of the Holy Cross</w:t>
      </w:r>
      <w:bookmarkEnd w:id="1548"/>
      <w:bookmarkEnd w:id="1547"/>
      <w:bookmarkEnd w:id="1546"/>
      <w:bookmarkEnd w:id="155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3" w:name="_Toc459399336"/>
      <w:r>
        <w:t>March 8 / Phamenoth</w:t>
      </w:r>
      <w:r w:rsidR="005329C1">
        <w:t xml:space="preserve"> 12</w:t>
      </w:r>
      <w:r>
        <w:t>: Commemoration of Archangel Michael</w:t>
      </w:r>
      <w:bookmarkEnd w:id="1553"/>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4" w:name="_Toc459399337"/>
      <w:r>
        <w:t>March 9 / Phamenoth 13: Return of St. Macarius the Great and St. Macarius of Alexandria from Exile</w:t>
      </w:r>
      <w:bookmarkEnd w:id="155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5" w:name="_Toc459399338"/>
      <w:r>
        <w:t>March 15 / Phamenoth 19: Martyrdom of St. Aristobulus the Apostle</w:t>
      </w:r>
      <w:bookmarkEnd w:id="1555"/>
    </w:p>
    <w:p w14:paraId="57821F33" w14:textId="0186B207" w:rsidR="00191A26" w:rsidRDefault="00191A26" w:rsidP="00191A26">
      <w:pPr>
        <w:pStyle w:val="Rubric"/>
      </w:pPr>
      <w:bookmarkStart w:id="1556" w:name="_Toc410196213"/>
      <w:bookmarkStart w:id="1557" w:name="_Toc410196455"/>
      <w:bookmarkStart w:id="1558"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9" w:name="_Toc459399339"/>
      <w:r>
        <w:t>March 17 / Phamenoth 21: Commemoration of the Theotokos</w:t>
      </w:r>
      <w:bookmarkEnd w:id="155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0" w:name="_Ref434563557"/>
      <w:bookmarkStart w:id="1561" w:name="_Toc459399340"/>
      <w:r>
        <w:t>March 23 / Phamenoth 27: St. Macarius the Great</w:t>
      </w:r>
      <w:bookmarkEnd w:id="1560"/>
      <w:bookmarkEnd w:id="1561"/>
    </w:p>
    <w:p w14:paraId="19445963" w14:textId="77777777" w:rsidR="003E7329" w:rsidRDefault="003E7329" w:rsidP="003E7329">
      <w:pPr>
        <w:pStyle w:val="Heading4"/>
      </w:pPr>
      <w:bookmarkStart w:id="1562" w:name="_Ref434490507"/>
      <w:r>
        <w:t>The Doxology of St. Macarius the Great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9" w:name="_Ref434490525"/>
      <w:r>
        <w:lastRenderedPageBreak/>
        <w:t>Another Doxology of St. Macarius the Great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0" w:name="_Ref434490542"/>
      <w:r>
        <w:lastRenderedPageBreak/>
        <w:t>Another</w:t>
      </w:r>
      <w:r w:rsidR="00C30529">
        <w:t xml:space="preserve"> Doxology</w:t>
      </w:r>
      <w:r>
        <w:t xml:space="preserve"> of St. Macarius the Great</w:t>
      </w:r>
      <w:r>
        <w:rPr>
          <w:rStyle w:val="FootnoteReference"/>
        </w:rPr>
        <w:footnoteReference w:id="989"/>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1" w:name="_Toc459399341"/>
      <w:r>
        <w:t xml:space="preserve">March 25 / Phamenoth 29: </w:t>
      </w:r>
      <w:r w:rsidR="00495F1A">
        <w:t>Annunciation</w:t>
      </w:r>
      <w:bookmarkEnd w:id="1556"/>
      <w:bookmarkEnd w:id="1557"/>
      <w:bookmarkEnd w:id="1558"/>
      <w:bookmarkEnd w:id="1571"/>
    </w:p>
    <w:p w14:paraId="2B8989CB" w14:textId="77777777" w:rsidR="004246C3" w:rsidRDefault="004246C3" w:rsidP="004246C3">
      <w:pPr>
        <w:pStyle w:val="Heading4"/>
      </w:pPr>
      <w:bookmarkStart w:id="157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3" w:name="_Ref459399117"/>
      <w:r>
        <w:t>The Doxology</w:t>
      </w:r>
      <w:r w:rsidR="00E21EA3">
        <w:t xml:space="preserve"> for the Annunciation</w:t>
      </w:r>
      <w:bookmarkEnd w:id="1572"/>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4" w:name="_Ref434475566"/>
      <w:bookmarkStart w:id="1575" w:name="_Toc410196214"/>
      <w:bookmarkStart w:id="1576" w:name="_Toc410196456"/>
      <w:bookmarkStart w:id="1577" w:name="_Toc410196958"/>
      <w:r>
        <w:t>The Psali Adam</w:t>
      </w:r>
      <w:r w:rsidR="006C1B94">
        <w:t xml:space="preserve"> for Annunciation</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8"/>
            <w:r>
              <w:t>Head</w:t>
            </w:r>
            <w:commentRangeEnd w:id="1578"/>
            <w:r>
              <w:rPr>
                <w:rStyle w:val="CommentReference"/>
              </w:rPr>
              <w:commentReference w:id="157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9" w:name="_Ref434475591"/>
      <w:r>
        <w:t>The Psali Batos</w:t>
      </w:r>
      <w:r w:rsidR="006C1B94">
        <w:t xml:space="preserve"> for Annunciation</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0"/>
            <w:r>
              <w:t>ruler</w:t>
            </w:r>
            <w:commentRangeEnd w:id="1580"/>
            <w:r>
              <w:rPr>
                <w:rStyle w:val="CommentReference"/>
              </w:rPr>
              <w:commentReference w:id="158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1"/>
            <w:r>
              <w:t xml:space="preserve">peoples </w:t>
            </w:r>
            <w:commentRangeEnd w:id="1581"/>
            <w:r>
              <w:rPr>
                <w:rStyle w:val="CommentReference"/>
              </w:rPr>
              <w:commentReference w:id="158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2"/>
            <w:r>
              <w:t>burned</w:t>
            </w:r>
            <w:commentRangeEnd w:id="1582"/>
            <w:r>
              <w:rPr>
                <w:rStyle w:val="CommentReference"/>
              </w:rPr>
              <w:commentReference w:id="158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3"/>
            <w:r>
              <w:t>Servant</w:t>
            </w:r>
            <w:commentRangeEnd w:id="1583"/>
            <w:r>
              <w:rPr>
                <w:rStyle w:val="CommentReference"/>
              </w:rPr>
              <w:commentReference w:id="158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4"/>
            <w:r>
              <w:t xml:space="preserve">Ⲫⲱⲕ </w:t>
            </w:r>
            <w:commentRangeEnd w:id="1584"/>
            <w:r>
              <w:rPr>
                <w:rStyle w:val="CommentReference"/>
                <w:rFonts w:ascii="Times New Roman" w:hAnsi="Times New Roman"/>
              </w:rPr>
              <w:commentReference w:id="158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5" w:name="_Ref434562998"/>
      <w:bookmarkStart w:id="1586" w:name="_Toc459399342"/>
      <w:r>
        <w:t xml:space="preserve">March 26 / Phamenoth 30: </w:t>
      </w:r>
      <w:r w:rsidR="00D31016">
        <w:t>Arch</w:t>
      </w:r>
      <w:r>
        <w:t>angel Gabriel</w:t>
      </w:r>
      <w:bookmarkEnd w:id="1585"/>
      <w:bookmarkEnd w:id="158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7" w:name="_Toc459399343"/>
      <w:r>
        <w:t xml:space="preserve">March 28 / Pharamuthi 2: Martyrdom of St. James </w:t>
      </w:r>
      <w:r w:rsidR="008762FF">
        <w:t xml:space="preserve">the son of </w:t>
      </w:r>
      <w:r w:rsidR="002E495E">
        <w:t>Zebedee</w:t>
      </w:r>
      <w:r>
        <w:t>, the Apostles</w:t>
      </w:r>
      <w:bookmarkEnd w:id="158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8" w:name="_Toc459399208"/>
      <w:bookmarkStart w:id="1589" w:name="April"/>
      <w:bookmarkEnd w:id="1545"/>
      <w:r>
        <w:lastRenderedPageBreak/>
        <w:t>April</w:t>
      </w:r>
      <w:bookmarkEnd w:id="1575"/>
      <w:bookmarkEnd w:id="1576"/>
      <w:bookmarkEnd w:id="157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DB1D07">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DB1D07">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DB1D07">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DB1D07">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DB1D07">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DB1D07">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DB1D07">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DB1D07">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DB1D07">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DB1D07">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DB1D07">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0" w:name="_Toc459399344"/>
      <w:r>
        <w:lastRenderedPageBreak/>
        <w:t>April 1 / Pharamuthi 6</w:t>
      </w:r>
      <w:r w:rsidR="006E4762">
        <w:t xml:space="preserve">: </w:t>
      </w:r>
      <w:r>
        <w:t>Saint Mary of Egypt</w:t>
      </w:r>
      <w:bookmarkEnd w:id="1590"/>
    </w:p>
    <w:p w14:paraId="70D0F650" w14:textId="77777777" w:rsidR="00254945" w:rsidRDefault="00254945" w:rsidP="00254945">
      <w:pPr>
        <w:pStyle w:val="Heading4"/>
      </w:pPr>
      <w:bookmarkStart w:id="1591" w:name="_Ref434491512"/>
      <w:r>
        <w:t>The Doxology</w:t>
      </w:r>
      <w:r w:rsidR="00810F04">
        <w:t xml:space="preserve"> for St. Mary of Egypt</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2" w:name="_Toc459399345"/>
      <w:r>
        <w:lastRenderedPageBreak/>
        <w:t>April 7 / Pharamuthi 12: Commemoration of Archangel Michael</w:t>
      </w:r>
      <w:bookmarkEnd w:id="1592"/>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3" w:name="_Toc459399346"/>
      <w:r>
        <w:t>April 10 / Pharamuthi 15: Consecrating of the Church of St. Agabus the Apostle</w:t>
      </w:r>
      <w:bookmarkEnd w:id="159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4" w:name="_Toc459399347"/>
      <w:r>
        <w:t xml:space="preserve">April 12 / Pharamuthi 17: Martyrdom of St. </w:t>
      </w:r>
      <w:commentRangeStart w:id="1595"/>
      <w:r>
        <w:t xml:space="preserve">James </w:t>
      </w:r>
      <w:commentRangeEnd w:id="1595"/>
      <w:r>
        <w:rPr>
          <w:rStyle w:val="CommentReference"/>
          <w:rFonts w:eastAsiaTheme="minorHAnsi" w:cstheme="minorBidi"/>
          <w:b w:val="0"/>
          <w:bCs w:val="0"/>
        </w:rPr>
        <w:commentReference w:id="1595"/>
      </w:r>
      <w:r>
        <w:t xml:space="preserve">the brother of </w:t>
      </w:r>
      <w:r w:rsidR="002E495E">
        <w:t>the Lord the bishop of Jerusalem</w:t>
      </w:r>
      <w:bookmarkEnd w:id="159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6" w:name="_Toc459399348"/>
      <w:r>
        <w:t>April 16 / Pharamuthi 21: Commemoration of the Theotokos</w:t>
      </w:r>
      <w:bookmarkEnd w:id="159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7" w:name="_Ref434560035"/>
      <w:bookmarkStart w:id="1598" w:name="_Toc459399349"/>
      <w:r>
        <w:lastRenderedPageBreak/>
        <w:t>April 18 / Pharamuthi 23: Martyrdom of St. George the Prince of the Martyrs</w:t>
      </w:r>
      <w:bookmarkEnd w:id="1597"/>
      <w:bookmarkEnd w:id="1598"/>
    </w:p>
    <w:p w14:paraId="480B7CF0" w14:textId="77777777" w:rsidR="00AF6D10" w:rsidRDefault="00AF6D10" w:rsidP="00AF6D10">
      <w:pPr>
        <w:pStyle w:val="Heading4"/>
      </w:pPr>
      <w:bookmarkStart w:id="1599" w:name="_Ref434489211"/>
      <w:r>
        <w:t>Another Doxology of St. George</w:t>
      </w:r>
      <w:bookmarkEnd w:id="159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0" w:name="_Toc459399350"/>
      <w:r>
        <w:t>April 24 / Pharamuthi 29: Commemoration of the Annunciation, Nativity, and Resurrection on the 29</w:t>
      </w:r>
      <w:r w:rsidRPr="00C0205C">
        <w:rPr>
          <w:vertAlign w:val="superscript"/>
        </w:rPr>
        <w:t>th</w:t>
      </w:r>
      <w:r>
        <w:t xml:space="preserve"> of Every Month</w:t>
      </w:r>
      <w:bookmarkEnd w:id="160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1" w:name="_Toc459399351"/>
      <w:r>
        <w:t xml:space="preserve">April 24 / Pharamuthi 29: </w:t>
      </w:r>
      <w:r w:rsidR="00B52D77">
        <w:t xml:space="preserve">Also the </w:t>
      </w:r>
      <w:r>
        <w:t>Departure of St. Erastus the Apostle</w:t>
      </w:r>
      <w:bookmarkEnd w:id="160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2" w:name="_Ref434562195"/>
      <w:bookmarkStart w:id="1603" w:name="_Toc459399352"/>
      <w:r>
        <w:t>April 25 / Pharamuthi 30: Martyrdom of St. Mark the Evangelist</w:t>
      </w:r>
      <w:bookmarkEnd w:id="1602"/>
      <w:bookmarkEnd w:id="1603"/>
    </w:p>
    <w:p w14:paraId="1A50F251" w14:textId="77777777" w:rsidR="00072324" w:rsidRDefault="00B46E6E" w:rsidP="00072324">
      <w:pPr>
        <w:pStyle w:val="Heading4"/>
      </w:pPr>
      <w:bookmarkStart w:id="1604" w:name="_Ref434488936"/>
      <w:r>
        <w:t>Another</w:t>
      </w:r>
      <w:r w:rsidR="00072324">
        <w:t xml:space="preserve"> Doxology</w:t>
      </w:r>
      <w:r>
        <w:t xml:space="preserve"> of St. Mark</w:t>
      </w:r>
      <w:bookmarkEnd w:id="160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1"/>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5" w:name="_Toc459399353"/>
      <w:r>
        <w:t>April 26 / Pashons 1: Nativity of the Theotokos</w:t>
      </w:r>
      <w:bookmarkEnd w:id="160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6" w:name="_Toc459399354"/>
      <w:r>
        <w:t>April 28 /</w:t>
      </w:r>
      <w:r w:rsidR="00F66BB3">
        <w:t xml:space="preserve"> Pashons 3: Departure of St. Jas</w:t>
      </w:r>
      <w:r>
        <w:t>on the Disciple</w:t>
      </w:r>
      <w:bookmarkEnd w:id="1606"/>
    </w:p>
    <w:p w14:paraId="588AE276" w14:textId="12BC87E2" w:rsidR="00191A26" w:rsidRDefault="00191A26" w:rsidP="00191A26">
      <w:pPr>
        <w:pStyle w:val="Rubric"/>
      </w:pPr>
      <w:bookmarkStart w:id="1607" w:name="_Toc410196215"/>
      <w:bookmarkStart w:id="1608" w:name="_Toc410196457"/>
      <w:bookmarkStart w:id="1609"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0" w:name="_Toc459399355"/>
      <w:r>
        <w:t>April 28 / Pashons 3: Also St. Theodore</w:t>
      </w:r>
      <w:r w:rsidR="00AF6F9B">
        <w:t xml:space="preserve"> the Disciple of St. Pachom</w:t>
      </w:r>
      <w:bookmarkEnd w:id="161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1" w:name="_Toc459399209"/>
      <w:bookmarkStart w:id="1612" w:name="May"/>
      <w:bookmarkEnd w:id="1589"/>
      <w:r>
        <w:lastRenderedPageBreak/>
        <w:t>May</w:t>
      </w:r>
      <w:r w:rsidR="00495F1A">
        <w:t xml:space="preserve"> or </w:t>
      </w:r>
      <w:bookmarkEnd w:id="1607"/>
      <w:bookmarkEnd w:id="1608"/>
      <w:bookmarkEnd w:id="1609"/>
      <w:r w:rsidRPr="00FB5E62">
        <w:rPr>
          <w:rFonts w:ascii="FreeSerifAvvaShenouda" w:eastAsia="Arial Unicode MS" w:hAnsi="FreeSerifAvvaShenouda" w:cs="FreeSerifAvvaShenouda"/>
          <w:lang w:val="en-US"/>
        </w:rPr>
        <w:t>Ⲡⲁϣⲁⲛⲥ</w:t>
      </w:r>
      <w:bookmarkEnd w:id="1611"/>
    </w:p>
    <w:bookmarkStart w:id="1613" w:name="_Ref434563583" w:displacedByCustomXml="next"/>
    <w:bookmarkStart w:id="1614" w:name="_Toc410196216" w:displacedByCustomXml="next"/>
    <w:bookmarkStart w:id="1615" w:name="_Toc410196458" w:displacedByCustomXml="next"/>
    <w:bookmarkStart w:id="1616"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DB1D07">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DB1D07">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DB1D07">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DB1D07">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DB1D07">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DB1D07">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DB1D07">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DB1D07">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DB1D07">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DB1D07">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DB1D07">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DB1D07">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DB1D07">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DB1D07">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DB1D07">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DB1D07">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DB1D07">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DB1D07">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DB1D07">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DB1D07">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7" w:name="_Ref436250616"/>
      <w:bookmarkStart w:id="1618" w:name="_Toc459399356"/>
      <w:r>
        <w:lastRenderedPageBreak/>
        <w:t>May 1 / Pashons 6: St. Macarius of Alexandria, the Presbyter</w:t>
      </w:r>
      <w:bookmarkEnd w:id="1613"/>
      <w:bookmarkEnd w:id="1617"/>
      <w:bookmarkEnd w:id="1618"/>
    </w:p>
    <w:p w14:paraId="65054283" w14:textId="77777777" w:rsidR="00137929" w:rsidRDefault="00137929" w:rsidP="00137929">
      <w:pPr>
        <w:pStyle w:val="Heading4"/>
      </w:pPr>
      <w:bookmarkStart w:id="1619" w:name="_Ref434490596"/>
      <w:r>
        <w:t>The Doxology</w:t>
      </w:r>
      <w:r w:rsidR="00B46E6E">
        <w:t xml:space="preserve"> for St. Macarius of Alexandria, the Presbyter</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0" w:name="_Ref434560539"/>
      <w:bookmarkStart w:id="1621" w:name="_Toc459399357"/>
      <w:r>
        <w:t>May 2 / Pashons 7: St. Athanasius the Apostolic</w:t>
      </w:r>
      <w:bookmarkEnd w:id="1620"/>
      <w:bookmarkEnd w:id="1621"/>
    </w:p>
    <w:p w14:paraId="5C918841" w14:textId="77777777" w:rsidR="00EE657B" w:rsidRDefault="00EE657B" w:rsidP="00EE657B">
      <w:pPr>
        <w:pStyle w:val="Heading4"/>
      </w:pPr>
      <w:bookmarkStart w:id="1622" w:name="_Ref434492183"/>
      <w:r>
        <w:t>The Doxology</w:t>
      </w:r>
      <w:r w:rsidR="00B82753">
        <w:t xml:space="preserve"> for St. Athanasius the Apostolic</w:t>
      </w:r>
      <w:bookmarkEnd w:id="162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3" w:name="_Ref434492196"/>
      <w:r>
        <w:lastRenderedPageBreak/>
        <w:t>Another</w:t>
      </w:r>
      <w:r w:rsidR="0047441D">
        <w:t xml:space="preserve"> Doxology</w:t>
      </w:r>
      <w:r>
        <w:t xml:space="preserve"> for St. Athanasius the Apostolic</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2"/>
            </w:r>
            <w:r>
              <w:t>;</w:t>
            </w:r>
          </w:p>
          <w:p w14:paraId="38DFDD79" w14:textId="77777777" w:rsidR="0047441D" w:rsidRDefault="0047441D" w:rsidP="0047441D">
            <w:pPr>
              <w:pStyle w:val="EngHang"/>
            </w:pPr>
            <w:r>
              <w:t>He sent them “the Father of Peace</w:t>
            </w:r>
            <w:r>
              <w:rPr>
                <w:rStyle w:val="FootnoteReference"/>
              </w:rPr>
              <w:footnoteReference w:id="99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4" w:name="_Toc459399358"/>
      <w:r>
        <w:t>May 7 / Pashons 12: Commemoration of Archangel Michael</w:t>
      </w:r>
      <w:bookmarkEnd w:id="1624"/>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5" w:name="_Toc459399359"/>
      <w:r>
        <w:lastRenderedPageBreak/>
        <w:t>May 7 / Pashons 12: Also the Consecration of the Church of St. Demiana</w:t>
      </w:r>
      <w:bookmarkEnd w:id="162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6" w:name="_Toc459399360"/>
      <w:r>
        <w:t>May 8 / Pashons 13 St. Junia of the Seventy Two Disciples</w:t>
      </w:r>
      <w:bookmarkEnd w:id="162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7" w:name="_Toc459399361"/>
      <w:r>
        <w:t xml:space="preserve">May 8 / Pashons 13 Also St. </w:t>
      </w:r>
      <w:commentRangeStart w:id="1628"/>
      <w:r>
        <w:t>Arsenius</w:t>
      </w:r>
      <w:commentRangeEnd w:id="1628"/>
      <w:r>
        <w:rPr>
          <w:rStyle w:val="CommentReference"/>
          <w:rFonts w:eastAsiaTheme="minorHAnsi" w:cstheme="minorBidi"/>
          <w:b w:val="0"/>
          <w:bCs w:val="0"/>
        </w:rPr>
        <w:commentReference w:id="1628"/>
      </w:r>
      <w:bookmarkEnd w:id="1627"/>
    </w:p>
    <w:p w14:paraId="2EEE01C8" w14:textId="77777777" w:rsidR="00220DFD" w:rsidRDefault="00220DFD" w:rsidP="00220DFD">
      <w:pPr>
        <w:pStyle w:val="Heading4"/>
      </w:pPr>
      <w:bookmarkStart w:id="1629" w:name="_Ref434490892"/>
      <w:r>
        <w:t>The Doxology</w:t>
      </w:r>
      <w:r w:rsidR="00810F04">
        <w:t xml:space="preserve"> for St. Arsenius</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0" w:name="_Toc459399362"/>
      <w:r>
        <w:t>May 9 / Pashons 14: St. Pachomius</w:t>
      </w:r>
      <w:bookmarkEnd w:id="1630"/>
    </w:p>
    <w:p w14:paraId="1731E46B" w14:textId="77777777" w:rsidR="00C30529" w:rsidRDefault="00C30529" w:rsidP="00C30529">
      <w:pPr>
        <w:pStyle w:val="Heading4"/>
      </w:pPr>
      <w:bookmarkStart w:id="1631" w:name="_Ref434491150"/>
      <w:r>
        <w:t>The Doxology</w:t>
      </w:r>
      <w:r w:rsidR="00810F04">
        <w:t xml:space="preserve"> for St. Pachomius</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2" w:name="_Toc459399363"/>
      <w:r>
        <w:t>May 11 / Pashons 16: Commemoration of St. John the Evangelist</w:t>
      </w:r>
      <w:bookmarkEnd w:id="163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3" w:name="_Toc459399364"/>
      <w:r>
        <w:t>May 16 / Pashons 21: Commemoration of the Theotokos</w:t>
      </w:r>
      <w:bookmarkEnd w:id="163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4" w:name="_Toc459399365"/>
      <w:r>
        <w:t xml:space="preserve">May 17 / Pashons 22: Departure of St. Andronicus the </w:t>
      </w:r>
      <w:r w:rsidR="00191A26">
        <w:t>Disciple</w:t>
      </w:r>
      <w:bookmarkEnd w:id="163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5" w:name="_Toc459399366"/>
      <w:r>
        <w:lastRenderedPageBreak/>
        <w:t xml:space="preserve">May 19 / Pashons 24: </w:t>
      </w:r>
      <w:r w:rsidR="00495F1A">
        <w:t>The Entrance into Egypt</w:t>
      </w:r>
      <w:bookmarkEnd w:id="1616"/>
      <w:bookmarkEnd w:id="1615"/>
      <w:bookmarkEnd w:id="1614"/>
      <w:bookmarkEnd w:id="1635"/>
    </w:p>
    <w:p w14:paraId="608201BF" w14:textId="77777777" w:rsidR="00C30529" w:rsidRDefault="00C30529" w:rsidP="00C30529">
      <w:pPr>
        <w:pStyle w:val="Heading4"/>
      </w:pPr>
      <w:bookmarkStart w:id="1636" w:name="_Ref434477906"/>
      <w:r>
        <w:t>The Doxology</w:t>
      </w:r>
      <w:r w:rsidR="00E21EA3">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7" w:name="_Ref434476089"/>
      <w:r>
        <w:lastRenderedPageBreak/>
        <w:t>The Psali Adam</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8" w:name="_Ref434476112"/>
      <w:r>
        <w:t>The Psali Batos</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9"/>
            <w:r>
              <w:t>approached</w:t>
            </w:r>
            <w:commentRangeEnd w:id="1639"/>
            <w:r>
              <w:rPr>
                <w:rStyle w:val="CommentReference"/>
              </w:rPr>
              <w:commentReference w:id="163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0"/>
            <w:r>
              <w:t xml:space="preserve">Ⲫⲱⲕ </w:t>
            </w:r>
            <w:commentRangeEnd w:id="1640"/>
            <w:r>
              <w:rPr>
                <w:rStyle w:val="CommentReference"/>
                <w:rFonts w:ascii="Times New Roman" w:hAnsi="Times New Roman"/>
              </w:rPr>
              <w:commentReference w:id="164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1" w:name="_Toc459399367"/>
      <w:r>
        <w:t>May 19 / Pashons 24: Also, St. Pashnouni, the Monk and Martyr</w:t>
      </w:r>
      <w:bookmarkEnd w:id="1641"/>
    </w:p>
    <w:p w14:paraId="408F0E44" w14:textId="77777777" w:rsidR="00A055D8" w:rsidRDefault="00A055D8" w:rsidP="00A055D8">
      <w:pPr>
        <w:pStyle w:val="Heading4"/>
      </w:pPr>
      <w:bookmarkStart w:id="1642" w:name="_Ref434491429"/>
      <w:r>
        <w:t>The Doxology</w:t>
      </w:r>
      <w:r w:rsidR="00810F04">
        <w:t xml:space="preserve"> for St. Pashnouni</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3" w:name="_Toc459399368"/>
      <w:r>
        <w:t xml:space="preserve">May 21 / Pashons 26: </w:t>
      </w:r>
      <w:r w:rsidR="00072324">
        <w:t>Martyrdom of St. Thomas the Apostle</w:t>
      </w:r>
      <w:bookmarkEnd w:id="164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4" w:name="_Toc459399369"/>
      <w:r>
        <w:lastRenderedPageBreak/>
        <w:t>May 22 / Pashons 27: St. Thomas the Anchorite</w:t>
      </w:r>
      <w:bookmarkEnd w:id="1644"/>
    </w:p>
    <w:p w14:paraId="638D349A" w14:textId="77777777" w:rsidR="007A6E4F" w:rsidRDefault="007A6E4F" w:rsidP="007A6E4F">
      <w:pPr>
        <w:pStyle w:val="Heading4"/>
      </w:pPr>
      <w:bookmarkStart w:id="1645" w:name="_Ref434490403"/>
      <w:r>
        <w:t>The Doxology</w:t>
      </w:r>
      <w:r w:rsidR="00B46E6E">
        <w:t xml:space="preserve"> for St. Thomas the Anchorite</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6"/>
            <w:r>
              <w:t>Like amber</w:t>
            </w:r>
          </w:p>
          <w:p w14:paraId="2CE5E879" w14:textId="77777777" w:rsidR="007A6E4F" w:rsidRDefault="007A6E4F" w:rsidP="007A6E4F">
            <w:pPr>
              <w:pStyle w:val="EngHangEnd"/>
            </w:pPr>
            <w:r>
              <w:t>Spreading in paradise.</w:t>
            </w:r>
            <w:commentRangeEnd w:id="1646"/>
            <w:r>
              <w:rPr>
                <w:rStyle w:val="CommentReference"/>
                <w:rFonts w:ascii="Times New Roman" w:eastAsiaTheme="minorHAnsi" w:hAnsi="Times New Roman" w:cstheme="minorBidi"/>
                <w:color w:val="auto"/>
              </w:rPr>
              <w:commentReference w:id="164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7" w:name="_Toc459399370"/>
      <w:r>
        <w:t>May 24 (25) / Pashons 29: Commemoration of the Annunciation, Nativity, and Resurrection on the 29</w:t>
      </w:r>
      <w:r w:rsidRPr="00C0205C">
        <w:rPr>
          <w:vertAlign w:val="superscript"/>
        </w:rPr>
        <w:t>th</w:t>
      </w:r>
      <w:r>
        <w:t xml:space="preserve"> of Every Month</w:t>
      </w:r>
      <w:bookmarkEnd w:id="164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8" w:name="_Toc459399371"/>
      <w:r>
        <w:t xml:space="preserve">May 24 (25) / Pashons 29: Also St. </w:t>
      </w:r>
      <w:r w:rsidR="00F525F0">
        <w:t>Simeon</w:t>
      </w:r>
      <w:r>
        <w:t xml:space="preserve"> the Stylite</w:t>
      </w:r>
      <w:bookmarkEnd w:id="1648"/>
    </w:p>
    <w:p w14:paraId="6BC6625E" w14:textId="07CBC558" w:rsidR="00F525F0" w:rsidRPr="00F525F0" w:rsidRDefault="00F525F0" w:rsidP="00F525F0">
      <w:pPr>
        <w:pStyle w:val="Heading4"/>
      </w:pPr>
      <w:bookmarkStart w:id="1649" w:name="_Ref439328220"/>
      <w:r>
        <w:t>The Doxology for St. Simeon the Stylite</w:t>
      </w:r>
      <w:r w:rsidR="00BD2B3F">
        <w:rPr>
          <w:rStyle w:val="FootnoteReference"/>
        </w:rPr>
        <w:footnoteReference w:id="994"/>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0" w:name="_Toc459399372"/>
      <w:r>
        <w:t>May 25 / Pashons 30: Departure of St. Fournous the Disciple</w:t>
      </w:r>
      <w:bookmarkEnd w:id="165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1" w:name="_Toc459399373"/>
      <w:r>
        <w:lastRenderedPageBreak/>
        <w:t>May 27 / Paoni 2: St. Commemoration of the Appearance of the Bodies of St. John the Baptist and Elisha the Prophet</w:t>
      </w:r>
      <w:bookmarkEnd w:id="165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2" w:name="_Toc459399374"/>
      <w:r>
        <w:t>May 28 / Paoni 3: Consecration of St. George’s Church</w:t>
      </w:r>
      <w:bookmarkEnd w:id="165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3" w:name="_Toc459399375"/>
      <w:r>
        <w:t xml:space="preserve">May 28 / Paoni 3: </w:t>
      </w:r>
      <w:r w:rsidR="00601ED3">
        <w:t xml:space="preserve">Also </w:t>
      </w:r>
      <w:r>
        <w:t>St. Abraam of Fayyoum</w:t>
      </w:r>
      <w:bookmarkEnd w:id="1653"/>
    </w:p>
    <w:p w14:paraId="26D71FAF" w14:textId="77777777" w:rsidR="00C30529" w:rsidRDefault="00C30529" w:rsidP="00C30529">
      <w:pPr>
        <w:pStyle w:val="Heading4"/>
      </w:pPr>
      <w:bookmarkStart w:id="1654" w:name="_Ref434492469"/>
      <w:r>
        <w:t>The Doxology</w:t>
      </w:r>
      <w:r w:rsidR="00B82753">
        <w:t xml:space="preserve"> for St. Abraam of Fayyoum</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8" w:name="_Toc459399376"/>
      <w:r>
        <w:t>May 30 / Paoni 5: Consecration of the Church of St. Victor</w:t>
      </w:r>
      <w:bookmarkEnd w:id="165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9" w:name="_Toc410196217"/>
      <w:bookmarkStart w:id="1660" w:name="_Toc410196459"/>
      <w:bookmarkStart w:id="1661" w:name="_Toc410196961"/>
      <w:bookmarkStart w:id="1662" w:name="_Toc459399210"/>
      <w:bookmarkStart w:id="1663" w:name="June"/>
      <w:bookmarkEnd w:id="1612"/>
      <w:r>
        <w:lastRenderedPageBreak/>
        <w:t>June</w:t>
      </w:r>
      <w:bookmarkEnd w:id="1659"/>
      <w:bookmarkEnd w:id="1660"/>
      <w:bookmarkEnd w:id="1661"/>
      <w:r w:rsidR="00C30529">
        <w:t xml:space="preserve"> or </w:t>
      </w:r>
      <w:r w:rsidR="00C30529">
        <w:rPr>
          <w:rFonts w:ascii="FreeSerifAvvaShenouda" w:hAnsi="FreeSerifAvvaShenouda" w:cs="FreeSerifAvvaShenouda"/>
        </w:rPr>
        <w:t>Ⲡⲁⲱⲛⲉ</w:t>
      </w:r>
      <w:bookmarkEnd w:id="166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DB1D07">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DB1D07">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DB1D07">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DB1D07">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DB1D07">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DB1D07">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DB1D07">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DB1D07">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DB1D07">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DB1D07">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DB1D07">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DB1D07">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DB1D07">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DB1D07">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DB1D07">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DB1D07">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DB1D07">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DB1D07">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DB1D07">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4" w:name="_Toc459399377"/>
      <w:r>
        <w:lastRenderedPageBreak/>
        <w:t>The Apostles' Fast</w:t>
      </w:r>
      <w:bookmarkEnd w:id="1664"/>
    </w:p>
    <w:p w14:paraId="06362FF7" w14:textId="77777777" w:rsidR="00654C55" w:rsidRDefault="00654C55" w:rsidP="00654C55">
      <w:pPr>
        <w:pStyle w:val="Heading4"/>
      </w:pPr>
      <w:bookmarkStart w:id="1665" w:name="_Ref434476183"/>
      <w:r>
        <w:t>The Psali Adam</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6" w:name="_Ref434476204"/>
      <w:r>
        <w:t>The Psali Batos</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7"/>
            <w:r>
              <w:t xml:space="preserve">the </w:t>
            </w:r>
            <w:commentRangeEnd w:id="1667"/>
            <w:r>
              <w:rPr>
                <w:rStyle w:val="CommentReference"/>
              </w:rPr>
              <w:commentReference w:id="166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8" w:name="_Toc459399378"/>
      <w:r>
        <w:t>June 6 / Paoni 12: Commemoration of Archangel Michael</w:t>
      </w:r>
      <w:bookmarkEnd w:id="1668"/>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lastRenderedPageBreak/>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69" w:name="_Toc459399379"/>
      <w:r>
        <w:t>June 7 / Paoni 13: Archangel Gabriel</w:t>
      </w:r>
      <w:r w:rsidR="00D31016">
        <w:t>, the Evangelist of Daniel</w:t>
      </w:r>
      <w:bookmarkEnd w:id="1669"/>
    </w:p>
    <w:p w14:paraId="00F4ACC1" w14:textId="77777777" w:rsidR="00595AF3" w:rsidRPr="00980D99" w:rsidRDefault="00595AF3" w:rsidP="00595AF3">
      <w:pPr>
        <w:pStyle w:val="Heading4"/>
      </w:pPr>
      <w:bookmarkStart w:id="1670" w:name="_Ref434488149"/>
      <w:r>
        <w:t>The Doxology</w:t>
      </w:r>
      <w:r w:rsidR="00B46E6E">
        <w:t xml:space="preserve"> for Archangel Gabriel, the Evangelist of Daniel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1" w:name="_Ref434564551"/>
      <w:bookmarkStart w:id="1672" w:name="_Toc459399380"/>
      <w:r>
        <w:lastRenderedPageBreak/>
        <w:t>June 8 / Paoni 14: Sts. Apakir and John</w:t>
      </w:r>
      <w:bookmarkEnd w:id="1671"/>
      <w:bookmarkEnd w:id="1672"/>
    </w:p>
    <w:p w14:paraId="25CBD4EF" w14:textId="77777777" w:rsidR="006A0D7C" w:rsidRPr="00980D99" w:rsidRDefault="006A0D7C" w:rsidP="006A0D7C">
      <w:pPr>
        <w:pStyle w:val="Heading4"/>
      </w:pPr>
      <w:bookmarkStart w:id="1673" w:name="_Ref434489722"/>
      <w:r>
        <w:t>The Doxology</w:t>
      </w:r>
      <w:r w:rsidR="00B46E6E">
        <w:t xml:space="preserve"> for Sts. Apakir and John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4" w:name="_Toc459399381"/>
      <w:r>
        <w:rPr>
          <w:lang w:val="en-US"/>
        </w:rPr>
        <w:lastRenderedPageBreak/>
        <w:t>June 9 / Paoni 15: Handing over of St. Mark's Relics</w:t>
      </w:r>
      <w:bookmarkEnd w:id="1674"/>
    </w:p>
    <w:p w14:paraId="12A16B61" w14:textId="77777777" w:rsidR="00980D99" w:rsidRDefault="00980D99" w:rsidP="00980D99">
      <w:pPr>
        <w:pStyle w:val="Heading3"/>
        <w:rPr>
          <w:lang w:val="en-US"/>
        </w:rPr>
      </w:pPr>
      <w:bookmarkStart w:id="1675" w:name="_Toc459399382"/>
      <w:r>
        <w:rPr>
          <w:lang w:val="en-US"/>
        </w:rPr>
        <w:t>June 11 / Paoni 17: Return of St. Mark's Relics</w:t>
      </w:r>
      <w:bookmarkEnd w:id="167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6" w:name="_Toc459399383"/>
      <w:r>
        <w:rPr>
          <w:lang w:val="en-US"/>
        </w:rPr>
        <w:t>June 13 / Paoni 19: Martyrdom of St. George of Zahim</w:t>
      </w:r>
      <w:bookmarkEnd w:id="1676"/>
    </w:p>
    <w:p w14:paraId="4EBBC2F1" w14:textId="77777777" w:rsidR="006D27E4" w:rsidRPr="00980D99" w:rsidRDefault="006D27E4" w:rsidP="006D27E4">
      <w:pPr>
        <w:pStyle w:val="Heading4"/>
      </w:pPr>
      <w:bookmarkStart w:id="1677" w:name="_Ref434489925"/>
      <w:r>
        <w:t>The Doxology</w:t>
      </w:r>
      <w:r w:rsidR="00B46E6E">
        <w:t xml:space="preserve"> for St. George of Zahim</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8" w:name="_Toc459399384"/>
      <w:r>
        <w:t>June 15 / Paoni 21: Commemoration of the Theotokos</w:t>
      </w:r>
      <w:bookmarkEnd w:id="167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9" w:name="_Toc459399385"/>
      <w:r>
        <w:t>June 16 / Paoni 22: Consecration of a Church of St. Cosmas and Damian, Their Brothers and Their Mother</w:t>
      </w:r>
      <w:bookmarkEnd w:id="1679"/>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lastRenderedPageBreak/>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0" w:name="_Toc459399386"/>
      <w:r>
        <w:rPr>
          <w:lang w:val="en-US"/>
        </w:rPr>
        <w:t xml:space="preserve">June 18 / Paoni 24: </w:t>
      </w:r>
      <w:r w:rsidR="001B4E41">
        <w:rPr>
          <w:lang w:val="en-US"/>
        </w:rPr>
        <w:t xml:space="preserve">The Strong </w:t>
      </w:r>
      <w:r>
        <w:rPr>
          <w:lang w:val="en-US"/>
        </w:rPr>
        <w:t>St. Moses</w:t>
      </w:r>
      <w:bookmarkEnd w:id="1680"/>
    </w:p>
    <w:p w14:paraId="5BCAE9A6" w14:textId="77777777" w:rsidR="00980D99" w:rsidRDefault="00980D99" w:rsidP="00980D99">
      <w:pPr>
        <w:pStyle w:val="Heading4"/>
        <w:rPr>
          <w:lang w:val="en-US"/>
        </w:rPr>
      </w:pPr>
      <w:bookmarkStart w:id="1681" w:name="_Ref434491006"/>
      <w:r>
        <w:rPr>
          <w:lang w:val="en-US"/>
        </w:rPr>
        <w:t>The Doxology</w:t>
      </w:r>
      <w:r w:rsidR="00810F04">
        <w:rPr>
          <w:lang w:val="en-US"/>
        </w:rPr>
        <w:t xml:space="preserve"> for the Strong St. Moses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2" w:name="_Toc459399387"/>
      <w:r>
        <w:rPr>
          <w:lang w:val="en-US"/>
        </w:rPr>
        <w:t>June 19 / Paoni 25: Martyrdom of St</w:t>
      </w:r>
      <w:r w:rsidR="00191A26">
        <w:rPr>
          <w:lang w:val="en-US"/>
        </w:rPr>
        <w:t>. Jude the Disciple and Epistle-</w:t>
      </w:r>
      <w:r>
        <w:rPr>
          <w:lang w:val="en-US"/>
        </w:rPr>
        <w:t>Writer</w:t>
      </w:r>
      <w:bookmarkEnd w:id="169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3" w:name="_Toc459399388"/>
      <w:r>
        <w:t xml:space="preserve">June 20 / Paoni 26: </w:t>
      </w:r>
      <w:r w:rsidR="00237D47">
        <w:t xml:space="preserve">Consecration of the Church of </w:t>
      </w:r>
      <w:r>
        <w:t>Archangel Gabriel</w:t>
      </w:r>
      <w:bookmarkEnd w:id="169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4" w:name="_Toc459399389"/>
      <w:r>
        <w:rPr>
          <w:lang w:val="en-US"/>
        </w:rPr>
        <w:t>June 21 / Paoni 27: Martyrdom of St. Ananias the Apostle</w:t>
      </w:r>
      <w:bookmarkEnd w:id="169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5" w:name="_Toc459399390"/>
      <w:r>
        <w:lastRenderedPageBreak/>
        <w:t>June 23 / Paoni 29: Commemoration of the Annunciation, Nativity, and Resurrection on the 29</w:t>
      </w:r>
      <w:r w:rsidRPr="00C0205C">
        <w:rPr>
          <w:vertAlign w:val="superscript"/>
        </w:rPr>
        <w:t>th</w:t>
      </w:r>
      <w:r>
        <w:t xml:space="preserve"> of Every Month</w:t>
      </w:r>
      <w:bookmarkEnd w:id="169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6" w:name="_Toc459399391"/>
      <w:r>
        <w:rPr>
          <w:lang w:val="en-US"/>
        </w:rPr>
        <w:t>June 24 / Paoni 30: The Nativity of St. John the Baptist</w:t>
      </w:r>
      <w:bookmarkEnd w:id="169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7" w:name="_Toc459399392"/>
      <w:r>
        <w:t>June 26 / Epip 2: Departure of St. Thaddaeus the Apostle</w:t>
      </w:r>
      <w:bookmarkEnd w:id="169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8" w:name="_Toc459399393"/>
      <w:r>
        <w:t>June 27 / Epip 3: St. Cyril of Alexandria</w:t>
      </w:r>
      <w:bookmarkEnd w:id="169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9" w:name="_Toc459399394"/>
      <w:r>
        <w:t>June 28 / Epip 4: Sts. Apakir and John</w:t>
      </w:r>
      <w:bookmarkEnd w:id="169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0"/>
    </w:p>
    <w:p w14:paraId="6FD478B9" w14:textId="77777777" w:rsidR="004C7F73" w:rsidRDefault="004C7F73" w:rsidP="004C7F73">
      <w:pPr>
        <w:pStyle w:val="Heading4"/>
      </w:pPr>
      <w:bookmarkStart w:id="1701" w:name="_Ref434477973"/>
      <w:r>
        <w:t>The Doxology of Sts. Peter and Paul</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2"/>
            <w:r>
              <w:t>Are the working husbandmen</w:t>
            </w:r>
            <w:commentRangeEnd w:id="1702"/>
            <w:r>
              <w:rPr>
                <w:rStyle w:val="CommentReference"/>
                <w:rFonts w:ascii="Times New Roman" w:eastAsiaTheme="minorHAnsi" w:hAnsi="Times New Roman" w:cstheme="minorBidi"/>
                <w:color w:val="auto"/>
              </w:rPr>
              <w:commentReference w:id="170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3"/>
            <w:r>
              <w:t xml:space="preserve">With </w:t>
            </w:r>
            <w:commentRangeEnd w:id="1703"/>
            <w:r>
              <w:rPr>
                <w:rStyle w:val="CommentReference"/>
                <w:rFonts w:ascii="Times New Roman" w:eastAsiaTheme="minorHAnsi" w:hAnsi="Times New Roman" w:cstheme="minorBidi"/>
                <w:color w:val="auto"/>
              </w:rPr>
              <w:commentReference w:id="170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4"/>
            <w:commentRangeStart w:id="1705"/>
            <w:r>
              <w:t xml:space="preserve">sound </w:t>
            </w:r>
            <w:commentRangeEnd w:id="1704"/>
            <w:r>
              <w:rPr>
                <w:rStyle w:val="CommentReference"/>
                <w:rFonts w:ascii="Times New Roman" w:eastAsiaTheme="minorHAnsi" w:hAnsi="Times New Roman" w:cstheme="minorBidi"/>
                <w:color w:val="auto"/>
              </w:rPr>
              <w:commentReference w:id="1704"/>
            </w:r>
            <w:commentRangeEnd w:id="1705"/>
            <w:r>
              <w:rPr>
                <w:rStyle w:val="CommentReference"/>
                <w:rFonts w:ascii="Times New Roman" w:eastAsiaTheme="minorHAnsi" w:hAnsi="Times New Roman" w:cstheme="minorBidi"/>
                <w:color w:val="auto"/>
              </w:rPr>
              <w:commentReference w:id="170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6" w:name="_Ref434488724"/>
      <w:r>
        <w:t>The Doxology of St. Paul</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8"/>
            <w:r>
              <w:t xml:space="preserve">To </w:t>
            </w:r>
            <w:commentRangeEnd w:id="1708"/>
            <w:r>
              <w:rPr>
                <w:rStyle w:val="CommentReference"/>
                <w:rFonts w:ascii="Times New Roman" w:eastAsiaTheme="minorHAnsi" w:hAnsi="Times New Roman" w:cstheme="minorBidi"/>
                <w:color w:val="auto"/>
              </w:rPr>
              <w:commentReference w:id="1708"/>
            </w:r>
            <w:r>
              <w:t xml:space="preserve">all the </w:t>
            </w:r>
            <w:commentRangeStart w:id="1709"/>
            <w:r>
              <w:t>Gentiles</w:t>
            </w:r>
            <w:commentRangeEnd w:id="1709"/>
            <w:r>
              <w:rPr>
                <w:rStyle w:val="CommentReference"/>
                <w:rFonts w:ascii="Times New Roman" w:eastAsiaTheme="minorHAnsi" w:hAnsi="Times New Roman" w:cstheme="minorBidi"/>
                <w:color w:val="auto"/>
              </w:rPr>
              <w:commentReference w:id="170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0"/>
            <w:r>
              <w:t>To be completely filled</w:t>
            </w:r>
          </w:p>
          <w:p w14:paraId="68A85021" w14:textId="77777777" w:rsidR="00306181" w:rsidRDefault="00306181" w:rsidP="00306181">
            <w:pPr>
              <w:pStyle w:val="EngHangEnd"/>
            </w:pPr>
            <w:r>
              <w:t>With God in love.</w:t>
            </w:r>
            <w:commentRangeEnd w:id="1710"/>
            <w:r>
              <w:rPr>
                <w:rStyle w:val="CommentReference"/>
                <w:rFonts w:ascii="Times New Roman" w:eastAsiaTheme="minorHAnsi" w:hAnsi="Times New Roman" w:cstheme="minorBidi"/>
                <w:color w:val="auto"/>
              </w:rPr>
              <w:commentReference w:id="171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1" w:name="_Ref434476236"/>
      <w:r>
        <w:lastRenderedPageBreak/>
        <w:t>The Psali Adam</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2" w:name="_Ref434476261"/>
      <w:r>
        <w:t>The Psali Batos</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3" w:name="_Toc459399396"/>
      <w:r>
        <w:rPr>
          <w:lang w:val="en-US"/>
        </w:rPr>
        <w:lastRenderedPageBreak/>
        <w:t>June 30 / Epip 6: Martyrdom of St. Aoulimpas the Apostle</w:t>
      </w:r>
      <w:bookmarkEnd w:id="171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4" w:name="_Toc410196218"/>
      <w:bookmarkStart w:id="1715" w:name="_Toc410196460"/>
      <w:bookmarkStart w:id="1716" w:name="_Toc410196962"/>
      <w:bookmarkStart w:id="1717" w:name="_Toc459399211"/>
      <w:bookmarkStart w:id="1718" w:name="July"/>
      <w:bookmarkEnd w:id="1663"/>
      <w:r>
        <w:lastRenderedPageBreak/>
        <w:t>July</w:t>
      </w:r>
      <w:bookmarkEnd w:id="1714"/>
      <w:bookmarkEnd w:id="1715"/>
      <w:bookmarkEnd w:id="1716"/>
      <w:r w:rsidR="00980D99">
        <w:t xml:space="preserve"> or </w:t>
      </w:r>
      <w:r w:rsidR="00980D99">
        <w:rPr>
          <w:rFonts w:ascii="FreeSerifAvvaShenouda" w:hAnsi="FreeSerifAvvaShenouda" w:cs="FreeSerifAvvaShenouda"/>
        </w:rPr>
        <w:t>Ⲉⲡⲏⲡ</w:t>
      </w:r>
      <w:bookmarkEnd w:id="1717"/>
    </w:p>
    <w:bookmarkStart w:id="1719" w:name="_Ref434562742" w:displacedByCustomXml="next"/>
    <w:bookmarkStart w:id="1720" w:name="_Toc410196221" w:displacedByCustomXml="next"/>
    <w:bookmarkStart w:id="1721" w:name="_Toc410196463" w:displacedByCustomXml="next"/>
    <w:bookmarkStart w:id="1722"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DB1D07">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DB1D07">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DB1D07">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DB1D07">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DB1D07">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DB1D07">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DB1D07">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DB1D07">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DB1D07">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DB1D07">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DB1D07">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DB1D07">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DB1D07">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DB1D07">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DB1D07">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DB1D07">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3" w:name="_Ref436250323"/>
      <w:bookmarkStart w:id="1724" w:name="_Toc459399397"/>
      <w:r>
        <w:rPr>
          <w:rFonts w:ascii="Times New Roman" w:hAnsi="Times New Roman" w:cs="Times New Roman"/>
        </w:rPr>
        <w:lastRenderedPageBreak/>
        <w:t>July 1 / Epip 7: St. Shenoute</w:t>
      </w:r>
      <w:bookmarkEnd w:id="1719"/>
      <w:bookmarkEnd w:id="1723"/>
      <w:bookmarkEnd w:id="1724"/>
    </w:p>
    <w:p w14:paraId="5B5A5AD3" w14:textId="77777777" w:rsidR="00980D99" w:rsidRDefault="00980D99" w:rsidP="00980D99">
      <w:pPr>
        <w:pStyle w:val="Heading4"/>
        <w:rPr>
          <w:lang w:val="en-US"/>
        </w:rPr>
      </w:pPr>
      <w:bookmarkStart w:id="1725" w:name="_Ref434491186"/>
      <w:r>
        <w:rPr>
          <w:lang w:val="en-US"/>
        </w:rPr>
        <w:t>The Doxology</w:t>
      </w:r>
      <w:r w:rsidR="00810F04">
        <w:rPr>
          <w:lang w:val="en-US"/>
        </w:rPr>
        <w:t xml:space="preserve"> for St. Shenoute</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9" w:name="_Ref434491207"/>
      <w:r>
        <w:rPr>
          <w:lang w:val="en-US"/>
        </w:rPr>
        <w:t>A Doxology for St. Besa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0" w:name="_Toc459399398"/>
      <w:r>
        <w:rPr>
          <w:rFonts w:ascii="Times New Roman" w:hAnsi="Times New Roman" w:cs="Times New Roman"/>
        </w:rPr>
        <w:t>July 1 / Epip 7: Also St. Ignatius</w:t>
      </w:r>
      <w:bookmarkEnd w:id="1730"/>
    </w:p>
    <w:p w14:paraId="08CD1881" w14:textId="77777777" w:rsidR="00980D99" w:rsidRDefault="00980D99" w:rsidP="00980D99">
      <w:pPr>
        <w:pStyle w:val="Heading3"/>
        <w:rPr>
          <w:lang w:val="en-US"/>
        </w:rPr>
      </w:pPr>
      <w:bookmarkStart w:id="1731" w:name="_Ref434560325"/>
      <w:bookmarkStart w:id="1732" w:name="_Toc459399399"/>
      <w:r>
        <w:rPr>
          <w:lang w:val="en-US"/>
        </w:rPr>
        <w:t>July 2 / Epip 8: St. Pishoy</w:t>
      </w:r>
      <w:bookmarkEnd w:id="1731"/>
      <w:bookmarkEnd w:id="1732"/>
    </w:p>
    <w:p w14:paraId="3F31CCDA" w14:textId="77777777" w:rsidR="00980D99" w:rsidRDefault="00980D99" w:rsidP="00980D99">
      <w:pPr>
        <w:pStyle w:val="Heading4"/>
        <w:rPr>
          <w:lang w:val="en-US"/>
        </w:rPr>
      </w:pPr>
      <w:bookmarkStart w:id="1733" w:name="_Ref434490783"/>
      <w:r>
        <w:rPr>
          <w:lang w:val="en-US"/>
        </w:rPr>
        <w:t>The Doxology</w:t>
      </w:r>
      <w:r w:rsidR="00810F04">
        <w:rPr>
          <w:lang w:val="en-US"/>
        </w:rPr>
        <w:t xml:space="preserve"> for St. Pishoy</w:t>
      </w:r>
      <w:bookmarkEnd w:id="173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3" w:name="_Toc459399400"/>
      <w:r>
        <w:t>The Virgin’s Fast</w:t>
      </w:r>
      <w:bookmarkEnd w:id="1722"/>
      <w:bookmarkEnd w:id="1721"/>
      <w:bookmarkEnd w:id="1720"/>
      <w:bookmarkEnd w:id="1743"/>
    </w:p>
    <w:p w14:paraId="67B94F6A" w14:textId="77777777" w:rsidR="005B716A" w:rsidRDefault="005B716A" w:rsidP="005B716A">
      <w:pPr>
        <w:pStyle w:val="Heading3"/>
        <w:rPr>
          <w:lang w:val="en-US"/>
        </w:rPr>
      </w:pPr>
      <w:bookmarkStart w:id="1744" w:name="_Toc459399401"/>
      <w:r>
        <w:rPr>
          <w:lang w:val="en-US"/>
        </w:rPr>
        <w:t>July 3 / Epip 9: Martyrdom of</w:t>
      </w:r>
      <w:r w:rsidR="00FE0AE4">
        <w:rPr>
          <w:lang w:val="en-US"/>
        </w:rPr>
        <w:t xml:space="preserve"> </w:t>
      </w:r>
      <w:r>
        <w:rPr>
          <w:lang w:val="en-US"/>
        </w:rPr>
        <w:t>St. Simon Cleophas the Apostle</w:t>
      </w:r>
      <w:bookmarkEnd w:id="174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5" w:name="_Toc459399402"/>
      <w:r>
        <w:t>July 6 / Epip 12: Commemoration of Archangel Michael</w:t>
      </w:r>
      <w:bookmarkEnd w:id="1745"/>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6" w:name="_Toc459399403"/>
      <w:r>
        <w:t>July 12 / Epip 18: Martyrdom of St. James the Apostle, the Bishop of Jerusalem</w:t>
      </w:r>
      <w:bookmarkEnd w:id="174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7" w:name="_Ref434562330"/>
      <w:bookmarkStart w:id="1748" w:name="_Toc459399404"/>
      <w:r>
        <w:t>July 14 / Epip 20: Martyrdom of St. Theodore of Shotep, the General</w:t>
      </w:r>
      <w:bookmarkEnd w:id="1747"/>
      <w:bookmarkEnd w:id="1748"/>
    </w:p>
    <w:p w14:paraId="7B584133" w14:textId="77777777" w:rsidR="009C1989" w:rsidRDefault="009C1989" w:rsidP="009C1989">
      <w:pPr>
        <w:pStyle w:val="Heading4"/>
      </w:pPr>
      <w:bookmarkStart w:id="1749" w:name="_Ref434489277"/>
      <w:r>
        <w:t>The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0" w:name="_Ref434489296"/>
      <w:r>
        <w:lastRenderedPageBreak/>
        <w:t>Another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1"/>
            <w:r>
              <w:t>struggler</w:t>
            </w:r>
            <w:commentRangeEnd w:id="1751"/>
            <w:r>
              <w:rPr>
                <w:rStyle w:val="CommentReference"/>
                <w:rFonts w:ascii="Times New Roman" w:eastAsiaTheme="minorHAnsi" w:hAnsi="Times New Roman" w:cstheme="minorBidi"/>
                <w:color w:val="auto"/>
              </w:rPr>
              <w:commentReference w:id="175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2" w:name="_Toc459399405"/>
      <w:r>
        <w:t>July 15 / Epip 21: Commemoration of the Theotokos</w:t>
      </w:r>
      <w:bookmarkEnd w:id="175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3" w:name="_Ref434562663"/>
      <w:bookmarkStart w:id="1754" w:name="_Toc459399406"/>
      <w:r>
        <w:t>July 17 / Epip 23: The Martyrdom of St. Marina</w:t>
      </w:r>
      <w:bookmarkEnd w:id="1753"/>
      <w:bookmarkEnd w:id="1754"/>
    </w:p>
    <w:p w14:paraId="71210AE6" w14:textId="77777777" w:rsidR="0078548F" w:rsidRDefault="0078548F" w:rsidP="0078548F">
      <w:pPr>
        <w:pStyle w:val="Heading4"/>
      </w:pPr>
      <w:bookmarkStart w:id="1755" w:name="_Ref434490204"/>
      <w:r>
        <w:t>The Doxology</w:t>
      </w:r>
      <w:r w:rsidR="00B46E6E">
        <w:t xml:space="preserve"> for St. Marina</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6" w:name="_Toc459399407"/>
      <w:r>
        <w:t>July 18 / Epip 24: The Martyrdom of Abba Noub</w:t>
      </w:r>
      <w:bookmarkEnd w:id="1756"/>
    </w:p>
    <w:p w14:paraId="45A4C76D" w14:textId="77777777" w:rsidR="00951605" w:rsidRDefault="00951605" w:rsidP="00951605">
      <w:pPr>
        <w:pStyle w:val="Heading4"/>
      </w:pPr>
      <w:bookmarkStart w:id="1757" w:name="_Ref434489534"/>
      <w:r>
        <w:t>The Doxology</w:t>
      </w:r>
      <w:r w:rsidR="00B46E6E">
        <w:t xml:space="preserve"> for Abba Noub</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8"/>
            <w:r>
              <w:t>Abba Noub</w:t>
            </w:r>
            <w:commentRangeEnd w:id="1758"/>
            <w:r>
              <w:rPr>
                <w:rStyle w:val="CommentReference"/>
                <w:rFonts w:ascii="Times New Roman" w:eastAsiaTheme="minorHAnsi" w:hAnsi="Times New Roman" w:cstheme="minorBidi"/>
                <w:color w:val="auto"/>
              </w:rPr>
              <w:commentReference w:id="175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9"/>
            <w:r>
              <w:t xml:space="preserve">upright </w:t>
            </w:r>
            <w:commentRangeEnd w:id="1759"/>
            <w:r>
              <w:rPr>
                <w:rStyle w:val="CommentReference"/>
                <w:rFonts w:ascii="Times New Roman" w:eastAsiaTheme="minorHAnsi" w:hAnsi="Times New Roman" w:cstheme="minorBidi"/>
                <w:color w:val="auto"/>
              </w:rPr>
              <w:commentReference w:id="175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0" w:name="_Toc459399408"/>
      <w:r>
        <w:t>July 20 / Epip 26: Joseph the Carpenter</w:t>
      </w:r>
      <w:bookmarkEnd w:id="1760"/>
    </w:p>
    <w:p w14:paraId="5DE3B33E" w14:textId="77777777" w:rsidR="00BF240D" w:rsidRDefault="00BF240D" w:rsidP="00BF240D">
      <w:pPr>
        <w:pStyle w:val="Heading4"/>
      </w:pPr>
      <w:bookmarkStart w:id="1761" w:name="_Ref434488476"/>
      <w:r>
        <w:t>The Doxology</w:t>
      </w:r>
      <w:r w:rsidR="00B46E6E">
        <w:t xml:space="preserve"> for St. Joseph the Carpenter</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2" w:name="_Toc459399409"/>
      <w:bookmarkStart w:id="1763" w:name="_Toc410196222"/>
      <w:bookmarkStart w:id="1764" w:name="_Toc410196464"/>
      <w:bookmarkStart w:id="1765" w:name="_Toc410196966"/>
      <w:r>
        <w:t>July 20 / Epip 26: Also St. Frumentius (Abune Selama), the First Bishop of Ethiopia</w:t>
      </w:r>
      <w:bookmarkEnd w:id="176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6" w:name="_Toc459399410"/>
      <w:r>
        <w:t>July 22 / Epip 28: Departure of St. Mary Magdalene</w:t>
      </w:r>
      <w:bookmarkEnd w:id="1766"/>
    </w:p>
    <w:p w14:paraId="41ADBBFF" w14:textId="77777777" w:rsidR="00C325FC" w:rsidRDefault="00C325FC" w:rsidP="00C325FC">
      <w:pPr>
        <w:pStyle w:val="Heading4"/>
      </w:pPr>
      <w:bookmarkStart w:id="1767" w:name="_Ref434489077"/>
      <w:r>
        <w:t>The Doxology</w:t>
      </w:r>
      <w:r w:rsidR="00B46E6E">
        <w:t xml:space="preserve"> for St. Mary Magdalene</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8"/>
            <w:r>
              <w:t xml:space="preserve">ϯⲁⲅⲓⲁ </w:t>
            </w:r>
            <w:commentRangeEnd w:id="1768"/>
            <w:r>
              <w:rPr>
                <w:rStyle w:val="CommentReference"/>
                <w:rFonts w:ascii="Times New Roman" w:hAnsi="Times New Roman" w:cstheme="minorBidi"/>
                <w:noProof w:val="0"/>
              </w:rPr>
              <w:commentReference w:id="176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0" w:name="_Toc459399412"/>
      <w:r>
        <w:t xml:space="preserve">July 23 / Epip 29: </w:t>
      </w:r>
      <w:r w:rsidR="00B52D77">
        <w:t xml:space="preserve">Also the </w:t>
      </w:r>
      <w:r>
        <w:t>Translocation of the Relics of St. Andrew, the Apostle</w:t>
      </w:r>
      <w:bookmarkEnd w:id="177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1" w:name="_Toc459399413"/>
      <w:r>
        <w:lastRenderedPageBreak/>
        <w:t>July 28 / Mesori 4: Consecration of the Church of St. Anthony</w:t>
      </w:r>
      <w:bookmarkEnd w:id="177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8"/>
      <w:r>
        <w:t>.</w:t>
      </w:r>
    </w:p>
    <w:p w14:paraId="62D72F65" w14:textId="77777777" w:rsidR="00495F1A" w:rsidRPr="00980D99" w:rsidRDefault="00495F1A" w:rsidP="00495F1A">
      <w:pPr>
        <w:pStyle w:val="Heading2"/>
        <w:rPr>
          <w:lang w:val="en-US"/>
        </w:rPr>
      </w:pPr>
      <w:bookmarkStart w:id="1772" w:name="_Toc459399212"/>
      <w:bookmarkStart w:id="1773" w:name="August"/>
      <w:r>
        <w:lastRenderedPageBreak/>
        <w:t>August</w:t>
      </w:r>
      <w:bookmarkEnd w:id="1763"/>
      <w:bookmarkEnd w:id="1764"/>
      <w:bookmarkEnd w:id="176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2"/>
    </w:p>
    <w:bookmarkStart w:id="1774" w:name="_Toc410196223" w:displacedByCustomXml="next"/>
    <w:bookmarkStart w:id="1775" w:name="_Toc410196465" w:displacedByCustomXml="next"/>
    <w:bookmarkStart w:id="1776"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DB1D07">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DB1D07">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DB1D07">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DB1D07">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DB1D07">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DB1D07">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DB1D07">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DB1D07">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DB1D07">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DB1D07">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DB1D07">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DB1D07">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7" w:name="_Toc459399414"/>
      <w:r>
        <w:lastRenderedPageBreak/>
        <w:t>August 1 / Mesori 8: The Confession of St. Peter</w:t>
      </w:r>
      <w:bookmarkEnd w:id="177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8" w:name="_Toc459399415"/>
      <w:r>
        <w:t>August 5 / Mesori 12: Commemoration of Archangel Michael</w:t>
      </w:r>
      <w:bookmarkEnd w:id="1778"/>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79" w:name="_Toc459399416"/>
      <w:r>
        <w:t xml:space="preserve">August 6 / Mesori 13: </w:t>
      </w:r>
      <w:r w:rsidR="00495F1A">
        <w:t>The Transfiguration</w:t>
      </w:r>
      <w:bookmarkEnd w:id="1776"/>
      <w:bookmarkEnd w:id="1775"/>
      <w:bookmarkEnd w:id="1774"/>
      <w:bookmarkEnd w:id="1779"/>
    </w:p>
    <w:p w14:paraId="1EF4D652" w14:textId="77777777" w:rsidR="00980D99" w:rsidRDefault="00980D99" w:rsidP="00980D99">
      <w:pPr>
        <w:pStyle w:val="Heading4"/>
      </w:pPr>
      <w:bookmarkStart w:id="1780" w:name="_Ref434478012"/>
      <w:r>
        <w:t>The Doxology</w:t>
      </w:r>
      <w:r w:rsidR="00E21EA3">
        <w:t xml:space="preserve"> of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1" w:name="_Ref434476299"/>
      <w:r>
        <w:lastRenderedPageBreak/>
        <w:t>The Psali Adam</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2" w:name="_Ref434476316"/>
      <w:r>
        <w:t>The Psali Batos</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3" w:name="_Toc410196224"/>
      <w:bookmarkStart w:id="1784" w:name="_Toc410196466"/>
      <w:bookmarkStart w:id="1785" w:name="_Toc410196968"/>
      <w:bookmarkStart w:id="1786" w:name="_Ref435642801"/>
      <w:bookmarkStart w:id="1787" w:name="_Ref435642808"/>
      <w:bookmarkStart w:id="1788" w:name="_Toc459399417"/>
      <w:r>
        <w:t xml:space="preserve">August 9 / Mesori 16: </w:t>
      </w:r>
      <w:r w:rsidR="00495F1A">
        <w:t>The Assumption of the Virgin</w:t>
      </w:r>
      <w:bookmarkEnd w:id="1783"/>
      <w:bookmarkEnd w:id="1784"/>
      <w:bookmarkEnd w:id="1785"/>
      <w:bookmarkEnd w:id="1786"/>
      <w:bookmarkEnd w:id="1787"/>
      <w:bookmarkEnd w:id="178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9" w:name="_Ref435642763"/>
      <w:r>
        <w:t xml:space="preserve">The Psali </w:t>
      </w:r>
      <w:commentRangeStart w:id="1790"/>
      <w:r>
        <w:t xml:space="preserve">Adam </w:t>
      </w:r>
      <w:commentRangeEnd w:id="1790"/>
      <w:r>
        <w:rPr>
          <w:rStyle w:val="CommentReference"/>
          <w:rFonts w:eastAsiaTheme="minorHAnsi" w:cstheme="minorBidi"/>
          <w:b w:val="0"/>
          <w:bCs w:val="0"/>
          <w:iCs w:val="0"/>
          <w:color w:val="auto"/>
        </w:rPr>
        <w:commentReference w:id="1790"/>
      </w:r>
      <w:r>
        <w:t>for the Virgin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1"/>
            <w:r>
              <w:t>With divine hands.”</w:t>
            </w:r>
            <w:commentRangeEnd w:id="1791"/>
            <w:r>
              <w:rPr>
                <w:rStyle w:val="CommentReference"/>
                <w:rFonts w:ascii="Times New Roman" w:eastAsiaTheme="minorHAnsi" w:hAnsi="Times New Roman" w:cstheme="minorBidi"/>
                <w:color w:val="auto"/>
              </w:rPr>
              <w:commentReference w:id="179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2" w:name="_Ref435734818"/>
      <w:r>
        <w:t>The Psali Batos for the Virgin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3"/>
            <w:r>
              <w:t>forever</w:t>
            </w:r>
            <w:commentRangeEnd w:id="1793"/>
            <w:r>
              <w:rPr>
                <w:rStyle w:val="CommentReference"/>
                <w:rFonts w:ascii="Times New Roman" w:eastAsiaTheme="minorHAnsi" w:hAnsi="Times New Roman" w:cstheme="minorBidi"/>
                <w:color w:val="auto"/>
              </w:rPr>
              <w:commentReference w:id="179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4"/>
            <w:r>
              <w:t>In the unshakable places.</w:t>
            </w:r>
            <w:commentRangeEnd w:id="1794"/>
            <w:r>
              <w:rPr>
                <w:rStyle w:val="CommentReference"/>
                <w:rFonts w:ascii="Times New Roman" w:eastAsiaTheme="minorHAnsi" w:hAnsi="Times New Roman" w:cstheme="minorBidi"/>
                <w:color w:val="auto"/>
              </w:rPr>
              <w:commentReference w:id="179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5"/>
            <w:r>
              <w:t>Your name adorns our works.</w:t>
            </w:r>
            <w:commentRangeEnd w:id="1795"/>
            <w:r>
              <w:rPr>
                <w:rStyle w:val="CommentReference"/>
                <w:rFonts w:ascii="Times New Roman" w:eastAsiaTheme="minorHAnsi" w:hAnsi="Times New Roman" w:cstheme="minorBidi"/>
                <w:color w:val="auto"/>
              </w:rPr>
              <w:commentReference w:id="179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6"/>
            <w:r>
              <w:t xml:space="preserve">Interceding </w:t>
            </w:r>
            <w:commentRangeEnd w:id="1796"/>
            <w:r>
              <w:rPr>
                <w:rStyle w:val="CommentReference"/>
                <w:rFonts w:ascii="Times New Roman" w:eastAsiaTheme="minorHAnsi" w:hAnsi="Times New Roman" w:cstheme="minorBidi"/>
                <w:color w:val="auto"/>
              </w:rPr>
              <w:commentReference w:id="179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7" w:name="_Toc459399418"/>
      <w:r>
        <w:t>August 12 / Mesori 19: Translocation of the Relics of St. Macarius the Great</w:t>
      </w:r>
      <w:bookmarkEnd w:id="179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8" w:name="_Toc459399419"/>
      <w:r>
        <w:t>August 14 / Mesori 21: Commemoration of the Theotokos</w:t>
      </w:r>
      <w:bookmarkEnd w:id="179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9" w:name="_Ref434563030"/>
      <w:bookmarkStart w:id="1800" w:name="_Toc459399420"/>
      <w:r>
        <w:t>August 17 / Mesori 24: Departure of St. Takle Haymanot</w:t>
      </w:r>
      <w:bookmarkEnd w:id="1799"/>
      <w:bookmarkEnd w:id="1800"/>
    </w:p>
    <w:p w14:paraId="34845613" w14:textId="77777777" w:rsidR="009F60F1" w:rsidRDefault="009F60F1" w:rsidP="009F60F1">
      <w:pPr>
        <w:pStyle w:val="Heading4"/>
      </w:pPr>
      <w:bookmarkStart w:id="1801" w:name="_Ref434492302"/>
      <w:r>
        <w:t>The Doxology</w:t>
      </w:r>
      <w:r w:rsidR="00B82753">
        <w:t xml:space="preserve"> for St. Takle Haymanot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2" w:name="_Toc459399421"/>
      <w:r>
        <w:t>August 21 / Mesori 28: The Patriarchs: Abraham, Isaac, and Jacob</w:t>
      </w:r>
      <w:bookmarkEnd w:id="1802"/>
    </w:p>
    <w:p w14:paraId="1D063B19" w14:textId="77777777" w:rsidR="00431ABD" w:rsidRDefault="00431ABD" w:rsidP="00431ABD">
      <w:pPr>
        <w:pStyle w:val="Heading4"/>
      </w:pPr>
      <w:bookmarkStart w:id="1803" w:name="_Ref434492413"/>
      <w:r>
        <w:t>The Doxology</w:t>
      </w:r>
      <w:r w:rsidR="00B82753">
        <w:t xml:space="preserve"> for the Patriarchs: Abraham, Isaac, and Jacob</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4" w:name="_Toc459399422"/>
      <w:r>
        <w:t>August 22 / Mesori 29: Commemoration of the Annunciation, Nativity, and Resurrection on the 29</w:t>
      </w:r>
      <w:r w:rsidRPr="00C0205C">
        <w:rPr>
          <w:vertAlign w:val="superscript"/>
        </w:rPr>
        <w:t>th</w:t>
      </w:r>
      <w:r>
        <w:t xml:space="preserve"> of Every Month</w:t>
      </w:r>
      <w:bookmarkEnd w:id="180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5" w:name="_Toc459399423"/>
      <w:r>
        <w:t xml:space="preserve">August 22 / Mesori 29: </w:t>
      </w:r>
      <w:r w:rsidR="007D439A">
        <w:t xml:space="preserve">Also the </w:t>
      </w:r>
      <w:r>
        <w:t>Translocation of the Relics of St. John the Short to Scetis</w:t>
      </w:r>
      <w:bookmarkEnd w:id="1805"/>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lastRenderedPageBreak/>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4FA01A08" w:rsidR="005F6770" w:rsidRDefault="005F6770" w:rsidP="008B74E6">
            <w:pPr>
              <w:pStyle w:val="EngHang"/>
            </w:pPr>
            <w:r>
              <w:t xml:space="preserve">O </w:t>
            </w:r>
            <w:r w:rsidR="00FD7CBF">
              <w:t>Divinely Inspired</w:t>
            </w:r>
            <w:r>
              <w:t xml:space="preserv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6" w:name="_Toc459399424"/>
      <w:r>
        <w:t>August 25 / Little Month 2: Departure of St. Titus the Apostle</w:t>
      </w:r>
      <w:bookmarkEnd w:id="180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7" w:name="_Toc459399425"/>
      <w:r>
        <w:t>August 26 / Little Month 3: Archangel Raphael</w:t>
      </w:r>
      <w:bookmarkEnd w:id="1807"/>
    </w:p>
    <w:p w14:paraId="0292BCC5" w14:textId="77777777" w:rsidR="00C30039" w:rsidRDefault="00C30039" w:rsidP="00C30039">
      <w:pPr>
        <w:pStyle w:val="Heading4"/>
      </w:pPr>
      <w:bookmarkStart w:id="1808" w:name="_Ref434488208"/>
      <w:r>
        <w:t>The Doxology</w:t>
      </w:r>
      <w:r w:rsidR="00B46E6E">
        <w:t xml:space="preserve"> for Archangel Raphael</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9" w:name="_Toc459399426"/>
      <w:r>
        <w:t>August 28 / Little Month 5</w:t>
      </w:r>
      <w:r w:rsidR="00980D99">
        <w:t>: St. Parsouma</w:t>
      </w:r>
      <w:bookmarkEnd w:id="1809"/>
    </w:p>
    <w:p w14:paraId="32F5CFB7" w14:textId="77777777" w:rsidR="00980D99" w:rsidRDefault="00980D99" w:rsidP="00980D99">
      <w:pPr>
        <w:pStyle w:val="Heading4"/>
      </w:pPr>
      <w:bookmarkStart w:id="1810" w:name="_Ref434491294"/>
      <w:r>
        <w:t>The Doxology</w:t>
      </w:r>
      <w:r w:rsidR="00810F04">
        <w:t xml:space="preserve"> for St. Parsouma</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4"/>
            <w:r>
              <w:t xml:space="preserve">ⲙ̀Ⲡⲭ̄ⲥ̄ </w:t>
            </w:r>
            <w:commentRangeEnd w:id="1814"/>
            <w:r>
              <w:rPr>
                <w:rStyle w:val="CommentReference"/>
                <w:rFonts w:ascii="Times New Roman" w:hAnsi="Times New Roman" w:cstheme="minorBidi"/>
                <w:noProof w:val="0"/>
              </w:rPr>
              <w:commentReference w:id="181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5"/>
            <w:r>
              <w:t xml:space="preserve">ⲡⲉⲛⲥⲱⲧⲏⲣ </w:t>
            </w:r>
            <w:commentRangeEnd w:id="1815"/>
            <w:r>
              <w:rPr>
                <w:rStyle w:val="CommentReference"/>
                <w:rFonts w:ascii="Times New Roman" w:hAnsi="Times New Roman" w:cstheme="minorBidi"/>
                <w:noProof w:val="0"/>
              </w:rPr>
              <w:commentReference w:id="181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6" w:name="_Toc410196981"/>
      <w:bookmarkStart w:id="1817" w:name="_Toc459399213"/>
      <w:bookmarkStart w:id="1818" w:name="_Toc410196226"/>
      <w:bookmarkStart w:id="1819" w:name="_Toc410196468"/>
      <w:bookmarkStart w:id="1820" w:name="_Toc410196970"/>
      <w:bookmarkStart w:id="1821" w:name="Pascal"/>
      <w:bookmarkEnd w:id="1773"/>
      <w:r>
        <w:lastRenderedPageBreak/>
        <w:t xml:space="preserve">Hymns for December or </w:t>
      </w:r>
      <w:r>
        <w:rPr>
          <w:rFonts w:ascii="FreeSerifAvvaShenouda" w:hAnsi="FreeSerifAvvaShenouda" w:cs="FreeSerifAvvaShenouda"/>
        </w:rPr>
        <w:t>Ⲕⲟⲓⲁϩⲕ</w:t>
      </w:r>
      <w:bookmarkEnd w:id="1816"/>
      <w:bookmarkEnd w:id="1817"/>
    </w:p>
    <w:p w14:paraId="235F00C1" w14:textId="77777777" w:rsidR="00513E2D" w:rsidRDefault="00513E2D" w:rsidP="00513E2D">
      <w:pPr>
        <w:pStyle w:val="Heading3"/>
      </w:pPr>
      <w:bookmarkStart w:id="1822" w:name="_Toc459399427"/>
      <w:r>
        <w:t>The Order of 7/4</w:t>
      </w:r>
      <w:bookmarkEnd w:id="182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3" w:name="_Ref452619392"/>
      <w:bookmarkStart w:id="1824" w:name="_Toc459399428"/>
      <w:r>
        <w:lastRenderedPageBreak/>
        <w:t>The December or Koiak Canticle</w:t>
      </w:r>
      <w:bookmarkEnd w:id="1823"/>
      <w:bookmarkEnd w:id="182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1"/>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2"/>
      </w:r>
      <w:r>
        <w:t>, manifest Yourself</w:t>
      </w:r>
      <w:r>
        <w:rPr>
          <w:rStyle w:val="FootnoteReference"/>
        </w:rPr>
        <w:footnoteReference w:id="1013"/>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4"/>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5"/>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6"/>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7"/>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8"/>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9"/>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0"/>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1"/>
      </w:r>
    </w:p>
    <w:p w14:paraId="327A6659" w14:textId="77777777" w:rsidR="00513E2D" w:rsidRPr="00AB1781" w:rsidRDefault="00513E2D" w:rsidP="00513E2D">
      <w:pPr>
        <w:pStyle w:val="EnglishHangNoCoptic"/>
      </w:pPr>
      <w:r>
        <w:tab/>
        <w:t>and, “a man was born in her,”</w:t>
      </w:r>
      <w:r>
        <w:rPr>
          <w:rStyle w:val="FootnoteReference"/>
        </w:rPr>
        <w:footnoteReference w:id="1022"/>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3"/>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4"/>
      </w:r>
      <w:r>
        <w:t xml:space="preserve"> flames of fire.</w:t>
      </w:r>
      <w:r w:rsidRPr="00AB1781">
        <w:rPr>
          <w:rStyle w:val="FootnoteReference"/>
        </w:rPr>
        <w:footnoteReference w:id="1025"/>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6"/>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5"/>
      <w:r>
        <w:t>102</w:t>
      </w:r>
      <w:commentRangeEnd w:id="1825"/>
      <w:r>
        <w:rPr>
          <w:rStyle w:val="CommentReference"/>
          <w:rFonts w:eastAsiaTheme="minorHAnsi" w:cstheme="minorBidi"/>
          <w:color w:val="auto"/>
          <w:lang w:val="en-CA"/>
        </w:rPr>
        <w:commentReference w:id="182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7"/>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8"/>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9"/>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0"/>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1"/>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2"/>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3"/>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4"/>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5"/>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6"/>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7"/>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8"/>
      </w:r>
      <w:r>
        <w:t>,</w:t>
      </w:r>
      <w:r w:rsidRPr="00AB1781">
        <w:t xml:space="preserve"> all you </w:t>
      </w:r>
      <w:r>
        <w:t>upright in</w:t>
      </w:r>
      <w:r w:rsidRPr="00AB1781">
        <w:t xml:space="preserve"> heart.</w:t>
      </w:r>
      <w:r w:rsidRPr="00AB1781">
        <w:rPr>
          <w:rStyle w:val="FootnoteReference"/>
        </w:rPr>
        <w:footnoteReference w:id="1039"/>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0"/>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1"/>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2"/>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3"/>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4"/>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6" w:name="_Ref452619413"/>
      <w:bookmarkStart w:id="1827" w:name="_Toc459399429"/>
      <w:r>
        <w:lastRenderedPageBreak/>
        <w:t>Psali Before the First Canticle (Agios O Theos)</w:t>
      </w:r>
      <w:bookmarkEnd w:id="1826"/>
      <w:bookmarkEnd w:id="18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5"/>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8" w:name="_Ref452619578"/>
      <w:bookmarkStart w:id="1829" w:name="_Toc459399430"/>
      <w:r>
        <w:rPr>
          <w:sz w:val="24"/>
        </w:rPr>
        <w:t>Psali Adam After the First Canticle</w:t>
      </w:r>
      <w:bookmarkEnd w:id="1828"/>
      <w:bookmarkEnd w:id="18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6"/>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7"/>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0" w:name="_Ref452619819"/>
      <w:bookmarkStart w:id="1831" w:name="_Toc459399431"/>
      <w:r>
        <w:rPr>
          <w:sz w:val="24"/>
        </w:rPr>
        <w:t>Psali Adam On (Before) the Second Canticle</w:t>
      </w:r>
      <w:bookmarkEnd w:id="1830"/>
      <w:bookmarkEnd w:id="183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8"/>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2" w:name="_Ref435645565"/>
      <w:bookmarkStart w:id="1833" w:name="_Toc459399432"/>
      <w:r>
        <w:rPr>
          <w:sz w:val="24"/>
        </w:rPr>
        <w:t>Psali Adam After the</w:t>
      </w:r>
      <w:r>
        <w:t xml:space="preserve"> Second Cantilce</w:t>
      </w:r>
      <w:bookmarkEnd w:id="1832"/>
      <w:bookmarkEnd w:id="18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4" w:name="_Ref452620167"/>
      <w:bookmarkStart w:id="1835" w:name="_Toc459399433"/>
      <w:bookmarkStart w:id="1836" w:name="_Ref435645593"/>
      <w:r>
        <w:t>The Psali Adam On (Before) the Third Canticle</w:t>
      </w:r>
      <w:bookmarkEnd w:id="1834"/>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7" w:name="_Ref452620325"/>
      <w:bookmarkStart w:id="1838" w:name="_Toc459399434"/>
      <w:r>
        <w:t>Psali Batos</w:t>
      </w:r>
      <w:r>
        <w:rPr>
          <w:lang w:val="en-US"/>
        </w:rPr>
        <w:t xml:space="preserve"> On (After) the Third Canticle</w:t>
      </w:r>
      <w:bookmarkEnd w:id="1836"/>
      <w:bookmarkEnd w:id="1837"/>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9" w:name="_Ref452620881"/>
      <w:bookmarkStart w:id="1840" w:name="_Toc459399435"/>
      <w:r>
        <w:t>Hymn on the Sunday Psali</w:t>
      </w:r>
      <w:bookmarkEnd w:id="1839"/>
      <w:bookmarkEnd w:id="184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1" w:name="_Ref452620856"/>
      <w:bookmarkStart w:id="1842" w:name="_Toc459399436"/>
      <w:r>
        <w:t>Interpretation on (After) the Sunday Theotokia Part 1</w:t>
      </w:r>
      <w:bookmarkEnd w:id="1841"/>
      <w:bookmarkEnd w:id="184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3" w:name="_Toc459399437"/>
      <w:r>
        <w:t>Interpretation on (After) the Sunday Theotokia Part 2</w:t>
      </w:r>
      <w:bookmarkEnd w:id="184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4" w:name="_Toc459399438"/>
      <w:r>
        <w:lastRenderedPageBreak/>
        <w:t>Interpretation on (After) the Sunday Theotokia Part 3</w:t>
      </w:r>
      <w:bookmarkEnd w:id="184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5" w:name="_Toc459399439"/>
      <w:r>
        <w:t>Interpretation on (After) the Sunday Theotokia Part 4</w:t>
      </w:r>
      <w:bookmarkEnd w:id="184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6" w:name="_Toc459399440"/>
      <w:r>
        <w:t>Interpretation on (After) the Sunday Theotokia Part 5</w:t>
      </w:r>
      <w:bookmarkEnd w:id="184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7" w:name="_Toc459399441"/>
      <w:r>
        <w:t>Interpretation on (After) the Sunday Theotokia Part 6</w:t>
      </w:r>
      <w:bookmarkEnd w:id="184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8" w:name="_Toc459399442"/>
      <w:r>
        <w:lastRenderedPageBreak/>
        <w:t>Interpretation on (After) the Sunday Theotokia Part 7 (modern)</w:t>
      </w:r>
      <w:bookmarkEnd w:id="184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9" w:name="_Ref452619669"/>
      <w:bookmarkStart w:id="1850" w:name="_Toc459399443"/>
      <w:r>
        <w:t>Hymn on the Monday Theotokia</w:t>
      </w:r>
      <w:bookmarkEnd w:id="1849"/>
      <w:bookmarkEnd w:id="185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1" w:name="_Ref452619779"/>
      <w:bookmarkStart w:id="1852" w:name="_Toc459399444"/>
      <w:r>
        <w:t>Hymn on the Tuesday Theotokia</w:t>
      </w:r>
      <w:bookmarkEnd w:id="1851"/>
      <w:bookmarkEnd w:id="185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3" w:name="_Ref452620017"/>
      <w:bookmarkStart w:id="1854" w:name="_Toc459399445"/>
      <w:r>
        <w:t>Hymn on the Wednesday Theotokia</w:t>
      </w:r>
      <w:bookmarkEnd w:id="1853"/>
      <w:bookmarkEnd w:id="185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5" w:name="_Ref435645467"/>
      <w:bookmarkStart w:id="1856" w:name="_Toc459399446"/>
      <w:r>
        <w:t>Hymn on the Thursday Theotokia (The Fiery Bush)</w:t>
      </w:r>
      <w:bookmarkEnd w:id="1855"/>
      <w:bookmarkEnd w:id="185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9"/>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0"/>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7" w:name="_Ref452620495"/>
      <w:bookmarkStart w:id="1858" w:name="_Toc459399447"/>
      <w:r>
        <w:t>Hymn on the Friday Theotokia</w:t>
      </w:r>
      <w:bookmarkEnd w:id="1857"/>
      <w:bookmarkEnd w:id="185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9" w:name="_Ref452620614"/>
      <w:bookmarkStart w:id="1860" w:name="_Toc459399448"/>
      <w:r>
        <w:t>Hymn on the Saturday Theotokia</w:t>
      </w:r>
      <w:bookmarkEnd w:id="1859"/>
      <w:bookmarkEnd w:id="186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1"/>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1" w:name="_Ref452620695"/>
      <w:bookmarkStart w:id="1862" w:name="_Toc459399449"/>
      <w:r>
        <w:t>The First Batos Lobsh</w:t>
      </w:r>
      <w:bookmarkEnd w:id="1861"/>
      <w:bookmarkEnd w:id="186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3" w:name="_Ref452620704"/>
      <w:bookmarkStart w:id="1864" w:name="_Toc459399450"/>
      <w:r>
        <w:t>The Second Batos Lobsh</w:t>
      </w:r>
      <w:bookmarkEnd w:id="1863"/>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5" w:name="_Toc459399214"/>
      <w:r>
        <w:lastRenderedPageBreak/>
        <w:t>The Pascal Cycle</w:t>
      </w:r>
      <w:bookmarkEnd w:id="1818"/>
      <w:bookmarkEnd w:id="1819"/>
      <w:bookmarkEnd w:id="1820"/>
      <w:bookmarkEnd w:id="1865"/>
    </w:p>
    <w:bookmarkStart w:id="1866" w:name="_Toc410196227" w:displacedByCustomXml="next"/>
    <w:bookmarkStart w:id="1867" w:name="_Toc410196469" w:displacedByCustomXml="next"/>
    <w:bookmarkStart w:id="1868"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DB1D07">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DB1D07">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DB1D07">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DB1D07">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DB1D07">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DB1D07">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DB1D07">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DB1D07">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DB1D07">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DB1D07">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DB1D07">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DB1D07">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DB1D07">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DB1D07">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DB1D07">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DB1D07">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DB1D07">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DB1D07">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DB1D07">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DB1D07">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DB1D07">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DB1D07">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DB1D07">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DB1D07">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DB1D07">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DB1D07">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DB1D07">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DB1D07">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DB1D07">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DB1D07">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DB1D07">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DB1D07">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DB1D07">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69" w:name="_Toc459399451"/>
      <w:r>
        <w:lastRenderedPageBreak/>
        <w:t>Jonah’s Fast</w:t>
      </w:r>
      <w:bookmarkEnd w:id="1868"/>
      <w:bookmarkEnd w:id="1867"/>
      <w:bookmarkEnd w:id="1866"/>
      <w:bookmarkEnd w:id="1869"/>
    </w:p>
    <w:p w14:paraId="7A658690" w14:textId="77777777" w:rsidR="001E5E16" w:rsidRPr="001E5E16" w:rsidRDefault="001E5E16" w:rsidP="001E5E16">
      <w:pPr>
        <w:pStyle w:val="Heading4"/>
      </w:pPr>
      <w:bookmarkStart w:id="1870" w:name="_Ref434478053"/>
      <w:r>
        <w:t>The Doxology</w:t>
      </w:r>
      <w:r w:rsidR="00E21EA3">
        <w:t xml:space="preserve"> of Jonah’s Fast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1" w:name="_Toc410196228"/>
      <w:bookmarkStart w:id="1872" w:name="_Toc410196470"/>
      <w:bookmarkStart w:id="1873" w:name="_Toc410196972"/>
      <w:bookmarkStart w:id="1874" w:name="_Toc459399452"/>
      <w:r>
        <w:t>Jonah’s Feast</w:t>
      </w:r>
      <w:bookmarkEnd w:id="1871"/>
      <w:bookmarkEnd w:id="1872"/>
      <w:bookmarkEnd w:id="1873"/>
      <w:bookmarkEnd w:id="1874"/>
    </w:p>
    <w:p w14:paraId="6EE6C439" w14:textId="77777777" w:rsidR="00495F1A" w:rsidRDefault="00495F1A" w:rsidP="00495F1A">
      <w:pPr>
        <w:pStyle w:val="Heading3"/>
      </w:pPr>
      <w:bookmarkStart w:id="1875" w:name="_Toc410196229"/>
      <w:bookmarkStart w:id="1876" w:name="_Toc410196471"/>
      <w:bookmarkStart w:id="1877" w:name="_Toc410196973"/>
      <w:bookmarkStart w:id="1878" w:name="_Toc459399453"/>
      <w:r>
        <w:t>Great Lent</w:t>
      </w:r>
      <w:bookmarkEnd w:id="1875"/>
      <w:bookmarkEnd w:id="1876"/>
      <w:bookmarkEnd w:id="1877"/>
      <w:bookmarkEnd w:id="1878"/>
    </w:p>
    <w:p w14:paraId="2602B6E5" w14:textId="77777777" w:rsidR="00EC2AEB" w:rsidRPr="001E5E16" w:rsidRDefault="00EC2AEB" w:rsidP="00EC2AEB">
      <w:pPr>
        <w:pStyle w:val="Heading4"/>
      </w:pPr>
      <w:bookmarkStart w:id="1879" w:name="_Ref434478080"/>
      <w:r>
        <w:t>The Doxology</w:t>
      </w:r>
      <w:r w:rsidR="00420CFA">
        <w:t xml:space="preserve"> for Saturday and Sunday</w:t>
      </w:r>
      <w:r w:rsidR="00E21EA3">
        <w:t xml:space="preserve">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0" w:name="_Ref434478104"/>
      <w:r>
        <w:t>The Doxology</w:t>
      </w:r>
      <w:r w:rsidR="00E21EA3">
        <w:t xml:space="preserve"> for Weekdays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1"/>
            <w:r>
              <w:t>ⲛⲓⲉ̀ⲛⲉϩ</w:t>
            </w:r>
            <w:commentRangeEnd w:id="1881"/>
            <w:r>
              <w:rPr>
                <w:rStyle w:val="CommentReference"/>
                <w:rFonts w:ascii="Times New Roman" w:hAnsi="Times New Roman" w:cstheme="minorBidi"/>
                <w:noProof w:val="0"/>
              </w:rPr>
              <w:commentReference w:id="1881"/>
            </w:r>
            <w:r>
              <w:t>.</w:t>
            </w:r>
          </w:p>
        </w:tc>
      </w:tr>
    </w:tbl>
    <w:p w14:paraId="1A70F51E" w14:textId="77777777" w:rsidR="00420CFA" w:rsidRPr="001E5E16" w:rsidRDefault="00420CFA" w:rsidP="00420CFA">
      <w:pPr>
        <w:pStyle w:val="Heading4"/>
      </w:pPr>
      <w:bookmarkStart w:id="1882" w:name="_Ref434478128"/>
      <w:r>
        <w:t>A Second Doxology for Weekdays</w:t>
      </w:r>
      <w:r w:rsidR="00E21EA3">
        <w:t xml:space="preserve"> in Great Lent</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3"/>
            <w:r>
              <w:t xml:space="preserve">He </w:t>
            </w:r>
            <w:r w:rsidR="00253DD3">
              <w:t>humiliated</w:t>
            </w:r>
          </w:p>
          <w:p w14:paraId="774AFAE4" w14:textId="77777777" w:rsidR="00420CFA" w:rsidRDefault="00420CFA" w:rsidP="00420CFA">
            <w:pPr>
              <w:pStyle w:val="EngHangEnd"/>
            </w:pPr>
            <w:r>
              <w:t>The Tempter</w:t>
            </w:r>
            <w:commentRangeEnd w:id="1883"/>
            <w:r>
              <w:rPr>
                <w:rStyle w:val="CommentReference"/>
              </w:rPr>
              <w:commentReference w:id="188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4"/>
            <w:r>
              <w:t>“Fast in watchfulness</w:t>
            </w:r>
          </w:p>
          <w:p w14:paraId="6B2FDE71" w14:textId="77777777" w:rsidR="00420CFA" w:rsidRDefault="00420CFA" w:rsidP="00420CFA">
            <w:pPr>
              <w:pStyle w:val="EngHangEnd"/>
            </w:pPr>
            <w:r>
              <w:t>By day and by night.”</w:t>
            </w:r>
            <w:commentRangeEnd w:id="1884"/>
            <w:r>
              <w:rPr>
                <w:rStyle w:val="CommentReference"/>
              </w:rPr>
              <w:commentReference w:id="188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5" w:name="_Ref434478147"/>
      <w:r>
        <w:t>A Third</w:t>
      </w:r>
      <w:r w:rsidR="00420CFA">
        <w:t xml:space="preserve"> Doxology</w:t>
      </w:r>
      <w:r>
        <w:t xml:space="preserve"> for Weekdays</w:t>
      </w:r>
      <w:r w:rsidR="00E21EA3">
        <w:t xml:space="preserve">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6" w:name="_Ref434478172"/>
      <w:r>
        <w:lastRenderedPageBreak/>
        <w:t xml:space="preserve">The </w:t>
      </w:r>
      <w:r w:rsidR="007A72D2">
        <w:t xml:space="preserve">Fourth </w:t>
      </w:r>
      <w:r>
        <w:t>Doxology</w:t>
      </w:r>
      <w:r w:rsidR="007A72D2">
        <w:t xml:space="preserve"> </w:t>
      </w:r>
      <w:r w:rsidR="00E21EA3">
        <w:t>for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7"/>
            <w:r>
              <w:t xml:space="preserve">Ϯⲛⲏⲥⲧⲓⲁ̀ </w:t>
            </w:r>
            <w:commentRangeEnd w:id="1887"/>
            <w:r>
              <w:rPr>
                <w:rStyle w:val="CommentReference"/>
                <w:rFonts w:ascii="Times New Roman" w:hAnsi="Times New Roman" w:cstheme="minorBidi"/>
                <w:noProof w:val="0"/>
              </w:rPr>
              <w:commentReference w:id="188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8"/>
            <w:r>
              <w:t>pretense</w:t>
            </w:r>
            <w:commentRangeEnd w:id="1888"/>
            <w:r>
              <w:rPr>
                <w:rStyle w:val="CommentReference"/>
              </w:rPr>
              <w:commentReference w:id="188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9"/>
            <w:r>
              <w:t>strugglers</w:t>
            </w:r>
            <w:commentRangeEnd w:id="1889"/>
            <w:r>
              <w:rPr>
                <w:rStyle w:val="CommentReference"/>
              </w:rPr>
              <w:commentReference w:id="188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0"/>
            <w:r>
              <w:t>martyrdom</w:t>
            </w:r>
            <w:commentRangeEnd w:id="1890"/>
            <w:r>
              <w:rPr>
                <w:rStyle w:val="CommentReference"/>
              </w:rPr>
              <w:commentReference w:id="189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1"/>
            <w:r>
              <w:t xml:space="preserve">carries </w:t>
            </w:r>
            <w:commentRangeEnd w:id="1891"/>
            <w:r>
              <w:rPr>
                <w:rStyle w:val="CommentReference"/>
              </w:rPr>
              <w:commentReference w:id="189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2"/>
            <w:r>
              <w:t>assembly</w:t>
            </w:r>
            <w:commentRangeEnd w:id="1892"/>
            <w:r>
              <w:rPr>
                <w:rStyle w:val="CommentReference"/>
              </w:rPr>
              <w:commentReference w:id="1892"/>
            </w:r>
            <w:r>
              <w:t>,</w:t>
            </w:r>
          </w:p>
          <w:p w14:paraId="33941A18" w14:textId="77777777" w:rsidR="006A78B4" w:rsidRDefault="006A78B4" w:rsidP="006A78B4">
            <w:pPr>
              <w:pStyle w:val="EngHangEnd"/>
            </w:pPr>
            <w:r>
              <w:t xml:space="preserve">From now until the </w:t>
            </w:r>
            <w:commentRangeStart w:id="1893"/>
            <w:r>
              <w:t>ages of ages</w:t>
            </w:r>
            <w:commentRangeEnd w:id="1893"/>
            <w:r>
              <w:rPr>
                <w:rStyle w:val="CommentReference"/>
              </w:rPr>
              <w:commentReference w:id="189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4" w:name="_Ref434476347"/>
      <w:r>
        <w:t>The Psali Adam</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5" w:name="_Ref434476369"/>
      <w:r>
        <w:t>The Psali Batos</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6" w:name="_Toc410196230"/>
      <w:bookmarkStart w:id="1897" w:name="_Toc410196472"/>
      <w:bookmarkStart w:id="1898" w:name="_Toc410196974"/>
      <w:bookmarkStart w:id="1899" w:name="_Toc459399454"/>
      <w:r>
        <w:t>Lazarus Saturday</w:t>
      </w:r>
      <w:bookmarkEnd w:id="1896"/>
      <w:bookmarkEnd w:id="1897"/>
      <w:bookmarkEnd w:id="1898"/>
      <w:bookmarkEnd w:id="1899"/>
    </w:p>
    <w:p w14:paraId="536840DE" w14:textId="77777777" w:rsidR="00EC2AEB" w:rsidRPr="001E5E16" w:rsidRDefault="00EC2AEB" w:rsidP="00EC2AEB">
      <w:pPr>
        <w:pStyle w:val="Heading4"/>
      </w:pPr>
      <w:bookmarkStart w:id="1900" w:name="_Ref434478195"/>
      <w:r>
        <w:t>The Doxology</w:t>
      </w:r>
      <w:r w:rsidR="00E21EA3">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1" w:name="_Ref434476394"/>
      <w:r>
        <w:t>The Psali Batos</w:t>
      </w:r>
      <w:r w:rsidR="006C1B94">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2"/>
            <w:r>
              <w:t>With glory befitting You</w:t>
            </w:r>
            <w:commentRangeEnd w:id="1902"/>
            <w:r>
              <w:rPr>
                <w:rStyle w:val="CommentReference"/>
              </w:rPr>
              <w:commentReference w:id="190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3" w:name="_Toc410196231"/>
      <w:bookmarkStart w:id="1904" w:name="_Toc410196473"/>
      <w:bookmarkStart w:id="1905" w:name="_Toc410196975"/>
      <w:bookmarkStart w:id="1906" w:name="_Toc459399455"/>
      <w:r>
        <w:lastRenderedPageBreak/>
        <w:t>Palm Sunday</w:t>
      </w:r>
      <w:bookmarkEnd w:id="1903"/>
      <w:bookmarkEnd w:id="1904"/>
      <w:bookmarkEnd w:id="1905"/>
      <w:bookmarkEnd w:id="1906"/>
    </w:p>
    <w:p w14:paraId="5FD5B809" w14:textId="77777777" w:rsidR="00EC2AEB" w:rsidRPr="001E5E16" w:rsidRDefault="00EC2AEB" w:rsidP="00EC2AEB">
      <w:pPr>
        <w:pStyle w:val="Heading4"/>
      </w:pPr>
      <w:bookmarkStart w:id="1907" w:name="_Ref434478217"/>
      <w:r>
        <w:t xml:space="preserve">The </w:t>
      </w:r>
      <w:r w:rsidR="00FA139D">
        <w:t xml:space="preserve">First </w:t>
      </w:r>
      <w:r>
        <w:t>Doxology</w:t>
      </w:r>
      <w:r w:rsidR="00E21EA3">
        <w:t xml:space="preserve"> for Palm Sunday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8"/>
            <w:r>
              <w:t>To the ages.</w:t>
            </w:r>
            <w:commentRangeEnd w:id="1908"/>
            <w:r>
              <w:rPr>
                <w:rStyle w:val="CommentReference"/>
              </w:rPr>
              <w:commentReference w:id="190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9" w:name="_Ref434478234"/>
      <w:r>
        <w:t>The Second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0" w:name="_Ref434478255"/>
      <w:r>
        <w:lastRenderedPageBreak/>
        <w:t>The Third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1"/>
            <w:r>
              <w:t xml:space="preserve">is </w:t>
            </w:r>
            <w:commentRangeEnd w:id="1911"/>
            <w:r>
              <w:rPr>
                <w:rStyle w:val="CommentReference"/>
              </w:rPr>
              <w:commentReference w:id="191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2" w:name="_Ref434476417"/>
      <w:r>
        <w:t>The Psali Adam</w:t>
      </w:r>
      <w:r w:rsidR="006C1B94">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3"/>
            <w:r>
              <w:t xml:space="preserve">Offer </w:t>
            </w:r>
            <w:commentRangeEnd w:id="1913"/>
            <w:r>
              <w:rPr>
                <w:rStyle w:val="CommentReference"/>
              </w:rPr>
              <w:commentReference w:id="191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4"/>
            <w:r>
              <w:t>Kranion</w:t>
            </w:r>
            <w:commentRangeEnd w:id="1914"/>
            <w:r>
              <w:rPr>
                <w:rStyle w:val="CommentReference"/>
              </w:rPr>
              <w:commentReference w:id="191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915" w:name="_Toc459399456"/>
      <w:bookmarkStart w:id="1916" w:name="_Toc410196232"/>
      <w:bookmarkStart w:id="1917" w:name="_Toc410196474"/>
      <w:bookmarkStart w:id="1918" w:name="_Toc410196976"/>
      <w:r>
        <w:t>Joyous Saturday</w:t>
      </w:r>
      <w:bookmarkEnd w:id="1915"/>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2" w:name="_Toc459399457"/>
      <w:r>
        <w:t>Resurrection</w:t>
      </w:r>
      <w:bookmarkEnd w:id="1916"/>
      <w:bookmarkEnd w:id="1917"/>
      <w:bookmarkEnd w:id="1918"/>
      <w:r w:rsidR="003E106D">
        <w:t xml:space="preserve"> Sunday</w:t>
      </w:r>
      <w:bookmarkEnd w:id="1922"/>
    </w:p>
    <w:p w14:paraId="48D283B9" w14:textId="77777777" w:rsidR="00EC2AEB" w:rsidRPr="001E5E16" w:rsidRDefault="00EC2AEB" w:rsidP="00EC2AEB">
      <w:pPr>
        <w:pStyle w:val="Heading4"/>
      </w:pPr>
      <w:bookmarkStart w:id="1923" w:name="_Ref434478294"/>
      <w:r>
        <w:t>The Doxology</w:t>
      </w:r>
      <w:r w:rsidR="00E21EA3">
        <w:t xml:space="preserve"> for the Resurrection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5" w:name="_Ref434478317"/>
      <w:r>
        <w:lastRenderedPageBreak/>
        <w:t>A</w:t>
      </w:r>
      <w:r w:rsidR="00E21EA3">
        <w:t>nother</w:t>
      </w:r>
      <w:r>
        <w:t xml:space="preserv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6" w:name="_Ref434478347"/>
      <w:r>
        <w:lastRenderedPageBreak/>
        <w:t>A Doxology for Archangel Michael</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7" w:name="_Ref434476440"/>
      <w:r>
        <w:t>The Psali Adam</w:t>
      </w:r>
      <w:r w:rsidR="006C1B94">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8" w:name="_Ref434476459"/>
      <w:r>
        <w:lastRenderedPageBreak/>
        <w:t>The Psali Batos</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29" w:name="_Toc410196233"/>
      <w:bookmarkStart w:id="1930" w:name="_Toc410196475"/>
      <w:bookmarkStart w:id="1931" w:name="_Toc410196977"/>
      <w:bookmarkStart w:id="1932" w:name="_Toc45939945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5939945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5939946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lastRenderedPageBreak/>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6" w:name="_Toc459399215"/>
      <w:bookmarkEnd w:id="173"/>
      <w:bookmarkEnd w:id="174"/>
      <w:bookmarkEnd w:id="175"/>
      <w:bookmarkEnd w:id="1821"/>
      <w:r>
        <w:lastRenderedPageBreak/>
        <w:t>Index of Psalis</w:t>
      </w:r>
      <w:bookmarkEnd w:id="195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7" w:name="_Toc459399216"/>
      <w:r>
        <w:lastRenderedPageBreak/>
        <w:t>Index of Doxologies</w:t>
      </w:r>
      <w:bookmarkEnd w:id="195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8" w:name="_Ref435642966"/>
      <w:r>
        <w:t>Seasonal Doxologies</w:t>
      </w:r>
      <w:bookmarkEnd w:id="195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59" w:name="_Ref435643009"/>
      <w:r>
        <w:t>Saints’ Doxologies</w:t>
      </w:r>
      <w:bookmarkEnd w:id="195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0" w:name="_Toc459399217"/>
      <w:r>
        <w:lastRenderedPageBreak/>
        <w:t>Non-Traditional</w:t>
      </w:r>
      <w:bookmarkEnd w:id="196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1" w:name="_Toc459399218"/>
      <w:r>
        <w:rPr>
          <w:lang w:val="en-GB"/>
        </w:rPr>
        <w:lastRenderedPageBreak/>
        <w:t>Reader’s Service</w:t>
      </w:r>
      <w:bookmarkEnd w:id="196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DB1D07"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DB1D07"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1"/>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2" w:name="_Toc459399219"/>
      <w:r>
        <w:lastRenderedPageBreak/>
        <w:t>Prayers for Needs</w:t>
      </w:r>
      <w:bookmarkEnd w:id="196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2"/>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3"/>
            <w:r w:rsidRPr="007425E1">
              <w:t xml:space="preserve">May </w:t>
            </w:r>
            <w:commentRangeEnd w:id="1963"/>
            <w:r>
              <w:rPr>
                <w:rStyle w:val="CommentReference"/>
                <w:rFonts w:eastAsiaTheme="minorHAnsi" w:cstheme="minorBidi"/>
                <w:color w:val="auto"/>
                <w:lang w:val="en-CA"/>
              </w:rPr>
              <w:commentReference w:id="196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DB1D07" w:rsidRDefault="00DB1D07"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DB1D07" w:rsidRDefault="00DB1D07">
      <w:pPr>
        <w:pStyle w:val="CommentText"/>
      </w:pPr>
      <w:r>
        <w:rPr>
          <w:rStyle w:val="CommentReference"/>
        </w:rPr>
        <w:annotationRef/>
      </w:r>
      <w:r>
        <w:t>Compare to various translations</w:t>
      </w:r>
    </w:p>
  </w:comment>
  <w:comment w:id="91" w:author="Windows User" w:date="2015-10-30T12:37:00Z" w:initials="WU">
    <w:p w14:paraId="00B9961B" w14:textId="77777777" w:rsidR="00DB1D07" w:rsidRDefault="00DB1D07">
      <w:pPr>
        <w:pStyle w:val="CommentText"/>
      </w:pPr>
      <w:r>
        <w:rPr>
          <w:rStyle w:val="CommentReference"/>
        </w:rPr>
        <w:annotationRef/>
      </w:r>
      <w:r>
        <w:t>Is this supposed to be doubled?</w:t>
      </w:r>
    </w:p>
  </w:comment>
  <w:comment w:id="92" w:author="Windows User" w:date="2015-11-27T20:09:00Z" w:initials="WU">
    <w:p w14:paraId="218998C8" w14:textId="77777777" w:rsidR="00DB1D07" w:rsidRDefault="00DB1D07"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DB1D07" w:rsidRDefault="00DB1D07">
      <w:pPr>
        <w:pStyle w:val="CommentText"/>
      </w:pPr>
      <w:r>
        <w:rPr>
          <w:rStyle w:val="CommentReference"/>
        </w:rPr>
        <w:annotationRef/>
      </w:r>
      <w:r>
        <w:t>Does this go before Creed?</w:t>
      </w:r>
    </w:p>
  </w:comment>
  <w:comment w:id="96" w:author="Windows User" w:date="2015-11-06T13:03:00Z" w:initials="WU">
    <w:p w14:paraId="6B9D0F75" w14:textId="77777777" w:rsidR="00DB1D07" w:rsidRDefault="00DB1D07">
      <w:pPr>
        <w:pStyle w:val="CommentText"/>
      </w:pPr>
      <w:r>
        <w:rPr>
          <w:rStyle w:val="CommentReference"/>
        </w:rPr>
        <w:annotationRef/>
      </w:r>
      <w:r>
        <w:t>Coptic reader has Ps 3 here!</w:t>
      </w:r>
    </w:p>
  </w:comment>
  <w:comment w:id="113" w:author="Windows User" w:date="2015-11-02T08:54:00Z" w:initials="WU">
    <w:p w14:paraId="0366F544" w14:textId="77777777" w:rsidR="00DB1D07" w:rsidRDefault="00DB1D07">
      <w:pPr>
        <w:pStyle w:val="CommentText"/>
      </w:pPr>
      <w:r>
        <w:rPr>
          <w:rStyle w:val="CommentReference"/>
        </w:rPr>
        <w:annotationRef/>
      </w:r>
      <w:r>
        <w:t>Is there a phrase missing here?</w:t>
      </w:r>
    </w:p>
  </w:comment>
  <w:comment w:id="119" w:author="Windows User" w:date="2015-10-30T08:56:00Z" w:initials="WU">
    <w:p w14:paraId="1FDBEBA0" w14:textId="77777777" w:rsidR="00DB1D07" w:rsidRDefault="00DB1D07">
      <w:pPr>
        <w:pStyle w:val="CommentText"/>
      </w:pPr>
      <w:r>
        <w:rPr>
          <w:rStyle w:val="CommentReference"/>
        </w:rPr>
        <w:annotationRef/>
      </w:r>
      <w:r>
        <w:t>Should Glory be be here?</w:t>
      </w:r>
    </w:p>
  </w:comment>
  <w:comment w:id="124" w:author="Brett Slote" w:date="2016-05-02T12:37:00Z" w:initials="BS">
    <w:p w14:paraId="6A57FE90" w14:textId="269377C2" w:rsidR="00DB1D07" w:rsidRDefault="00DB1D07">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DB1D07" w:rsidRDefault="00DB1D07"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DB1D07" w:rsidRDefault="00DB1D07" w:rsidP="000C38C3">
      <w:pPr>
        <w:pStyle w:val="CommentText"/>
      </w:pPr>
      <w:r>
        <w:rPr>
          <w:rStyle w:val="CommentReference"/>
        </w:rPr>
        <w:annotationRef/>
      </w:r>
      <w:r>
        <w:t>works or deeds?</w:t>
      </w:r>
    </w:p>
  </w:comment>
  <w:comment w:id="127" w:author="Windows User" w:date="2015-11-21T13:24:00Z" w:initials="WU">
    <w:p w14:paraId="00EA2A44" w14:textId="77777777" w:rsidR="00DB1D07" w:rsidRDefault="00DB1D07" w:rsidP="000C38C3">
      <w:pPr>
        <w:pStyle w:val="CommentText"/>
      </w:pPr>
      <w:r>
        <w:rPr>
          <w:rStyle w:val="CommentReference"/>
        </w:rPr>
        <w:annotationRef/>
      </w:r>
      <w:r>
        <w:t>review</w:t>
      </w:r>
    </w:p>
  </w:comment>
  <w:comment w:id="128" w:author="Windows User" w:date="2015-10-30T08:56:00Z" w:initials="BS">
    <w:p w14:paraId="326418FE" w14:textId="77777777" w:rsidR="00DB1D07" w:rsidRDefault="00DB1D07" w:rsidP="000C38C3">
      <w:pPr>
        <w:pStyle w:val="CommentText"/>
      </w:pPr>
      <w:r>
        <w:rPr>
          <w:rStyle w:val="CommentReference"/>
        </w:rPr>
        <w:annotationRef/>
      </w:r>
      <w:r>
        <w:t>does Coptic have 'high'?</w:t>
      </w:r>
    </w:p>
  </w:comment>
  <w:comment w:id="129" w:author="Windows User" w:date="2015-11-21T13:24:00Z" w:initials="WU">
    <w:p w14:paraId="451F9B25" w14:textId="77777777" w:rsidR="00DB1D07" w:rsidRDefault="00DB1D07" w:rsidP="000C38C3">
      <w:pPr>
        <w:pStyle w:val="CommentText"/>
      </w:pPr>
      <w:r>
        <w:rPr>
          <w:rStyle w:val="CommentReference"/>
        </w:rPr>
        <w:annotationRef/>
      </w:r>
      <w:r>
        <w:t>review, add variant</w:t>
      </w:r>
    </w:p>
  </w:comment>
  <w:comment w:id="130" w:author="Windows User" w:date="2015-10-30T08:56:00Z" w:initials="BS">
    <w:p w14:paraId="688FBBBC" w14:textId="77777777" w:rsidR="00DB1D07" w:rsidRDefault="00DB1D07"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DB1D07" w:rsidRDefault="00DB1D07">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DB1D07" w:rsidRDefault="00DB1D07" w:rsidP="000278EC">
      <w:pPr>
        <w:pStyle w:val="CommentText"/>
      </w:pPr>
      <w:r>
        <w:rPr>
          <w:rStyle w:val="CommentReference"/>
        </w:rPr>
        <w:annotationRef/>
      </w:r>
      <w:r>
        <w:t>Gives light? Enlightens?</w:t>
      </w:r>
    </w:p>
  </w:comment>
  <w:comment w:id="168" w:author="Windows User" w:date="2015-10-30T08:56:00Z" w:initials="WU">
    <w:p w14:paraId="274DD96D" w14:textId="77777777" w:rsidR="00DB1D07" w:rsidRDefault="00DB1D07">
      <w:pPr>
        <w:pStyle w:val="CommentText"/>
      </w:pPr>
      <w:r>
        <w:rPr>
          <w:rStyle w:val="CommentReference"/>
        </w:rPr>
        <w:annotationRef/>
      </w:r>
      <w:r>
        <w:t>split after this vs?</w:t>
      </w:r>
    </w:p>
  </w:comment>
  <w:comment w:id="203" w:author="Windows User" w:date="2015-11-04T08:53:00Z" w:initials="WU">
    <w:p w14:paraId="057654D4" w14:textId="77777777" w:rsidR="00DB1D07" w:rsidRDefault="00DB1D07">
      <w:pPr>
        <w:pStyle w:val="CommentText"/>
      </w:pPr>
      <w:r>
        <w:rPr>
          <w:rStyle w:val="CommentReference"/>
        </w:rPr>
        <w:annotationRef/>
      </w:r>
      <w:r>
        <w:t>Life giver or giver of life?</w:t>
      </w:r>
    </w:p>
  </w:comment>
  <w:comment w:id="214" w:author="Windows User" w:date="2015-10-30T08:56:00Z" w:initials="BS">
    <w:p w14:paraId="681427A6" w14:textId="77777777" w:rsidR="00DB1D07" w:rsidRDefault="00DB1D07">
      <w:pPr>
        <w:pStyle w:val="CommentText"/>
      </w:pPr>
      <w:r>
        <w:rPr>
          <w:rStyle w:val="CommentReference"/>
        </w:rPr>
        <w:annotationRef/>
      </w:r>
      <w:r>
        <w:t>coptic has confess</w:t>
      </w:r>
    </w:p>
  </w:comment>
  <w:comment w:id="243" w:author="Microsoft Office User" w:date="2015-12-11T19:51:00Z" w:initials="Office">
    <w:p w14:paraId="593CF0B5" w14:textId="77777777" w:rsidR="00DB1D07" w:rsidRDefault="00DB1D07" w:rsidP="00704CAA">
      <w:pPr>
        <w:pStyle w:val="CommentText"/>
      </w:pPr>
      <w:r>
        <w:rPr>
          <w:rStyle w:val="CommentReference"/>
        </w:rPr>
        <w:annotationRef/>
      </w:r>
      <w:r>
        <w:t>this one needs rewording</w:t>
      </w:r>
    </w:p>
  </w:comment>
  <w:comment w:id="351" w:author="Windows User" w:date="2015-11-02T12:45:00Z" w:initials="WU">
    <w:p w14:paraId="7D99A743" w14:textId="77777777" w:rsidR="00DB1D07" w:rsidRDefault="00DB1D07"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DB1D07" w:rsidRDefault="00DB1D07" w:rsidP="00D31F38">
      <w:pPr>
        <w:pStyle w:val="CommentText"/>
      </w:pPr>
      <w:r>
        <w:rPr>
          <w:rStyle w:val="CommentReference"/>
        </w:rPr>
        <w:annotationRef/>
      </w:r>
      <w:r>
        <w:t>flesh or body?</w:t>
      </w:r>
    </w:p>
  </w:comment>
  <w:comment w:id="353" w:author="Windows User" w:date="2015-10-30T08:56:00Z" w:initials="WU">
    <w:p w14:paraId="0375B80F" w14:textId="77777777" w:rsidR="00DB1D07" w:rsidRDefault="00DB1D07" w:rsidP="00D31F38">
      <w:pPr>
        <w:pStyle w:val="CommentText"/>
      </w:pPr>
      <w:r>
        <w:rPr>
          <w:rStyle w:val="CommentReference"/>
        </w:rPr>
        <w:annotationRef/>
      </w:r>
      <w:r>
        <w:t>Send up, or ascribe?</w:t>
      </w:r>
    </w:p>
  </w:comment>
  <w:comment w:id="354" w:author="Windows User" w:date="2015-10-30T08:56:00Z" w:initials="WU">
    <w:p w14:paraId="5622D018" w14:textId="77777777" w:rsidR="00DB1D07" w:rsidRDefault="00DB1D07" w:rsidP="00D31F38">
      <w:pPr>
        <w:pStyle w:val="CommentText"/>
      </w:pPr>
      <w:r>
        <w:rPr>
          <w:rStyle w:val="CommentReference"/>
        </w:rPr>
        <w:annotationRef/>
      </w:r>
      <w:r>
        <w:t>doxology or glorification?</w:t>
      </w:r>
    </w:p>
  </w:comment>
  <w:comment w:id="355" w:author="Windows User" w:date="2015-10-30T08:56:00Z" w:initials="WU">
    <w:p w14:paraId="10960ED9" w14:textId="77777777" w:rsidR="00DB1D07" w:rsidRDefault="00DB1D07"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DB1D07" w:rsidRDefault="00DB1D07" w:rsidP="00D31F38">
      <w:pPr>
        <w:pStyle w:val="CommentText"/>
      </w:pPr>
      <w:r>
        <w:rPr>
          <w:rStyle w:val="CommentReference"/>
        </w:rPr>
        <w:annotationRef/>
      </w:r>
      <w:r>
        <w:t>You?</w:t>
      </w:r>
    </w:p>
  </w:comment>
  <w:comment w:id="357" w:author="Windows User" w:date="2015-10-30T08:56:00Z" w:initials="WU">
    <w:p w14:paraId="744CF838" w14:textId="77777777" w:rsidR="00DB1D07" w:rsidRDefault="00DB1D07"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DB1D07" w:rsidRDefault="00DB1D07"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DB1D07" w:rsidRDefault="00DB1D07" w:rsidP="00D31F38">
      <w:pPr>
        <w:pStyle w:val="CommentText"/>
      </w:pPr>
      <w:r>
        <w:rPr>
          <w:rStyle w:val="CommentReference"/>
        </w:rPr>
        <w:annotationRef/>
      </w:r>
      <w:r>
        <w:t>supplication or cry?</w:t>
      </w:r>
    </w:p>
  </w:comment>
  <w:comment w:id="360" w:author="Windows User" w:date="2015-10-30T08:56:00Z" w:initials="WU">
    <w:p w14:paraId="4FD2340C" w14:textId="77777777" w:rsidR="00DB1D07" w:rsidRDefault="00DB1D07"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DB1D07" w:rsidRDefault="00DB1D07" w:rsidP="00D31F38">
      <w:pPr>
        <w:pStyle w:val="CommentText"/>
      </w:pPr>
      <w:r>
        <w:rPr>
          <w:rStyle w:val="CommentReference"/>
        </w:rPr>
        <w:annotationRef/>
      </w:r>
      <w:r>
        <w:t>revive or deliver?</w:t>
      </w:r>
    </w:p>
  </w:comment>
  <w:comment w:id="362" w:author="Windows User" w:date="2015-10-30T08:56:00Z" w:initials="WU">
    <w:p w14:paraId="45934B86" w14:textId="77777777" w:rsidR="00DB1D07" w:rsidRDefault="00DB1D07"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DB1D07" w:rsidRDefault="00DB1D07" w:rsidP="00D31F38">
      <w:pPr>
        <w:pStyle w:val="CommentText"/>
      </w:pPr>
      <w:r>
        <w:rPr>
          <w:rStyle w:val="CommentReference"/>
        </w:rPr>
        <w:annotationRef/>
      </w:r>
      <w:r>
        <w:t>blessing or praise?</w:t>
      </w:r>
    </w:p>
  </w:comment>
  <w:comment w:id="364" w:author="Windows User" w:date="2015-10-30T08:56:00Z" w:initials="WU">
    <w:p w14:paraId="30167A78" w14:textId="77777777" w:rsidR="00DB1D07" w:rsidRDefault="00DB1D07"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DB1D07" w:rsidRDefault="00DB1D07" w:rsidP="00D31F38">
      <w:pPr>
        <w:pStyle w:val="CommentText"/>
      </w:pPr>
      <w:r>
        <w:rPr>
          <w:rStyle w:val="CommentReference"/>
        </w:rPr>
        <w:annotationRef/>
      </w:r>
      <w:r>
        <w:t>rightous, true, or truth?</w:t>
      </w:r>
    </w:p>
  </w:comment>
  <w:comment w:id="366" w:author="Windows User" w:date="2015-10-30T08:56:00Z" w:initials="WU">
    <w:p w14:paraId="668FF70C" w14:textId="77777777" w:rsidR="00DB1D07" w:rsidRDefault="00DB1D07" w:rsidP="00D31F38">
      <w:pPr>
        <w:pStyle w:val="CommentText"/>
      </w:pPr>
      <w:r>
        <w:rPr>
          <w:rStyle w:val="CommentReference"/>
        </w:rPr>
        <w:annotationRef/>
      </w:r>
      <w:r>
        <w:t>meditation, or delight?</w:t>
      </w:r>
    </w:p>
  </w:comment>
  <w:comment w:id="367" w:author="Windows User" w:date="2015-10-30T08:56:00Z" w:initials="WU">
    <w:p w14:paraId="3C05865D" w14:textId="77777777" w:rsidR="00DB1D07" w:rsidRDefault="00DB1D07" w:rsidP="00D31F38">
      <w:pPr>
        <w:pStyle w:val="CommentText"/>
      </w:pPr>
      <w:r>
        <w:rPr>
          <w:rStyle w:val="CommentReference"/>
        </w:rPr>
        <w:annotationRef/>
      </w:r>
      <w:r>
        <w:t>forever or always?</w:t>
      </w:r>
    </w:p>
  </w:comment>
  <w:comment w:id="368" w:author="Windows User" w:date="2015-10-30T08:56:00Z" w:initials="WU">
    <w:p w14:paraId="3B00730E" w14:textId="77777777" w:rsidR="00DB1D07" w:rsidRDefault="00DB1D07" w:rsidP="00D31F38">
      <w:pPr>
        <w:pStyle w:val="CommentText"/>
      </w:pPr>
      <w:r>
        <w:rPr>
          <w:rStyle w:val="CommentReference"/>
        </w:rPr>
        <w:annotationRef/>
      </w:r>
      <w:r>
        <w:t>and forever?</w:t>
      </w:r>
    </w:p>
  </w:comment>
  <w:comment w:id="369" w:author="Windows User" w:date="2015-10-30T08:56:00Z" w:initials="WU">
    <w:p w14:paraId="1B4AAEB0" w14:textId="77777777" w:rsidR="00DB1D07" w:rsidRDefault="00DB1D07" w:rsidP="00D31F38">
      <w:pPr>
        <w:pStyle w:val="CommentText"/>
      </w:pPr>
      <w:r>
        <w:rPr>
          <w:rStyle w:val="CommentReference"/>
        </w:rPr>
        <w:annotationRef/>
      </w:r>
      <w:r>
        <w:t>be?</w:t>
      </w:r>
    </w:p>
  </w:comment>
  <w:comment w:id="370" w:author="Windows User" w:date="2015-10-30T08:56:00Z" w:initials="WU">
    <w:p w14:paraId="1B1C5E2C" w14:textId="77777777" w:rsidR="00DB1D07" w:rsidRDefault="00DB1D07" w:rsidP="00D31F38">
      <w:pPr>
        <w:pStyle w:val="CommentText"/>
      </w:pPr>
      <w:r>
        <w:rPr>
          <w:rStyle w:val="CommentReference"/>
        </w:rPr>
        <w:annotationRef/>
      </w:r>
      <w:r>
        <w:t>be?</w:t>
      </w:r>
    </w:p>
  </w:comment>
  <w:comment w:id="371" w:author="Windows User" w:date="2015-10-30T08:56:00Z" w:initials="WU">
    <w:p w14:paraId="2A55755C" w14:textId="77777777" w:rsidR="00DB1D07" w:rsidRDefault="00DB1D07"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DB1D07" w:rsidRDefault="00DB1D07" w:rsidP="00D31F38">
      <w:pPr>
        <w:pStyle w:val="CommentText"/>
      </w:pPr>
      <w:r>
        <w:rPr>
          <w:rStyle w:val="CommentReference"/>
        </w:rPr>
        <w:annotationRef/>
      </w:r>
      <w:r>
        <w:t>utter or declare?</w:t>
      </w:r>
    </w:p>
  </w:comment>
  <w:comment w:id="380" w:author="Windows User" w:date="2015-10-30T08:56:00Z" w:initials="BS">
    <w:p w14:paraId="5E20C97F" w14:textId="77777777" w:rsidR="00DB1D07" w:rsidRDefault="00DB1D07" w:rsidP="00D31F38">
      <w:pPr>
        <w:pStyle w:val="CommentText"/>
      </w:pPr>
      <w:r>
        <w:rPr>
          <w:rStyle w:val="CommentReference"/>
        </w:rPr>
        <w:annotationRef/>
      </w:r>
      <w:r>
        <w:t>look at? look upon? regard?</w:t>
      </w:r>
    </w:p>
  </w:comment>
  <w:comment w:id="381" w:author="Windows User" w:date="2015-10-30T08:56:00Z" w:initials="BS">
    <w:p w14:paraId="2ADF0207" w14:textId="77777777" w:rsidR="00DB1D07" w:rsidRDefault="00DB1D07" w:rsidP="00D31F38">
      <w:pPr>
        <w:pStyle w:val="CommentText"/>
      </w:pPr>
      <w:r>
        <w:rPr>
          <w:rStyle w:val="CommentReference"/>
        </w:rPr>
        <w:annotationRef/>
      </w:r>
      <w:r>
        <w:t>no one?</w:t>
      </w:r>
    </w:p>
  </w:comment>
  <w:comment w:id="382" w:author="Windows User" w:date="2015-10-30T08:56:00Z" w:initials="BS">
    <w:p w14:paraId="485D87CE" w14:textId="77777777" w:rsidR="00DB1D07" w:rsidRDefault="00DB1D07" w:rsidP="00D31F38">
      <w:pPr>
        <w:pStyle w:val="CommentText"/>
      </w:pPr>
      <w:r>
        <w:rPr>
          <w:rStyle w:val="CommentReference"/>
        </w:rPr>
        <w:annotationRef/>
      </w:r>
      <w:r>
        <w:t>in?</w:t>
      </w:r>
    </w:p>
    <w:p w14:paraId="472FCBB1" w14:textId="77777777" w:rsidR="00DB1D07" w:rsidRDefault="00DB1D07" w:rsidP="00D31F38">
      <w:pPr>
        <w:pStyle w:val="CommentText"/>
      </w:pPr>
    </w:p>
  </w:comment>
  <w:comment w:id="383" w:author="Windows User" w:date="2015-10-30T08:56:00Z" w:initials="BS">
    <w:p w14:paraId="0FA627AF" w14:textId="77777777" w:rsidR="00DB1D07" w:rsidRDefault="00DB1D07" w:rsidP="00D31F38">
      <w:pPr>
        <w:pStyle w:val="CommentText"/>
      </w:pPr>
      <w:r>
        <w:rPr>
          <w:rStyle w:val="CommentReference"/>
        </w:rPr>
        <w:annotationRef/>
      </w:r>
      <w:r>
        <w:t>before?</w:t>
      </w:r>
    </w:p>
  </w:comment>
  <w:comment w:id="384" w:author="Windows User" w:date="2015-10-30T08:56:00Z" w:initials="BS">
    <w:p w14:paraId="744D2B01" w14:textId="77777777" w:rsidR="00DB1D07" w:rsidRDefault="00DB1D07"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DB1D07" w:rsidRDefault="00DB1D07"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DB1D07" w:rsidRDefault="00DB1D07"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DB1D07" w:rsidRDefault="00DB1D07"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DB1D07" w:rsidRDefault="00DB1D07" w:rsidP="00D31F38">
      <w:pPr>
        <w:pStyle w:val="CommentText"/>
      </w:pPr>
      <w:r>
        <w:rPr>
          <w:rStyle w:val="CommentReference"/>
        </w:rPr>
        <w:annotationRef/>
      </w:r>
      <w:r>
        <w:t>spices or ointment</w:t>
      </w:r>
    </w:p>
  </w:comment>
  <w:comment w:id="389" w:author="Windows User" w:date="2015-10-30T08:56:00Z" w:initials="BS">
    <w:p w14:paraId="5C973492" w14:textId="77777777" w:rsidR="00DB1D07" w:rsidRDefault="00DB1D07" w:rsidP="00D31F38">
      <w:pPr>
        <w:pStyle w:val="CommentText"/>
      </w:pPr>
      <w:r>
        <w:rPr>
          <w:rStyle w:val="CommentReference"/>
        </w:rPr>
        <w:annotationRef/>
      </w:r>
      <w:r>
        <w:t>Is risen or has risen?</w:t>
      </w:r>
    </w:p>
  </w:comment>
  <w:comment w:id="390" w:author="Windows User" w:date="2015-10-30T08:56:00Z" w:initials="BS">
    <w:p w14:paraId="2FC8AFF7" w14:textId="77777777" w:rsidR="00DB1D07" w:rsidRDefault="00DB1D07"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DB1D07" w:rsidRDefault="00DB1D0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DB1D07" w:rsidRDefault="00DB1D07" w:rsidP="00D31F38">
      <w:pPr>
        <w:pStyle w:val="CommentText"/>
      </w:pPr>
      <w:r>
        <w:rPr>
          <w:rStyle w:val="CommentReference"/>
        </w:rPr>
        <w:annotationRef/>
      </w:r>
      <w:r>
        <w:t xml:space="preserve">decay? </w:t>
      </w:r>
    </w:p>
  </w:comment>
  <w:comment w:id="394" w:author="Windows User" w:date="2015-10-30T08:56:00Z" w:initials="WU">
    <w:p w14:paraId="70A28C39" w14:textId="77777777" w:rsidR="00DB1D07" w:rsidRDefault="00DB1D07"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DB1D07" w:rsidRDefault="00DB1D07"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DB1D07" w:rsidRDefault="00DB1D07"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DB1D07" w:rsidRDefault="00DB1D07"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DB1D07" w:rsidRDefault="00DB1D07"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DB1D07" w:rsidRDefault="00DB1D07" w:rsidP="00D31F38">
      <w:pPr>
        <w:pStyle w:val="CommentText"/>
      </w:pPr>
      <w:r>
        <w:rPr>
          <w:rStyle w:val="CommentReference"/>
        </w:rPr>
        <w:annotationRef/>
      </w:r>
      <w:r>
        <w:t>crushed or destroyed?</w:t>
      </w:r>
    </w:p>
  </w:comment>
  <w:comment w:id="400" w:author="Windows User" w:date="2015-10-30T08:56:00Z" w:initials="WU">
    <w:p w14:paraId="2D37744E" w14:textId="77777777" w:rsidR="00DB1D07" w:rsidRDefault="00DB1D07"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DB1D07" w:rsidRDefault="00DB1D07" w:rsidP="00D31F38">
      <w:pPr>
        <w:pStyle w:val="CommentText"/>
      </w:pPr>
      <w:r>
        <w:rPr>
          <w:rStyle w:val="CommentReference"/>
        </w:rPr>
        <w:annotationRef/>
      </w:r>
      <w:r>
        <w:t>sent or sent forth?</w:t>
      </w:r>
    </w:p>
  </w:comment>
  <w:comment w:id="402" w:author="Windows User" w:date="2015-10-30T08:56:00Z" w:initials="WU">
    <w:p w14:paraId="6E78BA80" w14:textId="77777777" w:rsidR="00DB1D07" w:rsidRDefault="00DB1D07" w:rsidP="00D31F38">
      <w:pPr>
        <w:pStyle w:val="CommentText"/>
      </w:pPr>
      <w:r>
        <w:rPr>
          <w:rStyle w:val="CommentReference"/>
        </w:rPr>
        <w:annotationRef/>
      </w:r>
      <w:r>
        <w:t>or saints? ft note?</w:t>
      </w:r>
    </w:p>
  </w:comment>
  <w:comment w:id="403" w:author="Windows User" w:date="2015-10-30T08:56:00Z" w:initials="WU">
    <w:p w14:paraId="2897BA2F" w14:textId="77777777" w:rsidR="00DB1D07" w:rsidRDefault="00DB1D07"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DB1D07" w:rsidRDefault="00DB1D07" w:rsidP="00D31F38">
      <w:pPr>
        <w:pStyle w:val="CommentText"/>
      </w:pPr>
      <w:r>
        <w:rPr>
          <w:rStyle w:val="CommentReference"/>
        </w:rPr>
        <w:annotationRef/>
      </w:r>
      <w:r>
        <w:t>redeemed? or chose?</w:t>
      </w:r>
    </w:p>
  </w:comment>
  <w:comment w:id="405" w:author="Windows User" w:date="2015-10-30T08:56:00Z" w:initials="WU">
    <w:p w14:paraId="0E9DC1B8" w14:textId="77777777" w:rsidR="00DB1D07" w:rsidRDefault="00DB1D07"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DB1D07" w:rsidRDefault="00DB1D07" w:rsidP="00D31F38">
      <w:pPr>
        <w:pStyle w:val="CommentText"/>
      </w:pPr>
      <w:r>
        <w:rPr>
          <w:rStyle w:val="CommentReference"/>
        </w:rPr>
        <w:annotationRef/>
      </w:r>
      <w:r>
        <w:t>Nets has pangs.</w:t>
      </w:r>
    </w:p>
  </w:comment>
  <w:comment w:id="407" w:author="Windows User" w:date="2015-10-30T08:56:00Z" w:initials="WU">
    <w:p w14:paraId="6297DC8C" w14:textId="77777777" w:rsidR="00DB1D07" w:rsidRDefault="00DB1D07"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DB1D07" w:rsidRDefault="00DB1D07"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DB1D07" w:rsidRDefault="00DB1D07"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DB1D07" w:rsidRDefault="00DB1D07" w:rsidP="00D31F38">
      <w:pPr>
        <w:pStyle w:val="CommentText"/>
      </w:pPr>
      <w:r>
        <w:rPr>
          <w:rStyle w:val="CommentReference"/>
        </w:rPr>
        <w:annotationRef/>
      </w:r>
      <w:r>
        <w:t>For? or Since?</w:t>
      </w:r>
    </w:p>
  </w:comment>
  <w:comment w:id="411" w:author="Windows User" w:date="2015-10-30T08:56:00Z" w:initials="WU">
    <w:p w14:paraId="031A7CF6" w14:textId="77777777" w:rsidR="00DB1D07" w:rsidRDefault="00DB1D07"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DB1D07" w:rsidRDefault="00DB1D07">
      <w:pPr>
        <w:pStyle w:val="CommentText"/>
      </w:pPr>
      <w:r>
        <w:rPr>
          <w:rStyle w:val="CommentReference"/>
        </w:rPr>
        <w:annotationRef/>
      </w:r>
      <w:r>
        <w:t>Or “he has greatly glorified Himself, as NETS?</w:t>
      </w:r>
    </w:p>
  </w:comment>
  <w:comment w:id="413" w:author="Windows User" w:date="2015-10-30T08:56:00Z" w:initials="WU">
    <w:p w14:paraId="2A38A2FD" w14:textId="77777777" w:rsidR="00DB1D07" w:rsidRDefault="00DB1D07"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DB1D07" w:rsidRDefault="00DB1D07"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DB1D07" w:rsidRDefault="00DB1D07" w:rsidP="00D31F38">
      <w:pPr>
        <w:pStyle w:val="CommentText"/>
      </w:pPr>
      <w:r>
        <w:rPr>
          <w:rStyle w:val="CommentReference"/>
        </w:rPr>
        <w:annotationRef/>
      </w:r>
      <w:r>
        <w:t>path or walkway?</w:t>
      </w:r>
    </w:p>
  </w:comment>
  <w:comment w:id="422" w:author="Brett Slote" w:date="2015-10-30T08:56:00Z" w:initials="BS">
    <w:p w14:paraId="049D3BBD" w14:textId="77777777" w:rsidR="00DB1D07" w:rsidRDefault="00DB1D07"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DB1D07" w:rsidRDefault="00DB1D07"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DB1D07" w:rsidRDefault="00DB1D07"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DB1D07" w:rsidRDefault="00DB1D07" w:rsidP="00D31F38">
      <w:pPr>
        <w:pStyle w:val="CommentText"/>
      </w:pPr>
      <w:r>
        <w:rPr>
          <w:rStyle w:val="CommentReference"/>
        </w:rPr>
        <w:annotationRef/>
      </w:r>
      <w:r>
        <w:t>praising or singing?</w:t>
      </w:r>
    </w:p>
  </w:comment>
  <w:comment w:id="426" w:author="Windows User" w:date="2015-10-30T08:56:00Z" w:initials="WU">
    <w:p w14:paraId="56B7B31B" w14:textId="77777777" w:rsidR="00DB1D07" w:rsidRDefault="00DB1D07"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DB1D07" w:rsidRDefault="00DB1D07" w:rsidP="00344A59">
      <w:pPr>
        <w:pStyle w:val="CommentText"/>
      </w:pPr>
      <w:r>
        <w:rPr>
          <w:rStyle w:val="CommentReference"/>
        </w:rPr>
        <w:annotationRef/>
      </w:r>
      <w:r>
        <w:t>check</w:t>
      </w:r>
    </w:p>
  </w:comment>
  <w:comment w:id="447" w:author="Windows User" w:date="2015-10-30T08:56:00Z" w:initials="BS">
    <w:p w14:paraId="396316C8" w14:textId="77777777" w:rsidR="00DB1D07" w:rsidRDefault="00DB1D07" w:rsidP="00344A59">
      <w:pPr>
        <w:pStyle w:val="CommentText"/>
      </w:pPr>
      <w:r>
        <w:rPr>
          <w:rStyle w:val="CommentReference"/>
        </w:rPr>
        <w:annotationRef/>
      </w:r>
      <w:r>
        <w:t>clearly the missing vs above belongs</w:t>
      </w:r>
    </w:p>
  </w:comment>
  <w:comment w:id="460" w:author="Windows User" w:date="2015-10-30T08:56:00Z" w:initials="BS">
    <w:p w14:paraId="19C504AB" w14:textId="77777777" w:rsidR="00DB1D07" w:rsidRDefault="00DB1D0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1" w:author="Windows User" w:date="2015-10-30T08:56:00Z" w:initials="BS">
    <w:p w14:paraId="3650E160" w14:textId="77777777" w:rsidR="00DB1D07" w:rsidRDefault="00DB1D07" w:rsidP="00D31F38">
      <w:pPr>
        <w:pStyle w:val="CommentText"/>
      </w:pPr>
      <w:r>
        <w:rPr>
          <w:rStyle w:val="CommentReference"/>
        </w:rPr>
        <w:annotationRef/>
      </w:r>
      <w:r>
        <w:t>heavens?</w:t>
      </w:r>
    </w:p>
  </w:comment>
  <w:comment w:id="462" w:author="Windows User" w:date="2015-10-30T08:56:00Z" w:initials="BS">
    <w:p w14:paraId="57E2DDC4" w14:textId="77777777" w:rsidR="00DB1D07" w:rsidRDefault="00DB1D07" w:rsidP="00D31F38">
      <w:pPr>
        <w:pStyle w:val="CommentText"/>
      </w:pPr>
      <w:r>
        <w:rPr>
          <w:rStyle w:val="CommentReference"/>
        </w:rPr>
        <w:annotationRef/>
      </w:r>
      <w:r>
        <w:t>NETS omits clouds</w:t>
      </w:r>
    </w:p>
  </w:comment>
  <w:comment w:id="463" w:author="Windows User" w:date="2015-10-30T08:56:00Z" w:initials="BS">
    <w:p w14:paraId="35628364" w14:textId="77777777" w:rsidR="00DB1D07" w:rsidRDefault="00DB1D07" w:rsidP="00D31F38">
      <w:pPr>
        <w:pStyle w:val="CommentText"/>
      </w:pPr>
      <w:r>
        <w:rPr>
          <w:rStyle w:val="CommentReference"/>
        </w:rPr>
        <w:annotationRef/>
      </w:r>
      <w:r>
        <w:t>NETS omits this vs</w:t>
      </w:r>
    </w:p>
  </w:comment>
  <w:comment w:id="464" w:author="Windows User" w:date="2015-10-30T08:56:00Z" w:initials="BS">
    <w:p w14:paraId="1F576F58" w14:textId="77777777" w:rsidR="00DB1D07" w:rsidRDefault="00DB1D07"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DB1D07" w:rsidRDefault="00DB1D07"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DB1D07" w:rsidRDefault="00DB1D07"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DB1D07" w:rsidRDefault="00DB1D07" w:rsidP="00D31F38">
      <w:pPr>
        <w:pStyle w:val="CommentText"/>
      </w:pPr>
      <w:r>
        <w:rPr>
          <w:rStyle w:val="CommentReference"/>
        </w:rPr>
        <w:annotationRef/>
      </w:r>
      <w:r>
        <w:t>NETS has sea-monsters</w:t>
      </w:r>
    </w:p>
  </w:comment>
  <w:comment w:id="468" w:author="Windows User" w:date="2015-10-30T08:56:00Z" w:initials="BS">
    <w:p w14:paraId="43D401E2" w14:textId="77777777" w:rsidR="00DB1D07" w:rsidRDefault="00DB1D07"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DB1D07" w:rsidRDefault="00DB1D07" w:rsidP="00D31F38">
      <w:pPr>
        <w:pStyle w:val="CommentText"/>
      </w:pPr>
      <w:r>
        <w:rPr>
          <w:rStyle w:val="CommentReference"/>
        </w:rPr>
        <w:annotationRef/>
      </w:r>
      <w:r>
        <w:t>NETS has all humans on earth</w:t>
      </w:r>
    </w:p>
  </w:comment>
  <w:comment w:id="470" w:author="Windows User" w:date="2015-10-30T08:56:00Z" w:initials="BS">
    <w:p w14:paraId="6D54AC70" w14:textId="77777777" w:rsidR="00DB1D07" w:rsidRDefault="00DB1D07"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DB1D07" w:rsidRDefault="00DB1D07" w:rsidP="00D31F38">
      <w:pPr>
        <w:pStyle w:val="CommentText"/>
      </w:pPr>
      <w:r>
        <w:rPr>
          <w:rStyle w:val="CommentReference"/>
        </w:rPr>
        <w:annotationRef/>
      </w:r>
      <w:r>
        <w:t>NETS ends quite differently</w:t>
      </w:r>
    </w:p>
  </w:comment>
  <w:comment w:id="477" w:author="Windows User" w:date="2015-10-30T08:56:00Z" w:initials="BS">
    <w:p w14:paraId="72C14B6E" w14:textId="77777777" w:rsidR="00DB1D07" w:rsidRDefault="00DB1D0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8" w:author="Windows User" w:date="2015-10-30T08:56:00Z" w:initials="BS">
    <w:p w14:paraId="43306FA7" w14:textId="77777777" w:rsidR="00DB1D07" w:rsidRDefault="00DB1D07" w:rsidP="003758F4">
      <w:pPr>
        <w:pStyle w:val="CommentText"/>
      </w:pPr>
      <w:r>
        <w:rPr>
          <w:rStyle w:val="CommentReference"/>
        </w:rPr>
        <w:annotationRef/>
      </w:r>
      <w:r>
        <w:t>heavens?</w:t>
      </w:r>
    </w:p>
  </w:comment>
  <w:comment w:id="479" w:author="Windows User" w:date="2015-10-30T08:56:00Z" w:initials="BS">
    <w:p w14:paraId="18B419AF" w14:textId="77777777" w:rsidR="00DB1D07" w:rsidRDefault="00DB1D07"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DB1D07" w:rsidRDefault="00DB1D07"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DB1D07" w:rsidRDefault="00DB1D07"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DB1D07" w:rsidRDefault="00DB1D07" w:rsidP="003758F4">
      <w:pPr>
        <w:pStyle w:val="CommentText"/>
      </w:pPr>
      <w:r>
        <w:rPr>
          <w:rStyle w:val="CommentReference"/>
        </w:rPr>
        <w:annotationRef/>
      </w:r>
      <w:r>
        <w:t>NETS has all humans on earth</w:t>
      </w:r>
    </w:p>
  </w:comment>
  <w:comment w:id="483" w:author="Windows User" w:date="2015-10-30T08:56:00Z" w:initials="BS">
    <w:p w14:paraId="4CB6D1D8" w14:textId="77777777" w:rsidR="00DB1D07" w:rsidRDefault="00DB1D07"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DB1D07" w:rsidRDefault="00DB1D07" w:rsidP="003758F4">
      <w:pPr>
        <w:pStyle w:val="CommentText"/>
      </w:pPr>
      <w:r>
        <w:rPr>
          <w:rStyle w:val="CommentReference"/>
        </w:rPr>
        <w:annotationRef/>
      </w:r>
      <w:r>
        <w:t>NETS ends quite differently</w:t>
      </w:r>
    </w:p>
  </w:comment>
  <w:comment w:id="486" w:author="Windows User" w:date="2015-10-30T08:56:00Z" w:initials="BS">
    <w:p w14:paraId="499D113D" w14:textId="77777777" w:rsidR="00DB1D07" w:rsidRDefault="00DB1D07" w:rsidP="00D31F38">
      <w:pPr>
        <w:pStyle w:val="CommentText"/>
      </w:pPr>
      <w:r>
        <w:rPr>
          <w:rStyle w:val="CommentReference"/>
        </w:rPr>
        <w:annotationRef/>
      </w:r>
      <w:r>
        <w:t>giver, or maker?</w:t>
      </w:r>
    </w:p>
  </w:comment>
  <w:comment w:id="487" w:author="Windows User" w:date="2015-10-30T08:56:00Z" w:initials="BS">
    <w:p w14:paraId="29AB3125" w14:textId="77777777" w:rsidR="00DB1D07" w:rsidRDefault="00DB1D07" w:rsidP="00D31F38">
      <w:pPr>
        <w:pStyle w:val="CommentText"/>
      </w:pPr>
      <w:r>
        <w:rPr>
          <w:rStyle w:val="CommentReference"/>
        </w:rPr>
        <w:annotationRef/>
      </w:r>
      <w:r>
        <w:t>even NETS has Hananias</w:t>
      </w:r>
    </w:p>
  </w:comment>
  <w:comment w:id="488" w:author="Windows User" w:date="2015-10-30T08:56:00Z" w:initials="BS">
    <w:p w14:paraId="27892612" w14:textId="77777777" w:rsidR="00DB1D07" w:rsidRDefault="00DB1D07"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DB1D07" w:rsidRDefault="00DB1D07" w:rsidP="00D31F38">
      <w:pPr>
        <w:pStyle w:val="CommentText"/>
      </w:pPr>
      <w:r>
        <w:rPr>
          <w:rStyle w:val="CommentReference"/>
        </w:rPr>
        <w:annotationRef/>
      </w:r>
      <w:r>
        <w:t>Coptic doesn't have "Our God"</w:t>
      </w:r>
    </w:p>
  </w:comment>
  <w:comment w:id="490" w:author="Windows User" w:date="2015-10-30T08:56:00Z" w:initials="BS">
    <w:p w14:paraId="5F8EC33A" w14:textId="77777777" w:rsidR="00DB1D07" w:rsidRDefault="00DB1D07" w:rsidP="00D31F38">
      <w:pPr>
        <w:pStyle w:val="CommentText"/>
      </w:pPr>
      <w:r>
        <w:rPr>
          <w:rStyle w:val="CommentReference"/>
        </w:rPr>
        <w:annotationRef/>
      </w:r>
      <w:r>
        <w:t>celebrate or proclaim?</w:t>
      </w:r>
    </w:p>
  </w:comment>
  <w:comment w:id="491" w:author="Windows User" w:date="2015-10-30T08:56:00Z" w:initials="BS">
    <w:p w14:paraId="02E465F6" w14:textId="77777777" w:rsidR="00DB1D07" w:rsidRDefault="00DB1D07" w:rsidP="00D31F38">
      <w:pPr>
        <w:pStyle w:val="CommentText"/>
      </w:pPr>
      <w:r>
        <w:rPr>
          <w:rStyle w:val="CommentReference"/>
        </w:rPr>
        <w:annotationRef/>
      </w:r>
      <w:r>
        <w:t>persevere or be sober?</w:t>
      </w:r>
    </w:p>
  </w:comment>
  <w:comment w:id="492" w:author="Windows User" w:date="2015-10-30T08:56:00Z" w:initials="BS">
    <w:p w14:paraId="0F283256" w14:textId="77777777" w:rsidR="00DB1D07" w:rsidRDefault="00DB1D07"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DB1D07" w:rsidRDefault="00DB1D07" w:rsidP="00D31F38">
      <w:pPr>
        <w:pStyle w:val="CommentText"/>
      </w:pPr>
      <w:r>
        <w:rPr>
          <w:rStyle w:val="CommentReference"/>
        </w:rPr>
        <w:annotationRef/>
      </w:r>
      <w:r>
        <w:t>esmo is bless, not praise...</w:t>
      </w:r>
    </w:p>
  </w:comment>
  <w:comment w:id="494" w:author="Windows User" w:date="2015-10-30T08:56:00Z" w:initials="BS">
    <w:p w14:paraId="22452F1B" w14:textId="77777777" w:rsidR="00DB1D07" w:rsidRDefault="00DB1D07"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DB1D07" w:rsidRDefault="00DB1D07"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DB1D07" w:rsidRDefault="00DB1D07"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DB1D07" w:rsidRDefault="00DB1D07"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DB1D07" w:rsidRDefault="00DB1D07" w:rsidP="00D31F38">
      <w:pPr>
        <w:pStyle w:val="CommentText"/>
      </w:pPr>
      <w:r>
        <w:rPr>
          <w:rStyle w:val="CommentReference"/>
        </w:rPr>
        <w:annotationRef/>
      </w:r>
      <w:r>
        <w:t>disobedient? heretics?</w:t>
      </w:r>
    </w:p>
  </w:comment>
  <w:comment w:id="499" w:author="Windows User" w:date="2015-10-30T08:56:00Z" w:initials="BS">
    <w:p w14:paraId="298A6523" w14:textId="77777777" w:rsidR="00DB1D07" w:rsidRDefault="00DB1D07" w:rsidP="00D31F38">
      <w:pPr>
        <w:pStyle w:val="CommentText"/>
      </w:pPr>
      <w:r>
        <w:rPr>
          <w:rStyle w:val="CommentReference"/>
        </w:rPr>
        <w:annotationRef/>
      </w:r>
      <w:r>
        <w:t>souls or spirits?</w:t>
      </w:r>
    </w:p>
  </w:comment>
  <w:comment w:id="500" w:author="Windows User" w:date="2015-10-30T08:56:00Z" w:initials="BS">
    <w:p w14:paraId="3D56C030" w14:textId="77777777" w:rsidR="00DB1D07" w:rsidRDefault="00DB1D07" w:rsidP="00D31F38">
      <w:pPr>
        <w:pStyle w:val="CommentText"/>
      </w:pPr>
      <w:r>
        <w:rPr>
          <w:rStyle w:val="CommentReference"/>
        </w:rPr>
        <w:annotationRef/>
      </w:r>
      <w:r>
        <w:t>humble or contrite?</w:t>
      </w:r>
    </w:p>
  </w:comment>
  <w:comment w:id="501" w:author="Windows User" w:date="2015-10-30T08:56:00Z" w:initials="BS">
    <w:p w14:paraId="4417CE6C" w14:textId="77777777" w:rsidR="00DB1D07" w:rsidRDefault="00DB1D07" w:rsidP="00D31F38">
      <w:pPr>
        <w:pStyle w:val="CommentText"/>
      </w:pPr>
      <w:r>
        <w:rPr>
          <w:rStyle w:val="CommentReference"/>
        </w:rPr>
        <w:annotationRef/>
      </w:r>
      <w:r>
        <w:t>hearts?</w:t>
      </w:r>
    </w:p>
  </w:comment>
  <w:comment w:id="502" w:author="Windows User" w:date="2015-10-30T08:56:00Z" w:initials="BS">
    <w:p w14:paraId="6056EF08" w14:textId="77777777" w:rsidR="00DB1D07" w:rsidRDefault="00DB1D07" w:rsidP="00D31F38">
      <w:pPr>
        <w:pStyle w:val="CommentText"/>
      </w:pPr>
      <w:r>
        <w:rPr>
          <w:rStyle w:val="CommentReference"/>
        </w:rPr>
        <w:annotationRef/>
      </w:r>
      <w:r>
        <w:t>this or LA?</w:t>
      </w:r>
    </w:p>
  </w:comment>
  <w:comment w:id="503" w:author="Windows User" w:date="2015-10-30T08:56:00Z" w:initials="BS">
    <w:p w14:paraId="021CF208" w14:textId="77777777" w:rsidR="00DB1D07" w:rsidRDefault="00DB1D07" w:rsidP="00D31F38">
      <w:pPr>
        <w:pStyle w:val="CommentText"/>
      </w:pPr>
      <w:r>
        <w:rPr>
          <w:rStyle w:val="CommentReference"/>
        </w:rPr>
        <w:annotationRef/>
      </w:r>
      <w:r>
        <w:t>righteous of, or who revere</w:t>
      </w:r>
    </w:p>
  </w:comment>
  <w:comment w:id="504" w:author="Windows User" w:date="2015-10-30T08:56:00Z" w:initials="BS">
    <w:p w14:paraId="2B7DD481" w14:textId="77777777" w:rsidR="00DB1D07" w:rsidRDefault="00DB1D07"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DB1D07" w:rsidRDefault="00DB1D07" w:rsidP="00D31F38">
      <w:pPr>
        <w:pStyle w:val="CommentText"/>
      </w:pPr>
      <w:r>
        <w:rPr>
          <w:rStyle w:val="CommentReference"/>
        </w:rPr>
        <w:annotationRef/>
      </w:r>
      <w:r>
        <w:t>that he may praise and say?</w:t>
      </w:r>
    </w:p>
  </w:comment>
  <w:comment w:id="523" w:author="Windows User" w:date="2015-11-21T13:00:00Z" w:initials="WU">
    <w:p w14:paraId="72B45ACE" w14:textId="77777777" w:rsidR="00DB1D07" w:rsidRDefault="00DB1D07" w:rsidP="00D31F38">
      <w:pPr>
        <w:pStyle w:val="CommentText"/>
      </w:pPr>
      <w:r>
        <w:rPr>
          <w:rStyle w:val="CommentReference"/>
        </w:rPr>
        <w:annotationRef/>
      </w:r>
      <w:r>
        <w:t>Check, and 2 above.</w:t>
      </w:r>
    </w:p>
  </w:comment>
  <w:comment w:id="524" w:author="Brett Slote" w:date="2015-10-30T08:56:00Z" w:initials="BS">
    <w:p w14:paraId="0C0C90F8" w14:textId="77777777" w:rsidR="00DB1D07" w:rsidRDefault="00DB1D07"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DB1D07" w:rsidRDefault="00DB1D07" w:rsidP="00D31F38">
      <w:pPr>
        <w:pStyle w:val="CommentText"/>
      </w:pPr>
      <w:r>
        <w:rPr>
          <w:rStyle w:val="CommentReference"/>
        </w:rPr>
        <w:annotationRef/>
      </w:r>
      <w:r>
        <w:t>check</w:t>
      </w:r>
    </w:p>
  </w:comment>
  <w:comment w:id="526" w:author="Windows User" w:date="2015-11-21T13:00:00Z" w:initials="WU">
    <w:p w14:paraId="0CFC2594" w14:textId="77777777" w:rsidR="00DB1D07" w:rsidRDefault="00DB1D07" w:rsidP="00D31F38">
      <w:pPr>
        <w:pStyle w:val="CommentText"/>
      </w:pPr>
      <w:r>
        <w:rPr>
          <w:rStyle w:val="CommentReference"/>
        </w:rPr>
        <w:annotationRef/>
      </w:r>
      <w:r>
        <w:t>check</w:t>
      </w:r>
    </w:p>
  </w:comment>
  <w:comment w:id="527" w:author="Windows User" w:date="2015-11-21T13:01:00Z" w:initials="WU">
    <w:p w14:paraId="403A6460" w14:textId="77777777" w:rsidR="00DB1D07" w:rsidRDefault="00DB1D07" w:rsidP="00D31F38">
      <w:pPr>
        <w:pStyle w:val="CommentText"/>
      </w:pPr>
      <w:r>
        <w:rPr>
          <w:rStyle w:val="CommentReference"/>
        </w:rPr>
        <w:annotationRef/>
      </w:r>
      <w:r>
        <w:t>check, find Copitic</w:t>
      </w:r>
    </w:p>
  </w:comment>
  <w:comment w:id="528" w:author="Windows User" w:date="2015-10-30T08:56:00Z" w:initials="BS">
    <w:p w14:paraId="1B2986E7" w14:textId="77777777" w:rsidR="00DB1D07" w:rsidRDefault="00DB1D07"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DB1D07" w:rsidRDefault="00DB1D07" w:rsidP="00D31F38">
      <w:pPr>
        <w:pStyle w:val="CommentText"/>
      </w:pPr>
      <w:r>
        <w:rPr>
          <w:rStyle w:val="CommentReference"/>
        </w:rPr>
        <w:annotationRef/>
      </w:r>
      <w:r>
        <w:t>add</w:t>
      </w:r>
    </w:p>
  </w:comment>
  <w:comment w:id="532" w:author="Windows User" w:date="2015-10-30T08:56:00Z" w:initials="BS">
    <w:p w14:paraId="76CF17E1" w14:textId="77777777" w:rsidR="00DB1D07" w:rsidRDefault="00DB1D07"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DB1D07" w:rsidRDefault="00DB1D07" w:rsidP="00D31F38">
      <w:pPr>
        <w:pStyle w:val="CommentText"/>
      </w:pPr>
      <w:r>
        <w:rPr>
          <w:rStyle w:val="CommentReference"/>
        </w:rPr>
        <w:annotationRef/>
      </w:r>
      <w:r>
        <w:t>Communion or commemoration?</w:t>
      </w:r>
    </w:p>
  </w:comment>
  <w:comment w:id="534" w:author="Windows User" w:date="2015-11-21T13:01:00Z" w:initials="WU">
    <w:p w14:paraId="3C8EDFD6" w14:textId="77777777" w:rsidR="00DB1D07" w:rsidRDefault="00DB1D07" w:rsidP="00D31F38">
      <w:pPr>
        <w:pStyle w:val="CommentText"/>
      </w:pPr>
      <w:r>
        <w:rPr>
          <w:rStyle w:val="CommentReference"/>
        </w:rPr>
        <w:annotationRef/>
      </w:r>
      <w:r>
        <w:t>Check, and 2 above</w:t>
      </w:r>
    </w:p>
  </w:comment>
  <w:comment w:id="535" w:author="Brett Slote" w:date="2015-10-30T08:56:00Z" w:initials="BS">
    <w:p w14:paraId="502DF58D" w14:textId="77777777" w:rsidR="00DB1D07" w:rsidRDefault="00DB1D07"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DB1D07" w:rsidRDefault="00DB1D07" w:rsidP="00D31F38">
      <w:pPr>
        <w:pStyle w:val="CommentText"/>
      </w:pPr>
      <w:r>
        <w:rPr>
          <w:rStyle w:val="CommentReference"/>
        </w:rPr>
        <w:annotationRef/>
      </w:r>
      <w:r>
        <w:t>check</w:t>
      </w:r>
    </w:p>
  </w:comment>
  <w:comment w:id="537" w:author="Windows User" w:date="2015-10-30T08:56:00Z" w:initials="BS">
    <w:p w14:paraId="303AD0FE" w14:textId="77777777" w:rsidR="00DB1D07" w:rsidRDefault="00DB1D0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DB1D07" w:rsidRDefault="00DB1D07" w:rsidP="00D31F38">
      <w:pPr>
        <w:pStyle w:val="CommentText"/>
      </w:pPr>
      <w:r>
        <w:rPr>
          <w:rStyle w:val="CommentReference"/>
        </w:rPr>
        <w:annotationRef/>
      </w:r>
      <w:r>
        <w:t>check.  Add Coptic</w:t>
      </w:r>
    </w:p>
  </w:comment>
  <w:comment w:id="544" w:author="Windows User" w:date="2015-11-02T12:45:00Z" w:initials="BS">
    <w:p w14:paraId="02E474EA" w14:textId="77777777" w:rsidR="00DB1D07" w:rsidRDefault="00DB1D07" w:rsidP="00D31F38">
      <w:pPr>
        <w:pStyle w:val="CommentText"/>
      </w:pPr>
      <w:r>
        <w:rPr>
          <w:rStyle w:val="CommentReference"/>
        </w:rPr>
        <w:annotationRef/>
      </w:r>
      <w:r>
        <w:t>Godhead or Divinity?</w:t>
      </w:r>
    </w:p>
  </w:comment>
  <w:comment w:id="545" w:author="Windows User" w:date="2015-10-30T08:56:00Z" w:initials="BS">
    <w:p w14:paraId="1165D588" w14:textId="77777777" w:rsidR="00DB1D07" w:rsidRDefault="00DB1D0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DB1D07" w:rsidRDefault="00DB1D07" w:rsidP="00D31F38">
      <w:pPr>
        <w:pStyle w:val="CommentText"/>
      </w:pPr>
      <w:r>
        <w:rPr>
          <w:rStyle w:val="CommentReference"/>
        </w:rPr>
        <w:annotationRef/>
      </w:r>
      <w:r>
        <w:t>faithful or trusted? faithful sounds better as it is her action and not ours, as trusted.</w:t>
      </w:r>
    </w:p>
  </w:comment>
  <w:comment w:id="559" w:author="Windows User" w:date="2015-10-30T08:56:00Z" w:initials="BS">
    <w:p w14:paraId="07EF5E65" w14:textId="77777777" w:rsidR="00DB1D07" w:rsidRDefault="00DB1D07" w:rsidP="00D31F38">
      <w:pPr>
        <w:pStyle w:val="CommentText"/>
      </w:pPr>
      <w:r>
        <w:rPr>
          <w:rStyle w:val="CommentReference"/>
        </w:rPr>
        <w:annotationRef/>
      </w:r>
      <w:r>
        <w:t>MT (KJV) and Ra lack. NETS has and so does Coptic.</w:t>
      </w:r>
    </w:p>
  </w:comment>
  <w:comment w:id="560" w:author="Windows User" w:date="2015-11-21T13:03:00Z" w:initials="WU">
    <w:p w14:paraId="0505077C" w14:textId="77777777" w:rsidR="00DB1D07" w:rsidRDefault="00DB1D07" w:rsidP="00D31F38">
      <w:pPr>
        <w:pStyle w:val="CommentText"/>
      </w:pPr>
      <w:r>
        <w:rPr>
          <w:rStyle w:val="CommentReference"/>
        </w:rPr>
        <w:annotationRef/>
      </w:r>
      <w:r>
        <w:t>check</w:t>
      </w:r>
    </w:p>
  </w:comment>
  <w:comment w:id="561" w:author="Windows User" w:date="2015-11-21T13:03:00Z" w:initials="WU">
    <w:p w14:paraId="2CFCDBC4" w14:textId="77777777" w:rsidR="00DB1D07" w:rsidRDefault="00DB1D07" w:rsidP="00D31F38">
      <w:pPr>
        <w:pStyle w:val="CommentText"/>
      </w:pPr>
      <w:r>
        <w:rPr>
          <w:rStyle w:val="CommentReference"/>
        </w:rPr>
        <w:annotationRef/>
      </w:r>
      <w:r>
        <w:t>check</w:t>
      </w:r>
    </w:p>
  </w:comment>
  <w:comment w:id="562" w:author="Windows User" w:date="2015-11-21T13:04:00Z" w:initials="WU">
    <w:p w14:paraId="7B87BF1F" w14:textId="77777777" w:rsidR="00DB1D07" w:rsidRDefault="00DB1D07" w:rsidP="00D31F38">
      <w:pPr>
        <w:pStyle w:val="CommentText"/>
      </w:pPr>
      <w:r>
        <w:rPr>
          <w:rStyle w:val="CommentReference"/>
        </w:rPr>
        <w:annotationRef/>
      </w:r>
      <w:r>
        <w:t>check</w:t>
      </w:r>
    </w:p>
  </w:comment>
  <w:comment w:id="563" w:author="Windows User" w:date="2015-10-30T08:56:00Z" w:initials="BS">
    <w:p w14:paraId="469A8399" w14:textId="77777777" w:rsidR="00DB1D07" w:rsidRDefault="00DB1D07" w:rsidP="00D31F38">
      <w:pPr>
        <w:pStyle w:val="CommentText"/>
      </w:pPr>
      <w:r>
        <w:rPr>
          <w:rStyle w:val="CommentReference"/>
        </w:rPr>
        <w:annotationRef/>
      </w:r>
      <w:r>
        <w:t>Coptic varies greatly from NETS</w:t>
      </w:r>
    </w:p>
  </w:comment>
  <w:comment w:id="569" w:author="Windows User" w:date="2015-10-30T08:56:00Z" w:initials="BS">
    <w:p w14:paraId="30B7538F" w14:textId="77777777" w:rsidR="00DB1D07" w:rsidRDefault="00DB1D07" w:rsidP="00D31F38">
      <w:pPr>
        <w:pStyle w:val="CommentText"/>
      </w:pPr>
      <w:r>
        <w:rPr>
          <w:rStyle w:val="CommentReference"/>
        </w:rPr>
        <w:annotationRef/>
      </w:r>
      <w:r>
        <w:t>NETS has dance... also drum &amp; harp...</w:t>
      </w:r>
    </w:p>
  </w:comment>
  <w:comment w:id="570" w:author="Windows User" w:date="2015-10-30T08:56:00Z" w:initials="BS">
    <w:p w14:paraId="040D59AA" w14:textId="77777777" w:rsidR="00DB1D07" w:rsidRDefault="00DB1D07" w:rsidP="00D31F38">
      <w:pPr>
        <w:pStyle w:val="CommentText"/>
      </w:pPr>
      <w:r>
        <w:rPr>
          <w:rStyle w:val="CommentReference"/>
        </w:rPr>
        <w:annotationRef/>
      </w:r>
      <w:r>
        <w:t>NETS and LA have boast in glory...</w:t>
      </w:r>
    </w:p>
  </w:comment>
  <w:comment w:id="571" w:author="Windows User" w:date="2015-10-30T08:56:00Z" w:initials="BS">
    <w:p w14:paraId="0F357187" w14:textId="77777777" w:rsidR="00DB1D07" w:rsidRDefault="00DB1D07" w:rsidP="00D31F38">
      <w:pPr>
        <w:pStyle w:val="CommentText"/>
      </w:pPr>
      <w:r>
        <w:rPr>
          <w:rStyle w:val="CommentReference"/>
        </w:rPr>
        <w:annotationRef/>
      </w:r>
      <w:r>
        <w:t>NETS has rejoice. Coptis looks to me like glorify... Sing aloud? Rejoice?</w:t>
      </w:r>
    </w:p>
  </w:comment>
  <w:comment w:id="572" w:author="Windows User" w:date="2015-10-30T08:56:00Z" w:initials="BS">
    <w:p w14:paraId="10510650" w14:textId="77777777" w:rsidR="00DB1D07" w:rsidRDefault="00DB1D07" w:rsidP="00D31F38">
      <w:pPr>
        <w:pStyle w:val="CommentText"/>
      </w:pPr>
      <w:r>
        <w:rPr>
          <w:rStyle w:val="CommentReference"/>
        </w:rPr>
        <w:annotationRef/>
      </w:r>
      <w:r>
        <w:t>NETS has throats too. I'm leaving mouths. Throats is too literal. Not how we say it in English...</w:t>
      </w:r>
    </w:p>
  </w:comment>
  <w:comment w:id="573" w:author="Windows User" w:date="2015-10-30T08:56:00Z" w:initials="BS">
    <w:p w14:paraId="0F6BDC5E" w14:textId="77777777" w:rsidR="00DB1D07" w:rsidRDefault="00DB1D07" w:rsidP="00D31F38">
      <w:pPr>
        <w:pStyle w:val="CommentText"/>
      </w:pPr>
      <w:r>
        <w:rPr>
          <w:rStyle w:val="CommentReference"/>
        </w:rPr>
        <w:annotationRef/>
      </w:r>
      <w:r>
        <w:t>NETS has rebukes. punishments?</w:t>
      </w:r>
    </w:p>
  </w:comment>
  <w:comment w:id="579" w:author="Windows User" w:date="2015-10-30T08:56:00Z" w:initials="BS">
    <w:p w14:paraId="37F1C98E" w14:textId="77777777" w:rsidR="00DB1D07" w:rsidRDefault="00DB1D07" w:rsidP="00D31F38">
      <w:pPr>
        <w:pStyle w:val="CommentText"/>
      </w:pPr>
      <w:r>
        <w:rPr>
          <w:rStyle w:val="CommentReference"/>
        </w:rPr>
        <w:annotationRef/>
      </w:r>
      <w:r>
        <w:t>psaltry? or lyre?</w:t>
      </w:r>
    </w:p>
  </w:comment>
  <w:comment w:id="592" w:author="Windows User" w:date="2015-11-21T13:04:00Z" w:initials="WU">
    <w:p w14:paraId="43A5D1B1" w14:textId="77777777" w:rsidR="00DB1D07" w:rsidRDefault="00DB1D07" w:rsidP="00E35F1F">
      <w:pPr>
        <w:pStyle w:val="CommentText"/>
      </w:pPr>
      <w:r>
        <w:rPr>
          <w:rStyle w:val="CommentReference"/>
        </w:rPr>
        <w:annotationRef/>
      </w:r>
      <w:r>
        <w:t>check</w:t>
      </w:r>
    </w:p>
  </w:comment>
  <w:comment w:id="593" w:author="Windows User" w:date="2015-11-21T13:04:00Z" w:initials="WU">
    <w:p w14:paraId="4B6A4DE4" w14:textId="77777777" w:rsidR="00DB1D07" w:rsidRDefault="00DB1D07" w:rsidP="00E35F1F">
      <w:pPr>
        <w:pStyle w:val="CommentText"/>
      </w:pPr>
      <w:r>
        <w:rPr>
          <w:rStyle w:val="CommentReference"/>
        </w:rPr>
        <w:annotationRef/>
      </w:r>
      <w:r>
        <w:t>check</w:t>
      </w:r>
    </w:p>
  </w:comment>
  <w:comment w:id="594" w:author="Windows User" w:date="2015-10-30T08:56:00Z" w:initials="BS">
    <w:p w14:paraId="483AEE75" w14:textId="77777777" w:rsidR="00DB1D07" w:rsidRDefault="00DB1D07" w:rsidP="00E35F1F">
      <w:pPr>
        <w:pStyle w:val="CommentText"/>
      </w:pPr>
      <w:r>
        <w:rPr>
          <w:rStyle w:val="CommentReference"/>
        </w:rPr>
        <w:annotationRef/>
      </w:r>
      <w:r>
        <w:t>tense? praise or will praise?</w:t>
      </w:r>
    </w:p>
  </w:comment>
  <w:comment w:id="595" w:author="Windows User" w:date="2015-10-30T08:56:00Z" w:initials="BS">
    <w:p w14:paraId="17DAD50D" w14:textId="77777777" w:rsidR="00DB1D07" w:rsidRDefault="00DB1D07" w:rsidP="00E35F1F">
      <w:pPr>
        <w:pStyle w:val="CommentText"/>
      </w:pPr>
      <w:r>
        <w:rPr>
          <w:rStyle w:val="CommentReference"/>
        </w:rPr>
        <w:annotationRef/>
      </w:r>
      <w:r>
        <w:t>earth? land? creation?</w:t>
      </w:r>
    </w:p>
  </w:comment>
  <w:comment w:id="596" w:author="Windows User" w:date="2015-11-21T13:05:00Z" w:initials="WU">
    <w:p w14:paraId="412BFF55" w14:textId="77777777" w:rsidR="00DB1D07" w:rsidRDefault="00DB1D07" w:rsidP="00E35F1F">
      <w:pPr>
        <w:pStyle w:val="CommentText"/>
      </w:pPr>
      <w:r>
        <w:rPr>
          <w:rStyle w:val="CommentReference"/>
        </w:rPr>
        <w:annotationRef/>
      </w:r>
      <w:r>
        <w:t>check</w:t>
      </w:r>
    </w:p>
  </w:comment>
  <w:comment w:id="597" w:author="Windows User" w:date="2015-10-30T08:56:00Z" w:initials="BS">
    <w:p w14:paraId="4FEF2EC7" w14:textId="77777777" w:rsidR="00DB1D07" w:rsidRDefault="00DB1D07" w:rsidP="00E35F1F">
      <w:pPr>
        <w:pStyle w:val="CommentText"/>
      </w:pPr>
      <w:r>
        <w:rPr>
          <w:rStyle w:val="CommentReference"/>
        </w:rPr>
        <w:annotationRef/>
      </w:r>
      <w:r>
        <w:t>make haste is a little archaic. But hurry is way too colloquial. Quicken doesn't sound right.</w:t>
      </w:r>
    </w:p>
  </w:comment>
  <w:comment w:id="598" w:author="Windows User" w:date="2015-10-30T08:56:00Z" w:initials="BS">
    <w:p w14:paraId="25E26C66" w14:textId="77777777" w:rsidR="00DB1D07" w:rsidRDefault="00DB1D07" w:rsidP="00E35F1F">
      <w:pPr>
        <w:pStyle w:val="CommentText"/>
      </w:pPr>
      <w:r>
        <w:rPr>
          <w:rStyle w:val="CommentReference"/>
        </w:rPr>
        <w:annotationRef/>
      </w:r>
      <w:r>
        <w:t>should either be diverse here or different elsewhere</w:t>
      </w:r>
    </w:p>
  </w:comment>
  <w:comment w:id="599" w:author="Windows User" w:date="2015-10-30T08:56:00Z" w:initials="BS">
    <w:p w14:paraId="7A65524D" w14:textId="77777777" w:rsidR="00DB1D07" w:rsidRDefault="00DB1D07" w:rsidP="00E35F1F">
      <w:pPr>
        <w:pStyle w:val="CommentText"/>
      </w:pPr>
      <w:r>
        <w:rPr>
          <w:rStyle w:val="CommentReference"/>
        </w:rPr>
        <w:annotationRef/>
      </w:r>
      <w:r>
        <w:t>truth or righteousness? Or justice?</w:t>
      </w:r>
    </w:p>
  </w:comment>
  <w:comment w:id="600" w:author="Windows User" w:date="2015-10-30T08:56:00Z" w:initials="BS">
    <w:p w14:paraId="1C135E98" w14:textId="77777777" w:rsidR="00DB1D07" w:rsidRDefault="00DB1D07" w:rsidP="00E35F1F">
      <w:pPr>
        <w:pStyle w:val="CommentText"/>
      </w:pPr>
      <w:r>
        <w:rPr>
          <w:rStyle w:val="CommentReference"/>
        </w:rPr>
        <w:annotationRef/>
      </w:r>
      <w:r>
        <w:t>patience or longsuffering?</w:t>
      </w:r>
    </w:p>
  </w:comment>
  <w:comment w:id="601" w:author="Windows User" w:date="2015-10-30T08:56:00Z" w:initials="BS">
    <w:p w14:paraId="2E20A232" w14:textId="77777777" w:rsidR="00DB1D07" w:rsidRDefault="00DB1D07" w:rsidP="00E35F1F">
      <w:pPr>
        <w:pStyle w:val="CommentText"/>
      </w:pPr>
      <w:r>
        <w:rPr>
          <w:rStyle w:val="CommentReference"/>
        </w:rPr>
        <w:annotationRef/>
      </w:r>
      <w:r>
        <w:t>just "at the first watch"?</w:t>
      </w:r>
    </w:p>
  </w:comment>
  <w:comment w:id="602" w:author="Windows User" w:date="2015-10-30T08:56:00Z" w:initials="BS">
    <w:p w14:paraId="34FB1BC0" w14:textId="77777777" w:rsidR="00DB1D07" w:rsidRDefault="00DB1D07" w:rsidP="00E35F1F">
      <w:pPr>
        <w:pStyle w:val="CommentText"/>
      </w:pPr>
      <w:r>
        <w:rPr>
          <w:rStyle w:val="CommentReference"/>
        </w:rPr>
        <w:annotationRef/>
      </w:r>
      <w:r>
        <w:t>sweet, or easy?</w:t>
      </w:r>
    </w:p>
  </w:comment>
  <w:comment w:id="603" w:author="Windows User" w:date="2015-10-30T08:56:00Z" w:initials="BS">
    <w:p w14:paraId="20646872" w14:textId="77777777" w:rsidR="00DB1D07" w:rsidRDefault="00DB1D07" w:rsidP="00E35F1F">
      <w:pPr>
        <w:pStyle w:val="CommentText"/>
      </w:pPr>
      <w:r>
        <w:rPr>
          <w:rStyle w:val="CommentReference"/>
        </w:rPr>
        <w:annotationRef/>
      </w:r>
      <w:r>
        <w:t>less accurate than beloved, but sounds a lot better..</w:t>
      </w:r>
    </w:p>
  </w:comment>
  <w:comment w:id="604" w:author="Windows User" w:date="2015-10-30T08:56:00Z" w:initials="BS">
    <w:p w14:paraId="4707B322" w14:textId="77777777" w:rsidR="00DB1D07" w:rsidRDefault="00DB1D07" w:rsidP="00E35F1F">
      <w:pPr>
        <w:pStyle w:val="CommentText"/>
      </w:pPr>
      <w:r>
        <w:rPr>
          <w:rStyle w:val="CommentReference"/>
        </w:rPr>
        <w:annotationRef/>
      </w:r>
      <w:r>
        <w:t>sound better if omit of?</w:t>
      </w:r>
    </w:p>
  </w:comment>
  <w:comment w:id="605" w:author="Windows User" w:date="2015-10-30T08:56:00Z" w:initials="BS">
    <w:p w14:paraId="0D6FF167" w14:textId="77777777" w:rsidR="00DB1D07" w:rsidRDefault="00DB1D07" w:rsidP="00E35F1F">
      <w:pPr>
        <w:pStyle w:val="CommentText"/>
      </w:pPr>
      <w:r>
        <w:rPr>
          <w:rStyle w:val="CommentReference"/>
        </w:rPr>
        <w:annotationRef/>
      </w:r>
      <w:r>
        <w:t>truth, or righteousness?</w:t>
      </w:r>
    </w:p>
  </w:comment>
  <w:comment w:id="606" w:author="Windows User" w:date="2015-10-30T08:56:00Z" w:initials="BS">
    <w:p w14:paraId="1A8CABED" w14:textId="77777777" w:rsidR="00DB1D07" w:rsidRDefault="00DB1D07" w:rsidP="00E35F1F">
      <w:pPr>
        <w:pStyle w:val="CommentText"/>
      </w:pPr>
      <w:r>
        <w:rPr>
          <w:rStyle w:val="CommentReference"/>
        </w:rPr>
        <w:annotationRef/>
      </w:r>
      <w:r>
        <w:t>true, or perfecvt?</w:t>
      </w:r>
    </w:p>
  </w:comment>
  <w:comment w:id="607" w:author="Windows User" w:date="2015-10-30T08:56:00Z" w:initials="BS">
    <w:p w14:paraId="21AC5CB8" w14:textId="77777777" w:rsidR="00DB1D07" w:rsidRDefault="00DB1D07" w:rsidP="00E35F1F">
      <w:pPr>
        <w:pStyle w:val="CommentText"/>
      </w:pPr>
      <w:r>
        <w:rPr>
          <w:rStyle w:val="CommentReference"/>
        </w:rPr>
        <w:annotationRef/>
      </w:r>
      <w:r>
        <w:t>and?</w:t>
      </w:r>
    </w:p>
  </w:comment>
  <w:comment w:id="608" w:author="Windows User" w:date="2015-10-30T08:56:00Z" w:initials="BS">
    <w:p w14:paraId="6C6DCC78" w14:textId="77777777" w:rsidR="00DB1D07" w:rsidRDefault="00DB1D07" w:rsidP="00E35F1F">
      <w:pPr>
        <w:pStyle w:val="CommentText"/>
      </w:pPr>
      <w:r>
        <w:rPr>
          <w:rStyle w:val="CommentReference"/>
        </w:rPr>
        <w:annotationRef/>
      </w:r>
      <w:r>
        <w:t>gather is in first line in Coptic, but tune flows better here..</w:t>
      </w:r>
    </w:p>
  </w:comment>
  <w:comment w:id="609" w:author="Windows User" w:date="2015-10-30T08:56:00Z" w:initials="BS">
    <w:p w14:paraId="4B49F853" w14:textId="77777777" w:rsidR="00DB1D07" w:rsidRDefault="00DB1D07" w:rsidP="00E35F1F">
      <w:pPr>
        <w:pStyle w:val="CommentText"/>
      </w:pPr>
      <w:r>
        <w:rPr>
          <w:rStyle w:val="CommentReference"/>
        </w:rPr>
        <w:annotationRef/>
      </w:r>
      <w:r>
        <w:t>will?</w:t>
      </w:r>
    </w:p>
  </w:comment>
  <w:comment w:id="610" w:author="Windows User" w:date="2015-10-30T08:56:00Z" w:initials="BS">
    <w:p w14:paraId="6FC8752C" w14:textId="77777777" w:rsidR="00DB1D07" w:rsidRDefault="00DB1D07" w:rsidP="00E35F1F">
      <w:pPr>
        <w:pStyle w:val="CommentText"/>
      </w:pPr>
      <w:r>
        <w:rPr>
          <w:rStyle w:val="CommentReference"/>
        </w:rPr>
        <w:annotationRef/>
      </w:r>
      <w:r>
        <w:t>save? keep? deliver?</w:t>
      </w:r>
    </w:p>
  </w:comment>
  <w:comment w:id="611" w:author="Windows User" w:date="2015-10-30T08:56:00Z" w:initials="BS">
    <w:p w14:paraId="7843FDD6" w14:textId="77777777" w:rsidR="00DB1D07" w:rsidRDefault="00DB1D07" w:rsidP="00E35F1F">
      <w:pPr>
        <w:pStyle w:val="CommentText"/>
      </w:pPr>
      <w:r>
        <w:rPr>
          <w:rStyle w:val="CommentReference"/>
        </w:rPr>
        <w:annotationRef/>
      </w:r>
      <w:r>
        <w:t>need a convention for making "ak ee". {}? bold?</w:t>
      </w:r>
    </w:p>
  </w:comment>
  <w:comment w:id="612" w:author="Windows User" w:date="2015-10-30T08:56:00Z" w:initials="BS">
    <w:p w14:paraId="636DE776" w14:textId="77777777" w:rsidR="00DB1D07" w:rsidRDefault="00DB1D07" w:rsidP="00E35F1F">
      <w:pPr>
        <w:pStyle w:val="CommentText"/>
      </w:pPr>
      <w:r>
        <w:rPr>
          <w:rStyle w:val="CommentReference"/>
        </w:rPr>
        <w:annotationRef/>
      </w:r>
      <w:r>
        <w:t>I like it better with "be" in... thoughts?</w:t>
      </w:r>
    </w:p>
  </w:comment>
  <w:comment w:id="624" w:author="Windows User" w:date="2015-11-02T12:45:00Z" w:initials="BS">
    <w:p w14:paraId="0A55894A" w14:textId="77777777" w:rsidR="00DB1D07" w:rsidRDefault="00DB1D07" w:rsidP="00E35F1F">
      <w:pPr>
        <w:pStyle w:val="CommentText"/>
      </w:pPr>
      <w:r>
        <w:rPr>
          <w:rStyle w:val="CommentReference"/>
        </w:rPr>
        <w:annotationRef/>
      </w:r>
      <w:r>
        <w:t>this splitting of the verses doesn't follow the Coptic... does it really flow much better, or is it just that I'm more used to it?</w:t>
      </w:r>
    </w:p>
  </w:comment>
  <w:comment w:id="625" w:author="Windows User" w:date="2015-10-30T08:56:00Z" w:initials="BS">
    <w:p w14:paraId="0E80932F" w14:textId="77777777" w:rsidR="00DB1D07" w:rsidRDefault="00DB1D07" w:rsidP="00E35F1F">
      <w:pPr>
        <w:pStyle w:val="CommentText"/>
      </w:pPr>
      <w:r>
        <w:rPr>
          <w:rStyle w:val="CommentReference"/>
        </w:rPr>
        <w:annotationRef/>
      </w:r>
      <w:r>
        <w:t>does coptic bear out? Feels much more right to me.</w:t>
      </w:r>
    </w:p>
  </w:comment>
  <w:comment w:id="626" w:author="Windows User" w:date="2015-10-30T08:56:00Z" w:initials="BS">
    <w:p w14:paraId="759B277F" w14:textId="77777777" w:rsidR="00DB1D07" w:rsidRDefault="00DB1D07" w:rsidP="00E35F1F">
      <w:pPr>
        <w:pStyle w:val="CommentText"/>
      </w:pPr>
      <w:r>
        <w:rPr>
          <w:rStyle w:val="CommentReference"/>
        </w:rPr>
        <w:annotationRef/>
      </w:r>
      <w:r>
        <w:t>tense?</w:t>
      </w:r>
    </w:p>
  </w:comment>
  <w:comment w:id="627" w:author="Windows User" w:date="2015-10-30T08:56:00Z" w:initials="BS">
    <w:p w14:paraId="5C472088" w14:textId="77777777" w:rsidR="00DB1D07" w:rsidRDefault="00DB1D07" w:rsidP="00E35F1F">
      <w:pPr>
        <w:pStyle w:val="CommentText"/>
      </w:pPr>
      <w:r>
        <w:rPr>
          <w:rStyle w:val="CommentReference"/>
        </w:rPr>
        <w:annotationRef/>
      </w:r>
      <w:r>
        <w:t>exalt or magnify?</w:t>
      </w:r>
    </w:p>
  </w:comment>
  <w:comment w:id="628" w:author="Windows User" w:date="2015-10-30T08:56:00Z" w:initials="BS">
    <w:p w14:paraId="2FB7E2BD" w14:textId="77777777" w:rsidR="00DB1D07" w:rsidRDefault="00DB1D07" w:rsidP="00E35F1F">
      <w:pPr>
        <w:pStyle w:val="CommentText"/>
      </w:pPr>
      <w:r>
        <w:rPr>
          <w:rStyle w:val="CommentReference"/>
        </w:rPr>
        <w:annotationRef/>
      </w:r>
      <w:r>
        <w:t>or iwn?</w:t>
      </w:r>
    </w:p>
  </w:comment>
  <w:comment w:id="632" w:author="Windows User" w:date="2015-10-30T08:56:00Z" w:initials="BS">
    <w:p w14:paraId="3C8244A0" w14:textId="77777777" w:rsidR="00DB1D07" w:rsidRDefault="00DB1D07" w:rsidP="00E35F1F">
      <w:pPr>
        <w:pStyle w:val="CommentText"/>
      </w:pPr>
      <w:r>
        <w:rPr>
          <w:rStyle w:val="CommentReference"/>
        </w:rPr>
        <w:annotationRef/>
      </w:r>
      <w:r>
        <w:t>does type capture "it foretold the sign" in more contemporary language than "a figure"</w:t>
      </w:r>
    </w:p>
  </w:comment>
  <w:comment w:id="633" w:author="Windows User" w:date="2015-10-30T08:56:00Z" w:initials="BS">
    <w:p w14:paraId="6C8F9167" w14:textId="77777777" w:rsidR="00DB1D07" w:rsidRDefault="00DB1D07" w:rsidP="00E35F1F">
      <w:pPr>
        <w:pStyle w:val="CommentText"/>
      </w:pPr>
      <w:r>
        <w:rPr>
          <w:rStyle w:val="CommentReference"/>
        </w:rPr>
        <w:annotationRef/>
      </w:r>
      <w:r>
        <w:t>correct that no mention of nature?</w:t>
      </w:r>
    </w:p>
  </w:comment>
  <w:comment w:id="634" w:author="Windows User" w:date="2015-10-30T08:56:00Z" w:initials="BS">
    <w:p w14:paraId="5ACA101B" w14:textId="77777777" w:rsidR="00DB1D07" w:rsidRDefault="00DB1D07" w:rsidP="00E35F1F">
      <w:pPr>
        <w:pStyle w:val="CommentText"/>
      </w:pPr>
      <w:r>
        <w:rPr>
          <w:rStyle w:val="CommentReference"/>
        </w:rPr>
        <w:annotationRef/>
      </w:r>
      <w:r>
        <w:t>holy or pure? divinity or godhead?</w:t>
      </w:r>
    </w:p>
  </w:comment>
  <w:comment w:id="635" w:author="Windows User" w:date="2015-10-30T08:56:00Z" w:initials="BS">
    <w:p w14:paraId="14D8C709" w14:textId="77777777" w:rsidR="00DB1D07" w:rsidRDefault="00DB1D07" w:rsidP="00E35F1F">
      <w:pPr>
        <w:pStyle w:val="CommentText"/>
      </w:pPr>
      <w:r>
        <w:rPr>
          <w:rStyle w:val="CommentReference"/>
        </w:rPr>
        <w:annotationRef/>
      </w:r>
      <w:r>
        <w:t>born or begotten? begotten without seeed or without mixture of substance?</w:t>
      </w:r>
    </w:p>
  </w:comment>
  <w:comment w:id="636" w:author="Windows User" w:date="2015-10-30T08:56:00Z" w:initials="BS">
    <w:p w14:paraId="5B5854F9" w14:textId="77777777" w:rsidR="00DB1D07" w:rsidRDefault="00DB1D07" w:rsidP="00E35F1F">
      <w:pPr>
        <w:pStyle w:val="CommentText"/>
      </w:pPr>
      <w:r>
        <w:rPr>
          <w:rStyle w:val="CommentReference"/>
        </w:rPr>
        <w:annotationRef/>
      </w:r>
      <w:r>
        <w:t>coessential or consubstantial?</w:t>
      </w:r>
    </w:p>
  </w:comment>
  <w:comment w:id="637" w:author="Windows User" w:date="2015-10-30T08:56:00Z" w:initials="BS">
    <w:p w14:paraId="66C0B0D7" w14:textId="77777777" w:rsidR="00DB1D07" w:rsidRDefault="00DB1D07" w:rsidP="00E35F1F">
      <w:pPr>
        <w:pStyle w:val="CommentText"/>
      </w:pPr>
      <w:r>
        <w:rPr>
          <w:rStyle w:val="CommentReference"/>
        </w:rPr>
        <w:annotationRef/>
      </w:r>
      <w:r>
        <w:t>made one or joined?</w:t>
      </w:r>
    </w:p>
  </w:comment>
  <w:comment w:id="638" w:author="Windows User" w:date="2015-10-30T08:56:00Z" w:initials="BS">
    <w:p w14:paraId="094D26E3" w14:textId="77777777" w:rsidR="00DB1D07" w:rsidRDefault="00DB1D07" w:rsidP="00E35F1F">
      <w:pPr>
        <w:pStyle w:val="CommentText"/>
      </w:pPr>
      <w:r>
        <w:rPr>
          <w:rStyle w:val="CommentReference"/>
        </w:rPr>
        <w:annotationRef/>
      </w:r>
      <w:r>
        <w:t>does this rephrasing capture it ok?</w:t>
      </w:r>
    </w:p>
  </w:comment>
  <w:comment w:id="639" w:author="Windows User" w:date="2015-10-30T08:56:00Z" w:initials="BS">
    <w:p w14:paraId="6FD992D3" w14:textId="77777777" w:rsidR="00DB1D07" w:rsidRDefault="00DB1D07" w:rsidP="00E35F1F">
      <w:pPr>
        <w:pStyle w:val="CommentText"/>
      </w:pPr>
      <w:r>
        <w:rPr>
          <w:rStyle w:val="CommentReference"/>
        </w:rPr>
        <w:annotationRef/>
      </w:r>
      <w:r>
        <w:t>something clearer than putplue?</w:t>
      </w:r>
    </w:p>
  </w:comment>
  <w:comment w:id="640" w:author="Windows User" w:date="2015-10-30T08:56:00Z" w:initials="BS">
    <w:p w14:paraId="08E2A9FB" w14:textId="77777777" w:rsidR="00DB1D07" w:rsidRDefault="00DB1D07" w:rsidP="00E35F1F">
      <w:pPr>
        <w:pStyle w:val="CommentText"/>
      </w:pPr>
      <w:r>
        <w:rPr>
          <w:rStyle w:val="CommentReference"/>
        </w:rPr>
        <w:annotationRef/>
      </w:r>
      <w:r>
        <w:t>woven or fine?</w:t>
      </w:r>
    </w:p>
  </w:comment>
  <w:comment w:id="641" w:author="Windows User" w:date="2015-10-30T08:56:00Z" w:initials="BS">
    <w:p w14:paraId="7A9FC970" w14:textId="77777777" w:rsidR="00DB1D07" w:rsidRDefault="00DB1D07" w:rsidP="00E35F1F">
      <w:pPr>
        <w:pStyle w:val="CommentText"/>
      </w:pPr>
      <w:r>
        <w:rPr>
          <w:rStyle w:val="CommentReference"/>
        </w:rPr>
        <w:annotationRef/>
      </w:r>
      <w:r>
        <w:t>palin</w:t>
      </w:r>
    </w:p>
  </w:comment>
  <w:comment w:id="642" w:author="Windows User" w:date="2015-10-30T08:56:00Z" w:initials="BS">
    <w:p w14:paraId="5EFFC3EC" w14:textId="77777777" w:rsidR="00DB1D07" w:rsidRDefault="00DB1D07" w:rsidP="00E35F1F">
      <w:pPr>
        <w:pStyle w:val="CommentText"/>
      </w:pPr>
      <w:r>
        <w:rPr>
          <w:rStyle w:val="CommentReference"/>
        </w:rPr>
        <w:annotationRef/>
      </w:r>
      <w:r>
        <w:t>exalt or magnify?</w:t>
      </w:r>
    </w:p>
  </w:comment>
  <w:comment w:id="643" w:author="Windows User" w:date="2015-10-30T08:56:00Z" w:initials="BS">
    <w:p w14:paraId="150C26DA" w14:textId="77777777" w:rsidR="00DB1D07" w:rsidRDefault="00DB1D07" w:rsidP="00E35F1F">
      <w:pPr>
        <w:pStyle w:val="CommentText"/>
      </w:pPr>
      <w:r>
        <w:rPr>
          <w:rStyle w:val="CommentReference"/>
        </w:rPr>
        <w:annotationRef/>
      </w:r>
      <w:r>
        <w:t>or iwn?</w:t>
      </w:r>
    </w:p>
  </w:comment>
  <w:comment w:id="647" w:author="Windows User" w:date="2015-10-30T08:56:00Z" w:initials="BS">
    <w:p w14:paraId="0E3B452D" w14:textId="77777777" w:rsidR="00DB1D07" w:rsidRDefault="00DB1D0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8" w:author="Windows User" w:date="2015-10-30T08:56:00Z" w:initials="BS">
    <w:p w14:paraId="12D989DF" w14:textId="77777777" w:rsidR="00DB1D07" w:rsidRDefault="00DB1D07" w:rsidP="00E35F1F">
      <w:pPr>
        <w:pStyle w:val="CommentText"/>
      </w:pPr>
      <w:r>
        <w:rPr>
          <w:rStyle w:val="CommentReference"/>
        </w:rPr>
        <w:annotationRef/>
      </w:r>
      <w:r>
        <w:t>forged or beaten?</w:t>
      </w:r>
    </w:p>
  </w:comment>
  <w:comment w:id="649" w:author="Windows User" w:date="2015-10-30T08:56:00Z" w:initials="BS">
    <w:p w14:paraId="3E8ADE2B" w14:textId="77777777" w:rsidR="00DB1D07" w:rsidRDefault="00DB1D07" w:rsidP="00E35F1F">
      <w:pPr>
        <w:pStyle w:val="CommentText"/>
      </w:pPr>
      <w:r>
        <w:rPr>
          <w:rStyle w:val="CommentReference"/>
        </w:rPr>
        <w:annotationRef/>
      </w:r>
      <w:r>
        <w:t>omit? always and move up mercy seat?</w:t>
      </w:r>
    </w:p>
  </w:comment>
  <w:comment w:id="650" w:author="Windows User" w:date="2015-10-30T08:56:00Z" w:initials="BS">
    <w:p w14:paraId="7079ED43" w14:textId="77777777" w:rsidR="00DB1D07" w:rsidRDefault="00DB1D07" w:rsidP="00E35F1F">
      <w:pPr>
        <w:pStyle w:val="CommentText"/>
      </w:pPr>
      <w:r>
        <w:rPr>
          <w:rStyle w:val="CommentReference"/>
        </w:rPr>
        <w:annotationRef/>
      </w:r>
      <w:r>
        <w:t>tense? past makes a lot more sense</w:t>
      </w:r>
    </w:p>
  </w:comment>
  <w:comment w:id="651" w:author="Windows User" w:date="2015-10-30T08:56:00Z" w:initials="BS">
    <w:p w14:paraId="109014C9" w14:textId="77777777" w:rsidR="00DB1D07" w:rsidRDefault="00DB1D07" w:rsidP="00E35F1F">
      <w:pPr>
        <w:pStyle w:val="CommentText"/>
      </w:pPr>
      <w:r>
        <w:rPr>
          <w:rStyle w:val="CommentReference"/>
        </w:rPr>
        <w:annotationRef/>
      </w:r>
      <w:r>
        <w:t>why does Abouna omit sin?</w:t>
      </w:r>
    </w:p>
  </w:comment>
  <w:comment w:id="652" w:author="Windows User" w:date="2015-10-30T08:56:00Z" w:initials="BS">
    <w:p w14:paraId="027A16CD" w14:textId="77777777" w:rsidR="00DB1D07" w:rsidRDefault="00DB1D07" w:rsidP="00E35F1F">
      <w:pPr>
        <w:pStyle w:val="CommentText"/>
      </w:pPr>
      <w:r>
        <w:rPr>
          <w:rStyle w:val="CommentReference"/>
        </w:rPr>
        <w:annotationRef/>
      </w:r>
      <w:r>
        <w:t>exalt or magnify?</w:t>
      </w:r>
    </w:p>
  </w:comment>
  <w:comment w:id="653" w:author="Windows User" w:date="2015-10-30T08:56:00Z" w:initials="BS">
    <w:p w14:paraId="20C9574B" w14:textId="77777777" w:rsidR="00DB1D07" w:rsidRDefault="00DB1D07" w:rsidP="00E35F1F">
      <w:pPr>
        <w:pStyle w:val="CommentText"/>
      </w:pPr>
      <w:r>
        <w:rPr>
          <w:rStyle w:val="CommentReference"/>
        </w:rPr>
        <w:annotationRef/>
      </w:r>
      <w:r>
        <w:t>or iwn?</w:t>
      </w:r>
    </w:p>
  </w:comment>
  <w:comment w:id="657" w:author="Windows User" w:date="2015-10-30T08:56:00Z" w:initials="BS">
    <w:p w14:paraId="6726A127" w14:textId="77777777" w:rsidR="00DB1D07" w:rsidRDefault="00DB1D07" w:rsidP="00E35F1F">
      <w:pPr>
        <w:pStyle w:val="CommentText"/>
      </w:pPr>
      <w:r>
        <w:rPr>
          <w:rStyle w:val="CommentReference"/>
        </w:rPr>
        <w:annotationRef/>
      </w:r>
      <w:r>
        <w:t>That your name be called... sounds like an expression that should just be that you be called in english. Thoughts?</w:t>
      </w:r>
    </w:p>
  </w:comment>
  <w:comment w:id="658" w:author="Windows User" w:date="2015-10-30T08:56:00Z" w:initials="BS">
    <w:p w14:paraId="50013BE5" w14:textId="77777777" w:rsidR="00DB1D07" w:rsidRDefault="00DB1D07" w:rsidP="00E35F1F">
      <w:pPr>
        <w:pStyle w:val="CommentText"/>
      </w:pPr>
      <w:r>
        <w:rPr>
          <w:rStyle w:val="CommentReference"/>
        </w:rPr>
        <w:annotationRef/>
      </w:r>
      <w:r>
        <w:t>for isn't accurate... but sounds better</w:t>
      </w:r>
    </w:p>
  </w:comment>
  <w:comment w:id="659" w:author="Windows User" w:date="2015-10-30T08:56:00Z" w:initials="BS">
    <w:p w14:paraId="5A639B27" w14:textId="77777777" w:rsidR="00DB1D07" w:rsidRDefault="00DB1D07" w:rsidP="00E35F1F">
      <w:pPr>
        <w:pStyle w:val="CommentText"/>
      </w:pPr>
      <w:r>
        <w:rPr>
          <w:rStyle w:val="CommentReference"/>
        </w:rPr>
        <w:annotationRef/>
      </w:r>
      <w:r>
        <w:t>exalt or magnify?</w:t>
      </w:r>
    </w:p>
  </w:comment>
  <w:comment w:id="660" w:author="Windows User" w:date="2015-10-30T08:56:00Z" w:initials="BS">
    <w:p w14:paraId="3A4414A4" w14:textId="77777777" w:rsidR="00DB1D07" w:rsidRDefault="00DB1D07" w:rsidP="00E35F1F">
      <w:pPr>
        <w:pStyle w:val="CommentText"/>
      </w:pPr>
      <w:r>
        <w:rPr>
          <w:rStyle w:val="CommentReference"/>
        </w:rPr>
        <w:annotationRef/>
      </w:r>
      <w:r>
        <w:t>or iwn?</w:t>
      </w:r>
    </w:p>
  </w:comment>
  <w:comment w:id="664" w:author="Windows User" w:date="2015-10-30T08:56:00Z" w:initials="BS">
    <w:p w14:paraId="60D89983" w14:textId="77777777" w:rsidR="00DB1D07" w:rsidRDefault="00DB1D07" w:rsidP="00E35F1F">
      <w:pPr>
        <w:pStyle w:val="CommentText"/>
      </w:pPr>
      <w:r>
        <w:rPr>
          <w:rStyle w:val="CommentReference"/>
        </w:rPr>
        <w:annotationRef/>
      </w:r>
      <w:r>
        <w:t>perpetual lamp?</w:t>
      </w:r>
    </w:p>
  </w:comment>
  <w:comment w:id="665" w:author="Windows User" w:date="2015-10-30T08:56:00Z" w:initials="BS">
    <w:p w14:paraId="708630CC" w14:textId="77777777" w:rsidR="00DB1D07" w:rsidRDefault="00DB1D07" w:rsidP="00E35F1F">
      <w:pPr>
        <w:pStyle w:val="CommentText"/>
      </w:pPr>
      <w:r>
        <w:rPr>
          <w:rStyle w:val="CommentReference"/>
        </w:rPr>
        <w:annotationRef/>
      </w:r>
      <w:r>
        <w:t>parousia?</w:t>
      </w:r>
    </w:p>
  </w:comment>
  <w:comment w:id="666" w:author="Windows User" w:date="2015-10-30T08:56:00Z" w:initials="BS">
    <w:p w14:paraId="670AE5C3" w14:textId="77777777" w:rsidR="00DB1D07" w:rsidRDefault="00DB1D07" w:rsidP="00E35F1F">
      <w:pPr>
        <w:pStyle w:val="CommentText"/>
      </w:pPr>
      <w:r>
        <w:rPr>
          <w:rStyle w:val="CommentReference"/>
        </w:rPr>
        <w:annotationRef/>
      </w:r>
      <w:r>
        <w:t>tense?</w:t>
      </w:r>
    </w:p>
  </w:comment>
  <w:comment w:id="667" w:author="Windows User" w:date="2015-10-30T08:56:00Z" w:initials="BS">
    <w:p w14:paraId="281D5A29" w14:textId="77777777" w:rsidR="00DB1D07" w:rsidRDefault="00DB1D07" w:rsidP="00E35F1F">
      <w:pPr>
        <w:pStyle w:val="CommentText"/>
      </w:pPr>
      <w:r>
        <w:rPr>
          <w:rStyle w:val="CommentReference"/>
        </w:rPr>
        <w:annotationRef/>
      </w:r>
      <w:r>
        <w:t>enlightens?</w:t>
      </w:r>
    </w:p>
  </w:comment>
  <w:comment w:id="668" w:author="Windows User" w:date="2015-10-30T08:56:00Z" w:initials="BS">
    <w:p w14:paraId="09189517" w14:textId="77777777" w:rsidR="00DB1D07" w:rsidRDefault="00DB1D07" w:rsidP="00E35F1F">
      <w:pPr>
        <w:pStyle w:val="CommentText"/>
      </w:pPr>
      <w:r>
        <w:rPr>
          <w:rStyle w:val="CommentReference"/>
        </w:rPr>
        <w:annotationRef/>
      </w:r>
      <w:r>
        <w:t>exalt or magnify?</w:t>
      </w:r>
    </w:p>
  </w:comment>
  <w:comment w:id="669" w:author="Windows User" w:date="2015-10-30T08:56:00Z" w:initials="BS">
    <w:p w14:paraId="0F1C3DB1" w14:textId="77777777" w:rsidR="00DB1D07" w:rsidRDefault="00DB1D07" w:rsidP="00E35F1F">
      <w:pPr>
        <w:pStyle w:val="CommentText"/>
      </w:pPr>
      <w:r>
        <w:rPr>
          <w:rStyle w:val="CommentReference"/>
        </w:rPr>
        <w:annotationRef/>
      </w:r>
      <w:r>
        <w:t>or iwn?</w:t>
      </w:r>
    </w:p>
  </w:comment>
  <w:comment w:id="673" w:author="Windows User" w:date="2015-10-30T08:56:00Z" w:initials="BS">
    <w:p w14:paraId="49777AD4" w14:textId="77777777" w:rsidR="00DB1D07" w:rsidRDefault="00DB1D07" w:rsidP="00E35F1F">
      <w:pPr>
        <w:pStyle w:val="CommentText"/>
      </w:pPr>
      <w:r>
        <w:rPr>
          <w:rStyle w:val="CommentReference"/>
        </w:rPr>
        <w:annotationRef/>
      </w:r>
      <w:r>
        <w:t>this order better or worse?</w:t>
      </w:r>
    </w:p>
  </w:comment>
  <w:comment w:id="674" w:author="Windows User" w:date="2015-10-30T08:56:00Z" w:initials="BS">
    <w:p w14:paraId="07AFF474" w14:textId="77777777" w:rsidR="00DB1D07" w:rsidRDefault="00DB1D07" w:rsidP="00E35F1F">
      <w:pPr>
        <w:pStyle w:val="CommentText"/>
      </w:pPr>
      <w:r>
        <w:rPr>
          <w:rStyle w:val="CommentReference"/>
        </w:rPr>
        <w:annotationRef/>
      </w:r>
      <w:r>
        <w:t>I think upon should stay here</w:t>
      </w:r>
    </w:p>
  </w:comment>
  <w:comment w:id="675" w:author="Windows User" w:date="2015-10-30T08:56:00Z" w:initials="BS">
    <w:p w14:paraId="0441CD07" w14:textId="77777777" w:rsidR="00DB1D07" w:rsidRDefault="00DB1D07" w:rsidP="00E35F1F">
      <w:pPr>
        <w:pStyle w:val="CommentText"/>
      </w:pPr>
      <w:r>
        <w:rPr>
          <w:rStyle w:val="CommentReference"/>
        </w:rPr>
        <w:annotationRef/>
      </w:r>
      <w:r>
        <w:t>exalt or magnify?</w:t>
      </w:r>
    </w:p>
  </w:comment>
  <w:comment w:id="676" w:author="Windows User" w:date="2015-10-30T08:56:00Z" w:initials="BS">
    <w:p w14:paraId="6B633293" w14:textId="77777777" w:rsidR="00DB1D07" w:rsidRDefault="00DB1D07" w:rsidP="00E35F1F">
      <w:pPr>
        <w:pStyle w:val="CommentText"/>
      </w:pPr>
      <w:r>
        <w:rPr>
          <w:rStyle w:val="CommentReference"/>
        </w:rPr>
        <w:annotationRef/>
      </w:r>
      <w:r>
        <w:t>or iwn?</w:t>
      </w:r>
    </w:p>
  </w:comment>
  <w:comment w:id="684" w:author="Windows User" w:date="2015-10-30T08:56:00Z" w:initials="BS">
    <w:p w14:paraId="5798119C" w14:textId="77777777" w:rsidR="00DB1D07" w:rsidRDefault="00DB1D07" w:rsidP="00E35F1F">
      <w:pPr>
        <w:pStyle w:val="CommentText"/>
      </w:pPr>
      <w:r>
        <w:rPr>
          <w:rStyle w:val="CommentReference"/>
        </w:rPr>
        <w:annotationRef/>
      </w:r>
      <w:r>
        <w:t>The phrase is "Our God in truth". Placing a coma before "in truth" makis it sound like "in truth withotu the seed of man"</w:t>
      </w:r>
    </w:p>
  </w:comment>
  <w:comment w:id="685" w:author="Windows User" w:date="2015-10-30T08:56:00Z" w:initials="BS">
    <w:p w14:paraId="7FE87033" w14:textId="77777777" w:rsidR="00DB1D07" w:rsidRDefault="00DB1D07" w:rsidP="00E35F1F">
      <w:pPr>
        <w:pStyle w:val="CommentText"/>
      </w:pPr>
      <w:r>
        <w:rPr>
          <w:rStyle w:val="CommentReference"/>
        </w:rPr>
        <w:annotationRef/>
      </w:r>
      <w:r>
        <w:t>While being virgin is correct. But it sounds strange. being a virgin is less accurate. Being virginal?</w:t>
      </w:r>
    </w:p>
  </w:comment>
  <w:comment w:id="686" w:author="Windows User" w:date="2015-10-30T08:56:00Z" w:initials="BS">
    <w:p w14:paraId="13254F43" w14:textId="77777777" w:rsidR="00DB1D07" w:rsidRDefault="00DB1D07" w:rsidP="00E35F1F">
      <w:pPr>
        <w:pStyle w:val="CommentText"/>
      </w:pPr>
      <w:r>
        <w:rPr>
          <w:rStyle w:val="CommentReference"/>
        </w:rPr>
        <w:annotationRef/>
      </w:r>
      <w:r>
        <w:t>I like holy better than saint. But it isn't very consistent since Abouna renders it saint everywhere else...</w:t>
      </w:r>
    </w:p>
  </w:comment>
  <w:comment w:id="687" w:author="Windows User" w:date="2015-10-30T08:56:00Z" w:initials="BS">
    <w:p w14:paraId="195E8533" w14:textId="77777777" w:rsidR="00DB1D07" w:rsidRDefault="00DB1D07" w:rsidP="00E35F1F">
      <w:pPr>
        <w:pStyle w:val="CommentText"/>
      </w:pPr>
      <w:r>
        <w:rPr>
          <w:rStyle w:val="CommentReference"/>
        </w:rPr>
        <w:annotationRef/>
      </w:r>
      <w:r>
        <w:t>what word works here? dwelling doesn't. it would have to be dwelling place, which is too long.</w:t>
      </w:r>
    </w:p>
  </w:comment>
  <w:comment w:id="688" w:author="Windows User" w:date="2015-10-30T08:56:00Z" w:initials="BS">
    <w:p w14:paraId="5A28B06B" w14:textId="77777777" w:rsidR="00DB1D07" w:rsidRDefault="00DB1D07" w:rsidP="00E35F1F">
      <w:pPr>
        <w:pStyle w:val="CommentText"/>
      </w:pPr>
      <w:r>
        <w:rPr>
          <w:rStyle w:val="CommentReference"/>
        </w:rPr>
        <w:annotationRef/>
      </w:r>
      <w:r>
        <w:t>exalt or magnify?</w:t>
      </w:r>
    </w:p>
  </w:comment>
  <w:comment w:id="689" w:author="Windows User" w:date="2015-10-30T08:56:00Z" w:initials="BS">
    <w:p w14:paraId="6604F03B" w14:textId="77777777" w:rsidR="00DB1D07" w:rsidRDefault="00DB1D07" w:rsidP="00E35F1F">
      <w:pPr>
        <w:pStyle w:val="CommentText"/>
      </w:pPr>
      <w:r>
        <w:rPr>
          <w:rStyle w:val="CommentReference"/>
        </w:rPr>
        <w:annotationRef/>
      </w:r>
      <w:r>
        <w:t>or iwn?</w:t>
      </w:r>
    </w:p>
  </w:comment>
  <w:comment w:id="693" w:author="Windows User" w:date="2015-10-30T08:56:00Z" w:initials="BS">
    <w:p w14:paraId="6680EED5" w14:textId="77777777" w:rsidR="00DB1D07" w:rsidRDefault="00DB1D07" w:rsidP="00E35F1F">
      <w:pPr>
        <w:pStyle w:val="CommentText"/>
      </w:pPr>
      <w:r>
        <w:rPr>
          <w:rStyle w:val="CommentReference"/>
        </w:rPr>
        <w:annotationRef/>
      </w:r>
      <w:r>
        <w:t>does this work?</w:t>
      </w:r>
    </w:p>
  </w:comment>
  <w:comment w:id="694" w:author="Windows User" w:date="2015-10-30T08:56:00Z" w:initials="BS">
    <w:p w14:paraId="7B5754B1" w14:textId="77777777" w:rsidR="00DB1D07" w:rsidRDefault="00DB1D07" w:rsidP="00E35F1F">
      <w:pPr>
        <w:pStyle w:val="CommentText"/>
      </w:pPr>
      <w:r>
        <w:rPr>
          <w:rStyle w:val="CommentReference"/>
        </w:rPr>
        <w:annotationRef/>
      </w:r>
      <w:r>
        <w:t>is this right?</w:t>
      </w:r>
    </w:p>
  </w:comment>
  <w:comment w:id="695" w:author="Windows User" w:date="2015-10-30T08:56:00Z" w:initials="BS">
    <w:p w14:paraId="6058F90B" w14:textId="77777777" w:rsidR="00DB1D07" w:rsidRDefault="00DB1D07" w:rsidP="00E35F1F">
      <w:pPr>
        <w:pStyle w:val="CommentText"/>
      </w:pPr>
      <w:r>
        <w:rPr>
          <w:rStyle w:val="CommentReference"/>
        </w:rPr>
        <w:annotationRef/>
      </w:r>
      <w:r>
        <w:t>?</w:t>
      </w:r>
    </w:p>
  </w:comment>
  <w:comment w:id="696" w:author="Windows User" w:date="2015-10-30T08:56:00Z" w:initials="BS">
    <w:p w14:paraId="505706D1" w14:textId="77777777" w:rsidR="00DB1D07" w:rsidRDefault="00DB1D07" w:rsidP="00E35F1F">
      <w:pPr>
        <w:pStyle w:val="CommentText"/>
      </w:pPr>
      <w:r>
        <w:rPr>
          <w:rStyle w:val="CommentReference"/>
        </w:rPr>
        <w:annotationRef/>
      </w:r>
      <w:r>
        <w:t>about or to?</w:t>
      </w:r>
    </w:p>
  </w:comment>
  <w:comment w:id="697" w:author="Windows User" w:date="2015-10-30T08:56:00Z" w:initials="BS">
    <w:p w14:paraId="35AD6860" w14:textId="77777777" w:rsidR="00DB1D07" w:rsidRDefault="00DB1D07" w:rsidP="00E35F1F">
      <w:pPr>
        <w:pStyle w:val="CommentText"/>
      </w:pPr>
      <w:r>
        <w:rPr>
          <w:rStyle w:val="CommentReference"/>
        </w:rPr>
        <w:annotationRef/>
      </w:r>
      <w:r>
        <w:t>proclaim or cry?</w:t>
      </w:r>
    </w:p>
  </w:comment>
  <w:comment w:id="698" w:author="Windows User" w:date="2015-10-30T08:56:00Z" w:initials="BS">
    <w:p w14:paraId="588A0CA8" w14:textId="77777777" w:rsidR="00DB1D07" w:rsidRDefault="00DB1D07" w:rsidP="00E35F1F">
      <w:pPr>
        <w:pStyle w:val="CommentText"/>
      </w:pPr>
      <w:r>
        <w:rPr>
          <w:rStyle w:val="CommentReference"/>
        </w:rPr>
        <w:annotationRef/>
      </w:r>
      <w:r>
        <w:t>??</w:t>
      </w:r>
    </w:p>
  </w:comment>
  <w:comment w:id="699" w:author="Windows User" w:date="2015-10-30T08:56:00Z" w:initials="BS">
    <w:p w14:paraId="43146472" w14:textId="77777777" w:rsidR="00DB1D07" w:rsidRDefault="00DB1D07" w:rsidP="00E35F1F">
      <w:pPr>
        <w:pStyle w:val="CommentText"/>
      </w:pPr>
      <w:r>
        <w:rPr>
          <w:rStyle w:val="CommentReference"/>
        </w:rPr>
        <w:annotationRef/>
      </w:r>
      <w:r>
        <w:t>just?</w:t>
      </w:r>
    </w:p>
  </w:comment>
  <w:comment w:id="700" w:author="Windows User" w:date="2015-10-30T08:56:00Z" w:initials="BS">
    <w:p w14:paraId="005E33F9" w14:textId="77777777" w:rsidR="00DB1D07" w:rsidRDefault="00DB1D07" w:rsidP="00E35F1F">
      <w:pPr>
        <w:pStyle w:val="CommentText"/>
      </w:pPr>
      <w:r>
        <w:rPr>
          <w:rStyle w:val="CommentReference"/>
        </w:rPr>
        <w:annotationRef/>
      </w:r>
      <w:r>
        <w:t>chaste or meek?</w:t>
      </w:r>
    </w:p>
  </w:comment>
  <w:comment w:id="701" w:author="Windows User" w:date="2015-10-30T08:56:00Z" w:initials="BS">
    <w:p w14:paraId="38FC80AB" w14:textId="77777777" w:rsidR="00DB1D07" w:rsidRDefault="00DB1D07" w:rsidP="00E35F1F">
      <w:pPr>
        <w:pStyle w:val="CommentText"/>
      </w:pPr>
      <w:r>
        <w:rPr>
          <w:rStyle w:val="CommentReference"/>
        </w:rPr>
        <w:annotationRef/>
      </w:r>
      <w:r>
        <w:t>St. Isaac? Holy issac?</w:t>
      </w:r>
    </w:p>
  </w:comment>
  <w:comment w:id="702" w:author="Windows User" w:date="2015-10-30T08:56:00Z" w:initials="BS">
    <w:p w14:paraId="49E0F637" w14:textId="77777777" w:rsidR="00DB1D07" w:rsidRDefault="00DB1D07" w:rsidP="00E35F1F">
      <w:pPr>
        <w:pStyle w:val="CommentText"/>
      </w:pPr>
      <w:r>
        <w:rPr>
          <w:rStyle w:val="CommentReference"/>
        </w:rPr>
        <w:annotationRef/>
      </w:r>
      <w:r>
        <w:t>ten thousand time?</w:t>
      </w:r>
    </w:p>
  </w:comment>
  <w:comment w:id="703" w:author="Windows User" w:date="2015-10-30T08:56:00Z" w:initials="BS">
    <w:p w14:paraId="565278E4" w14:textId="77777777" w:rsidR="00DB1D07" w:rsidRDefault="00DB1D07" w:rsidP="00E35F1F">
      <w:pPr>
        <w:pStyle w:val="CommentText"/>
      </w:pPr>
      <w:r>
        <w:rPr>
          <w:rStyle w:val="CommentReference"/>
        </w:rPr>
        <w:annotationRef/>
      </w:r>
      <w:r>
        <w:t>probably don't want to say despot.</w:t>
      </w:r>
    </w:p>
  </w:comment>
  <w:comment w:id="704" w:author="Windows User" w:date="2015-10-30T08:56:00Z" w:initials="BS">
    <w:p w14:paraId="34F4A5A9" w14:textId="77777777" w:rsidR="00DB1D07" w:rsidRDefault="00DB1D07" w:rsidP="00E35F1F">
      <w:pPr>
        <w:pStyle w:val="CommentText"/>
      </w:pPr>
      <w:r>
        <w:rPr>
          <w:rStyle w:val="CommentReference"/>
        </w:rPr>
        <w:annotationRef/>
      </w:r>
      <w:r>
        <w:t>honour or pride?</w:t>
      </w:r>
    </w:p>
  </w:comment>
  <w:comment w:id="705" w:author="Windows User" w:date="2015-10-30T08:56:00Z" w:initials="BS">
    <w:p w14:paraId="28840E47" w14:textId="77777777" w:rsidR="00DB1D07" w:rsidRDefault="00DB1D07" w:rsidP="00E35F1F">
      <w:pPr>
        <w:pStyle w:val="CommentText"/>
      </w:pPr>
      <w:r>
        <w:rPr>
          <w:rStyle w:val="CommentReference"/>
        </w:rPr>
        <w:annotationRef/>
      </w:r>
      <w:r>
        <w:t>spouse or friend???</w:t>
      </w:r>
    </w:p>
  </w:comment>
  <w:comment w:id="706" w:author="Windows User" w:date="2015-10-30T08:56:00Z" w:initials="BS">
    <w:p w14:paraId="6D247103" w14:textId="77777777" w:rsidR="00DB1D07" w:rsidRDefault="00DB1D07" w:rsidP="00E35F1F">
      <w:pPr>
        <w:pStyle w:val="CommentText"/>
      </w:pPr>
      <w:r>
        <w:rPr>
          <w:rStyle w:val="CommentReference"/>
        </w:rPr>
        <w:annotationRef/>
      </w:r>
      <w:r>
        <w:t>word can be health or salvation... but health would parallel healing in next verse??? should it be salvation?</w:t>
      </w:r>
    </w:p>
  </w:comment>
  <w:comment w:id="707" w:author="Windows User" w:date="2015-10-30T08:56:00Z" w:initials="BS">
    <w:p w14:paraId="2A107B46" w14:textId="77777777" w:rsidR="00DB1D07" w:rsidRDefault="00DB1D07" w:rsidP="00E35F1F">
      <w:pPr>
        <w:pStyle w:val="CommentText"/>
      </w:pPr>
      <w:r>
        <w:rPr>
          <w:rStyle w:val="CommentReference"/>
        </w:rPr>
        <w:annotationRef/>
      </w:r>
      <w:r>
        <w:t>unity or oneness? indescribable or unparalleled?</w:t>
      </w:r>
    </w:p>
  </w:comment>
  <w:comment w:id="708" w:author="Windows User" w:date="2015-10-30T08:56:00Z" w:initials="BS">
    <w:p w14:paraId="5555F795" w14:textId="77777777" w:rsidR="00DB1D07" w:rsidRDefault="00DB1D07" w:rsidP="00E35F1F">
      <w:pPr>
        <w:pStyle w:val="CommentText"/>
      </w:pPr>
      <w:r>
        <w:rPr>
          <w:rStyle w:val="CommentReference"/>
        </w:rPr>
        <w:annotationRef/>
      </w:r>
      <w:r>
        <w:t>mingling of substance or human seed? kind of a big difference.</w:t>
      </w:r>
    </w:p>
  </w:comment>
  <w:comment w:id="709" w:author="Microsoft Office User" w:date="2016-08-19T20:02:00Z" w:initials="Office">
    <w:p w14:paraId="43574A61" w14:textId="0B98052D" w:rsidR="00DB1D07" w:rsidRDefault="00DB1D07">
      <w:pPr>
        <w:pStyle w:val="CommentText"/>
      </w:pPr>
      <w:r>
        <w:rPr>
          <w:rStyle w:val="CommentReference"/>
        </w:rPr>
        <w:annotationRef/>
      </w:r>
      <w:r>
        <w:t>check</w:t>
      </w:r>
    </w:p>
  </w:comment>
  <w:comment w:id="710" w:author="Windows User" w:date="2015-10-30T08:56:00Z" w:initials="BS">
    <w:p w14:paraId="5E07F016" w14:textId="77777777" w:rsidR="00DB1D07" w:rsidRDefault="00DB1D07" w:rsidP="00E35F1F">
      <w:pPr>
        <w:pStyle w:val="CommentText"/>
      </w:pPr>
      <w:r>
        <w:rPr>
          <w:rStyle w:val="CommentReference"/>
        </w:rPr>
        <w:annotationRef/>
      </w:r>
      <w:r>
        <w:t>pray or interceed? With or before?</w:t>
      </w:r>
    </w:p>
  </w:comment>
  <w:comment w:id="717" w:author="Windows User" w:date="2015-10-30T08:56:00Z" w:initials="WU">
    <w:p w14:paraId="7192577A" w14:textId="77777777" w:rsidR="00DB1D07" w:rsidRDefault="00DB1D07" w:rsidP="00E35F1F">
      <w:pPr>
        <w:pStyle w:val="CommentText"/>
      </w:pPr>
      <w:r>
        <w:rPr>
          <w:rStyle w:val="CommentReference"/>
        </w:rPr>
        <w:annotationRef/>
      </w:r>
      <w:r>
        <w:t>Are exalted abve. Are honoured more. Parallel structure. More honoured doesn’t flow as well because it doesn’t parallel the structure</w:t>
      </w:r>
    </w:p>
  </w:comment>
  <w:comment w:id="718" w:author="Windows User" w:date="2015-10-30T08:56:00Z" w:initials="WU">
    <w:p w14:paraId="1632DB35" w14:textId="77777777" w:rsidR="00DB1D07" w:rsidRDefault="00DB1D07" w:rsidP="00E35F1F">
      <w:pPr>
        <w:pStyle w:val="CommentText"/>
      </w:pPr>
      <w:r>
        <w:rPr>
          <w:rStyle w:val="CommentReference"/>
        </w:rPr>
        <w:annotationRef/>
      </w:r>
      <w:r>
        <w:t>Are more honoured?</w:t>
      </w:r>
    </w:p>
  </w:comment>
  <w:comment w:id="719" w:author="Windows User" w:date="2015-10-30T08:56:00Z" w:initials="WU">
    <w:p w14:paraId="38104BB5" w14:textId="77777777" w:rsidR="00DB1D07" w:rsidRDefault="00DB1D07" w:rsidP="00E35F1F">
      <w:pPr>
        <w:pStyle w:val="CommentText"/>
      </w:pPr>
      <w:r>
        <w:rPr>
          <w:rStyle w:val="CommentReference"/>
        </w:rPr>
        <w:annotationRef/>
      </w:r>
      <w:r>
        <w:t xml:space="preserve">Means or path? Means with freedom of speech is not a sclear as a way orpath that has a freedom of speech. </w:t>
      </w:r>
    </w:p>
  </w:comment>
  <w:comment w:id="726" w:author="Windows User" w:date="2015-10-30T08:56:00Z" w:initials="WU">
    <w:p w14:paraId="64353538" w14:textId="77777777" w:rsidR="00DB1D07" w:rsidRDefault="00DB1D07" w:rsidP="00E35F1F">
      <w:pPr>
        <w:pStyle w:val="CommentText"/>
      </w:pPr>
      <w:r>
        <w:rPr>
          <w:rStyle w:val="CommentReference"/>
        </w:rPr>
        <w:annotationRef/>
      </w:r>
      <w:r>
        <w:t>Above heaven or above the heavens. Not above the heaven.</w:t>
      </w:r>
    </w:p>
  </w:comment>
  <w:comment w:id="727" w:author="Windows User" w:date="2015-10-30T08:56:00Z" w:initials="WU">
    <w:p w14:paraId="684796B5" w14:textId="77777777" w:rsidR="00DB1D07" w:rsidRDefault="00DB1D07" w:rsidP="00E35F1F">
      <w:pPr>
        <w:pStyle w:val="CommentText"/>
      </w:pPr>
      <w:r>
        <w:rPr>
          <w:rStyle w:val="CommentReference"/>
        </w:rPr>
        <w:annotationRef/>
      </w:r>
      <w:r>
        <w:t>Reuse of truth is very awkward</w:t>
      </w:r>
    </w:p>
  </w:comment>
  <w:comment w:id="731" w:author="Windows User" w:date="2015-10-30T08:56:00Z" w:initials="WU">
    <w:p w14:paraId="1D6D9724" w14:textId="77777777" w:rsidR="00DB1D07" w:rsidRDefault="00DB1D07" w:rsidP="00E35F1F">
      <w:pPr>
        <w:pStyle w:val="CommentText"/>
      </w:pPr>
      <w:r>
        <w:rPr>
          <w:rStyle w:val="CommentReference"/>
        </w:rPr>
        <w:annotationRef/>
      </w:r>
      <w:r>
        <w:t>The Virgin Mary?</w:t>
      </w:r>
    </w:p>
  </w:comment>
  <w:comment w:id="732" w:author="Windows User" w:date="2015-10-30T08:56:00Z" w:initials="WU">
    <w:p w14:paraId="104BFD73" w14:textId="77777777" w:rsidR="00DB1D07" w:rsidRDefault="00DB1D07" w:rsidP="00E35F1F">
      <w:pPr>
        <w:pStyle w:val="CommentText"/>
      </w:pPr>
      <w:r>
        <w:rPr>
          <w:rStyle w:val="CommentReference"/>
        </w:rPr>
        <w:annotationRef/>
      </w:r>
      <w:r>
        <w:t>And the Mercy Seat / with the Cherubs? Less literal, but makes more sense.</w:t>
      </w:r>
    </w:p>
  </w:comment>
  <w:comment w:id="733" w:author="Windows User" w:date="2015-10-30T08:56:00Z" w:initials="WU">
    <w:p w14:paraId="4E46CF30" w14:textId="77777777" w:rsidR="00DB1D07" w:rsidRDefault="00DB1D07" w:rsidP="00E35F1F">
      <w:pPr>
        <w:pStyle w:val="CommentText"/>
      </w:pPr>
      <w:r>
        <w:rPr>
          <w:rStyle w:val="CommentReference"/>
        </w:rPr>
        <w:annotationRef/>
      </w:r>
      <w:r>
        <w:t>Jar or vessel for the sake of youth who think marijuana?</w:t>
      </w:r>
    </w:p>
  </w:comment>
  <w:comment w:id="734" w:author="Windows User" w:date="2015-10-30T08:56:00Z" w:initials="WU">
    <w:p w14:paraId="0D8736F0" w14:textId="77777777" w:rsidR="00DB1D07" w:rsidRDefault="00DB1D07" w:rsidP="00E35F1F">
      <w:pPr>
        <w:pStyle w:val="CommentText"/>
      </w:pPr>
      <w:r>
        <w:rPr>
          <w:rStyle w:val="CommentReference"/>
        </w:rPr>
        <w:annotationRef/>
      </w:r>
      <w:r>
        <w:t>Not lampstand?</w:t>
      </w:r>
    </w:p>
  </w:comment>
  <w:comment w:id="738" w:author="Windows User" w:date="2015-10-30T08:56:00Z" w:initials="WU">
    <w:p w14:paraId="71035455" w14:textId="77777777" w:rsidR="00DB1D07" w:rsidRDefault="00DB1D07" w:rsidP="00E35F1F">
      <w:pPr>
        <w:pStyle w:val="CommentText"/>
      </w:pPr>
      <w:r>
        <w:rPr>
          <w:rStyle w:val="CommentReference"/>
        </w:rPr>
        <w:annotationRef/>
      </w:r>
      <w:r>
        <w:t>Need to decide whether to capitalize and be Consistent.</w:t>
      </w:r>
    </w:p>
  </w:comment>
  <w:comment w:id="739" w:author="Windows User" w:date="2015-10-30T08:56:00Z" w:initials="WU">
    <w:p w14:paraId="27C7371E" w14:textId="77777777" w:rsidR="00DB1D07" w:rsidRDefault="00DB1D0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0" w:author="Windows User" w:date="2015-10-30T08:56:00Z" w:initials="WU">
    <w:p w14:paraId="209A45A7" w14:textId="77777777" w:rsidR="00DB1D07" w:rsidRDefault="00DB1D07" w:rsidP="00E35F1F">
      <w:pPr>
        <w:pStyle w:val="CommentText"/>
      </w:pPr>
      <w:r>
        <w:rPr>
          <w:rStyle w:val="CommentReference"/>
        </w:rPr>
        <w:annotationRef/>
      </w:r>
      <w:r>
        <w:t>Tense(s) of this vs?</w:t>
      </w:r>
    </w:p>
  </w:comment>
  <w:comment w:id="744" w:author="Windows User" w:date="2015-10-30T08:56:00Z" w:initials="WU">
    <w:p w14:paraId="596EE3A5" w14:textId="77777777" w:rsidR="00DB1D07" w:rsidRDefault="00DB1D07" w:rsidP="00E35F1F">
      <w:pPr>
        <w:pStyle w:val="CommentText"/>
      </w:pPr>
      <w:r>
        <w:rPr>
          <w:rStyle w:val="CommentReference"/>
        </w:rPr>
        <w:annotationRef/>
      </w:r>
      <w:r>
        <w:t>If no coma, then that. If coma, then which.</w:t>
      </w:r>
    </w:p>
  </w:comment>
  <w:comment w:id="745" w:author="Windows User" w:date="2015-11-21T13:10:00Z" w:initials="WU">
    <w:p w14:paraId="0E2011D4" w14:textId="77777777" w:rsidR="00DB1D07" w:rsidRPr="00745B45" w:rsidRDefault="00DB1D07"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6" w:author="Windows User" w:date="2015-10-30T08:56:00Z" w:initials="WU">
    <w:p w14:paraId="7F58A02B" w14:textId="77777777" w:rsidR="00DB1D07" w:rsidRDefault="00DB1D07" w:rsidP="00E35F1F">
      <w:pPr>
        <w:pStyle w:val="CommentText"/>
      </w:pPr>
      <w:r>
        <w:rPr>
          <w:rStyle w:val="CommentReference"/>
        </w:rPr>
        <w:annotationRef/>
      </w:r>
      <w:r>
        <w:t>Ok for traditional English. But in current usage hasn’t it narrowed to taste rather than still including smell? Armona?</w:t>
      </w:r>
    </w:p>
  </w:comment>
  <w:comment w:id="747" w:author="Windows User" w:date="2015-10-30T08:56:00Z" w:initials="WU">
    <w:p w14:paraId="06058DA2" w14:textId="77777777" w:rsidR="00DB1D07" w:rsidRDefault="00DB1D07" w:rsidP="00E35F1F">
      <w:pPr>
        <w:pStyle w:val="CommentText"/>
      </w:pPr>
      <w:r>
        <w:rPr>
          <w:rStyle w:val="CommentReference"/>
        </w:rPr>
        <w:annotationRef/>
      </w:r>
      <w:r>
        <w:t>This makes little sense. An estate is just a state, a status… you can restore to a first status, but not to a status</w:t>
      </w:r>
    </w:p>
  </w:comment>
  <w:comment w:id="757" w:author="Windows User" w:date="2015-10-30T08:56:00Z" w:initials="WU">
    <w:p w14:paraId="1E1724A5" w14:textId="77777777" w:rsidR="00DB1D07" w:rsidRDefault="00DB1D07" w:rsidP="00E35F1F">
      <w:pPr>
        <w:pStyle w:val="CommentText"/>
      </w:pPr>
      <w:r>
        <w:rPr>
          <w:rStyle w:val="CommentReference"/>
        </w:rPr>
        <w:annotationRef/>
      </w:r>
      <w:r>
        <w:t>Care or concern?</w:t>
      </w:r>
    </w:p>
  </w:comment>
  <w:comment w:id="758" w:author="Windows User" w:date="2015-10-30T08:56:00Z" w:initials="WU">
    <w:p w14:paraId="78E58888" w14:textId="77777777" w:rsidR="00DB1D07" w:rsidRDefault="00DB1D07" w:rsidP="00E35F1F">
      <w:pPr>
        <w:pStyle w:val="CommentText"/>
      </w:pPr>
      <w:r>
        <w:rPr>
          <w:rStyle w:val="CommentReference"/>
        </w:rPr>
        <w:annotationRef/>
      </w:r>
      <w:r>
        <w:t>Uhm…. ? Coptic clearly says Sabbaton…. But wasn’t it the first day?</w:t>
      </w:r>
    </w:p>
  </w:comment>
  <w:comment w:id="767" w:author="Windows User" w:date="2015-10-30T08:56:00Z" w:initials="WU">
    <w:p w14:paraId="18B3CB42" w14:textId="77777777" w:rsidR="00DB1D07" w:rsidRDefault="00DB1D07" w:rsidP="00E35F1F">
      <w:pPr>
        <w:pStyle w:val="CommentText"/>
      </w:pPr>
      <w:r>
        <w:rPr>
          <w:rStyle w:val="CommentReference"/>
        </w:rPr>
        <w:annotationRef/>
      </w:r>
      <w:r>
        <w:t>Exceedingly? Too? So?</w:t>
      </w:r>
    </w:p>
  </w:comment>
  <w:comment w:id="768" w:author="Windows User" w:date="2015-10-30T08:56:00Z" w:initials="WU">
    <w:p w14:paraId="6849FDD2" w14:textId="77777777" w:rsidR="00DB1D07" w:rsidRDefault="00DB1D07" w:rsidP="00E35F1F">
      <w:pPr>
        <w:pStyle w:val="CommentText"/>
      </w:pPr>
      <w:r>
        <w:rPr>
          <w:rStyle w:val="CommentReference"/>
        </w:rPr>
        <w:annotationRef/>
      </w:r>
      <w:r>
        <w:t>Ramez, I or me?</w:t>
      </w:r>
    </w:p>
  </w:comment>
  <w:comment w:id="769" w:author="Windows User" w:date="2015-10-30T08:56:00Z" w:initials="WU">
    <w:p w14:paraId="799B59FF" w14:textId="77777777" w:rsidR="00DB1D07" w:rsidRDefault="00DB1D07" w:rsidP="00E35F1F">
      <w:pPr>
        <w:pStyle w:val="CommentText"/>
      </w:pPr>
      <w:r>
        <w:rPr>
          <w:rStyle w:val="CommentReference"/>
        </w:rPr>
        <w:annotationRef/>
      </w:r>
      <w:r>
        <w:t>Teach to offer repentance or instruct in repentance?</w:t>
      </w:r>
    </w:p>
  </w:comment>
  <w:comment w:id="770" w:author="Windows User" w:date="2015-10-30T08:56:00Z" w:initials="WU">
    <w:p w14:paraId="57D87D60" w14:textId="77777777" w:rsidR="00DB1D07" w:rsidRDefault="00DB1D07" w:rsidP="00E35F1F">
      <w:pPr>
        <w:pStyle w:val="CommentText"/>
      </w:pPr>
      <w:r>
        <w:rPr>
          <w:rStyle w:val="CommentReference"/>
        </w:rPr>
        <w:annotationRef/>
      </w:r>
      <w:r>
        <w:t>That a sinner die would make this consistent.</w:t>
      </w:r>
    </w:p>
  </w:comment>
  <w:comment w:id="771" w:author="Windows User" w:date="2015-10-30T08:56:00Z" w:initials="WU">
    <w:p w14:paraId="274EC1E4" w14:textId="77777777" w:rsidR="00DB1D07" w:rsidRDefault="00DB1D07" w:rsidP="00E35F1F">
      <w:pPr>
        <w:pStyle w:val="CommentText"/>
      </w:pPr>
      <w:r>
        <w:rPr>
          <w:rStyle w:val="CommentReference"/>
        </w:rPr>
        <w:annotationRef/>
      </w:r>
      <w:r>
        <w:t>Kind-hearted or merciful?</w:t>
      </w:r>
    </w:p>
  </w:comment>
  <w:comment w:id="772" w:author="Windows User" w:date="2015-10-30T08:56:00Z" w:initials="WU">
    <w:p w14:paraId="1370FE87" w14:textId="77777777" w:rsidR="00DB1D07" w:rsidRDefault="00DB1D07" w:rsidP="00E35F1F">
      <w:pPr>
        <w:pStyle w:val="CommentText"/>
      </w:pPr>
      <w:r>
        <w:rPr>
          <w:rStyle w:val="CommentReference"/>
        </w:rPr>
        <w:annotationRef/>
      </w:r>
      <w:r>
        <w:t>Compassions or tender mercies?</w:t>
      </w:r>
    </w:p>
  </w:comment>
  <w:comment w:id="773" w:author="Windows User" w:date="2015-10-30T08:56:00Z" w:initials="WU">
    <w:p w14:paraId="70E14B72" w14:textId="77777777" w:rsidR="00DB1D07" w:rsidRDefault="00DB1D07" w:rsidP="00E35F1F">
      <w:pPr>
        <w:pStyle w:val="CommentText"/>
      </w:pPr>
      <w:r>
        <w:rPr>
          <w:rStyle w:val="CommentReference"/>
        </w:rPr>
        <w:annotationRef/>
      </w:r>
      <w:r>
        <w:t>May He or that He may</w:t>
      </w:r>
    </w:p>
  </w:comment>
  <w:comment w:id="785" w:author="Windows User" w:date="2015-10-30T08:56:00Z" w:initials="BS">
    <w:p w14:paraId="1CD83694" w14:textId="77777777" w:rsidR="00DB1D07" w:rsidRDefault="00DB1D07" w:rsidP="00E35F1F">
      <w:pPr>
        <w:pStyle w:val="CommentText"/>
      </w:pPr>
      <w:r>
        <w:rPr>
          <w:rStyle w:val="CommentReference"/>
        </w:rPr>
        <w:annotationRef/>
      </w:r>
      <w:r>
        <w:t>very greatly is redundant...</w:t>
      </w:r>
    </w:p>
  </w:comment>
  <w:comment w:id="786" w:author="Windows User" w:date="2015-10-30T08:56:00Z" w:initials="BS">
    <w:p w14:paraId="2DB29619" w14:textId="77777777" w:rsidR="00DB1D07" w:rsidRDefault="00DB1D07" w:rsidP="00E35F1F">
      <w:pPr>
        <w:pStyle w:val="CommentText"/>
      </w:pPr>
      <w:r>
        <w:rPr>
          <w:rStyle w:val="CommentReference"/>
        </w:rPr>
        <w:annotationRef/>
      </w:r>
      <w:r>
        <w:t>above? in?</w:t>
      </w:r>
    </w:p>
  </w:comment>
  <w:comment w:id="787" w:author="Windows User" w:date="2015-10-30T08:56:00Z" w:initials="BS">
    <w:p w14:paraId="3734F7C0" w14:textId="77777777" w:rsidR="00DB1D07" w:rsidRDefault="00DB1D07" w:rsidP="00E35F1F">
      <w:pPr>
        <w:pStyle w:val="CommentText"/>
      </w:pPr>
      <w:r>
        <w:rPr>
          <w:rStyle w:val="CommentReference"/>
        </w:rPr>
        <w:annotationRef/>
      </w:r>
      <w:r>
        <w:t>dikeos is usually rended 'righteous'. Is there good cause to use 'just' here?</w:t>
      </w:r>
    </w:p>
  </w:comment>
  <w:comment w:id="788" w:author="Windows User" w:date="2015-10-30T08:56:00Z" w:initials="BS">
    <w:p w14:paraId="06116336" w14:textId="77777777" w:rsidR="00DB1D07" w:rsidRDefault="00DB1D07" w:rsidP="00E35F1F">
      <w:pPr>
        <w:pStyle w:val="CommentText"/>
      </w:pPr>
      <w:r>
        <w:rPr>
          <w:rStyle w:val="CommentReference"/>
        </w:rPr>
        <w:annotationRef/>
      </w:r>
      <w:r>
        <w:t>mediated or put into practice?</w:t>
      </w:r>
    </w:p>
  </w:comment>
  <w:comment w:id="789" w:author="Windows User" w:date="2015-10-30T08:56:00Z" w:initials="BS">
    <w:p w14:paraId="6417B5A7" w14:textId="77777777" w:rsidR="00DB1D07" w:rsidRDefault="00DB1D07" w:rsidP="00E35F1F">
      <w:pPr>
        <w:pStyle w:val="CommentText"/>
      </w:pPr>
      <w:r>
        <w:rPr>
          <w:rStyle w:val="CommentReference"/>
        </w:rPr>
        <w:annotationRef/>
      </w:r>
      <w:r>
        <w:t>on their lips is a common English expression that seems to have the same meaning as "in their mouths"</w:t>
      </w:r>
    </w:p>
  </w:comment>
  <w:comment w:id="790" w:author="Windows User" w:date="2015-10-30T08:56:00Z" w:initials="BS">
    <w:p w14:paraId="7CA0B9DB" w14:textId="77777777" w:rsidR="00DB1D07" w:rsidRDefault="00DB1D07" w:rsidP="00E35F1F">
      <w:pPr>
        <w:pStyle w:val="CommentText"/>
      </w:pPr>
      <w:r>
        <w:rPr>
          <w:rStyle w:val="CommentReference"/>
        </w:rPr>
        <w:annotationRef/>
      </w:r>
      <w:r>
        <w:t>The tree of immortality would flow better in English.</w:t>
      </w:r>
    </w:p>
  </w:comment>
  <w:comment w:id="791" w:author="Windows User" w:date="2015-10-30T08:56:00Z" w:initials="BS">
    <w:p w14:paraId="3D06FFDE" w14:textId="77777777" w:rsidR="00DB1D07" w:rsidRDefault="00DB1D07" w:rsidP="00E35F1F">
      <w:pPr>
        <w:pStyle w:val="CommentText"/>
      </w:pPr>
      <w:r>
        <w:rPr>
          <w:rStyle w:val="CommentReference"/>
        </w:rPr>
        <w:annotationRef/>
      </w:r>
      <w:r>
        <w:t>thoughts or senses?</w:t>
      </w:r>
    </w:p>
  </w:comment>
  <w:comment w:id="792" w:author="Windows User" w:date="2015-10-30T08:56:00Z" w:initials="BS">
    <w:p w14:paraId="5092C47C" w14:textId="77777777" w:rsidR="00DB1D07" w:rsidRDefault="00DB1D07" w:rsidP="00E35F1F">
      <w:pPr>
        <w:pStyle w:val="CommentText"/>
      </w:pPr>
      <w:r>
        <w:rPr>
          <w:rStyle w:val="CommentReference"/>
        </w:rPr>
        <w:annotationRef/>
      </w:r>
      <w:r>
        <w:t>lay? set? cast?</w:t>
      </w:r>
    </w:p>
  </w:comment>
  <w:comment w:id="793" w:author="Windows User" w:date="2015-10-30T08:56:00Z" w:initials="BS">
    <w:p w14:paraId="2988A4E9" w14:textId="77777777" w:rsidR="00DB1D07" w:rsidRDefault="00DB1D07" w:rsidP="00E35F1F">
      <w:pPr>
        <w:pStyle w:val="CommentText"/>
      </w:pPr>
      <w:r>
        <w:rPr>
          <w:rStyle w:val="CommentReference"/>
        </w:rPr>
        <w:annotationRef/>
      </w:r>
      <w:r>
        <w:t>more common word... does it capture meaning well enough?</w:t>
      </w:r>
    </w:p>
  </w:comment>
  <w:comment w:id="794" w:author="Windows User" w:date="2015-10-30T08:56:00Z" w:initials="BS">
    <w:p w14:paraId="7A2B4CA4" w14:textId="77777777" w:rsidR="00DB1D07" w:rsidRDefault="00DB1D07" w:rsidP="00E35F1F">
      <w:pPr>
        <w:pStyle w:val="CommentText"/>
      </w:pPr>
      <w:r>
        <w:rPr>
          <w:rStyle w:val="CommentReference"/>
        </w:rPr>
        <w:annotationRef/>
      </w:r>
      <w:r>
        <w:t>types?</w:t>
      </w:r>
    </w:p>
  </w:comment>
  <w:comment w:id="803" w:author="Windows User" w:date="2015-10-30T08:56:00Z" w:initials="BS">
    <w:p w14:paraId="6A283326" w14:textId="77777777" w:rsidR="00DB1D07" w:rsidRDefault="00DB1D07" w:rsidP="00E35F1F">
      <w:pPr>
        <w:pStyle w:val="CommentText"/>
      </w:pPr>
      <w:r>
        <w:rPr>
          <w:rStyle w:val="CommentReference"/>
        </w:rPr>
        <w:annotationRef/>
      </w:r>
      <w:r>
        <w:t>Coptic clearly says beginning... is there anything in it about authority as the other translations have?</w:t>
      </w:r>
    </w:p>
  </w:comment>
  <w:comment w:id="804" w:author="Windows User" w:date="2015-10-30T08:56:00Z" w:initials="BS">
    <w:p w14:paraId="233F3783" w14:textId="77777777" w:rsidR="00DB1D07" w:rsidRDefault="00DB1D07" w:rsidP="00E35F1F">
      <w:pPr>
        <w:pStyle w:val="CommentText"/>
      </w:pPr>
      <w:r>
        <w:rPr>
          <w:rStyle w:val="CommentReference"/>
        </w:rPr>
        <w:annotationRef/>
      </w:r>
      <w:r>
        <w:t>risen, or shone?</w:t>
      </w:r>
    </w:p>
  </w:comment>
  <w:comment w:id="808" w:author="Windows User" w:date="2015-10-30T08:56:00Z" w:initials="BS">
    <w:p w14:paraId="301FA11B" w14:textId="77777777" w:rsidR="00DB1D07" w:rsidRDefault="00DB1D07" w:rsidP="00D65FD4">
      <w:pPr>
        <w:pStyle w:val="CommentText"/>
      </w:pPr>
      <w:r>
        <w:rPr>
          <w:rStyle w:val="CommentReference"/>
        </w:rPr>
        <w:annotationRef/>
      </w:r>
      <w:r>
        <w:t>risen, or shone?</w:t>
      </w:r>
    </w:p>
  </w:comment>
  <w:comment w:id="812" w:author="Windows User" w:date="2015-10-30T08:56:00Z" w:initials="BS">
    <w:p w14:paraId="4B4155FC" w14:textId="77777777" w:rsidR="00DB1D07" w:rsidRDefault="00DB1D07" w:rsidP="00E35F1F">
      <w:pPr>
        <w:pStyle w:val="CommentText"/>
      </w:pPr>
      <w:r>
        <w:rPr>
          <w:rStyle w:val="CommentReference"/>
        </w:rPr>
        <w:annotationRef/>
      </w:r>
      <w:r>
        <w:t>cap?</w:t>
      </w:r>
    </w:p>
  </w:comment>
  <w:comment w:id="813" w:author="Windows User" w:date="2015-10-30T08:56:00Z" w:initials="BS">
    <w:p w14:paraId="248C83A2" w14:textId="77777777" w:rsidR="00DB1D07" w:rsidRDefault="00DB1D07" w:rsidP="00E35F1F">
      <w:pPr>
        <w:pStyle w:val="CommentText"/>
      </w:pPr>
      <w:r>
        <w:rPr>
          <w:rStyle w:val="CommentReference"/>
        </w:rPr>
        <w:annotationRef/>
      </w:r>
      <w:r>
        <w:t>save? redeem?</w:t>
      </w:r>
    </w:p>
  </w:comment>
  <w:comment w:id="814" w:author="Windows User" w:date="2015-10-30T08:56:00Z" w:initials="BS">
    <w:p w14:paraId="4C7BFCC0" w14:textId="77777777" w:rsidR="00DB1D07" w:rsidRDefault="00DB1D07" w:rsidP="00D65FD4">
      <w:pPr>
        <w:pStyle w:val="CommentText"/>
      </w:pPr>
      <w:r>
        <w:rPr>
          <w:rStyle w:val="CommentReference"/>
        </w:rPr>
        <w:annotationRef/>
      </w:r>
      <w:r>
        <w:t>risen, or shone?</w:t>
      </w:r>
    </w:p>
  </w:comment>
  <w:comment w:id="818" w:author="Windows User" w:date="2015-10-30T08:56:00Z" w:initials="BS">
    <w:p w14:paraId="2390D3F4" w14:textId="77777777" w:rsidR="00DB1D07" w:rsidRDefault="00DB1D07" w:rsidP="00E35F1F">
      <w:pPr>
        <w:pStyle w:val="CommentText"/>
      </w:pPr>
      <w:r>
        <w:rPr>
          <w:rStyle w:val="CommentReference"/>
        </w:rPr>
        <w:annotationRef/>
      </w:r>
      <w:r>
        <w:t>or should " be down here</w:t>
      </w:r>
    </w:p>
  </w:comment>
  <w:comment w:id="819" w:author="Windows User" w:date="2015-10-30T08:56:00Z" w:initials="BS">
    <w:p w14:paraId="6D6C2E53" w14:textId="77777777" w:rsidR="00DB1D07" w:rsidRDefault="00DB1D07" w:rsidP="00D65FD4">
      <w:pPr>
        <w:pStyle w:val="CommentText"/>
      </w:pPr>
      <w:r>
        <w:rPr>
          <w:rStyle w:val="CommentReference"/>
        </w:rPr>
        <w:annotationRef/>
      </w:r>
      <w:r>
        <w:t>risen, or shone?</w:t>
      </w:r>
    </w:p>
  </w:comment>
  <w:comment w:id="823" w:author="Windows User" w:date="2015-10-30T08:56:00Z" w:initials="BS">
    <w:p w14:paraId="061FF9BB" w14:textId="77777777" w:rsidR="00DB1D07" w:rsidRDefault="00DB1D07" w:rsidP="00E35F1F">
      <w:pPr>
        <w:pStyle w:val="CommentText"/>
      </w:pPr>
      <w:r>
        <w:rPr>
          <w:rStyle w:val="CommentReference"/>
        </w:rPr>
        <w:annotationRef/>
      </w:r>
      <w:r>
        <w:t>was overcame or did overcome? very different...</w:t>
      </w:r>
    </w:p>
  </w:comment>
  <w:comment w:id="824" w:author="Windows User" w:date="2015-10-30T08:56:00Z" w:initials="BS">
    <w:p w14:paraId="031DAA7E" w14:textId="77777777" w:rsidR="00DB1D07" w:rsidRDefault="00DB1D07" w:rsidP="00D65FD4">
      <w:pPr>
        <w:pStyle w:val="CommentText"/>
      </w:pPr>
      <w:r>
        <w:rPr>
          <w:rStyle w:val="CommentReference"/>
        </w:rPr>
        <w:annotationRef/>
      </w:r>
      <w:r>
        <w:t>risen, or shone?</w:t>
      </w:r>
    </w:p>
  </w:comment>
  <w:comment w:id="828" w:author="Windows User" w:date="2015-10-30T08:56:00Z" w:initials="BS">
    <w:p w14:paraId="13BC365B" w14:textId="77777777" w:rsidR="00DB1D07" w:rsidRDefault="00DB1D07" w:rsidP="00E35F1F">
      <w:pPr>
        <w:pStyle w:val="CommentText"/>
      </w:pPr>
      <w:r>
        <w:rPr>
          <w:rStyle w:val="CommentReference"/>
        </w:rPr>
        <w:annotationRef/>
      </w:r>
      <w:r>
        <w:t>awkward, but changing to a perfect man or man perfectly destroys meaning...</w:t>
      </w:r>
    </w:p>
  </w:comment>
  <w:comment w:id="829" w:author="Windows User" w:date="2015-10-30T08:56:00Z" w:initials="BS">
    <w:p w14:paraId="367DF61C" w14:textId="77777777" w:rsidR="00DB1D07" w:rsidRDefault="00DB1D07" w:rsidP="00E35F1F">
      <w:pPr>
        <w:pStyle w:val="CommentText"/>
      </w:pPr>
      <w:r>
        <w:rPr>
          <w:rStyle w:val="CommentReference"/>
        </w:rPr>
        <w:annotationRef/>
      </w:r>
      <w:r>
        <w:t>L.A. is quite different fo rthis vs...</w:t>
      </w:r>
    </w:p>
  </w:comment>
  <w:comment w:id="830" w:author="Windows User" w:date="2015-10-30T08:56:00Z" w:initials="BS">
    <w:p w14:paraId="614A33D0" w14:textId="77777777" w:rsidR="00DB1D07" w:rsidRDefault="00DB1D07" w:rsidP="00D65FD4">
      <w:pPr>
        <w:pStyle w:val="CommentText"/>
      </w:pPr>
      <w:r>
        <w:rPr>
          <w:rStyle w:val="CommentReference"/>
        </w:rPr>
        <w:annotationRef/>
      </w:r>
      <w:r>
        <w:t>risen, or shone?</w:t>
      </w:r>
    </w:p>
  </w:comment>
  <w:comment w:id="834" w:author="Windows User" w:date="2015-10-30T08:56:00Z" w:initials="BS">
    <w:p w14:paraId="690C098D" w14:textId="77777777" w:rsidR="00DB1D07" w:rsidRDefault="00DB1D07" w:rsidP="00D65FD4">
      <w:pPr>
        <w:pStyle w:val="CommentText"/>
      </w:pPr>
      <w:r>
        <w:rPr>
          <w:rStyle w:val="CommentReference"/>
        </w:rPr>
        <w:annotationRef/>
      </w:r>
      <w:r>
        <w:t>risen, or shone?</w:t>
      </w:r>
    </w:p>
  </w:comment>
  <w:comment w:id="838" w:author="Windows User" w:date="2015-10-30T08:56:00Z" w:initials="BS">
    <w:p w14:paraId="47406125" w14:textId="77777777" w:rsidR="00DB1D07" w:rsidRDefault="00DB1D07" w:rsidP="00E35F1F">
      <w:pPr>
        <w:pStyle w:val="CommentText"/>
      </w:pPr>
      <w:r>
        <w:rPr>
          <w:rStyle w:val="CommentReference"/>
        </w:rPr>
        <w:annotationRef/>
      </w:r>
      <w:r>
        <w:t>dividing wall?</w:t>
      </w:r>
    </w:p>
  </w:comment>
  <w:comment w:id="839" w:author="Windows User" w:date="2015-10-30T08:56:00Z" w:initials="BS">
    <w:p w14:paraId="3115FE96" w14:textId="77777777" w:rsidR="00DB1D07" w:rsidRDefault="00DB1D07" w:rsidP="00D65FD4">
      <w:pPr>
        <w:pStyle w:val="CommentText"/>
      </w:pPr>
      <w:r>
        <w:rPr>
          <w:rStyle w:val="CommentReference"/>
        </w:rPr>
        <w:annotationRef/>
      </w:r>
      <w:r>
        <w:t>risen, or shone?</w:t>
      </w:r>
    </w:p>
  </w:comment>
  <w:comment w:id="843" w:author="Windows User" w:date="2015-10-30T08:56:00Z" w:initials="BS">
    <w:p w14:paraId="0BDB9E8A" w14:textId="77777777" w:rsidR="00DB1D07" w:rsidRDefault="00DB1D07" w:rsidP="00E35F1F">
      <w:pPr>
        <w:pStyle w:val="CommentText"/>
      </w:pPr>
      <w:r>
        <w:rPr>
          <w:rStyle w:val="CommentReference"/>
        </w:rPr>
        <w:annotationRef/>
      </w:r>
      <w:r>
        <w:t>what does han mean? can we say teh angels of light?</w:t>
      </w:r>
    </w:p>
  </w:comment>
  <w:comment w:id="844" w:author="Windows User" w:date="2015-10-30T08:56:00Z" w:initials="BS">
    <w:p w14:paraId="035DBC4C" w14:textId="77777777" w:rsidR="00DB1D07" w:rsidRDefault="00DB1D07" w:rsidP="00E35F1F">
      <w:pPr>
        <w:pStyle w:val="CommentText"/>
      </w:pPr>
      <w:r>
        <w:rPr>
          <w:rStyle w:val="CommentReference"/>
        </w:rPr>
        <w:annotationRef/>
      </w:r>
      <w:r>
        <w:t>sing hymns to be consistent with above?</w:t>
      </w:r>
    </w:p>
  </w:comment>
  <w:comment w:id="845" w:author="Windows User" w:date="2015-10-30T08:56:00Z" w:initials="BS">
    <w:p w14:paraId="3E0D70DF" w14:textId="77777777" w:rsidR="00DB1D07" w:rsidRDefault="00DB1D07" w:rsidP="00E35F1F">
      <w:pPr>
        <w:pStyle w:val="CommentText"/>
      </w:pPr>
      <w:r>
        <w:rPr>
          <w:rStyle w:val="CommentReference"/>
        </w:rPr>
        <w:annotationRef/>
      </w:r>
      <w:r>
        <w:t>should be arose to match parallel with next vs... but makes no sense in English. Arose within Mary or shone from Mary.</w:t>
      </w:r>
    </w:p>
  </w:comment>
  <w:comment w:id="846" w:author="Windows User" w:date="2015-10-30T08:56:00Z" w:initials="BS">
    <w:p w14:paraId="24AFFCDF" w14:textId="77777777" w:rsidR="00DB1D07" w:rsidRDefault="00DB1D07" w:rsidP="00E35F1F">
      <w:pPr>
        <w:pStyle w:val="CommentText"/>
      </w:pPr>
      <w:r>
        <w:rPr>
          <w:rStyle w:val="CommentReference"/>
        </w:rPr>
        <w:annotationRef/>
      </w:r>
      <w:r>
        <w:t>Is "je" enough justification to prepend 'saying'?</w:t>
      </w:r>
    </w:p>
  </w:comment>
  <w:comment w:id="847" w:author="Windows User" w:date="2015-10-30T08:56:00Z" w:initials="BS">
    <w:p w14:paraId="0E84B308" w14:textId="77777777" w:rsidR="00DB1D07" w:rsidRDefault="00DB1D07" w:rsidP="00E35F1F">
      <w:pPr>
        <w:pStyle w:val="CommentText"/>
      </w:pPr>
      <w:r>
        <w:rPr>
          <w:rStyle w:val="CommentReference"/>
        </w:rPr>
        <w:annotationRef/>
      </w:r>
      <w:r>
        <w:t>abouna's doxology of prime has 'that' here I think...</w:t>
      </w:r>
    </w:p>
  </w:comment>
  <w:comment w:id="848" w:author="Windows User" w:date="2015-10-30T08:56:00Z" w:initials="BS">
    <w:p w14:paraId="13D50058" w14:textId="77777777" w:rsidR="00DB1D07" w:rsidRDefault="00DB1D07" w:rsidP="00E35F1F">
      <w:pPr>
        <w:pStyle w:val="CommentText"/>
      </w:pPr>
      <w:r>
        <w:rPr>
          <w:rStyle w:val="CommentReference"/>
        </w:rPr>
        <w:annotationRef/>
      </w:r>
      <w:r>
        <w:t>or "sining"?</w:t>
      </w:r>
    </w:p>
  </w:comment>
  <w:comment w:id="849" w:author="Windows User" w:date="2015-10-30T08:56:00Z" w:initials="BS">
    <w:p w14:paraId="112875D2" w14:textId="77777777" w:rsidR="00DB1D07" w:rsidRDefault="00DB1D07" w:rsidP="00D65FD4">
      <w:pPr>
        <w:pStyle w:val="CommentText"/>
      </w:pPr>
      <w:r>
        <w:rPr>
          <w:rStyle w:val="CommentReference"/>
        </w:rPr>
        <w:annotationRef/>
      </w:r>
      <w:r>
        <w:t>risen, or shone?</w:t>
      </w:r>
    </w:p>
  </w:comment>
  <w:comment w:id="854" w:author="Windows User" w:date="2015-10-30T08:56:00Z" w:initials="BS">
    <w:p w14:paraId="1CF8EF29" w14:textId="77777777" w:rsidR="00DB1D07" w:rsidRDefault="00DB1D07" w:rsidP="00E35F1F">
      <w:pPr>
        <w:pStyle w:val="CommentText"/>
      </w:pPr>
      <w:r>
        <w:rPr>
          <w:rStyle w:val="CommentReference"/>
        </w:rPr>
        <w:annotationRef/>
      </w:r>
      <w:r>
        <w:t>any sense of authority in coptic?</w:t>
      </w:r>
    </w:p>
  </w:comment>
  <w:comment w:id="855" w:author="Windows User" w:date="2015-11-02T12:45:00Z" w:initials="BS">
    <w:p w14:paraId="14FBB1F8" w14:textId="77777777" w:rsidR="00DB1D07" w:rsidRDefault="00DB1D07" w:rsidP="00E35F1F">
      <w:pPr>
        <w:pStyle w:val="CommentText"/>
      </w:pPr>
      <w:r>
        <w:rPr>
          <w:rStyle w:val="CommentReference"/>
        </w:rPr>
        <w:annotationRef/>
      </w:r>
      <w:r>
        <w:t>or saint mary? I prefer the holy... but we should be consistent one way or the other.</w:t>
      </w:r>
    </w:p>
  </w:comment>
  <w:comment w:id="856" w:author="Windows User" w:date="2015-10-30T08:56:00Z" w:initials="BS">
    <w:p w14:paraId="16E721CE" w14:textId="77777777" w:rsidR="00DB1D07" w:rsidRDefault="00DB1D0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8" w:author="Windows User" w:date="2015-10-30T08:56:00Z" w:initials="BS">
    <w:p w14:paraId="3C08A3D8" w14:textId="77777777" w:rsidR="00DB1D07" w:rsidRDefault="00DB1D07" w:rsidP="00E35F1F">
      <w:pPr>
        <w:pStyle w:val="CommentText"/>
      </w:pPr>
      <w:r>
        <w:rPr>
          <w:rStyle w:val="CommentReference"/>
        </w:rPr>
        <w:annotationRef/>
      </w:r>
      <w:r>
        <w:t>tense is flipping so much vs to vs. Any way to make more consistent?</w:t>
      </w:r>
    </w:p>
  </w:comment>
  <w:comment w:id="869" w:author="Windows User" w:date="2015-11-02T12:41:00Z" w:initials="BS">
    <w:p w14:paraId="32825E4D" w14:textId="77777777" w:rsidR="00DB1D07" w:rsidRDefault="00DB1D07" w:rsidP="00E35F1F">
      <w:pPr>
        <w:pStyle w:val="CommentText"/>
      </w:pPr>
      <w:r>
        <w:rPr>
          <w:rStyle w:val="CommentReference"/>
        </w:rPr>
        <w:annotationRef/>
      </w:r>
      <w:r>
        <w:t>cold frost? frosty cold? too many ands.</w:t>
      </w:r>
    </w:p>
  </w:comment>
  <w:comment w:id="870" w:author="Windows User" w:date="2015-10-30T08:56:00Z" w:initials="BS">
    <w:p w14:paraId="4E6878BA" w14:textId="77777777" w:rsidR="00DB1D07" w:rsidRDefault="00DB1D07" w:rsidP="00E35F1F">
      <w:pPr>
        <w:pStyle w:val="CommentText"/>
      </w:pPr>
      <w:r>
        <w:rPr>
          <w:rStyle w:val="CommentReference"/>
        </w:rPr>
        <w:annotationRef/>
      </w:r>
      <w:r>
        <w:t>In is probably more right... I probably shouldn't have changed that...</w:t>
      </w:r>
    </w:p>
  </w:comment>
  <w:comment w:id="887" w:author="Brett Slote" w:date="2015-10-30T08:56:00Z" w:initials="BS">
    <w:p w14:paraId="18EC5FB9" w14:textId="77777777" w:rsidR="00DB1D07" w:rsidRDefault="00DB1D07" w:rsidP="00E35F1F">
      <w:pPr>
        <w:pStyle w:val="CommentText"/>
      </w:pPr>
      <w:r>
        <w:rPr>
          <w:rStyle w:val="CommentReference"/>
        </w:rPr>
        <w:annotationRef/>
      </w:r>
      <w:r>
        <w:t>Received or bought?</w:t>
      </w:r>
    </w:p>
  </w:comment>
  <w:comment w:id="894" w:author="Brett Slote" w:date="2015-10-30T08:56:00Z" w:initials="BS">
    <w:p w14:paraId="6DDFB160" w14:textId="77777777" w:rsidR="00DB1D07" w:rsidRDefault="00DB1D07" w:rsidP="00E35F1F">
      <w:pPr>
        <w:pStyle w:val="CommentText"/>
      </w:pPr>
      <w:r>
        <w:rPr>
          <w:rStyle w:val="CommentReference"/>
        </w:rPr>
        <w:annotationRef/>
      </w:r>
      <w:r>
        <w:t>Uncircumscript?</w:t>
      </w:r>
    </w:p>
  </w:comment>
  <w:comment w:id="897" w:author="Brett Slote" w:date="2015-10-30T08:56:00Z" w:initials="BS">
    <w:p w14:paraId="39A4B3F9" w14:textId="77777777" w:rsidR="00DB1D07" w:rsidRDefault="00DB1D07" w:rsidP="00E35F1F">
      <w:pPr>
        <w:pStyle w:val="CommentText"/>
      </w:pPr>
      <w:r>
        <w:rPr>
          <w:rStyle w:val="CommentReference"/>
        </w:rPr>
        <w:annotationRef/>
      </w:r>
      <w:r>
        <w:t>Orthodox?</w:t>
      </w:r>
    </w:p>
  </w:comment>
  <w:comment w:id="898" w:author="Brett Slote" w:date="2015-10-30T08:56:00Z" w:initials="BS">
    <w:p w14:paraId="7E993A49" w14:textId="77777777" w:rsidR="00DB1D07" w:rsidRDefault="00DB1D07" w:rsidP="00E35F1F">
      <w:pPr>
        <w:pStyle w:val="CommentText"/>
      </w:pPr>
      <w:r>
        <w:rPr>
          <w:rStyle w:val="CommentReference"/>
        </w:rPr>
        <w:annotationRef/>
      </w:r>
      <w:r>
        <w:t>Faith?</w:t>
      </w:r>
    </w:p>
  </w:comment>
  <w:comment w:id="901" w:author="Brett Slote" w:date="2015-10-30T08:56:00Z" w:initials="BS">
    <w:p w14:paraId="575DF2C3" w14:textId="77777777" w:rsidR="00DB1D07" w:rsidRDefault="00DB1D07" w:rsidP="00E35F1F">
      <w:pPr>
        <w:pStyle w:val="CommentText"/>
      </w:pPr>
      <w:r>
        <w:rPr>
          <w:rStyle w:val="CommentReference"/>
        </w:rPr>
        <w:annotationRef/>
      </w:r>
      <w:r>
        <w:t>Need a consistent policy</w:t>
      </w:r>
    </w:p>
  </w:comment>
  <w:comment w:id="905" w:author="Brett Slote" w:date="2015-10-30T08:56:00Z" w:initials="BS">
    <w:p w14:paraId="4A370093" w14:textId="77777777" w:rsidR="00DB1D07" w:rsidRDefault="00DB1D07" w:rsidP="00E35F1F">
      <w:pPr>
        <w:pStyle w:val="CommentText"/>
      </w:pPr>
      <w:r>
        <w:rPr>
          <w:rStyle w:val="CommentReference"/>
        </w:rPr>
        <w:annotationRef/>
      </w:r>
      <w:r>
        <w:t>Ramez, He or Him?</w:t>
      </w:r>
    </w:p>
  </w:comment>
  <w:comment w:id="906" w:author="Brett Slote" w:date="2015-10-30T08:56:00Z" w:initials="BS">
    <w:p w14:paraId="3B1DEA29" w14:textId="77777777" w:rsidR="00DB1D07" w:rsidRDefault="00DB1D07" w:rsidP="00E35F1F">
      <w:pPr>
        <w:pStyle w:val="CommentText"/>
      </w:pPr>
      <w:r>
        <w:rPr>
          <w:rStyle w:val="CommentReference"/>
        </w:rPr>
        <w:annotationRef/>
      </w:r>
      <w:r>
        <w:t>On? By?</w:t>
      </w:r>
    </w:p>
  </w:comment>
  <w:comment w:id="907" w:author="Windows User" w:date="2015-11-21T13:15:00Z" w:initials="WU">
    <w:p w14:paraId="05ACE9CF" w14:textId="77777777" w:rsidR="00DB1D07" w:rsidRDefault="00DB1D07" w:rsidP="00E35F1F">
      <w:pPr>
        <w:pStyle w:val="CommentText"/>
      </w:pPr>
      <w:r>
        <w:rPr>
          <w:rStyle w:val="CommentReference"/>
        </w:rPr>
        <w:annotationRef/>
      </w:r>
      <w:r>
        <w:t>check</w:t>
      </w:r>
    </w:p>
  </w:comment>
  <w:comment w:id="915" w:author="Windows User" w:date="2015-10-30T08:56:00Z" w:initials="BS">
    <w:p w14:paraId="5592658B" w14:textId="77777777" w:rsidR="00DB1D07" w:rsidRDefault="00DB1D07" w:rsidP="00E35F1F">
      <w:pPr>
        <w:pStyle w:val="CommentText"/>
      </w:pPr>
      <w:r>
        <w:rPr>
          <w:rStyle w:val="CommentReference"/>
        </w:rPr>
        <w:annotationRef/>
      </w:r>
      <w:r>
        <w:t>Are the breaths referring to the inspiration of scripture, as the other translations have, or the breath of creation cf gn 1?</w:t>
      </w:r>
    </w:p>
  </w:comment>
  <w:comment w:id="916" w:author="Windows User" w:date="2015-10-30T08:56:00Z" w:initials="BS">
    <w:p w14:paraId="6C4E59F0" w14:textId="77777777" w:rsidR="00DB1D07" w:rsidRDefault="00DB1D07" w:rsidP="00E35F1F">
      <w:pPr>
        <w:pStyle w:val="CommentText"/>
      </w:pPr>
      <w:r>
        <w:rPr>
          <w:rStyle w:val="CommentReference"/>
        </w:rPr>
        <w:annotationRef/>
      </w:r>
      <w:r>
        <w:t>When we love the Name of our Lord Jesus Christ, the Name of Salvation...</w:t>
      </w:r>
    </w:p>
  </w:comment>
  <w:comment w:id="917" w:author="Windows User" w:date="2015-10-30T08:56:00Z" w:initials="BS">
    <w:p w14:paraId="14DD413A" w14:textId="77777777" w:rsidR="00DB1D07" w:rsidRDefault="00DB1D07" w:rsidP="00E35F1F">
      <w:pPr>
        <w:pStyle w:val="CommentText"/>
      </w:pPr>
      <w:r>
        <w:rPr>
          <w:rStyle w:val="CommentReference"/>
        </w:rPr>
        <w:annotationRef/>
      </w:r>
      <w:r>
        <w:t>adjective? severe?</w:t>
      </w:r>
    </w:p>
  </w:comment>
  <w:comment w:id="926" w:author="Windows User" w:date="2015-11-21T13:15:00Z" w:initials="WU">
    <w:p w14:paraId="071C1D6C" w14:textId="77777777" w:rsidR="00DB1D07" w:rsidRDefault="00DB1D07" w:rsidP="00E35F1F">
      <w:pPr>
        <w:pStyle w:val="CommentText"/>
      </w:pPr>
      <w:r>
        <w:rPr>
          <w:rStyle w:val="CommentReference"/>
        </w:rPr>
        <w:annotationRef/>
      </w:r>
      <w:r>
        <w:t>check</w:t>
      </w:r>
    </w:p>
  </w:comment>
  <w:comment w:id="928" w:author="Windows User" w:date="2015-10-30T08:56:00Z" w:initials="BS">
    <w:p w14:paraId="5CA1796C" w14:textId="77777777" w:rsidR="00DB1D07" w:rsidRDefault="00DB1D07" w:rsidP="00E35F1F">
      <w:pPr>
        <w:pStyle w:val="CommentText"/>
      </w:pPr>
      <w:r>
        <w:rPr>
          <w:rStyle w:val="CommentReference"/>
        </w:rPr>
        <w:annotationRef/>
      </w:r>
      <w:r>
        <w:t>too literal?</w:t>
      </w:r>
    </w:p>
  </w:comment>
  <w:comment w:id="931" w:author="Windows User" w:date="2015-10-30T08:56:00Z" w:initials="BS">
    <w:p w14:paraId="39BBFF20" w14:textId="77777777" w:rsidR="00DB1D07" w:rsidRDefault="00DB1D07" w:rsidP="00E35F1F">
      <w:pPr>
        <w:pStyle w:val="CommentText"/>
      </w:pPr>
      <w:r>
        <w:rPr>
          <w:rStyle w:val="CommentReference"/>
        </w:rPr>
        <w:annotationRef/>
      </w:r>
      <w:r>
        <w:t>awkward</w:t>
      </w:r>
    </w:p>
  </w:comment>
  <w:comment w:id="932" w:author="Windows User" w:date="2015-10-30T08:56:00Z" w:initials="BS">
    <w:p w14:paraId="7C372EC3" w14:textId="77777777" w:rsidR="00DB1D07" w:rsidRDefault="00DB1D07" w:rsidP="00E35F1F">
      <w:pPr>
        <w:pStyle w:val="CommentText"/>
      </w:pPr>
      <w:r>
        <w:rPr>
          <w:rStyle w:val="CommentReference"/>
        </w:rPr>
        <w:annotationRef/>
      </w:r>
      <w:r>
        <w:t>sits, less literal, but more clear?</w:t>
      </w:r>
    </w:p>
  </w:comment>
  <w:comment w:id="933" w:author="Windows User" w:date="2015-10-30T08:56:00Z" w:initials="BS">
    <w:p w14:paraId="6C09DB42" w14:textId="77777777" w:rsidR="00DB1D07" w:rsidRDefault="00DB1D07" w:rsidP="00E35F1F">
      <w:pPr>
        <w:pStyle w:val="CommentText"/>
      </w:pPr>
      <w:r>
        <w:rPr>
          <w:rStyle w:val="CommentReference"/>
        </w:rPr>
        <w:annotationRef/>
      </w:r>
      <w:r>
        <w:t>awkward</w:t>
      </w:r>
    </w:p>
  </w:comment>
  <w:comment w:id="935" w:author="Windows User" w:date="2015-10-30T08:56:00Z" w:initials="BS">
    <w:p w14:paraId="512D6CE2" w14:textId="77777777" w:rsidR="00DB1D07" w:rsidRDefault="00DB1D07" w:rsidP="00E35F1F">
      <w:pPr>
        <w:pStyle w:val="CommentText"/>
      </w:pPr>
      <w:r>
        <w:rPr>
          <w:rStyle w:val="CommentReference"/>
        </w:rPr>
        <w:annotationRef/>
      </w:r>
      <w:r>
        <w:t>terribly awkward</w:t>
      </w:r>
    </w:p>
  </w:comment>
  <w:comment w:id="936" w:author="Windows User" w:date="2015-11-21T13:16:00Z" w:initials="WU">
    <w:p w14:paraId="56B70852" w14:textId="77777777" w:rsidR="00DB1D07" w:rsidRDefault="00DB1D07" w:rsidP="00E35F1F">
      <w:pPr>
        <w:pStyle w:val="CommentText"/>
      </w:pPr>
      <w:r>
        <w:rPr>
          <w:rStyle w:val="CommentReference"/>
        </w:rPr>
        <w:annotationRef/>
      </w:r>
      <w:r>
        <w:t>check</w:t>
      </w:r>
    </w:p>
  </w:comment>
  <w:comment w:id="937" w:author="Windows User" w:date="2015-11-21T13:16:00Z" w:initials="WU">
    <w:p w14:paraId="46C7130C" w14:textId="77777777" w:rsidR="00DB1D07" w:rsidRDefault="00DB1D07" w:rsidP="00E35F1F">
      <w:pPr>
        <w:pStyle w:val="CommentText"/>
      </w:pPr>
      <w:r>
        <w:rPr>
          <w:rStyle w:val="CommentReference"/>
        </w:rPr>
        <w:annotationRef/>
      </w:r>
      <w:r>
        <w:t>check</w:t>
      </w:r>
    </w:p>
  </w:comment>
  <w:comment w:id="938" w:author="Windows User" w:date="2015-11-21T13:16:00Z" w:initials="WU">
    <w:p w14:paraId="5E32845B" w14:textId="77777777" w:rsidR="00DB1D07" w:rsidRDefault="00DB1D07" w:rsidP="00E35F1F">
      <w:pPr>
        <w:pStyle w:val="CommentText"/>
      </w:pPr>
      <w:r>
        <w:rPr>
          <w:rStyle w:val="CommentReference"/>
        </w:rPr>
        <w:annotationRef/>
      </w:r>
      <w:r>
        <w:t>check</w:t>
      </w:r>
    </w:p>
  </w:comment>
  <w:comment w:id="939" w:author="Windows User" w:date="2015-11-21T13:16:00Z" w:initials="WU">
    <w:p w14:paraId="530C7E75" w14:textId="77777777" w:rsidR="00DB1D07" w:rsidRDefault="00DB1D07" w:rsidP="00E35F1F">
      <w:pPr>
        <w:pStyle w:val="CommentText"/>
      </w:pPr>
      <w:r>
        <w:rPr>
          <w:rStyle w:val="CommentReference"/>
        </w:rPr>
        <w:annotationRef/>
      </w:r>
      <w:r>
        <w:t>check</w:t>
      </w:r>
    </w:p>
  </w:comment>
  <w:comment w:id="941" w:author="Windows User" w:date="2015-10-30T08:56:00Z" w:initials="BS">
    <w:p w14:paraId="215C41D2" w14:textId="77777777" w:rsidR="00DB1D07" w:rsidRDefault="00DB1D07" w:rsidP="00E35F1F">
      <w:pPr>
        <w:pStyle w:val="CommentText"/>
      </w:pPr>
      <w:r>
        <w:rPr>
          <w:rStyle w:val="CommentReference"/>
        </w:rPr>
        <w:annotationRef/>
      </w:r>
      <w:r>
        <w:t>sat?</w:t>
      </w:r>
    </w:p>
  </w:comment>
  <w:comment w:id="942" w:author="Windows User" w:date="2015-11-21T13:17:00Z" w:initials="WU">
    <w:p w14:paraId="6B55DDAB" w14:textId="77777777" w:rsidR="00DB1D07" w:rsidRDefault="00DB1D07" w:rsidP="00E35F1F">
      <w:pPr>
        <w:pStyle w:val="CommentText"/>
      </w:pPr>
      <w:r>
        <w:rPr>
          <w:rStyle w:val="CommentReference"/>
        </w:rPr>
        <w:annotationRef/>
      </w:r>
      <w:r>
        <w:t>check</w:t>
      </w:r>
    </w:p>
  </w:comment>
  <w:comment w:id="943" w:author="Windows User" w:date="2015-11-21T13:17:00Z" w:initials="WU">
    <w:p w14:paraId="5825D4CB" w14:textId="77777777" w:rsidR="00DB1D07" w:rsidRDefault="00DB1D07" w:rsidP="00E35F1F">
      <w:pPr>
        <w:pStyle w:val="CommentText"/>
      </w:pPr>
      <w:r>
        <w:rPr>
          <w:rStyle w:val="CommentReference"/>
        </w:rPr>
        <w:annotationRef/>
      </w:r>
      <w:r>
        <w:t>check</w:t>
      </w:r>
    </w:p>
  </w:comment>
  <w:comment w:id="946" w:author="Windows User" w:date="2015-10-30T08:56:00Z" w:initials="BS">
    <w:p w14:paraId="3E614A56" w14:textId="77777777" w:rsidR="00DB1D07" w:rsidRDefault="00DB1D07"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DB1D07" w:rsidRDefault="00DB1D07" w:rsidP="00E35F1F">
      <w:pPr>
        <w:pStyle w:val="CommentText"/>
      </w:pPr>
      <w:r>
        <w:rPr>
          <w:rStyle w:val="CommentReference"/>
        </w:rPr>
        <w:annotationRef/>
      </w:r>
      <w:r>
        <w:t>appearing?</w:t>
      </w:r>
    </w:p>
  </w:comment>
  <w:comment w:id="948" w:author="Windows User" w:date="2015-10-30T08:56:00Z" w:initials="BS">
    <w:p w14:paraId="4735348E" w14:textId="77777777" w:rsidR="00DB1D07" w:rsidRDefault="00DB1D07" w:rsidP="00E35F1F">
      <w:pPr>
        <w:pStyle w:val="CommentText"/>
      </w:pPr>
      <w:r>
        <w:rPr>
          <w:rStyle w:val="CommentReference"/>
        </w:rPr>
        <w:annotationRef/>
      </w:r>
      <w:r>
        <w:t>He</w:t>
      </w:r>
    </w:p>
  </w:comment>
  <w:comment w:id="955" w:author="Windows User" w:date="2015-10-30T08:56:00Z" w:initials="BS">
    <w:p w14:paraId="5F2DFD8E" w14:textId="77777777" w:rsidR="00DB1D07" w:rsidRDefault="00DB1D07"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DB1D07" w:rsidRDefault="00DB1D07">
      <w:pPr>
        <w:pStyle w:val="CommentText"/>
      </w:pPr>
      <w:r>
        <w:rPr>
          <w:rStyle w:val="CommentReference"/>
        </w:rPr>
        <w:annotationRef/>
      </w:r>
      <w:r>
        <w:t>Should this be crush?</w:t>
      </w:r>
    </w:p>
  </w:comment>
  <w:comment w:id="957" w:author="Windows User" w:date="2015-10-30T08:56:00Z" w:initials="BS">
    <w:p w14:paraId="7D69D9EF" w14:textId="77777777" w:rsidR="00DB1D07" w:rsidRDefault="00DB1D07"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DB1D07" w:rsidRDefault="00DB1D07"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DB1D07" w:rsidRDefault="00DB1D07"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DB1D07" w:rsidRDefault="00DB1D07"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DB1D07" w:rsidRDefault="00DB1D07"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DB1D07" w:rsidRDefault="00DB1D07" w:rsidP="00E35F1F">
      <w:pPr>
        <w:pStyle w:val="CommentText"/>
      </w:pPr>
      <w:r>
        <w:rPr>
          <w:rStyle w:val="CommentReference"/>
        </w:rPr>
        <w:annotationRef/>
      </w:r>
      <w:r>
        <w:t>repeat quotes or contiguious?</w:t>
      </w:r>
    </w:p>
  </w:comment>
  <w:comment w:id="973" w:author="Windows User" w:date="2015-10-30T08:56:00Z" w:initials="BS">
    <w:p w14:paraId="29400B5B" w14:textId="77777777" w:rsidR="00DB1D07" w:rsidRDefault="00DB1D07" w:rsidP="00E35F1F">
      <w:pPr>
        <w:pStyle w:val="CommentText"/>
      </w:pPr>
      <w:r>
        <w:rPr>
          <w:rStyle w:val="CommentReference"/>
        </w:rPr>
        <w:annotationRef/>
      </w:r>
      <w:r>
        <w:t>in strength?</w:t>
      </w:r>
    </w:p>
  </w:comment>
  <w:comment w:id="974" w:author="Windows User" w:date="2015-10-30T08:56:00Z" w:initials="BS">
    <w:p w14:paraId="19007B27" w14:textId="77777777" w:rsidR="00DB1D07" w:rsidRDefault="00DB1D07"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DB1D07" w:rsidRDefault="00DB1D07" w:rsidP="00E35F1F">
      <w:pPr>
        <w:pStyle w:val="CommentText"/>
      </w:pPr>
      <w:r>
        <w:rPr>
          <w:rStyle w:val="CommentReference"/>
        </w:rPr>
        <w:annotationRef/>
      </w:r>
      <w:r>
        <w:t>theotokos, not mav em ef Nooti</w:t>
      </w:r>
    </w:p>
  </w:comment>
  <w:comment w:id="977" w:author="Windows User" w:date="2015-10-30T08:56:00Z" w:initials="BS">
    <w:p w14:paraId="72887F8D" w14:textId="77777777" w:rsidR="00DB1D07" w:rsidRDefault="00DB1D07" w:rsidP="00E35F1F">
      <w:pPr>
        <w:pStyle w:val="CommentText"/>
      </w:pPr>
      <w:r>
        <w:rPr>
          <w:rStyle w:val="CommentReference"/>
        </w:rPr>
        <w:annotationRef/>
      </w:r>
      <w:r>
        <w:t>in?</w:t>
      </w:r>
    </w:p>
  </w:comment>
  <w:comment w:id="979" w:author="Windows User" w:date="2015-10-30T08:56:00Z" w:initials="BS">
    <w:p w14:paraId="79923510" w14:textId="77777777" w:rsidR="00DB1D07" w:rsidRDefault="00DB1D07"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DB1D07" w:rsidRDefault="00DB1D07" w:rsidP="00E35F1F">
      <w:pPr>
        <w:pStyle w:val="CommentText"/>
      </w:pPr>
      <w:r>
        <w:rPr>
          <w:rStyle w:val="CommentReference"/>
        </w:rPr>
        <w:annotationRef/>
      </w:r>
      <w:r>
        <w:t>tense?</w:t>
      </w:r>
    </w:p>
  </w:comment>
  <w:comment w:id="982" w:author="Windows User" w:date="2015-10-30T08:56:00Z" w:initials="BS">
    <w:p w14:paraId="2626B3B0" w14:textId="77777777" w:rsidR="00DB1D07" w:rsidRDefault="00DB1D07" w:rsidP="00E35F1F">
      <w:pPr>
        <w:pStyle w:val="CommentText"/>
      </w:pPr>
      <w:r>
        <w:rPr>
          <w:rStyle w:val="CommentReference"/>
        </w:rPr>
        <w:annotationRef/>
      </w:r>
      <w:r>
        <w:t>too far for a pronoun</w:t>
      </w:r>
    </w:p>
  </w:comment>
  <w:comment w:id="983" w:author="Windows User" w:date="2015-10-30T08:56:00Z" w:initials="BS">
    <w:p w14:paraId="35C833E4" w14:textId="77777777" w:rsidR="00DB1D07" w:rsidRDefault="00DB1D07" w:rsidP="00E35F1F">
      <w:pPr>
        <w:pStyle w:val="CommentText"/>
      </w:pPr>
      <w:r>
        <w:rPr>
          <w:rStyle w:val="CommentReference"/>
        </w:rPr>
        <w:annotationRef/>
      </w:r>
      <w:r>
        <w:t>deemed or made?</w:t>
      </w:r>
    </w:p>
  </w:comment>
  <w:comment w:id="985" w:author="Windows User" w:date="2015-10-30T08:56:00Z" w:initials="BS">
    <w:p w14:paraId="5C7B7A35" w14:textId="77777777" w:rsidR="00DB1D07" w:rsidRDefault="00DB1D07"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DB1D07" w:rsidRDefault="00DB1D07" w:rsidP="00E35F1F">
      <w:pPr>
        <w:pStyle w:val="CommentText"/>
      </w:pPr>
      <w:r>
        <w:rPr>
          <w:rStyle w:val="CommentReference"/>
        </w:rPr>
        <w:annotationRef/>
      </w:r>
      <w:r>
        <w:t>rises or shines?</w:t>
      </w:r>
    </w:p>
  </w:comment>
  <w:comment w:id="990" w:author="Windows User" w:date="2015-10-30T08:56:00Z" w:initials="BS">
    <w:p w14:paraId="5671149C" w14:textId="77777777" w:rsidR="00DB1D07" w:rsidRDefault="00DB1D07" w:rsidP="00E35F1F">
      <w:pPr>
        <w:pStyle w:val="CommentText"/>
      </w:pPr>
      <w:r>
        <w:rPr>
          <w:rStyle w:val="CommentReference"/>
        </w:rPr>
        <w:annotationRef/>
      </w:r>
      <w:r>
        <w:t>destroyed or damaged?</w:t>
      </w:r>
    </w:p>
  </w:comment>
  <w:comment w:id="998" w:author="Windows User" w:date="2015-10-30T08:56:00Z" w:initials="BS">
    <w:p w14:paraId="4B308EB2" w14:textId="77777777" w:rsidR="00DB1D07" w:rsidRDefault="00DB1D07" w:rsidP="00E35F1F">
      <w:pPr>
        <w:pStyle w:val="CommentText"/>
      </w:pPr>
      <w:r>
        <w:rPr>
          <w:rStyle w:val="CommentReference"/>
        </w:rPr>
        <w:annotationRef/>
      </w:r>
      <w:r>
        <w:t>servant, or slave?</w:t>
      </w:r>
    </w:p>
  </w:comment>
  <w:comment w:id="999" w:author="Windows User" w:date="2015-10-30T08:56:00Z" w:initials="BS">
    <w:p w14:paraId="20DF1D54" w14:textId="77777777" w:rsidR="00DB1D07" w:rsidRDefault="00DB1D07" w:rsidP="00E35F1F">
      <w:pPr>
        <w:pStyle w:val="CommentText"/>
      </w:pPr>
      <w:r>
        <w:rPr>
          <w:rStyle w:val="CommentReference"/>
        </w:rPr>
        <w:annotationRef/>
      </w:r>
      <w:r>
        <w:t>Feels way too literal</w:t>
      </w:r>
    </w:p>
  </w:comment>
  <w:comment w:id="1000" w:author="Windows User" w:date="2015-11-21T13:18:00Z" w:initials="WU">
    <w:p w14:paraId="2A74F11D" w14:textId="77777777" w:rsidR="00DB1D07" w:rsidRDefault="00DB1D07" w:rsidP="00E35F1F">
      <w:pPr>
        <w:pStyle w:val="CommentText"/>
      </w:pPr>
      <w:r>
        <w:rPr>
          <w:rStyle w:val="CommentReference"/>
        </w:rPr>
        <w:annotationRef/>
      </w:r>
      <w:r>
        <w:t>check</w:t>
      </w:r>
    </w:p>
  </w:comment>
  <w:comment w:id="1008" w:author="Windows User" w:date="2015-10-30T08:56:00Z" w:initials="BS">
    <w:p w14:paraId="6352B7F4" w14:textId="77777777" w:rsidR="00DB1D07" w:rsidRDefault="00DB1D0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DB1D07" w:rsidRDefault="00DB1D07"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DB1D07" w:rsidRDefault="00DB1D07"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DB1D07" w:rsidRDefault="00DB1D07"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DB1D07" w:rsidRDefault="00DB1D07" w:rsidP="00E35F1F">
      <w:pPr>
        <w:pStyle w:val="CommentText"/>
      </w:pPr>
      <w:r>
        <w:rPr>
          <w:rStyle w:val="CommentReference"/>
        </w:rPr>
        <w:annotationRef/>
      </w:r>
      <w:r>
        <w:t>net or hook?</w:t>
      </w:r>
    </w:p>
  </w:comment>
  <w:comment w:id="1021" w:author="Windows User" w:date="2015-10-30T08:56:00Z" w:initials="BS">
    <w:p w14:paraId="631E73A0" w14:textId="77777777" w:rsidR="00DB1D07" w:rsidRDefault="00DB1D07"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DB1D07" w:rsidRDefault="00DB1D07" w:rsidP="00E35F1F">
      <w:pPr>
        <w:pStyle w:val="CommentText"/>
      </w:pPr>
      <w:r>
        <w:rPr>
          <w:rStyle w:val="CommentReference"/>
        </w:rPr>
        <w:annotationRef/>
      </w:r>
      <w:r>
        <w:t>what does this mean?</w:t>
      </w:r>
    </w:p>
  </w:comment>
  <w:comment w:id="1023" w:author="Windows User" w:date="2015-10-30T08:56:00Z" w:initials="BS">
    <w:p w14:paraId="0A6E9F00" w14:textId="77777777" w:rsidR="00DB1D07" w:rsidRDefault="00DB1D07" w:rsidP="00E35F1F">
      <w:pPr>
        <w:pStyle w:val="CommentText"/>
      </w:pPr>
      <w:r>
        <w:rPr>
          <w:rStyle w:val="CommentReference"/>
        </w:rPr>
        <w:annotationRef/>
      </w:r>
      <w:r>
        <w:t>Path? Or Way? i.e. Christ?</w:t>
      </w:r>
    </w:p>
  </w:comment>
  <w:comment w:id="1024" w:author="Windows User" w:date="2015-10-30T08:56:00Z" w:initials="BS">
    <w:p w14:paraId="50D676B3" w14:textId="77777777" w:rsidR="00DB1D07" w:rsidRDefault="00DB1D07" w:rsidP="00E35F1F">
      <w:pPr>
        <w:pStyle w:val="CommentText"/>
      </w:pPr>
      <w:r>
        <w:rPr>
          <w:rStyle w:val="CommentReference"/>
        </w:rPr>
        <w:annotationRef/>
      </w:r>
      <w:r>
        <w:t>forward to? Or towards?</w:t>
      </w:r>
    </w:p>
  </w:comment>
  <w:comment w:id="1025" w:author="Windows User" w:date="2015-10-30T08:56:00Z" w:initials="BS">
    <w:p w14:paraId="4E94979B" w14:textId="77777777" w:rsidR="00DB1D07" w:rsidRDefault="00DB1D07" w:rsidP="00E35F1F">
      <w:pPr>
        <w:pStyle w:val="CommentText"/>
      </w:pPr>
      <w:r>
        <w:rPr>
          <w:rStyle w:val="CommentReference"/>
        </w:rPr>
        <w:annotationRef/>
      </w:r>
      <w:r>
        <w:t>gladness</w:t>
      </w:r>
    </w:p>
  </w:comment>
  <w:comment w:id="1033" w:author="Windows User" w:date="2015-10-30T08:56:00Z" w:initials="BS">
    <w:p w14:paraId="3588E256" w14:textId="77777777" w:rsidR="00DB1D07" w:rsidRDefault="00DB1D07"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DB1D07" w:rsidRDefault="00DB1D07" w:rsidP="00E35F1F">
      <w:pPr>
        <w:pStyle w:val="CommentText"/>
      </w:pPr>
      <w:r>
        <w:rPr>
          <w:rStyle w:val="CommentReference"/>
        </w:rPr>
        <w:annotationRef/>
      </w:r>
      <w:r>
        <w:t>Everyday or a day?</w:t>
      </w:r>
    </w:p>
  </w:comment>
  <w:comment w:id="1035" w:author="Windows User" w:date="2015-10-30T08:56:00Z" w:initials="BS">
    <w:p w14:paraId="7938A467" w14:textId="77777777" w:rsidR="00DB1D07" w:rsidRDefault="00DB1D07"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DB1D07" w:rsidRDefault="00DB1D07" w:rsidP="00E35F1F">
      <w:pPr>
        <w:pStyle w:val="CommentText"/>
      </w:pPr>
      <w:r>
        <w:rPr>
          <w:rStyle w:val="CommentReference"/>
        </w:rPr>
        <w:annotationRef/>
      </w:r>
      <w:r>
        <w:t>glory, splendor or beauty?</w:t>
      </w:r>
    </w:p>
  </w:comment>
  <w:comment w:id="1037" w:author="Windows User" w:date="2015-10-30T08:56:00Z" w:initials="BS">
    <w:p w14:paraId="07A7FAB4" w14:textId="77777777" w:rsidR="00DB1D07" w:rsidRDefault="00DB1D07" w:rsidP="00E35F1F">
      <w:pPr>
        <w:pStyle w:val="CommentText"/>
      </w:pPr>
      <w:r>
        <w:rPr>
          <w:rStyle w:val="CommentReference"/>
        </w:rPr>
        <w:annotationRef/>
      </w:r>
      <w:r>
        <w:t>from or and?</w:t>
      </w:r>
    </w:p>
  </w:comment>
  <w:comment w:id="1038" w:author="Windows User" w:date="2015-10-30T08:56:00Z" w:initials="BS">
    <w:p w14:paraId="5249720E" w14:textId="77777777" w:rsidR="00DB1D07" w:rsidRDefault="00DB1D07"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DB1D07" w:rsidRDefault="00DB1D07"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DB1D07" w:rsidRDefault="00DB1D07" w:rsidP="00E35F1F">
      <w:pPr>
        <w:pStyle w:val="CommentText"/>
      </w:pPr>
      <w:r>
        <w:rPr>
          <w:rStyle w:val="CommentReference"/>
        </w:rPr>
        <w:annotationRef/>
      </w:r>
      <w:r>
        <w:t>is this right?</w:t>
      </w:r>
    </w:p>
  </w:comment>
  <w:comment w:id="1041" w:author="Windows User" w:date="2015-10-30T08:56:00Z" w:initials="BS">
    <w:p w14:paraId="21BA9344" w14:textId="77777777" w:rsidR="00DB1D07" w:rsidRDefault="00DB1D07" w:rsidP="00E35F1F">
      <w:pPr>
        <w:pStyle w:val="CommentText"/>
      </w:pPr>
      <w:r>
        <w:rPr>
          <w:rStyle w:val="CommentReference"/>
        </w:rPr>
        <w:annotationRef/>
      </w:r>
      <w:r>
        <w:t>isn't it of?</w:t>
      </w:r>
    </w:p>
  </w:comment>
  <w:comment w:id="1042" w:author="Windows User" w:date="2015-10-30T08:56:00Z" w:initials="BS">
    <w:p w14:paraId="0DB057D8" w14:textId="77777777" w:rsidR="00DB1D07" w:rsidRDefault="00DB1D07" w:rsidP="00E35F1F">
      <w:pPr>
        <w:pStyle w:val="CommentText"/>
      </w:pPr>
      <w:r>
        <w:rPr>
          <w:rStyle w:val="CommentReference"/>
        </w:rPr>
        <w:annotationRef/>
      </w:r>
      <w:r>
        <w:t>isn't it blesses?</w:t>
      </w:r>
    </w:p>
  </w:comment>
  <w:comment w:id="1043" w:author="Windows User" w:date="2015-10-30T08:56:00Z" w:initials="BS">
    <w:p w14:paraId="4126BF87" w14:textId="77777777" w:rsidR="00DB1D07" w:rsidRDefault="00DB1D07" w:rsidP="00E35F1F">
      <w:pPr>
        <w:pStyle w:val="CommentText"/>
      </w:pPr>
      <w:r>
        <w:rPr>
          <w:rStyle w:val="CommentReference"/>
        </w:rPr>
        <w:annotationRef/>
      </w:r>
      <w:r>
        <w:t>blessing or blessing?</w:t>
      </w:r>
    </w:p>
  </w:comment>
  <w:comment w:id="1044" w:author="Windows User" w:date="2015-10-30T08:56:00Z" w:initials="BS">
    <w:p w14:paraId="068E7184" w14:textId="77777777" w:rsidR="00DB1D07" w:rsidRDefault="00DB1D07"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DB1D07" w:rsidRDefault="00DB1D07" w:rsidP="00E35F1F">
      <w:pPr>
        <w:pStyle w:val="CommentText"/>
      </w:pPr>
      <w:r>
        <w:rPr>
          <w:rStyle w:val="CommentReference"/>
        </w:rPr>
        <w:annotationRef/>
      </w:r>
      <w:r>
        <w:t>perfect or true?</w:t>
      </w:r>
    </w:p>
  </w:comment>
  <w:comment w:id="1048" w:author="Windows User" w:date="2015-11-21T13:21:00Z" w:initials="WU">
    <w:p w14:paraId="686F5E9C" w14:textId="77777777" w:rsidR="00DB1D07" w:rsidRDefault="00DB1D07" w:rsidP="00E35F1F">
      <w:pPr>
        <w:pStyle w:val="CommentText"/>
      </w:pPr>
      <w:r>
        <w:rPr>
          <w:rStyle w:val="CommentReference"/>
        </w:rPr>
        <w:annotationRef/>
      </w:r>
    </w:p>
  </w:comment>
  <w:comment w:id="1055" w:author="Windows User" w:date="2015-10-30T08:56:00Z" w:initials="BS">
    <w:p w14:paraId="138D81C8" w14:textId="77777777" w:rsidR="00DB1D07" w:rsidRDefault="00DB1D07" w:rsidP="00E35F1F">
      <w:pPr>
        <w:pStyle w:val="CommentText"/>
      </w:pPr>
      <w:r>
        <w:rPr>
          <w:rStyle w:val="CommentReference"/>
        </w:rPr>
        <w:annotationRef/>
      </w:r>
      <w:r>
        <w:t>which word is right?</w:t>
      </w:r>
    </w:p>
  </w:comment>
  <w:comment w:id="1056" w:author="Windows User" w:date="2015-10-30T08:56:00Z" w:initials="BS">
    <w:p w14:paraId="36B899D8" w14:textId="77777777" w:rsidR="00DB1D07" w:rsidRDefault="00DB1D07" w:rsidP="00E35F1F">
      <w:pPr>
        <w:pStyle w:val="CommentText"/>
      </w:pPr>
      <w:r>
        <w:rPr>
          <w:rStyle w:val="CommentReference"/>
        </w:rPr>
        <w:annotationRef/>
      </w:r>
      <w:r>
        <w:t>wise?</w:t>
      </w:r>
    </w:p>
  </w:comment>
  <w:comment w:id="1058" w:author="Windows User" w:date="2015-10-30T08:56:00Z" w:initials="BS">
    <w:p w14:paraId="62F2B22F" w14:textId="77777777" w:rsidR="00DB1D07" w:rsidRDefault="00DB1D07" w:rsidP="00E35F1F">
      <w:pPr>
        <w:pStyle w:val="CommentText"/>
      </w:pPr>
      <w:r>
        <w:rPr>
          <w:rStyle w:val="CommentReference"/>
        </w:rPr>
        <w:annotationRef/>
      </w:r>
      <w:r>
        <w:t>bride, or bridal chamber?</w:t>
      </w:r>
    </w:p>
  </w:comment>
  <w:comment w:id="1059" w:author="Windows User" w:date="2015-10-30T08:56:00Z" w:initials="BS">
    <w:p w14:paraId="13AA9031" w14:textId="77777777" w:rsidR="00DB1D07" w:rsidRDefault="00DB1D07" w:rsidP="00E35F1F">
      <w:pPr>
        <w:pStyle w:val="CommentText"/>
      </w:pPr>
      <w:r>
        <w:rPr>
          <w:rStyle w:val="CommentReference"/>
        </w:rPr>
        <w:annotationRef/>
      </w:r>
      <w:r>
        <w:t>truth, logos, or true logos?</w:t>
      </w:r>
    </w:p>
  </w:comment>
  <w:comment w:id="1060" w:author="Windows User" w:date="2015-10-30T08:56:00Z" w:initials="BS">
    <w:p w14:paraId="116A567C" w14:textId="77777777" w:rsidR="00DB1D07" w:rsidRDefault="00DB1D07" w:rsidP="00E35F1F">
      <w:pPr>
        <w:pStyle w:val="CommentText"/>
      </w:pPr>
      <w:r>
        <w:rPr>
          <w:rStyle w:val="CommentReference"/>
        </w:rPr>
        <w:annotationRef/>
      </w:r>
      <w:r>
        <w:t>redeemed or saved?</w:t>
      </w:r>
    </w:p>
  </w:comment>
  <w:comment w:id="1062" w:author="Windows User" w:date="2015-10-30T08:56:00Z" w:initials="BS">
    <w:p w14:paraId="37848CBE" w14:textId="77777777" w:rsidR="00DB1D07" w:rsidRDefault="00DB1D07" w:rsidP="00E35F1F">
      <w:pPr>
        <w:pStyle w:val="CommentText"/>
      </w:pPr>
      <w:r>
        <w:rPr>
          <w:rStyle w:val="CommentReference"/>
        </w:rPr>
        <w:annotationRef/>
      </w:r>
      <w:r>
        <w:t>for us or unto us?</w:t>
      </w:r>
    </w:p>
  </w:comment>
  <w:comment w:id="1065" w:author="Windows User" w:date="2015-10-30T08:56:00Z" w:initials="BS">
    <w:p w14:paraId="7318299D" w14:textId="77777777" w:rsidR="00DB1D07" w:rsidRDefault="00DB1D07" w:rsidP="00E35F1F">
      <w:pPr>
        <w:pStyle w:val="CommentText"/>
      </w:pPr>
      <w:r>
        <w:rPr>
          <w:rStyle w:val="CommentReference"/>
        </w:rPr>
        <w:annotationRef/>
      </w:r>
      <w:r>
        <w:t>what does eshleelooi mean?</w:t>
      </w:r>
    </w:p>
  </w:comment>
  <w:comment w:id="1066" w:author="Windows User" w:date="2015-10-30T08:56:00Z" w:initials="BS">
    <w:p w14:paraId="01016F04" w14:textId="77777777" w:rsidR="00DB1D07" w:rsidRDefault="00DB1D07" w:rsidP="00E35F1F">
      <w:pPr>
        <w:pStyle w:val="CommentText"/>
      </w:pPr>
      <w:r>
        <w:rPr>
          <w:rStyle w:val="CommentReference"/>
        </w:rPr>
        <w:annotationRef/>
      </w:r>
      <w:r>
        <w:t>save or redeem?</w:t>
      </w:r>
    </w:p>
  </w:comment>
  <w:comment w:id="1068" w:author="Windows User" w:date="2015-10-30T08:56:00Z" w:initials="BS">
    <w:p w14:paraId="2F0C8D0C" w14:textId="77777777" w:rsidR="00DB1D07" w:rsidRDefault="00DB1D07"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DB1D07" w:rsidRDefault="00DB1D07"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DB1D07" w:rsidRDefault="00DB1D07"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DB1D07" w:rsidRDefault="00DB1D07" w:rsidP="00E35F1F">
      <w:pPr>
        <w:pStyle w:val="CommentText"/>
      </w:pPr>
      <w:r>
        <w:rPr>
          <w:rStyle w:val="CommentReference"/>
        </w:rPr>
        <w:annotationRef/>
      </w:r>
      <w:r>
        <w:t>Saviour or redeemer?</w:t>
      </w:r>
    </w:p>
  </w:comment>
  <w:comment w:id="1074" w:author="Windows User" w:date="2015-10-30T08:56:00Z" w:initials="BS">
    <w:p w14:paraId="7BA01F3B" w14:textId="77777777" w:rsidR="00DB1D07" w:rsidRDefault="00DB1D07"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DB1D07" w:rsidRDefault="00DB1D0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DB1D07" w:rsidRDefault="00DB1D07"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DB1D07" w:rsidRDefault="00DB1D07"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DB1D07" w:rsidRDefault="00DB1D07"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DB1D07" w:rsidRDefault="00DB1D07"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DB1D07" w:rsidRDefault="00DB1D07"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DB1D07" w:rsidRDefault="00DB1D07"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DB1D07" w:rsidRDefault="00DB1D07"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DB1D07" w:rsidRDefault="00DB1D07"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DB1D07" w:rsidRDefault="00DB1D07" w:rsidP="00E35F1F">
      <w:pPr>
        <w:pStyle w:val="CommentText"/>
      </w:pPr>
      <w:r>
        <w:rPr>
          <w:rStyle w:val="CommentReference"/>
        </w:rPr>
        <w:annotationRef/>
      </w:r>
      <w:r>
        <w:t>review</w:t>
      </w:r>
    </w:p>
  </w:comment>
  <w:comment w:id="1097" w:author="Windows User" w:date="2015-10-30T08:56:00Z" w:initials="BS">
    <w:p w14:paraId="5D50DB65" w14:textId="77777777" w:rsidR="00DB1D07" w:rsidRDefault="00DB1D07"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DB1D07" w:rsidRDefault="00DB1D07" w:rsidP="00E35F1F">
      <w:pPr>
        <w:pStyle w:val="CommentText"/>
      </w:pPr>
      <w:r>
        <w:rPr>
          <w:rStyle w:val="CommentReference"/>
        </w:rPr>
        <w:annotationRef/>
      </w:r>
      <w:r>
        <w:t>works or deeds?</w:t>
      </w:r>
    </w:p>
  </w:comment>
  <w:comment w:id="1099" w:author="Windows User" w:date="2015-11-21T13:24:00Z" w:initials="WU">
    <w:p w14:paraId="7A990723" w14:textId="77777777" w:rsidR="00DB1D07" w:rsidRDefault="00DB1D07" w:rsidP="00E35F1F">
      <w:pPr>
        <w:pStyle w:val="CommentText"/>
      </w:pPr>
      <w:r>
        <w:rPr>
          <w:rStyle w:val="CommentReference"/>
        </w:rPr>
        <w:annotationRef/>
      </w:r>
      <w:r>
        <w:t>review</w:t>
      </w:r>
    </w:p>
  </w:comment>
  <w:comment w:id="1100" w:author="Windows User" w:date="2015-10-30T08:56:00Z" w:initials="BS">
    <w:p w14:paraId="5BB3D65B" w14:textId="77777777" w:rsidR="00DB1D07" w:rsidRDefault="00DB1D07" w:rsidP="00E35F1F">
      <w:pPr>
        <w:pStyle w:val="CommentText"/>
      </w:pPr>
      <w:r>
        <w:rPr>
          <w:rStyle w:val="CommentReference"/>
        </w:rPr>
        <w:annotationRef/>
      </w:r>
      <w:r>
        <w:t>does Coptic have 'high'?</w:t>
      </w:r>
    </w:p>
  </w:comment>
  <w:comment w:id="1101" w:author="Windows User" w:date="2015-11-21T13:24:00Z" w:initials="WU">
    <w:p w14:paraId="1D334F95" w14:textId="77777777" w:rsidR="00DB1D07" w:rsidRDefault="00DB1D07" w:rsidP="00E35F1F">
      <w:pPr>
        <w:pStyle w:val="CommentText"/>
      </w:pPr>
      <w:r>
        <w:rPr>
          <w:rStyle w:val="CommentReference"/>
        </w:rPr>
        <w:annotationRef/>
      </w:r>
      <w:r>
        <w:t>review, add variant</w:t>
      </w:r>
    </w:p>
  </w:comment>
  <w:comment w:id="1102" w:author="Windows User" w:date="2015-10-30T08:56:00Z" w:initials="BS">
    <w:p w14:paraId="5480B788" w14:textId="77777777" w:rsidR="00DB1D07" w:rsidRDefault="00DB1D07" w:rsidP="00E35F1F">
      <w:pPr>
        <w:pStyle w:val="CommentText"/>
      </w:pPr>
      <w:r>
        <w:rPr>
          <w:rStyle w:val="CommentReference"/>
        </w:rPr>
        <w:annotationRef/>
      </w:r>
      <w:r>
        <w:t>bless or praise? inconsistent rendering of esmo</w:t>
      </w:r>
    </w:p>
  </w:comment>
  <w:comment w:id="1106" w:author="Windows User" w:date="2015-10-30T08:56:00Z" w:initials="WU">
    <w:p w14:paraId="326EFA42" w14:textId="77777777" w:rsidR="00DB1D07" w:rsidRDefault="00DB1D07" w:rsidP="006869EE">
      <w:pPr>
        <w:pStyle w:val="CommentText"/>
      </w:pPr>
      <w:r>
        <w:rPr>
          <w:rStyle w:val="CommentReference"/>
        </w:rPr>
        <w:annotationRef/>
      </w:r>
      <w:r>
        <w:t>Add notes where to insert Doxology of Prime… And Vespers Prase?</w:t>
      </w:r>
    </w:p>
  </w:comment>
  <w:comment w:id="1110" w:author="Windows User" w:date="2015-10-30T08:56:00Z" w:initials="WU">
    <w:p w14:paraId="66837344" w14:textId="77777777" w:rsidR="00DB1D07" w:rsidRDefault="00DB1D07" w:rsidP="006869EE">
      <w:pPr>
        <w:pStyle w:val="CommentText"/>
      </w:pPr>
      <w:r>
        <w:rPr>
          <w:rStyle w:val="CommentReference"/>
        </w:rPr>
        <w:annotationRef/>
      </w:r>
      <w:r>
        <w:t>May He or that He may</w:t>
      </w:r>
    </w:p>
  </w:comment>
  <w:comment w:id="1112" w:author="Windows User" w:date="2015-10-30T08:56:00Z" w:initials="BS">
    <w:p w14:paraId="5BE9E7DF" w14:textId="77777777" w:rsidR="00DB1D07" w:rsidRDefault="00DB1D07" w:rsidP="006869EE">
      <w:pPr>
        <w:pStyle w:val="CommentText"/>
      </w:pPr>
      <w:r>
        <w:rPr>
          <w:rStyle w:val="CommentReference"/>
        </w:rPr>
        <w:annotationRef/>
      </w:r>
      <w:r>
        <w:t>protopresbyters?</w:t>
      </w:r>
    </w:p>
  </w:comment>
  <w:comment w:id="1113" w:author="Windows User" w:date="2015-10-30T08:56:00Z" w:initials="BS">
    <w:p w14:paraId="37712CA1" w14:textId="77777777" w:rsidR="00DB1D07" w:rsidRDefault="00DB1D07" w:rsidP="006869EE">
      <w:pPr>
        <w:pStyle w:val="CommentText"/>
      </w:pPr>
      <w:r>
        <w:rPr>
          <w:rStyle w:val="CommentReference"/>
        </w:rPr>
        <w:annotationRef/>
      </w:r>
      <w:r>
        <w:t>those who?</w:t>
      </w:r>
    </w:p>
  </w:comment>
  <w:comment w:id="1114" w:author="Windows User" w:date="2015-10-30T08:56:00Z" w:initials="BS">
    <w:p w14:paraId="0BC9F56F" w14:textId="77777777" w:rsidR="00DB1D07" w:rsidRDefault="00DB1D07" w:rsidP="006869EE">
      <w:pPr>
        <w:pStyle w:val="CommentText"/>
      </w:pPr>
      <w:r>
        <w:rPr>
          <w:rStyle w:val="CommentReference"/>
        </w:rPr>
        <w:annotationRef/>
      </w:r>
      <w:r>
        <w:t>Yourself?</w:t>
      </w:r>
    </w:p>
  </w:comment>
  <w:comment w:id="1118" w:author="Windows User" w:date="2015-11-27T20:09:00Z" w:initials="WU">
    <w:p w14:paraId="5DD947BD" w14:textId="77777777" w:rsidR="00DB1D07" w:rsidRDefault="00DB1D07" w:rsidP="006869EE">
      <w:pPr>
        <w:pStyle w:val="CommentText"/>
      </w:pPr>
      <w:r>
        <w:rPr>
          <w:rStyle w:val="CommentReference"/>
        </w:rPr>
        <w:annotationRef/>
      </w:r>
      <w:r>
        <w:t>Confess to the Lord or confess the Lord?</w:t>
      </w:r>
    </w:p>
  </w:comment>
  <w:comment w:id="1127" w:author="Windows User" w:date="2015-10-30T08:56:00Z" w:initials="WU">
    <w:p w14:paraId="73A20223" w14:textId="77777777" w:rsidR="00DB1D07" w:rsidRDefault="00DB1D07" w:rsidP="006869EE">
      <w:pPr>
        <w:pStyle w:val="CommentText"/>
      </w:pPr>
      <w:r>
        <w:rPr>
          <w:rStyle w:val="CommentReference"/>
        </w:rPr>
        <w:annotationRef/>
      </w:r>
      <w:r>
        <w:t>Funny just to have declared here with nothing else.</w:t>
      </w:r>
    </w:p>
  </w:comment>
  <w:comment w:id="1128" w:author="Windows User" w:date="2015-10-30T08:56:00Z" w:initials="WU">
    <w:p w14:paraId="2938E8CF" w14:textId="77777777" w:rsidR="00DB1D07" w:rsidRDefault="00DB1D07" w:rsidP="006869EE">
      <w:pPr>
        <w:pStyle w:val="CommentText"/>
      </w:pPr>
      <w:r>
        <w:rPr>
          <w:rStyle w:val="CommentReference"/>
        </w:rPr>
        <w:annotationRef/>
      </w:r>
      <w:r>
        <w:t>Good News or Glad Tidings?</w:t>
      </w:r>
    </w:p>
  </w:comment>
  <w:comment w:id="1129" w:author="Windows User" w:date="2015-10-30T08:56:00Z" w:initials="WU">
    <w:p w14:paraId="07481CDA" w14:textId="77777777" w:rsidR="00DB1D07" w:rsidRDefault="00DB1D07" w:rsidP="006869EE">
      <w:pPr>
        <w:pStyle w:val="CommentText"/>
      </w:pPr>
      <w:r>
        <w:rPr>
          <w:rStyle w:val="CommentReference"/>
        </w:rPr>
        <w:annotationRef/>
      </w:r>
      <w:r>
        <w:t>Which is it? Advocate or watch over us?</w:t>
      </w:r>
    </w:p>
  </w:comment>
  <w:comment w:id="1130" w:author="Windows User" w:date="2015-10-30T08:56:00Z" w:initials="WU">
    <w:p w14:paraId="74878DE4" w14:textId="77777777" w:rsidR="00DB1D07" w:rsidRDefault="00DB1D07" w:rsidP="006869EE">
      <w:pPr>
        <w:pStyle w:val="CommentText"/>
      </w:pPr>
      <w:r>
        <w:rPr>
          <w:rStyle w:val="CommentReference"/>
        </w:rPr>
        <w:annotationRef/>
      </w:r>
      <w:r>
        <w:t>Coptic doesn’t seem to have “Mary”</w:t>
      </w:r>
    </w:p>
  </w:comment>
  <w:comment w:id="1133" w:author="Windows User" w:date="2015-10-30T08:56:00Z" w:initials="WU">
    <w:p w14:paraId="0F5B5499" w14:textId="77777777" w:rsidR="00DB1D07" w:rsidRDefault="00DB1D07" w:rsidP="006869EE">
      <w:pPr>
        <w:pStyle w:val="CommentText"/>
      </w:pPr>
      <w:r>
        <w:rPr>
          <w:rStyle w:val="CommentReference"/>
        </w:rPr>
        <w:annotationRef/>
      </w:r>
      <w:r>
        <w:t>Add footnote of what this is</w:t>
      </w:r>
    </w:p>
  </w:comment>
  <w:comment w:id="1146" w:author="Windows User" w:date="2015-10-30T08:56:00Z" w:initials="WU">
    <w:p w14:paraId="6841EDAF" w14:textId="77777777" w:rsidR="00DB1D07" w:rsidRDefault="00DB1D07">
      <w:pPr>
        <w:pStyle w:val="CommentText"/>
      </w:pPr>
      <w:r>
        <w:rPr>
          <w:rStyle w:val="CommentReference"/>
        </w:rPr>
        <w:annotationRef/>
      </w:r>
      <w:r>
        <w:t>Isn’t this one more faithful?</w:t>
      </w:r>
    </w:p>
  </w:comment>
  <w:comment w:id="1147" w:author="Windows User" w:date="2015-10-30T08:56:00Z" w:initials="WU">
    <w:p w14:paraId="44483F5F" w14:textId="77777777" w:rsidR="00DB1D07" w:rsidRDefault="00DB1D07">
      <w:pPr>
        <w:pStyle w:val="CommentText"/>
      </w:pPr>
      <w:r>
        <w:rPr>
          <w:rStyle w:val="CommentReference"/>
        </w:rPr>
        <w:annotationRef/>
      </w:r>
      <w:r>
        <w:t>Which one(s) are/is right?</w:t>
      </w:r>
    </w:p>
  </w:comment>
  <w:comment w:id="1148" w:author="Windows User" w:date="2015-10-30T08:56:00Z" w:initials="WU">
    <w:p w14:paraId="22B3EF76" w14:textId="77777777" w:rsidR="00DB1D07" w:rsidRDefault="00DB1D07">
      <w:pPr>
        <w:pStyle w:val="CommentText"/>
      </w:pPr>
      <w:r>
        <w:rPr>
          <w:rStyle w:val="CommentReference"/>
        </w:rPr>
        <w:annotationRef/>
      </w:r>
      <w:r>
        <w:t>Coptic doesn’t seem to have “O Lord”</w:t>
      </w:r>
    </w:p>
  </w:comment>
  <w:comment w:id="1152" w:author="Windows User" w:date="2015-10-30T08:56:00Z" w:initials="WU">
    <w:p w14:paraId="6BF65470" w14:textId="77777777" w:rsidR="00DB1D07" w:rsidRDefault="00DB1D07">
      <w:pPr>
        <w:pStyle w:val="CommentText"/>
      </w:pPr>
      <w:r>
        <w:rPr>
          <w:rStyle w:val="CommentReference"/>
        </w:rPr>
        <w:annotationRef/>
      </w:r>
      <w:r>
        <w:t>Called or named?</w:t>
      </w:r>
    </w:p>
  </w:comment>
  <w:comment w:id="1153" w:author="Windows User" w:date="2015-10-30T08:56:00Z" w:initials="WU">
    <w:p w14:paraId="64122CF8" w14:textId="77777777" w:rsidR="00DB1D07" w:rsidRDefault="00DB1D07">
      <w:pPr>
        <w:pStyle w:val="CommentText"/>
      </w:pPr>
      <w:r>
        <w:rPr>
          <w:rStyle w:val="CommentReference"/>
        </w:rPr>
        <w:annotationRef/>
      </w:r>
      <w:r>
        <w:t>John loved the Lord, or the Lord loved John?</w:t>
      </w:r>
    </w:p>
  </w:comment>
  <w:comment w:id="1155" w:author="Windows User" w:date="2015-10-30T08:56:00Z" w:initials="WU">
    <w:p w14:paraId="28540FAB" w14:textId="77777777" w:rsidR="00DB1D07" w:rsidRDefault="00DB1D07">
      <w:pPr>
        <w:pStyle w:val="CommentText"/>
      </w:pPr>
      <w:r>
        <w:rPr>
          <w:rStyle w:val="CommentReference"/>
        </w:rPr>
        <w:annotationRef/>
      </w:r>
      <w:r>
        <w:t>Not the Lord?</w:t>
      </w:r>
    </w:p>
  </w:comment>
  <w:comment w:id="1156" w:author="Windows User" w:date="2015-10-30T08:56:00Z" w:initials="WU">
    <w:p w14:paraId="3BE9EA57" w14:textId="77777777" w:rsidR="00DB1D07" w:rsidRDefault="00DB1D07">
      <w:pPr>
        <w:pStyle w:val="CommentText"/>
      </w:pPr>
      <w:r>
        <w:rPr>
          <w:rStyle w:val="CommentReference"/>
        </w:rPr>
        <w:annotationRef/>
      </w:r>
      <w:r>
        <w:t>The rest missing?</w:t>
      </w:r>
    </w:p>
  </w:comment>
  <w:comment w:id="1157" w:author="Windows User" w:date="2015-10-30T08:56:00Z" w:initials="WU">
    <w:p w14:paraId="17CFCF91" w14:textId="77777777" w:rsidR="00DB1D07" w:rsidRDefault="00DB1D07">
      <w:pPr>
        <w:pStyle w:val="CommentText"/>
      </w:pPr>
      <w:r>
        <w:rPr>
          <w:rStyle w:val="CommentReference"/>
        </w:rPr>
        <w:annotationRef/>
      </w:r>
      <w:r>
        <w:t>Completely different…</w:t>
      </w:r>
    </w:p>
  </w:comment>
  <w:comment w:id="1158" w:author="Windows User" w:date="2015-10-30T08:56:00Z" w:initials="WU">
    <w:p w14:paraId="1A5ABDDA" w14:textId="77777777" w:rsidR="00DB1D07" w:rsidRDefault="00DB1D07">
      <w:pPr>
        <w:pStyle w:val="CommentText"/>
      </w:pPr>
      <w:r>
        <w:rPr>
          <w:rStyle w:val="CommentReference"/>
        </w:rPr>
        <w:annotationRef/>
      </w:r>
      <w:r>
        <w:t>Sound or voices?</w:t>
      </w:r>
    </w:p>
  </w:comment>
  <w:comment w:id="1161" w:author="Windows User" w:date="2015-10-30T08:56:00Z" w:initials="WU">
    <w:p w14:paraId="6A684B9E" w14:textId="77777777" w:rsidR="00DB1D07" w:rsidRDefault="00DB1D07">
      <w:pPr>
        <w:pStyle w:val="CommentText"/>
      </w:pPr>
      <w:r>
        <w:rPr>
          <w:rStyle w:val="CommentReference"/>
        </w:rPr>
        <w:annotationRef/>
      </w:r>
      <w:r>
        <w:t>This one needs looking at.</w:t>
      </w:r>
    </w:p>
  </w:comment>
  <w:comment w:id="1162" w:author="Windows User" w:date="2015-10-30T08:56:00Z" w:initials="WU">
    <w:p w14:paraId="3E29D706" w14:textId="77777777" w:rsidR="00DB1D07" w:rsidRDefault="00DB1D07">
      <w:pPr>
        <w:pStyle w:val="CommentText"/>
      </w:pPr>
      <w:r>
        <w:rPr>
          <w:rStyle w:val="CommentReference"/>
        </w:rPr>
        <w:annotationRef/>
      </w:r>
      <w:r>
        <w:t>Partners?</w:t>
      </w:r>
    </w:p>
  </w:comment>
  <w:comment w:id="1167" w:author="Windows User" w:date="2015-10-30T08:56:00Z" w:initials="WU">
    <w:p w14:paraId="662AC6DC" w14:textId="77777777" w:rsidR="00DB1D07" w:rsidRDefault="00DB1D07">
      <w:pPr>
        <w:pStyle w:val="CommentText"/>
      </w:pPr>
      <w:r>
        <w:rPr>
          <w:rStyle w:val="CommentReference"/>
        </w:rPr>
        <w:annotationRef/>
      </w:r>
      <w:r>
        <w:t>What land?</w:t>
      </w:r>
    </w:p>
  </w:comment>
  <w:comment w:id="1169" w:author="Windows User" w:date="2015-10-30T08:56:00Z" w:initials="WU">
    <w:p w14:paraId="121BE348" w14:textId="77777777" w:rsidR="00DB1D07" w:rsidRDefault="00DB1D07">
      <w:pPr>
        <w:pStyle w:val="CommentText"/>
      </w:pPr>
      <w:r>
        <w:rPr>
          <w:rStyle w:val="CommentReference"/>
        </w:rPr>
        <w:annotationRef/>
      </w:r>
      <w:r>
        <w:t>Or englighten?</w:t>
      </w:r>
    </w:p>
  </w:comment>
  <w:comment w:id="1183" w:author="Windows User" w:date="2015-10-30T08:56:00Z" w:initials="WU">
    <w:p w14:paraId="52EAF036" w14:textId="77777777" w:rsidR="00DB1D07" w:rsidRDefault="00DB1D07">
      <w:pPr>
        <w:pStyle w:val="CommentText"/>
      </w:pPr>
      <w:r>
        <w:rPr>
          <w:rStyle w:val="CommentReference"/>
        </w:rPr>
        <w:annotationRef/>
      </w:r>
      <w:r>
        <w:t>What should this verse be?</w:t>
      </w:r>
    </w:p>
  </w:comment>
  <w:comment w:id="1195" w:author="Windows User" w:date="2015-10-30T08:56:00Z" w:initials="BS">
    <w:p w14:paraId="1A0E2428" w14:textId="77777777" w:rsidR="00DB1D07" w:rsidRDefault="00DB1D07">
      <w:pPr>
        <w:pStyle w:val="CommentText"/>
      </w:pPr>
      <w:r>
        <w:rPr>
          <w:rStyle w:val="CommentReference"/>
        </w:rPr>
        <w:annotationRef/>
      </w:r>
      <w:r>
        <w:t>wiles or snares?</w:t>
      </w:r>
    </w:p>
  </w:comment>
  <w:comment w:id="1197" w:author="Windows User" w:date="2015-10-30T08:56:00Z" w:initials="BS">
    <w:p w14:paraId="2B8DD286" w14:textId="77777777" w:rsidR="00DB1D07" w:rsidRDefault="00DB1D07">
      <w:pPr>
        <w:pStyle w:val="CommentText"/>
      </w:pPr>
      <w:r>
        <w:rPr>
          <w:rStyle w:val="CommentReference"/>
        </w:rPr>
        <w:annotationRef/>
      </w:r>
      <w:r>
        <w:t>I typed this Coptic... so it will have typos..</w:t>
      </w:r>
    </w:p>
  </w:comment>
  <w:comment w:id="1198" w:author="Windows User" w:date="2015-10-30T08:56:00Z" w:initials="WU">
    <w:p w14:paraId="7AD216CC" w14:textId="77777777" w:rsidR="00DB1D07" w:rsidRDefault="00DB1D07">
      <w:pPr>
        <w:pStyle w:val="CommentText"/>
      </w:pPr>
      <w:r>
        <w:rPr>
          <w:rStyle w:val="CommentReference"/>
        </w:rPr>
        <w:annotationRef/>
      </w:r>
      <w:r>
        <w:t>You reign? The dominion is yours? Yours is the dominion?</w:t>
      </w:r>
    </w:p>
  </w:comment>
  <w:comment w:id="1200" w:author="Windows User" w:date="2015-10-30T08:56:00Z" w:initials="BS">
    <w:p w14:paraId="68C1922F" w14:textId="77777777" w:rsidR="00DB1D07" w:rsidRDefault="00DB1D07">
      <w:pPr>
        <w:pStyle w:val="CommentText"/>
      </w:pPr>
      <w:r>
        <w:rPr>
          <w:rStyle w:val="CommentReference"/>
        </w:rPr>
        <w:annotationRef/>
      </w:r>
      <w:r>
        <w:t>omit 'be' in contemporary?</w:t>
      </w:r>
    </w:p>
  </w:comment>
  <w:comment w:id="1201" w:author="Windows User" w:date="2015-10-30T08:56:00Z" w:initials="BS">
    <w:p w14:paraId="6511FB80" w14:textId="77777777" w:rsidR="00DB1D07" w:rsidRDefault="00DB1D07">
      <w:pPr>
        <w:pStyle w:val="CommentText"/>
      </w:pPr>
      <w:r>
        <w:rPr>
          <w:rStyle w:val="CommentReference"/>
        </w:rPr>
        <w:annotationRef/>
      </w:r>
      <w:r>
        <w:t>Abouna Antony: I typed this Coptic from the black book. Jenkims were very unclear. Please proof for typos.</w:t>
      </w:r>
    </w:p>
  </w:comment>
  <w:comment w:id="1202" w:author="Windows User" w:date="2015-10-30T08:56:00Z" w:initials="BS">
    <w:p w14:paraId="7DEA42F3" w14:textId="77777777" w:rsidR="00DB1D07" w:rsidRDefault="00DB1D07">
      <w:pPr>
        <w:pStyle w:val="CommentText"/>
      </w:pPr>
      <w:r>
        <w:rPr>
          <w:rStyle w:val="CommentReference"/>
        </w:rPr>
        <w:annotationRef/>
      </w:r>
      <w:r>
        <w:t>"is" before "the King" would make this whole vs flow as a sentence...</w:t>
      </w:r>
    </w:p>
  </w:comment>
  <w:comment w:id="1203" w:author="Windows User" w:date="2015-10-30T08:56:00Z" w:initials="BS">
    <w:p w14:paraId="1F17623C" w14:textId="77777777" w:rsidR="00DB1D07" w:rsidRDefault="00DB1D07">
      <w:pPr>
        <w:pStyle w:val="CommentText"/>
      </w:pPr>
      <w:r>
        <w:rPr>
          <w:rStyle w:val="CommentReference"/>
        </w:rPr>
        <w:annotationRef/>
      </w:r>
      <w:r>
        <w:t>ask more modern than entreat... but not quite right?</w:t>
      </w:r>
    </w:p>
  </w:comment>
  <w:comment w:id="1225" w:author="Windows User" w:date="2015-10-30T08:56:00Z" w:initials="WU">
    <w:p w14:paraId="5F20584F" w14:textId="77777777" w:rsidR="00DB1D07" w:rsidRDefault="00DB1D07">
      <w:pPr>
        <w:pStyle w:val="CommentText"/>
      </w:pPr>
      <w:r>
        <w:rPr>
          <w:rStyle w:val="CommentReference"/>
        </w:rPr>
        <w:annotationRef/>
      </w:r>
      <w:r>
        <w:t>Needs work.</w:t>
      </w:r>
    </w:p>
  </w:comment>
  <w:comment w:id="1230" w:author="Windows User" w:date="2015-10-30T08:56:00Z" w:initials="WU">
    <w:p w14:paraId="76E8B799" w14:textId="77777777" w:rsidR="00DB1D07" w:rsidRDefault="00DB1D07">
      <w:pPr>
        <w:pStyle w:val="CommentText"/>
      </w:pPr>
      <w:r>
        <w:rPr>
          <w:rStyle w:val="CommentReference"/>
        </w:rPr>
        <w:annotationRef/>
      </w:r>
      <w:r>
        <w:t>Should this be tho-out 5? Or 25?</w:t>
      </w:r>
    </w:p>
  </w:comment>
  <w:comment w:id="1237" w:author="Windows User" w:date="2015-11-11T11:06:00Z" w:initials="WU">
    <w:p w14:paraId="58D84DCF" w14:textId="77777777" w:rsidR="00DB1D07" w:rsidRDefault="00DB1D07">
      <w:pPr>
        <w:pStyle w:val="CommentText"/>
      </w:pPr>
      <w:r>
        <w:rPr>
          <w:rStyle w:val="CommentReference"/>
        </w:rPr>
        <w:annotationRef/>
      </w:r>
      <w:r>
        <w:t>Should this be last age or something?</w:t>
      </w:r>
    </w:p>
  </w:comment>
  <w:comment w:id="1239" w:author="Windows User" w:date="2015-11-11T11:00:00Z" w:initials="WU">
    <w:p w14:paraId="7D2DE752" w14:textId="77777777" w:rsidR="00DB1D07" w:rsidRDefault="00DB1D07">
      <w:pPr>
        <w:pStyle w:val="CommentText"/>
      </w:pPr>
      <w:r>
        <w:rPr>
          <w:rStyle w:val="CommentReference"/>
        </w:rPr>
        <w:annotationRef/>
      </w:r>
      <w:r>
        <w:t>This needs reviewing!</w:t>
      </w:r>
    </w:p>
  </w:comment>
  <w:comment w:id="1240" w:author="Windows User" w:date="2015-11-11T11:00:00Z" w:initials="WU">
    <w:p w14:paraId="65102EEC" w14:textId="77777777" w:rsidR="00DB1D07" w:rsidRDefault="00DB1D07">
      <w:pPr>
        <w:pStyle w:val="CommentText"/>
      </w:pPr>
      <w:r>
        <w:rPr>
          <w:rStyle w:val="CommentReference"/>
        </w:rPr>
        <w:annotationRef/>
      </w:r>
      <w:r>
        <w:t xml:space="preserve">This is probably wrong. God on high? </w:t>
      </w:r>
    </w:p>
  </w:comment>
  <w:comment w:id="1245" w:author="Windows User" w:date="2015-10-30T08:56:00Z" w:initials="WU">
    <w:p w14:paraId="38E4F092" w14:textId="77777777" w:rsidR="00DB1D07" w:rsidRDefault="00DB1D07">
      <w:pPr>
        <w:pStyle w:val="CommentText"/>
      </w:pPr>
      <w:r>
        <w:rPr>
          <w:rStyle w:val="CommentReference"/>
        </w:rPr>
        <w:annotationRef/>
      </w:r>
      <w:r>
        <w:t>Confirmed?</w:t>
      </w:r>
    </w:p>
  </w:comment>
  <w:comment w:id="1257" w:author="Windows User" w:date="2015-10-30T08:56:00Z" w:initials="WU">
    <w:p w14:paraId="41EDECE7" w14:textId="77777777" w:rsidR="00DB1D07" w:rsidRDefault="00DB1D07">
      <w:pPr>
        <w:pStyle w:val="CommentText"/>
      </w:pPr>
      <w:r>
        <w:rPr>
          <w:rStyle w:val="CommentReference"/>
        </w:rPr>
        <w:annotationRef/>
      </w:r>
      <w:r>
        <w:t>Heroes, or athletes?</w:t>
      </w:r>
    </w:p>
  </w:comment>
  <w:comment w:id="1287" w:author="Windows User" w:date="2015-10-30T08:56:00Z" w:initials="WU">
    <w:p w14:paraId="5FA627EB" w14:textId="77777777" w:rsidR="00DB1D07" w:rsidRDefault="00DB1D07">
      <w:pPr>
        <w:pStyle w:val="CommentText"/>
      </w:pPr>
      <w:r>
        <w:rPr>
          <w:rStyle w:val="CommentReference"/>
        </w:rPr>
        <w:annotationRef/>
      </w:r>
      <w:r>
        <w:t>Beasts or creatures?</w:t>
      </w:r>
    </w:p>
  </w:comment>
  <w:comment w:id="1288" w:author="Windows User" w:date="2015-10-30T08:56:00Z" w:initials="WU">
    <w:p w14:paraId="04563F96" w14:textId="77777777" w:rsidR="00DB1D07" w:rsidRDefault="00DB1D07">
      <w:pPr>
        <w:pStyle w:val="CommentText"/>
      </w:pPr>
      <w:r>
        <w:rPr>
          <w:rStyle w:val="CommentReference"/>
        </w:rPr>
        <w:annotationRef/>
      </w:r>
      <w:r>
        <w:t>Incessant? Or unceasing?</w:t>
      </w:r>
    </w:p>
  </w:comment>
  <w:comment w:id="1289" w:author="Windows User" w:date="2015-10-30T08:56:00Z" w:initials="WU">
    <w:p w14:paraId="7BD20F77" w14:textId="77777777" w:rsidR="00DB1D07" w:rsidRDefault="00DB1D07">
      <w:pPr>
        <w:pStyle w:val="CommentText"/>
      </w:pPr>
      <w:r>
        <w:rPr>
          <w:rStyle w:val="CommentReference"/>
        </w:rPr>
        <w:annotationRef/>
      </w:r>
      <w:r>
        <w:t>Flames of fire or fervent as fire?</w:t>
      </w:r>
    </w:p>
  </w:comment>
  <w:comment w:id="1293" w:author="Windows User" w:date="2015-10-30T08:56:00Z" w:initials="WU">
    <w:p w14:paraId="44A84E5A" w14:textId="77777777" w:rsidR="00DB1D07" w:rsidRDefault="00DB1D07">
      <w:pPr>
        <w:pStyle w:val="CommentText"/>
      </w:pPr>
      <w:r>
        <w:rPr>
          <w:rStyle w:val="CommentReference"/>
        </w:rPr>
        <w:annotationRef/>
      </w:r>
      <w:r>
        <w:t>Serving the Lord, or serving before the Lord?</w:t>
      </w:r>
    </w:p>
  </w:comment>
  <w:comment w:id="1308" w:author="Windows User" w:date="2015-10-30T08:56:00Z" w:initials="WU">
    <w:p w14:paraId="07D2B1EF" w14:textId="77777777" w:rsidR="00DB1D07" w:rsidRDefault="00DB1D07">
      <w:pPr>
        <w:pStyle w:val="CommentText"/>
      </w:pPr>
      <w:r>
        <w:rPr>
          <w:rStyle w:val="CommentReference"/>
        </w:rPr>
        <w:annotationRef/>
      </w:r>
      <w:r>
        <w:t>Or voice of God?</w:t>
      </w:r>
    </w:p>
  </w:comment>
  <w:comment w:id="1309" w:author="Windows User" w:date="2015-10-30T08:56:00Z" w:initials="WU">
    <w:p w14:paraId="3900CC21" w14:textId="77777777" w:rsidR="00DB1D07" w:rsidRDefault="00DB1D07">
      <w:pPr>
        <w:pStyle w:val="CommentText"/>
      </w:pPr>
      <w:r>
        <w:rPr>
          <w:rStyle w:val="CommentReference"/>
        </w:rPr>
        <w:annotationRef/>
      </w:r>
      <w:r>
        <w:t>Received or accepted?</w:t>
      </w:r>
    </w:p>
  </w:comment>
  <w:comment w:id="1315" w:author="Windows User" w:date="2015-11-06T08:39:00Z" w:initials="WU">
    <w:p w14:paraId="6EA3F191" w14:textId="77777777" w:rsidR="00DB1D07" w:rsidRDefault="00DB1D07">
      <w:pPr>
        <w:pStyle w:val="CommentText"/>
      </w:pPr>
      <w:r>
        <w:rPr>
          <w:rStyle w:val="CommentReference"/>
        </w:rPr>
        <w:annotationRef/>
      </w:r>
      <w:r>
        <w:t>Is this the right St. Theodore?</w:t>
      </w:r>
    </w:p>
  </w:comment>
  <w:comment w:id="1322" w:author="Windows User" w:date="2015-10-30T08:56:00Z" w:initials="WU">
    <w:p w14:paraId="227730E1" w14:textId="77777777" w:rsidR="00DB1D07" w:rsidRDefault="00DB1D07">
      <w:pPr>
        <w:pStyle w:val="CommentText"/>
      </w:pPr>
      <w:r>
        <w:rPr>
          <w:rStyle w:val="CommentReference"/>
        </w:rPr>
        <w:annotationRef/>
      </w:r>
      <w:r>
        <w:t>Prabios or Arabius? Doctors and physicians or physicians and well learned?</w:t>
      </w:r>
    </w:p>
  </w:comment>
  <w:comment w:id="1323" w:author="Windows User" w:date="2015-10-30T08:56:00Z" w:initials="WU">
    <w:p w14:paraId="519ADC1D" w14:textId="77777777" w:rsidR="00DB1D07" w:rsidRDefault="00DB1D07">
      <w:pPr>
        <w:pStyle w:val="CommentText"/>
      </w:pPr>
      <w:r>
        <w:rPr>
          <w:rStyle w:val="CommentReference"/>
        </w:rPr>
        <w:annotationRef/>
      </w:r>
      <w:r>
        <w:t>Building them upon the Name?</w:t>
      </w:r>
    </w:p>
  </w:comment>
  <w:comment w:id="1335" w:author="Windows User" w:date="2015-10-30T08:56:00Z" w:initials="WU">
    <w:p w14:paraId="3CFB1D1A" w14:textId="77777777" w:rsidR="00DB1D07" w:rsidRDefault="00DB1D07">
      <w:pPr>
        <w:pStyle w:val="CommentText"/>
      </w:pPr>
      <w:r>
        <w:rPr>
          <w:rStyle w:val="CommentReference"/>
        </w:rPr>
        <w:annotationRef/>
      </w:r>
      <w:r>
        <w:t>Placed or established?</w:t>
      </w:r>
    </w:p>
  </w:comment>
  <w:comment w:id="1336" w:author="Windows User" w:date="2015-10-30T08:56:00Z" w:initials="WU">
    <w:p w14:paraId="08983CC0" w14:textId="77777777" w:rsidR="00DB1D07" w:rsidRDefault="00DB1D07">
      <w:pPr>
        <w:pStyle w:val="CommentText"/>
      </w:pPr>
      <w:r>
        <w:rPr>
          <w:rStyle w:val="CommentReference"/>
        </w:rPr>
        <w:annotationRef/>
      </w:r>
      <w:r>
        <w:t>Or refused?</w:t>
      </w:r>
    </w:p>
  </w:comment>
  <w:comment w:id="1345" w:author="Windows User" w:date="2015-10-30T08:56:00Z" w:initials="WU">
    <w:p w14:paraId="535F3E1B" w14:textId="77777777" w:rsidR="00DB1D07" w:rsidRDefault="00DB1D07">
      <w:pPr>
        <w:pStyle w:val="CommentText"/>
      </w:pPr>
      <w:r>
        <w:rPr>
          <w:rStyle w:val="CommentReference"/>
        </w:rPr>
        <w:annotationRef/>
      </w:r>
      <w:r>
        <w:t>Sprung forth? Came forth? Blossomed?</w:t>
      </w:r>
    </w:p>
  </w:comment>
  <w:comment w:id="1360" w:author="Windows User" w:date="2015-10-30T08:56:00Z" w:initials="BS">
    <w:p w14:paraId="07DE8008" w14:textId="77777777" w:rsidR="00DB1D07" w:rsidRDefault="00DB1D07">
      <w:pPr>
        <w:pStyle w:val="CommentText"/>
      </w:pPr>
      <w:r>
        <w:rPr>
          <w:rStyle w:val="CommentReference"/>
        </w:rPr>
        <w:annotationRef/>
      </w:r>
      <w:r>
        <w:t>what does this mean?</w:t>
      </w:r>
    </w:p>
  </w:comment>
  <w:comment w:id="1361" w:author="Windows User" w:date="2015-10-30T08:56:00Z" w:initials="BS">
    <w:p w14:paraId="7DE26DCC" w14:textId="77777777" w:rsidR="00DB1D07" w:rsidRDefault="00DB1D07">
      <w:pPr>
        <w:pStyle w:val="CommentText"/>
      </w:pPr>
      <w:r>
        <w:rPr>
          <w:rStyle w:val="CommentReference"/>
        </w:rPr>
        <w:annotationRef/>
      </w:r>
      <w:r>
        <w:t>announced or proclaimed?</w:t>
      </w:r>
    </w:p>
  </w:comment>
  <w:comment w:id="1365" w:author="Windows User" w:date="2015-10-30T08:56:00Z" w:initials="WU">
    <w:p w14:paraId="729B2278" w14:textId="77777777" w:rsidR="00DB1D07" w:rsidRDefault="00DB1D07">
      <w:pPr>
        <w:pStyle w:val="CommentText"/>
      </w:pPr>
      <w:r>
        <w:rPr>
          <w:rStyle w:val="CommentReference"/>
        </w:rPr>
        <w:annotationRef/>
      </w:r>
      <w:r>
        <w:t>?</w:t>
      </w:r>
    </w:p>
  </w:comment>
  <w:comment w:id="1366" w:author="Windows User" w:date="2015-10-30T08:56:00Z" w:initials="WU">
    <w:p w14:paraId="44863D12" w14:textId="77777777" w:rsidR="00DB1D07" w:rsidRDefault="00DB1D07">
      <w:pPr>
        <w:pStyle w:val="CommentText"/>
      </w:pPr>
      <w:r>
        <w:rPr>
          <w:rStyle w:val="CommentReference"/>
        </w:rPr>
        <w:annotationRef/>
      </w:r>
      <w:r>
        <w:t>Bride, no, not bridegroom?</w:t>
      </w:r>
    </w:p>
  </w:comment>
  <w:comment w:id="1369" w:author="Windows User" w:date="2015-10-30T08:56:00Z" w:initials="WU">
    <w:p w14:paraId="6CE1AF88" w14:textId="77777777" w:rsidR="00DB1D07" w:rsidRDefault="00DB1D07">
      <w:pPr>
        <w:pStyle w:val="CommentText"/>
      </w:pPr>
      <w:r>
        <w:rPr>
          <w:rStyle w:val="CommentReference"/>
        </w:rPr>
        <w:annotationRef/>
      </w:r>
      <w:r>
        <w:t>Return?</w:t>
      </w:r>
    </w:p>
  </w:comment>
  <w:comment w:id="1370" w:author="Windows User" w:date="2015-10-30T08:56:00Z" w:initials="WU">
    <w:p w14:paraId="2917E600" w14:textId="77777777" w:rsidR="00DB1D07" w:rsidRDefault="00DB1D07">
      <w:pPr>
        <w:pStyle w:val="CommentText"/>
      </w:pPr>
      <w:r>
        <w:rPr>
          <w:rStyle w:val="CommentReference"/>
        </w:rPr>
        <w:annotationRef/>
      </w:r>
      <w:r>
        <w:t>Establishment? Building up?</w:t>
      </w:r>
    </w:p>
  </w:comment>
  <w:comment w:id="1372" w:author="Windows User" w:date="2015-10-30T08:56:00Z" w:initials="WU">
    <w:p w14:paraId="14DF4F91" w14:textId="77777777" w:rsidR="00DB1D07" w:rsidRDefault="00DB1D07">
      <w:pPr>
        <w:pStyle w:val="CommentText"/>
      </w:pPr>
      <w:r>
        <w:rPr>
          <w:rStyle w:val="CommentReference"/>
        </w:rPr>
        <w:annotationRef/>
      </w:r>
      <w:r>
        <w:t>Heavenly evangelist? Good tidings? Glad tidings? Good news?</w:t>
      </w:r>
    </w:p>
  </w:comment>
  <w:comment w:id="1373" w:author="Windows User" w:date="2015-10-30T08:56:00Z" w:initials="WU">
    <w:p w14:paraId="55FC1EAE" w14:textId="77777777" w:rsidR="00DB1D07" w:rsidRDefault="00DB1D07">
      <w:pPr>
        <w:pStyle w:val="CommentText"/>
      </w:pPr>
      <w:r>
        <w:rPr>
          <w:rStyle w:val="CommentReference"/>
        </w:rPr>
        <w:annotationRef/>
      </w:r>
      <w:r>
        <w:t>I don’t see “the Lord is with you” in the Coptic</w:t>
      </w:r>
    </w:p>
    <w:p w14:paraId="4431CB1C" w14:textId="77777777" w:rsidR="00DB1D07" w:rsidRDefault="00DB1D07">
      <w:pPr>
        <w:pStyle w:val="CommentText"/>
      </w:pPr>
    </w:p>
  </w:comment>
  <w:comment w:id="1374" w:author="Windows User" w:date="2015-10-30T08:56:00Z" w:initials="WU">
    <w:p w14:paraId="4549B91A" w14:textId="77777777" w:rsidR="00DB1D07" w:rsidRDefault="00DB1D07">
      <w:pPr>
        <w:pStyle w:val="CommentText"/>
      </w:pPr>
      <w:r>
        <w:rPr>
          <w:rStyle w:val="CommentReference"/>
        </w:rPr>
        <w:annotationRef/>
      </w:r>
      <w:r>
        <w:t>Heavenly herald of Good News?</w:t>
      </w:r>
    </w:p>
    <w:p w14:paraId="384F02AC" w14:textId="77777777" w:rsidR="00DB1D07" w:rsidRDefault="00DB1D07">
      <w:pPr>
        <w:pStyle w:val="CommentText"/>
      </w:pPr>
    </w:p>
  </w:comment>
  <w:comment w:id="1381" w:author="Windows User" w:date="2015-10-30T08:56:00Z" w:initials="WU">
    <w:p w14:paraId="4A264D5C" w14:textId="77777777" w:rsidR="00DB1D07" w:rsidRDefault="00DB1D07">
      <w:pPr>
        <w:pStyle w:val="CommentText"/>
      </w:pPr>
      <w:r>
        <w:rPr>
          <w:rStyle w:val="CommentReference"/>
        </w:rPr>
        <w:annotationRef/>
      </w:r>
      <w:r>
        <w:t>I think we’re doing holy for ethowab, but saint for agios… open to discussion though.</w:t>
      </w:r>
    </w:p>
  </w:comment>
  <w:comment w:id="1408" w:author="Windows User" w:date="2015-10-30T08:56:00Z" w:initials="BS">
    <w:p w14:paraId="20FFD670" w14:textId="77777777" w:rsidR="00DB1D07" w:rsidRDefault="00DB1D07" w:rsidP="006A0382">
      <w:pPr>
        <w:pStyle w:val="CommentText"/>
      </w:pPr>
      <w:r>
        <w:rPr>
          <w:rStyle w:val="CommentReference"/>
        </w:rPr>
        <w:annotationRef/>
      </w:r>
      <w:r>
        <w:t>theotokos, not mav em ef Nooti</w:t>
      </w:r>
    </w:p>
  </w:comment>
  <w:comment w:id="1412" w:author="Windows User" w:date="2015-10-30T08:56:00Z" w:initials="WU">
    <w:p w14:paraId="3A72AA33" w14:textId="77777777" w:rsidR="00DB1D07" w:rsidRDefault="00DB1D07">
      <w:pPr>
        <w:pStyle w:val="CommentText"/>
      </w:pPr>
      <w:r>
        <w:rPr>
          <w:rStyle w:val="CommentReference"/>
        </w:rPr>
        <w:annotationRef/>
      </w:r>
      <w:r>
        <w:t>Redeemed?</w:t>
      </w:r>
    </w:p>
  </w:comment>
  <w:comment w:id="1413" w:author="Windows User" w:date="2015-10-30T08:56:00Z" w:initials="WU">
    <w:p w14:paraId="5BF82FF5" w14:textId="77777777" w:rsidR="00DB1D07" w:rsidRDefault="00DB1D07">
      <w:pPr>
        <w:pStyle w:val="CommentText"/>
      </w:pPr>
      <w:r>
        <w:rPr>
          <w:rStyle w:val="CommentReference"/>
        </w:rPr>
        <w:annotationRef/>
      </w:r>
      <w:r>
        <w:t>For? So?</w:t>
      </w:r>
    </w:p>
  </w:comment>
  <w:comment w:id="1418" w:author="Windows User" w:date="2015-10-30T08:56:00Z" w:initials="WU">
    <w:p w14:paraId="5B54A424" w14:textId="77777777" w:rsidR="00DB1D07" w:rsidRDefault="00DB1D07">
      <w:pPr>
        <w:pStyle w:val="CommentText"/>
      </w:pPr>
      <w:r>
        <w:rPr>
          <w:rStyle w:val="CommentReference"/>
        </w:rPr>
        <w:annotationRef/>
      </w:r>
      <w:r>
        <w:t>Or did shine and did illuminate</w:t>
      </w:r>
    </w:p>
  </w:comment>
  <w:comment w:id="1419" w:author="Windows User" w:date="2015-10-30T08:56:00Z" w:initials="WU">
    <w:p w14:paraId="5929E69F" w14:textId="77777777" w:rsidR="00DB1D07" w:rsidRDefault="00DB1D07">
      <w:pPr>
        <w:pStyle w:val="CommentText"/>
      </w:pPr>
      <w:r>
        <w:rPr>
          <w:rStyle w:val="CommentReference"/>
        </w:rPr>
        <w:annotationRef/>
      </w:r>
      <w:r>
        <w:t>What should this verse be?</w:t>
      </w:r>
    </w:p>
  </w:comment>
  <w:comment w:id="1420" w:author="Windows User" w:date="2015-10-30T08:56:00Z" w:initials="WU">
    <w:p w14:paraId="37815108" w14:textId="77777777" w:rsidR="00DB1D07" w:rsidRDefault="00DB1D07">
      <w:pPr>
        <w:pStyle w:val="CommentText"/>
      </w:pPr>
      <w:r>
        <w:rPr>
          <w:rStyle w:val="CommentReference"/>
        </w:rPr>
        <w:annotationRef/>
      </w:r>
      <w:r>
        <w:t>Uhm… does this mean something else, because saying the seal of the door Ezekiel saw was raised seems really bad …</w:t>
      </w:r>
    </w:p>
  </w:comment>
  <w:comment w:id="1421" w:author="Windows User" w:date="2015-10-30T08:56:00Z" w:initials="WU">
    <w:p w14:paraId="770E6FA0" w14:textId="77777777" w:rsidR="00DB1D07" w:rsidRDefault="00DB1D07">
      <w:pPr>
        <w:pStyle w:val="CommentText"/>
      </w:pPr>
      <w:r>
        <w:rPr>
          <w:rStyle w:val="CommentReference"/>
        </w:rPr>
        <w:annotationRef/>
      </w:r>
      <w:r>
        <w:t>Who?</w:t>
      </w:r>
    </w:p>
  </w:comment>
  <w:comment w:id="1422" w:author="Windows User" w:date="2015-10-30T08:56:00Z" w:initials="WU">
    <w:p w14:paraId="7FDD5784" w14:textId="77777777" w:rsidR="00DB1D07" w:rsidRDefault="00DB1D07">
      <w:pPr>
        <w:pStyle w:val="CommentText"/>
      </w:pPr>
      <w:r>
        <w:rPr>
          <w:rStyle w:val="CommentReference"/>
        </w:rPr>
        <w:annotationRef/>
      </w:r>
      <w:r>
        <w:t>Different adjective</w:t>
      </w:r>
    </w:p>
  </w:comment>
  <w:comment w:id="1423" w:author="Windows User" w:date="2015-10-30T08:56:00Z" w:initials="WU">
    <w:p w14:paraId="69734FAC" w14:textId="77777777" w:rsidR="00DB1D07" w:rsidRDefault="00DB1D07">
      <w:pPr>
        <w:pStyle w:val="CommentText"/>
      </w:pPr>
      <w:r>
        <w:rPr>
          <w:rStyle w:val="CommentReference"/>
        </w:rPr>
        <w:annotationRef/>
      </w:r>
      <w:r>
        <w:t>Sickness?</w:t>
      </w:r>
    </w:p>
  </w:comment>
  <w:comment w:id="1426" w:author="Windows User" w:date="2015-10-30T08:56:00Z" w:initials="BS">
    <w:p w14:paraId="07C468E8" w14:textId="77777777" w:rsidR="00DB1D07" w:rsidRDefault="00DB1D0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9" w:author="Windows User" w:date="2015-10-30T08:56:00Z" w:initials="WU">
    <w:p w14:paraId="14F94395" w14:textId="77777777" w:rsidR="00DB1D07" w:rsidRDefault="00DB1D07">
      <w:pPr>
        <w:pStyle w:val="CommentText"/>
      </w:pPr>
      <w:r>
        <w:rPr>
          <w:rStyle w:val="CommentReference"/>
        </w:rPr>
        <w:annotationRef/>
      </w:r>
      <w:r>
        <w:t>What?</w:t>
      </w:r>
    </w:p>
  </w:comment>
  <w:comment w:id="1438" w:author="Windows User" w:date="2015-10-30T08:56:00Z" w:initials="WU">
    <w:p w14:paraId="39A2608E" w14:textId="77777777" w:rsidR="00DB1D07" w:rsidRDefault="00DB1D07">
      <w:pPr>
        <w:pStyle w:val="CommentText"/>
      </w:pPr>
      <w:r>
        <w:rPr>
          <w:rStyle w:val="CommentReference"/>
        </w:rPr>
        <w:annotationRef/>
      </w:r>
    </w:p>
  </w:comment>
  <w:comment w:id="1449" w:author="Windows User" w:date="2015-10-30T08:56:00Z" w:initials="WU">
    <w:p w14:paraId="255EEE9F" w14:textId="77777777" w:rsidR="00DB1D07" w:rsidRDefault="00DB1D07">
      <w:pPr>
        <w:pStyle w:val="CommentText"/>
      </w:pPr>
      <w:r>
        <w:rPr>
          <w:rStyle w:val="CommentReference"/>
        </w:rPr>
        <w:annotationRef/>
      </w:r>
      <w:r>
        <w:t>Is abouna going by a different version of the Coptic?</w:t>
      </w:r>
    </w:p>
    <w:p w14:paraId="45F504BB" w14:textId="77777777" w:rsidR="00DB1D07" w:rsidRDefault="00DB1D07">
      <w:pPr>
        <w:pStyle w:val="CommentText"/>
      </w:pPr>
    </w:p>
  </w:comment>
  <w:comment w:id="1451" w:author="Windows User" w:date="2015-10-30T08:56:00Z" w:initials="WU">
    <w:p w14:paraId="63C351E6" w14:textId="77777777" w:rsidR="00DB1D07" w:rsidRDefault="00DB1D07">
      <w:pPr>
        <w:pStyle w:val="CommentText"/>
      </w:pPr>
      <w:r>
        <w:rPr>
          <w:rStyle w:val="CommentReference"/>
        </w:rPr>
        <w:annotationRef/>
      </w:r>
      <w:r>
        <w:t>Praise and victory doesn’t make sense.</w:t>
      </w:r>
    </w:p>
  </w:comment>
  <w:comment w:id="1453" w:author="Windows User" w:date="2015-10-30T08:56:00Z" w:initials="WU">
    <w:p w14:paraId="5729C7D5" w14:textId="77777777" w:rsidR="00DB1D07" w:rsidRDefault="00DB1D07">
      <w:pPr>
        <w:pStyle w:val="CommentText"/>
      </w:pPr>
      <w:r>
        <w:rPr>
          <w:rStyle w:val="CommentReference"/>
        </w:rPr>
        <w:annotationRef/>
      </w:r>
      <w:r>
        <w:t>Godhead?</w:t>
      </w:r>
    </w:p>
  </w:comment>
  <w:comment w:id="1462" w:author="Windows User" w:date="2015-10-30T08:56:00Z" w:initials="WU">
    <w:p w14:paraId="78E42A11" w14:textId="77777777" w:rsidR="00DB1D07" w:rsidRDefault="00DB1D07">
      <w:pPr>
        <w:pStyle w:val="CommentText"/>
      </w:pPr>
      <w:r>
        <w:rPr>
          <w:rStyle w:val="CommentReference"/>
        </w:rPr>
        <w:annotationRef/>
      </w:r>
      <w:r>
        <w:t>Establish?</w:t>
      </w:r>
    </w:p>
  </w:comment>
  <w:comment w:id="1463" w:author="Windows User" w:date="2015-10-30T08:56:00Z" w:initials="WU">
    <w:p w14:paraId="642EB965" w14:textId="77777777" w:rsidR="00DB1D07" w:rsidRDefault="00DB1D07">
      <w:pPr>
        <w:pStyle w:val="CommentText"/>
      </w:pPr>
      <w:r>
        <w:rPr>
          <w:rStyle w:val="CommentReference"/>
        </w:rPr>
        <w:annotationRef/>
      </w:r>
      <w:r>
        <w:t>Check another source… missing puncuation</w:t>
      </w:r>
    </w:p>
  </w:comment>
  <w:comment w:id="1464" w:author="Windows User" w:date="2015-10-30T08:56:00Z" w:initials="WU">
    <w:p w14:paraId="6F8B5532" w14:textId="77777777" w:rsidR="00DB1D07" w:rsidRDefault="00DB1D07">
      <w:pPr>
        <w:pStyle w:val="CommentText"/>
      </w:pPr>
      <w:r>
        <w:rPr>
          <w:rStyle w:val="CommentReference"/>
        </w:rPr>
        <w:annotationRef/>
      </w:r>
      <w:r>
        <w:t>Worked?</w:t>
      </w:r>
    </w:p>
  </w:comment>
  <w:comment w:id="1465" w:author="Windows User" w:date="2015-10-30T08:56:00Z" w:initials="WU">
    <w:p w14:paraId="4F504285" w14:textId="77777777" w:rsidR="00DB1D07" w:rsidRDefault="00DB1D07">
      <w:pPr>
        <w:pStyle w:val="CommentText"/>
      </w:pPr>
      <w:r>
        <w:rPr>
          <w:rStyle w:val="CommentReference"/>
        </w:rPr>
        <w:annotationRef/>
      </w:r>
      <w:r>
        <w:t>Thrice holy or Trisagion?</w:t>
      </w:r>
    </w:p>
  </w:comment>
  <w:comment w:id="1467" w:author="Windows User" w:date="2015-10-30T08:56:00Z" w:initials="WU">
    <w:p w14:paraId="5514BCC2" w14:textId="77777777" w:rsidR="00DB1D07" w:rsidRPr="00745B45" w:rsidRDefault="00DB1D0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8" w:author="Windows User" w:date="2015-10-30T08:56:00Z" w:initials="WU">
    <w:p w14:paraId="179A5384" w14:textId="77777777" w:rsidR="00DB1D07" w:rsidRDefault="00DB1D07">
      <w:pPr>
        <w:pStyle w:val="CommentText"/>
      </w:pPr>
      <w:r>
        <w:rPr>
          <w:rStyle w:val="CommentReference"/>
        </w:rPr>
        <w:annotationRef/>
      </w:r>
      <w:r>
        <w:t>Right translation?</w:t>
      </w:r>
    </w:p>
  </w:comment>
  <w:comment w:id="1470" w:author="Windows User" w:date="2015-10-30T08:56:00Z" w:initials="WU">
    <w:p w14:paraId="1682BE28" w14:textId="77777777" w:rsidR="00DB1D07" w:rsidRDefault="00DB1D07">
      <w:pPr>
        <w:pStyle w:val="CommentText"/>
      </w:pPr>
      <w:r>
        <w:rPr>
          <w:rStyle w:val="CommentReference"/>
        </w:rPr>
        <w:annotationRef/>
      </w:r>
      <w:r>
        <w:t>What does this mean?</w:t>
      </w:r>
    </w:p>
  </w:comment>
  <w:comment w:id="1471" w:author="Windows User" w:date="2015-10-30T08:56:00Z" w:initials="WU">
    <w:p w14:paraId="30C5B7C9" w14:textId="77777777" w:rsidR="00DB1D07" w:rsidRDefault="00DB1D07">
      <w:pPr>
        <w:pStyle w:val="CommentText"/>
      </w:pPr>
      <w:r>
        <w:rPr>
          <w:rStyle w:val="CommentReference"/>
        </w:rPr>
        <w:annotationRef/>
      </w:r>
      <w:r>
        <w:t>To the end?</w:t>
      </w:r>
    </w:p>
  </w:comment>
  <w:comment w:id="1476" w:author="Windows User" w:date="2015-10-30T08:56:00Z" w:initials="WU">
    <w:p w14:paraId="2C2856CA" w14:textId="77777777" w:rsidR="00DB1D07" w:rsidRDefault="00DB1D07">
      <w:pPr>
        <w:pStyle w:val="CommentText"/>
      </w:pPr>
      <w:r>
        <w:rPr>
          <w:rStyle w:val="CommentReference"/>
        </w:rPr>
        <w:annotationRef/>
      </w:r>
      <w:r>
        <w:t>Or freedom?</w:t>
      </w:r>
    </w:p>
  </w:comment>
  <w:comment w:id="1477" w:author="Windows User" w:date="2015-10-30T08:56:00Z" w:initials="WU">
    <w:p w14:paraId="229642C6" w14:textId="77777777" w:rsidR="00DB1D07" w:rsidRDefault="00DB1D07">
      <w:pPr>
        <w:pStyle w:val="CommentText"/>
      </w:pPr>
      <w:r>
        <w:rPr>
          <w:rStyle w:val="CommentReference"/>
        </w:rPr>
        <w:annotationRef/>
      </w:r>
      <w:r>
        <w:t>Or establish?</w:t>
      </w:r>
    </w:p>
  </w:comment>
  <w:comment w:id="1485" w:author="Windows User" w:date="2015-10-30T08:56:00Z" w:initials="WU">
    <w:p w14:paraId="798C7307" w14:textId="77777777" w:rsidR="00DB1D07" w:rsidRDefault="00DB1D07">
      <w:pPr>
        <w:pStyle w:val="CommentText"/>
      </w:pPr>
      <w:r>
        <w:rPr>
          <w:rStyle w:val="CommentReference"/>
        </w:rPr>
        <w:annotationRef/>
      </w:r>
      <w:r>
        <w:t>Is this the correct date?</w:t>
      </w:r>
    </w:p>
  </w:comment>
  <w:comment w:id="1578" w:author="Windows User" w:date="2015-10-30T08:56:00Z" w:initials="WU">
    <w:p w14:paraId="1C25D03A" w14:textId="77777777" w:rsidR="00DB1D07" w:rsidRDefault="00DB1D07">
      <w:pPr>
        <w:pStyle w:val="CommentText"/>
      </w:pPr>
      <w:r>
        <w:rPr>
          <w:rStyle w:val="CommentReference"/>
        </w:rPr>
        <w:annotationRef/>
      </w:r>
      <w:r>
        <w:t>Can this be reworded?</w:t>
      </w:r>
    </w:p>
  </w:comment>
  <w:comment w:id="1580" w:author="Windows User" w:date="2015-10-30T08:56:00Z" w:initials="WU">
    <w:p w14:paraId="71B1FE22" w14:textId="77777777" w:rsidR="00DB1D07" w:rsidRDefault="00DB1D07">
      <w:pPr>
        <w:pStyle w:val="CommentText"/>
      </w:pPr>
      <w:r>
        <w:rPr>
          <w:rStyle w:val="CommentReference"/>
        </w:rPr>
        <w:annotationRef/>
      </w:r>
      <w:r>
        <w:t>Check other books for alternate word here.</w:t>
      </w:r>
    </w:p>
  </w:comment>
  <w:comment w:id="1581" w:author="Windows User" w:date="2015-10-30T08:56:00Z" w:initials="WU">
    <w:p w14:paraId="546F5FFA" w14:textId="77777777" w:rsidR="00DB1D07" w:rsidRDefault="00DB1D07">
      <w:pPr>
        <w:pStyle w:val="CommentText"/>
      </w:pPr>
      <w:r>
        <w:rPr>
          <w:rStyle w:val="CommentReference"/>
        </w:rPr>
        <w:annotationRef/>
      </w:r>
      <w:r>
        <w:t>Nations or peoples?</w:t>
      </w:r>
    </w:p>
  </w:comment>
  <w:comment w:id="1582" w:author="Windows User" w:date="2015-10-30T08:56:00Z" w:initials="WU">
    <w:p w14:paraId="4FC1DCF3" w14:textId="77777777" w:rsidR="00DB1D07" w:rsidRDefault="00DB1D07">
      <w:pPr>
        <w:pStyle w:val="CommentText"/>
      </w:pPr>
      <w:r>
        <w:rPr>
          <w:rStyle w:val="CommentReference"/>
        </w:rPr>
        <w:annotationRef/>
      </w:r>
      <w:r>
        <w:t>Burned or consumed?</w:t>
      </w:r>
    </w:p>
  </w:comment>
  <w:comment w:id="1583" w:author="Windows User" w:date="2015-10-30T08:56:00Z" w:initials="WU">
    <w:p w14:paraId="5B463C07" w14:textId="77777777" w:rsidR="00DB1D07" w:rsidRDefault="00DB1D07">
      <w:pPr>
        <w:pStyle w:val="CommentText"/>
      </w:pPr>
      <w:r>
        <w:rPr>
          <w:rStyle w:val="CommentReference"/>
        </w:rPr>
        <w:annotationRef/>
      </w:r>
      <w:r>
        <w:t>?</w:t>
      </w:r>
    </w:p>
  </w:comment>
  <w:comment w:id="1584" w:author="Windows User" w:date="2015-10-30T08:56:00Z" w:initials="WU">
    <w:p w14:paraId="3079CC02" w14:textId="77777777" w:rsidR="00DB1D07" w:rsidRPr="00745B45" w:rsidRDefault="00DB1D0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5" w:author="Windows User" w:date="2015-10-30T08:56:00Z" w:initials="WU">
    <w:p w14:paraId="4B943F0B" w14:textId="77777777" w:rsidR="00DB1D07" w:rsidRDefault="00DB1D07">
      <w:pPr>
        <w:pStyle w:val="CommentText"/>
      </w:pPr>
      <w:r>
        <w:rPr>
          <w:rStyle w:val="CommentReference"/>
        </w:rPr>
        <w:annotationRef/>
      </w:r>
      <w:r>
        <w:t>Synaxarium has St. James dying twice… likely one of them should be St. John!</w:t>
      </w:r>
    </w:p>
  </w:comment>
  <w:comment w:id="1628" w:author="Windows User" w:date="2015-10-30T08:56:00Z" w:initials="WU">
    <w:p w14:paraId="11436C6E" w14:textId="77777777" w:rsidR="00DB1D07" w:rsidRDefault="00DB1D07">
      <w:pPr>
        <w:pStyle w:val="CommentText"/>
      </w:pPr>
      <w:r>
        <w:rPr>
          <w:rStyle w:val="CommentReference"/>
        </w:rPr>
        <w:annotationRef/>
      </w:r>
      <w:r>
        <w:t>Ramez says print synacarium may have him in july</w:t>
      </w:r>
    </w:p>
  </w:comment>
  <w:comment w:id="1639" w:author="Windows User" w:date="2015-10-30T08:56:00Z" w:initials="WU">
    <w:p w14:paraId="62A36CDC" w14:textId="77777777" w:rsidR="00DB1D07" w:rsidRDefault="00DB1D07">
      <w:pPr>
        <w:pStyle w:val="CommentText"/>
      </w:pPr>
      <w:r>
        <w:rPr>
          <w:rStyle w:val="CommentReference"/>
        </w:rPr>
        <w:annotationRef/>
      </w:r>
      <w:r>
        <w:t>Approached? What does this vs mean?</w:t>
      </w:r>
    </w:p>
  </w:comment>
  <w:comment w:id="1640" w:author="Windows User" w:date="2015-10-30T08:56:00Z" w:initials="WU">
    <w:p w14:paraId="329416E7" w14:textId="77777777" w:rsidR="00DB1D07" w:rsidRPr="00745B45" w:rsidRDefault="00DB1D0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6" w:author="Windows User" w:date="2015-10-30T08:56:00Z" w:initials="WU">
    <w:p w14:paraId="763F73BB" w14:textId="77777777" w:rsidR="00DB1D07" w:rsidRDefault="00DB1D07">
      <w:pPr>
        <w:pStyle w:val="CommentText"/>
      </w:pPr>
      <w:r>
        <w:rPr>
          <w:rStyle w:val="CommentReference"/>
        </w:rPr>
        <w:annotationRef/>
      </w:r>
      <w:r>
        <w:t>Thoughts?</w:t>
      </w:r>
    </w:p>
  </w:comment>
  <w:comment w:id="1667" w:author="Windows User" w:date="2015-10-30T08:56:00Z" w:initials="WU">
    <w:p w14:paraId="7B47C8A3" w14:textId="77777777" w:rsidR="00DB1D07" w:rsidRDefault="00DB1D0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2" w:author="Windows User" w:date="2015-10-30T08:56:00Z" w:initials="WU">
    <w:p w14:paraId="0BE9113A" w14:textId="77777777" w:rsidR="00DB1D07" w:rsidRDefault="00DB1D07">
      <w:pPr>
        <w:pStyle w:val="CommentText"/>
      </w:pPr>
      <w:r>
        <w:rPr>
          <w:rStyle w:val="CommentReference"/>
        </w:rPr>
        <w:annotationRef/>
      </w:r>
      <w:r>
        <w:t>Completely different.</w:t>
      </w:r>
    </w:p>
  </w:comment>
  <w:comment w:id="1703" w:author="Windows User" w:date="2015-10-30T08:56:00Z" w:initials="WU">
    <w:p w14:paraId="074682DD" w14:textId="77777777" w:rsidR="00DB1D07" w:rsidRDefault="00DB1D07">
      <w:pPr>
        <w:pStyle w:val="CommentText"/>
      </w:pPr>
      <w:r>
        <w:rPr>
          <w:rStyle w:val="CommentReference"/>
        </w:rPr>
        <w:annotationRef/>
      </w:r>
      <w:r>
        <w:t>With or in?</w:t>
      </w:r>
    </w:p>
  </w:comment>
  <w:comment w:id="1704" w:author="Windows User" w:date="2015-10-30T08:56:00Z" w:initials="WU">
    <w:p w14:paraId="371712E1" w14:textId="77777777" w:rsidR="00DB1D07" w:rsidRDefault="00DB1D07">
      <w:pPr>
        <w:pStyle w:val="CommentText"/>
      </w:pPr>
      <w:r>
        <w:rPr>
          <w:rStyle w:val="CommentReference"/>
        </w:rPr>
        <w:annotationRef/>
      </w:r>
    </w:p>
  </w:comment>
  <w:comment w:id="1705" w:author="Windows User" w:date="2015-10-30T08:56:00Z" w:initials="WU">
    <w:p w14:paraId="0B3C1D3B" w14:textId="77777777" w:rsidR="00DB1D07" w:rsidRDefault="00DB1D07">
      <w:pPr>
        <w:pStyle w:val="CommentText"/>
      </w:pPr>
      <w:r>
        <w:rPr>
          <w:rStyle w:val="CommentReference"/>
        </w:rPr>
        <w:annotationRef/>
      </w:r>
      <w:r>
        <w:t>Sound or voice?</w:t>
      </w:r>
    </w:p>
  </w:comment>
  <w:comment w:id="1707" w:author="Windows User" w:date="2015-10-30T08:56:00Z" w:initials="WU">
    <w:p w14:paraId="1C3A0B98" w14:textId="77777777" w:rsidR="00DB1D07" w:rsidRDefault="00DB1D07">
      <w:pPr>
        <w:pStyle w:val="CommentText"/>
      </w:pPr>
      <w:r>
        <w:rPr>
          <w:rStyle w:val="CommentReference"/>
        </w:rPr>
        <w:annotationRef/>
      </w:r>
      <w:r>
        <w:t>Open to suggetions.</w:t>
      </w:r>
    </w:p>
  </w:comment>
  <w:comment w:id="1708" w:author="Windows User" w:date="2015-10-30T08:56:00Z" w:initials="WU">
    <w:p w14:paraId="79DB91AB" w14:textId="77777777" w:rsidR="00DB1D07" w:rsidRDefault="00DB1D07">
      <w:pPr>
        <w:pStyle w:val="CommentText"/>
      </w:pPr>
      <w:r>
        <w:rPr>
          <w:rStyle w:val="CommentReference"/>
        </w:rPr>
        <w:annotationRef/>
      </w:r>
      <w:r>
        <w:t>Before?</w:t>
      </w:r>
    </w:p>
  </w:comment>
  <w:comment w:id="1709" w:author="Windows User" w:date="2015-10-30T08:56:00Z" w:initials="WU">
    <w:p w14:paraId="777049F3" w14:textId="77777777" w:rsidR="00DB1D07" w:rsidRDefault="00DB1D07">
      <w:pPr>
        <w:pStyle w:val="CommentText"/>
      </w:pPr>
      <w:r>
        <w:rPr>
          <w:rStyle w:val="CommentReference"/>
        </w:rPr>
        <w:annotationRef/>
      </w:r>
      <w:r>
        <w:t>Nations?</w:t>
      </w:r>
    </w:p>
  </w:comment>
  <w:comment w:id="1710" w:author="Windows User" w:date="2015-10-30T08:56:00Z" w:initials="WU">
    <w:p w14:paraId="29D1E0CC" w14:textId="77777777" w:rsidR="00DB1D07" w:rsidRDefault="00DB1D07">
      <w:pPr>
        <w:pStyle w:val="CommentText"/>
      </w:pPr>
      <w:r>
        <w:rPr>
          <w:rStyle w:val="CommentReference"/>
        </w:rPr>
        <w:annotationRef/>
      </w:r>
      <w:r>
        <w:t>?</w:t>
      </w:r>
    </w:p>
  </w:comment>
  <w:comment w:id="1751" w:author="Windows User" w:date="2015-10-30T08:56:00Z" w:initials="WU">
    <w:p w14:paraId="73A9ACC7" w14:textId="77777777" w:rsidR="00DB1D07" w:rsidRDefault="00DB1D07">
      <w:pPr>
        <w:pStyle w:val="CommentText"/>
      </w:pPr>
      <w:r>
        <w:rPr>
          <w:rStyle w:val="CommentReference"/>
        </w:rPr>
        <w:annotationRef/>
      </w:r>
      <w:r>
        <w:t>?</w:t>
      </w:r>
    </w:p>
  </w:comment>
  <w:comment w:id="1758" w:author="Windows User" w:date="2015-10-30T08:56:00Z" w:initials="WU">
    <w:p w14:paraId="4F5630C0" w14:textId="77777777" w:rsidR="00DB1D07" w:rsidRDefault="00DB1D07">
      <w:pPr>
        <w:pStyle w:val="CommentText"/>
      </w:pPr>
      <w:r>
        <w:rPr>
          <w:rStyle w:val="CommentReference"/>
        </w:rPr>
        <w:annotationRef/>
      </w:r>
      <w:r>
        <w:t>Abba Noub, abanoub, Apa Noub, Apnoub?</w:t>
      </w:r>
    </w:p>
  </w:comment>
  <w:comment w:id="1759" w:author="Windows User" w:date="2015-10-30T08:56:00Z" w:initials="WU">
    <w:p w14:paraId="3899034D" w14:textId="77777777" w:rsidR="00DB1D07" w:rsidRDefault="00DB1D07">
      <w:pPr>
        <w:pStyle w:val="CommentText"/>
      </w:pPr>
      <w:r>
        <w:rPr>
          <w:rStyle w:val="CommentReference"/>
        </w:rPr>
        <w:annotationRef/>
      </w:r>
      <w:r>
        <w:t>Upright, or orthodox?</w:t>
      </w:r>
    </w:p>
  </w:comment>
  <w:comment w:id="1768" w:author="Windows User" w:date="2015-10-30T08:56:00Z" w:initials="WU">
    <w:p w14:paraId="61207ABC" w14:textId="77777777" w:rsidR="00DB1D07" w:rsidRDefault="00DB1D07">
      <w:pPr>
        <w:pStyle w:val="CommentText"/>
      </w:pPr>
      <w:r>
        <w:rPr>
          <w:rStyle w:val="CommentReference"/>
        </w:rPr>
        <w:annotationRef/>
      </w:r>
      <w:r>
        <w:t>Are we going with ti agia = saint and ti ethowab = the holy?</w:t>
      </w:r>
    </w:p>
  </w:comment>
  <w:comment w:id="1790" w:author="Windows User" w:date="2015-11-18T20:43:00Z" w:initials="WU">
    <w:p w14:paraId="08613E46" w14:textId="00F90E8C" w:rsidR="00DB1D07" w:rsidRDefault="00DB1D07">
      <w:pPr>
        <w:pStyle w:val="CommentText"/>
      </w:pPr>
      <w:r>
        <w:rPr>
          <w:rStyle w:val="CommentReference"/>
        </w:rPr>
        <w:annotationRef/>
      </w:r>
      <w:r>
        <w:t>Is this for Adam days? Or just Sundays?</w:t>
      </w:r>
    </w:p>
  </w:comment>
  <w:comment w:id="1791" w:author="Windows User" w:date="2015-11-18T20:38:00Z" w:initials="WU">
    <w:p w14:paraId="43F9C3B7" w14:textId="77777777" w:rsidR="00DB1D07" w:rsidRDefault="00DB1D07">
      <w:pPr>
        <w:pStyle w:val="CommentText"/>
      </w:pPr>
      <w:r>
        <w:rPr>
          <w:rStyle w:val="CommentReference"/>
        </w:rPr>
        <w:annotationRef/>
      </w:r>
      <w:r>
        <w:t>What does this mean? I feel like we put something else somewhere else</w:t>
      </w:r>
    </w:p>
  </w:comment>
  <w:comment w:id="1793" w:author="Windows User" w:date="2015-11-19T22:12:00Z" w:initials="WU">
    <w:p w14:paraId="79F037D4" w14:textId="77777777" w:rsidR="00DB1D07" w:rsidRDefault="00DB1D07">
      <w:pPr>
        <w:pStyle w:val="CommentText"/>
      </w:pPr>
      <w:r>
        <w:rPr>
          <w:rStyle w:val="CommentReference"/>
        </w:rPr>
        <w:annotationRef/>
      </w:r>
      <w:r>
        <w:t>Theotokos forever, or ever-Theotokos?</w:t>
      </w:r>
    </w:p>
  </w:comment>
  <w:comment w:id="1794" w:author="Windows User" w:date="2015-11-19T22:12:00Z" w:initials="WU">
    <w:p w14:paraId="7E2C6DDB" w14:textId="77777777" w:rsidR="00DB1D07" w:rsidRDefault="00DB1D07">
      <w:pPr>
        <w:pStyle w:val="CommentText"/>
      </w:pPr>
      <w:r>
        <w:rPr>
          <w:rStyle w:val="CommentReference"/>
        </w:rPr>
        <w:annotationRef/>
      </w:r>
      <w:r>
        <w:t>What does this mean?</w:t>
      </w:r>
    </w:p>
  </w:comment>
  <w:comment w:id="1795" w:author="Windows User" w:date="2015-11-19T22:12:00Z" w:initials="WU">
    <w:p w14:paraId="71146019" w14:textId="77777777" w:rsidR="00DB1D07" w:rsidRDefault="00DB1D07">
      <w:pPr>
        <w:pStyle w:val="CommentText"/>
      </w:pPr>
      <w:r>
        <w:rPr>
          <w:rStyle w:val="CommentReference"/>
        </w:rPr>
        <w:annotationRef/>
      </w:r>
      <w:r>
        <w:t>What does this mean?</w:t>
      </w:r>
    </w:p>
  </w:comment>
  <w:comment w:id="1796" w:author="Windows User" w:date="2015-11-19T22:12:00Z" w:initials="WU">
    <w:p w14:paraId="24E4F57A" w14:textId="77777777" w:rsidR="00DB1D07" w:rsidRDefault="00DB1D07">
      <w:pPr>
        <w:pStyle w:val="CommentText"/>
      </w:pPr>
      <w:r>
        <w:rPr>
          <w:rStyle w:val="CommentReference"/>
        </w:rPr>
        <w:annotationRef/>
      </w:r>
      <w:r>
        <w:t>Praying or interceding?</w:t>
      </w:r>
    </w:p>
  </w:comment>
  <w:comment w:id="1814" w:author="Windows User" w:date="2015-10-30T08:56:00Z" w:initials="WU">
    <w:p w14:paraId="36116F5D" w14:textId="77777777" w:rsidR="00DB1D07" w:rsidRPr="00745B45" w:rsidRDefault="00DB1D0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5" w:author="Windows User" w:date="2015-10-30T08:56:00Z" w:initials="WU">
    <w:p w14:paraId="55EA204B" w14:textId="77777777" w:rsidR="00DB1D07" w:rsidRDefault="00DB1D07">
      <w:pPr>
        <w:pStyle w:val="CommentText"/>
      </w:pPr>
      <w:r>
        <w:rPr>
          <w:rStyle w:val="CommentReference"/>
        </w:rPr>
        <w:annotationRef/>
      </w:r>
      <w:r>
        <w:t>Typo?</w:t>
      </w:r>
    </w:p>
  </w:comment>
  <w:comment w:id="1825" w:author="Brett Slote" w:date="2016-05-06T20:19:00Z" w:initials="BS">
    <w:p w14:paraId="2A94C5D4" w14:textId="77777777" w:rsidR="00DB1D07" w:rsidRDefault="00DB1D07" w:rsidP="00513E2D">
      <w:pPr>
        <w:pStyle w:val="CommentText"/>
      </w:pPr>
      <w:r>
        <w:rPr>
          <w:rStyle w:val="CommentReference"/>
        </w:rPr>
        <w:annotationRef/>
      </w:r>
      <w:r>
        <w:t>Check that this and next aren’t 101</w:t>
      </w:r>
    </w:p>
  </w:comment>
  <w:comment w:id="1881" w:author="Windows User" w:date="2015-10-30T08:56:00Z" w:initials="WU">
    <w:p w14:paraId="11E5D177" w14:textId="77777777" w:rsidR="00DB1D07" w:rsidRPr="00745B45" w:rsidRDefault="00DB1D0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3" w:author="Windows User" w:date="2015-10-30T08:56:00Z" w:initials="WU">
    <w:p w14:paraId="38A16B24" w14:textId="77777777" w:rsidR="00DB1D07" w:rsidRDefault="00DB1D07">
      <w:pPr>
        <w:pStyle w:val="CommentText"/>
      </w:pPr>
      <w:r>
        <w:rPr>
          <w:rStyle w:val="CommentReference"/>
        </w:rPr>
        <w:annotationRef/>
      </w:r>
      <w:r>
        <w:t>What does the Coptic say?</w:t>
      </w:r>
    </w:p>
  </w:comment>
  <w:comment w:id="1884" w:author="Windows User" w:date="2015-10-30T08:56:00Z" w:initials="WU">
    <w:p w14:paraId="239824AA" w14:textId="77777777" w:rsidR="00DB1D07" w:rsidRDefault="00DB1D07">
      <w:pPr>
        <w:pStyle w:val="CommentText"/>
      </w:pPr>
      <w:r>
        <w:rPr>
          <w:rStyle w:val="CommentReference"/>
        </w:rPr>
        <w:annotationRef/>
      </w:r>
      <w:r>
        <w:t>What is being quoted? 2Cor 5?</w:t>
      </w:r>
    </w:p>
  </w:comment>
  <w:comment w:id="1887" w:author="Windows User" w:date="2015-10-30T08:56:00Z" w:initials="WU">
    <w:p w14:paraId="1EC34668" w14:textId="77777777" w:rsidR="00DB1D07" w:rsidRDefault="00DB1D07">
      <w:pPr>
        <w:pStyle w:val="CommentText"/>
      </w:pPr>
      <w:r>
        <w:rPr>
          <w:rStyle w:val="CommentReference"/>
        </w:rPr>
        <w:annotationRef/>
      </w:r>
      <w:r>
        <w:t>This is clearly a late composition, bastardizing other hymns. “our father in heaven, the sinless one, with your good father…” right.</w:t>
      </w:r>
    </w:p>
  </w:comment>
  <w:comment w:id="1888" w:author="Windows User" w:date="2015-10-30T08:56:00Z" w:initials="WU">
    <w:p w14:paraId="4470C38C" w14:textId="77777777" w:rsidR="00DB1D07" w:rsidRDefault="00DB1D07">
      <w:pPr>
        <w:pStyle w:val="CommentText"/>
      </w:pPr>
      <w:r>
        <w:rPr>
          <w:rStyle w:val="CommentReference"/>
        </w:rPr>
        <w:annotationRef/>
      </w:r>
      <w:r>
        <w:t>Coptic is different from previous verse. What should English be?</w:t>
      </w:r>
    </w:p>
  </w:comment>
  <w:comment w:id="1889" w:author="Windows User" w:date="2015-10-30T08:56:00Z" w:initials="WU">
    <w:p w14:paraId="350A9B71" w14:textId="77777777" w:rsidR="00DB1D07" w:rsidRDefault="00DB1D07">
      <w:pPr>
        <w:pStyle w:val="CommentText"/>
      </w:pPr>
      <w:r>
        <w:rPr>
          <w:rStyle w:val="CommentReference"/>
        </w:rPr>
        <w:annotationRef/>
      </w:r>
      <w:r>
        <w:t>Or athletes? Or athletic martyrs?</w:t>
      </w:r>
    </w:p>
  </w:comment>
  <w:comment w:id="1890" w:author="Windows User" w:date="2015-10-30T08:56:00Z" w:initials="WU">
    <w:p w14:paraId="72F9FFC3" w14:textId="77777777" w:rsidR="00DB1D07" w:rsidRDefault="00DB1D07">
      <w:pPr>
        <w:pStyle w:val="CommentText"/>
      </w:pPr>
      <w:r>
        <w:rPr>
          <w:rStyle w:val="CommentReference"/>
        </w:rPr>
        <w:annotationRef/>
      </w:r>
      <w:r>
        <w:t>Or of the martyrs?</w:t>
      </w:r>
    </w:p>
  </w:comment>
  <w:comment w:id="1891" w:author="Windows User" w:date="2015-10-30T08:56:00Z" w:initials="WU">
    <w:p w14:paraId="7BD5C124" w14:textId="77777777" w:rsidR="00DB1D07" w:rsidRDefault="00DB1D07">
      <w:pPr>
        <w:pStyle w:val="CommentText"/>
      </w:pPr>
      <w:r>
        <w:rPr>
          <w:rStyle w:val="CommentReference"/>
        </w:rPr>
        <w:annotationRef/>
      </w:r>
      <w:r>
        <w:t>Carries or lifts?</w:t>
      </w:r>
    </w:p>
  </w:comment>
  <w:comment w:id="1892" w:author="Windows User" w:date="2015-10-30T08:56:00Z" w:initials="WU">
    <w:p w14:paraId="525F7218" w14:textId="77777777" w:rsidR="00DB1D07" w:rsidRDefault="00DB1D07">
      <w:pPr>
        <w:pStyle w:val="CommentText"/>
      </w:pPr>
      <w:r>
        <w:rPr>
          <w:rStyle w:val="CommentReference"/>
        </w:rPr>
        <w:annotationRef/>
      </w:r>
      <w:r>
        <w:t>Churches?</w:t>
      </w:r>
    </w:p>
    <w:p w14:paraId="32A8F1D7" w14:textId="77777777" w:rsidR="00DB1D07" w:rsidRDefault="00DB1D07">
      <w:pPr>
        <w:pStyle w:val="CommentText"/>
      </w:pPr>
    </w:p>
  </w:comment>
  <w:comment w:id="1893" w:author="Windows User" w:date="2015-10-30T08:56:00Z" w:initials="WU">
    <w:p w14:paraId="165286E5" w14:textId="77777777" w:rsidR="00DB1D07" w:rsidRDefault="00DB1D07">
      <w:pPr>
        <w:pStyle w:val="CommentText"/>
      </w:pPr>
      <w:r>
        <w:rPr>
          <w:rStyle w:val="CommentReference"/>
        </w:rPr>
        <w:annotationRef/>
      </w:r>
      <w:r>
        <w:t>End?</w:t>
      </w:r>
    </w:p>
  </w:comment>
  <w:comment w:id="1902" w:author="Windows User" w:date="2015-10-30T08:56:00Z" w:initials="WU">
    <w:p w14:paraId="770DC519" w14:textId="77777777" w:rsidR="00DB1D07" w:rsidRDefault="00DB1D07">
      <w:pPr>
        <w:pStyle w:val="CommentText"/>
      </w:pPr>
      <w:r>
        <w:rPr>
          <w:rStyle w:val="CommentReference"/>
        </w:rPr>
        <w:annotationRef/>
      </w:r>
      <w:r>
        <w:t>Or full stop. You are worthy of the glory,</w:t>
      </w:r>
    </w:p>
  </w:comment>
  <w:comment w:id="1908" w:author="Windows User" w:date="2015-10-30T08:56:00Z" w:initials="WU">
    <w:p w14:paraId="664F3BFA" w14:textId="77777777" w:rsidR="00DB1D07" w:rsidRDefault="00DB1D07">
      <w:pPr>
        <w:pStyle w:val="CommentText"/>
      </w:pPr>
      <w:r>
        <w:rPr>
          <w:rStyle w:val="CommentReference"/>
        </w:rPr>
        <w:annotationRef/>
      </w:r>
      <w:r>
        <w:t>?</w:t>
      </w:r>
    </w:p>
  </w:comment>
  <w:comment w:id="1911" w:author="Windows User" w:date="2015-10-30T08:56:00Z" w:initials="WU">
    <w:p w14:paraId="08BCD53E" w14:textId="77777777" w:rsidR="00DB1D07" w:rsidRDefault="00DB1D07">
      <w:pPr>
        <w:pStyle w:val="CommentText"/>
      </w:pPr>
      <w:r>
        <w:rPr>
          <w:rStyle w:val="CommentReference"/>
        </w:rPr>
        <w:annotationRef/>
      </w:r>
      <w:r>
        <w:t>Is? Or will be? Exalted, or highly exalted?</w:t>
      </w:r>
    </w:p>
  </w:comment>
  <w:comment w:id="1913" w:author="Windows User" w:date="2015-10-30T08:56:00Z" w:initials="WU">
    <w:p w14:paraId="4F4D62D2" w14:textId="77777777" w:rsidR="00DB1D07" w:rsidRDefault="00DB1D07">
      <w:pPr>
        <w:pStyle w:val="CommentText"/>
      </w:pPr>
      <w:r>
        <w:rPr>
          <w:rStyle w:val="CommentReference"/>
        </w:rPr>
        <w:annotationRef/>
      </w:r>
      <w:r>
        <w:t>Bring or offer</w:t>
      </w:r>
    </w:p>
  </w:comment>
  <w:comment w:id="1914" w:author="Windows User" w:date="2015-10-30T08:56:00Z" w:initials="WU">
    <w:p w14:paraId="66D4EE13" w14:textId="77777777" w:rsidR="00DB1D07" w:rsidRDefault="00DB1D07">
      <w:pPr>
        <w:pStyle w:val="CommentText"/>
      </w:pPr>
      <w:r>
        <w:rPr>
          <w:rStyle w:val="CommentReference"/>
        </w:rPr>
        <w:annotationRef/>
      </w:r>
      <w:r>
        <w:t>Spelling?</w:t>
      </w:r>
    </w:p>
  </w:comment>
  <w:comment w:id="1920" w:author="Windows User" w:date="2015-11-17T22:12:00Z" w:initials="WU">
    <w:p w14:paraId="412F0631" w14:textId="77777777" w:rsidR="00DB1D07" w:rsidRDefault="00DB1D07">
      <w:pPr>
        <w:pStyle w:val="CommentText"/>
      </w:pPr>
      <w:r>
        <w:rPr>
          <w:rStyle w:val="CommentReference"/>
        </w:rPr>
        <w:annotationRef/>
      </w:r>
      <w:r>
        <w:t>Literally trampled, right? Or crushed?</w:t>
      </w:r>
    </w:p>
  </w:comment>
  <w:comment w:id="1921" w:author="Windows User" w:date="2015-11-17T22:12:00Z" w:initials="WU">
    <w:p w14:paraId="135DCC31" w14:textId="77777777" w:rsidR="00DB1D07" w:rsidRDefault="00DB1D07">
      <w:pPr>
        <w:pStyle w:val="CommentText"/>
      </w:pPr>
      <w:r>
        <w:rPr>
          <w:rStyle w:val="CommentReference"/>
        </w:rPr>
        <w:annotationRef/>
      </w:r>
      <w:r>
        <w:t>Authority? Might? Reign?</w:t>
      </w:r>
    </w:p>
  </w:comment>
  <w:comment w:id="1924" w:author="Windows User" w:date="2015-10-30T08:56:00Z" w:initials="WU">
    <w:p w14:paraId="11BE3C4D" w14:textId="77777777" w:rsidR="00DB1D07" w:rsidRDefault="00DB1D07">
      <w:pPr>
        <w:pStyle w:val="CommentText"/>
      </w:pPr>
      <w:r>
        <w:rPr>
          <w:rStyle w:val="CommentReference"/>
        </w:rPr>
        <w:annotationRef/>
      </w:r>
      <w:r>
        <w:t>Name or Holy Name?</w:t>
      </w:r>
    </w:p>
  </w:comment>
  <w:comment w:id="1934" w:author="Windows User" w:date="2015-10-30T08:56:00Z" w:initials="WU">
    <w:p w14:paraId="4A1C10F1" w14:textId="77777777" w:rsidR="00DB1D07" w:rsidRDefault="00DB1D07">
      <w:pPr>
        <w:pStyle w:val="CommentText"/>
      </w:pPr>
      <w:r>
        <w:rPr>
          <w:rStyle w:val="CommentReference"/>
        </w:rPr>
        <w:annotationRef/>
      </w:r>
      <w:r>
        <w:t>Christ or Jesus Christ?</w:t>
      </w:r>
    </w:p>
  </w:comment>
  <w:comment w:id="1940" w:author="Windows User" w:date="2015-10-30T08:56:00Z" w:initials="WU">
    <w:p w14:paraId="31C2C585" w14:textId="77777777" w:rsidR="00DB1D07" w:rsidRDefault="00DB1D07">
      <w:pPr>
        <w:pStyle w:val="CommentText"/>
      </w:pPr>
      <w:r>
        <w:rPr>
          <w:rStyle w:val="CommentReference"/>
        </w:rPr>
        <w:annotationRef/>
      </w:r>
      <w:r>
        <w:t>Name or Holy Name?</w:t>
      </w:r>
    </w:p>
  </w:comment>
  <w:comment w:id="1941" w:author="Windows User" w:date="2015-10-30T08:56:00Z" w:initials="WU">
    <w:p w14:paraId="18203C3C" w14:textId="77777777" w:rsidR="00DB1D07" w:rsidRDefault="00DB1D07">
      <w:pPr>
        <w:pStyle w:val="CommentText"/>
      </w:pPr>
      <w:r>
        <w:rPr>
          <w:rStyle w:val="CommentReference"/>
        </w:rPr>
        <w:annotationRef/>
      </w:r>
      <w:r>
        <w:t>To Him? Or by His might/power?</w:t>
      </w:r>
    </w:p>
  </w:comment>
  <w:comment w:id="1942" w:author="Windows User" w:date="2015-10-30T08:56:00Z" w:initials="WU">
    <w:p w14:paraId="27B39720" w14:textId="77777777" w:rsidR="00DB1D07" w:rsidRDefault="00DB1D07">
      <w:pPr>
        <w:pStyle w:val="CommentText"/>
      </w:pPr>
      <w:r>
        <w:rPr>
          <w:rStyle w:val="CommentReference"/>
        </w:rPr>
        <w:annotationRef/>
      </w:r>
      <w:r>
        <w:t>Might, or may?</w:t>
      </w:r>
    </w:p>
  </w:comment>
  <w:comment w:id="1943" w:author="Windows User" w:date="2015-10-30T08:56:00Z" w:initials="WU">
    <w:p w14:paraId="2FB96B7C" w14:textId="77777777" w:rsidR="00DB1D07" w:rsidRDefault="00DB1D07" w:rsidP="00F77A5B">
      <w:pPr>
        <w:pStyle w:val="CommentText"/>
      </w:pPr>
      <w:r>
        <w:rPr>
          <w:rStyle w:val="CommentReference"/>
        </w:rPr>
        <w:annotationRef/>
      </w:r>
      <w:r>
        <w:t>Christ or Jesus Christ?</w:t>
      </w:r>
    </w:p>
  </w:comment>
  <w:comment w:id="1946" w:author="Windows User" w:date="2015-10-30T08:56:00Z" w:initials="WU">
    <w:p w14:paraId="775D4B1C" w14:textId="77777777" w:rsidR="00DB1D07" w:rsidRDefault="00DB1D07">
      <w:pPr>
        <w:pStyle w:val="CommentText"/>
      </w:pPr>
      <w:r>
        <w:rPr>
          <w:rStyle w:val="CommentReference"/>
        </w:rPr>
        <w:annotationRef/>
      </w:r>
      <w:r>
        <w:t>Miracles?</w:t>
      </w:r>
    </w:p>
  </w:comment>
  <w:comment w:id="1952" w:author="Windows User" w:date="2015-10-30T08:56:00Z" w:initials="WU">
    <w:p w14:paraId="511773EC" w14:textId="77777777" w:rsidR="00DB1D07" w:rsidRDefault="00DB1D07">
      <w:pPr>
        <w:pStyle w:val="CommentText"/>
      </w:pPr>
      <w:r>
        <w:rPr>
          <w:rStyle w:val="CommentReference"/>
        </w:rPr>
        <w:annotationRef/>
      </w:r>
      <w:r>
        <w:t>Name or Holy Name?</w:t>
      </w:r>
    </w:p>
  </w:comment>
  <w:comment w:id="1953" w:author="Windows User" w:date="2015-10-30T08:56:00Z" w:initials="WU">
    <w:p w14:paraId="0BC6FD3A" w14:textId="77777777" w:rsidR="00DB1D07" w:rsidRDefault="00DB1D07">
      <w:pPr>
        <w:pStyle w:val="CommentText"/>
      </w:pPr>
      <w:r>
        <w:rPr>
          <w:rStyle w:val="CommentReference"/>
        </w:rPr>
        <w:annotationRef/>
      </w:r>
      <w:r>
        <w:t>To Him? Or by His might/power?</w:t>
      </w:r>
    </w:p>
  </w:comment>
  <w:comment w:id="1954" w:author="Windows User" w:date="2015-10-30T08:56:00Z" w:initials="WU">
    <w:p w14:paraId="6BED6166" w14:textId="77777777" w:rsidR="00DB1D07" w:rsidRDefault="00DB1D07">
      <w:pPr>
        <w:pStyle w:val="CommentText"/>
      </w:pPr>
      <w:r>
        <w:rPr>
          <w:rStyle w:val="CommentReference"/>
        </w:rPr>
        <w:annotationRef/>
      </w:r>
      <w:r>
        <w:t>Might, or may?</w:t>
      </w:r>
    </w:p>
  </w:comment>
  <w:comment w:id="1963" w:author="Windows User" w:date="2016-02-10T12:41:00Z" w:initials="WU">
    <w:p w14:paraId="1E6C57D4" w14:textId="77777777" w:rsidR="00DB1D07" w:rsidRDefault="00DB1D07"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12CDD" w14:textId="77777777" w:rsidR="002A4066" w:rsidRDefault="002A4066" w:rsidP="006D61CA">
      <w:pPr>
        <w:spacing w:after="0" w:line="240" w:lineRule="auto"/>
      </w:pPr>
      <w:r>
        <w:separator/>
      </w:r>
    </w:p>
  </w:endnote>
  <w:endnote w:type="continuationSeparator" w:id="0">
    <w:p w14:paraId="77119B5C" w14:textId="77777777" w:rsidR="002A4066" w:rsidRDefault="002A406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wiss"/>
    <w:pitch w:val="variable"/>
    <w:sig w:usb0="0000028F" w:usb1="00000000" w:usb2="00000000" w:usb3="00000000" w:csb0="0000009F" w:csb1="00000000"/>
  </w:font>
  <w:font w:name="@MingLiU">
    <w:panose1 w:val="02010609000101010101"/>
    <w:charset w:val="88"/>
    <w:family w:val="auto"/>
    <w:pitch w:val="variable"/>
    <w:sig w:usb0="A00002FF" w:usb1="28CFFCFA" w:usb2="00000016" w:usb3="00000000" w:csb0="00100001" w:csb1="00000000"/>
  </w:font>
  <w:font w:name="Arial Unicode MS">
    <w:altName w:val="Malgun Gothic Semilight"/>
    <w:panose1 w:val="020B0604020202020204"/>
    <w:charset w:val="00"/>
    <w:family w:val="auto"/>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3"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F49280C" w:rsidR="00DB1D07" w:rsidRPr="004D6538" w:rsidRDefault="00DB1D0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C12795">
      <w:rPr>
        <w:noProof/>
        <w:lang w:val="en-US"/>
      </w:rPr>
      <w:t>342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DB1D07" w:rsidRPr="009654EE" w:rsidRDefault="00DB1D0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DE03F53" w:rsidR="00DB1D07" w:rsidRPr="009654EE" w:rsidRDefault="00DB1D0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12795">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7BE91DD0" w:rsidR="00DB1D07" w:rsidRPr="006D61CA" w:rsidRDefault="00DB1D0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12795">
      <w:rPr>
        <w:noProof/>
        <w:lang w:val="en-US"/>
      </w:rPr>
      <w:t>341</w:t>
    </w:r>
    <w:r w:rsidRPr="006D61CA">
      <w:rPr>
        <w:lang w:val="en-US"/>
      </w:rPr>
      <w:fldChar w:fldCharType="end"/>
    </w:r>
  </w:p>
  <w:p w14:paraId="1546C8BA" w14:textId="77777777" w:rsidR="00DB1D07" w:rsidRDefault="00DB1D07"/>
  <w:p w14:paraId="578F45FC" w14:textId="77777777" w:rsidR="00DB1D07" w:rsidRDefault="00DB1D0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6B23F67" w:rsidR="00DB1D07" w:rsidRPr="006D61CA" w:rsidRDefault="00DB1D0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12795">
      <w:rPr>
        <w:noProof/>
        <w:lang w:val="en-US"/>
      </w:rPr>
      <w:t>755</w:t>
    </w:r>
    <w:r w:rsidRPr="006D61CA">
      <w:rPr>
        <w:lang w:val="en-US"/>
      </w:rPr>
      <w:fldChar w:fldCharType="end"/>
    </w:r>
  </w:p>
  <w:p w14:paraId="6E3E0469" w14:textId="77777777" w:rsidR="00DB1D07" w:rsidRDefault="00DB1D07"/>
  <w:p w14:paraId="5C3C24E2" w14:textId="77777777" w:rsidR="00DB1D07" w:rsidRDefault="00DB1D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7A1A2D" w14:textId="77777777" w:rsidR="002A4066" w:rsidRDefault="002A4066" w:rsidP="006D61CA">
      <w:pPr>
        <w:spacing w:after="0" w:line="240" w:lineRule="auto"/>
      </w:pPr>
      <w:r>
        <w:separator/>
      </w:r>
    </w:p>
  </w:footnote>
  <w:footnote w:type="continuationSeparator" w:id="0">
    <w:p w14:paraId="5D1264CB" w14:textId="77777777" w:rsidR="002A4066" w:rsidRDefault="002A4066" w:rsidP="006D61CA">
      <w:pPr>
        <w:spacing w:after="0" w:line="240" w:lineRule="auto"/>
      </w:pPr>
      <w:r>
        <w:continuationSeparator/>
      </w:r>
    </w:p>
  </w:footnote>
  <w:footnote w:id="1">
    <w:p w14:paraId="16A75E0F" w14:textId="77777777" w:rsidR="00DB1D07" w:rsidRDefault="00DB1D07"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DB1D07" w:rsidRDefault="00DB1D07"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DB1D07" w:rsidRDefault="00DB1D07" w:rsidP="00F94412">
      <w:pPr>
        <w:pStyle w:val="footnote"/>
      </w:pPr>
      <w:r>
        <w:rPr>
          <w:rStyle w:val="FootnoteReference"/>
        </w:rPr>
        <w:footnoteRef/>
      </w:r>
      <w:r>
        <w:t xml:space="preserve"> [JS] or “assemblies”</w:t>
      </w:r>
    </w:p>
  </w:footnote>
  <w:footnote w:id="4">
    <w:p w14:paraId="5E4DFE5E" w14:textId="5E90AEFA" w:rsidR="00DB1D07" w:rsidRPr="00926B87" w:rsidRDefault="00DB1D07"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B1D07" w:rsidRDefault="00DB1D07" w:rsidP="00031314">
      <w:pPr>
        <w:pStyle w:val="footnote"/>
      </w:pPr>
    </w:p>
  </w:footnote>
  <w:footnote w:id="5">
    <w:p w14:paraId="5EDE2D3A" w14:textId="77777777" w:rsidR="00DB1D07" w:rsidRDefault="00DB1D0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DB1D07" w:rsidRDefault="00DB1D07" w:rsidP="00323889">
      <w:pPr>
        <w:pStyle w:val="footnote"/>
      </w:pPr>
      <w:r>
        <w:rPr>
          <w:rStyle w:val="FootnoteReference"/>
        </w:rPr>
        <w:footnoteRef/>
      </w:r>
      <w:r>
        <w:t xml:space="preserve"> Or “The Lord’s Annointed”</w:t>
      </w:r>
    </w:p>
  </w:footnote>
  <w:footnote w:id="7">
    <w:p w14:paraId="31BBF667" w14:textId="77777777" w:rsidR="00DB1D07" w:rsidRPr="00926B87" w:rsidRDefault="00DB1D0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B1D07" w:rsidRDefault="00DB1D07" w:rsidP="00441BAC">
      <w:pPr>
        <w:pStyle w:val="footnote"/>
      </w:pPr>
    </w:p>
  </w:footnote>
  <w:footnote w:id="8">
    <w:p w14:paraId="580FAEDD" w14:textId="77777777" w:rsidR="00DB1D07" w:rsidRDefault="00DB1D07" w:rsidP="00130E47">
      <w:pPr>
        <w:pStyle w:val="footnote"/>
      </w:pPr>
      <w:r>
        <w:rPr>
          <w:rStyle w:val="FootnoteReference"/>
        </w:rPr>
        <w:footnoteRef/>
      </w:r>
      <w:r>
        <w:t xml:space="preserve"> Or “The Lord’s Annointed”</w:t>
      </w:r>
    </w:p>
  </w:footnote>
  <w:footnote w:id="9">
    <w:p w14:paraId="74D64774" w14:textId="4A8F239B" w:rsidR="00DB1D07" w:rsidRDefault="00DB1D0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DB1D07" w:rsidRDefault="00DB1D0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DB1D07" w:rsidRDefault="00DB1D0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DB1D07" w:rsidRDefault="00DB1D07" w:rsidP="00485E0C">
      <w:pPr>
        <w:pStyle w:val="footnote"/>
      </w:pPr>
      <w:r>
        <w:rPr>
          <w:rStyle w:val="FootnoteReference"/>
          <w:rFonts w:cs="@MingLiU"/>
          <w:szCs w:val="18"/>
        </w:rPr>
        <w:footnoteRef/>
      </w:r>
      <w:r w:rsidRPr="003C6041">
        <w:t>Literally, unbroken fence</w:t>
      </w:r>
    </w:p>
  </w:footnote>
  <w:footnote w:id="13">
    <w:p w14:paraId="7C2A9DE8" w14:textId="15E62972" w:rsidR="00DB1D07" w:rsidRDefault="00DB1D0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DB1D07" w:rsidRDefault="00DB1D0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DB1D07" w:rsidRDefault="00DB1D0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DB1D07" w:rsidRDefault="00DB1D0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DB1D07" w:rsidRDefault="00DB1D07" w:rsidP="006800D4">
      <w:pPr>
        <w:pStyle w:val="footnote"/>
      </w:pPr>
      <w:r>
        <w:rPr>
          <w:rStyle w:val="FootnoteReference"/>
        </w:rPr>
        <w:footnoteRef/>
      </w:r>
      <w:r>
        <w:t xml:space="preserve"> Or ‘Unique’</w:t>
      </w:r>
    </w:p>
  </w:footnote>
  <w:footnote w:id="18">
    <w:p w14:paraId="4D9AA31B" w14:textId="77777777" w:rsidR="00DB1D07" w:rsidRDefault="00DB1D07"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DB1D07" w:rsidRDefault="00DB1D0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DB1D07" w:rsidRDefault="00DB1D0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DB1D07" w:rsidRDefault="00DB1D0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DB1D07" w:rsidRDefault="00DB1D0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DB1D07" w:rsidRDefault="00DB1D0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DB1D07" w:rsidRDefault="00DB1D0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DB1D07" w:rsidRDefault="00DB1D0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DB1D07" w:rsidRPr="004A3E27" w:rsidRDefault="00DB1D07"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DB1D07" w:rsidRPr="004A3E27" w:rsidRDefault="00DB1D07"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DB1D07" w:rsidRPr="004A3E27" w:rsidRDefault="00DB1D07"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DB1D07" w:rsidRPr="004A3E27" w:rsidRDefault="00DB1D07"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DB1D07" w:rsidRDefault="00DB1D07"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DB1D07" w:rsidRPr="004A3E27" w:rsidRDefault="00DB1D07"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DB1D07" w:rsidRPr="004A3E27" w:rsidRDefault="00DB1D07"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DB1D07" w:rsidRPr="004A3E27" w:rsidRDefault="00DB1D07"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DB1D07" w:rsidRDefault="00DB1D07" w:rsidP="00704CAA">
      <w:pPr>
        <w:pStyle w:val="footnote"/>
      </w:pPr>
      <w:r>
        <w:rPr>
          <w:rStyle w:val="FootnoteReference"/>
        </w:rPr>
        <w:footnoteRef/>
      </w:r>
      <w:r>
        <w:t xml:space="preserve"> [JS] or “enlarged me”</w:t>
      </w:r>
    </w:p>
  </w:footnote>
  <w:footnote w:id="35">
    <w:p w14:paraId="2E892BC6" w14:textId="77777777" w:rsidR="00DB1D07" w:rsidRPr="004A3E27" w:rsidRDefault="00DB1D07"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DB1D07" w:rsidRPr="004A3E27" w:rsidRDefault="00DB1D07"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DB1D07" w:rsidRPr="004A3E27" w:rsidRDefault="00DB1D07"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DB1D07" w:rsidRPr="004A3E27" w:rsidRDefault="00DB1D07"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DB1D07" w:rsidRDefault="00DB1D07" w:rsidP="00704CAA">
      <w:pPr>
        <w:pStyle w:val="footnote"/>
      </w:pPr>
      <w:r>
        <w:rPr>
          <w:rStyle w:val="FootnoteReference"/>
        </w:rPr>
        <w:footnoteRef/>
      </w:r>
      <w:r>
        <w:t xml:space="preserve"> [JS] literally, “face”</w:t>
      </w:r>
    </w:p>
  </w:footnote>
  <w:footnote w:id="40">
    <w:p w14:paraId="44D56170" w14:textId="77777777" w:rsidR="00DB1D07" w:rsidRDefault="00DB1D07"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DB1D07" w:rsidRPr="004A3E27" w:rsidRDefault="00DB1D07"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DB1D07" w:rsidRPr="004A3E27" w:rsidRDefault="00DB1D07"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DB1D07" w:rsidRDefault="00DB1D07" w:rsidP="00704CAA">
      <w:pPr>
        <w:pStyle w:val="footnote"/>
      </w:pPr>
      <w:r>
        <w:rPr>
          <w:rStyle w:val="FootnoteReference"/>
        </w:rPr>
        <w:footnoteRef/>
      </w:r>
      <w:r>
        <w:t xml:space="preserve"> [JS] or “and You will see me.”</w:t>
      </w:r>
    </w:p>
  </w:footnote>
  <w:footnote w:id="44">
    <w:p w14:paraId="0BF91212" w14:textId="77777777" w:rsidR="00DB1D07" w:rsidRDefault="00DB1D07" w:rsidP="00704CAA">
      <w:pPr>
        <w:pStyle w:val="footnote"/>
      </w:pPr>
      <w:r>
        <w:rPr>
          <w:rStyle w:val="FootnoteReference"/>
        </w:rPr>
        <w:footnoteRef/>
      </w:r>
      <w:r>
        <w:t xml:space="preserve"> [JS] or lawlessness</w:t>
      </w:r>
    </w:p>
  </w:footnote>
  <w:footnote w:id="45">
    <w:p w14:paraId="6D36F089" w14:textId="77777777" w:rsidR="00DB1D07" w:rsidRDefault="00DB1D07" w:rsidP="00704CAA">
      <w:pPr>
        <w:pStyle w:val="footnote"/>
      </w:pPr>
      <w:r>
        <w:rPr>
          <w:rStyle w:val="FootnoteReference"/>
        </w:rPr>
        <w:footnoteRef/>
      </w:r>
      <w:r>
        <w:t xml:space="preserve"> [JS] “do obeisance”, “worship”, referring to the physical act</w:t>
      </w:r>
    </w:p>
  </w:footnote>
  <w:footnote w:id="46">
    <w:p w14:paraId="6FB6BA38" w14:textId="77777777" w:rsidR="00DB1D07" w:rsidRPr="004A3E27" w:rsidRDefault="00DB1D07"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DB1D07" w:rsidRDefault="00DB1D07"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DB1D07" w:rsidRPr="004A3E27" w:rsidRDefault="00DB1D07"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DB1D07" w:rsidRPr="004A3E27" w:rsidRDefault="00DB1D07"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DB1D07" w:rsidRDefault="00DB1D07" w:rsidP="00704CAA">
      <w:pPr>
        <w:pStyle w:val="footnote"/>
      </w:pPr>
      <w:r>
        <w:rPr>
          <w:rStyle w:val="FootnoteReference"/>
        </w:rPr>
        <w:footnoteRef/>
      </w:r>
      <w:r>
        <w:t xml:space="preserve"> [JS] or “give thanks”. The word conveys “thankfully confess with praise”</w:t>
      </w:r>
    </w:p>
  </w:footnote>
  <w:footnote w:id="51">
    <w:p w14:paraId="42C6214A" w14:textId="77777777" w:rsidR="00DB1D07" w:rsidRPr="004A3E27" w:rsidRDefault="00DB1D07"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DB1D07" w:rsidRDefault="00DB1D07" w:rsidP="00704CAA">
      <w:pPr>
        <w:pStyle w:val="footnote"/>
      </w:pPr>
      <w:r>
        <w:rPr>
          <w:rStyle w:val="FootnoteReference"/>
        </w:rPr>
        <w:footnoteRef/>
      </w:r>
      <w:r>
        <w:t xml:space="preserve"> [JS] Fr. Lazarus and Brenton interpolate “my enemy”</w:t>
      </w:r>
    </w:p>
  </w:footnote>
  <w:footnote w:id="53">
    <w:p w14:paraId="53846296" w14:textId="77777777" w:rsidR="00DB1D07" w:rsidRPr="004A3E27" w:rsidRDefault="00DB1D07"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DB1D07" w:rsidRPr="004A3E27" w:rsidRDefault="00DB1D07" w:rsidP="00704CAA">
      <w:pPr>
        <w:pStyle w:val="footnote"/>
      </w:pPr>
      <w:r w:rsidRPr="004A3E27">
        <w:rPr>
          <w:rStyle w:val="FootnoteReference"/>
        </w:rPr>
        <w:footnoteRef/>
      </w:r>
      <w:r w:rsidRPr="004A3E27">
        <w:t xml:space="preserve"> Empties fall (Ephes. 5:18).</w:t>
      </w:r>
    </w:p>
  </w:footnote>
  <w:footnote w:id="55">
    <w:p w14:paraId="22338A3E" w14:textId="77777777" w:rsidR="00DB1D07" w:rsidRPr="004A3E27" w:rsidRDefault="00DB1D07"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DB1D07" w:rsidRDefault="00DB1D07" w:rsidP="00704CAA">
      <w:pPr>
        <w:pStyle w:val="footnote"/>
      </w:pPr>
      <w:r>
        <w:rPr>
          <w:rStyle w:val="FootnoteReference"/>
        </w:rPr>
        <w:footnoteRef/>
      </w:r>
      <w:r>
        <w:t xml:space="preserve"> [JS] Fr. Athanasius has “therefore I will return on high.”</w:t>
      </w:r>
    </w:p>
  </w:footnote>
  <w:footnote w:id="57">
    <w:p w14:paraId="17338257" w14:textId="77777777" w:rsidR="00DB1D07" w:rsidRDefault="00DB1D07" w:rsidP="00704CAA">
      <w:pPr>
        <w:pStyle w:val="footnote"/>
      </w:pPr>
      <w:r>
        <w:rPr>
          <w:rStyle w:val="FootnoteReference"/>
        </w:rPr>
        <w:footnoteRef/>
      </w:r>
      <w:r>
        <w:t xml:space="preserve"> [JS] or “give thanks to”, or “thankfully confess the Lord with Praise”</w:t>
      </w:r>
    </w:p>
  </w:footnote>
  <w:footnote w:id="58">
    <w:p w14:paraId="2E1C10DC" w14:textId="77777777" w:rsidR="00DB1D07" w:rsidRPr="004A3E27" w:rsidRDefault="00DB1D07"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DB1D07" w:rsidRPr="004A3E27" w:rsidRDefault="00DB1D07" w:rsidP="00704CAA">
      <w:pPr>
        <w:pStyle w:val="footnote"/>
      </w:pPr>
      <w:r w:rsidRPr="004A3E27">
        <w:rPr>
          <w:rStyle w:val="FootnoteReference"/>
        </w:rPr>
        <w:footnoteRef/>
      </w:r>
      <w:r w:rsidRPr="004A3E27">
        <w:t xml:space="preserve"> Mt. 21:16.</w:t>
      </w:r>
    </w:p>
  </w:footnote>
  <w:footnote w:id="60">
    <w:p w14:paraId="1F7D57C1" w14:textId="77777777" w:rsidR="00DB1D07" w:rsidRPr="004A3E27" w:rsidRDefault="00DB1D07"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DB1D07" w:rsidRPr="004A3E27" w:rsidRDefault="00DB1D07"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DB1D07" w:rsidRDefault="00DB1D07" w:rsidP="00704CAA">
      <w:pPr>
        <w:pStyle w:val="footnote"/>
      </w:pPr>
      <w:r>
        <w:rPr>
          <w:rStyle w:val="FootnoteReference"/>
        </w:rPr>
        <w:footnoteRef/>
      </w:r>
      <w:r>
        <w:t xml:space="preserve"> [JS] or “thank”, “I will thankfully confess You with praise”</w:t>
      </w:r>
    </w:p>
  </w:footnote>
  <w:footnote w:id="63">
    <w:p w14:paraId="25630743" w14:textId="77777777" w:rsidR="00DB1D07" w:rsidRDefault="00DB1D07" w:rsidP="00704CAA">
      <w:pPr>
        <w:pStyle w:val="footnote"/>
      </w:pPr>
      <w:r>
        <w:rPr>
          <w:rStyle w:val="FootnoteReference"/>
        </w:rPr>
        <w:footnoteRef/>
      </w:r>
      <w:r>
        <w:t xml:space="preserve"> [JS] Or, “I will confess You with thanksgiving”</w:t>
      </w:r>
    </w:p>
  </w:footnote>
  <w:footnote w:id="64">
    <w:p w14:paraId="631A6E6E" w14:textId="77777777" w:rsidR="00DB1D07" w:rsidRDefault="00DB1D07" w:rsidP="00704CAA">
      <w:pPr>
        <w:pStyle w:val="footnote"/>
      </w:pPr>
      <w:r>
        <w:rPr>
          <w:rStyle w:val="FootnoteReference"/>
        </w:rPr>
        <w:footnoteRef/>
      </w:r>
      <w:r>
        <w:t xml:space="preserve"> [JS] literally, “from before Your face”</w:t>
      </w:r>
    </w:p>
  </w:footnote>
  <w:footnote w:id="65">
    <w:p w14:paraId="080B4AAE" w14:textId="77777777" w:rsidR="00DB1D07" w:rsidRPr="004A3E27" w:rsidRDefault="00DB1D07"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DB1D07" w:rsidRPr="004A3E27" w:rsidRDefault="00DB1D07"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DB1D07" w:rsidRPr="004A3E27" w:rsidRDefault="00DB1D07"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DB1D07" w:rsidRPr="004A3E27" w:rsidRDefault="00DB1D07"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DB1D07" w:rsidRDefault="00DB1D07" w:rsidP="00704CAA">
      <w:pPr>
        <w:pStyle w:val="footnote"/>
      </w:pPr>
      <w:r>
        <w:rPr>
          <w:rStyle w:val="FootnoteReference"/>
        </w:rPr>
        <w:footnoteRef/>
      </w:r>
      <w:r>
        <w:t xml:space="preserve"> [JS] literally, “arm”</w:t>
      </w:r>
    </w:p>
  </w:footnote>
  <w:footnote w:id="70">
    <w:p w14:paraId="6FD3C231" w14:textId="77777777" w:rsidR="00DB1D07" w:rsidRPr="004A3E27" w:rsidRDefault="00DB1D07"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DB1D07" w:rsidRPr="004A3E27" w:rsidRDefault="00DB1D07"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DB1D07" w:rsidRPr="004A3E27" w:rsidRDefault="00DB1D07"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DB1D07" w:rsidRDefault="00DB1D07"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DB1D07" w:rsidRDefault="00DB1D07" w:rsidP="00704CAA">
      <w:pPr>
        <w:pStyle w:val="footnote"/>
      </w:pPr>
      <w:r>
        <w:rPr>
          <w:rStyle w:val="FootnoteReference"/>
        </w:rPr>
        <w:footnoteRef/>
      </w:r>
      <w:r>
        <w:t xml:space="preserve"> [JS] from Fr. Athanasius</w:t>
      </w:r>
    </w:p>
  </w:footnote>
  <w:footnote w:id="75">
    <w:p w14:paraId="2CDBE966" w14:textId="77777777" w:rsidR="00DB1D07" w:rsidRPr="004A3E27" w:rsidRDefault="00DB1D07"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DB1D07" w:rsidRPr="004A3E27" w:rsidRDefault="00DB1D07"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DB1D07" w:rsidRPr="004A3E27" w:rsidRDefault="00DB1D07"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DB1D07" w:rsidRPr="004A3E27" w:rsidRDefault="00DB1D07"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DB1D07" w:rsidRPr="004A3E27" w:rsidRDefault="00DB1D07"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DB1D07" w:rsidRPr="004A3E27" w:rsidRDefault="00DB1D07"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DB1D07" w:rsidRPr="004A3E27" w:rsidRDefault="00DB1D07"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DB1D07" w:rsidRPr="004A3E27" w:rsidRDefault="00DB1D07"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DB1D07" w:rsidRDefault="00DB1D07"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DB1D07" w:rsidRPr="004A3E27" w:rsidRDefault="00DB1D07"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DB1D07" w:rsidRDefault="00DB1D07" w:rsidP="00704CAA">
      <w:pPr>
        <w:pStyle w:val="footnote"/>
      </w:pPr>
      <w:r>
        <w:rPr>
          <w:rStyle w:val="FootnoteReference"/>
        </w:rPr>
        <w:footnoteRef/>
      </w:r>
      <w:r>
        <w:t xml:space="preserve"> [JS] or “foundation”</w:t>
      </w:r>
    </w:p>
  </w:footnote>
  <w:footnote w:id="86">
    <w:p w14:paraId="302C0916" w14:textId="77777777" w:rsidR="00DB1D07" w:rsidRDefault="00DB1D07"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DB1D07" w:rsidRPr="004A3E27" w:rsidRDefault="00DB1D07"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DB1D07" w:rsidRPr="004A3E27" w:rsidRDefault="00DB1D07"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DB1D07" w:rsidRDefault="00DB1D07" w:rsidP="00704CAA">
      <w:pPr>
        <w:pStyle w:val="footnote"/>
      </w:pPr>
      <w:r>
        <w:rPr>
          <w:rStyle w:val="FootnoteReference"/>
        </w:rPr>
        <w:footnoteRef/>
      </w:r>
      <w:r>
        <w:t xml:space="preserve"> [JS] literally, “then the sptrings of water were seen/appeared”</w:t>
      </w:r>
    </w:p>
  </w:footnote>
  <w:footnote w:id="90">
    <w:p w14:paraId="6316F340" w14:textId="77777777" w:rsidR="00DB1D07" w:rsidRPr="004A3E27" w:rsidRDefault="00DB1D0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DB1D07" w:rsidRPr="004A3E27" w:rsidRDefault="00DB1D07"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DB1D07" w:rsidRPr="004A3E27" w:rsidRDefault="00DB1D07"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DB1D07" w:rsidRPr="004A3E27" w:rsidRDefault="00DB1D07"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DB1D07" w:rsidRPr="004A3E27" w:rsidRDefault="00DB1D07"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DB1D07" w:rsidRDefault="00DB1D07" w:rsidP="00704CAA">
      <w:pPr>
        <w:pStyle w:val="footnote"/>
      </w:pPr>
      <w:r>
        <w:rPr>
          <w:rStyle w:val="FootnoteReference"/>
        </w:rPr>
        <w:footnoteRef/>
      </w:r>
      <w:r>
        <w:t xml:space="preserve"> [JS] or “give thanks to You”, or “thankfully confess You with praise”</w:t>
      </w:r>
    </w:p>
  </w:footnote>
  <w:footnote w:id="96">
    <w:p w14:paraId="011C4A59" w14:textId="77777777" w:rsidR="00DB1D07" w:rsidRPr="004A3E27" w:rsidRDefault="00DB1D07"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DB1D07" w:rsidRPr="004A3E27" w:rsidRDefault="00DB1D07"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DB1D07" w:rsidRDefault="00DB1D07" w:rsidP="00704CAA">
      <w:pPr>
        <w:pStyle w:val="footnote"/>
      </w:pPr>
      <w:r>
        <w:rPr>
          <w:rStyle w:val="FootnoteReference"/>
        </w:rPr>
        <w:footnoteRef/>
      </w:r>
      <w:r>
        <w:t xml:space="preserve"> [JS] lit. day to day</w:t>
      </w:r>
    </w:p>
  </w:footnote>
  <w:footnote w:id="99">
    <w:p w14:paraId="1777238E" w14:textId="77777777" w:rsidR="00DB1D07" w:rsidRDefault="00DB1D07"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DB1D07" w:rsidRPr="004A3E27" w:rsidRDefault="00DB1D07" w:rsidP="00704CAA">
      <w:pPr>
        <w:pStyle w:val="footnote"/>
      </w:pPr>
      <w:r w:rsidRPr="004A3E27">
        <w:rPr>
          <w:rStyle w:val="FootnoteReference"/>
        </w:rPr>
        <w:footnoteRef/>
      </w:r>
      <w:r w:rsidRPr="004A3E27">
        <w:t xml:space="preserve"> Rom. 10:18.</w:t>
      </w:r>
    </w:p>
  </w:footnote>
  <w:footnote w:id="101">
    <w:p w14:paraId="047A4E68" w14:textId="77777777" w:rsidR="00DB1D07" w:rsidRDefault="00DB1D07" w:rsidP="00704CAA">
      <w:pPr>
        <w:pStyle w:val="footnote"/>
      </w:pPr>
      <w:r>
        <w:rPr>
          <w:rStyle w:val="FootnoteReference"/>
        </w:rPr>
        <w:footnoteRef/>
      </w:r>
      <w:r>
        <w:t xml:space="preserve"> [JS] Fr. Lazarus has “sanctuary”</w:t>
      </w:r>
    </w:p>
  </w:footnote>
  <w:footnote w:id="102">
    <w:p w14:paraId="631E8E3F" w14:textId="77777777" w:rsidR="00DB1D07" w:rsidRPr="004A3E27" w:rsidRDefault="00DB1D07"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DB1D07" w:rsidRDefault="00DB1D07" w:rsidP="00704CAA">
      <w:pPr>
        <w:pStyle w:val="footnote"/>
      </w:pPr>
      <w:r>
        <w:rPr>
          <w:rStyle w:val="FootnoteReference"/>
        </w:rPr>
        <w:footnoteRef/>
      </w:r>
      <w:r>
        <w:t xml:space="preserve"> [JS] literally “giant”</w:t>
      </w:r>
    </w:p>
  </w:footnote>
  <w:footnote w:id="104">
    <w:p w14:paraId="18416C84" w14:textId="77777777" w:rsidR="00DB1D07" w:rsidRDefault="00DB1D07" w:rsidP="00704CAA">
      <w:pPr>
        <w:pStyle w:val="footnote"/>
      </w:pPr>
      <w:r>
        <w:rPr>
          <w:rStyle w:val="FootnoteReference"/>
        </w:rPr>
        <w:footnoteRef/>
      </w:r>
      <w:r>
        <w:t xml:space="preserve"> [JS] or “it”</w:t>
      </w:r>
    </w:p>
  </w:footnote>
  <w:footnote w:id="105">
    <w:p w14:paraId="20ECC9DD" w14:textId="77777777" w:rsidR="00DB1D07" w:rsidRPr="004A3E27" w:rsidRDefault="00DB1D07"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DB1D07" w:rsidRPr="004A3E27" w:rsidRDefault="00DB1D07"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DB1D07" w:rsidRPr="004A3E27" w:rsidRDefault="00DB1D07"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DB1D07" w:rsidRDefault="00DB1D07" w:rsidP="00704CAA">
      <w:pPr>
        <w:pStyle w:val="footnote"/>
      </w:pPr>
      <w:r>
        <w:rPr>
          <w:rStyle w:val="FootnoteReference"/>
        </w:rPr>
        <w:footnoteRef/>
      </w:r>
      <w:r>
        <w:t xml:space="preserve"> [JS] literally “holy place”.</w:t>
      </w:r>
    </w:p>
  </w:footnote>
  <w:footnote w:id="109">
    <w:p w14:paraId="12B2466E" w14:textId="77777777" w:rsidR="00DB1D07" w:rsidRDefault="00DB1D07"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DB1D07" w:rsidRPr="004A3E27" w:rsidRDefault="00DB1D07"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DB1D07" w:rsidRDefault="00DB1D07"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DB1D07" w:rsidRDefault="00DB1D07" w:rsidP="00704CAA">
      <w:pPr>
        <w:pStyle w:val="footnote"/>
      </w:pPr>
      <w:r>
        <w:rPr>
          <w:rStyle w:val="FootnoteReference"/>
        </w:rPr>
        <w:footnoteRef/>
      </w:r>
      <w:r>
        <w:t xml:space="preserve"> [JS] or “his glory is great by your salvation/deliverance”</w:t>
      </w:r>
    </w:p>
  </w:footnote>
  <w:footnote w:id="113">
    <w:p w14:paraId="6EBFC1CF" w14:textId="77777777" w:rsidR="00DB1D07" w:rsidRPr="004A3E27" w:rsidRDefault="00DB1D07"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DB1D07" w:rsidRPr="004A3E27" w:rsidRDefault="00DB1D07"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DB1D07" w:rsidRPr="004A3E27" w:rsidRDefault="00DB1D07"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DB1D07" w:rsidRPr="004A3E27" w:rsidRDefault="00DB1D07"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DB1D07" w:rsidRDefault="00DB1D07" w:rsidP="00704CAA">
      <w:pPr>
        <w:pStyle w:val="footnote"/>
      </w:pPr>
      <w:r>
        <w:rPr>
          <w:rStyle w:val="FootnoteReference"/>
        </w:rPr>
        <w:footnoteRef/>
      </w:r>
      <w:r>
        <w:t xml:space="preserve"> [JS] Fr. Lazarus has “dwell in the holy place”.</w:t>
      </w:r>
    </w:p>
  </w:footnote>
  <w:footnote w:id="118">
    <w:p w14:paraId="120B2502" w14:textId="77777777" w:rsidR="00DB1D07" w:rsidRPr="004A3E27" w:rsidRDefault="00DB1D07" w:rsidP="00704CAA">
      <w:pPr>
        <w:pStyle w:val="footnote"/>
      </w:pPr>
      <w:r w:rsidRPr="004A3E27">
        <w:rPr>
          <w:rStyle w:val="FootnoteReference"/>
        </w:rPr>
        <w:footnoteRef/>
      </w:r>
      <w:r w:rsidRPr="004A3E27">
        <w:t xml:space="preserve"> Mt. 27:39,43; Wis. 2:12-20.</w:t>
      </w:r>
    </w:p>
  </w:footnote>
  <w:footnote w:id="119">
    <w:p w14:paraId="50976D4E" w14:textId="77777777" w:rsidR="00DB1D07" w:rsidRPr="004A3E27" w:rsidRDefault="00DB1D07" w:rsidP="00704CAA">
      <w:pPr>
        <w:pStyle w:val="footnote"/>
      </w:pPr>
      <w:r w:rsidRPr="004A3E27">
        <w:rPr>
          <w:rStyle w:val="FootnoteReference"/>
        </w:rPr>
        <w:footnoteRef/>
      </w:r>
      <w:r w:rsidRPr="004A3E27">
        <w:t xml:space="preserve"> Lam. 2:16; 3:46.</w:t>
      </w:r>
    </w:p>
  </w:footnote>
  <w:footnote w:id="120">
    <w:p w14:paraId="5C493049" w14:textId="77777777" w:rsidR="00DB1D07" w:rsidRPr="004A3E27" w:rsidRDefault="00DB1D07" w:rsidP="00704CAA">
      <w:pPr>
        <w:pStyle w:val="footnote"/>
      </w:pPr>
      <w:r w:rsidRPr="004A3E27">
        <w:rPr>
          <w:rStyle w:val="FootnoteReference"/>
        </w:rPr>
        <w:footnoteRef/>
      </w:r>
      <w:r w:rsidRPr="004A3E27">
        <w:t xml:space="preserve"> Jn. 19:37.</w:t>
      </w:r>
    </w:p>
  </w:footnote>
  <w:footnote w:id="121">
    <w:p w14:paraId="7ECE5062" w14:textId="77777777" w:rsidR="00DB1D07" w:rsidRPr="004A3E27" w:rsidRDefault="00DB1D07" w:rsidP="00704CAA">
      <w:pPr>
        <w:pStyle w:val="footnote"/>
      </w:pPr>
      <w:r w:rsidRPr="004A3E27">
        <w:rPr>
          <w:rStyle w:val="FootnoteReference"/>
        </w:rPr>
        <w:footnoteRef/>
      </w:r>
      <w:r w:rsidRPr="004A3E27">
        <w:t xml:space="preserve"> Jn. 19:24.</w:t>
      </w:r>
    </w:p>
  </w:footnote>
  <w:footnote w:id="122">
    <w:p w14:paraId="4BEEC712" w14:textId="77777777" w:rsidR="00DB1D07" w:rsidRPr="004A3E27" w:rsidRDefault="00DB1D07"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DB1D07" w:rsidRDefault="00DB1D07" w:rsidP="00704CAA">
      <w:pPr>
        <w:pStyle w:val="footnote"/>
      </w:pPr>
      <w:r>
        <w:rPr>
          <w:rStyle w:val="FootnoteReference"/>
        </w:rPr>
        <w:footnoteRef/>
      </w:r>
      <w:r>
        <w:t xml:space="preserve"> [JS]Others have “and my only-begotten from the hand of the dog.”</w:t>
      </w:r>
    </w:p>
  </w:footnote>
  <w:footnote w:id="124">
    <w:p w14:paraId="21445B03" w14:textId="77777777" w:rsidR="00DB1D07" w:rsidRDefault="00DB1D07" w:rsidP="00704CAA">
      <w:pPr>
        <w:pStyle w:val="footnote"/>
      </w:pPr>
      <w:r>
        <w:rPr>
          <w:rStyle w:val="FootnoteReference"/>
        </w:rPr>
        <w:footnoteRef/>
      </w:r>
      <w:r>
        <w:t xml:space="preserve"> [JS] Fr. Lazarus has “the rhinoceros.”</w:t>
      </w:r>
    </w:p>
  </w:footnote>
  <w:footnote w:id="125">
    <w:p w14:paraId="56644E4A" w14:textId="77777777" w:rsidR="00DB1D07" w:rsidRPr="004A3E27" w:rsidRDefault="00DB1D07" w:rsidP="00704CAA">
      <w:pPr>
        <w:pStyle w:val="footnote"/>
      </w:pPr>
      <w:r w:rsidRPr="004A3E27">
        <w:rPr>
          <w:rStyle w:val="FootnoteReference"/>
        </w:rPr>
        <w:footnoteRef/>
      </w:r>
      <w:r w:rsidRPr="004A3E27">
        <w:t xml:space="preserve"> Hebrews 2:12.</w:t>
      </w:r>
    </w:p>
  </w:footnote>
  <w:footnote w:id="126">
    <w:p w14:paraId="611C62AB" w14:textId="77777777" w:rsidR="00DB1D07" w:rsidRDefault="00DB1D07" w:rsidP="00704CAA">
      <w:pPr>
        <w:pStyle w:val="footnote"/>
      </w:pPr>
      <w:r>
        <w:rPr>
          <w:rStyle w:val="FootnoteReference"/>
        </w:rPr>
        <w:footnoteRef/>
      </w:r>
      <w:r>
        <w:t xml:space="preserve"> [JS] literally “all you seed of Jacob”</w:t>
      </w:r>
    </w:p>
  </w:footnote>
  <w:footnote w:id="127">
    <w:p w14:paraId="190228A5" w14:textId="77777777" w:rsidR="00DB1D07" w:rsidRDefault="00DB1D07" w:rsidP="00704CAA">
      <w:pPr>
        <w:pStyle w:val="footnote"/>
      </w:pPr>
      <w:r>
        <w:rPr>
          <w:rStyle w:val="FootnoteReference"/>
        </w:rPr>
        <w:footnoteRef/>
      </w:r>
      <w:r>
        <w:t xml:space="preserve"> [JS] Congregation or assembly, not building.</w:t>
      </w:r>
    </w:p>
  </w:footnote>
  <w:footnote w:id="128">
    <w:p w14:paraId="02DDF259" w14:textId="77777777" w:rsidR="00DB1D07" w:rsidRDefault="00DB1D07" w:rsidP="00704CAA">
      <w:pPr>
        <w:pStyle w:val="footnote"/>
      </w:pPr>
      <w:r>
        <w:rPr>
          <w:rStyle w:val="FootnoteReference"/>
        </w:rPr>
        <w:footnoteRef/>
      </w:r>
      <w:r>
        <w:t xml:space="preserve"> [JS] or “give thanks to”</w:t>
      </w:r>
    </w:p>
  </w:footnote>
  <w:footnote w:id="129">
    <w:p w14:paraId="17A700D9" w14:textId="77777777" w:rsidR="00DB1D07" w:rsidRDefault="00DB1D07" w:rsidP="00704CAA">
      <w:pPr>
        <w:pStyle w:val="footnote"/>
      </w:pPr>
      <w:r>
        <w:rPr>
          <w:rStyle w:val="FootnoteReference"/>
        </w:rPr>
        <w:footnoteRef/>
      </w:r>
      <w:r>
        <w:t xml:space="preserve"> [JS] did obeisance, i.e. the physical act of bowing down.</w:t>
      </w:r>
    </w:p>
  </w:footnote>
  <w:footnote w:id="130">
    <w:p w14:paraId="7CD8475E" w14:textId="77777777" w:rsidR="00DB1D07" w:rsidRPr="004A3E27" w:rsidRDefault="00DB1D07"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DB1D07" w:rsidRPr="004A3E27" w:rsidRDefault="00DB1D07" w:rsidP="00704CAA">
      <w:pPr>
        <w:pStyle w:val="footnote"/>
      </w:pPr>
      <w:r w:rsidRPr="004A3E27">
        <w:rPr>
          <w:rStyle w:val="FootnoteReference"/>
        </w:rPr>
        <w:footnoteRef/>
      </w:r>
      <w:r w:rsidRPr="004A3E27">
        <w:t xml:space="preserve"> Romans 3:24-26; John 17:4; 19:30.</w:t>
      </w:r>
    </w:p>
  </w:footnote>
  <w:footnote w:id="132">
    <w:p w14:paraId="23D7B260" w14:textId="77777777" w:rsidR="00DB1D07" w:rsidRPr="004A3E27" w:rsidRDefault="00DB1D07"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DB1D07" w:rsidRPr="004A3E27" w:rsidRDefault="00DB1D07"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DB1D07" w:rsidRPr="004A3E27" w:rsidRDefault="00DB1D07"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DB1D07" w:rsidRPr="004A3E27" w:rsidRDefault="00DB1D07"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DB1D07" w:rsidRPr="004A3E27" w:rsidRDefault="00DB1D07" w:rsidP="00704CAA">
      <w:pPr>
        <w:pStyle w:val="footnote"/>
      </w:pPr>
      <w:r w:rsidRPr="004A3E27">
        <w:rPr>
          <w:rStyle w:val="FootnoteReference"/>
        </w:rPr>
        <w:footnoteRef/>
      </w:r>
      <w:r w:rsidRPr="004A3E27">
        <w:t xml:space="preserve"> Is. 2:2; Dan. 2:35; 1 Cor. 10:4.</w:t>
      </w:r>
    </w:p>
  </w:footnote>
  <w:footnote w:id="137">
    <w:p w14:paraId="398AE7A9" w14:textId="77777777" w:rsidR="00DB1D07" w:rsidRPr="004A3E27" w:rsidRDefault="00DB1D07"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DB1D07" w:rsidRDefault="00DB1D07" w:rsidP="00704CAA">
      <w:pPr>
        <w:pStyle w:val="footnote"/>
      </w:pPr>
      <w:r>
        <w:rPr>
          <w:rStyle w:val="FootnoteReference"/>
        </w:rPr>
        <w:footnoteRef/>
      </w:r>
      <w:r>
        <w:t xml:space="preserve"> [JS] [] found in Coptic. See the Ninth Hour of Tuesday of Holy Week.</w:t>
      </w:r>
    </w:p>
  </w:footnote>
  <w:footnote w:id="139">
    <w:p w14:paraId="37E03497" w14:textId="77777777" w:rsidR="00DB1D07" w:rsidRDefault="00DB1D07" w:rsidP="00704CAA">
      <w:pPr>
        <w:pStyle w:val="footnote"/>
      </w:pPr>
      <w:r>
        <w:rPr>
          <w:rStyle w:val="FootnoteReference"/>
        </w:rPr>
        <w:footnoteRef/>
      </w:r>
      <w:r>
        <w:t xml:space="preserve"> [JS] literally: “because they are from of old”.</w:t>
      </w:r>
    </w:p>
  </w:footnote>
  <w:footnote w:id="140">
    <w:p w14:paraId="2F4E4405" w14:textId="77777777" w:rsidR="00DB1D07" w:rsidRDefault="00DB1D07" w:rsidP="00704CAA">
      <w:pPr>
        <w:pStyle w:val="footnote"/>
      </w:pPr>
      <w:r>
        <w:rPr>
          <w:rStyle w:val="FootnoteReference"/>
        </w:rPr>
        <w:footnoteRef/>
      </w:r>
      <w:r>
        <w:t xml:space="preserve"> [JS] literally, “so He sets a law for those who sin in the way.”</w:t>
      </w:r>
    </w:p>
  </w:footnote>
  <w:footnote w:id="141">
    <w:p w14:paraId="68945260" w14:textId="77777777" w:rsidR="00DB1D07" w:rsidRPr="004A3E27" w:rsidRDefault="00DB1D07"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DB1D07" w:rsidRPr="004A3E27" w:rsidRDefault="00DB1D07"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DB1D07" w:rsidRDefault="00DB1D07" w:rsidP="00704CAA">
      <w:pPr>
        <w:pStyle w:val="footnote"/>
      </w:pPr>
      <w:r>
        <w:rPr>
          <w:rStyle w:val="FootnoteReference"/>
        </w:rPr>
        <w:footnoteRef/>
      </w:r>
      <w:r>
        <w:t xml:space="preserve"> [JS] NETS and Fr. Athanasius have “You will”</w:t>
      </w:r>
    </w:p>
  </w:footnote>
  <w:footnote w:id="144">
    <w:p w14:paraId="6EFDBCA7" w14:textId="77777777" w:rsidR="00DB1D07" w:rsidRPr="004A3E27" w:rsidRDefault="00DB1D07"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DB1D07" w:rsidRDefault="00DB1D07" w:rsidP="00704CAA">
      <w:pPr>
        <w:pStyle w:val="footnote"/>
      </w:pPr>
      <w:r>
        <w:rPr>
          <w:rStyle w:val="FootnoteReference"/>
        </w:rPr>
        <w:footnoteRef/>
      </w:r>
      <w:r>
        <w:t xml:space="preserve"> Present in Fr. Athanasius and OSB.</w:t>
      </w:r>
    </w:p>
  </w:footnote>
  <w:footnote w:id="146">
    <w:p w14:paraId="5909B0CA" w14:textId="77777777" w:rsidR="00DB1D07" w:rsidRPr="004A3E27" w:rsidRDefault="00DB1D07"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DB1D07" w:rsidRDefault="00DB1D07"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DB1D07" w:rsidRPr="004A3E27" w:rsidRDefault="00DB1D07"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DB1D07" w:rsidRPr="004A3E27" w:rsidRDefault="00DB1D07"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DB1D07" w:rsidRPr="004A3E27" w:rsidRDefault="00DB1D07"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DB1D07" w:rsidRDefault="00DB1D07" w:rsidP="00704CAA">
      <w:pPr>
        <w:pStyle w:val="footnote"/>
      </w:pPr>
      <w:r>
        <w:rPr>
          <w:rStyle w:val="FootnoteReference"/>
        </w:rPr>
        <w:footnoteRef/>
      </w:r>
      <w:r>
        <w:t xml:space="preserve"> [JS] literally, “place”</w:t>
      </w:r>
    </w:p>
  </w:footnote>
  <w:footnote w:id="152">
    <w:p w14:paraId="195347EE" w14:textId="77777777" w:rsidR="00DB1D07" w:rsidRPr="004A3E27" w:rsidRDefault="00DB1D07"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DB1D07" w:rsidRPr="004A3E27" w:rsidRDefault="00DB1D07"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DB1D07" w:rsidRPr="004A3E27" w:rsidRDefault="00DB1D07"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DB1D07" w:rsidRPr="004A3E27" w:rsidRDefault="00DB1D07" w:rsidP="00704CAA">
      <w:pPr>
        <w:pStyle w:val="footnote"/>
      </w:pPr>
      <w:r w:rsidRPr="004A3E27">
        <w:tab/>
        <w:t>‘No sweeter fragrance than to follow Christ,</w:t>
      </w:r>
    </w:p>
    <w:p w14:paraId="6922B75D" w14:textId="77777777" w:rsidR="00DB1D07" w:rsidRPr="004A3E27" w:rsidRDefault="00DB1D07" w:rsidP="00704CAA">
      <w:pPr>
        <w:pStyle w:val="footnote"/>
      </w:pPr>
      <w:r w:rsidRPr="004A3E27">
        <w:tab/>
        <w:t>when man makes offerings of a holy life,</w:t>
      </w:r>
    </w:p>
    <w:p w14:paraId="73E1648A" w14:textId="77777777" w:rsidR="00DB1D07" w:rsidRPr="004A3E27" w:rsidRDefault="00DB1D07" w:rsidP="00704CAA">
      <w:pPr>
        <w:pStyle w:val="footnote"/>
      </w:pPr>
      <w:r w:rsidRPr="004A3E27">
        <w:tab/>
        <w:t>and offers golden deeds in sacrifice’ (St. Prosper).</w:t>
      </w:r>
    </w:p>
  </w:footnote>
  <w:footnote w:id="155">
    <w:p w14:paraId="28DB08B5" w14:textId="77777777" w:rsidR="00DB1D07" w:rsidRPr="004A3E27" w:rsidRDefault="00DB1D07"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DB1D07" w:rsidRPr="004A3E27" w:rsidRDefault="00DB1D07"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DB1D07" w:rsidRDefault="00DB1D07" w:rsidP="00704CAA">
      <w:pPr>
        <w:pStyle w:val="footnote"/>
      </w:pPr>
      <w:r>
        <w:rPr>
          <w:rStyle w:val="FootnoteReference"/>
        </w:rPr>
        <w:footnoteRef/>
      </w:r>
      <w:r>
        <w:t xml:space="preserve"> [JS] confess: or “give thanks to”, or “thankfully confess”</w:t>
      </w:r>
    </w:p>
  </w:footnote>
  <w:footnote w:id="158">
    <w:p w14:paraId="498018AA" w14:textId="77777777" w:rsidR="00DB1D07" w:rsidRPr="004A3E27" w:rsidRDefault="00DB1D07"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DB1D07" w:rsidRDefault="00DB1D07" w:rsidP="00704CAA">
      <w:pPr>
        <w:pStyle w:val="footnote"/>
      </w:pPr>
      <w:r>
        <w:rPr>
          <w:rStyle w:val="FootnoteReference"/>
        </w:rPr>
        <w:footnoteRef/>
      </w:r>
      <w:r>
        <w:t xml:space="preserve"> [JS] “do obeisance”, i.e. a physical act.</w:t>
      </w:r>
    </w:p>
  </w:footnote>
  <w:footnote w:id="160">
    <w:p w14:paraId="58C95173" w14:textId="77777777" w:rsidR="00DB1D07" w:rsidRPr="004A3E27" w:rsidRDefault="00DB1D07"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DB1D07" w:rsidRPr="004A3E27" w:rsidRDefault="00DB1D07"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DB1D07" w:rsidRPr="004A3E27" w:rsidRDefault="00DB1D07"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DB1D07" w:rsidRDefault="00DB1D07" w:rsidP="00704CAA">
      <w:pPr>
        <w:pStyle w:val="footnote"/>
      </w:pPr>
      <w:r>
        <w:rPr>
          <w:rStyle w:val="FootnoteReference"/>
        </w:rPr>
        <w:footnoteRef/>
      </w:r>
      <w:r>
        <w:t xml:space="preserve"> [JS] or “You have granted”</w:t>
      </w:r>
    </w:p>
  </w:footnote>
  <w:footnote w:id="164">
    <w:p w14:paraId="08C7ED64" w14:textId="77777777" w:rsidR="00DB1D07" w:rsidRPr="004A3E27" w:rsidRDefault="00DB1D07"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DB1D07" w:rsidRPr="004A3E27" w:rsidRDefault="00DB1D07"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DB1D07" w:rsidRPr="004A3E27" w:rsidRDefault="00DB1D07"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DB1D07" w:rsidRDefault="00DB1D07" w:rsidP="00704CAA">
      <w:pPr>
        <w:pStyle w:val="footnote"/>
      </w:pPr>
      <w:r>
        <w:rPr>
          <w:rStyle w:val="FootnoteReference"/>
        </w:rPr>
        <w:footnoteRef/>
      </w:r>
      <w:r>
        <w:t xml:space="preserve"> [JS] or “give thanks to You”, or “thankfully confess You with praise”</w:t>
      </w:r>
    </w:p>
  </w:footnote>
  <w:footnote w:id="168">
    <w:p w14:paraId="671FC951" w14:textId="77777777" w:rsidR="00DB1D07" w:rsidRPr="004A3E27" w:rsidRDefault="00DB1D07"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DB1D07" w:rsidRPr="004A3E27" w:rsidRDefault="00DB1D07" w:rsidP="00704CAA">
      <w:pPr>
        <w:pStyle w:val="footnote"/>
      </w:pPr>
      <w:r w:rsidRPr="004A3E27">
        <w:rPr>
          <w:rStyle w:val="FootnoteReference"/>
        </w:rPr>
        <w:footnoteRef/>
      </w:r>
      <w:r w:rsidRPr="004A3E27">
        <w:t xml:space="preserve"> Luke 23:46.</w:t>
      </w:r>
    </w:p>
  </w:footnote>
  <w:footnote w:id="170">
    <w:p w14:paraId="1317CE14" w14:textId="77777777" w:rsidR="00DB1D07" w:rsidRPr="004A3E27" w:rsidRDefault="00DB1D07"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DB1D07" w:rsidRDefault="00DB1D07" w:rsidP="00704CAA">
      <w:pPr>
        <w:pStyle w:val="footnote"/>
      </w:pPr>
      <w:r>
        <w:rPr>
          <w:rStyle w:val="FootnoteReference"/>
        </w:rPr>
        <w:footnoteRef/>
      </w:r>
      <w:r>
        <w:t xml:space="preserve"> [JS] Fr. Athanasius has “slander”. See the Sixth Hour of Maundy Thursday.</w:t>
      </w:r>
    </w:p>
  </w:footnote>
  <w:footnote w:id="172">
    <w:p w14:paraId="0A1D8F86" w14:textId="77777777" w:rsidR="00DB1D07" w:rsidRPr="004A3E27" w:rsidRDefault="00DB1D07"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DB1D07" w:rsidRDefault="00DB1D07"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DB1D07" w:rsidRPr="004A3E27" w:rsidRDefault="00DB1D07"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DB1D07" w:rsidRDefault="00DB1D07" w:rsidP="00704CAA">
      <w:pPr>
        <w:pStyle w:val="footnote"/>
      </w:pPr>
      <w:r>
        <w:rPr>
          <w:rStyle w:val="FootnoteReference"/>
        </w:rPr>
        <w:footnoteRef/>
      </w:r>
      <w:r>
        <w:t xml:space="preserve"> [JS] or “seeks out”</w:t>
      </w:r>
    </w:p>
  </w:footnote>
  <w:footnote w:id="176">
    <w:p w14:paraId="54A62B74" w14:textId="77777777" w:rsidR="00DB1D07" w:rsidRDefault="00DB1D07"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DB1D07" w:rsidRPr="004A3E27" w:rsidRDefault="00DB1D07"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DB1D07" w:rsidRPr="004A3E27" w:rsidRDefault="00DB1D07"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DB1D07" w:rsidRPr="004A3E27" w:rsidRDefault="00DB1D07"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DB1D07" w:rsidRDefault="00DB1D07"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DB1D07" w:rsidRDefault="00DB1D07" w:rsidP="00704CAA">
      <w:pPr>
        <w:pStyle w:val="footnote"/>
      </w:pPr>
      <w:r>
        <w:rPr>
          <w:rStyle w:val="FootnoteReference"/>
        </w:rPr>
        <w:footnoteRef/>
      </w:r>
      <w:r>
        <w:t xml:space="preserve"> [JS] or, “boast”</w:t>
      </w:r>
    </w:p>
  </w:footnote>
  <w:footnote w:id="182">
    <w:p w14:paraId="193C371C" w14:textId="77777777" w:rsidR="00DB1D07" w:rsidRPr="004A3E27" w:rsidRDefault="00DB1D07"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DB1D07" w:rsidRDefault="00DB1D07"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DB1D07" w:rsidRDefault="00DB1D07" w:rsidP="00704CAA">
      <w:pPr>
        <w:pStyle w:val="footnote"/>
      </w:pPr>
      <w:r>
        <w:rPr>
          <w:rStyle w:val="FootnoteReference"/>
        </w:rPr>
        <w:footnoteRef/>
      </w:r>
      <w:r>
        <w:t xml:space="preserve"> [JS] or “Confess the Lord with the harp.</w:t>
      </w:r>
    </w:p>
  </w:footnote>
  <w:footnote w:id="185">
    <w:p w14:paraId="7BF5E829" w14:textId="77777777" w:rsidR="00DB1D07" w:rsidRPr="004A3E27" w:rsidRDefault="00DB1D0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DB1D07" w:rsidRPr="004A3E27" w:rsidRDefault="00DB1D07"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DB1D07" w:rsidRPr="004A3E27" w:rsidRDefault="00DB1D07" w:rsidP="00704CAA">
      <w:pPr>
        <w:pStyle w:val="footnote"/>
      </w:pPr>
      <w:r w:rsidRPr="004A3E27">
        <w:rPr>
          <w:rStyle w:val="FootnoteReference"/>
        </w:rPr>
        <w:footnoteRef/>
      </w:r>
      <w:r w:rsidRPr="004A3E27">
        <w:t xml:space="preserve"> Naturally and spiritually (Jn. 3:3-6).</w:t>
      </w:r>
    </w:p>
  </w:footnote>
  <w:footnote w:id="188">
    <w:p w14:paraId="0C9F8424" w14:textId="77777777" w:rsidR="00DB1D07" w:rsidRDefault="00DB1D07" w:rsidP="00704CAA">
      <w:pPr>
        <w:pStyle w:val="footnote"/>
      </w:pPr>
      <w:r>
        <w:rPr>
          <w:rStyle w:val="FootnoteReference"/>
        </w:rPr>
        <w:footnoteRef/>
      </w:r>
      <w:r>
        <w:t xml:space="preserve"> [JS] Fr. Lazarus has “plans”</w:t>
      </w:r>
    </w:p>
  </w:footnote>
  <w:footnote w:id="189">
    <w:p w14:paraId="5E9D1817" w14:textId="77777777" w:rsidR="00DB1D07" w:rsidRDefault="00DB1D07" w:rsidP="00704CAA">
      <w:pPr>
        <w:pStyle w:val="footnote"/>
      </w:pPr>
      <w:r>
        <w:rPr>
          <w:rStyle w:val="FootnoteReference"/>
        </w:rPr>
        <w:footnoteRef/>
      </w:r>
      <w:r>
        <w:t xml:space="preserve"> [JS] or “fashioned”</w:t>
      </w:r>
    </w:p>
  </w:footnote>
  <w:footnote w:id="190">
    <w:p w14:paraId="4BB22157" w14:textId="77777777" w:rsidR="00DB1D07" w:rsidRDefault="00DB1D07" w:rsidP="00704CAA">
      <w:pPr>
        <w:pStyle w:val="footnote"/>
      </w:pPr>
      <w:r>
        <w:rPr>
          <w:rStyle w:val="FootnoteReference"/>
        </w:rPr>
        <w:footnoteRef/>
      </w:r>
      <w:r>
        <w:t xml:space="preserve"> Fr. Athanasius has “My soul shall make her boast in the Lord”</w:t>
      </w:r>
    </w:p>
  </w:footnote>
  <w:footnote w:id="191">
    <w:p w14:paraId="0BB5F188" w14:textId="77777777" w:rsidR="00DB1D07" w:rsidRPr="004A3E27" w:rsidRDefault="00DB1D07"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DB1D07" w:rsidRPr="004A3E27" w:rsidRDefault="00DB1D07"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DB1D07" w:rsidRDefault="00DB1D07" w:rsidP="00704CAA">
      <w:pPr>
        <w:pStyle w:val="footnote"/>
      </w:pPr>
      <w:r>
        <w:rPr>
          <w:rStyle w:val="FootnoteReference"/>
        </w:rPr>
        <w:footnoteRef/>
      </w:r>
      <w:r>
        <w:t xml:space="preserve"> [JS] or “contrite in heart”</w:t>
      </w:r>
    </w:p>
  </w:footnote>
  <w:footnote w:id="194">
    <w:p w14:paraId="6E011C0E" w14:textId="77777777" w:rsidR="00DB1D07" w:rsidRDefault="00DB1D07" w:rsidP="00704CAA">
      <w:pPr>
        <w:pStyle w:val="footnote"/>
      </w:pPr>
      <w:r>
        <w:rPr>
          <w:rStyle w:val="FootnoteReference"/>
        </w:rPr>
        <w:footnoteRef/>
      </w:r>
      <w:r>
        <w:t xml:space="preserve"> [JS] Coptic has “eat their hearts”, which Fr. Athanasius renders, “regret”</w:t>
      </w:r>
    </w:p>
  </w:footnote>
  <w:footnote w:id="195">
    <w:p w14:paraId="3B9E39E6" w14:textId="77777777" w:rsidR="00DB1D07" w:rsidRDefault="00DB1D07" w:rsidP="00704CAA">
      <w:pPr>
        <w:pStyle w:val="footnote"/>
      </w:pPr>
      <w:r>
        <w:rPr>
          <w:rStyle w:val="FootnoteReference"/>
        </w:rPr>
        <w:footnoteRef/>
      </w:r>
      <w:r>
        <w:t xml:space="preserve"> [JS] or regret.</w:t>
      </w:r>
    </w:p>
  </w:footnote>
  <w:footnote w:id="196">
    <w:p w14:paraId="40200D4A" w14:textId="77777777" w:rsidR="00DB1D07" w:rsidRPr="004A3E27" w:rsidRDefault="00DB1D07"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DB1D07" w:rsidRDefault="00DB1D07" w:rsidP="00704CAA">
      <w:pPr>
        <w:pStyle w:val="footnote"/>
      </w:pPr>
      <w:r>
        <w:rPr>
          <w:rStyle w:val="FootnoteReference"/>
        </w:rPr>
        <w:footnoteRef/>
      </w:r>
      <w:r>
        <w:t xml:space="preserve"> [JS] literally “and my soul with barrenness/childlessness.”</w:t>
      </w:r>
    </w:p>
  </w:footnote>
  <w:footnote w:id="198">
    <w:p w14:paraId="335B311E" w14:textId="77777777" w:rsidR="00DB1D07" w:rsidRPr="004A3E27" w:rsidRDefault="00DB1D07" w:rsidP="00704CAA">
      <w:pPr>
        <w:pStyle w:val="footnote"/>
      </w:pPr>
      <w:r w:rsidRPr="004A3E27">
        <w:rPr>
          <w:rStyle w:val="FootnoteReference"/>
        </w:rPr>
        <w:footnoteRef/>
      </w:r>
      <w:r w:rsidRPr="004A3E27">
        <w:t xml:space="preserve"> John 19:1; Mt. 27:26.</w:t>
      </w:r>
    </w:p>
  </w:footnote>
  <w:footnote w:id="199">
    <w:p w14:paraId="4C78163A" w14:textId="77777777" w:rsidR="00DB1D07" w:rsidRPr="004A3E27" w:rsidRDefault="00DB1D07"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DB1D07" w:rsidRDefault="00DB1D07"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DB1D07" w:rsidRDefault="00DB1D07" w:rsidP="00704CAA">
      <w:pPr>
        <w:pStyle w:val="footnote"/>
      </w:pPr>
      <w:r>
        <w:rPr>
          <w:rStyle w:val="FootnoteReference"/>
        </w:rPr>
        <w:footnoteRef/>
      </w:r>
      <w:r>
        <w:t xml:space="preserve"> [JS] [] found in Coptic</w:t>
      </w:r>
    </w:p>
  </w:footnote>
  <w:footnote w:id="202">
    <w:p w14:paraId="7E13C651" w14:textId="77777777" w:rsidR="00DB1D07" w:rsidRPr="004A3E27" w:rsidRDefault="00DB1D07"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DB1D07" w:rsidRDefault="00DB1D07" w:rsidP="00704CAA">
      <w:pPr>
        <w:pStyle w:val="footnote"/>
      </w:pPr>
      <w:r>
        <w:rPr>
          <w:rStyle w:val="FootnoteReference"/>
        </w:rPr>
        <w:footnoteRef/>
      </w:r>
      <w:r>
        <w:t xml:space="preserve"> [JS] or “Aha! Aha!” Or “Well done! Well done!”</w:t>
      </w:r>
    </w:p>
  </w:footnote>
  <w:footnote w:id="204">
    <w:p w14:paraId="7D139757" w14:textId="77777777" w:rsidR="00DB1D07" w:rsidRDefault="00DB1D07"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DB1D07" w:rsidRDefault="00DB1D07" w:rsidP="00704CAA">
      <w:pPr>
        <w:pStyle w:val="footnote"/>
      </w:pPr>
      <w:r>
        <w:rPr>
          <w:rStyle w:val="FootnoteReference"/>
        </w:rPr>
        <w:footnoteRef/>
      </w:r>
      <w:r>
        <w:t xml:space="preserve"> [JS] Fr. Lazarus has, “towering mountains”</w:t>
      </w:r>
    </w:p>
  </w:footnote>
  <w:footnote w:id="206">
    <w:p w14:paraId="2543C5FB" w14:textId="77777777" w:rsidR="00DB1D07" w:rsidRPr="004A3E27" w:rsidRDefault="00DB1D07"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DB1D07" w:rsidRDefault="00DB1D07" w:rsidP="00704CAA">
      <w:pPr>
        <w:pStyle w:val="footnote"/>
      </w:pPr>
      <w:r>
        <w:rPr>
          <w:rStyle w:val="FootnoteReference"/>
        </w:rPr>
        <w:footnoteRef/>
      </w:r>
      <w:r>
        <w:t xml:space="preserve"> [JS] OSB has “many waters”</w:t>
      </w:r>
    </w:p>
  </w:footnote>
  <w:footnote w:id="208">
    <w:p w14:paraId="3AE55734" w14:textId="77777777" w:rsidR="00DB1D07" w:rsidRPr="004A3E27" w:rsidRDefault="00DB1D07"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DB1D07" w:rsidRPr="004A3E27" w:rsidRDefault="00DB1D07"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DB1D07" w:rsidRPr="004A3E27" w:rsidRDefault="00DB1D07" w:rsidP="00704CAA">
      <w:pPr>
        <w:pStyle w:val="footnote"/>
      </w:pPr>
      <w:r w:rsidRPr="004A3E27">
        <w:rPr>
          <w:rStyle w:val="FootnoteReference"/>
        </w:rPr>
        <w:footnoteRef/>
      </w:r>
      <w:r w:rsidRPr="004A3E27">
        <w:t xml:space="preserve"> Prov. 24:19.</w:t>
      </w:r>
    </w:p>
  </w:footnote>
  <w:footnote w:id="211">
    <w:p w14:paraId="2BAC33AB" w14:textId="77777777" w:rsidR="00DB1D07" w:rsidRPr="004A3E27" w:rsidRDefault="00DB1D07"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DB1D07" w:rsidRPr="004A3E27" w:rsidRDefault="00DB1D07"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DB1D07" w:rsidRPr="004A3E27" w:rsidRDefault="00DB1D07"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DB1D07" w:rsidRDefault="00DB1D07" w:rsidP="00704CAA">
      <w:pPr>
        <w:pStyle w:val="footnote"/>
      </w:pPr>
      <w:r>
        <w:rPr>
          <w:rStyle w:val="FootnoteReference"/>
        </w:rPr>
        <w:footnoteRef/>
      </w:r>
      <w:r>
        <w:t xml:space="preserve"> [JS] or “judgment”</w:t>
      </w:r>
    </w:p>
  </w:footnote>
  <w:footnote w:id="215">
    <w:p w14:paraId="2655FEEF" w14:textId="77777777" w:rsidR="00DB1D07" w:rsidRPr="004A3E27" w:rsidRDefault="00DB1D07"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DB1D07" w:rsidRDefault="00DB1D07" w:rsidP="00704CAA">
      <w:pPr>
        <w:pStyle w:val="footnote"/>
      </w:pPr>
      <w:r>
        <w:rPr>
          <w:rStyle w:val="FootnoteReference"/>
        </w:rPr>
        <w:footnoteRef/>
      </w:r>
      <w:r>
        <w:t xml:space="preserve"> [JS] or “fret”</w:t>
      </w:r>
    </w:p>
  </w:footnote>
  <w:footnote w:id="217">
    <w:p w14:paraId="4788BB93" w14:textId="77777777" w:rsidR="00DB1D07" w:rsidRDefault="00DB1D07" w:rsidP="00704CAA">
      <w:pPr>
        <w:pStyle w:val="footnote"/>
      </w:pPr>
      <w:r>
        <w:rPr>
          <w:rStyle w:val="FootnoteReference"/>
        </w:rPr>
        <w:footnoteRef/>
      </w:r>
      <w:r>
        <w:t xml:space="preserve"> [JS] or “land”</w:t>
      </w:r>
    </w:p>
  </w:footnote>
  <w:footnote w:id="218">
    <w:p w14:paraId="6390DA94" w14:textId="77777777" w:rsidR="00DB1D07" w:rsidRPr="004A3E27" w:rsidRDefault="00DB1D07"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DB1D07" w:rsidRPr="004A3E27" w:rsidRDefault="00DB1D07"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DB1D07" w:rsidRDefault="00DB1D07" w:rsidP="00704CAA">
      <w:pPr>
        <w:pStyle w:val="footnote"/>
      </w:pPr>
      <w:r>
        <w:rPr>
          <w:rStyle w:val="FootnoteReference"/>
        </w:rPr>
        <w:footnoteRef/>
      </w:r>
      <w:r>
        <w:t xml:space="preserve"> [JS] literally, “seed”, here and throughout</w:t>
      </w:r>
    </w:p>
  </w:footnote>
  <w:footnote w:id="221">
    <w:p w14:paraId="3CEEF8CB" w14:textId="77777777" w:rsidR="00DB1D07" w:rsidRPr="004A3E27" w:rsidRDefault="00DB1D07"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DB1D07" w:rsidRPr="004A3E27" w:rsidRDefault="00DB1D07"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DB1D07" w:rsidRPr="004A3E27" w:rsidRDefault="00DB1D07"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DB1D07" w:rsidRDefault="00DB1D07" w:rsidP="00704CAA">
      <w:pPr>
        <w:pStyle w:val="footnote"/>
      </w:pPr>
      <w:r>
        <w:rPr>
          <w:rStyle w:val="FootnoteReference"/>
        </w:rPr>
        <w:footnoteRef/>
      </w:r>
      <w:r>
        <w:t xml:space="preserve"> [JS] literally “with a sad face”</w:t>
      </w:r>
    </w:p>
  </w:footnote>
  <w:footnote w:id="225">
    <w:p w14:paraId="3F203C49" w14:textId="77777777" w:rsidR="00DB1D07" w:rsidRDefault="00DB1D07" w:rsidP="00704CAA">
      <w:pPr>
        <w:pStyle w:val="footnote"/>
      </w:pPr>
      <w:r>
        <w:rPr>
          <w:rStyle w:val="FootnoteReference"/>
        </w:rPr>
        <w:footnoteRef/>
      </w:r>
      <w:r>
        <w:t xml:space="preserve"> [JS] literally “loins”</w:t>
      </w:r>
    </w:p>
  </w:footnote>
  <w:footnote w:id="226">
    <w:p w14:paraId="52B59A41" w14:textId="77777777" w:rsidR="00DB1D07" w:rsidRDefault="00DB1D07" w:rsidP="00704CAA">
      <w:pPr>
        <w:pStyle w:val="footnote"/>
      </w:pPr>
      <w:r>
        <w:rPr>
          <w:rStyle w:val="FootnoteReference"/>
        </w:rPr>
        <w:footnoteRef/>
      </w:r>
      <w:r>
        <w:t xml:space="preserve"> [JS] [] from the Sixth Hour of Great and Holy Friday.</w:t>
      </w:r>
    </w:p>
  </w:footnote>
  <w:footnote w:id="227">
    <w:p w14:paraId="1BEB925F" w14:textId="77777777" w:rsidR="00DB1D07" w:rsidRPr="004A3E27" w:rsidRDefault="00DB1D07"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DB1D07" w:rsidRDefault="00DB1D07" w:rsidP="00704CAA">
      <w:pPr>
        <w:pStyle w:val="footnote"/>
      </w:pPr>
      <w:r>
        <w:rPr>
          <w:rStyle w:val="FootnoteReference"/>
        </w:rPr>
        <w:footnoteRef/>
      </w:r>
      <w:r>
        <w:t xml:space="preserve"> [JS] or “walks about like a phantom”</w:t>
      </w:r>
    </w:p>
  </w:footnote>
  <w:footnote w:id="229">
    <w:p w14:paraId="3A8555F1" w14:textId="77777777" w:rsidR="00DB1D07" w:rsidRPr="004A3E27" w:rsidRDefault="00DB1D07"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DB1D07" w:rsidRPr="004A3E27" w:rsidRDefault="00DB1D07"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DB1D07" w:rsidRPr="004A3E27" w:rsidRDefault="00DB1D07"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DB1D07" w:rsidRPr="004A3E27" w:rsidRDefault="00DB1D07"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DB1D07" w:rsidRPr="004A3E27" w:rsidRDefault="00DB1D07"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DB1D07" w:rsidRDefault="00DB1D07" w:rsidP="00704CAA">
      <w:pPr>
        <w:pStyle w:val="footnote"/>
      </w:pPr>
      <w:r>
        <w:rPr>
          <w:rStyle w:val="FootnoteReference"/>
        </w:rPr>
        <w:footnoteRef/>
      </w:r>
      <w:r>
        <w:t xml:space="preserve"> Fr. Athanasius adds here “my truth”. See Matins of the 12 Day of Paopi.</w:t>
      </w:r>
    </w:p>
  </w:footnote>
  <w:footnote w:id="235">
    <w:p w14:paraId="61A8E851" w14:textId="77777777" w:rsidR="00DB1D07" w:rsidRDefault="00DB1D07" w:rsidP="00704CAA">
      <w:pPr>
        <w:pStyle w:val="footnote"/>
      </w:pPr>
      <w:r>
        <w:rPr>
          <w:rStyle w:val="FootnoteReference"/>
        </w:rPr>
        <w:footnoteRef/>
      </w:r>
      <w:r>
        <w:t xml:space="preserve"> [JS] or “Aha! Aha!” or “Well done! Well done!”</w:t>
      </w:r>
    </w:p>
  </w:footnote>
  <w:footnote w:id="236">
    <w:p w14:paraId="27E55EE4" w14:textId="77777777" w:rsidR="00DB1D07" w:rsidRPr="004A3E27" w:rsidRDefault="00DB1D07" w:rsidP="00704CAA">
      <w:pPr>
        <w:pStyle w:val="footnote"/>
      </w:pPr>
      <w:r w:rsidRPr="004A3E27">
        <w:rPr>
          <w:rStyle w:val="FootnoteReference"/>
        </w:rPr>
        <w:footnoteRef/>
      </w:r>
      <w:r w:rsidRPr="004A3E27">
        <w:t xml:space="preserve"> John 13:30.</w:t>
      </w:r>
    </w:p>
  </w:footnote>
  <w:footnote w:id="237">
    <w:p w14:paraId="25762726" w14:textId="77777777" w:rsidR="00DB1D07" w:rsidRPr="004A3E27" w:rsidRDefault="00DB1D07"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DB1D07" w:rsidRPr="004A3E27" w:rsidRDefault="00DB1D07"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DB1D07" w:rsidRPr="004A3E27" w:rsidRDefault="00DB1D07"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DB1D07" w:rsidRDefault="00DB1D07" w:rsidP="00704CAA">
      <w:pPr>
        <w:pStyle w:val="footnote"/>
      </w:pPr>
      <w:r>
        <w:rPr>
          <w:rStyle w:val="FootnoteReference"/>
        </w:rPr>
        <w:footnoteRef/>
      </w:r>
      <w:r>
        <w:t xml:space="preserve"> [JS] or “from age to age. So be it! So be it!”</w:t>
      </w:r>
    </w:p>
  </w:footnote>
  <w:footnote w:id="241">
    <w:p w14:paraId="3C5066F6" w14:textId="77777777" w:rsidR="00DB1D07" w:rsidRPr="004A3E27" w:rsidRDefault="00DB1D07"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DB1D07" w:rsidRDefault="00DB1D07" w:rsidP="00704CAA">
      <w:pPr>
        <w:pStyle w:val="footnote"/>
      </w:pPr>
      <w:r>
        <w:rPr>
          <w:rStyle w:val="FootnoteReference"/>
        </w:rPr>
        <w:footnoteRef/>
      </w:r>
      <w:r>
        <w:t xml:space="preserve"> [JS] or “thanksgiving”, or “thankful confession with praise”</w:t>
      </w:r>
    </w:p>
  </w:footnote>
  <w:footnote w:id="243">
    <w:p w14:paraId="2D0FDBB0" w14:textId="77777777" w:rsidR="00DB1D07" w:rsidRDefault="00DB1D07"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DB1D07" w:rsidRDefault="00DB1D07"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DB1D07" w:rsidRDefault="00DB1D07"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DB1D07" w:rsidRDefault="00DB1D07" w:rsidP="00704CAA">
      <w:pPr>
        <w:pStyle w:val="footnote"/>
      </w:pPr>
      <w:r>
        <w:rPr>
          <w:rStyle w:val="FootnoteReference"/>
        </w:rPr>
        <w:footnoteRef/>
      </w:r>
      <w:r>
        <w:t xml:space="preserve"> [JS] Fr. Lazarus has “dwelling”</w:t>
      </w:r>
    </w:p>
  </w:footnote>
  <w:footnote w:id="247">
    <w:p w14:paraId="4B4E6517" w14:textId="77777777" w:rsidR="00DB1D07" w:rsidRPr="004A3E27" w:rsidRDefault="00DB1D07"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DB1D07" w:rsidRDefault="00DB1D07"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DB1D07" w:rsidRDefault="00DB1D07"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DB1D07" w:rsidRPr="004A3E27" w:rsidRDefault="00DB1D07"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DB1D07" w:rsidRDefault="00DB1D07" w:rsidP="00704CAA">
      <w:pPr>
        <w:pStyle w:val="footnote"/>
      </w:pPr>
      <w:r>
        <w:rPr>
          <w:rStyle w:val="FootnoteReference"/>
        </w:rPr>
        <w:footnoteRef/>
      </w:r>
      <w:r>
        <w:t xml:space="preserve"> [JS] or “presence”</w:t>
      </w:r>
    </w:p>
  </w:footnote>
  <w:footnote w:id="252">
    <w:p w14:paraId="74E86BCD" w14:textId="77777777" w:rsidR="00DB1D07" w:rsidRDefault="00DB1D07" w:rsidP="00704CAA">
      <w:pPr>
        <w:pStyle w:val="footnote"/>
      </w:pPr>
      <w:r>
        <w:rPr>
          <w:rStyle w:val="FootnoteReference"/>
        </w:rPr>
        <w:footnoteRef/>
      </w:r>
      <w:r>
        <w:t xml:space="preserve"> [JS] or “boast in” or “praise”</w:t>
      </w:r>
    </w:p>
  </w:footnote>
  <w:footnote w:id="253">
    <w:p w14:paraId="137C7CEE" w14:textId="77777777" w:rsidR="00DB1D07" w:rsidRDefault="00DB1D07" w:rsidP="00704CAA">
      <w:pPr>
        <w:pStyle w:val="footnote"/>
      </w:pPr>
      <w:r>
        <w:rPr>
          <w:rStyle w:val="FootnoteReference"/>
        </w:rPr>
        <w:footnoteRef/>
      </w:r>
      <w:r>
        <w:t xml:space="preserve"> [JS] or “give thanks to”, or “thankfully confess Your Name with praise”</w:t>
      </w:r>
    </w:p>
  </w:footnote>
  <w:footnote w:id="254">
    <w:p w14:paraId="29D167D7" w14:textId="77777777" w:rsidR="00DB1D07" w:rsidRPr="004A3E27" w:rsidRDefault="00DB1D07"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DB1D07" w:rsidRPr="004A3E27" w:rsidRDefault="00DB1D07"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DB1D07" w:rsidRPr="004A3E27" w:rsidRDefault="00DB1D07"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DB1D07" w:rsidRDefault="00DB1D07" w:rsidP="00704CAA">
      <w:pPr>
        <w:pStyle w:val="footnote"/>
      </w:pPr>
      <w:r>
        <w:rPr>
          <w:rStyle w:val="FootnoteReference"/>
        </w:rPr>
        <w:footnoteRef/>
      </w:r>
      <w:r>
        <w:t xml:space="preserve"> [JS] or “grace was poured out on Your lips”</w:t>
      </w:r>
    </w:p>
  </w:footnote>
  <w:footnote w:id="258">
    <w:p w14:paraId="0253CD4F" w14:textId="77777777" w:rsidR="00DB1D07" w:rsidRPr="004A3E27" w:rsidRDefault="00DB1D07"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DB1D07" w:rsidRPr="004A3E27" w:rsidRDefault="00DB1D07"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DB1D07" w:rsidRPr="004A3E27" w:rsidRDefault="00DB1D07"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DB1D07" w:rsidRDefault="00DB1D07"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DB1D07" w:rsidRDefault="00DB1D07" w:rsidP="00704CAA">
      <w:pPr>
        <w:pStyle w:val="footnote"/>
      </w:pPr>
      <w:r>
        <w:rPr>
          <w:rStyle w:val="FootnoteReference"/>
        </w:rPr>
        <w:footnoteRef/>
      </w:r>
      <w:r>
        <w:t xml:space="preserve"> [JS] literally “do obeisance”, i.e. “bow down to”</w:t>
      </w:r>
    </w:p>
  </w:footnote>
  <w:footnote w:id="263">
    <w:p w14:paraId="3A9D055B" w14:textId="77777777" w:rsidR="00DB1D07" w:rsidRPr="004A3E27" w:rsidRDefault="00DB1D07"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DB1D07" w:rsidRPr="004A3E27" w:rsidRDefault="00DB1D07" w:rsidP="00704CAA">
      <w:pPr>
        <w:pStyle w:val="footnote"/>
      </w:pPr>
      <w:r w:rsidRPr="004A3E27">
        <w:rPr>
          <w:rStyle w:val="FootnoteReference"/>
        </w:rPr>
        <w:footnoteRef/>
      </w:r>
      <w:r w:rsidRPr="004A3E27">
        <w:t xml:space="preserve"> Rev. 22:1.</w:t>
      </w:r>
    </w:p>
  </w:footnote>
  <w:footnote w:id="265">
    <w:p w14:paraId="0D981498" w14:textId="77777777" w:rsidR="00DB1D07" w:rsidRDefault="00DB1D07" w:rsidP="00704CAA">
      <w:pPr>
        <w:pStyle w:val="footnote"/>
      </w:pPr>
      <w:r>
        <w:rPr>
          <w:rStyle w:val="FootnoteReference"/>
        </w:rPr>
        <w:footnoteRef/>
      </w:r>
      <w:r>
        <w:t xml:space="preserve"> Fr. Lazarus has “dwelling-place”</w:t>
      </w:r>
    </w:p>
  </w:footnote>
  <w:footnote w:id="266">
    <w:p w14:paraId="1E5AC7FD" w14:textId="77777777" w:rsidR="00DB1D07" w:rsidRDefault="00DB1D07" w:rsidP="00704CAA">
      <w:pPr>
        <w:pStyle w:val="footnote"/>
      </w:pPr>
      <w:r>
        <w:rPr>
          <w:rStyle w:val="FootnoteReference"/>
        </w:rPr>
        <w:footnoteRef/>
      </w:r>
      <w:r>
        <w:t xml:space="preserve"> [JS] the city’s</w:t>
      </w:r>
    </w:p>
  </w:footnote>
  <w:footnote w:id="267">
    <w:p w14:paraId="1BB6F44D" w14:textId="77777777" w:rsidR="00DB1D07" w:rsidRPr="004A3E27" w:rsidRDefault="00DB1D07"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DB1D07" w:rsidRPr="004A3E27" w:rsidRDefault="00DB1D07"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DB1D07" w:rsidRPr="004A3E27" w:rsidRDefault="00DB1D07"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DB1D07" w:rsidRPr="004A3E27" w:rsidRDefault="00DB1D07"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DB1D07" w:rsidRPr="004A3E27" w:rsidRDefault="00DB1D07"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DB1D07" w:rsidRPr="004A3E27" w:rsidRDefault="00DB1D07"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DB1D07" w:rsidRPr="004A3E27" w:rsidRDefault="00DB1D07"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DB1D07" w:rsidRDefault="00DB1D07" w:rsidP="00704CAA">
      <w:pPr>
        <w:pStyle w:val="footnote"/>
      </w:pPr>
      <w:r>
        <w:rPr>
          <w:rStyle w:val="FootnoteReference"/>
        </w:rPr>
        <w:footnoteRef/>
      </w:r>
      <w:r>
        <w:t xml:space="preserve"> [JS] or “beautifully situated”</w:t>
      </w:r>
    </w:p>
  </w:footnote>
  <w:footnote w:id="275">
    <w:p w14:paraId="54B46EEB" w14:textId="77777777" w:rsidR="00DB1D07" w:rsidRPr="004A3E27" w:rsidRDefault="00DB1D07"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DB1D07" w:rsidRPr="004A3E27" w:rsidRDefault="00DB1D07"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DB1D07" w:rsidRPr="004A3E27" w:rsidRDefault="00DB1D07"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DB1D07" w:rsidRDefault="00DB1D07" w:rsidP="00704CAA">
      <w:pPr>
        <w:pStyle w:val="footnote"/>
      </w:pPr>
      <w:r>
        <w:rPr>
          <w:rStyle w:val="FootnoteReference"/>
        </w:rPr>
        <w:footnoteRef/>
      </w:r>
      <w:r>
        <w:t xml:space="preserve"> [JS] Fr. Lazarus adds “justice and right judgment” to “righteousness”</w:t>
      </w:r>
    </w:p>
  </w:footnote>
  <w:footnote w:id="279">
    <w:p w14:paraId="20C0E7EF" w14:textId="77777777" w:rsidR="00DB1D07" w:rsidRPr="004A3E27" w:rsidRDefault="00DB1D07"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DB1D07" w:rsidRPr="004A3E27" w:rsidRDefault="00DB1D07"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DB1D07" w:rsidRDefault="00DB1D07" w:rsidP="00704CAA">
      <w:pPr>
        <w:pStyle w:val="footnote"/>
      </w:pPr>
      <w:r>
        <w:rPr>
          <w:rStyle w:val="FootnoteReference"/>
        </w:rPr>
        <w:footnoteRef/>
      </w:r>
      <w:r>
        <w:t xml:space="preserve"> [JS] or “eternally”</w:t>
      </w:r>
    </w:p>
  </w:footnote>
  <w:footnote w:id="282">
    <w:p w14:paraId="29183457" w14:textId="77777777" w:rsidR="00DB1D07" w:rsidRDefault="00DB1D07"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DB1D07" w:rsidRDefault="00DB1D07" w:rsidP="00704CAA">
      <w:pPr>
        <w:pStyle w:val="footnote"/>
      </w:pPr>
      <w:r>
        <w:rPr>
          <w:rStyle w:val="FootnoteReference"/>
        </w:rPr>
        <w:footnoteRef/>
      </w:r>
      <w:r>
        <w:t xml:space="preserve"> [JS] or “workers of iniquity”</w:t>
      </w:r>
    </w:p>
  </w:footnote>
  <w:footnote w:id="284">
    <w:p w14:paraId="3726AE69" w14:textId="77777777" w:rsidR="00DB1D07" w:rsidRPr="004A3E27" w:rsidRDefault="00DB1D07"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DB1D07" w:rsidRDefault="00DB1D07" w:rsidP="00704CAA">
      <w:pPr>
        <w:pStyle w:val="footnote"/>
      </w:pPr>
      <w:r>
        <w:rPr>
          <w:rStyle w:val="FootnoteReference"/>
        </w:rPr>
        <w:footnoteRef/>
      </w:r>
      <w:r>
        <w:t xml:space="preserve"> [JS] or “ransom”</w:t>
      </w:r>
    </w:p>
  </w:footnote>
  <w:footnote w:id="286">
    <w:p w14:paraId="5DBB946B" w14:textId="77777777" w:rsidR="00DB1D07" w:rsidRDefault="00DB1D07" w:rsidP="00704CAA">
      <w:pPr>
        <w:pStyle w:val="footnote"/>
      </w:pPr>
      <w:r>
        <w:rPr>
          <w:rStyle w:val="FootnoteReference"/>
        </w:rPr>
        <w:footnoteRef/>
      </w:r>
      <w:r>
        <w:t xml:space="preserve"> [JS] or tabernacles.</w:t>
      </w:r>
    </w:p>
  </w:footnote>
  <w:footnote w:id="287">
    <w:p w14:paraId="0039C2F6" w14:textId="77777777" w:rsidR="00DB1D07" w:rsidRDefault="00DB1D07"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DB1D07" w:rsidRDefault="00DB1D07" w:rsidP="00704CAA">
      <w:pPr>
        <w:pStyle w:val="footnote"/>
      </w:pPr>
      <w:r>
        <w:rPr>
          <w:rStyle w:val="FootnoteReference"/>
        </w:rPr>
        <w:footnoteRef/>
      </w:r>
      <w:r>
        <w:t xml:space="preserve"> [JS] or “I will not find fault with your sacrifices”</w:t>
      </w:r>
    </w:p>
  </w:footnote>
  <w:footnote w:id="289">
    <w:p w14:paraId="68A8C08D" w14:textId="77777777" w:rsidR="00DB1D07" w:rsidRPr="004A3E27" w:rsidRDefault="00DB1D07"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DB1D07" w:rsidRDefault="00DB1D07" w:rsidP="00704CAA">
      <w:pPr>
        <w:pStyle w:val="footnote"/>
      </w:pPr>
      <w:r>
        <w:rPr>
          <w:rStyle w:val="FootnoteReference"/>
        </w:rPr>
        <w:footnoteRef/>
      </w:r>
      <w:r>
        <w:t xml:space="preserve"> [JS] [] found in Coptic</w:t>
      </w:r>
    </w:p>
  </w:footnote>
  <w:footnote w:id="291">
    <w:p w14:paraId="083DB491" w14:textId="77777777" w:rsidR="00DB1D07" w:rsidRPr="004A3E27" w:rsidRDefault="00DB1D07"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DB1D07" w:rsidRDefault="00DB1D07" w:rsidP="00704CAA">
      <w:pPr>
        <w:pStyle w:val="footnote"/>
      </w:pPr>
      <w:r>
        <w:rPr>
          <w:rStyle w:val="FootnoteReference"/>
        </w:rPr>
        <w:footnoteRef/>
      </w:r>
      <w:r>
        <w:t xml:space="preserve"> [JS] “showed me” or “made known to me”</w:t>
      </w:r>
    </w:p>
  </w:footnote>
  <w:footnote w:id="293">
    <w:p w14:paraId="6841512E" w14:textId="77777777" w:rsidR="00DB1D07" w:rsidRPr="004A3E27" w:rsidRDefault="00DB1D07" w:rsidP="00704CAA">
      <w:pPr>
        <w:pStyle w:val="footnote"/>
      </w:pPr>
      <w:r w:rsidRPr="004A3E27">
        <w:rPr>
          <w:rStyle w:val="FootnoteReference"/>
        </w:rPr>
        <w:footnoteRef/>
      </w:r>
      <w:r w:rsidRPr="004A3E27">
        <w:t xml:space="preserve"> Exodus 12:22; John 19:29; Hebrews 9:19.</w:t>
      </w:r>
    </w:p>
  </w:footnote>
  <w:footnote w:id="294">
    <w:p w14:paraId="2CD43332" w14:textId="77777777" w:rsidR="00DB1D07" w:rsidRDefault="00DB1D07" w:rsidP="00704CAA">
      <w:pPr>
        <w:pStyle w:val="footnote"/>
      </w:pPr>
      <w:r>
        <w:rPr>
          <w:rStyle w:val="FootnoteReference"/>
        </w:rPr>
        <w:footnoteRef/>
      </w:r>
      <w:r>
        <w:t xml:space="preserve"> [JS] literally “face”.</w:t>
      </w:r>
    </w:p>
  </w:footnote>
  <w:footnote w:id="295">
    <w:p w14:paraId="63BCC4B4" w14:textId="77777777" w:rsidR="00DB1D07" w:rsidRDefault="00DB1D07" w:rsidP="00704CAA">
      <w:pPr>
        <w:pStyle w:val="footnote"/>
      </w:pPr>
      <w:r>
        <w:rPr>
          <w:rStyle w:val="FootnoteReference"/>
        </w:rPr>
        <w:footnoteRef/>
      </w:r>
      <w:r>
        <w:t xml:space="preserve"> [JS] or “blood-guiltiness”</w:t>
      </w:r>
    </w:p>
  </w:footnote>
  <w:footnote w:id="296">
    <w:p w14:paraId="5BD3086D" w14:textId="77777777" w:rsidR="00DB1D07" w:rsidRDefault="00DB1D07" w:rsidP="00704CAA">
      <w:pPr>
        <w:pStyle w:val="footnote"/>
      </w:pPr>
      <w:r>
        <w:rPr>
          <w:rStyle w:val="FootnoteReference"/>
        </w:rPr>
        <w:footnoteRef/>
      </w:r>
      <w:r>
        <w:t xml:space="preserve"> [JS] or “gives thanks to,” or “thankfully confess You with praise”</w:t>
      </w:r>
    </w:p>
  </w:footnote>
  <w:footnote w:id="297">
    <w:p w14:paraId="49F73209" w14:textId="77777777" w:rsidR="00DB1D07" w:rsidRPr="004A3E27" w:rsidRDefault="00DB1D07"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DB1D07" w:rsidRPr="004A3E27" w:rsidRDefault="00DB1D07"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DB1D07" w:rsidRDefault="00DB1D07" w:rsidP="00704CAA">
      <w:pPr>
        <w:pStyle w:val="footnote"/>
      </w:pPr>
      <w:r>
        <w:rPr>
          <w:rStyle w:val="FootnoteReference"/>
        </w:rPr>
        <w:footnoteRef/>
      </w:r>
      <w:r>
        <w:t xml:space="preserve"> [JS] or “give thanks to You,” or “thankfully confess You with praise”</w:t>
      </w:r>
    </w:p>
  </w:footnote>
  <w:footnote w:id="300">
    <w:p w14:paraId="767368C4" w14:textId="77777777" w:rsidR="00DB1D07" w:rsidRPr="004A3E27" w:rsidRDefault="00DB1D07"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DB1D07" w:rsidRPr="004A3E27" w:rsidRDefault="00DB1D07" w:rsidP="00704CAA">
      <w:pPr>
        <w:pStyle w:val="footnote"/>
      </w:pPr>
      <w:r w:rsidRPr="004A3E27">
        <w:rPr>
          <w:rStyle w:val="FootnoteReference"/>
        </w:rPr>
        <w:footnoteRef/>
      </w:r>
      <w:r w:rsidRPr="004A3E27">
        <w:t xml:space="preserve"> Lk. 10:18; 2 Thess. 1:6.</w:t>
      </w:r>
    </w:p>
  </w:footnote>
  <w:footnote w:id="302">
    <w:p w14:paraId="10448F6D" w14:textId="77777777" w:rsidR="00DB1D07" w:rsidRPr="004A3E27" w:rsidRDefault="00DB1D07"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DB1D07" w:rsidRDefault="00DB1D07" w:rsidP="00704CAA">
      <w:pPr>
        <w:pStyle w:val="footnote"/>
      </w:pPr>
      <w:r>
        <w:rPr>
          <w:rStyle w:val="FootnoteReference"/>
        </w:rPr>
        <w:footnoteRef/>
      </w:r>
      <w:r>
        <w:t xml:space="preserve"> [JS] “it” refers to the iniquity and strife.</w:t>
      </w:r>
    </w:p>
  </w:footnote>
  <w:footnote w:id="304">
    <w:p w14:paraId="5BC02F63" w14:textId="77777777" w:rsidR="00DB1D07" w:rsidRPr="004A3E27" w:rsidRDefault="00DB1D07"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DB1D07" w:rsidRPr="004A3E27" w:rsidRDefault="00DB1D07"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DB1D07" w:rsidRDefault="00DB1D07" w:rsidP="00704CAA">
      <w:pPr>
        <w:pStyle w:val="footnote"/>
      </w:pPr>
      <w:r>
        <w:rPr>
          <w:rStyle w:val="FootnoteReference"/>
        </w:rPr>
        <w:footnoteRef/>
      </w:r>
      <w:r>
        <w:t xml:space="preserve"> [JS] NETS omits “not”</w:t>
      </w:r>
    </w:p>
  </w:footnote>
  <w:footnote w:id="307">
    <w:p w14:paraId="586AA817" w14:textId="77777777" w:rsidR="00DB1D07" w:rsidRPr="004A3E27" w:rsidRDefault="00DB1D07"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DB1D07" w:rsidRPr="004A3E27" w:rsidRDefault="00DB1D07"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DB1D07" w:rsidRDefault="00DB1D07" w:rsidP="00704CAA">
      <w:pPr>
        <w:pStyle w:val="footnote"/>
      </w:pPr>
      <w:r>
        <w:rPr>
          <w:rStyle w:val="FootnoteReference"/>
        </w:rPr>
        <w:footnoteRef/>
      </w:r>
      <w:r>
        <w:t xml:space="preserve"> [JS] or “I will sing and praise,” or “I will sing and make music”</w:t>
      </w:r>
    </w:p>
  </w:footnote>
  <w:footnote w:id="310">
    <w:p w14:paraId="433EB3DE" w14:textId="77777777" w:rsidR="00DB1D07" w:rsidRDefault="00DB1D07"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DB1D07" w:rsidRDefault="00DB1D07" w:rsidP="00704CAA">
      <w:pPr>
        <w:pStyle w:val="footnote"/>
      </w:pPr>
      <w:r>
        <w:rPr>
          <w:rStyle w:val="FootnoteReference"/>
        </w:rPr>
        <w:footnoteRef/>
      </w:r>
      <w:r>
        <w:t xml:space="preserve"> [JS] Coptic has “Name” in place of “mercy”.</w:t>
      </w:r>
    </w:p>
  </w:footnote>
  <w:footnote w:id="312">
    <w:p w14:paraId="7728F8E8" w14:textId="77777777" w:rsidR="00DB1D07" w:rsidRPr="004A3E27" w:rsidRDefault="00DB1D07"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DB1D07" w:rsidRDefault="00DB1D07" w:rsidP="00704CAA">
      <w:pPr>
        <w:pStyle w:val="footnote"/>
      </w:pPr>
      <w:r>
        <w:rPr>
          <w:rStyle w:val="FootnoteReference"/>
        </w:rPr>
        <w:footnoteRef/>
      </w:r>
      <w:r>
        <w:t xml:space="preserve"> [JS] or “the lawless,” or “those that do wickedness”</w:t>
      </w:r>
    </w:p>
  </w:footnote>
  <w:footnote w:id="314">
    <w:p w14:paraId="670E273A" w14:textId="77777777" w:rsidR="00DB1D07" w:rsidRPr="004A3E27" w:rsidRDefault="00DB1D07" w:rsidP="00704CAA">
      <w:pPr>
        <w:pStyle w:val="footnote"/>
      </w:pPr>
      <w:r w:rsidRPr="004A3E27">
        <w:rPr>
          <w:rStyle w:val="FootnoteReference"/>
        </w:rPr>
        <w:footnoteRef/>
      </w:r>
      <w:r w:rsidRPr="004A3E27">
        <w:t xml:space="preserve"> Mercy: love (Luke 10:37).</w:t>
      </w:r>
    </w:p>
  </w:footnote>
  <w:footnote w:id="315">
    <w:p w14:paraId="2503BB75" w14:textId="77777777" w:rsidR="00DB1D07" w:rsidRPr="004A3E27" w:rsidRDefault="00DB1D07"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DB1D07" w:rsidRPr="004A3E27" w:rsidRDefault="00DB1D07"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DB1D07" w:rsidRPr="004A3E27" w:rsidRDefault="00DB1D07"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DB1D07" w:rsidRPr="004A3E27" w:rsidRDefault="00DB1D07"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DB1D07" w:rsidRDefault="00DB1D07"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DB1D07" w:rsidRPr="004A3E27" w:rsidRDefault="00DB1D07"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DB1D07" w:rsidRPr="004A3E27" w:rsidRDefault="00DB1D07"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DB1D07" w:rsidRDefault="00DB1D07"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DB1D07" w:rsidRPr="004A3E27" w:rsidRDefault="00DB1D07" w:rsidP="00704CAA">
      <w:pPr>
        <w:pStyle w:val="footnote"/>
      </w:pPr>
      <w:r w:rsidRPr="004A3E27">
        <w:rPr>
          <w:rStyle w:val="FootnoteReference"/>
        </w:rPr>
        <w:footnoteRef/>
      </w:r>
      <w:r w:rsidRPr="004A3E27">
        <w:t xml:space="preserve"> Job. 33:14.</w:t>
      </w:r>
    </w:p>
  </w:footnote>
  <w:footnote w:id="324">
    <w:p w14:paraId="733C9AA0" w14:textId="77777777" w:rsidR="00DB1D07" w:rsidRDefault="00DB1D07"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DB1D07" w:rsidRDefault="00DB1D07" w:rsidP="00704CAA">
      <w:pPr>
        <w:pStyle w:val="footnote"/>
      </w:pPr>
      <w:r>
        <w:rPr>
          <w:rStyle w:val="FootnoteReference"/>
        </w:rPr>
        <w:footnoteRef/>
      </w:r>
      <w:r>
        <w:t xml:space="preserve"> [JS] literally, “holy place”</w:t>
      </w:r>
    </w:p>
  </w:footnote>
  <w:footnote w:id="326">
    <w:p w14:paraId="105BC1C0" w14:textId="77777777" w:rsidR="00DB1D07" w:rsidRPr="004A3E27" w:rsidRDefault="00DB1D07"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DB1D07" w:rsidRDefault="00DB1D07" w:rsidP="00704CAA">
      <w:pPr>
        <w:pStyle w:val="footnote"/>
      </w:pPr>
      <w:r>
        <w:rPr>
          <w:rStyle w:val="FootnoteReference"/>
        </w:rPr>
        <w:footnoteRef/>
      </w:r>
      <w:r>
        <w:t xml:space="preserve"> [JS] Fr. Athanasius’ translation from the Coptic has “shall glory”</w:t>
      </w:r>
    </w:p>
  </w:footnote>
  <w:footnote w:id="328">
    <w:p w14:paraId="397554C6" w14:textId="77777777" w:rsidR="00DB1D07" w:rsidRDefault="00DB1D07"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DB1D07" w:rsidRDefault="00DB1D07" w:rsidP="00704CAA">
      <w:pPr>
        <w:pStyle w:val="footnote"/>
      </w:pPr>
      <w:r>
        <w:rPr>
          <w:rStyle w:val="FootnoteReference"/>
        </w:rPr>
        <w:footnoteRef/>
      </w:r>
      <w:r>
        <w:t xml:space="preserve"> [] Found in Fr. Athanasius’ translation from the Coptic</w:t>
      </w:r>
    </w:p>
  </w:footnote>
  <w:footnote w:id="330">
    <w:p w14:paraId="2E69FFAD" w14:textId="77777777" w:rsidR="00DB1D07" w:rsidRDefault="00DB1D07" w:rsidP="00704CAA">
      <w:pPr>
        <w:pStyle w:val="footnote"/>
      </w:pPr>
      <w:r>
        <w:rPr>
          <w:rStyle w:val="FootnoteReference"/>
        </w:rPr>
        <w:footnoteRef/>
      </w:r>
      <w:r>
        <w:t xml:space="preserve"> [JS] [] found in Coptic, see Vespers of Pashons 20.</w:t>
      </w:r>
    </w:p>
  </w:footnote>
  <w:footnote w:id="331">
    <w:p w14:paraId="33825382" w14:textId="77777777" w:rsidR="00DB1D07" w:rsidRPr="004A3E27" w:rsidRDefault="00DB1D07"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DB1D07" w:rsidRPr="004A3E27" w:rsidRDefault="00DB1D07"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DB1D07" w:rsidRDefault="00DB1D07" w:rsidP="00704CAA">
      <w:pPr>
        <w:pStyle w:val="footnote"/>
      </w:pPr>
      <w:r>
        <w:rPr>
          <w:rStyle w:val="FootnoteReference"/>
        </w:rPr>
        <w:footnoteRef/>
      </w:r>
      <w:r>
        <w:t xml:space="preserve"> [JS] lit, “filled with fatness.”</w:t>
      </w:r>
    </w:p>
  </w:footnote>
  <w:footnote w:id="334">
    <w:p w14:paraId="461E1005" w14:textId="77777777" w:rsidR="00DB1D07" w:rsidRPr="004A3E27" w:rsidRDefault="00DB1D07"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DB1D07" w:rsidRPr="004A3E27" w:rsidRDefault="00DB1D07"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DB1D07" w:rsidRPr="004A3E27" w:rsidRDefault="00DB1D07"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DB1D07" w:rsidRPr="004A3E27" w:rsidRDefault="00DB1D07" w:rsidP="00704CAA">
      <w:pPr>
        <w:pStyle w:val="footnote"/>
      </w:pPr>
      <w:r w:rsidRPr="004A3E27">
        <w:rPr>
          <w:rStyle w:val="FootnoteReference"/>
        </w:rPr>
        <w:footnoteRef/>
      </w:r>
      <w:r w:rsidRPr="004A3E27">
        <w:t xml:space="preserve"> See footnote 62. &lt;2 previously&gt;</w:t>
      </w:r>
    </w:p>
  </w:footnote>
  <w:footnote w:id="338">
    <w:p w14:paraId="1020379C" w14:textId="77777777" w:rsidR="00DB1D07" w:rsidRDefault="00DB1D07" w:rsidP="00704CAA">
      <w:pPr>
        <w:pStyle w:val="footnote"/>
      </w:pPr>
      <w:r>
        <w:rPr>
          <w:rStyle w:val="FootnoteReference"/>
        </w:rPr>
        <w:footnoteRef/>
      </w:r>
      <w:r>
        <w:t xml:space="preserve"> [JS], “do obeisance”, i.e. prostrate, not just an attitude, but an act</w:t>
      </w:r>
    </w:p>
  </w:footnote>
  <w:footnote w:id="339">
    <w:p w14:paraId="3F0207F5" w14:textId="77777777" w:rsidR="00DB1D07" w:rsidRPr="004A3E27" w:rsidRDefault="00DB1D07"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DB1D07" w:rsidRPr="004A3E27" w:rsidRDefault="00DB1D07"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DB1D07" w:rsidRDefault="00DB1D07" w:rsidP="00704CAA">
      <w:pPr>
        <w:pStyle w:val="footnote"/>
      </w:pPr>
      <w:r>
        <w:rPr>
          <w:rStyle w:val="FootnoteReference"/>
        </w:rPr>
        <w:footnoteRef/>
      </w:r>
      <w:r>
        <w:t xml:space="preserve"> [JS] Fr. Lazarus has, “for”</w:t>
      </w:r>
    </w:p>
  </w:footnote>
  <w:footnote w:id="342">
    <w:p w14:paraId="7332204F" w14:textId="77777777" w:rsidR="00DB1D07" w:rsidRPr="004A3E27" w:rsidRDefault="00DB1D07"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DB1D07" w:rsidRPr="004A3E27" w:rsidRDefault="00DB1D07"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DB1D07" w:rsidRPr="004A3E27" w:rsidRDefault="00DB1D07"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DB1D07" w:rsidRPr="004A3E27" w:rsidRDefault="00DB1D07"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DB1D07" w:rsidRDefault="00DB1D07" w:rsidP="00704CAA">
      <w:pPr>
        <w:pStyle w:val="footnote"/>
      </w:pPr>
      <w:r>
        <w:rPr>
          <w:rStyle w:val="FootnoteReference"/>
        </w:rPr>
        <w:footnoteRef/>
      </w:r>
      <w:r>
        <w:t xml:space="preserve"> [JS] or “give thanks to You” or “thankfully confess You with praise”</w:t>
      </w:r>
    </w:p>
  </w:footnote>
  <w:footnote w:id="347">
    <w:p w14:paraId="10E8EE46" w14:textId="77777777" w:rsidR="00DB1D07" w:rsidRDefault="00DB1D07"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DB1D07" w:rsidRPr="004A3E27" w:rsidRDefault="00DB1D07"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DB1D07" w:rsidRPr="004A3E27" w:rsidRDefault="00DB1D07"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DB1D07" w:rsidRPr="004A3E27" w:rsidRDefault="00DB1D07"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DB1D07" w:rsidRDefault="00DB1D07" w:rsidP="00704CAA">
      <w:pPr>
        <w:pStyle w:val="footnote"/>
      </w:pPr>
      <w:r>
        <w:rPr>
          <w:rStyle w:val="FootnoteReference"/>
        </w:rPr>
        <w:footnoteRef/>
      </w:r>
      <w:r>
        <w:t xml:space="preserve"> [JS] literally, “before the face of”</w:t>
      </w:r>
    </w:p>
  </w:footnote>
  <w:footnote w:id="352">
    <w:p w14:paraId="102533E3" w14:textId="77777777" w:rsidR="00DB1D07" w:rsidRPr="004A3E27" w:rsidRDefault="00DB1D07"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DB1D07" w:rsidRDefault="00DB1D07" w:rsidP="00704CAA">
      <w:pPr>
        <w:pStyle w:val="footnote"/>
      </w:pPr>
      <w:r>
        <w:rPr>
          <w:rStyle w:val="FootnoteReference"/>
        </w:rPr>
        <w:footnoteRef/>
      </w:r>
      <w:r>
        <w:t xml:space="preserve"> [JS] literally “hosts”</w:t>
      </w:r>
    </w:p>
  </w:footnote>
  <w:footnote w:id="354">
    <w:p w14:paraId="1B31F91F" w14:textId="77777777" w:rsidR="00DB1D07" w:rsidRDefault="00DB1D07"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DB1D07" w:rsidRPr="004A3E27" w:rsidRDefault="00DB1D07"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DB1D07" w:rsidRDefault="00DB1D07" w:rsidP="00704CAA">
      <w:pPr>
        <w:pStyle w:val="footnote"/>
      </w:pPr>
      <w:r>
        <w:rPr>
          <w:rStyle w:val="FootnoteReference"/>
        </w:rPr>
        <w:footnoteRef/>
      </w:r>
      <w:r>
        <w:t xml:space="preserve"> [JS] literally, “ten-thousand fold”</w:t>
      </w:r>
    </w:p>
  </w:footnote>
  <w:footnote w:id="357">
    <w:p w14:paraId="475823DF" w14:textId="77777777" w:rsidR="00DB1D07" w:rsidRDefault="00DB1D07"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DB1D07" w:rsidRPr="004A3E27" w:rsidRDefault="00DB1D07"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DB1D07" w:rsidRDefault="00DB1D07"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DB1D07" w:rsidRDefault="00DB1D07" w:rsidP="00704CAA">
      <w:pPr>
        <w:pStyle w:val="footnote"/>
      </w:pPr>
      <w:r>
        <w:rPr>
          <w:rStyle w:val="FootnoteReference"/>
        </w:rPr>
        <w:footnoteRef/>
      </w:r>
      <w:r>
        <w:t xml:space="preserve"> [JS] “assemblies” or “congregations”</w:t>
      </w:r>
    </w:p>
  </w:footnote>
  <w:footnote w:id="361">
    <w:p w14:paraId="291850C2" w14:textId="77777777" w:rsidR="00DB1D07" w:rsidRPr="004A3E27" w:rsidRDefault="00DB1D07"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DB1D07" w:rsidRDefault="00DB1D07"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DB1D07" w:rsidRPr="004A3E27" w:rsidRDefault="00DB1D07"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DB1D07" w:rsidRDefault="00DB1D07" w:rsidP="00704CAA">
      <w:pPr>
        <w:pStyle w:val="footnote"/>
      </w:pPr>
      <w:r>
        <w:rPr>
          <w:rStyle w:val="FootnoteReference"/>
        </w:rPr>
        <w:footnoteRef/>
      </w:r>
      <w:r>
        <w:t xml:space="preserve"> [JS] Coptic has “mire of death”. See the Ninth Hour of Great Friday.</w:t>
      </w:r>
    </w:p>
  </w:footnote>
  <w:footnote w:id="365">
    <w:p w14:paraId="24447BAC" w14:textId="77777777" w:rsidR="00DB1D07" w:rsidRPr="004A3E27" w:rsidRDefault="00DB1D07"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DB1D07" w:rsidRPr="004A3E27" w:rsidRDefault="00DB1D07"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DB1D07" w:rsidRPr="004A3E27" w:rsidRDefault="00DB1D07" w:rsidP="00704CAA">
      <w:pPr>
        <w:pStyle w:val="footnote"/>
      </w:pPr>
      <w:r w:rsidRPr="004A3E27">
        <w:rPr>
          <w:rStyle w:val="FootnoteReference"/>
        </w:rPr>
        <w:footnoteRef/>
      </w:r>
      <w:r w:rsidRPr="004A3E27">
        <w:t xml:space="preserve"> Mk. 15:29; Jn. 2:17; Rom. 15:3.</w:t>
      </w:r>
    </w:p>
  </w:footnote>
  <w:footnote w:id="368">
    <w:p w14:paraId="22B19FA9" w14:textId="77777777" w:rsidR="00DB1D07" w:rsidRPr="004A3E27" w:rsidRDefault="00DB1D07" w:rsidP="00704CAA">
      <w:pPr>
        <w:pStyle w:val="footnote"/>
      </w:pPr>
      <w:r w:rsidRPr="004A3E27">
        <w:rPr>
          <w:rStyle w:val="FootnoteReference"/>
        </w:rPr>
        <w:footnoteRef/>
      </w:r>
      <w:r w:rsidRPr="004A3E27">
        <w:t xml:space="preserve"> The elders and chief priests.</w:t>
      </w:r>
    </w:p>
  </w:footnote>
  <w:footnote w:id="369">
    <w:p w14:paraId="1346C83A" w14:textId="77777777" w:rsidR="00DB1D07" w:rsidRPr="004A3E27" w:rsidRDefault="00DB1D07"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DB1D07" w:rsidRDefault="00DB1D07"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DB1D07" w:rsidRPr="004A3E27" w:rsidRDefault="00DB1D07" w:rsidP="00704CAA">
      <w:pPr>
        <w:pStyle w:val="footnote"/>
      </w:pPr>
      <w:r w:rsidRPr="004A3E27">
        <w:rPr>
          <w:rStyle w:val="FootnoteReference"/>
        </w:rPr>
        <w:footnoteRef/>
      </w:r>
      <w:r w:rsidRPr="004A3E27">
        <w:t xml:space="preserve"> Mt. 16:21; Mk. 8:31.</w:t>
      </w:r>
    </w:p>
  </w:footnote>
  <w:footnote w:id="372">
    <w:p w14:paraId="1283807F" w14:textId="77777777" w:rsidR="00DB1D07" w:rsidRPr="004A3E27" w:rsidRDefault="00DB1D07" w:rsidP="00704CAA">
      <w:pPr>
        <w:pStyle w:val="footnote"/>
      </w:pPr>
      <w:r w:rsidRPr="004A3E27">
        <w:rPr>
          <w:rStyle w:val="FootnoteReference"/>
        </w:rPr>
        <w:footnoteRef/>
      </w:r>
      <w:r w:rsidRPr="004A3E27">
        <w:t xml:space="preserve"> Mt. 27:34.</w:t>
      </w:r>
    </w:p>
  </w:footnote>
  <w:footnote w:id="373">
    <w:p w14:paraId="59E554A3" w14:textId="77777777" w:rsidR="00DB1D07" w:rsidRPr="004A3E27" w:rsidRDefault="00DB1D07"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DB1D07" w:rsidRPr="004A3E27" w:rsidRDefault="00DB1D07"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DB1D07" w:rsidRDefault="00DB1D07"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DB1D07" w:rsidRPr="004A3E27" w:rsidRDefault="00DB1D07"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DB1D07" w:rsidRDefault="00DB1D07"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DB1D07" w:rsidRPr="004A3E27" w:rsidRDefault="00DB1D07"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DB1D07" w:rsidRPr="004A3E27" w:rsidRDefault="00DB1D0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DB1D07" w:rsidRDefault="00DB1D07" w:rsidP="00704CAA">
      <w:pPr>
        <w:pStyle w:val="footnote"/>
      </w:pPr>
      <w:r>
        <w:rPr>
          <w:rStyle w:val="FootnoteReference"/>
        </w:rPr>
        <w:footnoteRef/>
      </w:r>
      <w:r>
        <w:t xml:space="preserve"> [JS] literally, “arm”.</w:t>
      </w:r>
    </w:p>
  </w:footnote>
  <w:footnote w:id="381">
    <w:p w14:paraId="6A96DAD6" w14:textId="77777777" w:rsidR="00DB1D07" w:rsidRPr="004A3E27" w:rsidRDefault="00DB1D07" w:rsidP="00704CAA">
      <w:pPr>
        <w:pStyle w:val="footnote"/>
      </w:pPr>
      <w:r w:rsidRPr="004A3E27">
        <w:rPr>
          <w:rStyle w:val="FootnoteReference"/>
        </w:rPr>
        <w:footnoteRef/>
      </w:r>
      <w:r w:rsidRPr="004A3E27">
        <w:t xml:space="preserve"> Ephes. 3:10; 4:8.</w:t>
      </w:r>
    </w:p>
  </w:footnote>
  <w:footnote w:id="382">
    <w:p w14:paraId="3856467E" w14:textId="77777777" w:rsidR="00DB1D07" w:rsidRDefault="00DB1D07"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DB1D07" w:rsidRPr="004A3E27" w:rsidRDefault="00DB1D07"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DB1D07" w:rsidRPr="004A3E27" w:rsidRDefault="00DB1D07"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DB1D07" w:rsidRDefault="00DB1D07" w:rsidP="00704CAA">
      <w:pPr>
        <w:pStyle w:val="footnote"/>
      </w:pPr>
      <w:r>
        <w:rPr>
          <w:rStyle w:val="FootnoteReference"/>
        </w:rPr>
        <w:footnoteRef/>
      </w:r>
      <w:r>
        <w:t xml:space="preserve"> [JS] literally “He will judge the poor of the people.”</w:t>
      </w:r>
    </w:p>
  </w:footnote>
  <w:footnote w:id="386">
    <w:p w14:paraId="5CB4BFD0" w14:textId="77777777" w:rsidR="00DB1D07" w:rsidRPr="004A3E27" w:rsidRDefault="00DB1D07"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DB1D07" w:rsidRPr="004A3E27" w:rsidRDefault="00DB1D07" w:rsidP="00704CAA">
      <w:pPr>
        <w:pStyle w:val="footnote"/>
      </w:pPr>
      <w:r w:rsidRPr="004A3E27">
        <w:rPr>
          <w:rStyle w:val="FootnoteReference"/>
        </w:rPr>
        <w:footnoteRef/>
      </w:r>
      <w:r w:rsidRPr="004A3E27">
        <w:t xml:space="preserve"> Rivers: Tigris and Euphrates.</w:t>
      </w:r>
    </w:p>
  </w:footnote>
  <w:footnote w:id="388">
    <w:p w14:paraId="40EFD021" w14:textId="77777777" w:rsidR="00DB1D07" w:rsidRPr="004A3E27" w:rsidRDefault="00DB1D07"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DB1D07" w:rsidRDefault="00DB1D07"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DB1D07" w:rsidRPr="004A3E27" w:rsidRDefault="00DB1D07"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DB1D07" w:rsidRPr="004A3E27" w:rsidRDefault="00DB1D07"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DB1D07" w:rsidRDefault="00DB1D07" w:rsidP="00704CAA">
      <w:pPr>
        <w:pStyle w:val="footnote"/>
      </w:pPr>
      <w:r>
        <w:rPr>
          <w:rStyle w:val="FootnoteReference"/>
        </w:rPr>
        <w:footnoteRef/>
      </w:r>
      <w:r>
        <w:t xml:space="preserve"> [JS] Fr. Athanasius has, “all nations shall glorify Him.</w:t>
      </w:r>
    </w:p>
  </w:footnote>
  <w:footnote w:id="393">
    <w:p w14:paraId="266FC831" w14:textId="77777777" w:rsidR="00DB1D07" w:rsidRDefault="00DB1D07" w:rsidP="00704CAA">
      <w:pPr>
        <w:pStyle w:val="footnote"/>
      </w:pPr>
      <w:r>
        <w:rPr>
          <w:rStyle w:val="FootnoteReference"/>
        </w:rPr>
        <w:footnoteRef/>
      </w:r>
      <w:r>
        <w:t xml:space="preserve"> [JS] found in Copitc. See the First Hour of Monday of Holy Week.</w:t>
      </w:r>
    </w:p>
  </w:footnote>
  <w:footnote w:id="394">
    <w:p w14:paraId="295FC4E3" w14:textId="77777777" w:rsidR="00DB1D07" w:rsidRDefault="00DB1D07" w:rsidP="00704CAA">
      <w:pPr>
        <w:pStyle w:val="footnote"/>
      </w:pPr>
      <w:r>
        <w:rPr>
          <w:rStyle w:val="FootnoteReference"/>
        </w:rPr>
        <w:footnoteRef/>
      </w:r>
      <w:r>
        <w:t xml:space="preserve"> [JS] or, “So be it! So be it!”</w:t>
      </w:r>
    </w:p>
  </w:footnote>
  <w:footnote w:id="395">
    <w:p w14:paraId="5A10FE12" w14:textId="77777777" w:rsidR="00DB1D07" w:rsidRPr="004A3E27" w:rsidRDefault="00DB1D07"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DB1D07" w:rsidRPr="004A3E27" w:rsidRDefault="00DB1D07"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DB1D07" w:rsidRPr="004A3E27" w:rsidRDefault="00DB1D07" w:rsidP="00704CAA">
      <w:pPr>
        <w:pStyle w:val="footnote"/>
      </w:pPr>
      <w:r w:rsidRPr="004A3E27">
        <w:tab/>
        <w:t>For them there are no pains;</w:t>
      </w:r>
    </w:p>
    <w:p w14:paraId="329CF061" w14:textId="77777777" w:rsidR="00DB1D07" w:rsidRPr="004A3E27" w:rsidRDefault="00DB1D07" w:rsidP="00704CAA">
      <w:pPr>
        <w:pStyle w:val="footnote"/>
      </w:pPr>
      <w:r w:rsidRPr="004A3E27">
        <w:tab/>
        <w:t>fit and strong are their bodies.</w:t>
      </w:r>
    </w:p>
  </w:footnote>
  <w:footnote w:id="397">
    <w:p w14:paraId="49BE7CC0" w14:textId="77777777" w:rsidR="00DB1D07" w:rsidRPr="004A3E27" w:rsidRDefault="00DB1D07"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DB1D07" w:rsidRPr="004A3E27" w:rsidRDefault="00DB1D07"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DB1D07" w:rsidRPr="004A3E27" w:rsidRDefault="00DB1D07"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DB1D07" w:rsidRPr="004A3E27" w:rsidRDefault="00DB1D07"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DB1D07" w:rsidRPr="004A3E27" w:rsidRDefault="00DB1D07"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DB1D07" w:rsidRPr="004A3E27" w:rsidRDefault="00DB1D07"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DB1D07" w:rsidRPr="004A3E27" w:rsidRDefault="00DB1D07"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DB1D07" w:rsidRDefault="00DB1D07"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DB1D07" w:rsidRDefault="00DB1D07" w:rsidP="00704CAA">
      <w:pPr>
        <w:pStyle w:val="footnote"/>
      </w:pPr>
      <w:r>
        <w:rPr>
          <w:rStyle w:val="FootnoteReference"/>
        </w:rPr>
        <w:footnoteRef/>
      </w:r>
      <w:r>
        <w:t xml:space="preserve"> [JS] or emblems.</w:t>
      </w:r>
    </w:p>
  </w:footnote>
  <w:footnote w:id="406">
    <w:p w14:paraId="3520D724" w14:textId="77777777" w:rsidR="00DB1D07" w:rsidRPr="004A3E27" w:rsidRDefault="00DB1D07"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DB1D07" w:rsidRPr="004A3E27" w:rsidRDefault="00DB1D07"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DB1D07" w:rsidRPr="004A3E27" w:rsidRDefault="00DB1D07"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DB1D07" w:rsidRPr="005B2E82" w:rsidRDefault="00DB1D07"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DB1D07" w:rsidRDefault="00DB1D07" w:rsidP="00704CAA">
      <w:pPr>
        <w:pStyle w:val="footnote"/>
      </w:pPr>
      <w:r>
        <w:rPr>
          <w:rStyle w:val="FootnoteReference"/>
        </w:rPr>
        <w:footnoteRef/>
      </w:r>
      <w:r>
        <w:t xml:space="preserve"> [JS] or “give thanks to You” or “thankfully confess you with praise”</w:t>
      </w:r>
    </w:p>
  </w:footnote>
  <w:footnote w:id="411">
    <w:p w14:paraId="3CA113B3" w14:textId="77777777" w:rsidR="00DB1D07" w:rsidRDefault="00DB1D07"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DB1D07" w:rsidRDefault="00DB1D07" w:rsidP="00704CAA">
      <w:pPr>
        <w:pStyle w:val="footnote"/>
      </w:pPr>
      <w:r>
        <w:rPr>
          <w:rStyle w:val="FootnoteReference"/>
        </w:rPr>
        <w:footnoteRef/>
      </w:r>
      <w:r>
        <w:t xml:space="preserve"> [JS] literally “horn”, here and below.</w:t>
      </w:r>
    </w:p>
  </w:footnote>
  <w:footnote w:id="413">
    <w:p w14:paraId="0BE9BC7E" w14:textId="77777777" w:rsidR="00DB1D07" w:rsidRPr="004A3E27" w:rsidRDefault="00DB1D0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DB1D07" w:rsidRPr="004A3E27" w:rsidRDefault="00DB1D07"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DB1D07" w:rsidRPr="004A3E27" w:rsidRDefault="00DB1D07"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DB1D07" w:rsidRPr="004A3E27" w:rsidRDefault="00DB1D07"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DB1D07" w:rsidRPr="004A3E27" w:rsidRDefault="00DB1D07"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DB1D07" w:rsidRDefault="00DB1D07"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DB1D07" w:rsidRDefault="00DB1D07" w:rsidP="00704CAA">
      <w:pPr>
        <w:pStyle w:val="footnote"/>
      </w:pPr>
      <w:r>
        <w:rPr>
          <w:rStyle w:val="FootnoteReference"/>
        </w:rPr>
        <w:footnoteRef/>
      </w:r>
      <w:r>
        <w:t xml:space="preserve"> [JS] literally, “their voice”</w:t>
      </w:r>
    </w:p>
  </w:footnote>
  <w:footnote w:id="420">
    <w:p w14:paraId="5681D4C4" w14:textId="77777777" w:rsidR="00DB1D07" w:rsidRDefault="00DB1D07" w:rsidP="00704CAA">
      <w:pPr>
        <w:pStyle w:val="footnote"/>
      </w:pPr>
      <w:r>
        <w:rPr>
          <w:rStyle w:val="FootnoteReference"/>
        </w:rPr>
        <w:footnoteRef/>
      </w:r>
      <w:r>
        <w:t xml:space="preserve"> [JS] literally, “arrows”</w:t>
      </w:r>
    </w:p>
  </w:footnote>
  <w:footnote w:id="421">
    <w:p w14:paraId="4DCC51CC" w14:textId="77777777" w:rsidR="00DB1D07" w:rsidRDefault="00DB1D07" w:rsidP="00704CAA">
      <w:pPr>
        <w:pStyle w:val="footnote"/>
      </w:pPr>
      <w:r>
        <w:rPr>
          <w:rStyle w:val="FootnoteReference"/>
        </w:rPr>
        <w:footnoteRef/>
      </w:r>
      <w:r>
        <w:t xml:space="preserve"> [JS] literally, “voice”</w:t>
      </w:r>
    </w:p>
  </w:footnote>
  <w:footnote w:id="422">
    <w:p w14:paraId="326ADCD9" w14:textId="77777777" w:rsidR="00DB1D07" w:rsidRDefault="00DB1D07"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DB1D07" w:rsidRDefault="00DB1D07"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DB1D07" w:rsidRDefault="00DB1D07" w:rsidP="00704CAA">
      <w:pPr>
        <w:pStyle w:val="footnote"/>
      </w:pPr>
      <w:r>
        <w:tab/>
        <w:t>‘I will speak My mind in parables,</w:t>
      </w:r>
    </w:p>
    <w:p w14:paraId="2B8A9AE4" w14:textId="77777777" w:rsidR="00DB1D07" w:rsidRDefault="00DB1D07" w:rsidP="00704CAA">
      <w:pPr>
        <w:pStyle w:val="footnote"/>
      </w:pPr>
      <w:r>
        <w:tab/>
        <w:t>divulge secrets hidden since creation’ (cf. Rev. 3:14).</w:t>
      </w:r>
    </w:p>
  </w:footnote>
  <w:footnote w:id="424">
    <w:p w14:paraId="7F64F145" w14:textId="77777777" w:rsidR="00DB1D07" w:rsidRDefault="00DB1D07"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DB1D07" w:rsidRDefault="00DB1D07" w:rsidP="00704CAA">
      <w:pPr>
        <w:pStyle w:val="footnote"/>
      </w:pPr>
      <w:r>
        <w:rPr>
          <w:rStyle w:val="FootnoteReference"/>
        </w:rPr>
        <w:footnoteRef/>
      </w:r>
      <w:r>
        <w:t xml:space="preserve"> Ephraim = Israel (cf. Hos. 7; Num. 14; 1 Sam. 4).</w:t>
      </w:r>
    </w:p>
  </w:footnote>
  <w:footnote w:id="426">
    <w:p w14:paraId="42FDB028" w14:textId="77777777" w:rsidR="00DB1D07" w:rsidRDefault="00DB1D07" w:rsidP="00704CAA">
      <w:pPr>
        <w:pStyle w:val="footnote"/>
      </w:pPr>
      <w:r>
        <w:rPr>
          <w:rStyle w:val="FootnoteReference"/>
        </w:rPr>
        <w:footnoteRef/>
      </w:r>
      <w:r>
        <w:t xml:space="preserve"> [JS] literally, “a waterless land”</w:t>
      </w:r>
    </w:p>
  </w:footnote>
  <w:footnote w:id="427">
    <w:p w14:paraId="195BD616" w14:textId="77777777" w:rsidR="00DB1D07" w:rsidRDefault="00DB1D07"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DB1D07" w:rsidRDefault="00DB1D07" w:rsidP="00704CAA">
      <w:pPr>
        <w:pStyle w:val="footnote"/>
      </w:pPr>
      <w:r>
        <w:rPr>
          <w:rStyle w:val="FootnoteReference"/>
        </w:rPr>
        <w:footnoteRef/>
      </w:r>
      <w:r>
        <w:t xml:space="preserve"> He deferred giving them the promised food and the Promised Land.</w:t>
      </w:r>
    </w:p>
  </w:footnote>
  <w:footnote w:id="429">
    <w:p w14:paraId="3009B475" w14:textId="77777777" w:rsidR="00DB1D07" w:rsidRDefault="00DB1D07"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DB1D07" w:rsidRDefault="00DB1D07" w:rsidP="00704CAA">
      <w:pPr>
        <w:pStyle w:val="footnote"/>
      </w:pPr>
      <w:r>
        <w:rPr>
          <w:rStyle w:val="FootnoteReference"/>
        </w:rPr>
        <w:footnoteRef/>
      </w:r>
      <w:r>
        <w:t xml:space="preserve"> [JS] Fr. Lazarus has “recovered from wine”</w:t>
      </w:r>
    </w:p>
  </w:footnote>
  <w:footnote w:id="431">
    <w:p w14:paraId="223B11C9" w14:textId="77777777" w:rsidR="00DB1D07" w:rsidRDefault="00DB1D07"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DB1D07" w:rsidRDefault="00DB1D07"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DB1D07" w:rsidRDefault="00DB1D07" w:rsidP="00704CAA">
      <w:pPr>
        <w:pStyle w:val="footnote"/>
      </w:pPr>
      <w:r>
        <w:rPr>
          <w:rStyle w:val="FootnoteReference"/>
        </w:rPr>
        <w:footnoteRef/>
      </w:r>
      <w:r>
        <w:t xml:space="preserve"> John 15.</w:t>
      </w:r>
    </w:p>
  </w:footnote>
  <w:footnote w:id="434">
    <w:p w14:paraId="2C8E5EE9" w14:textId="77777777" w:rsidR="00DB1D07" w:rsidRDefault="00DB1D07" w:rsidP="00704CAA">
      <w:pPr>
        <w:pStyle w:val="footnote"/>
      </w:pPr>
      <w:r>
        <w:rPr>
          <w:rStyle w:val="FootnoteReference"/>
        </w:rPr>
        <w:footnoteRef/>
      </w:r>
      <w:r>
        <w:t xml:space="preserve"> Joseph = Israel (Gen. 40:23; 48:15; Amos 6:6).</w:t>
      </w:r>
    </w:p>
  </w:footnote>
  <w:footnote w:id="435">
    <w:p w14:paraId="6CDBD594" w14:textId="77777777" w:rsidR="00DB1D07" w:rsidRDefault="00DB1D07" w:rsidP="00704CAA">
      <w:pPr>
        <w:pStyle w:val="footnote"/>
      </w:pPr>
      <w:r>
        <w:rPr>
          <w:rStyle w:val="FootnoteReference"/>
        </w:rPr>
        <w:footnoteRef/>
      </w:r>
      <w:r>
        <w:t xml:space="preserve"> 2 Sam. 6:2 (LXX).</w:t>
      </w:r>
    </w:p>
  </w:footnote>
  <w:footnote w:id="436">
    <w:p w14:paraId="489D83CE" w14:textId="77777777" w:rsidR="00DB1D07" w:rsidRDefault="00DB1D07" w:rsidP="00704CAA">
      <w:pPr>
        <w:pStyle w:val="footnote"/>
      </w:pPr>
      <w:r>
        <w:rPr>
          <w:rStyle w:val="FootnoteReference"/>
        </w:rPr>
        <w:footnoteRef/>
      </w:r>
      <w:r>
        <w:t xml:space="preserve"> [JS] or “appear” or “reveal Yourself”</w:t>
      </w:r>
    </w:p>
  </w:footnote>
  <w:footnote w:id="437">
    <w:p w14:paraId="5DD6452F" w14:textId="77777777" w:rsidR="00DB1D07" w:rsidRDefault="00DB1D07" w:rsidP="00704CAA">
      <w:pPr>
        <w:pStyle w:val="footnote"/>
      </w:pPr>
      <w:r>
        <w:rPr>
          <w:rStyle w:val="FootnoteReference"/>
        </w:rPr>
        <w:footnoteRef/>
      </w:r>
      <w:r>
        <w:t xml:space="preserve"> [JS] or “reveal Your face”.</w:t>
      </w:r>
    </w:p>
  </w:footnote>
  <w:footnote w:id="438">
    <w:p w14:paraId="002903A1" w14:textId="77777777" w:rsidR="00DB1D07" w:rsidRDefault="00DB1D07"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DB1D07" w:rsidRDefault="00DB1D07"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DB1D07" w:rsidRDefault="00DB1D07" w:rsidP="00704CAA">
      <w:pPr>
        <w:pStyle w:val="footnote"/>
      </w:pPr>
      <w:r>
        <w:rPr>
          <w:rStyle w:val="FootnoteReference"/>
        </w:rPr>
        <w:footnoteRef/>
      </w:r>
      <w:r>
        <w:t xml:space="preserve"> ‘What tongue? The voice of God’ (St Athanasius).</w:t>
      </w:r>
    </w:p>
  </w:footnote>
  <w:footnote w:id="441">
    <w:p w14:paraId="5A843CA9" w14:textId="77777777" w:rsidR="00DB1D07" w:rsidRDefault="00DB1D07" w:rsidP="00704CAA">
      <w:pPr>
        <w:pStyle w:val="footnote"/>
      </w:pPr>
      <w:r>
        <w:rPr>
          <w:rStyle w:val="FootnoteReference"/>
        </w:rPr>
        <w:footnoteRef/>
      </w:r>
      <w:r>
        <w:t xml:space="preserve"> Exodus 9:23; 19:16.</w:t>
      </w:r>
    </w:p>
  </w:footnote>
  <w:footnote w:id="442">
    <w:p w14:paraId="1E18146F" w14:textId="77777777" w:rsidR="00DB1D07" w:rsidRDefault="00DB1D07"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DB1D07" w:rsidRDefault="00DB1D07"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DB1D07" w:rsidRDefault="00DB1D07" w:rsidP="00704CAA">
      <w:pPr>
        <w:pStyle w:val="footnote"/>
      </w:pPr>
      <w:r>
        <w:rPr>
          <w:rStyle w:val="FootnoteReference"/>
        </w:rPr>
        <w:footnoteRef/>
      </w:r>
      <w:r>
        <w:t xml:space="preserve"> </w:t>
      </w:r>
      <w:r>
        <w:rPr>
          <w:i/>
        </w:rPr>
        <w:t>See the previous footnote</w:t>
      </w:r>
      <w:r>
        <w:t>.</w:t>
      </w:r>
    </w:p>
  </w:footnote>
  <w:footnote w:id="445">
    <w:p w14:paraId="1105B361" w14:textId="77777777" w:rsidR="00DB1D07" w:rsidRDefault="00DB1D07" w:rsidP="00704CAA">
      <w:pPr>
        <w:pStyle w:val="footnote"/>
      </w:pPr>
      <w:r>
        <w:rPr>
          <w:rStyle w:val="FootnoteReference"/>
        </w:rPr>
        <w:footnoteRef/>
      </w:r>
      <w:r>
        <w:t xml:space="preserve"> Cf. Isaiah 36:6; 2 Chron. 32:8; 1 Tim. 6:17; Ps. 74:4; Gal. 2:9; 1 Sam. 2:8.</w:t>
      </w:r>
    </w:p>
  </w:footnote>
  <w:footnote w:id="446">
    <w:p w14:paraId="22BF4FA1" w14:textId="77777777" w:rsidR="00DB1D07" w:rsidRDefault="00DB1D07" w:rsidP="00704CAA">
      <w:pPr>
        <w:pStyle w:val="footnote"/>
      </w:pPr>
      <w:r>
        <w:rPr>
          <w:rStyle w:val="FootnoteReference"/>
        </w:rPr>
        <w:footnoteRef/>
      </w:r>
      <w:r>
        <w:t xml:space="preserve"> John 10:34-36.</w:t>
      </w:r>
    </w:p>
  </w:footnote>
  <w:footnote w:id="447">
    <w:p w14:paraId="205EA097" w14:textId="77777777" w:rsidR="00DB1D07" w:rsidRDefault="00DB1D07" w:rsidP="00704CAA">
      <w:pPr>
        <w:pStyle w:val="footnote"/>
      </w:pPr>
      <w:r>
        <w:rPr>
          <w:rStyle w:val="FootnoteReference"/>
        </w:rPr>
        <w:footnoteRef/>
      </w:r>
      <w:r>
        <w:t xml:space="preserve"> This prayer is already answered (John 3:18; 9:39; 12:31; Acts 17:31).</w:t>
      </w:r>
    </w:p>
  </w:footnote>
  <w:footnote w:id="448">
    <w:p w14:paraId="6943972C" w14:textId="77777777" w:rsidR="00DB1D07" w:rsidRDefault="00DB1D07"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DB1D07" w:rsidRDefault="00DB1D07" w:rsidP="00704CAA">
      <w:pPr>
        <w:pStyle w:val="footnote"/>
      </w:pPr>
      <w:r>
        <w:rPr>
          <w:rStyle w:val="FootnoteReference"/>
        </w:rPr>
        <w:footnoteRef/>
      </w:r>
      <w:r>
        <w:t xml:space="preserve"> Man has made a mess of the earth (Gen. 3; Isaiah 24:4-6 etc.)</w:t>
      </w:r>
    </w:p>
  </w:footnote>
  <w:footnote w:id="450">
    <w:p w14:paraId="0AFEFBC6" w14:textId="77777777" w:rsidR="00DB1D07" w:rsidRDefault="00DB1D07" w:rsidP="00704CAA">
      <w:pPr>
        <w:pStyle w:val="footnote"/>
      </w:pPr>
      <w:r>
        <w:rPr>
          <w:rStyle w:val="FootnoteReference"/>
        </w:rPr>
        <w:footnoteRef/>
      </w:r>
      <w:r>
        <w:t xml:space="preserve"> [JS] or “anointed”</w:t>
      </w:r>
    </w:p>
  </w:footnote>
  <w:footnote w:id="451">
    <w:p w14:paraId="730D978B" w14:textId="77777777" w:rsidR="00DB1D07" w:rsidRDefault="00DB1D07" w:rsidP="00704CAA">
      <w:pPr>
        <w:pStyle w:val="footnote"/>
      </w:pPr>
      <w:r>
        <w:rPr>
          <w:rStyle w:val="FootnoteReference"/>
        </w:rPr>
        <w:footnoteRef/>
      </w:r>
      <w:r>
        <w:t xml:space="preserve"> Cf. Lk. 13:25; Mk. 4:11; Col. 4:5; Rev. 22:15.</w:t>
      </w:r>
    </w:p>
  </w:footnote>
  <w:footnote w:id="452">
    <w:p w14:paraId="6B7BADAC" w14:textId="77777777" w:rsidR="00DB1D07" w:rsidRDefault="00DB1D07" w:rsidP="00704CAA">
      <w:pPr>
        <w:pStyle w:val="footnote"/>
      </w:pPr>
      <w:r>
        <w:rPr>
          <w:rStyle w:val="FootnoteReference"/>
        </w:rPr>
        <w:footnoteRef/>
      </w:r>
      <w:r>
        <w:t xml:space="preserve"> [JS] or “transgressions”</w:t>
      </w:r>
    </w:p>
  </w:footnote>
  <w:footnote w:id="453">
    <w:p w14:paraId="02C29B32" w14:textId="77777777" w:rsidR="00DB1D07" w:rsidRDefault="00DB1D07"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DB1D07" w:rsidRDefault="00DB1D07" w:rsidP="00704CAA">
      <w:pPr>
        <w:pStyle w:val="footnote"/>
      </w:pPr>
      <w:r>
        <w:rPr>
          <w:rStyle w:val="FootnoteReference"/>
        </w:rPr>
        <w:footnoteRef/>
      </w:r>
      <w:r>
        <w:t xml:space="preserve"> [JS] Fr. Lazarus has, “convert us”</w:t>
      </w:r>
    </w:p>
  </w:footnote>
  <w:footnote w:id="455">
    <w:p w14:paraId="6C5AEC7E" w14:textId="77777777" w:rsidR="00DB1D07" w:rsidRDefault="00DB1D07" w:rsidP="00704CAA">
      <w:pPr>
        <w:pStyle w:val="footnote"/>
      </w:pPr>
      <w:r>
        <w:rPr>
          <w:rStyle w:val="FootnoteReference"/>
        </w:rPr>
        <w:footnoteRef/>
      </w:r>
      <w:r>
        <w:t xml:space="preserve"> [JS] or “sprouted”</w:t>
      </w:r>
    </w:p>
  </w:footnote>
  <w:footnote w:id="456">
    <w:p w14:paraId="772F8ED6" w14:textId="77777777" w:rsidR="00DB1D07" w:rsidRDefault="00DB1D07" w:rsidP="00704CAA">
      <w:pPr>
        <w:pStyle w:val="footnote"/>
      </w:pPr>
      <w:r>
        <w:rPr>
          <w:rStyle w:val="FootnoteReference"/>
        </w:rPr>
        <w:footnoteRef/>
      </w:r>
      <w:r>
        <w:t xml:space="preserve"> holy: cf. 1 Cor. 3:16,17; 6:15-19; Heb. 3:1; 12:10; 1 Pet. 1:15,16; 2 Pet. 1-4.</w:t>
      </w:r>
    </w:p>
  </w:footnote>
  <w:footnote w:id="457">
    <w:p w14:paraId="7687ABB0" w14:textId="77777777" w:rsidR="00DB1D07" w:rsidRDefault="00DB1D07"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DB1D07" w:rsidRDefault="00DB1D07" w:rsidP="00704CAA">
      <w:pPr>
        <w:pStyle w:val="footnote"/>
      </w:pPr>
      <w:r>
        <w:rPr>
          <w:rStyle w:val="FootnoteReference"/>
        </w:rPr>
        <w:footnoteRef/>
      </w:r>
      <w:r>
        <w:t xml:space="preserve"> [JS] literally, “voice”</w:t>
      </w:r>
    </w:p>
  </w:footnote>
  <w:footnote w:id="459">
    <w:p w14:paraId="1EA6A25D" w14:textId="77777777" w:rsidR="00DB1D07" w:rsidRDefault="00DB1D07" w:rsidP="00704CAA">
      <w:pPr>
        <w:pStyle w:val="footnote"/>
      </w:pPr>
      <w:r>
        <w:rPr>
          <w:rStyle w:val="FootnoteReference"/>
        </w:rPr>
        <w:footnoteRef/>
      </w:r>
      <w:r>
        <w:t xml:space="preserve"> [JS] Literally, “do obeisance”, i.e. physically bow down</w:t>
      </w:r>
    </w:p>
  </w:footnote>
  <w:footnote w:id="460">
    <w:p w14:paraId="79AF8739" w14:textId="77777777" w:rsidR="00DB1D07" w:rsidRDefault="00DB1D07" w:rsidP="00704CAA">
      <w:pPr>
        <w:pStyle w:val="footnote"/>
      </w:pPr>
      <w:r>
        <w:rPr>
          <w:rStyle w:val="FootnoteReference"/>
        </w:rPr>
        <w:footnoteRef/>
      </w:r>
      <w:r>
        <w:t xml:space="preserve"> ‘The song of the Lamb.’ (Rev. 15:3-5; John 12:32).</w:t>
      </w:r>
    </w:p>
  </w:footnote>
  <w:footnote w:id="461">
    <w:p w14:paraId="5DE393CF" w14:textId="77777777" w:rsidR="00DB1D07" w:rsidRDefault="00DB1D07"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DB1D07" w:rsidRDefault="00DB1D07" w:rsidP="00704CAA">
      <w:pPr>
        <w:pStyle w:val="footnote"/>
      </w:pPr>
      <w:r>
        <w:rPr>
          <w:rStyle w:val="FootnoteReference"/>
        </w:rPr>
        <w:footnoteRef/>
      </w:r>
      <w:r>
        <w:t xml:space="preserve"> [JS] or “lawless”</w:t>
      </w:r>
    </w:p>
  </w:footnote>
  <w:footnote w:id="463">
    <w:p w14:paraId="695890BF" w14:textId="77777777" w:rsidR="00DB1D07" w:rsidRDefault="00DB1D07" w:rsidP="00704CAA">
      <w:pPr>
        <w:pStyle w:val="footnote"/>
      </w:pPr>
      <w:r>
        <w:rPr>
          <w:rStyle w:val="FootnoteReference"/>
        </w:rPr>
        <w:footnoteRef/>
      </w:r>
      <w:r>
        <w:t xml:space="preserve"> [JS] Or, “band”, “gathering”, or “synagogue”</w:t>
      </w:r>
    </w:p>
  </w:footnote>
  <w:footnote w:id="464">
    <w:p w14:paraId="05B5D585" w14:textId="77777777" w:rsidR="00DB1D07" w:rsidRDefault="00DB1D07"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DB1D07" w:rsidRDefault="00DB1D07"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DB1D07" w:rsidRDefault="00DB1D07"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DB1D07" w:rsidRDefault="00DB1D07" w:rsidP="00704CAA">
      <w:pPr>
        <w:pStyle w:val="footnote"/>
      </w:pPr>
      <w:r>
        <w:rPr>
          <w:rStyle w:val="FootnoteReference"/>
        </w:rPr>
        <w:footnoteRef/>
      </w:r>
      <w:r>
        <w:t xml:space="preserve"> [JS] or “Mother Zion will say,”</w:t>
      </w:r>
    </w:p>
  </w:footnote>
  <w:footnote w:id="468">
    <w:p w14:paraId="60FDE590" w14:textId="77777777" w:rsidR="00DB1D07" w:rsidRDefault="00DB1D07" w:rsidP="00704CAA">
      <w:pPr>
        <w:pStyle w:val="footnote"/>
      </w:pPr>
      <w:r>
        <w:rPr>
          <w:rStyle w:val="FootnoteReference"/>
        </w:rPr>
        <w:footnoteRef/>
      </w:r>
      <w:r>
        <w:t xml:space="preserve"> [JS] Coptic has, “that a man and a man dwelt in her”</w:t>
      </w:r>
    </w:p>
  </w:footnote>
  <w:footnote w:id="469">
    <w:p w14:paraId="075CB45C" w14:textId="77777777" w:rsidR="00DB1D07" w:rsidRDefault="00DB1D07" w:rsidP="00704CAA">
      <w:pPr>
        <w:pStyle w:val="footnote"/>
      </w:pPr>
      <w:r>
        <w:rPr>
          <w:rStyle w:val="FootnoteReference"/>
        </w:rPr>
        <w:footnoteRef/>
      </w:r>
      <w:r>
        <w:t xml:space="preserve"> [JS] Coptic has, “established her forever”</w:t>
      </w:r>
    </w:p>
  </w:footnote>
  <w:footnote w:id="470">
    <w:p w14:paraId="0A7FE83F" w14:textId="77777777" w:rsidR="00DB1D07" w:rsidRDefault="00DB1D07"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DB1D07" w:rsidRDefault="00DB1D07" w:rsidP="00704CAA">
      <w:pPr>
        <w:pStyle w:val="footnote"/>
      </w:pPr>
      <w:r>
        <w:rPr>
          <w:rStyle w:val="FootnoteReference"/>
        </w:rPr>
        <w:footnoteRef/>
      </w:r>
      <w:r>
        <w:t xml:space="preserve"> [JS] or, “corpses”</w:t>
      </w:r>
    </w:p>
  </w:footnote>
  <w:footnote w:id="472">
    <w:p w14:paraId="7DD478BE" w14:textId="77777777" w:rsidR="00DB1D07" w:rsidRDefault="00DB1D07"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DB1D07" w:rsidRDefault="00DB1D07" w:rsidP="00704CAA">
      <w:pPr>
        <w:pStyle w:val="footnote"/>
      </w:pPr>
      <w:r>
        <w:rPr>
          <w:rStyle w:val="FootnoteReference"/>
        </w:rPr>
        <w:footnoteRef/>
      </w:r>
      <w:r>
        <w:t xml:space="preserve"> [JS] or “billows”</w:t>
      </w:r>
    </w:p>
  </w:footnote>
  <w:footnote w:id="474">
    <w:p w14:paraId="4F89E6C8" w14:textId="77777777" w:rsidR="00DB1D07" w:rsidRDefault="00DB1D07" w:rsidP="00704CAA">
      <w:pPr>
        <w:pStyle w:val="footnote"/>
      </w:pPr>
      <w:r>
        <w:rPr>
          <w:rStyle w:val="FootnoteReference"/>
        </w:rPr>
        <w:footnoteRef/>
      </w:r>
      <w:r>
        <w:t xml:space="preserve"> [JS] “they” refers to “the dead”, not to “physicians”</w:t>
      </w:r>
    </w:p>
  </w:footnote>
  <w:footnote w:id="475">
    <w:p w14:paraId="78676E81" w14:textId="77777777" w:rsidR="00DB1D07" w:rsidRDefault="00DB1D07"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DB1D07" w:rsidRDefault="00DB1D07"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DB1D07" w:rsidRDefault="00DB1D07"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DB1D07" w:rsidRDefault="00DB1D07"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DB1D07" w:rsidRDefault="00DB1D07"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DB1D07" w:rsidRDefault="00DB1D07" w:rsidP="00704CAA">
      <w:pPr>
        <w:pStyle w:val="footnote"/>
      </w:pPr>
      <w:r>
        <w:rPr>
          <w:rStyle w:val="FootnoteReference"/>
        </w:rPr>
        <w:footnoteRef/>
      </w:r>
      <w:r>
        <w:t xml:space="preserve"> [JS] Fr. Lazarus has, “for an eternal reign”</w:t>
      </w:r>
    </w:p>
  </w:footnote>
  <w:footnote w:id="481">
    <w:p w14:paraId="3116D8E7" w14:textId="77777777" w:rsidR="00DB1D07" w:rsidRDefault="00DB1D07" w:rsidP="00704CAA">
      <w:pPr>
        <w:pStyle w:val="footnote"/>
      </w:pPr>
      <w:r>
        <w:rPr>
          <w:rStyle w:val="FootnoteReference"/>
        </w:rPr>
        <w:footnoteRef/>
      </w:r>
      <w:r>
        <w:t xml:space="preserve"> [JS] Fr. Lazarus has, “for all generations.”</w:t>
      </w:r>
    </w:p>
  </w:footnote>
  <w:footnote w:id="482">
    <w:p w14:paraId="548BF35A" w14:textId="77777777" w:rsidR="00DB1D07" w:rsidRDefault="00DB1D07"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DB1D07" w:rsidRDefault="00DB1D07" w:rsidP="00704CAA">
      <w:pPr>
        <w:pStyle w:val="footnote"/>
      </w:pPr>
      <w:r>
        <w:rPr>
          <w:rStyle w:val="FootnoteReference"/>
        </w:rPr>
        <w:footnoteRef/>
      </w:r>
      <w:r>
        <w:t xml:space="preserve"> [JS] literally, “an assembly of holy ones”</w:t>
      </w:r>
    </w:p>
  </w:footnote>
  <w:footnote w:id="484">
    <w:p w14:paraId="60A7E0F2" w14:textId="77777777" w:rsidR="00DB1D07" w:rsidRDefault="00DB1D07"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DB1D07" w:rsidRDefault="00DB1D07" w:rsidP="00704CAA">
      <w:pPr>
        <w:pStyle w:val="footnote"/>
      </w:pPr>
      <w:r>
        <w:rPr>
          <w:rStyle w:val="FootnoteReference"/>
        </w:rPr>
        <w:footnoteRef/>
      </w:r>
      <w:r>
        <w:t xml:space="preserve"> [JS] OSB inserts “wind” here.</w:t>
      </w:r>
    </w:p>
  </w:footnote>
  <w:footnote w:id="486">
    <w:p w14:paraId="3B727BCB" w14:textId="77777777" w:rsidR="00DB1D07" w:rsidRDefault="00DB1D07"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DB1D07" w:rsidRDefault="00DB1D07" w:rsidP="00704CAA">
      <w:pPr>
        <w:pStyle w:val="footnote"/>
      </w:pPr>
      <w:r>
        <w:rPr>
          <w:rStyle w:val="FootnoteReference"/>
        </w:rPr>
        <w:footnoteRef/>
      </w:r>
      <w:r>
        <w:t xml:space="preserve"> [JS] Fr. Lazarus has, “will pave the way for Your presence”</w:t>
      </w:r>
    </w:p>
  </w:footnote>
  <w:footnote w:id="488">
    <w:p w14:paraId="5BF9199A" w14:textId="77777777" w:rsidR="00DB1D07" w:rsidRDefault="00DB1D07" w:rsidP="00704CAA">
      <w:pPr>
        <w:pStyle w:val="footnote"/>
      </w:pPr>
      <w:r>
        <w:rPr>
          <w:rStyle w:val="FootnoteReference"/>
        </w:rPr>
        <w:footnoteRef/>
      </w:r>
      <w:r>
        <w:t xml:space="preserve"> [JS] or “face”</w:t>
      </w:r>
    </w:p>
  </w:footnote>
  <w:footnote w:id="489">
    <w:p w14:paraId="7E5822A0" w14:textId="77777777" w:rsidR="00DB1D07" w:rsidRDefault="00DB1D07" w:rsidP="00704CAA">
      <w:pPr>
        <w:pStyle w:val="footnote"/>
      </w:pPr>
      <w:r>
        <w:rPr>
          <w:rStyle w:val="FootnoteReference"/>
        </w:rPr>
        <w:footnoteRef/>
      </w:r>
      <w:r>
        <w:t xml:space="preserve"> [JS] Fr. Lazrus has “we are raised to power”</w:t>
      </w:r>
    </w:p>
  </w:footnote>
  <w:footnote w:id="490">
    <w:p w14:paraId="163553BB" w14:textId="77777777" w:rsidR="00DB1D07" w:rsidRDefault="00DB1D07" w:rsidP="00704CAA">
      <w:pPr>
        <w:pStyle w:val="footnote"/>
      </w:pPr>
      <w:r>
        <w:rPr>
          <w:rStyle w:val="FootnoteReference"/>
        </w:rPr>
        <w:footnoteRef/>
      </w:r>
      <w:r>
        <w:t xml:space="preserve"> Cf. 2 Samuel 7:4-17; 1 Chron. 17:3-14.</w:t>
      </w:r>
    </w:p>
  </w:footnote>
  <w:footnote w:id="491">
    <w:p w14:paraId="16D9ED4D" w14:textId="77777777" w:rsidR="00DB1D07" w:rsidRDefault="00DB1D07" w:rsidP="00704CAA">
      <w:pPr>
        <w:pStyle w:val="footnote"/>
      </w:pPr>
      <w:r>
        <w:rPr>
          <w:rStyle w:val="FootnoteReference"/>
        </w:rPr>
        <w:footnoteRef/>
      </w:r>
      <w:r>
        <w:t xml:space="preserve"> [JS] or “lawlessness,” or “transgression</w:t>
      </w:r>
    </w:p>
  </w:footnote>
  <w:footnote w:id="492">
    <w:p w14:paraId="41715793" w14:textId="77777777" w:rsidR="00DB1D07" w:rsidRDefault="00DB1D07" w:rsidP="00704CAA">
      <w:pPr>
        <w:pStyle w:val="footnote"/>
      </w:pPr>
      <w:r>
        <w:rPr>
          <w:rStyle w:val="FootnoteReference"/>
        </w:rPr>
        <w:footnoteRef/>
      </w:r>
      <w:r>
        <w:t xml:space="preserve"> [JS] Coptic has “faithfulness”. See Matins of Mesori 3</w:t>
      </w:r>
    </w:p>
  </w:footnote>
  <w:footnote w:id="493">
    <w:p w14:paraId="34396983" w14:textId="77777777" w:rsidR="00DB1D07" w:rsidRDefault="00DB1D07" w:rsidP="00704CAA">
      <w:pPr>
        <w:pStyle w:val="footnote"/>
      </w:pPr>
      <w:r>
        <w:rPr>
          <w:rStyle w:val="FootnoteReference"/>
        </w:rPr>
        <w:footnoteRef/>
      </w:r>
      <w:r>
        <w:t xml:space="preserve"> [JS] literally, “his horn will be exalted”</w:t>
      </w:r>
    </w:p>
  </w:footnote>
  <w:footnote w:id="494">
    <w:p w14:paraId="19918888" w14:textId="77777777" w:rsidR="00DB1D07" w:rsidRDefault="00DB1D07" w:rsidP="00704CAA">
      <w:pPr>
        <w:pStyle w:val="footnote"/>
      </w:pPr>
      <w:r>
        <w:rPr>
          <w:rStyle w:val="FootnoteReference"/>
        </w:rPr>
        <w:footnoteRef/>
      </w:r>
      <w:r>
        <w:t xml:space="preserve"> [JS] Fr. Lazarus has, “I will extend his power over the sea”</w:t>
      </w:r>
    </w:p>
  </w:footnote>
  <w:footnote w:id="495">
    <w:p w14:paraId="7F2F76E2" w14:textId="77777777" w:rsidR="00DB1D07" w:rsidRDefault="00DB1D07"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DB1D07" w:rsidRDefault="00DB1D07" w:rsidP="00704CAA">
      <w:pPr>
        <w:pStyle w:val="footnote"/>
      </w:pPr>
      <w:r>
        <w:rPr>
          <w:rStyle w:val="FootnoteReference"/>
        </w:rPr>
        <w:footnoteRef/>
      </w:r>
      <w:r>
        <w:t xml:space="preserve"> [JS] Fr. Lazarus renders this, “dynasty”</w:t>
      </w:r>
    </w:p>
  </w:footnote>
  <w:footnote w:id="497">
    <w:p w14:paraId="61ED5D37" w14:textId="77777777" w:rsidR="00DB1D07" w:rsidRDefault="00DB1D07"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DB1D07" w:rsidRDefault="00DB1D07" w:rsidP="00704CAA">
      <w:pPr>
        <w:pStyle w:val="footnote"/>
      </w:pPr>
      <w:r>
        <w:rPr>
          <w:rStyle w:val="FootnoteReference"/>
        </w:rPr>
        <w:footnoteRef/>
      </w:r>
      <w:r>
        <w:t xml:space="preserve"> [JS] or “in my holy place”</w:t>
      </w:r>
    </w:p>
  </w:footnote>
  <w:footnote w:id="499">
    <w:p w14:paraId="18E1B778" w14:textId="77777777" w:rsidR="00DB1D07" w:rsidRDefault="00DB1D07" w:rsidP="00704CAA">
      <w:pPr>
        <w:pStyle w:val="footnote"/>
      </w:pPr>
      <w:r>
        <w:rPr>
          <w:rStyle w:val="FootnoteReference"/>
        </w:rPr>
        <w:footnoteRef/>
      </w:r>
      <w:r>
        <w:t xml:space="preserve"> Rev. 1:5; 3:14.</w:t>
      </w:r>
    </w:p>
  </w:footnote>
  <w:footnote w:id="500">
    <w:p w14:paraId="26484220" w14:textId="77777777" w:rsidR="00DB1D07" w:rsidRDefault="00DB1D07" w:rsidP="00704CAA">
      <w:pPr>
        <w:pStyle w:val="footnote"/>
      </w:pPr>
      <w:r>
        <w:rPr>
          <w:rStyle w:val="FootnoteReference"/>
        </w:rPr>
        <w:footnoteRef/>
      </w:r>
      <w:r>
        <w:t xml:space="preserve"> [JS] “anointed”</w:t>
      </w:r>
    </w:p>
  </w:footnote>
  <w:footnote w:id="501">
    <w:p w14:paraId="3D1D7CB3" w14:textId="77777777" w:rsidR="00DB1D07" w:rsidRDefault="00DB1D07"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DB1D07" w:rsidRDefault="00DB1D07" w:rsidP="00704CAA">
      <w:pPr>
        <w:pStyle w:val="footnote"/>
      </w:pPr>
      <w:r>
        <w:rPr>
          <w:rStyle w:val="FootnoteReference"/>
        </w:rPr>
        <w:footnoteRef/>
      </w:r>
      <w:r>
        <w:t xml:space="preserve"> [JS] “So be it! So be it!” or “May it be! May it be!”</w:t>
      </w:r>
    </w:p>
  </w:footnote>
  <w:footnote w:id="503">
    <w:p w14:paraId="1DFAAF0B" w14:textId="77777777" w:rsidR="00DB1D07" w:rsidRDefault="00DB1D07" w:rsidP="00704CAA">
      <w:pPr>
        <w:pStyle w:val="footnote"/>
      </w:pPr>
      <w:r>
        <w:rPr>
          <w:rStyle w:val="FootnoteReference"/>
        </w:rPr>
        <w:footnoteRef/>
      </w:r>
      <w:r>
        <w:t xml:space="preserve"> [JS] or “expired”</w:t>
      </w:r>
    </w:p>
  </w:footnote>
  <w:footnote w:id="504">
    <w:p w14:paraId="3519F2D7" w14:textId="77777777" w:rsidR="00DB1D07" w:rsidRDefault="00DB1D07"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DB1D07" w:rsidRDefault="00DB1D07" w:rsidP="00704CAA">
      <w:pPr>
        <w:pStyle w:val="footnote"/>
      </w:pPr>
      <w:r>
        <w:rPr>
          <w:rStyle w:val="FootnoteReference"/>
        </w:rPr>
        <w:footnoteRef/>
      </w:r>
      <w:r>
        <w:t xml:space="preserve"> [JS] or “chastened”</w:t>
      </w:r>
    </w:p>
  </w:footnote>
  <w:footnote w:id="506">
    <w:p w14:paraId="136CB596" w14:textId="77777777" w:rsidR="00DB1D07" w:rsidRDefault="00DB1D07"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DB1D07" w:rsidRDefault="00DB1D07" w:rsidP="00704CAA">
      <w:pPr>
        <w:pStyle w:val="footnote"/>
      </w:pPr>
      <w:r>
        <w:rPr>
          <w:rStyle w:val="FootnoteReference"/>
        </w:rPr>
        <w:footnoteRef/>
      </w:r>
      <w:r>
        <w:t xml:space="preserve"> That is, in the Kingdom (1 Cor. 4:20).</w:t>
      </w:r>
    </w:p>
  </w:footnote>
  <w:footnote w:id="508">
    <w:p w14:paraId="3FAA8ED9" w14:textId="77777777" w:rsidR="00DB1D07" w:rsidRDefault="00DB1D07"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DB1D07" w:rsidRDefault="00DB1D07" w:rsidP="00704CAA">
      <w:pPr>
        <w:pStyle w:val="footnote"/>
      </w:pPr>
      <w:r>
        <w:rPr>
          <w:rStyle w:val="FootnoteReference"/>
        </w:rPr>
        <w:footnoteRef/>
      </w:r>
      <w:r>
        <w:t xml:space="preserve"> [JS] Coptic may mean “bruise” rather than “trample”</w:t>
      </w:r>
    </w:p>
  </w:footnote>
  <w:footnote w:id="510">
    <w:p w14:paraId="103E3D32" w14:textId="77777777" w:rsidR="00DB1D07" w:rsidRDefault="00DB1D07"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DB1D07" w:rsidRDefault="00DB1D07"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DB1D07" w:rsidRDefault="00DB1D07" w:rsidP="00704CAA">
      <w:pPr>
        <w:pStyle w:val="footnote"/>
      </w:pPr>
      <w:r>
        <w:rPr>
          <w:rStyle w:val="FootnoteReference"/>
        </w:rPr>
        <w:footnoteRef/>
      </w:r>
      <w:r>
        <w:t xml:space="preserve"> [JS] Or “ode”</w:t>
      </w:r>
    </w:p>
  </w:footnote>
  <w:footnote w:id="513">
    <w:p w14:paraId="5D1C882B" w14:textId="77777777" w:rsidR="00DB1D07" w:rsidRDefault="00DB1D07" w:rsidP="00704CAA">
      <w:pPr>
        <w:pStyle w:val="footnote"/>
      </w:pPr>
      <w:r>
        <w:rPr>
          <w:rStyle w:val="FootnoteReference"/>
        </w:rPr>
        <w:footnoteRef/>
      </w:r>
      <w:r>
        <w:t xml:space="preserve"> [JS] or “forever and ever.”</w:t>
      </w:r>
    </w:p>
  </w:footnote>
  <w:footnote w:id="514">
    <w:p w14:paraId="2AA0B0FD" w14:textId="77777777" w:rsidR="00DB1D07" w:rsidRDefault="00DB1D07" w:rsidP="00704CAA">
      <w:pPr>
        <w:pStyle w:val="footnote"/>
      </w:pPr>
      <w:r>
        <w:rPr>
          <w:rStyle w:val="FootnoteReference"/>
        </w:rPr>
        <w:footnoteRef/>
      </w:r>
      <w:r>
        <w:t xml:space="preserve"> [JS] literally, “And my horn will be exalted like a unicorn’s”</w:t>
      </w:r>
    </w:p>
  </w:footnote>
  <w:footnote w:id="515">
    <w:p w14:paraId="71B2ABCE" w14:textId="77777777" w:rsidR="00DB1D07" w:rsidRDefault="00DB1D07"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DB1D07" w:rsidRDefault="00DB1D07"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DB1D07" w:rsidRDefault="00DB1D07" w:rsidP="00704CAA">
      <w:pPr>
        <w:pStyle w:val="footnote"/>
      </w:pPr>
      <w:r>
        <w:rPr>
          <w:rStyle w:val="FootnoteReference"/>
        </w:rPr>
        <w:footnoteRef/>
      </w:r>
      <w:r>
        <w:t xml:space="preserve"> [JS] literally “still increase”</w:t>
      </w:r>
    </w:p>
  </w:footnote>
  <w:footnote w:id="518">
    <w:p w14:paraId="74BF88EE" w14:textId="77777777" w:rsidR="00DB1D07" w:rsidRDefault="00DB1D07" w:rsidP="00704CAA">
      <w:pPr>
        <w:pStyle w:val="footnote"/>
      </w:pPr>
      <w:r>
        <w:rPr>
          <w:rStyle w:val="FootnoteReference"/>
        </w:rPr>
        <w:footnoteRef/>
      </w:r>
      <w:r>
        <w:t xml:space="preserve"> [JS] literally, “rich” or “prosperous”</w:t>
      </w:r>
    </w:p>
  </w:footnote>
  <w:footnote w:id="519">
    <w:p w14:paraId="72F50134" w14:textId="77777777" w:rsidR="00DB1D07" w:rsidRDefault="00DB1D07" w:rsidP="00704CAA">
      <w:pPr>
        <w:pStyle w:val="footnote"/>
      </w:pPr>
      <w:r>
        <w:rPr>
          <w:rStyle w:val="FootnoteReference"/>
        </w:rPr>
        <w:footnoteRef/>
      </w:r>
      <w:r>
        <w:t xml:space="preserve"> John 7:38.</w:t>
      </w:r>
    </w:p>
  </w:footnote>
  <w:footnote w:id="520">
    <w:p w14:paraId="3C3C13B7" w14:textId="77777777" w:rsidR="00DB1D07" w:rsidRDefault="00DB1D07" w:rsidP="00704CAA">
      <w:pPr>
        <w:pStyle w:val="footnote"/>
      </w:pPr>
      <w:r>
        <w:rPr>
          <w:rStyle w:val="FootnoteReference"/>
        </w:rPr>
        <w:footnoteRef/>
      </w:r>
      <w:r>
        <w:t xml:space="preserve"> Coptic has “it” here, and “beauty” in place of majesty.</w:t>
      </w:r>
    </w:p>
  </w:footnote>
  <w:footnote w:id="521">
    <w:p w14:paraId="67CD15A4" w14:textId="77777777" w:rsidR="00DB1D07" w:rsidRDefault="00DB1D07"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DB1D07" w:rsidRDefault="00DB1D07" w:rsidP="00704CAA">
      <w:pPr>
        <w:pStyle w:val="footnote"/>
      </w:pPr>
      <w:r>
        <w:rPr>
          <w:rStyle w:val="FootnoteReference"/>
        </w:rPr>
        <w:footnoteRef/>
      </w:r>
      <w:r>
        <w:t xml:space="preserve"> [JS] or “forever”</w:t>
      </w:r>
    </w:p>
  </w:footnote>
  <w:footnote w:id="523">
    <w:p w14:paraId="1BA5F6CF" w14:textId="77777777" w:rsidR="00DB1D07" w:rsidRDefault="00DB1D07"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DB1D07" w:rsidRDefault="00DB1D07" w:rsidP="00704CAA">
      <w:pPr>
        <w:pStyle w:val="footnote"/>
      </w:pPr>
      <w:r>
        <w:rPr>
          <w:rStyle w:val="FootnoteReference"/>
        </w:rPr>
        <w:footnoteRef/>
      </w:r>
      <w:r>
        <w:t xml:space="preserve"> [JS] resident alien</w:t>
      </w:r>
    </w:p>
  </w:footnote>
  <w:footnote w:id="525">
    <w:p w14:paraId="40C8740A" w14:textId="77777777" w:rsidR="00DB1D07" w:rsidRDefault="00DB1D07" w:rsidP="00704CAA">
      <w:pPr>
        <w:pStyle w:val="footnote"/>
      </w:pPr>
      <w:r>
        <w:rPr>
          <w:rStyle w:val="FootnoteReference"/>
        </w:rPr>
        <w:footnoteRef/>
      </w:r>
      <w:r>
        <w:t xml:space="preserve"> Cf. 1 Cor. 3:20, ‘The Lord knows the thoughts of the wise…’</w:t>
      </w:r>
    </w:p>
  </w:footnote>
  <w:footnote w:id="526">
    <w:p w14:paraId="65188B7B" w14:textId="77777777" w:rsidR="00DB1D07" w:rsidRDefault="00DB1D07" w:rsidP="00704CAA">
      <w:pPr>
        <w:pStyle w:val="footnote"/>
      </w:pPr>
      <w:r>
        <w:rPr>
          <w:rStyle w:val="FootnoteReference"/>
        </w:rPr>
        <w:footnoteRef/>
      </w:r>
      <w:r>
        <w:t xml:space="preserve"> [JS] or “lawless,” or “the throne of iniquity”</w:t>
      </w:r>
    </w:p>
  </w:footnote>
  <w:footnote w:id="527">
    <w:p w14:paraId="79ABE471" w14:textId="77777777" w:rsidR="00DB1D07" w:rsidRDefault="00DB1D07" w:rsidP="00704CAA">
      <w:pPr>
        <w:pStyle w:val="footnote"/>
      </w:pPr>
      <w:r>
        <w:rPr>
          <w:rStyle w:val="FootnoteReference"/>
        </w:rPr>
        <w:footnoteRef/>
      </w:r>
      <w:r>
        <w:t xml:space="preserve"> [JS] i.e. presence</w:t>
      </w:r>
    </w:p>
  </w:footnote>
  <w:footnote w:id="528">
    <w:p w14:paraId="5267BF6E" w14:textId="77777777" w:rsidR="00DB1D07" w:rsidRDefault="00DB1D07"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DB1D07" w:rsidRDefault="00DB1D07" w:rsidP="00704CAA">
      <w:pPr>
        <w:pStyle w:val="footnote"/>
      </w:pPr>
      <w:r>
        <w:rPr>
          <w:rStyle w:val="FootnoteReference"/>
        </w:rPr>
        <w:footnoteRef/>
      </w:r>
      <w:r>
        <w:t xml:space="preserve"> [JS] or melody</w:t>
      </w:r>
    </w:p>
  </w:footnote>
  <w:footnote w:id="530">
    <w:p w14:paraId="1EEBBF7D" w14:textId="77777777" w:rsidR="00DB1D07" w:rsidRDefault="00DB1D07" w:rsidP="00704CAA">
      <w:pPr>
        <w:pStyle w:val="footnote"/>
      </w:pPr>
      <w:r>
        <w:rPr>
          <w:rStyle w:val="FootnoteReference"/>
        </w:rPr>
        <w:footnoteRef/>
      </w:r>
      <w:r>
        <w:t xml:space="preserve"> [JS] “do obeisance”</w:t>
      </w:r>
    </w:p>
  </w:footnote>
  <w:footnote w:id="531">
    <w:p w14:paraId="551DD9AD" w14:textId="77777777" w:rsidR="00DB1D07" w:rsidRDefault="00DB1D07" w:rsidP="00704CAA">
      <w:pPr>
        <w:pStyle w:val="footnote"/>
      </w:pPr>
      <w:r>
        <w:rPr>
          <w:rStyle w:val="FootnoteReference"/>
        </w:rPr>
        <w:footnoteRef/>
      </w:r>
      <w:r>
        <w:t xml:space="preserve"> [JS] “prostrate”</w:t>
      </w:r>
    </w:p>
  </w:footnote>
  <w:footnote w:id="532">
    <w:p w14:paraId="7534B5AF" w14:textId="77777777" w:rsidR="00DB1D07" w:rsidRDefault="00DB1D07" w:rsidP="00704CAA">
      <w:pPr>
        <w:pStyle w:val="footnote"/>
      </w:pPr>
      <w:r>
        <w:rPr>
          <w:rStyle w:val="FootnoteReference"/>
        </w:rPr>
        <w:footnoteRef/>
      </w:r>
      <w:r>
        <w:t xml:space="preserve"> [JS] OSB has, “Rebellion,” NETS has “embittering”</w:t>
      </w:r>
    </w:p>
  </w:footnote>
  <w:footnote w:id="533">
    <w:p w14:paraId="022AF3BD" w14:textId="77777777" w:rsidR="00DB1D07" w:rsidRDefault="00DB1D07" w:rsidP="00704CAA">
      <w:pPr>
        <w:pStyle w:val="footnote"/>
      </w:pPr>
      <w:r>
        <w:rPr>
          <w:rStyle w:val="FootnoteReference"/>
        </w:rPr>
        <w:footnoteRef/>
      </w:r>
      <w:r>
        <w:t xml:space="preserve"> Ex. 17:1-7.</w:t>
      </w:r>
    </w:p>
  </w:footnote>
  <w:footnote w:id="534">
    <w:p w14:paraId="44D54232" w14:textId="77777777" w:rsidR="00DB1D07" w:rsidRDefault="00DB1D07" w:rsidP="00704CAA">
      <w:pPr>
        <w:pStyle w:val="footnote"/>
      </w:pPr>
      <w:r>
        <w:rPr>
          <w:rStyle w:val="FootnoteReference"/>
        </w:rPr>
        <w:footnoteRef/>
      </w:r>
      <w:r>
        <w:t xml:space="preserve"> [JS] or “tempted”</w:t>
      </w:r>
    </w:p>
  </w:footnote>
  <w:footnote w:id="535">
    <w:p w14:paraId="44595C45" w14:textId="77777777" w:rsidR="00DB1D07" w:rsidRDefault="00DB1D07" w:rsidP="00704CAA">
      <w:pPr>
        <w:pStyle w:val="footnote"/>
      </w:pPr>
      <w:r>
        <w:rPr>
          <w:rStyle w:val="FootnoteReference"/>
        </w:rPr>
        <w:footnoteRef/>
      </w:r>
      <w:r>
        <w:t xml:space="preserve"> Num. 14:32-34.</w:t>
      </w:r>
    </w:p>
  </w:footnote>
  <w:footnote w:id="536">
    <w:p w14:paraId="3335A752" w14:textId="77777777" w:rsidR="00DB1D07" w:rsidRDefault="00DB1D07" w:rsidP="00704CAA">
      <w:pPr>
        <w:pStyle w:val="footnote"/>
      </w:pPr>
      <w:r>
        <w:rPr>
          <w:rStyle w:val="FootnoteReference"/>
        </w:rPr>
        <w:footnoteRef/>
      </w:r>
      <w:r>
        <w:t xml:space="preserve"> Cf. Heb.3:7-11; 4:10.</w:t>
      </w:r>
    </w:p>
  </w:footnote>
  <w:footnote w:id="537">
    <w:p w14:paraId="2C60CFFA" w14:textId="77777777" w:rsidR="00DB1D07" w:rsidRDefault="00DB1D07" w:rsidP="00704CAA">
      <w:pPr>
        <w:pStyle w:val="footnote"/>
      </w:pPr>
      <w:r>
        <w:rPr>
          <w:rStyle w:val="FootnoteReference"/>
        </w:rPr>
        <w:footnoteRef/>
      </w:r>
      <w:r>
        <w:t xml:space="preserve"> Cf. Deut. 32:17; 1 Cor. 10:20; Psalm 105:36-38; 1 Chron. 16:26.</w:t>
      </w:r>
    </w:p>
  </w:footnote>
  <w:footnote w:id="538">
    <w:p w14:paraId="191785D6" w14:textId="77777777" w:rsidR="00DB1D07" w:rsidRDefault="00DB1D07" w:rsidP="00704CAA">
      <w:pPr>
        <w:pStyle w:val="footnote"/>
      </w:pPr>
      <w:r>
        <w:rPr>
          <w:rStyle w:val="FootnoteReference"/>
        </w:rPr>
        <w:footnoteRef/>
      </w:r>
      <w:r>
        <w:t xml:space="preserve"> [JS] or “thanksgiving”, or “praise”. Really, “thankful confession with praise”.</w:t>
      </w:r>
    </w:p>
  </w:footnote>
  <w:footnote w:id="539">
    <w:p w14:paraId="36761851" w14:textId="77777777" w:rsidR="00DB1D07" w:rsidRDefault="00DB1D07" w:rsidP="00704CAA">
      <w:pPr>
        <w:pStyle w:val="footnote"/>
      </w:pPr>
      <w:r>
        <w:rPr>
          <w:rStyle w:val="FootnoteReference"/>
        </w:rPr>
        <w:footnoteRef/>
      </w:r>
      <w:r>
        <w:t xml:space="preserve"> [JS] literally, “holy place”</w:t>
      </w:r>
    </w:p>
  </w:footnote>
  <w:footnote w:id="540">
    <w:p w14:paraId="6B8FB064" w14:textId="77777777" w:rsidR="00DB1D07" w:rsidRDefault="00DB1D07" w:rsidP="00704CAA">
      <w:pPr>
        <w:pStyle w:val="footnote"/>
      </w:pPr>
      <w:r>
        <w:rPr>
          <w:rStyle w:val="FootnoteReference"/>
        </w:rPr>
        <w:footnoteRef/>
      </w:r>
      <w:r>
        <w:t xml:space="preserve"> [JS] or, “sacrifices”</w:t>
      </w:r>
    </w:p>
  </w:footnote>
  <w:footnote w:id="541">
    <w:p w14:paraId="026EEBC9" w14:textId="77777777" w:rsidR="00DB1D07" w:rsidRDefault="00DB1D07" w:rsidP="00704CAA">
      <w:pPr>
        <w:pStyle w:val="footnote"/>
      </w:pPr>
      <w:r>
        <w:rPr>
          <w:rStyle w:val="FootnoteReference"/>
        </w:rPr>
        <w:footnoteRef/>
      </w:r>
      <w:r>
        <w:t xml:space="preserve"> [JS] “do obeisance”</w:t>
      </w:r>
    </w:p>
  </w:footnote>
  <w:footnote w:id="542">
    <w:p w14:paraId="74583072" w14:textId="77777777" w:rsidR="00DB1D07" w:rsidRDefault="00DB1D07"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DB1D07" w:rsidRDefault="00DB1D07" w:rsidP="00704CAA">
      <w:pPr>
        <w:pStyle w:val="footnote"/>
      </w:pPr>
      <w:r>
        <w:rPr>
          <w:rStyle w:val="FootnoteReference"/>
        </w:rPr>
        <w:footnoteRef/>
      </w:r>
      <w:r>
        <w:t xml:space="preserve"> [JS] literally, “set right the world”.</w:t>
      </w:r>
    </w:p>
  </w:footnote>
  <w:footnote w:id="544">
    <w:p w14:paraId="2C857933" w14:textId="77777777" w:rsidR="00DB1D07" w:rsidRDefault="00DB1D07"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DB1D07" w:rsidRDefault="00DB1D07" w:rsidP="00704CAA">
      <w:pPr>
        <w:pStyle w:val="footnote"/>
      </w:pPr>
      <w:r>
        <w:rPr>
          <w:rStyle w:val="FootnoteReference"/>
        </w:rPr>
        <w:footnoteRef/>
      </w:r>
      <w:r>
        <w:t xml:space="preserve"> [JS] or “exult.”</w:t>
      </w:r>
    </w:p>
  </w:footnote>
  <w:footnote w:id="546">
    <w:p w14:paraId="3F8D4F69" w14:textId="77777777" w:rsidR="00DB1D07" w:rsidRDefault="00DB1D07" w:rsidP="00704CAA">
      <w:pPr>
        <w:pStyle w:val="footnote"/>
      </w:pPr>
      <w:r>
        <w:rPr>
          <w:rStyle w:val="FootnoteReference"/>
        </w:rPr>
        <w:footnoteRef/>
      </w:r>
      <w:r>
        <w:t xml:space="preserve"> [JS] i.e. “the the presence of the Lord”</w:t>
      </w:r>
    </w:p>
  </w:footnote>
  <w:footnote w:id="547">
    <w:p w14:paraId="2B2C4B3C" w14:textId="77777777" w:rsidR="00DB1D07" w:rsidRDefault="00DB1D07" w:rsidP="00704CAA">
      <w:pPr>
        <w:pStyle w:val="footnote"/>
      </w:pPr>
      <w:r>
        <w:rPr>
          <w:rStyle w:val="FootnoteReference"/>
        </w:rPr>
        <w:footnoteRef/>
      </w:r>
      <w:r>
        <w:t xml:space="preserve"> [JS] or “keep His throne straight.”</w:t>
      </w:r>
    </w:p>
  </w:footnote>
  <w:footnote w:id="548">
    <w:p w14:paraId="5D4EF956" w14:textId="77777777" w:rsidR="00DB1D07" w:rsidRDefault="00DB1D07" w:rsidP="00704CAA">
      <w:pPr>
        <w:pStyle w:val="footnote"/>
      </w:pPr>
      <w:r>
        <w:rPr>
          <w:rStyle w:val="FootnoteReference"/>
        </w:rPr>
        <w:footnoteRef/>
      </w:r>
      <w:r>
        <w:t xml:space="preserve"> Cf. Pss. 32:5b; 84:10b. Rom. 1:19-21; 2 Cor. 4:6; Jn. 1:14; 6:40; 17:22-24.</w:t>
      </w:r>
    </w:p>
  </w:footnote>
  <w:footnote w:id="549">
    <w:p w14:paraId="39C04F74" w14:textId="77777777" w:rsidR="00DB1D07" w:rsidRDefault="00DB1D07" w:rsidP="00704CAA">
      <w:pPr>
        <w:pStyle w:val="footnote"/>
      </w:pPr>
      <w:r>
        <w:rPr>
          <w:rStyle w:val="FootnoteReference"/>
        </w:rPr>
        <w:footnoteRef/>
      </w:r>
      <w:r>
        <w:t xml:space="preserve"> [JS] “do obeisance to”</w:t>
      </w:r>
    </w:p>
  </w:footnote>
  <w:footnote w:id="550">
    <w:p w14:paraId="21B4EE9B" w14:textId="77777777" w:rsidR="00DB1D07" w:rsidRDefault="00DB1D07" w:rsidP="00704CAA">
      <w:pPr>
        <w:pStyle w:val="footnote"/>
      </w:pPr>
      <w:r>
        <w:rPr>
          <w:rStyle w:val="FootnoteReference"/>
        </w:rPr>
        <w:footnoteRef/>
      </w:r>
      <w:r>
        <w:t xml:space="preserve"> [JS] “do obeisance to”</w:t>
      </w:r>
    </w:p>
  </w:footnote>
  <w:footnote w:id="551">
    <w:p w14:paraId="35328581" w14:textId="77777777" w:rsidR="00DB1D07" w:rsidRDefault="00DB1D07" w:rsidP="00704CAA">
      <w:pPr>
        <w:pStyle w:val="footnote"/>
      </w:pPr>
      <w:r>
        <w:rPr>
          <w:rStyle w:val="FootnoteReference"/>
        </w:rPr>
        <w:footnoteRef/>
      </w:r>
      <w:r>
        <w:t xml:space="preserve"> [JS] Fr. Lazarus has “lives”</w:t>
      </w:r>
    </w:p>
  </w:footnote>
  <w:footnote w:id="552">
    <w:p w14:paraId="6E386D7E" w14:textId="77777777" w:rsidR="00DB1D07" w:rsidRDefault="00DB1D07"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DB1D07" w:rsidRDefault="00DB1D07"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DB1D07" w:rsidRDefault="00DB1D07" w:rsidP="00704CAA">
      <w:pPr>
        <w:pStyle w:val="footnote"/>
      </w:pPr>
      <w:r>
        <w:rPr>
          <w:rStyle w:val="FootnoteReference"/>
        </w:rPr>
        <w:footnoteRef/>
      </w:r>
      <w:r>
        <w:t xml:space="preserve"> Rev. 4:6, Ezek. 1:5-10.</w:t>
      </w:r>
    </w:p>
  </w:footnote>
  <w:footnote w:id="555">
    <w:p w14:paraId="30FB18B7" w14:textId="77777777" w:rsidR="00DB1D07" w:rsidRDefault="00DB1D07"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DB1D07" w:rsidRDefault="00DB1D07" w:rsidP="00704CAA">
      <w:pPr>
        <w:pStyle w:val="footnote"/>
      </w:pPr>
      <w:r>
        <w:rPr>
          <w:rStyle w:val="FootnoteReference"/>
        </w:rPr>
        <w:footnoteRef/>
      </w:r>
      <w:r>
        <w:t xml:space="preserve"> [JS] Fr. Lazarus has “laws”</w:t>
      </w:r>
    </w:p>
  </w:footnote>
  <w:footnote w:id="557">
    <w:p w14:paraId="30052C96" w14:textId="77777777" w:rsidR="00DB1D07" w:rsidRDefault="00DB1D07" w:rsidP="00704CAA">
      <w:pPr>
        <w:pStyle w:val="footnote"/>
      </w:pPr>
      <w:r>
        <w:rPr>
          <w:rStyle w:val="FootnoteReference"/>
        </w:rPr>
        <w:footnoteRef/>
      </w:r>
      <w:r>
        <w:t xml:space="preserve"> [JS] “do obeisance”, commonly rendered “worship”</w:t>
      </w:r>
    </w:p>
  </w:footnote>
  <w:footnote w:id="558">
    <w:p w14:paraId="518C32A9" w14:textId="77777777" w:rsidR="00DB1D07" w:rsidRDefault="00DB1D07" w:rsidP="00704CAA">
      <w:pPr>
        <w:pStyle w:val="footnote"/>
      </w:pPr>
      <w:r>
        <w:rPr>
          <w:rStyle w:val="FootnoteReference"/>
        </w:rPr>
        <w:footnoteRef/>
      </w:r>
      <w:r>
        <w:t xml:space="preserve"> [JS] Fr. Lazarus has “correcting”</w:t>
      </w:r>
    </w:p>
  </w:footnote>
  <w:footnote w:id="559">
    <w:p w14:paraId="0A8051C4" w14:textId="77777777" w:rsidR="00DB1D07" w:rsidRDefault="00DB1D07" w:rsidP="00704CAA">
      <w:pPr>
        <w:pStyle w:val="footnote"/>
      </w:pPr>
      <w:r>
        <w:rPr>
          <w:rStyle w:val="FootnoteReference"/>
        </w:rPr>
        <w:footnoteRef/>
      </w:r>
      <w:r>
        <w:t xml:space="preserve"> [JS] “do obeisance” or “fall down”</w:t>
      </w:r>
    </w:p>
  </w:footnote>
  <w:footnote w:id="560">
    <w:p w14:paraId="77CD93E8" w14:textId="77777777" w:rsidR="00DB1D07" w:rsidRDefault="00DB1D07"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DB1D07" w:rsidRDefault="00DB1D07" w:rsidP="00704CAA">
      <w:pPr>
        <w:pStyle w:val="footnote"/>
      </w:pPr>
      <w:r>
        <w:rPr>
          <w:rStyle w:val="FootnoteReference"/>
        </w:rPr>
        <w:footnoteRef/>
      </w:r>
      <w:r>
        <w:t xml:space="preserve"> [JS] or, “and not we Him”</w:t>
      </w:r>
    </w:p>
  </w:footnote>
  <w:footnote w:id="562">
    <w:p w14:paraId="1486F0F9" w14:textId="77777777" w:rsidR="00DB1D07" w:rsidRDefault="00DB1D07"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DB1D07" w:rsidRDefault="00DB1D07" w:rsidP="00704CAA">
      <w:pPr>
        <w:pStyle w:val="footnote"/>
      </w:pPr>
      <w:r>
        <w:rPr>
          <w:rStyle w:val="FootnoteReference"/>
        </w:rPr>
        <w:footnoteRef/>
      </w:r>
      <w:r>
        <w:t xml:space="preserve"> [JS] or “do wrong,” or “the workers of iniquity”</w:t>
      </w:r>
    </w:p>
  </w:footnote>
  <w:footnote w:id="564">
    <w:p w14:paraId="37DBB362" w14:textId="77777777" w:rsidR="00DB1D07" w:rsidRDefault="00DB1D07" w:rsidP="00704CAA">
      <w:pPr>
        <w:pStyle w:val="footnote"/>
      </w:pPr>
      <w:r>
        <w:rPr>
          <w:rStyle w:val="FootnoteReference"/>
        </w:rPr>
        <w:footnoteRef/>
      </w:r>
      <w:r>
        <w:t xml:space="preserve"> [JS] or proud/haughty eyes.</w:t>
      </w:r>
    </w:p>
  </w:footnote>
  <w:footnote w:id="565">
    <w:p w14:paraId="027D81D5" w14:textId="77777777" w:rsidR="00DB1D07" w:rsidRDefault="00DB1D07"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DB1D07" w:rsidRDefault="00DB1D07"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DB1D07" w:rsidRDefault="00DB1D07" w:rsidP="00704CAA">
      <w:pPr>
        <w:pStyle w:val="footnote"/>
      </w:pPr>
      <w:r>
        <w:rPr>
          <w:rStyle w:val="FootnoteReference"/>
        </w:rPr>
        <w:footnoteRef/>
      </w:r>
      <w:r>
        <w:t xml:space="preserve"> Cf. Ps. 38:7a.</w:t>
      </w:r>
    </w:p>
  </w:footnote>
  <w:footnote w:id="568">
    <w:p w14:paraId="517B5545" w14:textId="77777777" w:rsidR="00DB1D07" w:rsidRDefault="00DB1D07"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DB1D07" w:rsidRDefault="00DB1D07"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DB1D07" w:rsidRDefault="00DB1D07" w:rsidP="00704CAA">
      <w:pPr>
        <w:pStyle w:val="footnote"/>
      </w:pPr>
      <w:r>
        <w:rPr>
          <w:rStyle w:val="FootnoteReference"/>
        </w:rPr>
        <w:footnoteRef/>
      </w:r>
      <w:r>
        <w:t xml:space="preserve"> ‘God is love’ (1 John 4:8,16).</w:t>
      </w:r>
    </w:p>
  </w:footnote>
  <w:footnote w:id="571">
    <w:p w14:paraId="39DCC369" w14:textId="77777777" w:rsidR="00DB1D07" w:rsidRDefault="00DB1D07"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DB1D07" w:rsidRDefault="00DB1D07" w:rsidP="00704CAA">
      <w:pPr>
        <w:pStyle w:val="footnote"/>
      </w:pPr>
      <w:r>
        <w:rPr>
          <w:rStyle w:val="FootnoteReference"/>
        </w:rPr>
        <w:footnoteRef/>
      </w:r>
      <w:r>
        <w:t xml:space="preserve"> Cf. Ps. 147:8.</w:t>
      </w:r>
    </w:p>
  </w:footnote>
  <w:footnote w:id="573">
    <w:p w14:paraId="1B0A2532" w14:textId="77777777" w:rsidR="00DB1D07" w:rsidRDefault="00DB1D07" w:rsidP="00704CAA">
      <w:pPr>
        <w:pStyle w:val="footnote"/>
      </w:pPr>
      <w:r>
        <w:rPr>
          <w:rStyle w:val="FootnoteReference"/>
        </w:rPr>
        <w:footnoteRef/>
      </w:r>
      <w:r>
        <w:t xml:space="preserve"> [JS] or “long-suffering”</w:t>
      </w:r>
    </w:p>
  </w:footnote>
  <w:footnote w:id="574">
    <w:p w14:paraId="6F41A290" w14:textId="77777777" w:rsidR="00DB1D07" w:rsidRDefault="00DB1D07" w:rsidP="00704CAA">
      <w:pPr>
        <w:pStyle w:val="footnote"/>
      </w:pPr>
      <w:r>
        <w:rPr>
          <w:rStyle w:val="FootnoteReference"/>
        </w:rPr>
        <w:footnoteRef/>
      </w:r>
      <w:r>
        <w:t xml:space="preserve"> [JS] or “transgressions”</w:t>
      </w:r>
    </w:p>
  </w:footnote>
  <w:footnote w:id="575">
    <w:p w14:paraId="44065F61" w14:textId="77777777" w:rsidR="00DB1D07" w:rsidRDefault="00DB1D07"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DB1D07" w:rsidRDefault="00DB1D07"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DB1D07" w:rsidRDefault="00DB1D07"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DB1D07" w:rsidRDefault="00DB1D07" w:rsidP="00704CAA">
      <w:pPr>
        <w:pStyle w:val="footnote"/>
      </w:pPr>
      <w:r>
        <w:rPr>
          <w:rStyle w:val="FootnoteReference"/>
        </w:rPr>
        <w:footnoteRef/>
      </w:r>
      <w:r>
        <w:t xml:space="preserve"> [JS] Fr. Lazarus has “very great”</w:t>
      </w:r>
    </w:p>
  </w:footnote>
  <w:footnote w:id="579">
    <w:p w14:paraId="7AEE0420" w14:textId="77777777" w:rsidR="00DB1D07" w:rsidRDefault="00DB1D07" w:rsidP="00704CAA">
      <w:pPr>
        <w:pStyle w:val="footnote"/>
      </w:pPr>
      <w:r>
        <w:rPr>
          <w:rStyle w:val="FootnoteReference"/>
        </w:rPr>
        <w:footnoteRef/>
      </w:r>
      <w:r>
        <w:t xml:space="preserve"> [JS] or “thanksgiving,” or “thankful confession with praise”</w:t>
      </w:r>
    </w:p>
  </w:footnote>
  <w:footnote w:id="580">
    <w:p w14:paraId="1821417A" w14:textId="77777777" w:rsidR="00DB1D07" w:rsidRDefault="00DB1D07"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DB1D07" w:rsidRDefault="00DB1D07" w:rsidP="00704CAA">
      <w:pPr>
        <w:pStyle w:val="footnote"/>
      </w:pPr>
      <w:r>
        <w:rPr>
          <w:rStyle w:val="FootnoteReference"/>
        </w:rPr>
        <w:footnoteRef/>
      </w:r>
      <w:r>
        <w:t xml:space="preserve"> [JS] or “makes the clouds His chariot”</w:t>
      </w:r>
    </w:p>
  </w:footnote>
  <w:footnote w:id="582">
    <w:p w14:paraId="114B27CC" w14:textId="77777777" w:rsidR="00DB1D07" w:rsidRDefault="00DB1D07" w:rsidP="00704CAA">
      <w:pPr>
        <w:pStyle w:val="footnote"/>
      </w:pPr>
      <w:r>
        <w:rPr>
          <w:rStyle w:val="FootnoteReference"/>
        </w:rPr>
        <w:footnoteRef/>
      </w:r>
      <w:r>
        <w:t xml:space="preserve"> [JS] or “messengers”</w:t>
      </w:r>
    </w:p>
  </w:footnote>
  <w:footnote w:id="583">
    <w:p w14:paraId="0B426919" w14:textId="77777777" w:rsidR="00DB1D07" w:rsidRDefault="00DB1D07" w:rsidP="00704CAA">
      <w:pPr>
        <w:pStyle w:val="footnote"/>
      </w:pPr>
      <w:r>
        <w:rPr>
          <w:rStyle w:val="FootnoteReference"/>
        </w:rPr>
        <w:footnoteRef/>
      </w:r>
      <w:r>
        <w:t xml:space="preserve"> [JS] Fr. Lazarus has “servants”</w:t>
      </w:r>
    </w:p>
  </w:footnote>
  <w:footnote w:id="584">
    <w:p w14:paraId="0DC6891A" w14:textId="77777777" w:rsidR="00DB1D07" w:rsidRDefault="00DB1D07" w:rsidP="00704CAA">
      <w:pPr>
        <w:pStyle w:val="footnote"/>
      </w:pPr>
      <w:r>
        <w:rPr>
          <w:rStyle w:val="FootnoteReference"/>
        </w:rPr>
        <w:footnoteRef/>
      </w:r>
      <w:r>
        <w:t xml:space="preserve"> Heb. 1:7; Ezek. 1:14; 2 Esdras 8:22.</w:t>
      </w:r>
    </w:p>
  </w:footnote>
  <w:footnote w:id="585">
    <w:p w14:paraId="14865395" w14:textId="77777777" w:rsidR="00DB1D07" w:rsidRDefault="00DB1D07" w:rsidP="00704CAA">
      <w:pPr>
        <w:pStyle w:val="footnote"/>
      </w:pPr>
      <w:r>
        <w:rPr>
          <w:rStyle w:val="FootnoteReference"/>
        </w:rPr>
        <w:footnoteRef/>
      </w:r>
      <w:r>
        <w:t xml:space="preserve"> [JS] Fr. Lazarus has “axis”</w:t>
      </w:r>
    </w:p>
  </w:footnote>
  <w:footnote w:id="586">
    <w:p w14:paraId="00414A42" w14:textId="77777777" w:rsidR="00DB1D07" w:rsidRDefault="00DB1D07" w:rsidP="00704CAA">
      <w:pPr>
        <w:pStyle w:val="footnote"/>
      </w:pPr>
      <w:r>
        <w:rPr>
          <w:rStyle w:val="FootnoteReference"/>
        </w:rPr>
        <w:footnoteRef/>
      </w:r>
      <w:r>
        <w:t xml:space="preserve"> [JS] Fr. Lazarus has “wander”. NETS has “be tilted”</w:t>
      </w:r>
    </w:p>
  </w:footnote>
  <w:footnote w:id="587">
    <w:p w14:paraId="63CA7242" w14:textId="77777777" w:rsidR="00DB1D07" w:rsidRDefault="00DB1D07" w:rsidP="00704CAA">
      <w:pPr>
        <w:pStyle w:val="footnote"/>
      </w:pPr>
      <w:r>
        <w:rPr>
          <w:rStyle w:val="FootnoteReference"/>
        </w:rPr>
        <w:footnoteRef/>
      </w:r>
      <w:r>
        <w:t xml:space="preserve"> [JS] literally, “founded”</w:t>
      </w:r>
    </w:p>
  </w:footnote>
  <w:footnote w:id="588">
    <w:p w14:paraId="688E353A" w14:textId="77777777" w:rsidR="00DB1D07" w:rsidRDefault="00DB1D07" w:rsidP="00704CAA">
      <w:pPr>
        <w:pStyle w:val="footnote"/>
      </w:pPr>
      <w:r>
        <w:rPr>
          <w:rStyle w:val="FootnoteReference"/>
        </w:rPr>
        <w:footnoteRef/>
      </w:r>
      <w:r>
        <w:t xml:space="preserve"> [JS] or “takes the lead among them”</w:t>
      </w:r>
    </w:p>
  </w:footnote>
  <w:footnote w:id="589">
    <w:p w14:paraId="329CE5D6" w14:textId="77777777" w:rsidR="00DB1D07" w:rsidRDefault="00DB1D07" w:rsidP="00704CAA">
      <w:pPr>
        <w:pStyle w:val="footnote"/>
      </w:pPr>
      <w:r>
        <w:rPr>
          <w:rStyle w:val="FootnoteReference"/>
        </w:rPr>
        <w:footnoteRef/>
      </w:r>
      <w:r>
        <w:t xml:space="preserve"> [JS] or “serpent”</w:t>
      </w:r>
    </w:p>
  </w:footnote>
  <w:footnote w:id="590">
    <w:p w14:paraId="482A0E92" w14:textId="77777777" w:rsidR="00DB1D07" w:rsidRDefault="00DB1D07" w:rsidP="00704CAA">
      <w:pPr>
        <w:pStyle w:val="footnote"/>
      </w:pPr>
      <w:r>
        <w:rPr>
          <w:rStyle w:val="FootnoteReference"/>
        </w:rPr>
        <w:footnoteRef/>
      </w:r>
      <w:r>
        <w:t xml:space="preserve"> [JS] or, “the universe”</w:t>
      </w:r>
    </w:p>
  </w:footnote>
  <w:footnote w:id="591">
    <w:p w14:paraId="107DC9FD" w14:textId="77777777" w:rsidR="00DB1D07" w:rsidRDefault="00DB1D07" w:rsidP="00704CAA">
      <w:pPr>
        <w:pStyle w:val="footnote"/>
      </w:pPr>
      <w:r>
        <w:rPr>
          <w:rStyle w:val="FootnoteReference"/>
        </w:rPr>
        <w:footnoteRef/>
      </w:r>
      <w:r>
        <w:t xml:space="preserve"> [JS] or, “breath”</w:t>
      </w:r>
    </w:p>
  </w:footnote>
  <w:footnote w:id="592">
    <w:p w14:paraId="44BAA54F" w14:textId="77777777" w:rsidR="00DB1D07" w:rsidRDefault="00DB1D07" w:rsidP="00704CAA">
      <w:pPr>
        <w:pStyle w:val="footnote"/>
      </w:pPr>
      <w:r>
        <w:rPr>
          <w:rStyle w:val="FootnoteReference"/>
        </w:rPr>
        <w:footnoteRef/>
      </w:r>
      <w:r>
        <w:t xml:space="preserve"> [JS] Fr. Lazarus has, “meditation”</w:t>
      </w:r>
    </w:p>
  </w:footnote>
  <w:footnote w:id="593">
    <w:p w14:paraId="47649C98" w14:textId="77777777" w:rsidR="00DB1D07" w:rsidRDefault="00DB1D07" w:rsidP="00704CAA">
      <w:pPr>
        <w:pStyle w:val="footnote"/>
      </w:pPr>
      <w:r>
        <w:rPr>
          <w:rStyle w:val="FootnoteReference"/>
        </w:rPr>
        <w:footnoteRef/>
      </w:r>
      <w:r>
        <w:t xml:space="preserve"> Much of Psalm 104 occurs almost verbatim in 1 Chron. 16:8-22 (cf. vv. 7:36).</w:t>
      </w:r>
    </w:p>
  </w:footnote>
  <w:footnote w:id="594">
    <w:p w14:paraId="79D84556" w14:textId="77777777" w:rsidR="00DB1D07" w:rsidRDefault="00DB1D07" w:rsidP="00704CAA">
      <w:pPr>
        <w:pStyle w:val="footnote"/>
      </w:pPr>
      <w:r>
        <w:rPr>
          <w:rStyle w:val="FootnoteReference"/>
        </w:rPr>
        <w:footnoteRef/>
      </w:r>
      <w:r>
        <w:t xml:space="preserve"> [JS] or “give thanks to”. “Thankfully confess with praise”</w:t>
      </w:r>
    </w:p>
  </w:footnote>
  <w:footnote w:id="595">
    <w:p w14:paraId="78E8F770" w14:textId="77777777" w:rsidR="00DB1D07" w:rsidRDefault="00DB1D07" w:rsidP="00704CAA">
      <w:pPr>
        <w:pStyle w:val="footnote"/>
      </w:pPr>
      <w:r>
        <w:rPr>
          <w:rStyle w:val="FootnoteReference"/>
        </w:rPr>
        <w:footnoteRef/>
      </w:r>
      <w:r>
        <w:t xml:space="preserve"> [JS] or “make music to”</w:t>
      </w:r>
    </w:p>
  </w:footnote>
  <w:footnote w:id="596">
    <w:p w14:paraId="1C6985FE" w14:textId="77777777" w:rsidR="00DB1D07" w:rsidRDefault="00DB1D07" w:rsidP="00704CAA">
      <w:pPr>
        <w:pStyle w:val="footnote"/>
      </w:pPr>
      <w:r>
        <w:rPr>
          <w:rStyle w:val="FootnoteReference"/>
        </w:rPr>
        <w:footnoteRef/>
      </w:r>
      <w:r>
        <w:t xml:space="preserve"> [JS] i.e. presence</w:t>
      </w:r>
    </w:p>
  </w:footnote>
  <w:footnote w:id="597">
    <w:p w14:paraId="17460FF5" w14:textId="77777777" w:rsidR="00DB1D07" w:rsidRDefault="00DB1D07"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DB1D07" w:rsidRDefault="00DB1D07" w:rsidP="00704CAA">
      <w:pPr>
        <w:pStyle w:val="footnote"/>
      </w:pPr>
      <w:r>
        <w:rPr>
          <w:rStyle w:val="FootnoteReference"/>
        </w:rPr>
        <w:footnoteRef/>
      </w:r>
      <w:r>
        <w:t xml:space="preserve"> [JS] literally, “seed”</w:t>
      </w:r>
    </w:p>
  </w:footnote>
  <w:footnote w:id="599">
    <w:p w14:paraId="02D21EA0" w14:textId="77777777" w:rsidR="00DB1D07" w:rsidRDefault="00DB1D07" w:rsidP="00704CAA">
      <w:pPr>
        <w:pStyle w:val="footnote"/>
      </w:pPr>
      <w:r>
        <w:rPr>
          <w:rStyle w:val="FootnoteReference"/>
        </w:rPr>
        <w:footnoteRef/>
      </w:r>
      <w:r>
        <w:t xml:space="preserve"> [JS] literally, “He remembered His covenant forever”</w:t>
      </w:r>
    </w:p>
  </w:footnote>
  <w:footnote w:id="600">
    <w:p w14:paraId="51ED9672" w14:textId="77777777" w:rsidR="00DB1D07" w:rsidRDefault="00DB1D07" w:rsidP="00704CAA">
      <w:pPr>
        <w:pStyle w:val="footnote"/>
      </w:pPr>
      <w:r>
        <w:rPr>
          <w:rStyle w:val="FootnoteReference"/>
        </w:rPr>
        <w:footnoteRef/>
      </w:r>
      <w:r>
        <w:t xml:space="preserve"> [JS] i.e. the covenant</w:t>
      </w:r>
    </w:p>
  </w:footnote>
  <w:footnote w:id="601">
    <w:p w14:paraId="22B187B5" w14:textId="77777777" w:rsidR="00DB1D07" w:rsidRDefault="00DB1D07" w:rsidP="00704CAA">
      <w:pPr>
        <w:pStyle w:val="footnote"/>
      </w:pPr>
      <w:r>
        <w:rPr>
          <w:rStyle w:val="FootnoteReference"/>
        </w:rPr>
        <w:footnoteRef/>
      </w:r>
      <w:r>
        <w:t xml:space="preserve"> [JS] or foreigners, resident aliens.</w:t>
      </w:r>
    </w:p>
  </w:footnote>
  <w:footnote w:id="602">
    <w:p w14:paraId="0FAFF1A4" w14:textId="77777777" w:rsidR="00DB1D07" w:rsidRDefault="00DB1D07"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DB1D07" w:rsidRDefault="00DB1D07" w:rsidP="00704CAA">
      <w:pPr>
        <w:pStyle w:val="footnote"/>
      </w:pPr>
      <w:r>
        <w:rPr>
          <w:rStyle w:val="FootnoteReference"/>
        </w:rPr>
        <w:footnoteRef/>
      </w:r>
      <w:r>
        <w:t xml:space="preserve"> caterpillars: larva of the locust.</w:t>
      </w:r>
    </w:p>
  </w:footnote>
  <w:footnote w:id="604">
    <w:p w14:paraId="043DB9E2" w14:textId="77777777" w:rsidR="00DB1D07" w:rsidRDefault="00DB1D07" w:rsidP="00704CAA">
      <w:pPr>
        <w:pStyle w:val="footnote"/>
      </w:pPr>
      <w:r>
        <w:rPr>
          <w:rStyle w:val="FootnoteReference"/>
        </w:rPr>
        <w:footnoteRef/>
      </w:r>
      <w:r>
        <w:t xml:space="preserve"> Ex. 16:12-15; Jn. 6:31-35.</w:t>
      </w:r>
    </w:p>
  </w:footnote>
  <w:footnote w:id="605">
    <w:p w14:paraId="4F10CF45" w14:textId="77777777" w:rsidR="00DB1D07" w:rsidRDefault="00DB1D07" w:rsidP="00704CAA">
      <w:pPr>
        <w:pStyle w:val="footnote"/>
      </w:pPr>
      <w:r>
        <w:rPr>
          <w:rStyle w:val="FootnoteReference"/>
        </w:rPr>
        <w:footnoteRef/>
      </w:r>
      <w:r>
        <w:t xml:space="preserve"> [JS] or “promise”</w:t>
      </w:r>
    </w:p>
  </w:footnote>
  <w:footnote w:id="606">
    <w:p w14:paraId="52EC5E6F" w14:textId="77777777" w:rsidR="00DB1D07" w:rsidRDefault="00DB1D07" w:rsidP="00704CAA">
      <w:pPr>
        <w:pStyle w:val="footnote"/>
      </w:pPr>
      <w:r>
        <w:rPr>
          <w:rStyle w:val="FootnoteReference"/>
        </w:rPr>
        <w:footnoteRef/>
      </w:r>
      <w:r>
        <w:t xml:space="preserve"> Gen. 15:14.</w:t>
      </w:r>
    </w:p>
  </w:footnote>
  <w:footnote w:id="607">
    <w:p w14:paraId="50EFB665" w14:textId="77777777" w:rsidR="00DB1D07" w:rsidRDefault="00DB1D07"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DB1D07" w:rsidRDefault="00DB1D07" w:rsidP="00704CAA">
      <w:pPr>
        <w:pStyle w:val="footnote"/>
      </w:pPr>
      <w:r>
        <w:rPr>
          <w:rStyle w:val="FootnoteReference"/>
        </w:rPr>
        <w:footnoteRef/>
      </w:r>
      <w:r>
        <w:t xml:space="preserve"> [JS] or “give thanks to”. “Thankfully confess with praise”</w:t>
      </w:r>
    </w:p>
  </w:footnote>
  <w:footnote w:id="609">
    <w:p w14:paraId="6A4D9054" w14:textId="77777777" w:rsidR="00DB1D07" w:rsidRDefault="00DB1D07"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DB1D07" w:rsidRDefault="00DB1D07" w:rsidP="00704CAA">
      <w:pPr>
        <w:pStyle w:val="footnote"/>
      </w:pPr>
      <w:r>
        <w:rPr>
          <w:rStyle w:val="FootnoteReference"/>
        </w:rPr>
        <w:footnoteRef/>
      </w:r>
      <w:r>
        <w:t xml:space="preserve"> [JS] or “observe justice”</w:t>
      </w:r>
    </w:p>
  </w:footnote>
  <w:footnote w:id="611">
    <w:p w14:paraId="6619BE9D" w14:textId="77777777" w:rsidR="00DB1D07" w:rsidRDefault="00DB1D07" w:rsidP="00704CAA">
      <w:pPr>
        <w:pStyle w:val="footnote"/>
      </w:pPr>
      <w:r>
        <w:rPr>
          <w:rStyle w:val="FootnoteReference"/>
        </w:rPr>
        <w:footnoteRef/>
      </w:r>
      <w:r>
        <w:t xml:space="preserve"> [JS] literally, “do”</w:t>
      </w:r>
    </w:p>
  </w:footnote>
  <w:footnote w:id="612">
    <w:p w14:paraId="04B27EA1" w14:textId="77777777" w:rsidR="00DB1D07" w:rsidRDefault="00DB1D07" w:rsidP="00704CAA">
      <w:pPr>
        <w:pStyle w:val="footnote"/>
      </w:pPr>
      <w:r>
        <w:rPr>
          <w:rStyle w:val="FootnoteReference"/>
        </w:rPr>
        <w:footnoteRef/>
      </w:r>
      <w:r>
        <w:t xml:space="preserve"> [JS] or “because of the good will of Your people”</w:t>
      </w:r>
    </w:p>
  </w:footnote>
  <w:footnote w:id="613">
    <w:p w14:paraId="4EB0A80D" w14:textId="77777777" w:rsidR="00DB1D07" w:rsidRDefault="00DB1D07" w:rsidP="00704CAA">
      <w:pPr>
        <w:pStyle w:val="footnote"/>
      </w:pPr>
      <w:r>
        <w:rPr>
          <w:rStyle w:val="FootnoteReference"/>
        </w:rPr>
        <w:footnoteRef/>
      </w:r>
      <w:r>
        <w:t xml:space="preserve"> Cf. Mark 8:17-21; Matthew 16:9-12.</w:t>
      </w:r>
    </w:p>
  </w:footnote>
  <w:footnote w:id="614">
    <w:p w14:paraId="6A2BD216" w14:textId="77777777" w:rsidR="00DB1D07" w:rsidRDefault="00DB1D07" w:rsidP="00704CAA">
      <w:pPr>
        <w:pStyle w:val="footnote"/>
      </w:pPr>
      <w:r>
        <w:rPr>
          <w:rStyle w:val="FootnoteReference"/>
        </w:rPr>
        <w:footnoteRef/>
      </w:r>
      <w:r>
        <w:t xml:space="preserve"> [JS] Fr. Lazarus has “will”</w:t>
      </w:r>
    </w:p>
  </w:footnote>
  <w:footnote w:id="615">
    <w:p w14:paraId="2E278E41" w14:textId="77777777" w:rsidR="00DB1D07" w:rsidRDefault="00DB1D07" w:rsidP="00704CAA">
      <w:pPr>
        <w:pStyle w:val="footnote"/>
      </w:pPr>
      <w:r>
        <w:rPr>
          <w:rStyle w:val="FootnoteReference"/>
        </w:rPr>
        <w:footnoteRef/>
      </w:r>
      <w:r>
        <w:t xml:space="preserve"> Num. 11:34.</w:t>
      </w:r>
    </w:p>
  </w:footnote>
  <w:footnote w:id="616">
    <w:p w14:paraId="3E891B8B" w14:textId="77777777" w:rsidR="00DB1D07" w:rsidRDefault="00DB1D07" w:rsidP="00704CAA">
      <w:pPr>
        <w:pStyle w:val="footnote"/>
      </w:pPr>
      <w:r>
        <w:rPr>
          <w:rStyle w:val="FootnoteReference"/>
        </w:rPr>
        <w:footnoteRef/>
      </w:r>
      <w:r>
        <w:t xml:space="preserve"> Num. 16:32.</w:t>
      </w:r>
    </w:p>
  </w:footnote>
  <w:footnote w:id="617">
    <w:p w14:paraId="2CF28BB9" w14:textId="77777777" w:rsidR="00DB1D07" w:rsidRDefault="00DB1D07" w:rsidP="00704CAA">
      <w:pPr>
        <w:pStyle w:val="footnote"/>
      </w:pPr>
      <w:r>
        <w:rPr>
          <w:rStyle w:val="FootnoteReference"/>
        </w:rPr>
        <w:footnoteRef/>
      </w:r>
      <w:r>
        <w:t xml:space="preserve"> [JS] “did obeisance”. “bowed down to”.</w:t>
      </w:r>
    </w:p>
  </w:footnote>
  <w:footnote w:id="618">
    <w:p w14:paraId="6FE70515" w14:textId="77777777" w:rsidR="00DB1D07" w:rsidRDefault="00DB1D07" w:rsidP="00704CAA">
      <w:pPr>
        <w:pStyle w:val="footnote"/>
      </w:pPr>
      <w:r>
        <w:rPr>
          <w:rStyle w:val="FootnoteReference"/>
        </w:rPr>
        <w:footnoteRef/>
      </w:r>
      <w:r>
        <w:t xml:space="preserve"> [JS] or fearful, terrible.</w:t>
      </w:r>
    </w:p>
  </w:footnote>
  <w:footnote w:id="619">
    <w:p w14:paraId="0CBADE68" w14:textId="77777777" w:rsidR="00DB1D07" w:rsidRDefault="00DB1D07"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DB1D07" w:rsidRDefault="00DB1D07" w:rsidP="00704CAA">
      <w:pPr>
        <w:pStyle w:val="footnote"/>
      </w:pPr>
      <w:r>
        <w:rPr>
          <w:rStyle w:val="FootnoteReference"/>
        </w:rPr>
        <w:footnoteRef/>
      </w:r>
      <w:r>
        <w:t xml:space="preserve"> [JS] or, “destruction”</w:t>
      </w:r>
    </w:p>
  </w:footnote>
  <w:footnote w:id="621">
    <w:p w14:paraId="411EA2A0" w14:textId="77777777" w:rsidR="00DB1D07" w:rsidRDefault="00DB1D07" w:rsidP="00704CAA">
      <w:pPr>
        <w:pStyle w:val="footnote"/>
      </w:pPr>
      <w:r>
        <w:rPr>
          <w:rStyle w:val="FootnoteReference"/>
        </w:rPr>
        <w:footnoteRef/>
      </w:r>
      <w:r>
        <w:t xml:space="preserve"> [JS] or “the breach abated”</w:t>
      </w:r>
    </w:p>
  </w:footnote>
  <w:footnote w:id="622">
    <w:p w14:paraId="4F51BD8C" w14:textId="77777777" w:rsidR="00DB1D07" w:rsidRDefault="00DB1D07" w:rsidP="00704CAA">
      <w:pPr>
        <w:pStyle w:val="footnote"/>
      </w:pPr>
      <w:r>
        <w:rPr>
          <w:rStyle w:val="FootnoteReference"/>
        </w:rPr>
        <w:footnoteRef/>
      </w:r>
      <w:r>
        <w:t xml:space="preserve"> [JS] or “reckoned”</w:t>
      </w:r>
    </w:p>
  </w:footnote>
  <w:footnote w:id="623">
    <w:p w14:paraId="0DE19382" w14:textId="77777777" w:rsidR="00DB1D07" w:rsidRDefault="00DB1D07" w:rsidP="00704CAA">
      <w:pPr>
        <w:pStyle w:val="footnote"/>
      </w:pPr>
      <w:r>
        <w:rPr>
          <w:rStyle w:val="FootnoteReference"/>
        </w:rPr>
        <w:footnoteRef/>
      </w:r>
      <w:r>
        <w:t xml:space="preserve"> [JS] literally “mingled” and “works”</w:t>
      </w:r>
    </w:p>
  </w:footnote>
  <w:footnote w:id="624">
    <w:p w14:paraId="21E48811" w14:textId="77777777" w:rsidR="00DB1D07" w:rsidRDefault="00DB1D07" w:rsidP="00704CAA">
      <w:pPr>
        <w:pStyle w:val="footnote"/>
      </w:pPr>
      <w:r>
        <w:rPr>
          <w:rStyle w:val="FootnoteReference"/>
        </w:rPr>
        <w:footnoteRef/>
      </w:r>
      <w:r>
        <w:t xml:space="preserve"> [JS] or “give thanks to”, “thankfully confess with praise”</w:t>
      </w:r>
    </w:p>
  </w:footnote>
  <w:footnote w:id="625">
    <w:p w14:paraId="5744C399" w14:textId="77777777" w:rsidR="00DB1D07" w:rsidRDefault="00DB1D07" w:rsidP="00704CAA">
      <w:pPr>
        <w:pStyle w:val="footnote"/>
      </w:pPr>
      <w:r>
        <w:rPr>
          <w:rStyle w:val="FootnoteReference"/>
        </w:rPr>
        <w:footnoteRef/>
      </w:r>
      <w:r>
        <w:t xml:space="preserve"> [JS] or “age to age”</w:t>
      </w:r>
    </w:p>
  </w:footnote>
  <w:footnote w:id="626">
    <w:p w14:paraId="0410B31B" w14:textId="77777777" w:rsidR="00DB1D07" w:rsidRDefault="00DB1D07" w:rsidP="00704CAA">
      <w:pPr>
        <w:pStyle w:val="footnote"/>
      </w:pPr>
      <w:r>
        <w:rPr>
          <w:rStyle w:val="FootnoteReference"/>
        </w:rPr>
        <w:footnoteRef/>
      </w:r>
      <w:r>
        <w:t xml:space="preserve"> [JS] or “May it be! May it be” or “So be it! So be it!”</w:t>
      </w:r>
    </w:p>
  </w:footnote>
  <w:footnote w:id="627">
    <w:p w14:paraId="0FB3C337" w14:textId="77777777" w:rsidR="00DB1D07" w:rsidRDefault="00DB1D07" w:rsidP="00704CAA">
      <w:pPr>
        <w:pStyle w:val="footnote"/>
      </w:pPr>
      <w:r>
        <w:rPr>
          <w:rStyle w:val="FootnoteReference"/>
        </w:rPr>
        <w:footnoteRef/>
      </w:r>
      <w:r>
        <w:t xml:space="preserve"> [JS] or “give thanks to”, “thankfully confess with praise”</w:t>
      </w:r>
    </w:p>
  </w:footnote>
  <w:footnote w:id="628">
    <w:p w14:paraId="7E54D57E" w14:textId="77777777" w:rsidR="00DB1D07" w:rsidRDefault="00DB1D07" w:rsidP="00704CAA">
      <w:pPr>
        <w:pStyle w:val="footnote"/>
      </w:pPr>
      <w:r>
        <w:rPr>
          <w:rStyle w:val="FootnoteReference"/>
        </w:rPr>
        <w:footnoteRef/>
      </w:r>
      <w:r>
        <w:t xml:space="preserve"> [JS] NETS, Fr. Lazarus, and the Coptic have “sea”, others have “south”</w:t>
      </w:r>
    </w:p>
  </w:footnote>
  <w:footnote w:id="629">
    <w:p w14:paraId="178F2BAD" w14:textId="77777777" w:rsidR="00DB1D07" w:rsidRDefault="00DB1D07" w:rsidP="00704CAA">
      <w:pPr>
        <w:pStyle w:val="footnote"/>
      </w:pPr>
      <w:r>
        <w:rPr>
          <w:rStyle w:val="FootnoteReference"/>
        </w:rPr>
        <w:footnoteRef/>
      </w:r>
      <w:r>
        <w:t xml:space="preserve"> [JS] or “praise and thank”, “thankfully confess with praise”</w:t>
      </w:r>
    </w:p>
  </w:footnote>
  <w:footnote w:id="630">
    <w:p w14:paraId="6A8B4AB6" w14:textId="77777777" w:rsidR="00DB1D07" w:rsidRDefault="00DB1D07" w:rsidP="00704CAA">
      <w:pPr>
        <w:pStyle w:val="footnote"/>
      </w:pPr>
      <w:r>
        <w:rPr>
          <w:rStyle w:val="FootnoteReference"/>
        </w:rPr>
        <w:footnoteRef/>
      </w:r>
      <w:r>
        <w:t xml:space="preserve"> [JS] or “praise and thank”, “thankfully confess with praise.”</w:t>
      </w:r>
    </w:p>
  </w:footnote>
  <w:footnote w:id="631">
    <w:p w14:paraId="7CBE112A" w14:textId="77777777" w:rsidR="00DB1D07" w:rsidRDefault="00DB1D07" w:rsidP="00704CAA">
      <w:pPr>
        <w:pStyle w:val="footnote"/>
      </w:pPr>
      <w:r>
        <w:rPr>
          <w:rStyle w:val="FootnoteReference"/>
        </w:rPr>
        <w:footnoteRef/>
      </w:r>
      <w:r>
        <w:t xml:space="preserve"> [JS] or “He helped them out of the way of their iniquity”</w:t>
      </w:r>
    </w:p>
  </w:footnote>
  <w:footnote w:id="632">
    <w:p w14:paraId="22A56B6D" w14:textId="77777777" w:rsidR="00DB1D07" w:rsidRDefault="00DB1D07"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DB1D07" w:rsidRDefault="00DB1D07" w:rsidP="00704CAA">
      <w:pPr>
        <w:pStyle w:val="footnote"/>
      </w:pPr>
      <w:r>
        <w:rPr>
          <w:rStyle w:val="FootnoteReference"/>
        </w:rPr>
        <w:footnoteRef/>
      </w:r>
      <w:r>
        <w:t xml:space="preserve"> [JS] or “praise and thank”, “thankfully confess with praise”</w:t>
      </w:r>
    </w:p>
  </w:footnote>
  <w:footnote w:id="634">
    <w:p w14:paraId="6DE0266A" w14:textId="77777777" w:rsidR="00DB1D07" w:rsidRDefault="00DB1D07" w:rsidP="00704CAA">
      <w:pPr>
        <w:pStyle w:val="footnote"/>
      </w:pPr>
      <w:r>
        <w:rPr>
          <w:rStyle w:val="FootnoteReference"/>
        </w:rPr>
        <w:footnoteRef/>
      </w:r>
      <w:r>
        <w:t xml:space="preserve"> [JS] Fr. Lazarus has “all their skill was scuttled.”</w:t>
      </w:r>
    </w:p>
  </w:footnote>
  <w:footnote w:id="635">
    <w:p w14:paraId="4B2EAC84" w14:textId="77777777" w:rsidR="00DB1D07" w:rsidRDefault="00DB1D07" w:rsidP="00704CAA">
      <w:pPr>
        <w:pStyle w:val="footnote"/>
      </w:pPr>
      <w:r>
        <w:rPr>
          <w:rStyle w:val="FootnoteReference"/>
        </w:rPr>
        <w:footnoteRef/>
      </w:r>
      <w:r>
        <w:t xml:space="preserve"> [JS] or “praise and thank”, “thankfully confess with praise”</w:t>
      </w:r>
    </w:p>
  </w:footnote>
  <w:footnote w:id="636">
    <w:p w14:paraId="589D0F1B" w14:textId="77777777" w:rsidR="00DB1D07" w:rsidRDefault="00DB1D07"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DB1D07" w:rsidRDefault="00DB1D07" w:rsidP="00704CAA">
      <w:pPr>
        <w:pStyle w:val="footnote"/>
      </w:pPr>
      <w:r>
        <w:rPr>
          <w:rStyle w:val="FootnoteReference"/>
        </w:rPr>
        <w:footnoteRef/>
      </w:r>
      <w:r>
        <w:t xml:space="preserve"> [JS] NETS has, “make music”, OSB, “give praise”</w:t>
      </w:r>
    </w:p>
  </w:footnote>
  <w:footnote w:id="638">
    <w:p w14:paraId="2BBBBDB1" w14:textId="77777777" w:rsidR="00DB1D07" w:rsidRDefault="00DB1D07" w:rsidP="00704CAA">
      <w:pPr>
        <w:pStyle w:val="footnote"/>
      </w:pPr>
      <w:r>
        <w:rPr>
          <w:rStyle w:val="FootnoteReference"/>
        </w:rPr>
        <w:footnoteRef/>
      </w:r>
      <w:r>
        <w:t xml:space="preserve"> [JS] “thankfully confess You with praise”</w:t>
      </w:r>
    </w:p>
  </w:footnote>
  <w:footnote w:id="639">
    <w:p w14:paraId="5C6900D2" w14:textId="77777777" w:rsidR="00DB1D07" w:rsidRDefault="00DB1D07"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DB1D07" w:rsidRDefault="00DB1D07" w:rsidP="00704CAA">
      <w:pPr>
        <w:pStyle w:val="footnote"/>
      </w:pPr>
      <w:r>
        <w:rPr>
          <w:rStyle w:val="FootnoteReference"/>
        </w:rPr>
        <w:footnoteRef/>
      </w:r>
      <w:r>
        <w:t xml:space="preserve"> [JS] “holy place.”</w:t>
      </w:r>
    </w:p>
  </w:footnote>
  <w:footnote w:id="641">
    <w:p w14:paraId="25606447" w14:textId="77777777" w:rsidR="00DB1D07" w:rsidRDefault="00DB1D07" w:rsidP="00704CAA">
      <w:pPr>
        <w:pStyle w:val="footnote"/>
      </w:pPr>
      <w:r>
        <w:rPr>
          <w:rStyle w:val="FootnoteReference"/>
        </w:rPr>
        <w:footnoteRef/>
      </w:r>
      <w:r>
        <w:t xml:space="preserve"> See Psalm 59:10 and footnote.</w:t>
      </w:r>
    </w:p>
  </w:footnote>
  <w:footnote w:id="642">
    <w:p w14:paraId="7DF3C2CB" w14:textId="77777777" w:rsidR="00DB1D07" w:rsidRDefault="00DB1D07"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DB1D07" w:rsidRDefault="00DB1D07" w:rsidP="00704CAA">
      <w:pPr>
        <w:pStyle w:val="footnote"/>
      </w:pPr>
      <w:r>
        <w:rPr>
          <w:rStyle w:val="FootnoteReference"/>
        </w:rPr>
        <w:footnoteRef/>
      </w:r>
      <w:r>
        <w:t xml:space="preserve"> [JS] or “lawlessness”</w:t>
      </w:r>
    </w:p>
  </w:footnote>
  <w:footnote w:id="644">
    <w:p w14:paraId="0370D8B9" w14:textId="77777777" w:rsidR="00DB1D07" w:rsidRDefault="00DB1D07" w:rsidP="00704CAA">
      <w:pPr>
        <w:pStyle w:val="footnote"/>
      </w:pPr>
      <w:r>
        <w:rPr>
          <w:rStyle w:val="FootnoteReference"/>
        </w:rPr>
        <w:footnoteRef/>
      </w:r>
      <w:r>
        <w:t xml:space="preserve"> Cf. Num. 5:22.</w:t>
      </w:r>
    </w:p>
  </w:footnote>
  <w:footnote w:id="645">
    <w:p w14:paraId="1B36DB9E" w14:textId="77777777" w:rsidR="00DB1D07" w:rsidRDefault="00DB1D07" w:rsidP="00704CAA">
      <w:pPr>
        <w:pStyle w:val="footnote"/>
      </w:pPr>
      <w:r>
        <w:rPr>
          <w:rStyle w:val="FootnoteReference"/>
        </w:rPr>
        <w:footnoteRef/>
      </w:r>
      <w:r>
        <w:t xml:space="preserve"> Mt. 27:39.</w:t>
      </w:r>
    </w:p>
  </w:footnote>
  <w:footnote w:id="646">
    <w:p w14:paraId="22940EE6" w14:textId="77777777" w:rsidR="00DB1D07" w:rsidRDefault="00DB1D07" w:rsidP="00704CAA">
      <w:pPr>
        <w:pStyle w:val="footnote"/>
      </w:pPr>
      <w:r>
        <w:rPr>
          <w:rStyle w:val="FootnoteReference"/>
        </w:rPr>
        <w:footnoteRef/>
      </w:r>
      <w:r>
        <w:t xml:space="preserve"> [JS] or “give thanks to”. “thankfully confess with praise”</w:t>
      </w:r>
    </w:p>
  </w:footnote>
  <w:footnote w:id="647">
    <w:p w14:paraId="250C4082" w14:textId="77777777" w:rsidR="00DB1D07" w:rsidRDefault="00DB1D07"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DB1D07" w:rsidRDefault="00DB1D07"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DB1D07" w:rsidRDefault="00DB1D07" w:rsidP="00704CAA">
      <w:pPr>
        <w:pStyle w:val="footnote"/>
      </w:pPr>
      <w:r>
        <w:rPr>
          <w:rStyle w:val="FootnoteReference"/>
        </w:rPr>
        <w:footnoteRef/>
      </w:r>
      <w:r>
        <w:t xml:space="preserve"> [JS] “with You is the dominion/rule in the day of Your power”</w:t>
      </w:r>
    </w:p>
  </w:footnote>
  <w:footnote w:id="650">
    <w:p w14:paraId="04BA8F57" w14:textId="77777777" w:rsidR="00DB1D07" w:rsidRDefault="00DB1D07" w:rsidP="00704CAA">
      <w:pPr>
        <w:pStyle w:val="footnote"/>
      </w:pPr>
      <w:r>
        <w:rPr>
          <w:rStyle w:val="FootnoteReference"/>
        </w:rPr>
        <w:footnoteRef/>
      </w:r>
      <w:r>
        <w:t xml:space="preserve"> Cf. 1 Cor. 15:41-43.</w:t>
      </w:r>
    </w:p>
  </w:footnote>
  <w:footnote w:id="651">
    <w:p w14:paraId="0419BAA6" w14:textId="77777777" w:rsidR="00DB1D07" w:rsidRDefault="00DB1D07" w:rsidP="00704CAA">
      <w:pPr>
        <w:pStyle w:val="footnote"/>
      </w:pPr>
      <w:r>
        <w:rPr>
          <w:rStyle w:val="FootnoteReference"/>
        </w:rPr>
        <w:footnoteRef/>
      </w:r>
      <w:r>
        <w:t xml:space="preserve"> [JS] literally “morning star”</w:t>
      </w:r>
    </w:p>
  </w:footnote>
  <w:footnote w:id="652">
    <w:p w14:paraId="6A1A3510" w14:textId="77777777" w:rsidR="00DB1D07" w:rsidRDefault="00DB1D07"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DB1D07" w:rsidRDefault="00DB1D07" w:rsidP="00704CAA">
      <w:pPr>
        <w:pStyle w:val="footnote"/>
      </w:pPr>
      <w:r>
        <w:rPr>
          <w:rStyle w:val="FootnoteReference"/>
        </w:rPr>
        <w:footnoteRef/>
      </w:r>
      <w:r>
        <w:t xml:space="preserve"> [JS] Fr. Lazarus renders “repent” as “change His mind”</w:t>
      </w:r>
    </w:p>
  </w:footnote>
  <w:footnote w:id="654">
    <w:p w14:paraId="6A954099" w14:textId="77777777" w:rsidR="00DB1D07" w:rsidRDefault="00DB1D07" w:rsidP="00704CAA">
      <w:pPr>
        <w:pStyle w:val="footnote"/>
      </w:pPr>
      <w:r>
        <w:rPr>
          <w:rStyle w:val="FootnoteReference"/>
        </w:rPr>
        <w:footnoteRef/>
      </w:r>
      <w:r>
        <w:t xml:space="preserve"> Heb. 7:21.</w:t>
      </w:r>
    </w:p>
  </w:footnote>
  <w:footnote w:id="655">
    <w:p w14:paraId="7ADC21DE" w14:textId="77777777" w:rsidR="00DB1D07" w:rsidRDefault="00DB1D07"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DB1D07" w:rsidRDefault="00DB1D07" w:rsidP="00704CAA">
      <w:pPr>
        <w:pStyle w:val="footnote"/>
      </w:pPr>
      <w:r>
        <w:rPr>
          <w:rStyle w:val="FootnoteReference"/>
        </w:rPr>
        <w:footnoteRef/>
      </w:r>
      <w:r>
        <w:t xml:space="preserve"> [JS] or “give thanks,” or “thankfully confess with praise”</w:t>
      </w:r>
    </w:p>
  </w:footnote>
  <w:footnote w:id="657">
    <w:p w14:paraId="72BD2026" w14:textId="77777777" w:rsidR="00DB1D07" w:rsidRDefault="00DB1D07" w:rsidP="00704CAA">
      <w:pPr>
        <w:pStyle w:val="footnote"/>
      </w:pPr>
      <w:r>
        <w:rPr>
          <w:rStyle w:val="FootnoteReference"/>
        </w:rPr>
        <w:footnoteRef/>
      </w:r>
      <w:r>
        <w:t xml:space="preserve"> [JS] or “assembly”</w:t>
      </w:r>
    </w:p>
  </w:footnote>
  <w:footnote w:id="658">
    <w:p w14:paraId="5C873828" w14:textId="77777777" w:rsidR="00DB1D07" w:rsidRDefault="00DB1D07" w:rsidP="00704CAA">
      <w:pPr>
        <w:pStyle w:val="footnote"/>
      </w:pPr>
      <w:r>
        <w:rPr>
          <w:rStyle w:val="FootnoteReference"/>
        </w:rPr>
        <w:footnoteRef/>
      </w:r>
      <w:r>
        <w:t xml:space="preserve"> [JS] or “sought out in all things according to His will.”</w:t>
      </w:r>
    </w:p>
  </w:footnote>
  <w:footnote w:id="659">
    <w:p w14:paraId="4A82352A" w14:textId="77777777" w:rsidR="00DB1D07" w:rsidRDefault="00DB1D07" w:rsidP="00704CAA">
      <w:pPr>
        <w:pStyle w:val="footnote"/>
      </w:pPr>
      <w:r>
        <w:rPr>
          <w:rStyle w:val="FootnoteReference"/>
        </w:rPr>
        <w:footnoteRef/>
      </w:r>
      <w:r>
        <w:t xml:space="preserve"> [JS] or “thanksgiving,” or “thankful confession with praise”</w:t>
      </w:r>
    </w:p>
  </w:footnote>
  <w:footnote w:id="660">
    <w:p w14:paraId="003E75E9" w14:textId="77777777" w:rsidR="00DB1D07" w:rsidRDefault="00DB1D07"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DB1D07" w:rsidRDefault="00DB1D07" w:rsidP="00704CAA">
      <w:pPr>
        <w:pStyle w:val="footnote"/>
      </w:pPr>
      <w:r>
        <w:rPr>
          <w:rStyle w:val="FootnoteReference"/>
        </w:rPr>
        <w:footnoteRef/>
      </w:r>
      <w:r>
        <w:t xml:space="preserve"> Gen. 6:18; 9:9f; 15; 17; Ex. 19:5; Mk. 14:24; Lk. 22:20,29,30.</w:t>
      </w:r>
    </w:p>
  </w:footnote>
  <w:footnote w:id="662">
    <w:p w14:paraId="25E37270" w14:textId="77777777" w:rsidR="00DB1D07" w:rsidRDefault="00DB1D07" w:rsidP="00704CAA">
      <w:pPr>
        <w:pStyle w:val="footnote"/>
      </w:pPr>
      <w:r>
        <w:rPr>
          <w:rStyle w:val="FootnoteReference"/>
        </w:rPr>
        <w:footnoteRef/>
      </w:r>
      <w:r>
        <w:t xml:space="preserve"> [JS] or “awesome”, “terrible”</w:t>
      </w:r>
    </w:p>
  </w:footnote>
  <w:footnote w:id="663">
    <w:p w14:paraId="21A9EB43" w14:textId="77777777" w:rsidR="00DB1D07" w:rsidRDefault="00DB1D07"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DB1D07" w:rsidRDefault="00DB1D07"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DB1D07" w:rsidRDefault="00DB1D07" w:rsidP="00704CAA">
      <w:pPr>
        <w:pStyle w:val="footnote"/>
      </w:pPr>
      <w:r>
        <w:rPr>
          <w:rStyle w:val="FootnoteReference"/>
        </w:rPr>
        <w:footnoteRef/>
      </w:r>
      <w:r>
        <w:t xml:space="preserve"> [JS] or “endures forever and ever”</w:t>
      </w:r>
    </w:p>
  </w:footnote>
  <w:footnote w:id="666">
    <w:p w14:paraId="4732D835" w14:textId="77777777" w:rsidR="00DB1D07" w:rsidRDefault="00DB1D07" w:rsidP="00704CAA">
      <w:pPr>
        <w:pStyle w:val="footnote"/>
      </w:pPr>
      <w:r>
        <w:rPr>
          <w:rStyle w:val="FootnoteReference"/>
        </w:rPr>
        <w:footnoteRef/>
      </w:r>
      <w:r>
        <w:t xml:space="preserve"> [JS] or “dawned”</w:t>
      </w:r>
    </w:p>
  </w:footnote>
  <w:footnote w:id="667">
    <w:p w14:paraId="049D5215" w14:textId="77777777" w:rsidR="00DB1D07" w:rsidRDefault="00DB1D07" w:rsidP="00704CAA">
      <w:pPr>
        <w:pStyle w:val="footnote"/>
      </w:pPr>
      <w:r>
        <w:rPr>
          <w:rStyle w:val="FootnoteReference"/>
        </w:rPr>
        <w:footnoteRef/>
      </w:r>
      <w:r>
        <w:t xml:space="preserve"> [JS] NETS interprets this as “He scattered [His enemies]”</w:t>
      </w:r>
    </w:p>
  </w:footnote>
  <w:footnote w:id="668">
    <w:p w14:paraId="2262A787" w14:textId="77777777" w:rsidR="00DB1D07" w:rsidRDefault="00DB1D07" w:rsidP="00704CAA">
      <w:pPr>
        <w:pStyle w:val="footnote"/>
      </w:pPr>
      <w:r>
        <w:rPr>
          <w:rStyle w:val="FootnoteReference"/>
        </w:rPr>
        <w:footnoteRef/>
      </w:r>
      <w:r>
        <w:t xml:space="preserve"> [JS] or “contines forever and ever”</w:t>
      </w:r>
    </w:p>
  </w:footnote>
  <w:footnote w:id="669">
    <w:p w14:paraId="3DC1ACDA" w14:textId="77777777" w:rsidR="00DB1D07" w:rsidRDefault="00DB1D07" w:rsidP="00704CAA">
      <w:pPr>
        <w:pStyle w:val="footnote"/>
      </w:pPr>
      <w:r>
        <w:rPr>
          <w:rStyle w:val="FootnoteReference"/>
        </w:rPr>
        <w:footnoteRef/>
      </w:r>
      <w:r>
        <w:t xml:space="preserve"> [JS] or “he will be raised to power and glory.”</w:t>
      </w:r>
    </w:p>
  </w:footnote>
  <w:footnote w:id="670">
    <w:p w14:paraId="4A10F39F" w14:textId="77777777" w:rsidR="00DB1D07" w:rsidRDefault="00DB1D07"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DB1D07" w:rsidRDefault="00DB1D07"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DB1D07" w:rsidRDefault="00DB1D07"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DB1D07" w:rsidRDefault="00DB1D07" w:rsidP="00704CAA">
      <w:pPr>
        <w:pStyle w:val="footnote"/>
      </w:pPr>
      <w:r>
        <w:rPr>
          <w:rStyle w:val="FootnoteReference"/>
        </w:rPr>
        <w:footnoteRef/>
      </w:r>
      <w:r>
        <w:t xml:space="preserve"> Ex. 19:6; 29:43-46; Deut. 27:9; Is. 63:18,19; Jer. 2:3; 2 Cor. 6:16.</w:t>
      </w:r>
    </w:p>
  </w:footnote>
  <w:footnote w:id="674">
    <w:p w14:paraId="4ACA2EFF" w14:textId="77777777" w:rsidR="00DB1D07" w:rsidRDefault="00DB1D07"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DB1D07" w:rsidRDefault="00DB1D07"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DB1D07" w:rsidRDefault="00DB1D07" w:rsidP="00704CAA">
      <w:pPr>
        <w:pStyle w:val="footnote"/>
      </w:pPr>
      <w:r>
        <w:rPr>
          <w:rStyle w:val="FootnoteReference"/>
        </w:rPr>
        <w:footnoteRef/>
      </w:r>
      <w:r>
        <w:t xml:space="preserve"> [JS] or “presence”</w:t>
      </w:r>
    </w:p>
  </w:footnote>
  <w:footnote w:id="677">
    <w:p w14:paraId="263120E9" w14:textId="77777777" w:rsidR="00DB1D07" w:rsidRDefault="00DB1D07" w:rsidP="00704CAA">
      <w:pPr>
        <w:pStyle w:val="footnote"/>
      </w:pPr>
      <w:r>
        <w:rPr>
          <w:rStyle w:val="FootnoteReference"/>
        </w:rPr>
        <w:footnoteRef/>
      </w:r>
      <w:r>
        <w:t xml:space="preserve"> Cf. John 1:18; 3:13; Wisdom 18:16.</w:t>
      </w:r>
    </w:p>
  </w:footnote>
  <w:footnote w:id="678">
    <w:p w14:paraId="45C85546" w14:textId="77777777" w:rsidR="00DB1D07" w:rsidRDefault="00DB1D07"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DB1D07" w:rsidRDefault="00DB1D07" w:rsidP="00704CAA">
      <w:pPr>
        <w:pStyle w:val="footnote"/>
      </w:pPr>
      <w:r>
        <w:rPr>
          <w:rStyle w:val="FootnoteReference"/>
        </w:rPr>
        <w:footnoteRef/>
      </w:r>
      <w:r>
        <w:t xml:space="preserve"> [JS] or “from now and forevermore.”</w:t>
      </w:r>
    </w:p>
  </w:footnote>
  <w:footnote w:id="680">
    <w:p w14:paraId="0509066F" w14:textId="77777777" w:rsidR="00DB1D07" w:rsidRDefault="00DB1D07"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DB1D07" w:rsidRDefault="00DB1D07" w:rsidP="00704CAA">
      <w:pPr>
        <w:pStyle w:val="footnote"/>
      </w:pPr>
      <w:r>
        <w:rPr>
          <w:rStyle w:val="FootnoteReference"/>
        </w:rPr>
        <w:footnoteRef/>
      </w:r>
      <w:r>
        <w:t xml:space="preserve"> [JS] or “cry”</w:t>
      </w:r>
    </w:p>
  </w:footnote>
  <w:footnote w:id="682">
    <w:p w14:paraId="65517406" w14:textId="77777777" w:rsidR="00DB1D07" w:rsidRDefault="00DB1D07" w:rsidP="00704CAA">
      <w:pPr>
        <w:pStyle w:val="footnote"/>
      </w:pPr>
      <w:r>
        <w:rPr>
          <w:rStyle w:val="FootnoteReference"/>
        </w:rPr>
        <w:footnoteRef/>
      </w:r>
      <w:r>
        <w:t xml:space="preserve"> [JS] or “rescue”, i.e. “O Lord, rescue me!”</w:t>
      </w:r>
    </w:p>
  </w:footnote>
  <w:footnote w:id="683">
    <w:p w14:paraId="00DCFDCC" w14:textId="77777777" w:rsidR="00DB1D07" w:rsidRDefault="00DB1D07" w:rsidP="00704CAA">
      <w:pPr>
        <w:pStyle w:val="footnote"/>
      </w:pPr>
      <w:r>
        <w:rPr>
          <w:rStyle w:val="FootnoteReference"/>
        </w:rPr>
        <w:footnoteRef/>
      </w:r>
      <w:r>
        <w:t xml:space="preserve"> Or “life,” or “self.</w:t>
      </w:r>
    </w:p>
  </w:footnote>
  <w:footnote w:id="684">
    <w:p w14:paraId="39013900" w14:textId="77777777" w:rsidR="00DB1D07" w:rsidRDefault="00DB1D07" w:rsidP="00704CAA">
      <w:pPr>
        <w:pStyle w:val="footnote"/>
      </w:pPr>
      <w:r>
        <w:rPr>
          <w:rStyle w:val="FootnoteReference"/>
        </w:rPr>
        <w:footnoteRef/>
      </w:r>
      <w:r>
        <w:t xml:space="preserve"> cf. Heb. 4:10; Phil. 2:12; Mt. 11:28,29; Jer. 6:16.</w:t>
      </w:r>
    </w:p>
  </w:footnote>
  <w:footnote w:id="685">
    <w:p w14:paraId="7EF4902F" w14:textId="77777777" w:rsidR="00DB1D07" w:rsidRDefault="00DB1D07" w:rsidP="00704CAA">
      <w:pPr>
        <w:pStyle w:val="footnote"/>
      </w:pPr>
      <w:r>
        <w:rPr>
          <w:rStyle w:val="FootnoteReference"/>
        </w:rPr>
        <w:footnoteRef/>
      </w:r>
      <w:r>
        <w:t xml:space="preserve"> [JS] Fr. Lazarus has, “I will live to please the Lord”</w:t>
      </w:r>
    </w:p>
  </w:footnote>
  <w:footnote w:id="686">
    <w:p w14:paraId="074C68EB" w14:textId="77777777" w:rsidR="00DB1D07" w:rsidRDefault="00DB1D07" w:rsidP="00704CAA">
      <w:pPr>
        <w:pStyle w:val="footnote"/>
      </w:pPr>
      <w:r>
        <w:rPr>
          <w:rStyle w:val="FootnoteReference"/>
        </w:rPr>
        <w:footnoteRef/>
      </w:r>
      <w:r>
        <w:t xml:space="preserve"> 2 Cor. 4:13.</w:t>
      </w:r>
    </w:p>
  </w:footnote>
  <w:footnote w:id="687">
    <w:p w14:paraId="1961AD01" w14:textId="77777777" w:rsidR="00DB1D07" w:rsidRDefault="00DB1D07" w:rsidP="00704CAA">
      <w:pPr>
        <w:pStyle w:val="footnote"/>
      </w:pPr>
      <w:r>
        <w:rPr>
          <w:rStyle w:val="FootnoteReference"/>
        </w:rPr>
        <w:footnoteRef/>
      </w:r>
      <w:r>
        <w:t xml:space="preserve"> [JS] or “brought very low”</w:t>
      </w:r>
    </w:p>
  </w:footnote>
  <w:footnote w:id="688">
    <w:p w14:paraId="5336CA97" w14:textId="77777777" w:rsidR="00DB1D07" w:rsidRDefault="00DB1D07" w:rsidP="00704CAA">
      <w:pPr>
        <w:pStyle w:val="footnote"/>
      </w:pPr>
      <w:r>
        <w:rPr>
          <w:rStyle w:val="FootnoteReference"/>
        </w:rPr>
        <w:footnoteRef/>
      </w:r>
      <w:r>
        <w:t xml:space="preserve"> [JS] OSB has, “ecstasy,” Fr. Lazarus has “madness,” Brenton has “amazement.”</w:t>
      </w:r>
    </w:p>
  </w:footnote>
  <w:footnote w:id="689">
    <w:p w14:paraId="7806EAC7" w14:textId="77777777" w:rsidR="00DB1D07" w:rsidRDefault="00DB1D07" w:rsidP="00704CAA">
      <w:pPr>
        <w:pStyle w:val="footnote"/>
      </w:pPr>
      <w:r>
        <w:rPr>
          <w:rStyle w:val="FootnoteReference"/>
        </w:rPr>
        <w:footnoteRef/>
      </w:r>
      <w:r>
        <w:t xml:space="preserve"> [JS] NETS and OSB omit vs. 5.</w:t>
      </w:r>
    </w:p>
  </w:footnote>
  <w:footnote w:id="690">
    <w:p w14:paraId="3C69D206" w14:textId="77777777" w:rsidR="00DB1D07" w:rsidRDefault="00DB1D07" w:rsidP="00704CAA">
      <w:pPr>
        <w:pStyle w:val="footnote"/>
      </w:pPr>
      <w:r>
        <w:rPr>
          <w:rStyle w:val="FootnoteReference"/>
        </w:rPr>
        <w:footnoteRef/>
      </w:r>
      <w:r>
        <w:t xml:space="preserve"> [JS] literally, “holy ones.”</w:t>
      </w:r>
    </w:p>
  </w:footnote>
  <w:footnote w:id="691">
    <w:p w14:paraId="42AB023A" w14:textId="77777777" w:rsidR="00DB1D07" w:rsidRDefault="00DB1D07"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DB1D07" w:rsidRDefault="00DB1D07" w:rsidP="00704CAA">
      <w:pPr>
        <w:pStyle w:val="footnote"/>
      </w:pPr>
      <w:r>
        <w:rPr>
          <w:rStyle w:val="FootnoteReference"/>
        </w:rPr>
        <w:footnoteRef/>
      </w:r>
      <w:r>
        <w:t xml:space="preserve"> [JS] litearlly, “slave”.</w:t>
      </w:r>
    </w:p>
  </w:footnote>
  <w:footnote w:id="693">
    <w:p w14:paraId="3AA5172C" w14:textId="77777777" w:rsidR="00DB1D07" w:rsidRDefault="00DB1D07" w:rsidP="00704CAA">
      <w:pPr>
        <w:pStyle w:val="footnote"/>
      </w:pPr>
      <w:r>
        <w:rPr>
          <w:rStyle w:val="FootnoteReference"/>
        </w:rPr>
        <w:footnoteRef/>
      </w:r>
      <w:r>
        <w:t xml:space="preserve"> [JS] [] lacking in NETS and OSB.</w:t>
      </w:r>
    </w:p>
  </w:footnote>
  <w:footnote w:id="694">
    <w:p w14:paraId="6A76C09C" w14:textId="77777777" w:rsidR="00DB1D07" w:rsidRDefault="00DB1D07" w:rsidP="00704CAA">
      <w:pPr>
        <w:pStyle w:val="footnote"/>
      </w:pPr>
      <w:r>
        <w:rPr>
          <w:rStyle w:val="FootnoteReference"/>
        </w:rPr>
        <w:footnoteRef/>
      </w:r>
      <w:r>
        <w:t xml:space="preserve"> Rom. 15:11.</w:t>
      </w:r>
    </w:p>
  </w:footnote>
  <w:footnote w:id="695">
    <w:p w14:paraId="68C80167" w14:textId="77777777" w:rsidR="00DB1D07" w:rsidRDefault="00DB1D07"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DB1D07" w:rsidRDefault="00DB1D07" w:rsidP="00704CAA">
      <w:pPr>
        <w:pStyle w:val="footnote"/>
      </w:pPr>
      <w:r>
        <w:rPr>
          <w:rStyle w:val="FootnoteReference"/>
        </w:rPr>
        <w:footnoteRef/>
      </w:r>
      <w:r>
        <w:t xml:space="preserve"> [JS] “thankfully confess the Lord with praise,” here and throughout</w:t>
      </w:r>
    </w:p>
  </w:footnote>
  <w:footnote w:id="697">
    <w:p w14:paraId="56D602AB" w14:textId="77777777" w:rsidR="00DB1D07" w:rsidRDefault="00DB1D07"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DB1D07" w:rsidRPr="00C544D6" w:rsidRDefault="00DB1D07" w:rsidP="00704CAA">
      <w:pPr>
        <w:pStyle w:val="footnote"/>
      </w:pPr>
      <w:r w:rsidRPr="00C544D6">
        <w:rPr>
          <w:rStyle w:val="FootnoteReference"/>
        </w:rPr>
        <w:footnoteRef/>
      </w:r>
      <w:r w:rsidRPr="00C544D6">
        <w:t xml:space="preserve"> Heb. 13:6.</w:t>
      </w:r>
    </w:p>
  </w:footnote>
  <w:footnote w:id="699">
    <w:p w14:paraId="5D0FEE98" w14:textId="77777777" w:rsidR="00DB1D07" w:rsidRDefault="00DB1D07" w:rsidP="00704CAA">
      <w:pPr>
        <w:pStyle w:val="footnote"/>
      </w:pPr>
      <w:r>
        <w:rPr>
          <w:rStyle w:val="FootnoteReference"/>
        </w:rPr>
        <w:footnoteRef/>
      </w:r>
      <w:r>
        <w:t xml:space="preserve"> [JS] Fr. Lazarus has “see the fall of”</w:t>
      </w:r>
    </w:p>
  </w:footnote>
  <w:footnote w:id="700">
    <w:p w14:paraId="47411FC0" w14:textId="77777777" w:rsidR="00DB1D07" w:rsidRDefault="00DB1D07"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DB1D07" w:rsidRDefault="00DB1D07" w:rsidP="00704CAA">
      <w:pPr>
        <w:pStyle w:val="footnote"/>
      </w:pPr>
      <w:r>
        <w:rPr>
          <w:rStyle w:val="FootnoteReference"/>
        </w:rPr>
        <w:footnoteRef/>
      </w:r>
      <w:r>
        <w:t xml:space="preserve"> [JS] or “give thanks to”, “thankfully confess with praise”</w:t>
      </w:r>
    </w:p>
  </w:footnote>
  <w:footnote w:id="702">
    <w:p w14:paraId="4D0EB5F8" w14:textId="77777777" w:rsidR="00DB1D07" w:rsidRDefault="00DB1D07" w:rsidP="00704CAA">
      <w:pPr>
        <w:pStyle w:val="footnote"/>
      </w:pPr>
      <w:r>
        <w:rPr>
          <w:rStyle w:val="FootnoteReference"/>
        </w:rPr>
        <w:footnoteRef/>
      </w:r>
      <w:r>
        <w:t xml:space="preserve"> [JS] or “praise and thank,” “thankfully confess with praise”</w:t>
      </w:r>
    </w:p>
  </w:footnote>
  <w:footnote w:id="703">
    <w:p w14:paraId="4867BE6A" w14:textId="77777777" w:rsidR="00DB1D07" w:rsidRDefault="00DB1D07"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DB1D07" w:rsidRDefault="00DB1D07" w:rsidP="00704CAA">
      <w:pPr>
        <w:pStyle w:val="footnote"/>
      </w:pPr>
      <w:r>
        <w:rPr>
          <w:rStyle w:val="FootnoteReference"/>
        </w:rPr>
        <w:footnoteRef/>
      </w:r>
      <w:r>
        <w:t xml:space="preserve"> [JS] or “prosper us”</w:t>
      </w:r>
    </w:p>
  </w:footnote>
  <w:footnote w:id="705">
    <w:p w14:paraId="6B15A309" w14:textId="77777777" w:rsidR="00DB1D07" w:rsidRDefault="00DB1D07"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DB1D07" w:rsidRDefault="00DB1D07"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DB1D07" w:rsidRDefault="00DB1D07"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DB1D07" w:rsidRDefault="00DB1D07" w:rsidP="00704CAA">
      <w:pPr>
        <w:pStyle w:val="footnote"/>
      </w:pPr>
      <w:r>
        <w:rPr>
          <w:rStyle w:val="FootnoteReference"/>
        </w:rPr>
        <w:footnoteRef/>
      </w:r>
      <w:r>
        <w:t xml:space="preserve"> [JS] “thankfully confess You with praise”</w:t>
      </w:r>
    </w:p>
  </w:footnote>
  <w:footnote w:id="709">
    <w:p w14:paraId="6C5B9009" w14:textId="77777777" w:rsidR="00DB1D07" w:rsidRDefault="00DB1D07" w:rsidP="00704CAA">
      <w:pPr>
        <w:pStyle w:val="footnote"/>
      </w:pPr>
      <w:r>
        <w:rPr>
          <w:rStyle w:val="FootnoteReference"/>
        </w:rPr>
        <w:footnoteRef/>
      </w:r>
      <w:r>
        <w:t xml:space="preserve"> [JS] “thankfully confess You with praise”</w:t>
      </w:r>
    </w:p>
  </w:footnote>
  <w:footnote w:id="710">
    <w:p w14:paraId="0FB1A1E8" w14:textId="77777777" w:rsidR="00DB1D07" w:rsidRDefault="00DB1D07"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DB1D07" w:rsidRDefault="00DB1D07" w:rsidP="00704CAA">
      <w:pPr>
        <w:pStyle w:val="footnote"/>
      </w:pPr>
      <w:r>
        <w:rPr>
          <w:rStyle w:val="FootnoteReference"/>
        </w:rPr>
        <w:footnoteRef/>
      </w:r>
      <w:r>
        <w:t xml:space="preserve"> Rom. 10:5; Gal. 3:12; Lev. 18:5; Luke 10:25-28.</w:t>
      </w:r>
    </w:p>
  </w:footnote>
  <w:footnote w:id="712">
    <w:p w14:paraId="1EF5EAAA" w14:textId="77777777" w:rsidR="00DB1D07" w:rsidRDefault="00DB1D07"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DB1D07" w:rsidRDefault="00DB1D07"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DB1D07" w:rsidRDefault="00DB1D07"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DB1D07" w:rsidRDefault="00DB1D07"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DB1D07" w:rsidRDefault="00DB1D07" w:rsidP="00704CAA">
      <w:pPr>
        <w:pStyle w:val="footnote"/>
      </w:pPr>
      <w:r>
        <w:rPr>
          <w:rStyle w:val="FootnoteReference"/>
        </w:rPr>
        <w:footnoteRef/>
      </w:r>
      <w:r>
        <w:t xml:space="preserve"> [JS] or “sayings,” or “teachings”</w:t>
      </w:r>
    </w:p>
  </w:footnote>
  <w:footnote w:id="717">
    <w:p w14:paraId="6D49B268" w14:textId="77777777" w:rsidR="00DB1D07" w:rsidRDefault="00DB1D07" w:rsidP="00704CAA">
      <w:pPr>
        <w:pStyle w:val="footnote"/>
      </w:pPr>
      <w:r>
        <w:rPr>
          <w:rStyle w:val="FootnoteReference"/>
        </w:rPr>
        <w:footnoteRef/>
      </w:r>
      <w:r>
        <w:t xml:space="preserve"> [JS] Fr. Athanasius has, “repaly,” Brenton has “recompense”</w:t>
      </w:r>
    </w:p>
  </w:footnote>
  <w:footnote w:id="718">
    <w:p w14:paraId="3F4E21CA" w14:textId="77777777" w:rsidR="00DB1D07" w:rsidRDefault="00DB1D07"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DB1D07" w:rsidRDefault="00DB1D07"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DB1D07" w:rsidRDefault="00DB1D07"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DB1D07" w:rsidRDefault="00DB1D07"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DB1D07" w:rsidRDefault="00DB1D07" w:rsidP="00704CAA">
      <w:pPr>
        <w:pStyle w:val="footnote"/>
      </w:pPr>
      <w:r>
        <w:rPr>
          <w:rStyle w:val="FootnoteReference"/>
        </w:rPr>
        <w:footnoteRef/>
      </w:r>
      <w:r>
        <w:t xml:space="preserve"> [JS] or “establish,” “confirm”</w:t>
      </w:r>
    </w:p>
  </w:footnote>
  <w:footnote w:id="723">
    <w:p w14:paraId="7016EE01" w14:textId="77777777" w:rsidR="00DB1D07" w:rsidRDefault="00DB1D07" w:rsidP="00704CAA">
      <w:pPr>
        <w:pStyle w:val="footnote"/>
      </w:pPr>
      <w:r>
        <w:rPr>
          <w:rStyle w:val="FootnoteReference"/>
        </w:rPr>
        <w:footnoteRef/>
      </w:r>
      <w:r>
        <w:t xml:space="preserve"> [JS] or “covetousness”</w:t>
      </w:r>
    </w:p>
  </w:footnote>
  <w:footnote w:id="724">
    <w:p w14:paraId="3AB589AF" w14:textId="77777777" w:rsidR="00DB1D07" w:rsidRDefault="00DB1D07"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DB1D07" w:rsidRDefault="00DB1D07"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DB1D07" w:rsidRDefault="00DB1D07"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DB1D07" w:rsidRDefault="00DB1D07"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DB1D07" w:rsidRDefault="00DB1D07"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DB1D07" w:rsidRDefault="00DB1D07" w:rsidP="00704CAA">
      <w:pPr>
        <w:pStyle w:val="footnote"/>
      </w:pPr>
      <w:r>
        <w:rPr>
          <w:rStyle w:val="FootnoteReference"/>
        </w:rPr>
        <w:footnoteRef/>
      </w:r>
      <w:r>
        <w:t xml:space="preserve"> [JS] or “thank,” “thankfully confess You with praise”</w:t>
      </w:r>
    </w:p>
  </w:footnote>
  <w:footnote w:id="730">
    <w:p w14:paraId="7A133E63" w14:textId="77777777" w:rsidR="00DB1D07" w:rsidRDefault="00DB1D07"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DB1D07" w:rsidRDefault="00DB1D07" w:rsidP="00704CAA">
      <w:pPr>
        <w:pStyle w:val="footnote"/>
      </w:pPr>
      <w:r>
        <w:rPr>
          <w:rStyle w:val="FootnoteReference"/>
        </w:rPr>
        <w:footnoteRef/>
      </w:r>
      <w:r>
        <w:t xml:space="preserve"> Curdled with scorn, anger and fear.</w:t>
      </w:r>
    </w:p>
  </w:footnote>
  <w:footnote w:id="732">
    <w:p w14:paraId="63630B8F" w14:textId="77777777" w:rsidR="00DB1D07" w:rsidRDefault="00DB1D07"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DB1D07" w:rsidRDefault="00DB1D07"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DB1D07" w:rsidRDefault="00DB1D07" w:rsidP="00704CAA">
      <w:pPr>
        <w:pStyle w:val="footnote"/>
      </w:pPr>
      <w:r>
        <w:rPr>
          <w:rStyle w:val="FootnoteReference"/>
        </w:rPr>
        <w:footnoteRef/>
      </w:r>
      <w:r>
        <w:t xml:space="preserve"> [JS] i.e. my eyes were straigned looking for your word.</w:t>
      </w:r>
    </w:p>
  </w:footnote>
  <w:footnote w:id="735">
    <w:p w14:paraId="7FC6C490" w14:textId="77777777" w:rsidR="00DB1D07" w:rsidRDefault="00DB1D07"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DB1D07" w:rsidRDefault="00DB1D07"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DB1D07" w:rsidRDefault="00DB1D07" w:rsidP="00704CAA">
      <w:pPr>
        <w:pStyle w:val="footnote"/>
      </w:pPr>
      <w:r>
        <w:rPr>
          <w:rStyle w:val="FootnoteReference"/>
        </w:rPr>
        <w:footnoteRef/>
      </w:r>
      <w:r>
        <w:t xml:space="preserve"> [JS] revive, “give me life”</w:t>
      </w:r>
    </w:p>
  </w:footnote>
  <w:footnote w:id="738">
    <w:p w14:paraId="1F853481" w14:textId="77777777" w:rsidR="00DB1D07" w:rsidRDefault="00DB1D07" w:rsidP="00704CAA">
      <w:pPr>
        <w:pStyle w:val="footnote"/>
      </w:pPr>
      <w:r>
        <w:rPr>
          <w:rStyle w:val="FootnoteReference"/>
        </w:rPr>
        <w:footnoteRef/>
      </w:r>
      <w:r>
        <w:t xml:space="preserve"> [JS] “all things together”, i.e. “all the universe”</w:t>
      </w:r>
    </w:p>
  </w:footnote>
  <w:footnote w:id="739">
    <w:p w14:paraId="543C0AC2" w14:textId="77777777" w:rsidR="00DB1D07" w:rsidRDefault="00DB1D07"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DB1D07" w:rsidRDefault="00DB1D07"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DB1D07" w:rsidRDefault="00DB1D07"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DB1D07" w:rsidRDefault="00DB1D07" w:rsidP="00704CAA">
      <w:pPr>
        <w:pStyle w:val="footnote"/>
      </w:pPr>
      <w:r>
        <w:rPr>
          <w:rStyle w:val="FootnoteReference"/>
        </w:rPr>
        <w:footnoteRef/>
      </w:r>
      <w:r>
        <w:t xml:space="preserve"> [JS] probably “forever for a reward”, rather than “for an eternal reward”</w:t>
      </w:r>
    </w:p>
  </w:footnote>
  <w:footnote w:id="743">
    <w:p w14:paraId="62CCD289" w14:textId="77777777" w:rsidR="00DB1D07" w:rsidRDefault="00DB1D07"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DB1D07" w:rsidRDefault="00DB1D07"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DB1D07" w:rsidRDefault="00DB1D07"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DB1D07" w:rsidRDefault="00DB1D07"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DB1D07" w:rsidRDefault="00DB1D07"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DB1D07" w:rsidRDefault="00DB1D07" w:rsidP="00704CAA">
      <w:pPr>
        <w:pStyle w:val="footnote"/>
      </w:pPr>
      <w:r>
        <w:rPr>
          <w:rStyle w:val="FootnoteReference"/>
        </w:rPr>
        <w:footnoteRef/>
      </w:r>
      <w:r>
        <w:t xml:space="preserve"> [JS] or “I directed myself towards”</w:t>
      </w:r>
    </w:p>
  </w:footnote>
  <w:footnote w:id="749">
    <w:p w14:paraId="7AA4F803" w14:textId="77777777" w:rsidR="00DB1D07" w:rsidRDefault="00DB1D07" w:rsidP="00704CAA">
      <w:pPr>
        <w:pStyle w:val="footnote"/>
      </w:pPr>
      <w:r>
        <w:rPr>
          <w:rStyle w:val="FootnoteReference"/>
        </w:rPr>
        <w:footnoteRef/>
      </w:r>
      <w:r>
        <w:t xml:space="preserve"> Cf. Lk. 24:27,32,45.</w:t>
      </w:r>
    </w:p>
  </w:footnote>
  <w:footnote w:id="750">
    <w:p w14:paraId="25CB77BD" w14:textId="77777777" w:rsidR="00DB1D07" w:rsidRDefault="00DB1D07"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DB1D07" w:rsidRDefault="00DB1D07"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DB1D07" w:rsidRDefault="00DB1D07"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DB1D07" w:rsidRDefault="00DB1D07"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DB1D07" w:rsidRDefault="00DB1D07"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DB1D07" w:rsidRDefault="00DB1D07"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DB1D07" w:rsidRDefault="00DB1D07" w:rsidP="00704CAA">
      <w:pPr>
        <w:pStyle w:val="footnote"/>
      </w:pPr>
      <w:r>
        <w:rPr>
          <w:rStyle w:val="FootnoteReference"/>
        </w:rPr>
        <w:footnoteRef/>
      </w:r>
      <w:r>
        <w:t xml:space="preserve"> [JS] or “wickedness”</w:t>
      </w:r>
    </w:p>
  </w:footnote>
  <w:footnote w:id="757">
    <w:p w14:paraId="5B4CF2F0" w14:textId="77777777" w:rsidR="00DB1D07" w:rsidRDefault="00DB1D07" w:rsidP="00704CAA">
      <w:pPr>
        <w:pStyle w:val="footnote"/>
      </w:pPr>
      <w:r>
        <w:rPr>
          <w:rStyle w:val="FootnoteReference"/>
        </w:rPr>
        <w:footnoteRef/>
      </w:r>
      <w:r>
        <w:t xml:space="preserve"> Cf. Ps. 110:10.</w:t>
      </w:r>
    </w:p>
  </w:footnote>
  <w:footnote w:id="758">
    <w:p w14:paraId="3210B748" w14:textId="77777777" w:rsidR="00DB1D07" w:rsidRDefault="00DB1D07"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DB1D07" w:rsidRDefault="00DB1D07" w:rsidP="00704CAA">
      <w:pPr>
        <w:pStyle w:val="footnote"/>
      </w:pPr>
      <w:r>
        <w:rPr>
          <w:rStyle w:val="FootnoteReference"/>
        </w:rPr>
        <w:footnoteRef/>
      </w:r>
      <w:r>
        <w:t xml:space="preserve"> [JS] Coptic has, “Name”.</w:t>
      </w:r>
    </w:p>
  </w:footnote>
  <w:footnote w:id="760">
    <w:p w14:paraId="2283E1D7" w14:textId="77777777" w:rsidR="00DB1D07" w:rsidRDefault="00DB1D07" w:rsidP="00704CAA">
      <w:pPr>
        <w:pStyle w:val="footnote"/>
      </w:pPr>
      <w:r>
        <w:rPr>
          <w:rStyle w:val="FootnoteReference"/>
        </w:rPr>
        <w:footnoteRef/>
      </w:r>
      <w:r>
        <w:t xml:space="preserve"> [JS] or “word,” or “teachings</w:t>
      </w:r>
    </w:p>
  </w:footnote>
  <w:footnote w:id="761">
    <w:p w14:paraId="387BB099" w14:textId="77777777" w:rsidR="00DB1D07" w:rsidRDefault="00DB1D07" w:rsidP="00704CAA">
      <w:pPr>
        <w:pStyle w:val="footnote"/>
      </w:pPr>
      <w:r>
        <w:rPr>
          <w:rStyle w:val="FootnoteReference"/>
        </w:rPr>
        <w:footnoteRef/>
      </w:r>
      <w:r>
        <w:t xml:space="preserve"> [JS] [] found in Coptic. See the First Hour of Tuesday of Holy Week.</w:t>
      </w:r>
    </w:p>
  </w:footnote>
  <w:footnote w:id="762">
    <w:p w14:paraId="7C32BFF6" w14:textId="77777777" w:rsidR="00DB1D07" w:rsidRDefault="00DB1D07"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DB1D07" w:rsidRDefault="00DB1D07"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DB1D07" w:rsidRDefault="00DB1D07" w:rsidP="00704CAA">
      <w:pPr>
        <w:pStyle w:val="footnote"/>
      </w:pPr>
      <w:r>
        <w:rPr>
          <w:rStyle w:val="FootnoteReference"/>
        </w:rPr>
        <w:footnoteRef/>
      </w:r>
      <w:r>
        <w:t xml:space="preserve"> Cf. Jeremiah 3:23. I look through the hills to their unseen Maker.</w:t>
      </w:r>
    </w:p>
  </w:footnote>
  <w:footnote w:id="765">
    <w:p w14:paraId="1876E7D4" w14:textId="77777777" w:rsidR="00DB1D07" w:rsidRDefault="00DB1D07"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DB1D07" w:rsidRDefault="00DB1D07"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DB1D07" w:rsidRDefault="00DB1D07"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DB1D07" w:rsidRDefault="00DB1D07" w:rsidP="00704CAA">
      <w:pPr>
        <w:pStyle w:val="footnote"/>
      </w:pPr>
      <w:r>
        <w:rPr>
          <w:rStyle w:val="FootnoteReference"/>
        </w:rPr>
        <w:footnoteRef/>
      </w:r>
      <w:r>
        <w:t xml:space="preserve"> [JS] or “thank and praise”, “thankfully confess with praise”</w:t>
      </w:r>
    </w:p>
  </w:footnote>
  <w:footnote w:id="769">
    <w:p w14:paraId="1FAE8E94" w14:textId="77777777" w:rsidR="00DB1D07" w:rsidRDefault="00DB1D07"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DB1D07" w:rsidRDefault="00DB1D07"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DB1D07" w:rsidRDefault="00DB1D07" w:rsidP="00704CAA">
      <w:pPr>
        <w:pStyle w:val="footnote"/>
      </w:pPr>
      <w:r>
        <w:rPr>
          <w:rStyle w:val="FootnoteReference"/>
        </w:rPr>
        <w:footnoteRef/>
      </w:r>
      <w:r>
        <w:t xml:space="preserve"> Hebrews 11:26; 13:13.</w:t>
      </w:r>
    </w:p>
  </w:footnote>
  <w:footnote w:id="772">
    <w:p w14:paraId="05D5FD0A" w14:textId="77777777" w:rsidR="00DB1D07" w:rsidRDefault="00DB1D07" w:rsidP="00704CAA">
      <w:pPr>
        <w:pStyle w:val="footnote"/>
      </w:pPr>
      <w:r>
        <w:rPr>
          <w:rStyle w:val="FootnoteReference"/>
        </w:rPr>
        <w:footnoteRef/>
      </w:r>
      <w:r>
        <w:t xml:space="preserve"> Heaven is here (Mt. 4:17; Lk. 17:21; Prov. 17:24).</w:t>
      </w:r>
    </w:p>
  </w:footnote>
  <w:footnote w:id="773">
    <w:p w14:paraId="7D59277F" w14:textId="77777777" w:rsidR="00DB1D07" w:rsidRDefault="00DB1D07" w:rsidP="00704CAA">
      <w:pPr>
        <w:pStyle w:val="footnote"/>
      </w:pPr>
      <w:r>
        <w:rPr>
          <w:rStyle w:val="FootnoteReference"/>
        </w:rPr>
        <w:footnoteRef/>
      </w:r>
      <w:r>
        <w:t xml:space="preserve"> [JS] Fr. Lazarus and NETS have “irresistible”, OSB has “overwhelming”</w:t>
      </w:r>
    </w:p>
  </w:footnote>
  <w:footnote w:id="774">
    <w:p w14:paraId="604D1C2F" w14:textId="77777777" w:rsidR="00DB1D07" w:rsidRDefault="00DB1D07" w:rsidP="00704CAA">
      <w:pPr>
        <w:pStyle w:val="footnote"/>
      </w:pPr>
      <w:r>
        <w:rPr>
          <w:rStyle w:val="FootnoteReference"/>
        </w:rPr>
        <w:footnoteRef/>
      </w:r>
      <w:r>
        <w:t xml:space="preserve"> [JS] or “evildoers”</w:t>
      </w:r>
    </w:p>
  </w:footnote>
  <w:footnote w:id="775">
    <w:p w14:paraId="093F2A64" w14:textId="77777777" w:rsidR="00DB1D07" w:rsidRDefault="00DB1D07" w:rsidP="00704CAA">
      <w:pPr>
        <w:pStyle w:val="footnote"/>
      </w:pPr>
      <w:r>
        <w:rPr>
          <w:rStyle w:val="FootnoteReference"/>
        </w:rPr>
        <w:footnoteRef/>
      </w:r>
      <w:r>
        <w:t xml:space="preserve"> [JS] Fr. Athanasius has, “the Lord has magnified His doings with them.”</w:t>
      </w:r>
    </w:p>
  </w:footnote>
  <w:footnote w:id="776">
    <w:p w14:paraId="574A06B5" w14:textId="77777777" w:rsidR="00DB1D07" w:rsidRDefault="00DB1D07"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DB1D07" w:rsidRDefault="00DB1D07"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DB1D07" w:rsidRDefault="00DB1D07" w:rsidP="00704CAA">
      <w:pPr>
        <w:pStyle w:val="footnote"/>
      </w:pPr>
      <w:r>
        <w:rPr>
          <w:rStyle w:val="FootnoteReference"/>
        </w:rPr>
        <w:footnoteRef/>
      </w:r>
      <w:r>
        <w:t xml:space="preserve"> [JS] “from your rest”, literally, “after sitting”</w:t>
      </w:r>
    </w:p>
  </w:footnote>
  <w:footnote w:id="779">
    <w:p w14:paraId="5C7D4D32" w14:textId="77777777" w:rsidR="00DB1D07" w:rsidRDefault="00DB1D07" w:rsidP="00704CAA">
      <w:pPr>
        <w:pStyle w:val="footnote"/>
      </w:pPr>
      <w:r>
        <w:rPr>
          <w:rStyle w:val="FootnoteReference"/>
        </w:rPr>
        <w:footnoteRef/>
      </w:r>
      <w:r>
        <w:t xml:space="preserve"> [JS] Fr. Athanasius has, “the children of those who have been awakened.”</w:t>
      </w:r>
    </w:p>
  </w:footnote>
  <w:footnote w:id="780">
    <w:p w14:paraId="4E0751D4" w14:textId="77777777" w:rsidR="00DB1D07" w:rsidRDefault="00DB1D07" w:rsidP="00704CAA">
      <w:pPr>
        <w:pStyle w:val="footnote"/>
      </w:pPr>
      <w:r>
        <w:rPr>
          <w:rStyle w:val="FootnoteReference"/>
        </w:rPr>
        <w:footnoteRef/>
      </w:r>
      <w:r>
        <w:t xml:space="preserve"> [JS] Fr. Lazarus has, “such exiles”</w:t>
      </w:r>
    </w:p>
  </w:footnote>
  <w:footnote w:id="781">
    <w:p w14:paraId="09DB039E" w14:textId="77777777" w:rsidR="00DB1D07" w:rsidRDefault="00DB1D07" w:rsidP="00704CAA">
      <w:pPr>
        <w:pStyle w:val="footnote"/>
      </w:pPr>
      <w:r>
        <w:rPr>
          <w:rStyle w:val="FootnoteReference"/>
        </w:rPr>
        <w:footnoteRef/>
      </w:r>
      <w:r>
        <w:t xml:space="preserve"> [JS] Fr. Athanasius has, “You will be blessed”</w:t>
      </w:r>
    </w:p>
  </w:footnote>
  <w:footnote w:id="782">
    <w:p w14:paraId="32267075" w14:textId="77777777" w:rsidR="00DB1D07" w:rsidRDefault="00DB1D07" w:rsidP="00704CAA">
      <w:pPr>
        <w:pStyle w:val="footnote"/>
      </w:pPr>
      <w:r>
        <w:rPr>
          <w:rStyle w:val="FootnoteReference"/>
        </w:rPr>
        <w:footnoteRef/>
      </w:r>
      <w:r>
        <w:t xml:space="preserve"> [JS] Fr. Athanasius has “the Lord will bless,” and “you will see the joys”</w:t>
      </w:r>
    </w:p>
  </w:footnote>
  <w:footnote w:id="783">
    <w:p w14:paraId="07B50ADB" w14:textId="77777777" w:rsidR="00DB1D07" w:rsidRDefault="00DB1D07"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DB1D07" w:rsidRDefault="00DB1D07"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DB1D07" w:rsidRDefault="00DB1D07" w:rsidP="00704CAA">
      <w:pPr>
        <w:pStyle w:val="footnote"/>
      </w:pPr>
      <w:r>
        <w:rPr>
          <w:rStyle w:val="FootnoteReference"/>
        </w:rPr>
        <w:footnoteRef/>
      </w:r>
      <w:r>
        <w:t xml:space="preserve"> [JS] or “lawlessness”</w:t>
      </w:r>
    </w:p>
  </w:footnote>
  <w:footnote w:id="786">
    <w:p w14:paraId="67C4030A" w14:textId="77777777" w:rsidR="00DB1D07" w:rsidRDefault="00DB1D07"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DB1D07" w:rsidRDefault="00DB1D07" w:rsidP="00704CAA">
      <w:pPr>
        <w:pStyle w:val="footnote"/>
      </w:pPr>
      <w:r>
        <w:rPr>
          <w:rStyle w:val="FootnoteReference"/>
        </w:rPr>
        <w:footnoteRef/>
      </w:r>
      <w:r>
        <w:t xml:space="preserve"> [JS] or “transgressions” or “acts of lawlessness”, throughout.</w:t>
      </w:r>
    </w:p>
  </w:footnote>
  <w:footnote w:id="788">
    <w:p w14:paraId="01546DD5" w14:textId="77777777" w:rsidR="00DB1D07" w:rsidRDefault="00DB1D07" w:rsidP="00704CAA">
      <w:pPr>
        <w:pStyle w:val="footnote"/>
      </w:pPr>
      <w:r>
        <w:rPr>
          <w:rStyle w:val="FootnoteReference"/>
        </w:rPr>
        <w:footnoteRef/>
      </w:r>
      <w:r>
        <w:t xml:space="preserve"> [JS] or “forgiveness”</w:t>
      </w:r>
    </w:p>
  </w:footnote>
  <w:footnote w:id="789">
    <w:p w14:paraId="1F064365" w14:textId="77777777" w:rsidR="00DB1D07" w:rsidRDefault="00DB1D07"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DB1D07" w:rsidRDefault="00DB1D07" w:rsidP="00704CAA">
      <w:pPr>
        <w:pStyle w:val="footnote"/>
      </w:pPr>
      <w:r>
        <w:rPr>
          <w:rStyle w:val="FootnoteReference"/>
        </w:rPr>
        <w:footnoteRef/>
      </w:r>
      <w:r>
        <w:t xml:space="preserve"> Cf. Titus 2:14.</w:t>
      </w:r>
    </w:p>
  </w:footnote>
  <w:footnote w:id="791">
    <w:p w14:paraId="12B3D57D" w14:textId="77777777" w:rsidR="00DB1D07" w:rsidRDefault="00DB1D07" w:rsidP="00704CAA">
      <w:pPr>
        <w:pStyle w:val="footnote"/>
      </w:pPr>
      <w:r>
        <w:rPr>
          <w:rStyle w:val="FootnoteReference"/>
        </w:rPr>
        <w:footnoteRef/>
      </w:r>
      <w:r>
        <w:t xml:space="preserve"> Prov. 29:1; 2 Kings 17:14; Neh. 9:16; Dt. 9:6.</w:t>
      </w:r>
    </w:p>
  </w:footnote>
  <w:footnote w:id="792">
    <w:p w14:paraId="1811E64B" w14:textId="77777777" w:rsidR="00DB1D07" w:rsidRDefault="00DB1D07" w:rsidP="00704CAA">
      <w:pPr>
        <w:pStyle w:val="footnote"/>
      </w:pPr>
      <w:r>
        <w:rPr>
          <w:rStyle w:val="FootnoteReference"/>
        </w:rPr>
        <w:footnoteRef/>
      </w:r>
      <w:r>
        <w:t xml:space="preserve"> [JS] literally “the tent of my house”</w:t>
      </w:r>
    </w:p>
  </w:footnote>
  <w:footnote w:id="793">
    <w:p w14:paraId="01BC8279" w14:textId="77777777" w:rsidR="00DB1D07" w:rsidRDefault="00DB1D07"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DB1D07" w:rsidRDefault="00DB1D07" w:rsidP="00704CAA">
      <w:pPr>
        <w:pStyle w:val="footnote"/>
      </w:pPr>
      <w:r>
        <w:rPr>
          <w:rStyle w:val="FootnoteReference"/>
        </w:rPr>
        <w:footnoteRef/>
      </w:r>
      <w:r>
        <w:t xml:space="preserve"> Cf. 1 Kings 6:21 (1 Sam. 6:21).</w:t>
      </w:r>
    </w:p>
  </w:footnote>
  <w:footnote w:id="795">
    <w:p w14:paraId="0F2A4FAB" w14:textId="77777777" w:rsidR="00DB1D07" w:rsidRDefault="00DB1D07" w:rsidP="00704CAA">
      <w:pPr>
        <w:pStyle w:val="footnote"/>
      </w:pPr>
      <w:r>
        <w:rPr>
          <w:rStyle w:val="FootnoteReference"/>
        </w:rPr>
        <w:footnoteRef/>
      </w:r>
      <w:r>
        <w:t xml:space="preserve"> [JS] “do obeisance”, i.e. literally “bow down”</w:t>
      </w:r>
    </w:p>
  </w:footnote>
  <w:footnote w:id="796">
    <w:p w14:paraId="653EFE5A" w14:textId="77777777" w:rsidR="00DB1D07" w:rsidRDefault="00DB1D07" w:rsidP="00704CAA">
      <w:pPr>
        <w:pStyle w:val="footnote"/>
      </w:pPr>
      <w:r>
        <w:rPr>
          <w:rStyle w:val="FootnoteReference"/>
        </w:rPr>
        <w:footnoteRef/>
      </w:r>
      <w:r>
        <w:t xml:space="preserve"> [JS] Fr. Lazarus has “resting-place”</w:t>
      </w:r>
    </w:p>
  </w:footnote>
  <w:footnote w:id="797">
    <w:p w14:paraId="3CB0BB7B" w14:textId="77777777" w:rsidR="00DB1D07" w:rsidRDefault="00DB1D07" w:rsidP="00704CAA">
      <w:pPr>
        <w:pStyle w:val="footnote"/>
      </w:pPr>
      <w:r>
        <w:rPr>
          <w:rStyle w:val="FootnoteReference"/>
        </w:rPr>
        <w:footnoteRef/>
      </w:r>
      <w:r>
        <w:t xml:space="preserve"> [JS] or “the ark of Your holiness”</w:t>
      </w:r>
    </w:p>
  </w:footnote>
  <w:footnote w:id="798">
    <w:p w14:paraId="63153007" w14:textId="77777777" w:rsidR="00DB1D07" w:rsidRDefault="00DB1D07" w:rsidP="00704CAA">
      <w:pPr>
        <w:pStyle w:val="footnote"/>
      </w:pPr>
      <w:r>
        <w:rPr>
          <w:rStyle w:val="FootnoteReference"/>
        </w:rPr>
        <w:footnoteRef/>
      </w:r>
      <w:r>
        <w:t xml:space="preserve"> Ps. 131:8-10 = 2 Chron. 6:41-42.</w:t>
      </w:r>
    </w:p>
  </w:footnote>
  <w:footnote w:id="799">
    <w:p w14:paraId="3EE06E49" w14:textId="77777777" w:rsidR="00DB1D07" w:rsidRDefault="00DB1D07" w:rsidP="00704CAA">
      <w:pPr>
        <w:pStyle w:val="footnote"/>
      </w:pPr>
      <w:r>
        <w:rPr>
          <w:rStyle w:val="FootnoteReference"/>
        </w:rPr>
        <w:footnoteRef/>
      </w:r>
      <w:r>
        <w:t xml:space="preserve"> I Chron. 17:11-14; Acts 2:30-33.</w:t>
      </w:r>
    </w:p>
  </w:footnote>
  <w:footnote w:id="800">
    <w:p w14:paraId="42F3B605" w14:textId="77777777" w:rsidR="00DB1D07" w:rsidRDefault="00DB1D07" w:rsidP="00704CAA">
      <w:pPr>
        <w:pStyle w:val="footnote"/>
      </w:pPr>
      <w:r>
        <w:rPr>
          <w:rStyle w:val="FootnoteReference"/>
        </w:rPr>
        <w:footnoteRef/>
      </w:r>
      <w:r>
        <w:t xml:space="preserve"> [JS] Coptic has “widow”.</w:t>
      </w:r>
    </w:p>
  </w:footnote>
  <w:footnote w:id="801">
    <w:p w14:paraId="1A9AACF1" w14:textId="77777777" w:rsidR="00DB1D07" w:rsidRDefault="00DB1D07" w:rsidP="00704CAA">
      <w:pPr>
        <w:pStyle w:val="footnote"/>
      </w:pPr>
      <w:r>
        <w:rPr>
          <w:rStyle w:val="FootnoteReference"/>
        </w:rPr>
        <w:footnoteRef/>
      </w:r>
      <w:r>
        <w:t xml:space="preserve"> [JS] or “rejoice with rejoicing”</w:t>
      </w:r>
    </w:p>
  </w:footnote>
  <w:footnote w:id="802">
    <w:p w14:paraId="3AE96C33" w14:textId="77777777" w:rsidR="00DB1D07" w:rsidRDefault="00DB1D07" w:rsidP="00704CAA">
      <w:pPr>
        <w:pStyle w:val="footnote"/>
      </w:pPr>
      <w:r>
        <w:rPr>
          <w:rStyle w:val="FootnoteReference"/>
        </w:rPr>
        <w:footnoteRef/>
      </w:r>
      <w:r>
        <w:t xml:space="preserve"> stock: </w:t>
      </w:r>
      <w:r w:rsidRPr="00783CA0">
        <w:rPr>
          <w:i/>
        </w:rPr>
        <w:t>lit</w:t>
      </w:r>
      <w:r>
        <w:t>. horn.</w:t>
      </w:r>
    </w:p>
  </w:footnote>
  <w:footnote w:id="803">
    <w:p w14:paraId="27E8A16B" w14:textId="77777777" w:rsidR="00DB1D07" w:rsidRDefault="00DB1D07"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DB1D07" w:rsidRDefault="00DB1D07"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DB1D07" w:rsidRDefault="00DB1D07"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DB1D07" w:rsidRDefault="00DB1D07"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DB1D07" w:rsidRDefault="00DB1D07" w:rsidP="00704CAA">
      <w:pPr>
        <w:pStyle w:val="footnote"/>
      </w:pPr>
      <w:r>
        <w:rPr>
          <w:rStyle w:val="FootnoteReference"/>
        </w:rPr>
        <w:footnoteRef/>
      </w:r>
      <w:r>
        <w:t xml:space="preserve"> [JS] literally, “slaves”</w:t>
      </w:r>
    </w:p>
  </w:footnote>
  <w:footnote w:id="808">
    <w:p w14:paraId="158F5E0F" w14:textId="77777777" w:rsidR="00DB1D07" w:rsidRDefault="00DB1D07"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DB1D07" w:rsidRDefault="00DB1D07" w:rsidP="00704CAA">
      <w:pPr>
        <w:pStyle w:val="footnote"/>
      </w:pPr>
      <w:r>
        <w:rPr>
          <w:rStyle w:val="FootnoteReference"/>
        </w:rPr>
        <w:footnoteRef/>
      </w:r>
      <w:r>
        <w:t xml:space="preserve"> Deut. 32:36.</w:t>
      </w:r>
    </w:p>
  </w:footnote>
  <w:footnote w:id="810">
    <w:p w14:paraId="0E72D9EE" w14:textId="77777777" w:rsidR="00DB1D07" w:rsidRDefault="00DB1D07" w:rsidP="00704CAA">
      <w:pPr>
        <w:pStyle w:val="footnote"/>
      </w:pPr>
      <w:r>
        <w:rPr>
          <w:rStyle w:val="FootnoteReference"/>
        </w:rPr>
        <w:footnoteRef/>
      </w:r>
      <w:r>
        <w:t xml:space="preserve"> [JS] [] lacking in all but OSB</w:t>
      </w:r>
    </w:p>
  </w:footnote>
  <w:footnote w:id="811">
    <w:p w14:paraId="671F363B" w14:textId="77777777" w:rsidR="00DB1D07" w:rsidRDefault="00DB1D07"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DB1D07" w:rsidRDefault="00DB1D07"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DB1D07" w:rsidRDefault="00DB1D07"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DB1D07" w:rsidRDefault="00DB1D07"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DB1D07" w:rsidRDefault="00DB1D07" w:rsidP="00704CAA">
      <w:pPr>
        <w:pStyle w:val="footnote"/>
      </w:pPr>
      <w:r>
        <w:rPr>
          <w:rStyle w:val="FootnoteReference"/>
        </w:rPr>
        <w:footnoteRef/>
      </w:r>
      <w:r>
        <w:t xml:space="preserve"> [JS] or “and shook of Pharaoh and his army into the Red sea,”</w:t>
      </w:r>
    </w:p>
  </w:footnote>
  <w:footnote w:id="816">
    <w:p w14:paraId="3F59DD13" w14:textId="77777777" w:rsidR="00DB1D07" w:rsidRDefault="00DB1D07" w:rsidP="00704CAA">
      <w:pPr>
        <w:pStyle w:val="footnote"/>
      </w:pPr>
      <w:r>
        <w:rPr>
          <w:rStyle w:val="FootnoteReference"/>
        </w:rPr>
        <w:footnoteRef/>
      </w:r>
      <w:r>
        <w:t xml:space="preserve"> [JS] or “slew”</w:t>
      </w:r>
    </w:p>
  </w:footnote>
  <w:footnote w:id="817">
    <w:p w14:paraId="7583087A" w14:textId="77777777" w:rsidR="00DB1D07" w:rsidRDefault="00DB1D07"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DB1D07" w:rsidRDefault="00DB1D07"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DB1D07" w:rsidRDefault="00DB1D07" w:rsidP="00704CAA">
      <w:pPr>
        <w:pStyle w:val="footnote"/>
      </w:pPr>
      <w:r>
        <w:rPr>
          <w:rStyle w:val="FootnoteReference"/>
        </w:rPr>
        <w:footnoteRef/>
      </w:r>
      <w:r>
        <w:t xml:space="preserve"> See previous footnote.</w:t>
      </w:r>
    </w:p>
  </w:footnote>
  <w:footnote w:id="820">
    <w:p w14:paraId="0CAFD8C9" w14:textId="77777777" w:rsidR="00DB1D07" w:rsidRDefault="00DB1D07"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DB1D07" w:rsidRDefault="00DB1D07" w:rsidP="00704CAA">
      <w:pPr>
        <w:pStyle w:val="footnote"/>
      </w:pPr>
      <w:r>
        <w:rPr>
          <w:rStyle w:val="FootnoteReference"/>
        </w:rPr>
        <w:footnoteRef/>
      </w:r>
      <w:r>
        <w:t xml:space="preserve"> [JS] or “thank”, or “thankfully confess with praise”</w:t>
      </w:r>
    </w:p>
  </w:footnote>
  <w:footnote w:id="822">
    <w:p w14:paraId="458AF9FF" w14:textId="77777777" w:rsidR="00DB1D07" w:rsidRDefault="00DB1D07"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DB1D07" w:rsidRDefault="00DB1D07"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DB1D07" w:rsidRDefault="00DB1D07"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DB1D07" w:rsidRDefault="00DB1D07"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DB1D07" w:rsidRDefault="00DB1D07"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DB1D07" w:rsidRDefault="00DB1D07"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DB1D07" w:rsidRDefault="00DB1D07" w:rsidP="00704CAA">
      <w:pPr>
        <w:pStyle w:val="footnote"/>
      </w:pPr>
      <w:r>
        <w:rPr>
          <w:rStyle w:val="FootnoteReference"/>
        </w:rPr>
        <w:footnoteRef/>
      </w:r>
      <w:r>
        <w:t xml:space="preserve"> [JS] literally “those who are exalted” or “the high things”</w:t>
      </w:r>
    </w:p>
  </w:footnote>
  <w:footnote w:id="829">
    <w:p w14:paraId="792E0633" w14:textId="77777777" w:rsidR="00DB1D07" w:rsidRDefault="00DB1D07"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DB1D07" w:rsidRDefault="00DB1D07" w:rsidP="00704CAA">
      <w:pPr>
        <w:pStyle w:val="footnote"/>
      </w:pPr>
      <w:r>
        <w:rPr>
          <w:rStyle w:val="FootnoteReference"/>
        </w:rPr>
        <w:footnoteRef/>
      </w:r>
      <w:r>
        <w:t xml:space="preserve"> [JS] or “possess”</w:t>
      </w:r>
    </w:p>
  </w:footnote>
  <w:footnote w:id="831">
    <w:p w14:paraId="1B57A445" w14:textId="77777777" w:rsidR="00DB1D07" w:rsidRDefault="00DB1D07"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DB1D07" w:rsidRDefault="00DB1D07" w:rsidP="00704CAA">
      <w:pPr>
        <w:pStyle w:val="footnote"/>
      </w:pPr>
      <w:r>
        <w:rPr>
          <w:rStyle w:val="FootnoteReference"/>
        </w:rPr>
        <w:footnoteRef/>
      </w:r>
      <w:r>
        <w:t xml:space="preserve"> [JS] or “give thanks,” or “thankfully confess You with praise”</w:t>
      </w:r>
    </w:p>
  </w:footnote>
  <w:footnote w:id="833">
    <w:p w14:paraId="67B776F5" w14:textId="77777777" w:rsidR="00DB1D07" w:rsidRDefault="00DB1D07" w:rsidP="00704CAA">
      <w:pPr>
        <w:pStyle w:val="footnote"/>
      </w:pPr>
      <w:r>
        <w:rPr>
          <w:rStyle w:val="FootnoteReference"/>
        </w:rPr>
        <w:footnoteRef/>
      </w:r>
      <w:r>
        <w:t xml:space="preserve"> [JS] or “authorities” or “powers”</w:t>
      </w:r>
    </w:p>
  </w:footnote>
  <w:footnote w:id="834">
    <w:p w14:paraId="045B7D15" w14:textId="77777777" w:rsidR="00DB1D07" w:rsidRDefault="00DB1D07" w:rsidP="00704CAA">
      <w:pPr>
        <w:pStyle w:val="footnote"/>
      </w:pPr>
      <w:r>
        <w:rPr>
          <w:rStyle w:val="FootnoteReference"/>
        </w:rPr>
        <w:footnoteRef/>
      </w:r>
      <w:r>
        <w:t xml:space="preserve"> [JS] or “and do I not waste away because of my enemies?”</w:t>
      </w:r>
    </w:p>
  </w:footnote>
  <w:footnote w:id="835">
    <w:p w14:paraId="44DA4D92" w14:textId="77777777" w:rsidR="00DB1D07" w:rsidRDefault="00DB1D07" w:rsidP="00704CAA">
      <w:pPr>
        <w:pStyle w:val="footnote"/>
      </w:pPr>
      <w:r>
        <w:rPr>
          <w:rStyle w:val="FootnoteReference"/>
        </w:rPr>
        <w:footnoteRef/>
      </w:r>
      <w:r>
        <w:t xml:space="preserve"> [JS] or “way of iniquity”</w:t>
      </w:r>
    </w:p>
  </w:footnote>
  <w:footnote w:id="836">
    <w:p w14:paraId="05DEA3B3" w14:textId="77777777" w:rsidR="00DB1D07" w:rsidRDefault="00DB1D07" w:rsidP="00704CAA">
      <w:pPr>
        <w:pStyle w:val="footnote"/>
      </w:pPr>
      <w:r>
        <w:rPr>
          <w:rStyle w:val="FootnoteReference"/>
        </w:rPr>
        <w:footnoteRef/>
      </w:r>
      <w:r>
        <w:t xml:space="preserve"> ‘He gives songs in the night’ (Job. 35:10).</w:t>
      </w:r>
    </w:p>
  </w:footnote>
  <w:footnote w:id="837">
    <w:p w14:paraId="493AAC58" w14:textId="77777777" w:rsidR="00DB1D07" w:rsidRDefault="00DB1D07" w:rsidP="00704CAA">
      <w:pPr>
        <w:pStyle w:val="footnote"/>
      </w:pPr>
      <w:r>
        <w:rPr>
          <w:rStyle w:val="FootnoteReference"/>
        </w:rPr>
        <w:footnoteRef/>
      </w:r>
      <w:r>
        <w:t xml:space="preserve"> Literally “voice”</w:t>
      </w:r>
    </w:p>
  </w:footnote>
  <w:footnote w:id="838">
    <w:p w14:paraId="6AF28D26" w14:textId="77777777" w:rsidR="00DB1D07" w:rsidRDefault="00DB1D07" w:rsidP="00704CAA">
      <w:pPr>
        <w:pStyle w:val="footnote"/>
      </w:pPr>
      <w:r>
        <w:rPr>
          <w:rStyle w:val="FootnoteReference"/>
        </w:rPr>
        <w:footnoteRef/>
      </w:r>
      <w:r>
        <w:t xml:space="preserve"> [JS] or “praise,” or “give thanks to,” or “thankfully confess with praise”</w:t>
      </w:r>
    </w:p>
  </w:footnote>
  <w:footnote w:id="839">
    <w:p w14:paraId="761DDB32" w14:textId="77777777" w:rsidR="00DB1D07" w:rsidRDefault="00DB1D07" w:rsidP="00704CAA">
      <w:pPr>
        <w:pStyle w:val="footnote"/>
      </w:pPr>
      <w:r>
        <w:rPr>
          <w:rStyle w:val="FootnoteReference"/>
        </w:rPr>
        <w:footnoteRef/>
      </w:r>
      <w:r>
        <w:t xml:space="preserve"> [JS] or “Hades”.</w:t>
      </w:r>
    </w:p>
  </w:footnote>
  <w:footnote w:id="840">
    <w:p w14:paraId="726EF8AF" w14:textId="77777777" w:rsidR="00DB1D07" w:rsidRDefault="00DB1D07"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DB1D07" w:rsidRDefault="00DB1D07" w:rsidP="00704CAA">
      <w:pPr>
        <w:pStyle w:val="footnote"/>
      </w:pPr>
      <w:r>
        <w:rPr>
          <w:rStyle w:val="FootnoteReference"/>
        </w:rPr>
        <w:footnoteRef/>
      </w:r>
      <w:r>
        <w:t xml:space="preserve"> this way: the confession of Christ (2 Tim. 3:12).</w:t>
      </w:r>
    </w:p>
  </w:footnote>
  <w:footnote w:id="842">
    <w:p w14:paraId="171F27CE" w14:textId="77777777" w:rsidR="00DB1D07" w:rsidRDefault="00DB1D07" w:rsidP="00704CAA">
      <w:pPr>
        <w:pStyle w:val="footnote"/>
      </w:pPr>
      <w:r>
        <w:rPr>
          <w:rStyle w:val="FootnoteReference"/>
        </w:rPr>
        <w:footnoteRef/>
      </w:r>
      <w:r>
        <w:t xml:space="preserve"> [JS] or “praise” or “thive thanks to,” or “thankfully confess with praise”</w:t>
      </w:r>
    </w:p>
  </w:footnote>
  <w:footnote w:id="843">
    <w:p w14:paraId="2146C03C" w14:textId="77777777" w:rsidR="00DB1D07" w:rsidRDefault="00DB1D07" w:rsidP="00704CAA">
      <w:pPr>
        <w:pStyle w:val="footnote"/>
      </w:pPr>
      <w:r>
        <w:rPr>
          <w:rStyle w:val="FootnoteReference"/>
        </w:rPr>
        <w:footnoteRef/>
      </w:r>
      <w:r>
        <w:t xml:space="preserve"> These two lines are identical with Lamentations 3:6.</w:t>
      </w:r>
    </w:p>
  </w:footnote>
  <w:footnote w:id="844">
    <w:p w14:paraId="324992B1" w14:textId="77777777" w:rsidR="00DB1D07" w:rsidRDefault="00DB1D07" w:rsidP="00704CAA">
      <w:pPr>
        <w:pStyle w:val="footnote"/>
      </w:pPr>
      <w:r>
        <w:rPr>
          <w:rStyle w:val="FootnoteReference"/>
        </w:rPr>
        <w:footnoteRef/>
      </w:r>
      <w:r>
        <w:t xml:space="preserve"> Cf. Rev. 10:5; Ezek. 20:23,28,42; Deut. 32:14.</w:t>
      </w:r>
    </w:p>
  </w:footnote>
  <w:footnote w:id="845">
    <w:p w14:paraId="4B8D626C" w14:textId="77777777" w:rsidR="00DB1D07" w:rsidRDefault="00DB1D07"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DB1D07" w:rsidRDefault="00DB1D07"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DB1D07" w:rsidRDefault="00DB1D07"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DB1D07" w:rsidRDefault="00DB1D07" w:rsidP="00704CAA">
      <w:pPr>
        <w:pStyle w:val="footnote"/>
      </w:pPr>
      <w:r>
        <w:rPr>
          <w:rStyle w:val="FootnoteReference"/>
        </w:rPr>
        <w:footnoteRef/>
      </w:r>
      <w:r>
        <w:t xml:space="preserve"> [JS] or “gush forth”, “overflow”</w:t>
      </w:r>
    </w:p>
  </w:footnote>
  <w:footnote w:id="849">
    <w:p w14:paraId="4045CB15" w14:textId="77777777" w:rsidR="00DB1D07" w:rsidRDefault="00DB1D07"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DB1D07" w:rsidRDefault="00DB1D07" w:rsidP="00704CAA">
      <w:pPr>
        <w:pStyle w:val="footnote"/>
      </w:pPr>
      <w:r>
        <w:rPr>
          <w:rStyle w:val="FootnoteReference"/>
        </w:rPr>
        <w:footnoteRef/>
      </w:r>
      <w:r>
        <w:t xml:space="preserve"> [JS] literally “holy ones”</w:t>
      </w:r>
    </w:p>
  </w:footnote>
  <w:footnote w:id="851">
    <w:p w14:paraId="423A55DA" w14:textId="77777777" w:rsidR="00DB1D07" w:rsidRDefault="00DB1D07"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DB1D07" w:rsidRDefault="00DB1D07" w:rsidP="00704CAA">
      <w:pPr>
        <w:pStyle w:val="footnote"/>
      </w:pPr>
      <w:r>
        <w:rPr>
          <w:rStyle w:val="FootnoteReference"/>
        </w:rPr>
        <w:footnoteRef/>
      </w:r>
      <w:r>
        <w:t xml:space="preserve"> Cf. Ps. 145:2 with Ps. 103:33. Only verbs differ.</w:t>
      </w:r>
    </w:p>
  </w:footnote>
  <w:footnote w:id="853">
    <w:p w14:paraId="38AC6FE4" w14:textId="77777777" w:rsidR="00DB1D07" w:rsidRDefault="00DB1D07" w:rsidP="00704CAA">
      <w:pPr>
        <w:pStyle w:val="footnote"/>
      </w:pPr>
      <w:r>
        <w:rPr>
          <w:rStyle w:val="FootnoteReference"/>
        </w:rPr>
        <w:footnoteRef/>
      </w:r>
      <w:r>
        <w:t xml:space="preserve"> [JS] or “spirit”</w:t>
      </w:r>
    </w:p>
  </w:footnote>
  <w:footnote w:id="854">
    <w:p w14:paraId="4A4D4349" w14:textId="77777777" w:rsidR="00DB1D07" w:rsidRDefault="00DB1D07" w:rsidP="00704CAA">
      <w:pPr>
        <w:pStyle w:val="footnote"/>
      </w:pPr>
      <w:r>
        <w:rPr>
          <w:rStyle w:val="FootnoteReference"/>
        </w:rPr>
        <w:footnoteRef/>
      </w:r>
      <w:r>
        <w:t xml:space="preserve"> [JS] thoughts, or designs, plans, projects</w:t>
      </w:r>
    </w:p>
  </w:footnote>
  <w:footnote w:id="855">
    <w:p w14:paraId="111B2FF9" w14:textId="77777777" w:rsidR="00DB1D07" w:rsidRDefault="00DB1D07" w:rsidP="00704CAA">
      <w:pPr>
        <w:pStyle w:val="footnote"/>
      </w:pPr>
      <w:r>
        <w:rPr>
          <w:rStyle w:val="FootnoteReference"/>
        </w:rPr>
        <w:footnoteRef/>
      </w:r>
      <w:r>
        <w:t xml:space="preserve"> [JS] or “guards”</w:t>
      </w:r>
    </w:p>
  </w:footnote>
  <w:footnote w:id="856">
    <w:p w14:paraId="5B0C1EE0" w14:textId="77777777" w:rsidR="00DB1D07" w:rsidRDefault="00DB1D07" w:rsidP="00704CAA">
      <w:pPr>
        <w:pStyle w:val="footnote"/>
      </w:pPr>
      <w:r>
        <w:rPr>
          <w:rStyle w:val="FootnoteReference"/>
        </w:rPr>
        <w:footnoteRef/>
      </w:r>
      <w:r>
        <w:t xml:space="preserve"> [JS] or “frees the prisoners”</w:t>
      </w:r>
    </w:p>
  </w:footnote>
  <w:footnote w:id="857">
    <w:p w14:paraId="7B0952C9" w14:textId="77777777" w:rsidR="00DB1D07" w:rsidRDefault="00DB1D07" w:rsidP="00704CAA">
      <w:pPr>
        <w:pStyle w:val="footnote"/>
      </w:pPr>
      <w:r>
        <w:rPr>
          <w:rStyle w:val="FootnoteReference"/>
        </w:rPr>
        <w:footnoteRef/>
      </w:r>
      <w:r>
        <w:t xml:space="preserve"> [JS] or “bent”</w:t>
      </w:r>
    </w:p>
  </w:footnote>
  <w:footnote w:id="858">
    <w:p w14:paraId="2FB9D9F0" w14:textId="77777777" w:rsidR="00DB1D07" w:rsidRDefault="00DB1D07" w:rsidP="00704CAA">
      <w:pPr>
        <w:pStyle w:val="footnote"/>
      </w:pPr>
      <w:r>
        <w:rPr>
          <w:rStyle w:val="FootnoteReference"/>
        </w:rPr>
        <w:footnoteRef/>
      </w:r>
      <w:r>
        <w:t xml:space="preserve"> [JS] or “skill”</w:t>
      </w:r>
    </w:p>
  </w:footnote>
  <w:footnote w:id="859">
    <w:p w14:paraId="07EA9BD7" w14:textId="77777777" w:rsidR="00DB1D07" w:rsidRDefault="00DB1D07" w:rsidP="00704CAA">
      <w:pPr>
        <w:pStyle w:val="footnote"/>
      </w:pPr>
      <w:r>
        <w:rPr>
          <w:rStyle w:val="FootnoteReference"/>
        </w:rPr>
        <w:footnoteRef/>
      </w:r>
      <w:r>
        <w:t xml:space="preserve"> [JS] or “foreigners”</w:t>
      </w:r>
    </w:p>
  </w:footnote>
  <w:footnote w:id="860">
    <w:p w14:paraId="4E693DCD" w14:textId="77777777" w:rsidR="00DB1D07" w:rsidRDefault="00DB1D07" w:rsidP="00704CAA">
      <w:pPr>
        <w:pStyle w:val="footnote"/>
      </w:pPr>
      <w:r>
        <w:rPr>
          <w:rStyle w:val="FootnoteReference"/>
        </w:rPr>
        <w:footnoteRef/>
      </w:r>
      <w:r>
        <w:t xml:space="preserve"> [JS] or a psalm, or a melody</w:t>
      </w:r>
    </w:p>
  </w:footnote>
  <w:footnote w:id="861">
    <w:p w14:paraId="3674D23E" w14:textId="77777777" w:rsidR="00DB1D07" w:rsidRDefault="00DB1D07"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DB1D07" w:rsidRDefault="00DB1D07"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DB1D07" w:rsidRDefault="00DB1D07" w:rsidP="00704CAA">
      <w:pPr>
        <w:pStyle w:val="footnote"/>
      </w:pPr>
      <w:r>
        <w:rPr>
          <w:rStyle w:val="FootnoteReference"/>
        </w:rPr>
        <w:footnoteRef/>
      </w:r>
      <w:r>
        <w:t xml:space="preserve"> [JS] or word, or teaching</w:t>
      </w:r>
    </w:p>
  </w:footnote>
  <w:footnote w:id="864">
    <w:p w14:paraId="2CF34236" w14:textId="77777777" w:rsidR="00DB1D07" w:rsidRDefault="00DB1D07"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DB1D07" w:rsidRDefault="00DB1D07" w:rsidP="00704CAA">
      <w:pPr>
        <w:pStyle w:val="footnote"/>
      </w:pPr>
      <w:r>
        <w:rPr>
          <w:rStyle w:val="FootnoteReference"/>
        </w:rPr>
        <w:footnoteRef/>
      </w:r>
      <w:r>
        <w:t xml:space="preserve"> [JS] or “stormy wind”</w:t>
      </w:r>
    </w:p>
  </w:footnote>
  <w:footnote w:id="866">
    <w:p w14:paraId="2B981771" w14:textId="77777777" w:rsidR="00DB1D07" w:rsidRDefault="00DB1D07" w:rsidP="00704CAA">
      <w:pPr>
        <w:pStyle w:val="footnote"/>
      </w:pPr>
      <w:r>
        <w:rPr>
          <w:rStyle w:val="FootnoteReference"/>
        </w:rPr>
        <w:footnoteRef/>
      </w:r>
      <w:r>
        <w:t xml:space="preserve"> [JS] or “maidens,” or “unmarried women”</w:t>
      </w:r>
    </w:p>
  </w:footnote>
  <w:footnote w:id="867">
    <w:p w14:paraId="04C80253" w14:textId="77777777" w:rsidR="00DB1D07" w:rsidRDefault="00DB1D07"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DB1D07" w:rsidRDefault="00DB1D07" w:rsidP="00704CAA">
      <w:pPr>
        <w:pStyle w:val="footnote"/>
      </w:pPr>
      <w:r>
        <w:rPr>
          <w:rStyle w:val="FootnoteReference"/>
        </w:rPr>
        <w:footnoteRef/>
      </w:r>
      <w:r>
        <w:t xml:space="preserve"> [JS] literally, “And He will raise/exalt the horn of His people”</w:t>
      </w:r>
    </w:p>
  </w:footnote>
  <w:footnote w:id="869">
    <w:p w14:paraId="195ABFE0" w14:textId="77777777" w:rsidR="00DB1D07" w:rsidRDefault="00DB1D07" w:rsidP="00704CAA">
      <w:pPr>
        <w:pStyle w:val="footnote"/>
      </w:pPr>
      <w:r>
        <w:rPr>
          <w:rStyle w:val="FootnoteReference"/>
        </w:rPr>
        <w:footnoteRef/>
      </w:r>
      <w:r>
        <w:t xml:space="preserve"> [JS] “assembly”</w:t>
      </w:r>
    </w:p>
  </w:footnote>
  <w:footnote w:id="870">
    <w:p w14:paraId="497FB437" w14:textId="77777777" w:rsidR="00DB1D07" w:rsidRDefault="00DB1D07" w:rsidP="00704CAA">
      <w:pPr>
        <w:pStyle w:val="footnote"/>
      </w:pPr>
      <w:r>
        <w:rPr>
          <w:rStyle w:val="FootnoteReference"/>
        </w:rPr>
        <w:footnoteRef/>
      </w:r>
      <w:r>
        <w:t xml:space="preserve"> [JS] Coptic has “in the chorus”</w:t>
      </w:r>
    </w:p>
  </w:footnote>
  <w:footnote w:id="871">
    <w:p w14:paraId="43317287" w14:textId="77777777" w:rsidR="00DB1D07" w:rsidRDefault="00DB1D07" w:rsidP="00704CAA">
      <w:pPr>
        <w:pStyle w:val="footnote"/>
      </w:pPr>
      <w:r>
        <w:rPr>
          <w:rStyle w:val="FootnoteReference"/>
        </w:rPr>
        <w:footnoteRef/>
      </w:r>
      <w:r>
        <w:t xml:space="preserve"> [JS] Fr. Athanasius has “exalt,” See the Liturgy of Mesori 26)</w:t>
      </w:r>
    </w:p>
  </w:footnote>
  <w:footnote w:id="872">
    <w:p w14:paraId="5B0388FF" w14:textId="77777777" w:rsidR="00DB1D07" w:rsidRDefault="00DB1D07" w:rsidP="00704CAA">
      <w:pPr>
        <w:pStyle w:val="footnote"/>
      </w:pPr>
      <w:r>
        <w:rPr>
          <w:rStyle w:val="FootnoteReference"/>
        </w:rPr>
        <w:footnoteRef/>
      </w:r>
      <w:r>
        <w:t xml:space="preserve"> two-edged sword: praise which conquers Amalek (St. Chrysostom).</w:t>
      </w:r>
    </w:p>
  </w:footnote>
  <w:footnote w:id="873">
    <w:p w14:paraId="31AB8451" w14:textId="77777777" w:rsidR="00DB1D07" w:rsidRDefault="00DB1D07" w:rsidP="00704CAA">
      <w:pPr>
        <w:pStyle w:val="footnote"/>
      </w:pPr>
      <w:r>
        <w:rPr>
          <w:rStyle w:val="FootnoteReference"/>
        </w:rPr>
        <w:footnoteRef/>
      </w:r>
      <w:r>
        <w:t xml:space="preserve"> ‘Holiness of life is the mother of glory’ (St Theodoret).</w:t>
      </w:r>
    </w:p>
  </w:footnote>
  <w:footnote w:id="874">
    <w:p w14:paraId="1BFFDD90" w14:textId="77777777" w:rsidR="00DB1D07" w:rsidRDefault="00DB1D07" w:rsidP="00704CAA">
      <w:pPr>
        <w:pStyle w:val="footnote"/>
      </w:pPr>
      <w:r>
        <w:rPr>
          <w:rStyle w:val="FootnoteReference"/>
        </w:rPr>
        <w:footnoteRef/>
      </w:r>
      <w:r>
        <w:t xml:space="preserve"> [JS] variant reading, “harp and lyre”</w:t>
      </w:r>
    </w:p>
  </w:footnote>
  <w:footnote w:id="875">
    <w:p w14:paraId="41E39163" w14:textId="77777777" w:rsidR="00DB1D07" w:rsidRDefault="00DB1D07"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DB1D07" w:rsidRDefault="00DB1D07"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DB1D07" w:rsidRDefault="00DB1D07" w:rsidP="00865C59">
      <w:pPr>
        <w:pStyle w:val="footnote"/>
      </w:pPr>
      <w:r>
        <w:rPr>
          <w:rStyle w:val="FootnoteReference"/>
        </w:rPr>
        <w:footnoteRef/>
      </w:r>
      <w:r>
        <w:t xml:space="preserve"> Or “Spirit”</w:t>
      </w:r>
    </w:p>
  </w:footnote>
  <w:footnote w:id="878">
    <w:p w14:paraId="296DD30B" w14:textId="77777777" w:rsidR="00DB1D07" w:rsidRDefault="00DB1D0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DB1D07" w:rsidRDefault="00DB1D07" w:rsidP="00344A59">
      <w:pPr>
        <w:pStyle w:val="footnote"/>
      </w:pPr>
      <w:r>
        <w:rPr>
          <w:rStyle w:val="FootnoteReference"/>
        </w:rPr>
        <w:footnoteRef/>
      </w:r>
      <w:r>
        <w:t xml:space="preserve"> The “alleluia” in each vs is inserted into each verse of the Psalm</w:t>
      </w:r>
    </w:p>
  </w:footnote>
  <w:footnote w:id="880">
    <w:p w14:paraId="1F1613E0" w14:textId="77777777" w:rsidR="00DB1D07" w:rsidRDefault="00DB1D0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DB1D07" w:rsidRDefault="00DB1D07" w:rsidP="00A7333E">
      <w:pPr>
        <w:pStyle w:val="footnote"/>
      </w:pPr>
      <w:r>
        <w:rPr>
          <w:rStyle w:val="FootnoteReference"/>
        </w:rPr>
        <w:footnoteRef/>
      </w:r>
      <w:r>
        <w:t xml:space="preserve"> Do obiesance</w:t>
      </w:r>
    </w:p>
  </w:footnote>
  <w:footnote w:id="882">
    <w:p w14:paraId="109CBDA9" w14:textId="77777777" w:rsidR="00DB1D07" w:rsidRDefault="00DB1D07" w:rsidP="00A7333E">
      <w:pPr>
        <w:pStyle w:val="footnote"/>
      </w:pPr>
      <w:r>
        <w:rPr>
          <w:rStyle w:val="FootnoteReference"/>
        </w:rPr>
        <w:footnoteRef/>
      </w:r>
      <w:r>
        <w:t xml:space="preserve"> Literally, “horn”</w:t>
      </w:r>
    </w:p>
  </w:footnote>
  <w:footnote w:id="883">
    <w:p w14:paraId="6824A765" w14:textId="77777777" w:rsidR="00DB1D07" w:rsidRDefault="00DB1D07" w:rsidP="00A7333E">
      <w:pPr>
        <w:pStyle w:val="footnote"/>
      </w:pPr>
      <w:r>
        <w:rPr>
          <w:rStyle w:val="FootnoteReference"/>
        </w:rPr>
        <w:footnoteRef/>
      </w:r>
      <w:r>
        <w:t xml:space="preserve"> Or, “ways”</w:t>
      </w:r>
    </w:p>
  </w:footnote>
  <w:footnote w:id="884">
    <w:p w14:paraId="6136C7AC" w14:textId="77777777" w:rsidR="00DB1D07" w:rsidRDefault="00DB1D07" w:rsidP="00A7333E">
      <w:pPr>
        <w:pStyle w:val="footnote"/>
      </w:pPr>
      <w:r>
        <w:rPr>
          <w:rStyle w:val="FootnoteReference"/>
        </w:rPr>
        <w:footnoteRef/>
      </w:r>
      <w:r>
        <w:t xml:space="preserve"> Literally, “exalt the horn”</w:t>
      </w:r>
    </w:p>
  </w:footnote>
  <w:footnote w:id="885">
    <w:p w14:paraId="640045D3" w14:textId="27C5899B" w:rsidR="00DB1D07" w:rsidRPr="00542C00" w:rsidRDefault="00DB1D07"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DB1D07" w:rsidRDefault="00DB1D07" w:rsidP="00A7333E">
      <w:pPr>
        <w:pStyle w:val="footnote"/>
      </w:pPr>
      <w:r>
        <w:rPr>
          <w:rStyle w:val="FootnoteReference"/>
        </w:rPr>
        <w:footnoteRef/>
      </w:r>
      <w:r>
        <w:t xml:space="preserve"> Or “christs”</w:t>
      </w:r>
    </w:p>
  </w:footnote>
  <w:footnote w:id="887">
    <w:p w14:paraId="75E4F1BF" w14:textId="77777777" w:rsidR="00DB1D07" w:rsidRDefault="00DB1D07" w:rsidP="00A7333E">
      <w:pPr>
        <w:pStyle w:val="footnote"/>
      </w:pPr>
      <w:r>
        <w:rPr>
          <w:rStyle w:val="FootnoteReference"/>
        </w:rPr>
        <w:footnoteRef/>
      </w:r>
      <w:r>
        <w:t xml:space="preserve"> Or “workers of iniquity”</w:t>
      </w:r>
    </w:p>
  </w:footnote>
  <w:footnote w:id="888">
    <w:p w14:paraId="6B1B283E" w14:textId="77777777" w:rsidR="00DB1D07" w:rsidRDefault="00DB1D0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DB1D07" w:rsidRDefault="00DB1D07" w:rsidP="00A7333E">
      <w:pPr>
        <w:pStyle w:val="footnote"/>
      </w:pPr>
      <w:r>
        <w:rPr>
          <w:rStyle w:val="FootnoteReference"/>
        </w:rPr>
        <w:footnoteRef/>
      </w:r>
      <w:r>
        <w:t xml:space="preserve"> or “blessing”</w:t>
      </w:r>
    </w:p>
  </w:footnote>
  <w:footnote w:id="890">
    <w:p w14:paraId="39CDECB8" w14:textId="77777777" w:rsidR="00DB1D07" w:rsidRDefault="00DB1D07" w:rsidP="00A7333E">
      <w:pPr>
        <w:pStyle w:val="footnote"/>
      </w:pPr>
      <w:r>
        <w:rPr>
          <w:rStyle w:val="FootnoteReference"/>
        </w:rPr>
        <w:footnoteRef/>
      </w:r>
      <w:r>
        <w:t xml:space="preserve"> Or “Thy holy Name we do utter”</w:t>
      </w:r>
    </w:p>
  </w:footnote>
  <w:footnote w:id="891">
    <w:p w14:paraId="2BFF308D" w14:textId="77777777" w:rsidR="00DB1D07" w:rsidRDefault="00DB1D07" w:rsidP="00A7333E">
      <w:pPr>
        <w:pStyle w:val="footnote"/>
      </w:pPr>
      <w:r>
        <w:rPr>
          <w:rStyle w:val="FootnoteReference"/>
        </w:rPr>
        <w:footnoteRef/>
      </w:r>
      <w:r>
        <w:t xml:space="preserve"> Or “May it be so, Lord!”</w:t>
      </w:r>
    </w:p>
  </w:footnote>
  <w:footnote w:id="892">
    <w:p w14:paraId="7211B02A" w14:textId="77777777" w:rsidR="00DB1D07" w:rsidRDefault="00DB1D07" w:rsidP="008A378B">
      <w:pPr>
        <w:pStyle w:val="footnote"/>
      </w:pPr>
      <w:r>
        <w:rPr>
          <w:rStyle w:val="FootnoteReference"/>
        </w:rPr>
        <w:footnoteRef/>
      </w:r>
      <w:r>
        <w:t xml:space="preserve"> Or “thankfully confess You with praise”</w:t>
      </w:r>
    </w:p>
  </w:footnote>
  <w:footnote w:id="893">
    <w:p w14:paraId="693B122B" w14:textId="28D696D4" w:rsidR="00DB1D07" w:rsidRDefault="00DB1D0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DB1D07" w:rsidRDefault="00DB1D07" w:rsidP="00A7333E">
      <w:pPr>
        <w:pStyle w:val="footnote"/>
      </w:pPr>
      <w:r>
        <w:rPr>
          <w:rStyle w:val="FootnoteReference"/>
        </w:rPr>
        <w:footnoteRef/>
      </w:r>
      <w:r>
        <w:t xml:space="preserve"> Latria</w:t>
      </w:r>
    </w:p>
  </w:footnote>
  <w:footnote w:id="895">
    <w:p w14:paraId="6A1BE515" w14:textId="5E13A526" w:rsidR="00DB1D07" w:rsidRDefault="00DB1D07" w:rsidP="00426715">
      <w:pPr>
        <w:pStyle w:val="footnote"/>
      </w:pPr>
      <w:r>
        <w:rPr>
          <w:rStyle w:val="FootnoteReference"/>
        </w:rPr>
        <w:footnoteRef/>
      </w:r>
      <w:r>
        <w:t xml:space="preserve"> Or, “Sing a hymn to Him, and exalt Him beyond measure unto the ages.”</w:t>
      </w:r>
    </w:p>
  </w:footnote>
  <w:footnote w:id="896">
    <w:p w14:paraId="68D0AB21" w14:textId="61EA66CA" w:rsidR="00DB1D07" w:rsidRDefault="00DB1D07" w:rsidP="00426715">
      <w:pPr>
        <w:pStyle w:val="footnote"/>
      </w:pPr>
      <w:r>
        <w:rPr>
          <w:rStyle w:val="FootnoteReference"/>
        </w:rPr>
        <w:footnoteRef/>
      </w:r>
      <w:r>
        <w:t xml:space="preserve"> This verse is lacking in the Greek.</w:t>
      </w:r>
    </w:p>
  </w:footnote>
  <w:footnote w:id="897">
    <w:p w14:paraId="26544D11" w14:textId="10502CC8" w:rsidR="00DB1D07" w:rsidRDefault="00DB1D07"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DB1D07" w:rsidRDefault="00DB1D07" w:rsidP="007757C9">
      <w:pPr>
        <w:pStyle w:val="footnote"/>
      </w:pPr>
      <w:r>
        <w:rPr>
          <w:rStyle w:val="FootnoteReference"/>
        </w:rPr>
        <w:footnoteRef/>
      </w:r>
      <w:r>
        <w:t xml:space="preserve"> Greek has “sea-monsters”</w:t>
      </w:r>
    </w:p>
  </w:footnote>
  <w:footnote w:id="899">
    <w:p w14:paraId="0ECD7B50" w14:textId="7593729A" w:rsidR="00DB1D07" w:rsidRDefault="00DB1D07" w:rsidP="007757C9">
      <w:pPr>
        <w:pStyle w:val="footnote"/>
      </w:pPr>
      <w:r>
        <w:rPr>
          <w:rStyle w:val="FootnoteReference"/>
        </w:rPr>
        <w:footnoteRef/>
      </w:r>
      <w:r>
        <w:t xml:space="preserve"> [] not found in Gk.</w:t>
      </w:r>
    </w:p>
  </w:footnote>
  <w:footnote w:id="900">
    <w:p w14:paraId="0A00818E" w14:textId="6F9A1D3E" w:rsidR="00DB1D07" w:rsidRDefault="00DB1D0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DB1D07" w:rsidRDefault="00DB1D0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DB1D07" w:rsidRDefault="00DB1D07" w:rsidP="003758F4">
      <w:pPr>
        <w:pStyle w:val="footnote"/>
      </w:pPr>
      <w:r>
        <w:rPr>
          <w:rStyle w:val="FootnoteReference"/>
        </w:rPr>
        <w:footnoteRef/>
      </w:r>
      <w:r>
        <w:t xml:space="preserve"> Or, “Sing a hymn to Him, and exalt Him beyond measure unto the ages.”</w:t>
      </w:r>
    </w:p>
  </w:footnote>
  <w:footnote w:id="903">
    <w:p w14:paraId="3AF01027" w14:textId="77777777" w:rsidR="00DB1D07" w:rsidRDefault="00DB1D07"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DB1D07" w:rsidRDefault="00DB1D07" w:rsidP="003758F4">
      <w:pPr>
        <w:pStyle w:val="footnote"/>
      </w:pPr>
      <w:r>
        <w:rPr>
          <w:rStyle w:val="FootnoteReference"/>
        </w:rPr>
        <w:footnoteRef/>
      </w:r>
      <w:r>
        <w:t xml:space="preserve"> [] not found in Gk.</w:t>
      </w:r>
    </w:p>
  </w:footnote>
  <w:footnote w:id="905">
    <w:p w14:paraId="3D357C32" w14:textId="77777777" w:rsidR="00DB1D07" w:rsidRDefault="00DB1D0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DB1D07" w:rsidRPr="00FD7CBF" w:rsidRDefault="00DB1D0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DB1D07" w:rsidRPr="00FD7CBF" w:rsidRDefault="00DB1D0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DB1D07" w:rsidRDefault="00DB1D0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DB1D07" w:rsidRDefault="00DB1D0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DB1D07" w:rsidRPr="008D5F3D" w:rsidRDefault="00DB1D07" w:rsidP="008D5F3D">
      <w:pPr>
        <w:pStyle w:val="footnote"/>
      </w:pPr>
      <w:r>
        <w:rPr>
          <w:rStyle w:val="FootnoteReference"/>
        </w:rPr>
        <w:footnoteRef/>
      </w:r>
      <w:r>
        <w:t xml:space="preserve"> [JS] Greek has “stars and light,” while Coptic has “stars of light”</w:t>
      </w:r>
    </w:p>
  </w:footnote>
  <w:footnote w:id="911">
    <w:p w14:paraId="6888EF75" w14:textId="7291EAAC" w:rsidR="00DB1D07" w:rsidRDefault="00DB1D07" w:rsidP="00A17656">
      <w:pPr>
        <w:pStyle w:val="footnote"/>
      </w:pPr>
      <w:r>
        <w:rPr>
          <w:rStyle w:val="FootnoteReference"/>
        </w:rPr>
        <w:footnoteRef/>
      </w:r>
      <w:r>
        <w:t xml:space="preserve"> [JS] Gk has “confession/praise of Him is in the earth and heaven”</w:t>
      </w:r>
    </w:p>
  </w:footnote>
  <w:footnote w:id="912">
    <w:p w14:paraId="0C9270F2" w14:textId="14BEF321" w:rsidR="00DB1D07" w:rsidRDefault="00DB1D07" w:rsidP="00A17656">
      <w:pPr>
        <w:pStyle w:val="footnote"/>
      </w:pPr>
      <w:r>
        <w:rPr>
          <w:rStyle w:val="FootnoteReference"/>
        </w:rPr>
        <w:footnoteRef/>
      </w:r>
      <w:r>
        <w:t xml:space="preserve"> [JS] literally, “And He will exalt the horn of His people”</w:t>
      </w:r>
    </w:p>
  </w:footnote>
  <w:footnote w:id="913">
    <w:p w14:paraId="2890F7AF" w14:textId="127DC52C" w:rsidR="00DB1D07" w:rsidRDefault="00DB1D07"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DB1D07" w:rsidRDefault="00DB1D07" w:rsidP="00680B91">
      <w:pPr>
        <w:pStyle w:val="footnote"/>
      </w:pPr>
      <w:r>
        <w:rPr>
          <w:rStyle w:val="FootnoteReference"/>
        </w:rPr>
        <w:footnoteRef/>
      </w:r>
      <w:r>
        <w:t xml:space="preserve"> Latria</w:t>
      </w:r>
    </w:p>
  </w:footnote>
  <w:footnote w:id="915">
    <w:p w14:paraId="690DC348" w14:textId="77777777" w:rsidR="00DB1D07" w:rsidRDefault="00DB1D0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DB1D07" w:rsidRDefault="00DB1D0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DB1D07" w:rsidRDefault="00DB1D0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DB1D07" w:rsidRDefault="00DB1D0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DB1D07" w:rsidRDefault="00DB1D0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DB1D07" w:rsidRPr="00260CA9" w:rsidRDefault="00DB1D0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DB1D07" w:rsidRPr="00FD7CBF" w:rsidRDefault="00DB1D0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DB1D07" w:rsidRDefault="00DB1D07" w:rsidP="006869EE">
      <w:pPr>
        <w:pStyle w:val="footnote"/>
      </w:pPr>
      <w:r>
        <w:rPr>
          <w:rStyle w:val="FootnoteReference"/>
        </w:rPr>
        <w:footnoteRef/>
      </w:r>
      <w:r>
        <w:t xml:space="preserve"> Literally “hegoumens”, as the monastic and priestly orders have been thoroughly confused.</w:t>
      </w:r>
    </w:p>
  </w:footnote>
  <w:footnote w:id="923">
    <w:p w14:paraId="620F336B" w14:textId="77777777" w:rsidR="00DB1D07" w:rsidRDefault="00DB1D0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7C34710D" w14:textId="77777777" w:rsidR="00DB1D07" w:rsidRDefault="00DB1D0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02E1F01F" w14:textId="77777777" w:rsidR="00DB1D07" w:rsidRDefault="00DB1D0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30C5740F" w14:textId="77777777" w:rsidR="00DB1D07" w:rsidRDefault="00DB1D0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22023008" w14:textId="77777777" w:rsidR="00DB1D07" w:rsidRPr="00B021F8" w:rsidRDefault="00DB1D0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8">
    <w:p w14:paraId="48F95F73" w14:textId="77777777" w:rsidR="00DB1D07" w:rsidRDefault="00DB1D07"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9">
    <w:p w14:paraId="1C38F898" w14:textId="533A4129" w:rsidR="00DB1D07" w:rsidRPr="00FD7CBF" w:rsidRDefault="00DB1D0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0">
    <w:p w14:paraId="2C6CD715" w14:textId="77777777" w:rsidR="00DB1D07" w:rsidRDefault="00DB1D07">
      <w:pPr>
        <w:pStyle w:val="FootnoteText"/>
      </w:pPr>
      <w:r>
        <w:rPr>
          <w:rStyle w:val="FootnoteReference"/>
        </w:rPr>
        <w:footnoteRef/>
      </w:r>
      <w:r>
        <w:t xml:space="preserve"> Acts 7:60</w:t>
      </w:r>
    </w:p>
  </w:footnote>
  <w:footnote w:id="931">
    <w:p w14:paraId="66841CA4" w14:textId="77777777" w:rsidR="00DB1D07" w:rsidRDefault="00DB1D07" w:rsidP="006B061A">
      <w:pPr>
        <w:pStyle w:val="Footnote0"/>
      </w:pPr>
      <w:r>
        <w:rPr>
          <w:rStyle w:val="FootnoteReference"/>
        </w:rPr>
        <w:footnoteRef/>
      </w:r>
      <w:r>
        <w:t xml:space="preserve"> Literally “virgin monastic”. The traditional English term for a female monastic is not “nun”, but “virgin”.</w:t>
      </w:r>
    </w:p>
  </w:footnote>
  <w:footnote w:id="932">
    <w:p w14:paraId="4603A540" w14:textId="757615F9" w:rsidR="00DB1D07" w:rsidRDefault="00DB1D07" w:rsidP="00B52F78">
      <w:pPr>
        <w:pStyle w:val="footnote"/>
      </w:pPr>
      <w:r>
        <w:rPr>
          <w:rStyle w:val="FootnoteReference"/>
        </w:rPr>
        <w:footnoteRef/>
      </w:r>
      <w:r>
        <w:t xml:space="preserve"> Composed in English by Heg. Fr. Athanasius Iskander, of Kitchener, Ontario, Canada.</w:t>
      </w:r>
    </w:p>
  </w:footnote>
  <w:footnote w:id="933">
    <w:p w14:paraId="754B9B83" w14:textId="77777777" w:rsidR="00DB1D07" w:rsidRDefault="00DB1D07">
      <w:pPr>
        <w:pStyle w:val="footnote"/>
        <w:rPr>
          <w:ins w:id="1174" w:author="Brett Slote" w:date="2011-07-21T19:13:00Z"/>
        </w:rPr>
        <w:pPrChange w:id="1175" w:author="Brett Slote" w:date="2011-07-21T20:05:00Z">
          <w:pPr>
            <w:pStyle w:val="FootnoteText"/>
          </w:pPr>
        </w:pPrChange>
      </w:pPr>
      <w:ins w:id="1176" w:author="Brett Slote" w:date="2011-07-21T19:13:00Z">
        <w:r>
          <w:rPr>
            <w:rStyle w:val="FootnoteReference"/>
          </w:rPr>
          <w:footnoteRef/>
        </w:r>
        <w:r>
          <w:t xml:space="preserve"> Numbers 12:7-8</w:t>
        </w:r>
      </w:ins>
    </w:p>
  </w:footnote>
  <w:footnote w:id="934">
    <w:p w14:paraId="7099EBEB" w14:textId="77777777" w:rsidR="00DB1D07" w:rsidRDefault="00DB1D07">
      <w:pPr>
        <w:pStyle w:val="footnote"/>
        <w:rPr>
          <w:ins w:id="1177" w:author="Brett Slote" w:date="2011-07-21T19:13:00Z"/>
        </w:rPr>
        <w:pPrChange w:id="1178" w:author="Brett Slote" w:date="2011-07-21T20:05:00Z">
          <w:pPr>
            <w:pStyle w:val="FootnoteText"/>
          </w:pPr>
        </w:pPrChange>
      </w:pPr>
      <w:ins w:id="1179" w:author="Brett Slote" w:date="2011-07-21T19:13:00Z">
        <w:r>
          <w:rPr>
            <w:rStyle w:val="FootnoteReference"/>
          </w:rPr>
          <w:footnoteRef/>
        </w:r>
        <w:r>
          <w:t xml:space="preserve"> Exodus 28:1</w:t>
        </w:r>
      </w:ins>
    </w:p>
  </w:footnote>
  <w:footnote w:id="935">
    <w:p w14:paraId="5BFC95F9" w14:textId="77777777" w:rsidR="00DB1D07" w:rsidRDefault="00DB1D07">
      <w:pPr>
        <w:pStyle w:val="footnote"/>
        <w:rPr>
          <w:ins w:id="1180" w:author="Brett Slote" w:date="2011-07-21T19:13:00Z"/>
        </w:rPr>
        <w:pPrChange w:id="1181" w:author="Brett Slote" w:date="2011-07-21T20:05:00Z">
          <w:pPr>
            <w:pStyle w:val="FootnoteText"/>
          </w:pPr>
        </w:pPrChange>
      </w:pPr>
      <w:ins w:id="1182" w:author="Brett Slote" w:date="2011-07-21T19:13:00Z">
        <w:r>
          <w:rPr>
            <w:rStyle w:val="FootnoteReference"/>
          </w:rPr>
          <w:footnoteRef/>
        </w:r>
        <w:r>
          <w:t xml:space="preserve"> Matthew 16:18</w:t>
        </w:r>
      </w:ins>
    </w:p>
  </w:footnote>
  <w:footnote w:id="936">
    <w:p w14:paraId="04125830" w14:textId="77777777" w:rsidR="00DB1D07" w:rsidRDefault="00DB1D07">
      <w:pPr>
        <w:pStyle w:val="footnote"/>
        <w:rPr>
          <w:ins w:id="1184" w:author="Brett Slote" w:date="2011-07-21T19:13:00Z"/>
        </w:rPr>
        <w:pPrChange w:id="1185" w:author="Brett Slote" w:date="2011-07-21T20:05:00Z">
          <w:pPr>
            <w:pStyle w:val="FootnoteText"/>
          </w:pPr>
        </w:pPrChange>
      </w:pPr>
      <w:ins w:id="1186" w:author="Brett Slote" w:date="2011-07-21T19:13:00Z">
        <w:r>
          <w:rPr>
            <w:rStyle w:val="FootnoteReference"/>
          </w:rPr>
          <w:footnoteRef/>
        </w:r>
        <w:r>
          <w:t xml:space="preserve"> Psalms 110:4, Hebrews 5:6,10</w:t>
        </w:r>
      </w:ins>
    </w:p>
  </w:footnote>
  <w:footnote w:id="937">
    <w:p w14:paraId="4ECDDE09" w14:textId="77777777" w:rsidR="00DB1D07" w:rsidRDefault="00DB1D0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8">
    <w:p w14:paraId="4ACBECBD" w14:textId="77777777" w:rsidR="00DB1D07" w:rsidRDefault="00DB1D0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9">
    <w:p w14:paraId="0C45F6F7" w14:textId="77777777" w:rsidR="00DB1D07" w:rsidRDefault="00DB1D07" w:rsidP="00C0205C">
      <w:pPr>
        <w:pStyle w:val="footnote"/>
      </w:pPr>
      <w:r>
        <w:rPr>
          <w:rStyle w:val="FootnoteReference"/>
          <w:rFonts w:eastAsiaTheme="majorEastAsia"/>
        </w:rPr>
        <w:footnoteRef/>
      </w:r>
      <w:r>
        <w:t xml:space="preserve"> Ps 72:10</w:t>
      </w:r>
    </w:p>
  </w:footnote>
  <w:footnote w:id="940">
    <w:p w14:paraId="73200F36" w14:textId="77777777" w:rsidR="00DB1D07" w:rsidRDefault="00DB1D07">
      <w:pPr>
        <w:pStyle w:val="FootnoteText"/>
      </w:pPr>
      <w:r>
        <w:rPr>
          <w:rStyle w:val="FootnoteReference"/>
        </w:rPr>
        <w:footnoteRef/>
      </w:r>
      <w:r>
        <w:t xml:space="preserve"> Pope Dioscorus can but substituted here to use this doxology on his feast.</w:t>
      </w:r>
    </w:p>
  </w:footnote>
  <w:footnote w:id="941">
    <w:p w14:paraId="6EE19208" w14:textId="77777777" w:rsidR="00DB1D07" w:rsidRDefault="00DB1D07" w:rsidP="008B74E6">
      <w:pPr>
        <w:pStyle w:val="footnote"/>
      </w:pPr>
      <w:r>
        <w:rPr>
          <w:rStyle w:val="FootnoteReference"/>
        </w:rPr>
        <w:footnoteRef/>
      </w:r>
      <w:r>
        <w:t xml:space="preserve"> Taken from Byzantine rite hymns in 2016.</w:t>
      </w:r>
    </w:p>
  </w:footnote>
  <w:footnote w:id="942">
    <w:p w14:paraId="10C81BCA" w14:textId="32EF878B" w:rsidR="00DB1D07" w:rsidRDefault="00DB1D07" w:rsidP="008B74E6">
      <w:pPr>
        <w:pStyle w:val="footnote"/>
      </w:pPr>
      <w:r>
        <w:rPr>
          <w:rStyle w:val="FootnoteReference"/>
        </w:rPr>
        <w:footnoteRef/>
      </w:r>
      <w:r>
        <w:t xml:space="preserve"> Taken from Byzantine rite hymns in 2016.</w:t>
      </w:r>
    </w:p>
  </w:footnote>
  <w:footnote w:id="943">
    <w:p w14:paraId="2FF46E46" w14:textId="77777777" w:rsidR="00DB1D07" w:rsidRDefault="00DB1D07" w:rsidP="003D4209">
      <w:pPr>
        <w:pStyle w:val="footnote"/>
      </w:pPr>
      <w:r>
        <w:rPr>
          <w:rStyle w:val="FootnoteReference"/>
        </w:rPr>
        <w:footnoteRef/>
      </w:r>
      <w:r>
        <w:t xml:space="preserve"> Dan 12:3</w:t>
      </w:r>
    </w:p>
  </w:footnote>
  <w:footnote w:id="944">
    <w:p w14:paraId="4F373D62" w14:textId="77777777" w:rsidR="00DB1D07" w:rsidRDefault="00DB1D07" w:rsidP="003D4209">
      <w:pPr>
        <w:pStyle w:val="footnote"/>
      </w:pPr>
      <w:r>
        <w:rPr>
          <w:rStyle w:val="FootnoteReference"/>
        </w:rPr>
        <w:footnoteRef/>
      </w:r>
      <w:r>
        <w:t xml:space="preserve"> The Scetis Valley in Egypt, from which the word “ascetic” comes. Sheheet means “measure of the heart.”</w:t>
      </w:r>
    </w:p>
  </w:footnote>
  <w:footnote w:id="945">
    <w:p w14:paraId="153ABD29" w14:textId="77777777" w:rsidR="00DB1D07" w:rsidRDefault="00DB1D07" w:rsidP="003D4209">
      <w:pPr>
        <w:pStyle w:val="footnote"/>
      </w:pPr>
      <w:r>
        <w:rPr>
          <w:rStyle w:val="FootnoteReference"/>
        </w:rPr>
        <w:footnoteRef/>
      </w:r>
      <w:r>
        <w:t xml:space="preserve"> Cf Lk 22:30, Mt</w:t>
      </w:r>
      <w:r w:rsidRPr="003D4209">
        <w:rPr>
          <w:rStyle w:val="footnoteChar"/>
        </w:rPr>
        <w:t xml:space="preserve"> </w:t>
      </w:r>
      <w:r>
        <w:t>19:20</w:t>
      </w:r>
    </w:p>
  </w:footnote>
  <w:footnote w:id="946">
    <w:p w14:paraId="0977783C" w14:textId="77777777" w:rsidR="00DB1D07" w:rsidRDefault="00DB1D07">
      <w:pPr>
        <w:pStyle w:val="FootnoteText"/>
      </w:pPr>
      <w:r>
        <w:rPr>
          <w:rStyle w:val="FootnoteReference"/>
        </w:rPr>
        <w:footnoteRef/>
      </w:r>
      <w:r>
        <w:t xml:space="preserve"> Rev 4:6</w:t>
      </w:r>
    </w:p>
  </w:footnote>
  <w:footnote w:id="947">
    <w:p w14:paraId="474C3AF6" w14:textId="77777777" w:rsidR="00DB1D07" w:rsidRDefault="00DB1D07" w:rsidP="00C14556">
      <w:pPr>
        <w:pStyle w:val="footnote"/>
        <w:rPr>
          <w:ins w:id="1294" w:author="Brett Slote" w:date="2011-07-19T15:43:00Z"/>
        </w:rPr>
      </w:pPr>
      <w:ins w:id="1295" w:author="Brett Slote" w:date="2011-07-19T15:43:00Z">
        <w:r>
          <w:rPr>
            <w:rStyle w:val="FootnoteReference"/>
          </w:rPr>
          <w:footnoteRef/>
        </w:r>
        <w:r>
          <w:t xml:space="preserve"> or supplications/intercessions</w:t>
        </w:r>
      </w:ins>
    </w:p>
  </w:footnote>
  <w:footnote w:id="948">
    <w:p w14:paraId="527ECCCD" w14:textId="77777777" w:rsidR="00DB1D07" w:rsidRDefault="00DB1D07">
      <w:pPr>
        <w:pStyle w:val="footnote"/>
        <w:rPr>
          <w:ins w:id="1296" w:author="Brett Slote" w:date="2011-07-19T15:43:00Z"/>
        </w:rPr>
        <w:pPrChange w:id="1297" w:author="Brett Slote" w:date="2011-07-21T19:56:00Z">
          <w:pPr>
            <w:pStyle w:val="FootnoteText"/>
          </w:pPr>
        </w:pPrChange>
      </w:pPr>
      <w:ins w:id="1298" w:author="Brett Slote" w:date="2011-07-19T15:43:00Z">
        <w:r>
          <w:rPr>
            <w:rStyle w:val="FootnoteReference"/>
          </w:rPr>
          <w:footnoteRef/>
        </w:r>
        <w:r>
          <w:t xml:space="preserve"> Joel 3:13 – but I’m trying to remember something that says “the harvest is full and the wheat plentiful”</w:t>
        </w:r>
      </w:ins>
    </w:p>
  </w:footnote>
  <w:footnote w:id="949">
    <w:p w14:paraId="6583C1B7" w14:textId="77777777" w:rsidR="00DB1D07" w:rsidRDefault="00DB1D07">
      <w:pPr>
        <w:pStyle w:val="footnote"/>
        <w:rPr>
          <w:ins w:id="1299" w:author="Brett Slote" w:date="2011-07-19T15:43:00Z"/>
          <w:rFonts w:ascii="Antonious" w:hAnsi="Antonious" w:cs="Antonious"/>
        </w:rPr>
        <w:pPrChange w:id="1300" w:author="Brett Slote" w:date="2011-07-21T19:56:00Z">
          <w:pPr>
            <w:widowControl w:val="0"/>
            <w:autoSpaceDE w:val="0"/>
            <w:autoSpaceDN w:val="0"/>
            <w:adjustRightInd w:val="0"/>
          </w:pPr>
        </w:pPrChange>
      </w:pPr>
      <w:ins w:id="130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0">
    <w:p w14:paraId="3A76C60E" w14:textId="214D0337" w:rsidR="00DB1D07" w:rsidRDefault="00DB1D0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1">
    <w:p w14:paraId="0CF37F72" w14:textId="7D818E4C" w:rsidR="00DB1D07" w:rsidRDefault="00DB1D07" w:rsidP="00E64404">
      <w:pPr>
        <w:pStyle w:val="footnote"/>
      </w:pPr>
      <w:r>
        <w:rPr>
          <w:rStyle w:val="FootnoteReference"/>
        </w:rPr>
        <w:footnoteRef/>
      </w:r>
      <w:r>
        <w:t xml:space="preserve"> Modified into the style of a Coptic Doxology from the Byzantine Rite hymns in 2016. </w:t>
      </w:r>
    </w:p>
  </w:footnote>
  <w:footnote w:id="952">
    <w:p w14:paraId="3B864A3D" w14:textId="77777777" w:rsidR="00DB1D07" w:rsidRDefault="00DB1D07" w:rsidP="00325E43">
      <w:pPr>
        <w:pStyle w:val="footnote"/>
      </w:pPr>
      <w:r>
        <w:rPr>
          <w:rStyle w:val="FootnoteReference"/>
        </w:rPr>
        <w:footnoteRef/>
      </w:r>
      <w:r>
        <w:t xml:space="preserve"> Modified into the style of a Coptic Doxology from the Byzantine Rite hymns in 2016. </w:t>
      </w:r>
    </w:p>
  </w:footnote>
  <w:footnote w:id="953">
    <w:p w14:paraId="0AAB833E" w14:textId="77777777" w:rsidR="00DB1D07" w:rsidRDefault="00DB1D07" w:rsidP="00935F13">
      <w:pPr>
        <w:pStyle w:val="footnote"/>
      </w:pPr>
      <w:r>
        <w:rPr>
          <w:rStyle w:val="FootnoteReference"/>
        </w:rPr>
        <w:footnoteRef/>
      </w:r>
      <w:r>
        <w:t xml:space="preserve"> Rev 4:4</w:t>
      </w:r>
    </w:p>
  </w:footnote>
  <w:footnote w:id="954">
    <w:p w14:paraId="70D69B5E" w14:textId="77777777" w:rsidR="00DB1D07" w:rsidRDefault="00DB1D07" w:rsidP="00935F13">
      <w:pPr>
        <w:pStyle w:val="footnote"/>
      </w:pPr>
      <w:r>
        <w:rPr>
          <w:rStyle w:val="FootnoteReference"/>
        </w:rPr>
        <w:footnoteRef/>
      </w:r>
      <w:r>
        <w:t xml:space="preserve"> Rev 5:8</w:t>
      </w:r>
    </w:p>
  </w:footnote>
  <w:footnote w:id="955">
    <w:p w14:paraId="741347AD" w14:textId="77777777" w:rsidR="00DB1D07" w:rsidRDefault="00DB1D07">
      <w:pPr>
        <w:pStyle w:val="footnote"/>
        <w:rPr>
          <w:ins w:id="1331" w:author="Brett Slote" w:date="2011-07-19T18:33:00Z"/>
        </w:rPr>
        <w:pPrChange w:id="1332" w:author="Brett Slote" w:date="2011-07-21T19:58:00Z">
          <w:pPr>
            <w:pStyle w:val="FootnoteText"/>
          </w:pPr>
        </w:pPrChange>
      </w:pPr>
      <w:ins w:id="1333" w:author="Brett Slote" w:date="2011-07-19T18:33:00Z">
        <w:r w:rsidRPr="00C96A85">
          <w:rPr>
            <w:rStyle w:val="FootnoteReference"/>
            <w:vertAlign w:val="baseline"/>
          </w:rPr>
          <w:footnoteRef/>
        </w:r>
        <w:r w:rsidRPr="00C96A85">
          <w:t xml:space="preserve"> Ephesians 6:11</w:t>
        </w:r>
      </w:ins>
      <w:r>
        <w:t xml:space="preserve"> </w:t>
      </w:r>
      <w:ins w:id="1334" w:author="Brett Slote" w:date="2011-07-19T18:33:00Z">
        <w:r w:rsidRPr="00C96A85">
          <w:t>(Literally: “all the girding”)</w:t>
        </w:r>
      </w:ins>
    </w:p>
  </w:footnote>
  <w:footnote w:id="956">
    <w:p w14:paraId="22B1B2A8" w14:textId="77777777" w:rsidR="00DB1D07" w:rsidRDefault="00DB1D07">
      <w:pPr>
        <w:pStyle w:val="footnote"/>
        <w:rPr>
          <w:ins w:id="1337" w:author="Brett Slote" w:date="2011-07-19T18:34:00Z"/>
        </w:rPr>
        <w:pPrChange w:id="1338" w:author="Brett Slote" w:date="2011-07-21T19:58:00Z">
          <w:pPr>
            <w:pStyle w:val="FootnoteText"/>
          </w:pPr>
        </w:pPrChange>
      </w:pPr>
      <w:ins w:id="1339" w:author="Brett Slote" w:date="2011-07-19T18:34:00Z">
        <w:r>
          <w:rPr>
            <w:rStyle w:val="FootnoteReference"/>
          </w:rPr>
          <w:footnoteRef/>
        </w:r>
        <w:r>
          <w:t xml:space="preserve"> Col 3:1</w:t>
        </w:r>
      </w:ins>
    </w:p>
  </w:footnote>
  <w:footnote w:id="957">
    <w:p w14:paraId="2F80CBFF" w14:textId="77777777" w:rsidR="00DB1D07" w:rsidRDefault="00DB1D07" w:rsidP="00F4564C">
      <w:pPr>
        <w:pStyle w:val="footnote"/>
      </w:pPr>
      <w:r>
        <w:rPr>
          <w:rStyle w:val="FootnoteReference"/>
        </w:rPr>
        <w:footnoteRef/>
      </w:r>
      <w:r>
        <w:t xml:space="preserve"> Modified into the style of a Coptic Doxology from the Byzantine Rite hymns in 2016. </w:t>
      </w:r>
    </w:p>
  </w:footnote>
  <w:footnote w:id="958">
    <w:p w14:paraId="0F21DE2B" w14:textId="77777777" w:rsidR="00DB1D07" w:rsidRDefault="00DB1D07" w:rsidP="00F4564C">
      <w:pPr>
        <w:pStyle w:val="footnote"/>
      </w:pPr>
      <w:r>
        <w:rPr>
          <w:rStyle w:val="FootnoteReference"/>
        </w:rPr>
        <w:footnoteRef/>
      </w:r>
      <w:r>
        <w:t xml:space="preserve"> Modified into the style of a Coptic Doxology from the Byzantine Rite hymns in 2016. </w:t>
      </w:r>
    </w:p>
  </w:footnote>
  <w:footnote w:id="959">
    <w:p w14:paraId="26B5BB59" w14:textId="77777777" w:rsidR="00DB1D07" w:rsidRDefault="00DB1D07" w:rsidP="002A29E0">
      <w:pPr>
        <w:pStyle w:val="footnote"/>
      </w:pPr>
      <w:r>
        <w:rPr>
          <w:rStyle w:val="FootnoteReference"/>
        </w:rPr>
        <w:footnoteRef/>
      </w:r>
      <w:r>
        <w:t xml:space="preserve"> Modified into the style of a Coptic Doxology from the Byzantine Rite hymns in 2016. </w:t>
      </w:r>
    </w:p>
  </w:footnote>
  <w:footnote w:id="960">
    <w:p w14:paraId="515A7079" w14:textId="77777777" w:rsidR="00DB1D07" w:rsidRDefault="00DB1D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1">
    <w:p w14:paraId="11CE8A3A" w14:textId="77777777" w:rsidR="00DB1D07" w:rsidRDefault="00DB1D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2">
    <w:p w14:paraId="40B3C553" w14:textId="77777777" w:rsidR="00DB1D07" w:rsidRDefault="00DB1D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3">
    <w:p w14:paraId="161FA5C9" w14:textId="726A1A97" w:rsidR="00DB1D07" w:rsidRDefault="00DB1D0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4">
    <w:p w14:paraId="5727BFD3" w14:textId="77777777" w:rsidR="00DB1D07" w:rsidRDefault="00DB1D0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5">
    <w:p w14:paraId="5AA889F2" w14:textId="77777777" w:rsidR="00DB1D07" w:rsidRDefault="00DB1D07">
      <w:pPr>
        <w:pStyle w:val="footnote"/>
        <w:rPr>
          <w:ins w:id="1389" w:author="Brett Slote" w:date="2011-07-21T19:00:00Z"/>
        </w:rPr>
        <w:pPrChange w:id="1390" w:author="Brett Slote" w:date="2011-07-21T20:03:00Z">
          <w:pPr>
            <w:pStyle w:val="FootnoteText"/>
          </w:pPr>
        </w:pPrChange>
      </w:pPr>
      <w:ins w:id="1391" w:author="Brett Slote" w:date="2011-07-21T19:00:00Z">
        <w:r>
          <w:rPr>
            <w:rStyle w:val="FootnoteReference"/>
          </w:rPr>
          <w:footnoteRef/>
        </w:r>
        <w:r>
          <w:t xml:space="preserve"> Need to do some research into the name of this man in English</w:t>
        </w:r>
      </w:ins>
    </w:p>
  </w:footnote>
  <w:footnote w:id="966">
    <w:p w14:paraId="6E951873" w14:textId="77777777" w:rsidR="00DB1D07" w:rsidRDefault="00DB1D07" w:rsidP="002A29E0">
      <w:pPr>
        <w:pStyle w:val="footnote"/>
      </w:pPr>
      <w:r>
        <w:rPr>
          <w:rStyle w:val="FootnoteReference"/>
        </w:rPr>
        <w:footnoteRef/>
      </w:r>
      <w:r>
        <w:t xml:space="preserve"> Modified into the style of a Coptic Doxology from the Byzantine Rite hymns in 2016. </w:t>
      </w:r>
    </w:p>
  </w:footnote>
  <w:footnote w:id="967">
    <w:p w14:paraId="76640201" w14:textId="77777777" w:rsidR="00DB1D07" w:rsidRDefault="00DB1D07" w:rsidP="002A29E0">
      <w:pPr>
        <w:pStyle w:val="footnote"/>
      </w:pPr>
      <w:r>
        <w:rPr>
          <w:rStyle w:val="FootnoteReference"/>
        </w:rPr>
        <w:footnoteRef/>
      </w:r>
      <w:r>
        <w:t xml:space="preserve"> Modified into the style of a Coptic Doxology from the Byzantine Rite hymns in 2016. </w:t>
      </w:r>
    </w:p>
  </w:footnote>
  <w:footnote w:id="968">
    <w:p w14:paraId="392B3FA1" w14:textId="77777777" w:rsidR="00DB1D07" w:rsidRDefault="00DB1D07" w:rsidP="002A29E0">
      <w:pPr>
        <w:pStyle w:val="footnote"/>
      </w:pPr>
      <w:r>
        <w:rPr>
          <w:rStyle w:val="FootnoteReference"/>
        </w:rPr>
        <w:footnoteRef/>
      </w:r>
      <w:r>
        <w:t xml:space="preserve"> Modified into the style of a Coptic Doxology from the Byzantine Rite hymns in 2016. </w:t>
      </w:r>
    </w:p>
  </w:footnote>
  <w:footnote w:id="969">
    <w:p w14:paraId="4DD173AD" w14:textId="50F9B05A" w:rsidR="00DB1D07" w:rsidRDefault="00DB1D07" w:rsidP="00B52F78">
      <w:pPr>
        <w:pStyle w:val="footnote"/>
      </w:pPr>
      <w:r>
        <w:rPr>
          <w:rStyle w:val="FootnoteReference"/>
        </w:rPr>
        <w:footnoteRef/>
      </w:r>
      <w:r>
        <w:t xml:space="preserve"> Though not found on the Coptic Calendar, as one of the 318 gathered at Nicaea, it is fitting to venerate St. Spyridon.</w:t>
      </w:r>
    </w:p>
  </w:footnote>
  <w:footnote w:id="970">
    <w:p w14:paraId="539218C4" w14:textId="77777777" w:rsidR="00DB1D07" w:rsidRDefault="00DB1D07" w:rsidP="002A29E0">
      <w:pPr>
        <w:pStyle w:val="footnote"/>
      </w:pPr>
      <w:r>
        <w:rPr>
          <w:rStyle w:val="FootnoteReference"/>
        </w:rPr>
        <w:footnoteRef/>
      </w:r>
      <w:r>
        <w:t xml:space="preserve"> Modified into the style of a Coptic Doxology from the Byzantine Rite hymns in 2016. </w:t>
      </w:r>
    </w:p>
  </w:footnote>
  <w:footnote w:id="971">
    <w:p w14:paraId="1E132703" w14:textId="77777777" w:rsidR="00DB1D07" w:rsidRDefault="00DB1D07" w:rsidP="00D94D36">
      <w:pPr>
        <w:pStyle w:val="footnote"/>
      </w:pPr>
      <w:r>
        <w:rPr>
          <w:rStyle w:val="FootnoteReference"/>
        </w:rPr>
        <w:footnoteRef/>
      </w:r>
      <w:r>
        <w:t xml:space="preserve"> Modified into the style of a Coptic Doxology from the Byzantine Rite hymns in 2016. </w:t>
      </w:r>
    </w:p>
  </w:footnote>
  <w:footnote w:id="972">
    <w:p w14:paraId="0EC0EB26" w14:textId="77777777" w:rsidR="00DB1D07" w:rsidRDefault="00DB1D0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3">
    <w:p w14:paraId="1A09C94E" w14:textId="77777777" w:rsidR="00DB1D07" w:rsidRDefault="00DB1D07" w:rsidP="00073003">
      <w:pPr>
        <w:pStyle w:val="footnote"/>
      </w:pPr>
      <w:r>
        <w:rPr>
          <w:rStyle w:val="FootnoteReference"/>
        </w:rPr>
        <w:footnoteRef/>
      </w:r>
      <w:r>
        <w:t xml:space="preserve"> Revelation 7:2</w:t>
      </w:r>
    </w:p>
  </w:footnote>
  <w:footnote w:id="974">
    <w:p w14:paraId="047C672B" w14:textId="77777777" w:rsidR="00DB1D07" w:rsidRDefault="00DB1D07" w:rsidP="00073003">
      <w:pPr>
        <w:pStyle w:val="footnote"/>
      </w:pPr>
      <w:r>
        <w:rPr>
          <w:rStyle w:val="FootnoteReference"/>
        </w:rPr>
        <w:footnoteRef/>
      </w:r>
      <w:r>
        <w:t xml:space="preserve"> Revelation 7:3</w:t>
      </w:r>
    </w:p>
  </w:footnote>
  <w:footnote w:id="975">
    <w:p w14:paraId="338E8815" w14:textId="77777777" w:rsidR="00DB1D07" w:rsidRDefault="00DB1D0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6">
    <w:p w14:paraId="7E074E97" w14:textId="77777777" w:rsidR="00DB1D07" w:rsidRDefault="00DB1D07" w:rsidP="00BC160E">
      <w:pPr>
        <w:pStyle w:val="footnote"/>
      </w:pPr>
      <w:r>
        <w:rPr>
          <w:rStyle w:val="FootnoteReference"/>
        </w:rPr>
        <w:footnoteRef/>
      </w:r>
      <w:r>
        <w:t xml:space="preserve"> John 13:25</w:t>
      </w:r>
    </w:p>
  </w:footnote>
  <w:footnote w:id="977">
    <w:p w14:paraId="0E087572" w14:textId="27E962C9" w:rsidR="00DB1D07" w:rsidRDefault="00DB1D0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8">
    <w:p w14:paraId="795EE333" w14:textId="77777777" w:rsidR="00DB1D07" w:rsidRDefault="00DB1D07" w:rsidP="00B53E05">
      <w:pPr>
        <w:pStyle w:val="footnote"/>
      </w:pPr>
      <w:r>
        <w:rPr>
          <w:rStyle w:val="FootnoteReference"/>
        </w:rPr>
        <w:footnoteRef/>
      </w:r>
      <w:r>
        <w:t xml:space="preserve"> Normally reserved for the Theotokos.</w:t>
      </w:r>
    </w:p>
  </w:footnote>
  <w:footnote w:id="979">
    <w:p w14:paraId="483F0E8B" w14:textId="77777777" w:rsidR="00DB1D07" w:rsidRDefault="00DB1D07" w:rsidP="00B53E05">
      <w:pPr>
        <w:pStyle w:val="footnote"/>
      </w:pPr>
      <w:r>
        <w:rPr>
          <w:rStyle w:val="FootnoteReference"/>
        </w:rPr>
        <w:footnoteRef/>
      </w:r>
      <w:r>
        <w:t xml:space="preserve"> The law of righteousness, not the Law of the Old Covenant.</w:t>
      </w:r>
    </w:p>
  </w:footnote>
  <w:footnote w:id="980">
    <w:p w14:paraId="361DBD71" w14:textId="77777777" w:rsidR="00DB1D07" w:rsidRDefault="00DB1D07" w:rsidP="00662600">
      <w:pPr>
        <w:pStyle w:val="footnote"/>
      </w:pPr>
      <w:r>
        <w:rPr>
          <w:rStyle w:val="FootnoteReference"/>
        </w:rPr>
        <w:footnoteRef/>
      </w:r>
      <w:r>
        <w:t xml:space="preserve"> Or image</w:t>
      </w:r>
    </w:p>
  </w:footnote>
  <w:footnote w:id="981">
    <w:p w14:paraId="2DF974D0" w14:textId="77777777" w:rsidR="00DB1D07" w:rsidRDefault="00DB1D07">
      <w:pPr>
        <w:pStyle w:val="footnote"/>
        <w:rPr>
          <w:ins w:id="1498" w:author="Brett Slote" w:date="2011-07-21T18:57:00Z"/>
        </w:rPr>
        <w:pPrChange w:id="1499" w:author="Brett Slote" w:date="2011-07-21T20:03:00Z">
          <w:pPr>
            <w:pStyle w:val="FootnoteText"/>
          </w:pPr>
        </w:pPrChange>
      </w:pPr>
      <w:ins w:id="1500" w:author="Brett Slote" w:date="2011-07-21T18:57:00Z">
        <w:r>
          <w:rPr>
            <w:rStyle w:val="FootnoteReference"/>
          </w:rPr>
          <w:footnoteRef/>
        </w:r>
        <w:r>
          <w:t xml:space="preserve"> Colossians 3:14</w:t>
        </w:r>
      </w:ins>
    </w:p>
  </w:footnote>
  <w:footnote w:id="982">
    <w:p w14:paraId="371983D9" w14:textId="0B3CAEFE" w:rsidR="00DB1D07" w:rsidRDefault="00DB1D07" w:rsidP="006035EE">
      <w:pPr>
        <w:pStyle w:val="footnote"/>
      </w:pPr>
      <w:r>
        <w:rPr>
          <w:rStyle w:val="FootnoteReference"/>
        </w:rPr>
        <w:footnoteRef/>
      </w:r>
      <w:r>
        <w:t xml:space="preserve"> Composed in A.D. 2016 in English for St. George’s Ministry to the British people.</w:t>
      </w:r>
    </w:p>
  </w:footnote>
  <w:footnote w:id="983">
    <w:p w14:paraId="56032475" w14:textId="77777777" w:rsidR="00DB1D07" w:rsidRDefault="00DB1D07" w:rsidP="00E22010">
      <w:pPr>
        <w:pStyle w:val="footnote"/>
      </w:pPr>
      <w:r>
        <w:rPr>
          <w:rStyle w:val="FootnoteReference"/>
        </w:rPr>
        <w:footnoteRef/>
      </w:r>
      <w:r>
        <w:t xml:space="preserve"> 2 Tim 4:7</w:t>
      </w:r>
    </w:p>
  </w:footnote>
  <w:footnote w:id="984">
    <w:p w14:paraId="519A6EA0" w14:textId="77777777" w:rsidR="00DB1D07" w:rsidRDefault="00DB1D07" w:rsidP="00E22010">
      <w:pPr>
        <w:pStyle w:val="footnote"/>
      </w:pPr>
      <w:r>
        <w:rPr>
          <w:rStyle w:val="FootnoteReference"/>
        </w:rPr>
        <w:footnoteRef/>
      </w:r>
      <w:r>
        <w:t xml:space="preserve"> 2 Tim 4:8</w:t>
      </w:r>
    </w:p>
  </w:footnote>
  <w:footnote w:id="985">
    <w:p w14:paraId="2C92CCF6" w14:textId="77777777" w:rsidR="00DB1D07" w:rsidRDefault="00DB1D07" w:rsidP="001779C0">
      <w:pPr>
        <w:pStyle w:val="footnote"/>
      </w:pPr>
      <w:r>
        <w:rPr>
          <w:rStyle w:val="FootnoteReference"/>
        </w:rPr>
        <w:footnoteRef/>
      </w:r>
      <w:r>
        <w:t xml:space="preserve"> Composed in Coptic and Arabic by H.G. Bishop Demetrius of Malawi circa A.D. 2000.</w:t>
      </w:r>
    </w:p>
  </w:footnote>
  <w:footnote w:id="986">
    <w:p w14:paraId="16CDD53B" w14:textId="77777777" w:rsidR="00DB1D07" w:rsidRDefault="00DB1D0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7">
    <w:p w14:paraId="717A066E" w14:textId="77777777" w:rsidR="00DB1D07" w:rsidRDefault="00DB1D07">
      <w:pPr>
        <w:pStyle w:val="footnote"/>
        <w:rPr>
          <w:ins w:id="1563" w:author="Brett Slote" w:date="2011-07-21T18:45:00Z"/>
        </w:rPr>
        <w:pPrChange w:id="1564" w:author="Brett Slote" w:date="2011-07-21T20:01:00Z">
          <w:pPr>
            <w:pStyle w:val="FootnoteText"/>
          </w:pPr>
        </w:pPrChange>
      </w:pPr>
      <w:ins w:id="1565" w:author="Brett Slote" w:date="2011-07-21T18:45:00Z">
        <w:r>
          <w:rPr>
            <w:rStyle w:val="FootnoteReference"/>
          </w:rPr>
          <w:footnoteRef/>
        </w:r>
        <w:r>
          <w:t xml:space="preserve"> Daniel 12:3</w:t>
        </w:r>
      </w:ins>
    </w:p>
  </w:footnote>
  <w:footnote w:id="988">
    <w:p w14:paraId="7155AD88" w14:textId="77777777" w:rsidR="00DB1D07" w:rsidRDefault="00DB1D07">
      <w:pPr>
        <w:pStyle w:val="footnote"/>
        <w:rPr>
          <w:ins w:id="1566" w:author="Brett Slote" w:date="2011-07-21T18:46:00Z"/>
        </w:rPr>
        <w:pPrChange w:id="1567" w:author="Brett Slote" w:date="2011-07-21T20:01:00Z">
          <w:pPr>
            <w:pStyle w:val="FootnoteText"/>
          </w:pPr>
        </w:pPrChange>
      </w:pPr>
      <w:ins w:id="1568" w:author="Brett Slote" w:date="2011-07-21T18:46:00Z">
        <w:r>
          <w:rPr>
            <w:rStyle w:val="FootnoteReference"/>
          </w:rPr>
          <w:footnoteRef/>
        </w:r>
        <w:r>
          <w:t xml:space="preserve"> Literally: all you monastic folk</w:t>
        </w:r>
      </w:ins>
    </w:p>
  </w:footnote>
  <w:footnote w:id="989">
    <w:p w14:paraId="7EEF391B" w14:textId="77777777" w:rsidR="00DB1D07" w:rsidRDefault="00DB1D07">
      <w:pPr>
        <w:pStyle w:val="FootnoteText"/>
      </w:pPr>
      <w:r>
        <w:rPr>
          <w:rStyle w:val="FootnoteReference"/>
        </w:rPr>
        <w:footnoteRef/>
      </w:r>
      <w:r>
        <w:t xml:space="preserve"> Published by Abouna Matta El-Maskeen of St. Macarius’ Monastery.</w:t>
      </w:r>
    </w:p>
  </w:footnote>
  <w:footnote w:id="990">
    <w:p w14:paraId="6BC2BFA9" w14:textId="77777777" w:rsidR="00DB1D07" w:rsidRDefault="00DB1D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1">
    <w:p w14:paraId="13898138" w14:textId="3CDF7BE3" w:rsidR="00DB1D07" w:rsidRPr="00FD7CBF" w:rsidRDefault="00DB1D0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2">
    <w:p w14:paraId="3A6EC701" w14:textId="77777777" w:rsidR="00DB1D07" w:rsidRDefault="00DB1D07" w:rsidP="00670C79">
      <w:pPr>
        <w:pStyle w:val="footnote"/>
      </w:pPr>
      <w:r>
        <w:rPr>
          <w:rStyle w:val="FootnoteReference"/>
        </w:rPr>
        <w:footnoteRef/>
      </w:r>
      <w:r>
        <w:t xml:space="preserve"> Modern day Ethiopia and Eritrea.</w:t>
      </w:r>
    </w:p>
  </w:footnote>
  <w:footnote w:id="993">
    <w:p w14:paraId="46D5577E" w14:textId="77777777" w:rsidR="00DB1D07" w:rsidRDefault="00DB1D07" w:rsidP="0047441D">
      <w:pPr>
        <w:pStyle w:val="footnote"/>
      </w:pPr>
      <w:r>
        <w:rPr>
          <w:rStyle w:val="FootnoteReference"/>
        </w:rPr>
        <w:footnoteRef/>
      </w:r>
      <w:r>
        <w:t xml:space="preserve"> St. F</w:t>
      </w:r>
      <w:r w:rsidRPr="006422C6">
        <w:t>rumentius</w:t>
      </w:r>
      <w:r>
        <w:t>, whom the Ethiopians called “Abune Selama.”</w:t>
      </w:r>
    </w:p>
  </w:footnote>
  <w:footnote w:id="994">
    <w:p w14:paraId="2F5E6ED4" w14:textId="52CEBBCB" w:rsidR="00DB1D07" w:rsidRDefault="00DB1D07" w:rsidP="00BD2B3F">
      <w:pPr>
        <w:pStyle w:val="footnote"/>
      </w:pPr>
      <w:r>
        <w:rPr>
          <w:rStyle w:val="FootnoteReference"/>
        </w:rPr>
        <w:footnoteRef/>
      </w:r>
      <w:r>
        <w:t xml:space="preserve"> Adapted from the hymn of St. Severus of Antioch, in 2015 in English.</w:t>
      </w:r>
    </w:p>
  </w:footnote>
  <w:footnote w:id="995">
    <w:p w14:paraId="018A465B" w14:textId="77777777" w:rsidR="00DB1D07" w:rsidRDefault="00DB1D07">
      <w:pPr>
        <w:pStyle w:val="footnote"/>
        <w:rPr>
          <w:ins w:id="1655" w:author="Brett Slote" w:date="2011-07-21T19:11:00Z"/>
        </w:rPr>
        <w:pPrChange w:id="1656" w:author="Brett Slote" w:date="2011-07-21T20:05:00Z">
          <w:pPr>
            <w:pStyle w:val="FootnoteText"/>
          </w:pPr>
        </w:pPrChange>
      </w:pPr>
      <w:ins w:id="1657" w:author="Brett Slote" w:date="2011-07-21T19:11:00Z">
        <w:r>
          <w:rPr>
            <w:rStyle w:val="FootnoteReference"/>
          </w:rPr>
          <w:footnoteRef/>
        </w:r>
        <w:r>
          <w:t xml:space="preserve"> Psalm 41:1</w:t>
        </w:r>
      </w:ins>
    </w:p>
  </w:footnote>
  <w:footnote w:id="996">
    <w:p w14:paraId="30B9D2C6" w14:textId="77777777" w:rsidR="00DB1D07" w:rsidRDefault="00DB1D0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7">
    <w:p w14:paraId="63D7B4DE" w14:textId="77777777" w:rsidR="00DB1D07" w:rsidRDefault="00DB1D0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8">
    <w:p w14:paraId="6542A42A" w14:textId="77777777" w:rsidR="00DB1D07" w:rsidRDefault="00DB1D0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9">
    <w:p w14:paraId="48A0DCFD" w14:textId="77777777" w:rsidR="00DB1D07" w:rsidRDefault="00DB1D07" w:rsidP="006D27E4">
      <w:pPr>
        <w:pStyle w:val="Footnote0"/>
      </w:pPr>
      <w:r>
        <w:rPr>
          <w:rStyle w:val="FootnoteReference"/>
        </w:rPr>
        <w:footnoteRef/>
      </w:r>
      <w:r>
        <w:t xml:space="preserve"> In modern day Libya</w:t>
      </w:r>
    </w:p>
  </w:footnote>
  <w:footnote w:id="1000">
    <w:p w14:paraId="5E4AA7CE" w14:textId="77777777" w:rsidR="00DB1D07" w:rsidRDefault="00DB1D07">
      <w:pPr>
        <w:pStyle w:val="footnote"/>
        <w:rPr>
          <w:ins w:id="1682" w:author="Brett Slote" w:date="2011-07-21T18:49:00Z"/>
        </w:rPr>
        <w:pPrChange w:id="1683" w:author="Brett Slote" w:date="2011-07-21T20:02:00Z">
          <w:pPr>
            <w:pStyle w:val="FootnoteText"/>
          </w:pPr>
        </w:pPrChange>
      </w:pPr>
      <w:ins w:id="1684" w:author="Brett Slote" w:date="2011-07-21T18:49:00Z">
        <w:r>
          <w:rPr>
            <w:rStyle w:val="FootnoteReference"/>
          </w:rPr>
          <w:footnoteRef/>
        </w:r>
        <w:r>
          <w:t xml:space="preserve"> Note that </w:t>
        </w:r>
        <w:r w:rsidRPr="003A78C2">
          <w:rPr>
            <w:rFonts w:ascii="CS Avva Shenouda" w:hAnsi="CS Avva Shenouda"/>
            <w:rPrChange w:id="1685" w:author="Brett Slote" w:date="2011-07-21T20:02:00Z">
              <w:rPr>
                <w:rFonts w:ascii="Antonious Normal" w:hAnsi="Antonious Normal"/>
              </w:rPr>
            </w:rPrChange>
          </w:rPr>
          <w:t>twou</w:t>
        </w:r>
        <w:r>
          <w:t xml:space="preserve"> is used as mountain and desert interchangeably in Coptic monastic literature</w:t>
        </w:r>
      </w:ins>
    </w:p>
  </w:footnote>
  <w:footnote w:id="1001">
    <w:p w14:paraId="71147821" w14:textId="77777777" w:rsidR="00DB1D07" w:rsidRDefault="00DB1D07">
      <w:pPr>
        <w:pStyle w:val="footnote"/>
        <w:rPr>
          <w:ins w:id="1686" w:author="Brett Slote" w:date="2011-07-21T18:50:00Z"/>
        </w:rPr>
        <w:pPrChange w:id="1687" w:author="Brett Slote" w:date="2011-07-21T20:02:00Z">
          <w:pPr>
            <w:pStyle w:val="FootnoteText"/>
          </w:pPr>
        </w:pPrChange>
      </w:pPr>
      <w:ins w:id="1688" w:author="Brett Slote" w:date="2011-07-21T18:50:00Z">
        <w:r>
          <w:rPr>
            <w:rStyle w:val="FootnoteReference"/>
          </w:rPr>
          <w:footnoteRef/>
        </w:r>
        <w:r>
          <w:t xml:space="preserve"> US book has “travails of torment” – but it’s not possessive.</w:t>
        </w:r>
      </w:ins>
    </w:p>
  </w:footnote>
  <w:footnote w:id="1002">
    <w:p w14:paraId="39517237" w14:textId="77777777" w:rsidR="00DB1D07" w:rsidRDefault="00DB1D07">
      <w:pPr>
        <w:pStyle w:val="footnote"/>
        <w:rPr>
          <w:ins w:id="1689" w:author="Brett Slote" w:date="2011-07-21T18:49:00Z"/>
        </w:rPr>
        <w:pPrChange w:id="1690" w:author="Brett Slote" w:date="2011-07-21T20:02:00Z">
          <w:pPr>
            <w:pStyle w:val="FootnoteText"/>
          </w:pPr>
        </w:pPrChange>
      </w:pPr>
      <w:ins w:id="1691" w:author="Brett Slote" w:date="2011-07-21T18:49:00Z">
        <w:r>
          <w:rPr>
            <w:rStyle w:val="FootnoteReference"/>
          </w:rPr>
          <w:footnoteRef/>
        </w:r>
        <w:r>
          <w:t xml:space="preserve"> 1 Peter 1:4</w:t>
        </w:r>
      </w:ins>
    </w:p>
  </w:footnote>
  <w:footnote w:id="1003">
    <w:p w14:paraId="049774F0" w14:textId="77777777" w:rsidR="00DB1D07" w:rsidRDefault="00DB1D07" w:rsidP="00E77C68">
      <w:pPr>
        <w:pStyle w:val="footnote"/>
      </w:pPr>
      <w:r>
        <w:rPr>
          <w:rStyle w:val="FootnoteReference"/>
        </w:rPr>
        <w:footnoteRef/>
      </w:r>
      <w:r>
        <w:t xml:space="preserve"> The Coptic has “Three names, one God,” which is the heresy of modalism, and certainly was not said at Ephesus.</w:t>
      </w:r>
    </w:p>
  </w:footnote>
  <w:footnote w:id="1004">
    <w:p w14:paraId="416DBD35" w14:textId="77777777" w:rsidR="00DB1D07" w:rsidRDefault="00DB1D07" w:rsidP="00E77C68">
      <w:pPr>
        <w:pStyle w:val="footnote"/>
      </w:pPr>
      <w:r>
        <w:rPr>
          <w:rStyle w:val="FootnoteReference"/>
        </w:rPr>
        <w:footnoteRef/>
      </w:r>
      <w:r>
        <w:t xml:space="preserve"> This line is heretical.</w:t>
      </w:r>
    </w:p>
  </w:footnote>
  <w:footnote w:id="1005">
    <w:p w14:paraId="2A005F90" w14:textId="77777777" w:rsidR="00DB1D07" w:rsidRDefault="00DB1D07">
      <w:pPr>
        <w:pStyle w:val="footnote"/>
        <w:rPr>
          <w:ins w:id="1726" w:author="Brett Slote" w:date="2011-07-21T18:55:00Z"/>
        </w:rPr>
        <w:pPrChange w:id="1727" w:author="Brett Slote" w:date="2011-07-21T20:02:00Z">
          <w:pPr>
            <w:pStyle w:val="FootnoteText"/>
          </w:pPr>
        </w:pPrChange>
      </w:pPr>
      <w:ins w:id="1728" w:author="Brett Slote" w:date="2011-07-21T18:55:00Z">
        <w:r>
          <w:rPr>
            <w:rStyle w:val="FootnoteReference"/>
          </w:rPr>
          <w:footnoteRef/>
        </w:r>
        <w:r>
          <w:t xml:space="preserve"> Hallow or consecrate – this was, according to a tradition, when he formerly became an archimandrite</w:t>
        </w:r>
      </w:ins>
    </w:p>
  </w:footnote>
  <w:footnote w:id="1006">
    <w:p w14:paraId="6B5EF1D3" w14:textId="77777777" w:rsidR="00DB1D07" w:rsidRDefault="00DB1D07">
      <w:pPr>
        <w:pStyle w:val="footnote"/>
        <w:rPr>
          <w:ins w:id="1734" w:author="Brett Slote" w:date="2011-07-21T18:52:00Z"/>
        </w:rPr>
        <w:pPrChange w:id="1735" w:author="Brett Slote" w:date="2011-07-21T20:02:00Z">
          <w:pPr/>
        </w:pPrChange>
      </w:pPr>
      <w:ins w:id="1736" w:author="Brett Slote" w:date="2011-07-21T18:52:00Z">
        <w:r w:rsidRPr="00FB36D8">
          <w:rPr>
            <w:rStyle w:val="FootnoteReference"/>
            <w:vertAlign w:val="baseline"/>
          </w:rPr>
          <w:footnoteRef/>
        </w:r>
        <w:r w:rsidRPr="00FB36D8">
          <w:t xml:space="preserve"> This line is literally “because the hope of the good”</w:t>
        </w:r>
      </w:ins>
    </w:p>
  </w:footnote>
  <w:footnote w:id="1007">
    <w:p w14:paraId="347015AD" w14:textId="77777777" w:rsidR="00DB1D07" w:rsidRPr="00A20ACC" w:rsidRDefault="00DB1D07">
      <w:pPr>
        <w:pStyle w:val="footnote"/>
        <w:rPr>
          <w:ins w:id="1737" w:author="Brett Slote" w:date="2011-07-21T18:52:00Z"/>
          <w:rFonts w:ascii="CS Avva Shenouda" w:hAnsi="CS Avva Shenouda"/>
          <w:color w:val="FF0000"/>
          <w:rPrChange w:id="1738" w:author="Brett Slote" w:date="2011-07-21T20:02:00Z">
            <w:rPr>
              <w:ins w:id="1739" w:author="Brett Slote" w:date="2011-07-21T18:52:00Z"/>
              <w:color w:val="FF0000"/>
            </w:rPr>
          </w:rPrChange>
        </w:rPr>
        <w:pPrChange w:id="1740" w:author="Brett Slote" w:date="2011-07-21T20:02:00Z">
          <w:pPr/>
        </w:pPrChange>
      </w:pPr>
      <w:ins w:id="1741" w:author="Brett Slote" w:date="2011-07-21T18:52:00Z">
        <w:r w:rsidRPr="00FB36D8">
          <w:rPr>
            <w:rStyle w:val="FootnoteReference"/>
            <w:vertAlign w:val="baseline"/>
          </w:rPr>
          <w:footnoteRef/>
        </w:r>
        <w:r w:rsidRPr="00FB36D8">
          <w:t xml:space="preserve"> </w:t>
        </w:r>
        <w:r w:rsidRPr="003A78C2">
          <w:rPr>
            <w:rPrChange w:id="1742" w:author="Brett Slote" w:date="2011-07-21T20:02:00Z">
              <w:rPr>
                <w:rFonts w:ascii="Antonious Normal" w:hAnsi="Antonious Normal"/>
                <w:color w:val="FF0000"/>
              </w:rPr>
            </w:rPrChange>
          </w:rPr>
          <w:t>qen hanhwd/ nem han'almoc</w:t>
        </w:r>
      </w:ins>
    </w:p>
  </w:footnote>
  <w:footnote w:id="1008">
    <w:p w14:paraId="4AFC6896" w14:textId="77777777" w:rsidR="00DB1D07" w:rsidRDefault="00DB1D07">
      <w:pPr>
        <w:pStyle w:val="FootnoteText"/>
      </w:pPr>
      <w:r>
        <w:rPr>
          <w:rStyle w:val="FootnoteReference"/>
        </w:rPr>
        <w:footnoteRef/>
      </w:r>
      <w:r>
        <w:t xml:space="preserve"> Matthew 1:20</w:t>
      </w:r>
    </w:p>
  </w:footnote>
  <w:footnote w:id="1009">
    <w:p w14:paraId="0E9CA519" w14:textId="77777777" w:rsidR="00DB1D07" w:rsidRDefault="00DB1D07" w:rsidP="00662A48">
      <w:pPr>
        <w:pStyle w:val="footnote"/>
      </w:pPr>
      <w:r>
        <w:rPr>
          <w:rStyle w:val="FootnoteReference"/>
          <w:rFonts w:eastAsiaTheme="majorEastAsia"/>
        </w:rPr>
        <w:footnoteRef/>
      </w:r>
      <w:r>
        <w:t xml:space="preserve"> All-holy</w:t>
      </w:r>
    </w:p>
  </w:footnote>
  <w:footnote w:id="1010">
    <w:p w14:paraId="50451B0F" w14:textId="77777777" w:rsidR="00DB1D07" w:rsidRDefault="00DB1D07">
      <w:pPr>
        <w:pStyle w:val="footnote"/>
        <w:rPr>
          <w:ins w:id="1811" w:author="Brett Slote" w:date="2011-07-21T19:04:00Z"/>
        </w:rPr>
        <w:pPrChange w:id="1812" w:author="Brett Slote" w:date="2011-07-21T20:04:00Z">
          <w:pPr>
            <w:pStyle w:val="FootnoteText"/>
          </w:pPr>
        </w:pPrChange>
      </w:pPr>
      <w:ins w:id="1813" w:author="Brett Slote" w:date="2011-07-21T19:04:00Z">
        <w:r>
          <w:rPr>
            <w:rStyle w:val="FootnoteReference"/>
          </w:rPr>
          <w:footnoteRef/>
        </w:r>
        <w:r>
          <w:t xml:space="preserve"> literal is disregarded</w:t>
        </w:r>
      </w:ins>
    </w:p>
  </w:footnote>
  <w:footnote w:id="1011">
    <w:p w14:paraId="28760F43" w14:textId="77777777" w:rsidR="00DB1D07" w:rsidRDefault="00DB1D07" w:rsidP="00513E2D">
      <w:pPr>
        <w:pStyle w:val="footnote"/>
      </w:pPr>
      <w:r>
        <w:rPr>
          <w:rStyle w:val="FootnoteReference"/>
        </w:rPr>
        <w:footnoteRef/>
      </w:r>
      <w:r>
        <w:t xml:space="preserve"> Fr. Athanasius has “My soul shall make her boast in the Lord”</w:t>
      </w:r>
    </w:p>
  </w:footnote>
  <w:footnote w:id="1012">
    <w:p w14:paraId="54344E7C" w14:textId="77777777" w:rsidR="00DB1D07" w:rsidRDefault="00DB1D07" w:rsidP="00513E2D">
      <w:pPr>
        <w:pStyle w:val="footnote"/>
      </w:pPr>
      <w:r>
        <w:rPr>
          <w:rStyle w:val="FootnoteReference"/>
        </w:rPr>
        <w:footnoteRef/>
      </w:r>
      <w:r>
        <w:t xml:space="preserve"> 2 Sam. 6:2 (LXX).</w:t>
      </w:r>
    </w:p>
  </w:footnote>
  <w:footnote w:id="1013">
    <w:p w14:paraId="75B3E062" w14:textId="77777777" w:rsidR="00DB1D07" w:rsidRDefault="00DB1D07" w:rsidP="00513E2D">
      <w:pPr>
        <w:pStyle w:val="footnote"/>
      </w:pPr>
      <w:r>
        <w:rPr>
          <w:rStyle w:val="FootnoteReference"/>
        </w:rPr>
        <w:footnoteRef/>
      </w:r>
      <w:r>
        <w:t xml:space="preserve"> [JS] or “appear” or “reveal Yourself”</w:t>
      </w:r>
    </w:p>
  </w:footnote>
  <w:footnote w:id="1014">
    <w:p w14:paraId="10B3FAAD" w14:textId="77777777" w:rsidR="00DB1D07" w:rsidRDefault="00DB1D07" w:rsidP="00513E2D">
      <w:pPr>
        <w:pStyle w:val="footnote"/>
      </w:pPr>
      <w:r>
        <w:rPr>
          <w:rStyle w:val="FootnoteReference"/>
        </w:rPr>
        <w:footnoteRef/>
      </w:r>
      <w:r>
        <w:t xml:space="preserve"> [JS] or “reveal Your face”.</w:t>
      </w:r>
    </w:p>
  </w:footnote>
  <w:footnote w:id="1015">
    <w:p w14:paraId="63A4880D" w14:textId="77777777" w:rsidR="00DB1D07" w:rsidRPr="004A3E27" w:rsidRDefault="00DB1D07"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6">
    <w:p w14:paraId="3A044652" w14:textId="77777777" w:rsidR="00DB1D07" w:rsidRDefault="00DB1D07" w:rsidP="00513E2D">
      <w:pPr>
        <w:pStyle w:val="footnote"/>
      </w:pPr>
      <w:r>
        <w:rPr>
          <w:rStyle w:val="FootnoteReference"/>
        </w:rPr>
        <w:footnoteRef/>
      </w:r>
      <w:r>
        <w:t xml:space="preserve"> [JS] literally “do obeisance”, i.e. “bow down to”</w:t>
      </w:r>
    </w:p>
  </w:footnote>
  <w:footnote w:id="1017">
    <w:p w14:paraId="510A8B55" w14:textId="77777777" w:rsidR="00DB1D07" w:rsidRPr="004A3E27" w:rsidRDefault="00DB1D07"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8">
    <w:p w14:paraId="1C902A07" w14:textId="77777777" w:rsidR="00DB1D07" w:rsidRDefault="00DB1D07" w:rsidP="00513E2D">
      <w:pPr>
        <w:pStyle w:val="footnote"/>
      </w:pPr>
      <w:r>
        <w:rPr>
          <w:rStyle w:val="FootnoteReference"/>
        </w:rPr>
        <w:footnoteRef/>
      </w:r>
      <w:r>
        <w:t xml:space="preserve"> [JS] or “beautifully situated”</w:t>
      </w:r>
    </w:p>
  </w:footnote>
  <w:footnote w:id="1019">
    <w:p w14:paraId="61A90277" w14:textId="77777777" w:rsidR="00DB1D07" w:rsidRPr="004A3E27" w:rsidRDefault="00DB1D07"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0">
    <w:p w14:paraId="2BD08AB7" w14:textId="77777777" w:rsidR="00DB1D07" w:rsidRDefault="00DB1D07"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1">
    <w:p w14:paraId="7A664F24" w14:textId="77777777" w:rsidR="00DB1D07" w:rsidRDefault="00DB1D07" w:rsidP="00513E2D">
      <w:pPr>
        <w:pStyle w:val="footnote"/>
      </w:pPr>
      <w:r>
        <w:rPr>
          <w:rStyle w:val="FootnoteReference"/>
        </w:rPr>
        <w:footnoteRef/>
      </w:r>
      <w:r>
        <w:t xml:space="preserve"> [JS] or “Mother Zion will say,”</w:t>
      </w:r>
    </w:p>
  </w:footnote>
  <w:footnote w:id="1022">
    <w:p w14:paraId="41F70EEA" w14:textId="77777777" w:rsidR="00DB1D07" w:rsidRDefault="00DB1D07" w:rsidP="00513E2D">
      <w:pPr>
        <w:pStyle w:val="footnote"/>
      </w:pPr>
      <w:r>
        <w:rPr>
          <w:rStyle w:val="FootnoteReference"/>
        </w:rPr>
        <w:footnoteRef/>
      </w:r>
      <w:r>
        <w:t xml:space="preserve"> [JS] Coptic has, “that a man and a man dwelt in her”</w:t>
      </w:r>
    </w:p>
  </w:footnote>
  <w:footnote w:id="1023">
    <w:p w14:paraId="3E040425" w14:textId="77777777" w:rsidR="00DB1D07" w:rsidRDefault="00DB1D07" w:rsidP="00513E2D">
      <w:pPr>
        <w:pStyle w:val="footnote"/>
      </w:pPr>
      <w:r>
        <w:rPr>
          <w:rStyle w:val="FootnoteReference"/>
        </w:rPr>
        <w:footnoteRef/>
      </w:r>
      <w:r>
        <w:t xml:space="preserve"> [JS] or “messengers”</w:t>
      </w:r>
    </w:p>
  </w:footnote>
  <w:footnote w:id="1024">
    <w:p w14:paraId="3B1FD0D0" w14:textId="77777777" w:rsidR="00DB1D07" w:rsidRDefault="00DB1D07" w:rsidP="00513E2D">
      <w:pPr>
        <w:pStyle w:val="footnote"/>
      </w:pPr>
      <w:r>
        <w:rPr>
          <w:rStyle w:val="FootnoteReference"/>
        </w:rPr>
        <w:footnoteRef/>
      </w:r>
      <w:r>
        <w:t xml:space="preserve"> [JS] Fr. Lazarus has “servants”</w:t>
      </w:r>
    </w:p>
  </w:footnote>
  <w:footnote w:id="1025">
    <w:p w14:paraId="4E9A9F71" w14:textId="77777777" w:rsidR="00DB1D07" w:rsidRDefault="00DB1D07" w:rsidP="00513E2D">
      <w:pPr>
        <w:pStyle w:val="footnote"/>
      </w:pPr>
      <w:r>
        <w:rPr>
          <w:rStyle w:val="FootnoteReference"/>
        </w:rPr>
        <w:footnoteRef/>
      </w:r>
      <w:r>
        <w:t xml:space="preserve"> Heb. 1:7; Ezek. 1:14; 2 Esdras 8:22.</w:t>
      </w:r>
    </w:p>
  </w:footnote>
  <w:footnote w:id="1026">
    <w:p w14:paraId="1CE390C3" w14:textId="77777777" w:rsidR="00DB1D07" w:rsidRDefault="00DB1D07" w:rsidP="00513E2D">
      <w:pPr>
        <w:pStyle w:val="footnote"/>
      </w:pPr>
      <w:r>
        <w:rPr>
          <w:rStyle w:val="FootnoteReference"/>
        </w:rPr>
        <w:footnoteRef/>
      </w:r>
      <w:r>
        <w:t xml:space="preserve"> [JS] or “makes the clouds His chariot”</w:t>
      </w:r>
    </w:p>
  </w:footnote>
  <w:footnote w:id="1027">
    <w:p w14:paraId="61355318" w14:textId="77777777" w:rsidR="00DB1D07" w:rsidRDefault="00DB1D07" w:rsidP="00513E2D">
      <w:pPr>
        <w:pStyle w:val="footnote"/>
      </w:pPr>
      <w:r>
        <w:rPr>
          <w:rStyle w:val="FootnoteReference"/>
        </w:rPr>
        <w:footnoteRef/>
      </w:r>
      <w:r>
        <w:t xml:space="preserve"> [JS] “do obeisance”, elsewhere rendered “worship’, but referring to the physical act.</w:t>
      </w:r>
    </w:p>
  </w:footnote>
  <w:footnote w:id="1028">
    <w:p w14:paraId="55C199C8" w14:textId="77777777" w:rsidR="00DB1D07" w:rsidRDefault="00DB1D07" w:rsidP="00513E2D">
      <w:pPr>
        <w:pStyle w:val="footnote"/>
      </w:pPr>
      <w:r>
        <w:rPr>
          <w:rStyle w:val="FootnoteReference"/>
        </w:rPr>
        <w:footnoteRef/>
      </w:r>
      <w:r>
        <w:t xml:space="preserve"> [JS] lit. day to day</w:t>
      </w:r>
    </w:p>
  </w:footnote>
  <w:footnote w:id="1029">
    <w:p w14:paraId="7F35743B" w14:textId="77777777" w:rsidR="00DB1D07" w:rsidRPr="004A3E27" w:rsidRDefault="00DB1D07" w:rsidP="00513E2D">
      <w:pPr>
        <w:pStyle w:val="footnote"/>
      </w:pPr>
      <w:r w:rsidRPr="004A3E27">
        <w:rPr>
          <w:rStyle w:val="FootnoteReference"/>
        </w:rPr>
        <w:footnoteRef/>
      </w:r>
      <w:r w:rsidRPr="004A3E27">
        <w:t xml:space="preserve"> Luke 4:32.</w:t>
      </w:r>
    </w:p>
  </w:footnote>
  <w:footnote w:id="1030">
    <w:p w14:paraId="40B8EED3" w14:textId="77777777" w:rsidR="00DB1D07" w:rsidRDefault="00DB1D07" w:rsidP="00513E2D">
      <w:pPr>
        <w:pStyle w:val="footnote"/>
      </w:pPr>
      <w:r>
        <w:rPr>
          <w:rStyle w:val="FootnoteReference"/>
        </w:rPr>
        <w:footnoteRef/>
      </w:r>
      <w:r>
        <w:t xml:space="preserve"> [JS] or “give thanks to”. “Thankfully confess with praise”</w:t>
      </w:r>
    </w:p>
  </w:footnote>
  <w:footnote w:id="1031">
    <w:p w14:paraId="11AEE401" w14:textId="77777777" w:rsidR="00DB1D07" w:rsidRDefault="00DB1D07" w:rsidP="00513E2D">
      <w:pPr>
        <w:pStyle w:val="footnote"/>
      </w:pPr>
      <w:r>
        <w:rPr>
          <w:rStyle w:val="FootnoteReference"/>
        </w:rPr>
        <w:footnoteRef/>
      </w:r>
      <w:r>
        <w:t xml:space="preserve"> [JS] literally, “holy ones.”</w:t>
      </w:r>
    </w:p>
  </w:footnote>
  <w:footnote w:id="1032">
    <w:p w14:paraId="7D6DBB8C" w14:textId="77777777" w:rsidR="00DB1D07" w:rsidRDefault="00DB1D07" w:rsidP="00513E2D">
      <w:pPr>
        <w:pStyle w:val="footnote"/>
      </w:pPr>
      <w:r>
        <w:rPr>
          <w:rStyle w:val="FootnoteReference"/>
        </w:rPr>
        <w:footnoteRef/>
      </w:r>
      <w:r>
        <w:t xml:space="preserve"> </w:t>
      </w:r>
      <w:r w:rsidRPr="00DC02D9">
        <w:rPr>
          <w:i/>
        </w:rPr>
        <w:t>Or:</w:t>
      </w:r>
      <w:r>
        <w:t xml:space="preserve"> costly (Wisdom 1:13-16).</w:t>
      </w:r>
    </w:p>
  </w:footnote>
  <w:footnote w:id="1033">
    <w:p w14:paraId="75C0EB1C" w14:textId="77777777" w:rsidR="00DB1D07" w:rsidRDefault="00DB1D07" w:rsidP="00513E2D">
      <w:pPr>
        <w:pStyle w:val="footnote"/>
      </w:pPr>
      <w:r>
        <w:rPr>
          <w:rStyle w:val="FootnoteReference"/>
        </w:rPr>
        <w:footnoteRef/>
      </w:r>
      <w:r>
        <w:t xml:space="preserve"> [JS] litearlly, “slave”.</w:t>
      </w:r>
    </w:p>
  </w:footnote>
  <w:footnote w:id="1034">
    <w:p w14:paraId="050877C1" w14:textId="77777777" w:rsidR="00DB1D07" w:rsidRPr="004A3E27" w:rsidRDefault="00DB1D07" w:rsidP="00513E2D">
      <w:pPr>
        <w:pStyle w:val="footnote"/>
      </w:pPr>
      <w:r w:rsidRPr="004A3E27">
        <w:rPr>
          <w:rStyle w:val="FootnoteReference"/>
        </w:rPr>
        <w:footnoteRef/>
      </w:r>
      <w:r w:rsidRPr="004A3E27">
        <w:t xml:space="preserve"> </w:t>
      </w:r>
      <w:r>
        <w:t>cf</w:t>
      </w:r>
      <w:r w:rsidRPr="004A3E27">
        <w:t>. Rev. 19:11-16.</w:t>
      </w:r>
    </w:p>
  </w:footnote>
  <w:footnote w:id="1035">
    <w:p w14:paraId="30E6CDDA" w14:textId="77777777" w:rsidR="00DB1D07" w:rsidRDefault="00DB1D07" w:rsidP="00513E2D">
      <w:pPr>
        <w:pStyle w:val="footnote"/>
      </w:pPr>
      <w:r>
        <w:rPr>
          <w:rStyle w:val="FootnoteReference"/>
        </w:rPr>
        <w:footnoteRef/>
      </w:r>
      <w:r>
        <w:t xml:space="preserve"> dragon: </w:t>
      </w:r>
      <w:r w:rsidRPr="0090411D">
        <w:rPr>
          <w:i/>
        </w:rPr>
        <w:t>or</w:t>
      </w:r>
      <w:r>
        <w:t xml:space="preserve"> serpent.</w:t>
      </w:r>
    </w:p>
  </w:footnote>
  <w:footnote w:id="1036">
    <w:p w14:paraId="2173FA84" w14:textId="77777777" w:rsidR="00DB1D07" w:rsidRDefault="00DB1D07"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7">
    <w:p w14:paraId="795E5704" w14:textId="77777777" w:rsidR="00DB1D07" w:rsidRDefault="00DB1D07" w:rsidP="00513E2D">
      <w:pPr>
        <w:pStyle w:val="footnote"/>
      </w:pPr>
      <w:r>
        <w:rPr>
          <w:rStyle w:val="FootnoteReference"/>
        </w:rPr>
        <w:footnoteRef/>
      </w:r>
      <w:r>
        <w:t xml:space="preserve"> House—Home, Family, Church, Kingdom: where God’s will is done (1 Tim. 3:15; Heb. 3:2-6; Lk. 2:49; Mt. 6:10).</w:t>
      </w:r>
    </w:p>
  </w:footnote>
  <w:footnote w:id="1038">
    <w:p w14:paraId="333D3615" w14:textId="77777777" w:rsidR="00DB1D07" w:rsidRDefault="00DB1D07" w:rsidP="00513E2D">
      <w:pPr>
        <w:pStyle w:val="footnote"/>
      </w:pPr>
      <w:r>
        <w:rPr>
          <w:rStyle w:val="FootnoteReference"/>
        </w:rPr>
        <w:footnoteRef/>
      </w:r>
      <w:r>
        <w:t xml:space="preserve"> [JS] or, “boast”</w:t>
      </w:r>
    </w:p>
  </w:footnote>
  <w:footnote w:id="1039">
    <w:p w14:paraId="4E508065" w14:textId="77777777" w:rsidR="00DB1D07" w:rsidRPr="004A3E27" w:rsidRDefault="00DB1D07" w:rsidP="00513E2D">
      <w:pPr>
        <w:pStyle w:val="footnote"/>
      </w:pPr>
      <w:r w:rsidRPr="004A3E27">
        <w:rPr>
          <w:rStyle w:val="FootnoteReference"/>
        </w:rPr>
        <w:footnoteRef/>
      </w:r>
      <w:r w:rsidRPr="004A3E27">
        <w:t xml:space="preserve"> Man is made for happiness, fruit of grace, forgiveness, right relations, holiness.</w:t>
      </w:r>
    </w:p>
  </w:footnote>
  <w:footnote w:id="1040">
    <w:p w14:paraId="015A8873" w14:textId="77777777" w:rsidR="00DB1D07" w:rsidRDefault="00DB1D07" w:rsidP="00513E2D">
      <w:pPr>
        <w:pStyle w:val="footnote"/>
      </w:pPr>
      <w:r>
        <w:rPr>
          <w:rStyle w:val="FootnoteReference"/>
        </w:rPr>
        <w:footnoteRef/>
      </w:r>
      <w:r>
        <w:t xml:space="preserve"> [JS] Fr. Lazarus renders “repent” as “change His mind”</w:t>
      </w:r>
    </w:p>
  </w:footnote>
  <w:footnote w:id="1041">
    <w:p w14:paraId="09314A85" w14:textId="77777777" w:rsidR="00DB1D07" w:rsidRDefault="00DB1D07" w:rsidP="00513E2D">
      <w:pPr>
        <w:pStyle w:val="footnote"/>
      </w:pPr>
      <w:r>
        <w:rPr>
          <w:rStyle w:val="FootnoteReference"/>
        </w:rPr>
        <w:footnoteRef/>
      </w:r>
      <w:r>
        <w:t xml:space="preserve"> Heb. 7:21.</w:t>
      </w:r>
    </w:p>
  </w:footnote>
  <w:footnote w:id="1042">
    <w:p w14:paraId="43048046" w14:textId="77777777" w:rsidR="00DB1D07" w:rsidRPr="004A3E27" w:rsidRDefault="00DB1D07"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3">
    <w:p w14:paraId="1EB9C600" w14:textId="77777777" w:rsidR="00DB1D07" w:rsidRPr="004A3E27" w:rsidRDefault="00DB1D07" w:rsidP="00513E2D">
      <w:pPr>
        <w:pStyle w:val="footnote"/>
      </w:pPr>
      <w:r w:rsidRPr="004A3E27">
        <w:rPr>
          <w:rStyle w:val="FootnoteReference"/>
        </w:rPr>
        <w:footnoteRef/>
      </w:r>
      <w:r w:rsidRPr="004A3E27">
        <w:t xml:space="preserve"> </w:t>
      </w:r>
      <w:r>
        <w:t>Cf</w:t>
      </w:r>
      <w:r w:rsidRPr="004A3E27">
        <w:t>. Isaiah 40:11; John 10:11.</w:t>
      </w:r>
    </w:p>
  </w:footnote>
  <w:footnote w:id="1044">
    <w:p w14:paraId="57EDB196" w14:textId="77777777" w:rsidR="00DB1D07" w:rsidRDefault="00DB1D07" w:rsidP="00513E2D">
      <w:pPr>
        <w:pStyle w:val="footnote"/>
      </w:pPr>
      <w:r>
        <w:rPr>
          <w:rStyle w:val="FootnoteReference"/>
        </w:rPr>
        <w:footnoteRef/>
      </w:r>
      <w:r>
        <w:t xml:space="preserve"> ‘mercies of the Lord’: </w:t>
      </w:r>
      <w:r w:rsidRPr="00B246C1">
        <w:rPr>
          <w:i/>
        </w:rPr>
        <w:t>or</w:t>
      </w:r>
      <w:r>
        <w:t>, the Lord’s love.</w:t>
      </w:r>
    </w:p>
  </w:footnote>
  <w:footnote w:id="1045">
    <w:p w14:paraId="54C29B30" w14:textId="77777777" w:rsidR="00DB1D07" w:rsidRDefault="00DB1D07" w:rsidP="00513E2D">
      <w:pPr>
        <w:pStyle w:val="footnote"/>
      </w:pPr>
      <w:r>
        <w:rPr>
          <w:rStyle w:val="FootnoteReference"/>
        </w:rPr>
        <w:footnoteRef/>
      </w:r>
      <w:r>
        <w:t xml:space="preserve"> This column is the version abridged by Fr. Athanasius Iskander.</w:t>
      </w:r>
    </w:p>
  </w:footnote>
  <w:footnote w:id="1046">
    <w:p w14:paraId="48C85628" w14:textId="77777777" w:rsidR="00DB1D07" w:rsidRDefault="00DB1D07"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7">
    <w:p w14:paraId="489E0E94" w14:textId="77777777" w:rsidR="00DB1D07" w:rsidRDefault="00DB1D07"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8">
    <w:p w14:paraId="72A219A1" w14:textId="77777777" w:rsidR="00DB1D07" w:rsidRDefault="00DB1D07" w:rsidP="00513E2D">
      <w:pPr>
        <w:pStyle w:val="footnote"/>
      </w:pPr>
      <w:r>
        <w:rPr>
          <w:rStyle w:val="FootnoteReference"/>
        </w:rPr>
        <w:footnoteRef/>
      </w:r>
      <w:r>
        <w:t xml:space="preserve"> Verses marked with (*) appear in the abridged version of Fr. Athanasius Iskander</w:t>
      </w:r>
    </w:p>
  </w:footnote>
  <w:footnote w:id="1049">
    <w:p w14:paraId="4FBE3BD6" w14:textId="77777777" w:rsidR="00DB1D07" w:rsidRDefault="00DB1D07"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0">
    <w:p w14:paraId="500A4E71" w14:textId="77777777" w:rsidR="00DB1D07" w:rsidRDefault="00DB1D07" w:rsidP="00513E2D">
      <w:pPr>
        <w:pStyle w:val="footnote"/>
      </w:pPr>
      <w:r>
        <w:rPr>
          <w:rStyle w:val="FootnoteReference"/>
        </w:rPr>
        <w:footnoteRef/>
      </w:r>
      <w:r>
        <w:t xml:space="preserve"> Clearly a late addition given the Roman Catholic ecclesiology, foreign to Orthodoxy, found in these verses.</w:t>
      </w:r>
    </w:p>
  </w:footnote>
  <w:footnote w:id="1051">
    <w:p w14:paraId="36702CC1" w14:textId="77777777" w:rsidR="00DB1D07" w:rsidRDefault="00DB1D07" w:rsidP="00513E2D">
      <w:pPr>
        <w:pStyle w:val="footnote"/>
      </w:pPr>
      <w:r>
        <w:rPr>
          <w:rStyle w:val="FootnoteReference"/>
        </w:rPr>
        <w:footnoteRef/>
      </w:r>
      <w:r>
        <w:t xml:space="preserve"> Meaning of “o-ti eros tattis etenhoot” unclear.</w:t>
      </w:r>
    </w:p>
  </w:footnote>
  <w:footnote w:id="1052">
    <w:p w14:paraId="062BDCC1" w14:textId="77777777" w:rsidR="00DB1D07" w:rsidRDefault="00DB1D07">
      <w:pPr>
        <w:pStyle w:val="FootnoteText"/>
      </w:pPr>
      <w:r>
        <w:rPr>
          <w:rStyle w:val="FootnoteReference"/>
        </w:rPr>
        <w:footnoteRef/>
      </w:r>
      <w:r>
        <w:t xml:space="preserve"> Ps 8:2</w:t>
      </w:r>
    </w:p>
  </w:footnote>
  <w:footnote w:id="1053">
    <w:p w14:paraId="5BC08478" w14:textId="77777777" w:rsidR="00DB1D07" w:rsidRPr="000C76BB" w:rsidRDefault="00DB1D0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4">
    <w:p w14:paraId="03A6DDD1" w14:textId="77777777" w:rsidR="00DB1D07" w:rsidRDefault="00DB1D07">
      <w:pPr>
        <w:pStyle w:val="FootnoteText"/>
      </w:pPr>
      <w:r>
        <w:rPr>
          <w:rStyle w:val="FootnoteReference"/>
        </w:rPr>
        <w:footnoteRef/>
      </w:r>
      <w:r>
        <w:t xml:space="preserve"> Matthew 28:6</w:t>
      </w:r>
    </w:p>
  </w:footnote>
  <w:footnote w:id="1055">
    <w:p w14:paraId="339855D2" w14:textId="77777777" w:rsidR="00DB1D07" w:rsidRDefault="00DB1D07">
      <w:pPr>
        <w:pStyle w:val="FootnoteText"/>
      </w:pPr>
      <w:r>
        <w:rPr>
          <w:rStyle w:val="FootnoteReference"/>
        </w:rPr>
        <w:footnoteRef/>
      </w:r>
      <w:r>
        <w:t xml:space="preserve"> Matthew 28:7,6</w:t>
      </w:r>
    </w:p>
  </w:footnote>
  <w:footnote w:id="1056">
    <w:p w14:paraId="76212A49" w14:textId="77777777" w:rsidR="00DB1D07" w:rsidRDefault="00DB1D07">
      <w:pPr>
        <w:pStyle w:val="FootnoteText"/>
      </w:pPr>
      <w:r>
        <w:rPr>
          <w:rStyle w:val="FootnoteReference"/>
        </w:rPr>
        <w:footnoteRef/>
      </w:r>
      <w:r>
        <w:t xml:space="preserve"> Matthew 28:7</w:t>
      </w:r>
    </w:p>
  </w:footnote>
  <w:footnote w:id="1057">
    <w:p w14:paraId="716019EB" w14:textId="77777777" w:rsidR="00DB1D07" w:rsidRDefault="00DB1D07">
      <w:pPr>
        <w:pStyle w:val="FootnoteText"/>
      </w:pPr>
      <w:r>
        <w:rPr>
          <w:rStyle w:val="FootnoteReference"/>
        </w:rPr>
        <w:footnoteRef/>
      </w:r>
      <w:r>
        <w:t xml:space="preserve"> John 20:27</w:t>
      </w:r>
    </w:p>
  </w:footnote>
  <w:footnote w:id="1058">
    <w:p w14:paraId="0ECF3FB0" w14:textId="77777777" w:rsidR="00DB1D07" w:rsidRDefault="00DB1D07">
      <w:pPr>
        <w:pStyle w:val="FootnoteText"/>
      </w:pPr>
      <w:r>
        <w:rPr>
          <w:rStyle w:val="FootnoteReference"/>
        </w:rPr>
        <w:footnoteRef/>
      </w:r>
      <w:r>
        <w:t xml:space="preserve"> John 20:28</w:t>
      </w:r>
    </w:p>
  </w:footnote>
  <w:footnote w:id="1059">
    <w:p w14:paraId="3FCB0B65" w14:textId="77777777" w:rsidR="00DB1D07" w:rsidRDefault="00DB1D07">
      <w:pPr>
        <w:pStyle w:val="FootnoteText"/>
      </w:pPr>
      <w:r>
        <w:rPr>
          <w:rStyle w:val="FootnoteReference"/>
        </w:rPr>
        <w:footnoteRef/>
      </w:r>
      <w:r>
        <w:t xml:space="preserve"> John 20:29</w:t>
      </w:r>
    </w:p>
  </w:footnote>
  <w:footnote w:id="1060">
    <w:p w14:paraId="6B80EDF7" w14:textId="77777777" w:rsidR="00DB1D07" w:rsidRDefault="00DB1D07">
      <w:pPr>
        <w:pStyle w:val="FootnoteText"/>
      </w:pPr>
      <w:r>
        <w:rPr>
          <w:rStyle w:val="FootnoteReference"/>
        </w:rPr>
        <w:footnoteRef/>
      </w:r>
      <w:r>
        <w:t xml:space="preserve"> John 20:29</w:t>
      </w:r>
    </w:p>
  </w:footnote>
  <w:footnote w:id="1061">
    <w:p w14:paraId="3D721105" w14:textId="77777777" w:rsidR="00DB1D07" w:rsidRDefault="00DB1D07"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2">
    <w:p w14:paraId="5C03BEB6" w14:textId="77777777" w:rsidR="00DB1D07" w:rsidRDefault="00DB1D07" w:rsidP="00513E2D">
      <w:pPr>
        <w:pStyle w:val="footnote"/>
      </w:pPr>
      <w:r>
        <w:rPr>
          <w:rStyle w:val="FootnoteReference"/>
        </w:rPr>
        <w:footnoteRef/>
      </w:r>
      <w:r>
        <w:t xml:space="preserve"> From Paoni 12 to Paopi 19: “Bless the waters of the river this year”.</w:t>
      </w:r>
    </w:p>
    <w:p w14:paraId="16B83A6A" w14:textId="77777777" w:rsidR="00DB1D07" w:rsidRDefault="00DB1D07" w:rsidP="00513E2D">
      <w:pPr>
        <w:pStyle w:val="footnote"/>
      </w:pPr>
      <w:r>
        <w:t>From Paopi 10 to Tobi 10: “Bless the herbs and the plants”.</w:t>
      </w:r>
    </w:p>
    <w:p w14:paraId="34A5B65F" w14:textId="77777777" w:rsidR="00DB1D07" w:rsidRDefault="00DB1D07"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D296CAE" w:rsidR="00DB1D07" w:rsidRPr="00E00D27" w:rsidRDefault="00DB1D0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1279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DB1D07" w:rsidRPr="00E00D27" w:rsidRDefault="00DB1D07" w:rsidP="00686912">
    <w:pPr>
      <w:pStyle w:val="Header"/>
      <w:jc w:val="center"/>
      <w:rPr>
        <w:sz w:val="20"/>
        <w:szCs w:val="20"/>
      </w:rPr>
    </w:pPr>
  </w:p>
  <w:p w14:paraId="022704DA" w14:textId="77777777" w:rsidR="00DB1D07" w:rsidRPr="00686912" w:rsidRDefault="00DB1D0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DB1D07" w:rsidRPr="00E00D27" w:rsidRDefault="00DB1D0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428166F4" w:rsidR="00DB1D07" w:rsidRPr="00E00D27" w:rsidRDefault="00DB1D0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12795">
      <w:rPr>
        <w:noProof/>
        <w:sz w:val="20"/>
        <w:szCs w:val="20"/>
      </w:rPr>
      <w:t>The Midnight Praise</w:t>
    </w:r>
    <w:r>
      <w:rPr>
        <w:sz w:val="20"/>
        <w:szCs w:val="20"/>
      </w:rPr>
      <w:fldChar w:fldCharType="end"/>
    </w:r>
  </w:p>
  <w:p w14:paraId="0D77CDA8" w14:textId="77777777" w:rsidR="00DB1D07" w:rsidRPr="00E00D27" w:rsidRDefault="00DB1D07"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FBDD851" w:rsidR="00DB1D07" w:rsidRPr="00E00D27" w:rsidRDefault="00DB1D0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12795">
      <w:rPr>
        <w:noProof/>
        <w:sz w:val="20"/>
        <w:szCs w:val="20"/>
      </w:rPr>
      <w:t>Additional Canticles for the Vigil of Joyous Saturday from the Old Testament</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EFAF67D" w:rsidR="00DB1D07" w:rsidRPr="00E00D27" w:rsidRDefault="00DB1D0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12795">
      <w:rPr>
        <w:noProof/>
        <w:sz w:val="20"/>
        <w:szCs w:val="20"/>
      </w:rPr>
      <w:t>The Canticles</w:t>
    </w:r>
    <w:r w:rsidRPr="00E00D27">
      <w:rPr>
        <w:sz w:val="20"/>
        <w:szCs w:val="20"/>
      </w:rPr>
      <w:fldChar w:fldCharType="end"/>
    </w:r>
  </w:p>
  <w:p w14:paraId="48CF3F9A" w14:textId="245E316D" w:rsidR="00DB1D07" w:rsidRPr="00686912" w:rsidRDefault="00DB1D07"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DB1D07" w:rsidRPr="00686912" w:rsidRDefault="00DB1D07"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1B6A4600" w:rsidR="00DB1D07" w:rsidRPr="00E00D27" w:rsidRDefault="00DB1D0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12795">
      <w:rPr>
        <w:noProof/>
        <w:sz w:val="20"/>
        <w:szCs w:val="20"/>
      </w:rPr>
      <w:t>January 6 (7) / Tobi 11: The Feast of Theophany</w:t>
    </w:r>
    <w:r w:rsidRPr="00E00D27">
      <w:rPr>
        <w:sz w:val="20"/>
        <w:szCs w:val="20"/>
      </w:rPr>
      <w:fldChar w:fldCharType="end"/>
    </w:r>
  </w:p>
  <w:p w14:paraId="0BA9A7AA" w14:textId="77777777" w:rsidR="00DB1D07" w:rsidRPr="00686912" w:rsidRDefault="00DB1D0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0377EB4F" w:rsidR="00DB1D07" w:rsidRPr="00E00D27" w:rsidRDefault="00DB1D0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6EBDE8BD" w14:textId="77777777" w:rsidR="00DB1D07" w:rsidRPr="00686912" w:rsidRDefault="00DB1D0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DB1D07" w:rsidRPr="00E00D27" w:rsidRDefault="00DB1D07"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04642"/>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EB8A3-E48D-479B-96C2-29B0F80C34D3}">
  <ds:schemaRefs>
    <ds:schemaRef ds:uri="http://schemas.openxmlformats.org/officeDocument/2006/bibliography"/>
  </ds:schemaRefs>
</ds:datastoreItem>
</file>

<file path=customXml/itemProps2.xml><?xml version="1.0" encoding="utf-8"?>
<ds:datastoreItem xmlns:ds="http://schemas.openxmlformats.org/officeDocument/2006/customXml" ds:itemID="{5A5F6A30-B94C-4985-AB7A-D9E26E833087}">
  <ds:schemaRefs>
    <ds:schemaRef ds:uri="http://schemas.openxmlformats.org/officeDocument/2006/bibliography"/>
  </ds:schemaRefs>
</ds:datastoreItem>
</file>

<file path=customXml/itemProps3.xml><?xml version="1.0" encoding="utf-8"?>
<ds:datastoreItem xmlns:ds="http://schemas.openxmlformats.org/officeDocument/2006/customXml" ds:itemID="{34DB7589-8D4A-4441-BB3F-D2A051607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32173</TotalTime>
  <Pages>1</Pages>
  <Words>212737</Words>
  <Characters>1212603</Characters>
  <Application>Microsoft Office Word</Application>
  <DocSecurity>0</DocSecurity>
  <Lines>10105</Lines>
  <Paragraphs>2844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752</cp:revision>
  <cp:lastPrinted>2017-02-05T15:20:00Z</cp:lastPrinted>
  <dcterms:created xsi:type="dcterms:W3CDTF">2014-10-30T02:06:00Z</dcterms:created>
  <dcterms:modified xsi:type="dcterms:W3CDTF">2017-02-14T17:38:00Z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