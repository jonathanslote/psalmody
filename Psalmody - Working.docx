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17957BD5"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710C7C">
          <w:rPr>
            <w:noProof/>
            <w:webHidden/>
          </w:rPr>
          <w:t>3</w:t>
        </w:r>
        <w:r w:rsidR="00710C7C">
          <w:rPr>
            <w:noProof/>
            <w:webHidden/>
          </w:rPr>
          <w:fldChar w:fldCharType="end"/>
        </w:r>
      </w:hyperlink>
    </w:p>
    <w:p w14:paraId="35ACB084" w14:textId="286124DD" w:rsidR="00710C7C" w:rsidRDefault="003462CF">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710C7C">
          <w:rPr>
            <w:noProof/>
            <w:webHidden/>
          </w:rPr>
          <w:t>4</w:t>
        </w:r>
        <w:r w:rsidR="00710C7C">
          <w:rPr>
            <w:noProof/>
            <w:webHidden/>
          </w:rPr>
          <w:fldChar w:fldCharType="end"/>
        </w:r>
      </w:hyperlink>
    </w:p>
    <w:p w14:paraId="3CFC8F18" w14:textId="195D89FD" w:rsidR="00710C7C" w:rsidRDefault="003462CF">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710C7C">
          <w:rPr>
            <w:noProof/>
            <w:webHidden/>
          </w:rPr>
          <w:t>17</w:t>
        </w:r>
        <w:r w:rsidR="00710C7C">
          <w:rPr>
            <w:noProof/>
            <w:webHidden/>
          </w:rPr>
          <w:fldChar w:fldCharType="end"/>
        </w:r>
      </w:hyperlink>
    </w:p>
    <w:p w14:paraId="400A6F13" w14:textId="09BE120F" w:rsidR="00710C7C" w:rsidRDefault="003462CF">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710C7C">
          <w:rPr>
            <w:noProof/>
            <w:webHidden/>
          </w:rPr>
          <w:t>33</w:t>
        </w:r>
        <w:r w:rsidR="00710C7C">
          <w:rPr>
            <w:noProof/>
            <w:webHidden/>
          </w:rPr>
          <w:fldChar w:fldCharType="end"/>
        </w:r>
      </w:hyperlink>
    </w:p>
    <w:p w14:paraId="6B540032" w14:textId="7A606E59" w:rsidR="00710C7C" w:rsidRDefault="003462CF">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710C7C">
          <w:rPr>
            <w:noProof/>
            <w:webHidden/>
          </w:rPr>
          <w:t>47</w:t>
        </w:r>
        <w:r w:rsidR="00710C7C">
          <w:rPr>
            <w:noProof/>
            <w:webHidden/>
          </w:rPr>
          <w:fldChar w:fldCharType="end"/>
        </w:r>
      </w:hyperlink>
    </w:p>
    <w:p w14:paraId="10986545" w14:textId="3BA73B21" w:rsidR="00710C7C" w:rsidRDefault="003462CF">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710C7C">
          <w:rPr>
            <w:noProof/>
            <w:webHidden/>
          </w:rPr>
          <w:t>48</w:t>
        </w:r>
        <w:r w:rsidR="00710C7C">
          <w:rPr>
            <w:noProof/>
            <w:webHidden/>
          </w:rPr>
          <w:fldChar w:fldCharType="end"/>
        </w:r>
      </w:hyperlink>
    </w:p>
    <w:p w14:paraId="4171B925" w14:textId="115CDED9" w:rsidR="00710C7C" w:rsidRDefault="003462CF">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710C7C">
          <w:rPr>
            <w:noProof/>
            <w:webHidden/>
          </w:rPr>
          <w:t>67</w:t>
        </w:r>
        <w:r w:rsidR="00710C7C">
          <w:rPr>
            <w:noProof/>
            <w:webHidden/>
          </w:rPr>
          <w:fldChar w:fldCharType="end"/>
        </w:r>
      </w:hyperlink>
    </w:p>
    <w:p w14:paraId="42D8994E" w14:textId="42EBBBD3" w:rsidR="00710C7C" w:rsidRDefault="003462CF">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710C7C">
          <w:rPr>
            <w:noProof/>
            <w:webHidden/>
          </w:rPr>
          <w:t>70</w:t>
        </w:r>
        <w:r w:rsidR="00710C7C">
          <w:rPr>
            <w:noProof/>
            <w:webHidden/>
          </w:rPr>
          <w:fldChar w:fldCharType="end"/>
        </w:r>
      </w:hyperlink>
    </w:p>
    <w:p w14:paraId="0A7E2F83" w14:textId="71E971AF" w:rsidR="00710C7C" w:rsidRDefault="003462CF">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710C7C">
          <w:rPr>
            <w:noProof/>
            <w:webHidden/>
          </w:rPr>
          <w:t>74</w:t>
        </w:r>
        <w:r w:rsidR="00710C7C">
          <w:rPr>
            <w:noProof/>
            <w:webHidden/>
          </w:rPr>
          <w:fldChar w:fldCharType="end"/>
        </w:r>
      </w:hyperlink>
    </w:p>
    <w:p w14:paraId="25F176D4" w14:textId="29742F67" w:rsidR="00710C7C" w:rsidRDefault="003462CF">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710C7C">
          <w:rPr>
            <w:noProof/>
            <w:webHidden/>
          </w:rPr>
          <w:t>78</w:t>
        </w:r>
        <w:r w:rsidR="00710C7C">
          <w:rPr>
            <w:noProof/>
            <w:webHidden/>
          </w:rPr>
          <w:fldChar w:fldCharType="end"/>
        </w:r>
      </w:hyperlink>
    </w:p>
    <w:p w14:paraId="3B686C5F" w14:textId="757CBBEC" w:rsidR="00710C7C" w:rsidRDefault="003462CF">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710C7C">
          <w:rPr>
            <w:noProof/>
            <w:webHidden/>
          </w:rPr>
          <w:t>81</w:t>
        </w:r>
        <w:r w:rsidR="00710C7C">
          <w:rPr>
            <w:noProof/>
            <w:webHidden/>
          </w:rPr>
          <w:fldChar w:fldCharType="end"/>
        </w:r>
      </w:hyperlink>
    </w:p>
    <w:p w14:paraId="30124BAF" w14:textId="574D5DD1" w:rsidR="00710C7C" w:rsidRDefault="003462CF">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710C7C">
          <w:rPr>
            <w:noProof/>
            <w:webHidden/>
          </w:rPr>
          <w:t>330</w:t>
        </w:r>
        <w:r w:rsidR="00710C7C">
          <w:rPr>
            <w:noProof/>
            <w:webHidden/>
          </w:rPr>
          <w:fldChar w:fldCharType="end"/>
        </w:r>
      </w:hyperlink>
    </w:p>
    <w:p w14:paraId="48EE43E0" w14:textId="3A6175DA" w:rsidR="00710C7C" w:rsidRDefault="003462CF">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710C7C">
          <w:rPr>
            <w:noProof/>
            <w:webHidden/>
          </w:rPr>
          <w:t>416</w:t>
        </w:r>
        <w:r w:rsidR="00710C7C">
          <w:rPr>
            <w:noProof/>
            <w:webHidden/>
          </w:rPr>
          <w:fldChar w:fldCharType="end"/>
        </w:r>
      </w:hyperlink>
    </w:p>
    <w:p w14:paraId="77AED744" w14:textId="658D487A" w:rsidR="00710C7C" w:rsidRDefault="003462CF">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710C7C">
          <w:rPr>
            <w:noProof/>
            <w:webHidden/>
          </w:rPr>
          <w:t>417</w:t>
        </w:r>
        <w:r w:rsidR="00710C7C">
          <w:rPr>
            <w:noProof/>
            <w:webHidden/>
          </w:rPr>
          <w:fldChar w:fldCharType="end"/>
        </w:r>
      </w:hyperlink>
    </w:p>
    <w:p w14:paraId="09854551" w14:textId="3DF586BB" w:rsidR="00710C7C" w:rsidRDefault="003462CF">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710C7C">
          <w:rPr>
            <w:noProof/>
            <w:webHidden/>
          </w:rPr>
          <w:t>456</w:t>
        </w:r>
        <w:r w:rsidR="00710C7C">
          <w:rPr>
            <w:noProof/>
            <w:webHidden/>
          </w:rPr>
          <w:fldChar w:fldCharType="end"/>
        </w:r>
      </w:hyperlink>
    </w:p>
    <w:p w14:paraId="58C0E068" w14:textId="32FB8F36" w:rsidR="00710C7C" w:rsidRDefault="003462CF">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710C7C">
          <w:rPr>
            <w:noProof/>
            <w:webHidden/>
          </w:rPr>
          <w:t>459</w:t>
        </w:r>
        <w:r w:rsidR="00710C7C">
          <w:rPr>
            <w:noProof/>
            <w:webHidden/>
          </w:rPr>
          <w:fldChar w:fldCharType="end"/>
        </w:r>
      </w:hyperlink>
    </w:p>
    <w:p w14:paraId="7A6DE785" w14:textId="0FE66E9B" w:rsidR="00710C7C" w:rsidRDefault="003462CF">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710C7C">
          <w:rPr>
            <w:noProof/>
            <w:webHidden/>
          </w:rPr>
          <w:t>474</w:t>
        </w:r>
        <w:r w:rsidR="00710C7C">
          <w:rPr>
            <w:noProof/>
            <w:webHidden/>
          </w:rPr>
          <w:fldChar w:fldCharType="end"/>
        </w:r>
      </w:hyperlink>
    </w:p>
    <w:p w14:paraId="6557CF2D" w14:textId="4212260F" w:rsidR="00710C7C" w:rsidRDefault="003462CF">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710C7C">
          <w:rPr>
            <w:noProof/>
            <w:webHidden/>
          </w:rPr>
          <w:t>486</w:t>
        </w:r>
        <w:r w:rsidR="00710C7C">
          <w:rPr>
            <w:noProof/>
            <w:webHidden/>
          </w:rPr>
          <w:fldChar w:fldCharType="end"/>
        </w:r>
      </w:hyperlink>
    </w:p>
    <w:p w14:paraId="74B3E6E8" w14:textId="4648296B" w:rsidR="00710C7C" w:rsidRDefault="003462CF">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710C7C">
          <w:rPr>
            <w:noProof/>
            <w:webHidden/>
          </w:rPr>
          <w:t>498</w:t>
        </w:r>
        <w:r w:rsidR="00710C7C">
          <w:rPr>
            <w:noProof/>
            <w:webHidden/>
          </w:rPr>
          <w:fldChar w:fldCharType="end"/>
        </w:r>
      </w:hyperlink>
    </w:p>
    <w:p w14:paraId="34AE5243" w14:textId="2ADD2682" w:rsidR="00710C7C" w:rsidRDefault="003462CF">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710C7C">
          <w:rPr>
            <w:noProof/>
            <w:webHidden/>
          </w:rPr>
          <w:t>513</w:t>
        </w:r>
        <w:r w:rsidR="00710C7C">
          <w:rPr>
            <w:noProof/>
            <w:webHidden/>
          </w:rPr>
          <w:fldChar w:fldCharType="end"/>
        </w:r>
      </w:hyperlink>
    </w:p>
    <w:p w14:paraId="1E96911C" w14:textId="0AD388D6" w:rsidR="00710C7C" w:rsidRDefault="003462CF">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710C7C">
          <w:rPr>
            <w:noProof/>
            <w:webHidden/>
          </w:rPr>
          <w:t>522</w:t>
        </w:r>
        <w:r w:rsidR="00710C7C">
          <w:rPr>
            <w:noProof/>
            <w:webHidden/>
          </w:rPr>
          <w:fldChar w:fldCharType="end"/>
        </w:r>
      </w:hyperlink>
    </w:p>
    <w:p w14:paraId="11499E90" w14:textId="10262752" w:rsidR="00710C7C" w:rsidRDefault="003462CF">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710C7C">
          <w:rPr>
            <w:noProof/>
            <w:webHidden/>
          </w:rPr>
          <w:t>537</w:t>
        </w:r>
        <w:r w:rsidR="00710C7C">
          <w:rPr>
            <w:noProof/>
            <w:webHidden/>
          </w:rPr>
          <w:fldChar w:fldCharType="end"/>
        </w:r>
      </w:hyperlink>
    </w:p>
    <w:p w14:paraId="5054C76A" w14:textId="52B682FA" w:rsidR="00710C7C" w:rsidRDefault="003462CF">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710C7C">
          <w:rPr>
            <w:noProof/>
            <w:webHidden/>
          </w:rPr>
          <w:t>540</w:t>
        </w:r>
        <w:r w:rsidR="00710C7C">
          <w:rPr>
            <w:noProof/>
            <w:webHidden/>
          </w:rPr>
          <w:fldChar w:fldCharType="end"/>
        </w:r>
      </w:hyperlink>
    </w:p>
    <w:p w14:paraId="5F7303D3" w14:textId="032FADCD" w:rsidR="00710C7C" w:rsidRDefault="003462CF">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710C7C">
          <w:rPr>
            <w:noProof/>
            <w:webHidden/>
          </w:rPr>
          <w:t>541</w:t>
        </w:r>
        <w:r w:rsidR="00710C7C">
          <w:rPr>
            <w:noProof/>
            <w:webHidden/>
          </w:rPr>
          <w:fldChar w:fldCharType="end"/>
        </w:r>
      </w:hyperlink>
    </w:p>
    <w:p w14:paraId="5A669915" w14:textId="11EEC039" w:rsidR="00710C7C" w:rsidRDefault="003462CF">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710C7C">
          <w:rPr>
            <w:noProof/>
            <w:webHidden/>
          </w:rPr>
          <w:t>641</w:t>
        </w:r>
        <w:r w:rsidR="00710C7C">
          <w:rPr>
            <w:noProof/>
            <w:webHidden/>
          </w:rPr>
          <w:fldChar w:fldCharType="end"/>
        </w:r>
      </w:hyperlink>
    </w:p>
    <w:p w14:paraId="2D0B95E5" w14:textId="5133A7E1" w:rsidR="00710C7C" w:rsidRDefault="003462CF">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710C7C">
          <w:rPr>
            <w:noProof/>
            <w:webHidden/>
          </w:rPr>
          <w:t>664</w:t>
        </w:r>
        <w:r w:rsidR="00710C7C">
          <w:rPr>
            <w:noProof/>
            <w:webHidden/>
          </w:rPr>
          <w:fldChar w:fldCharType="end"/>
        </w:r>
      </w:hyperlink>
    </w:p>
    <w:p w14:paraId="30822ECF" w14:textId="791FE3E0" w:rsidR="00710C7C" w:rsidRDefault="003462CF">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710C7C">
          <w:rPr>
            <w:noProof/>
            <w:webHidden/>
          </w:rPr>
          <w:t>698</w:t>
        </w:r>
        <w:r w:rsidR="00710C7C">
          <w:rPr>
            <w:noProof/>
            <w:webHidden/>
          </w:rPr>
          <w:fldChar w:fldCharType="end"/>
        </w:r>
      </w:hyperlink>
    </w:p>
    <w:p w14:paraId="0D4A9305" w14:textId="5434FF6D" w:rsidR="00710C7C" w:rsidRDefault="003462CF">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710C7C">
          <w:rPr>
            <w:noProof/>
            <w:webHidden/>
          </w:rPr>
          <w:t>699</w:t>
        </w:r>
        <w:r w:rsidR="00710C7C">
          <w:rPr>
            <w:noProof/>
            <w:webHidden/>
          </w:rPr>
          <w:fldChar w:fldCharType="end"/>
        </w:r>
      </w:hyperlink>
    </w:p>
    <w:p w14:paraId="00F6D5CD" w14:textId="4562CFA5" w:rsidR="00710C7C" w:rsidRDefault="003462CF">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710C7C">
          <w:rPr>
            <w:noProof/>
            <w:webHidden/>
          </w:rPr>
          <w:t>720</w:t>
        </w:r>
        <w:r w:rsidR="00710C7C">
          <w:rPr>
            <w:noProof/>
            <w:webHidden/>
          </w:rPr>
          <w:fldChar w:fldCharType="end"/>
        </w:r>
      </w:hyperlink>
    </w:p>
    <w:p w14:paraId="1874C8AE" w14:textId="3859F507" w:rsidR="00710C7C" w:rsidRDefault="003462CF">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710C7C">
          <w:rPr>
            <w:noProof/>
            <w:webHidden/>
          </w:rPr>
          <w:t>771</w:t>
        </w:r>
        <w:r w:rsidR="00710C7C">
          <w:rPr>
            <w:noProof/>
            <w:webHidden/>
          </w:rPr>
          <w:fldChar w:fldCharType="end"/>
        </w:r>
      </w:hyperlink>
    </w:p>
    <w:p w14:paraId="53437F52" w14:textId="7DFD6313" w:rsidR="00710C7C" w:rsidRDefault="003462CF">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710C7C">
          <w:rPr>
            <w:noProof/>
            <w:webHidden/>
          </w:rPr>
          <w:t>786</w:t>
        </w:r>
        <w:r w:rsidR="00710C7C">
          <w:rPr>
            <w:noProof/>
            <w:webHidden/>
          </w:rPr>
          <w:fldChar w:fldCharType="end"/>
        </w:r>
      </w:hyperlink>
    </w:p>
    <w:p w14:paraId="5F785666" w14:textId="5FDD294F" w:rsidR="00710C7C" w:rsidRDefault="003462CF">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710C7C">
          <w:rPr>
            <w:noProof/>
            <w:webHidden/>
          </w:rPr>
          <w:t>816</w:t>
        </w:r>
        <w:r w:rsidR="00710C7C">
          <w:rPr>
            <w:noProof/>
            <w:webHidden/>
          </w:rPr>
          <w:fldChar w:fldCharType="end"/>
        </w:r>
      </w:hyperlink>
    </w:p>
    <w:p w14:paraId="269774E7" w14:textId="65EEBE7B" w:rsidR="00710C7C" w:rsidRDefault="003462CF">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710C7C">
          <w:rPr>
            <w:noProof/>
            <w:webHidden/>
          </w:rPr>
          <w:t>901</w:t>
        </w:r>
        <w:r w:rsidR="00710C7C">
          <w:rPr>
            <w:noProof/>
            <w:webHidden/>
          </w:rPr>
          <w:fldChar w:fldCharType="end"/>
        </w:r>
      </w:hyperlink>
    </w:p>
    <w:p w14:paraId="1B6C8056" w14:textId="277F386C" w:rsidR="00710C7C" w:rsidRDefault="003462CF">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710C7C">
          <w:rPr>
            <w:noProof/>
            <w:webHidden/>
          </w:rPr>
          <w:t>974</w:t>
        </w:r>
        <w:r w:rsidR="00710C7C">
          <w:rPr>
            <w:noProof/>
            <w:webHidden/>
          </w:rPr>
          <w:fldChar w:fldCharType="end"/>
        </w:r>
      </w:hyperlink>
    </w:p>
    <w:p w14:paraId="2C84227C" w14:textId="0944C94A" w:rsidR="00710C7C" w:rsidRDefault="003462CF">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710C7C">
          <w:rPr>
            <w:noProof/>
            <w:webHidden/>
          </w:rPr>
          <w:t>985</w:t>
        </w:r>
        <w:r w:rsidR="00710C7C">
          <w:rPr>
            <w:noProof/>
            <w:webHidden/>
          </w:rPr>
          <w:fldChar w:fldCharType="end"/>
        </w:r>
      </w:hyperlink>
    </w:p>
    <w:p w14:paraId="642BAE36" w14:textId="450B8386" w:rsidR="00710C7C" w:rsidRDefault="003462CF">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710C7C">
          <w:rPr>
            <w:noProof/>
            <w:webHidden/>
          </w:rPr>
          <w:t>1009</w:t>
        </w:r>
        <w:r w:rsidR="00710C7C">
          <w:rPr>
            <w:noProof/>
            <w:webHidden/>
          </w:rPr>
          <w:fldChar w:fldCharType="end"/>
        </w:r>
      </w:hyperlink>
    </w:p>
    <w:p w14:paraId="7AC72C2C" w14:textId="50742C59" w:rsidR="00710C7C" w:rsidRDefault="003462CF">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710C7C">
          <w:rPr>
            <w:noProof/>
            <w:webHidden/>
          </w:rPr>
          <w:t>1019</w:t>
        </w:r>
        <w:r w:rsidR="00710C7C">
          <w:rPr>
            <w:noProof/>
            <w:webHidden/>
          </w:rPr>
          <w:fldChar w:fldCharType="end"/>
        </w:r>
      </w:hyperlink>
    </w:p>
    <w:p w14:paraId="45F69D07" w14:textId="23F253ED" w:rsidR="00710C7C" w:rsidRDefault="003462CF">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710C7C">
          <w:rPr>
            <w:noProof/>
            <w:webHidden/>
          </w:rPr>
          <w:t>1045</w:t>
        </w:r>
        <w:r w:rsidR="00710C7C">
          <w:rPr>
            <w:noProof/>
            <w:webHidden/>
          </w:rPr>
          <w:fldChar w:fldCharType="end"/>
        </w:r>
      </w:hyperlink>
    </w:p>
    <w:p w14:paraId="20F2F7ED" w14:textId="3EF9F8B6" w:rsidR="00710C7C" w:rsidRDefault="003462CF">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710C7C">
          <w:rPr>
            <w:noProof/>
            <w:webHidden/>
          </w:rPr>
          <w:t>1078</w:t>
        </w:r>
        <w:r w:rsidR="00710C7C">
          <w:rPr>
            <w:noProof/>
            <w:webHidden/>
          </w:rPr>
          <w:fldChar w:fldCharType="end"/>
        </w:r>
      </w:hyperlink>
    </w:p>
    <w:p w14:paraId="241E0588" w14:textId="14A85BF0" w:rsidR="00710C7C" w:rsidRDefault="003462CF">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710C7C">
          <w:rPr>
            <w:noProof/>
            <w:webHidden/>
          </w:rPr>
          <w:t>1092</w:t>
        </w:r>
        <w:r w:rsidR="00710C7C">
          <w:rPr>
            <w:noProof/>
            <w:webHidden/>
          </w:rPr>
          <w:fldChar w:fldCharType="end"/>
        </w:r>
      </w:hyperlink>
    </w:p>
    <w:p w14:paraId="2EC7025B" w14:textId="506097CB" w:rsidR="00710C7C" w:rsidRDefault="003462CF">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710C7C">
          <w:rPr>
            <w:noProof/>
            <w:webHidden/>
          </w:rPr>
          <w:t>1120</w:t>
        </w:r>
        <w:r w:rsidR="00710C7C">
          <w:rPr>
            <w:noProof/>
            <w:webHidden/>
          </w:rPr>
          <w:fldChar w:fldCharType="end"/>
        </w:r>
      </w:hyperlink>
    </w:p>
    <w:p w14:paraId="23B22FA2" w14:textId="49968BB4" w:rsidR="00710C7C" w:rsidRDefault="003462CF">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710C7C">
          <w:rPr>
            <w:noProof/>
            <w:webHidden/>
          </w:rPr>
          <w:t>1248</w:t>
        </w:r>
        <w:r w:rsidR="00710C7C">
          <w:rPr>
            <w:noProof/>
            <w:webHidden/>
          </w:rPr>
          <w:fldChar w:fldCharType="end"/>
        </w:r>
      </w:hyperlink>
    </w:p>
    <w:p w14:paraId="05DA13C6" w14:textId="2559D362" w:rsidR="00710C7C" w:rsidRDefault="003462CF">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710C7C">
          <w:rPr>
            <w:noProof/>
            <w:webHidden/>
          </w:rPr>
          <w:t>1250</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Ref435790486" w:displacedByCustomXml="next"/>
    <w:bookmarkStart w:id="26" w:name="_Ref435790480" w:displacedByCustomXml="next"/>
    <w:bookmarkStart w:id="27" w:name="_Toc410196905" w:displacedByCustomXml="next"/>
    <w:bookmarkStart w:id="28" w:name="_Toc410196403" w:displacedByCustomXml="next"/>
    <w:bookmarkStart w:id="29" w:name="_Toc410196172" w:displacedByCustomXml="next"/>
    <w:sdt>
      <w:sdtPr>
        <w:id w:val="698976935"/>
        <w:docPartObj>
          <w:docPartGallery w:val="Table of Contents"/>
          <w:docPartUnique/>
        </w:docPartObj>
      </w:sdtPr>
      <w:sdtEndPr>
        <w:rPr>
          <w:b/>
          <w:bCs/>
          <w:noProof/>
        </w:rPr>
      </w:sdtEndPr>
      <w:sdtContent>
        <w:p w14:paraId="38DDA191" w14:textId="6618530B"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710C7C">
              <w:rPr>
                <w:noProof/>
                <w:webHidden/>
              </w:rPr>
              <w:t>5</w:t>
            </w:r>
            <w:r w:rsidR="00710C7C">
              <w:rPr>
                <w:noProof/>
                <w:webHidden/>
              </w:rPr>
              <w:fldChar w:fldCharType="end"/>
            </w:r>
          </w:hyperlink>
        </w:p>
        <w:p w14:paraId="298C0BD2" w14:textId="674B82B7" w:rsidR="00710C7C" w:rsidRDefault="003462CF">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710C7C">
              <w:rPr>
                <w:noProof/>
                <w:webHidden/>
              </w:rPr>
              <w:t>10</w:t>
            </w:r>
            <w:r w:rsidR="00710C7C">
              <w:rPr>
                <w:noProof/>
                <w:webHidden/>
              </w:rPr>
              <w:fldChar w:fldCharType="end"/>
            </w:r>
          </w:hyperlink>
        </w:p>
        <w:p w14:paraId="7CAE5073" w14:textId="0434B028" w:rsidR="00710C7C" w:rsidRDefault="003462CF">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710C7C">
              <w:rPr>
                <w:noProof/>
                <w:webHidden/>
              </w:rPr>
              <w:t>16</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39DFC06B"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710C7C">
        <w:rPr>
          <w:noProof/>
          <w:lang w:val="en-US"/>
        </w:rPr>
        <w:t>1104</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FEDF0DD" w:rsidR="00B102EF" w:rsidRDefault="00B102EF" w:rsidP="004D23BC">
      <w:pPr>
        <w:tabs>
          <w:tab w:val="left" w:pos="720"/>
          <w:tab w:val="left" w:leader="dot" w:pos="7920"/>
        </w:tabs>
      </w:pPr>
      <w:r>
        <w:fldChar w:fldCharType="begin"/>
      </w:r>
      <w:r>
        <w:instrText xml:space="preserve"> REF _Ref448228501 \h </w:instrText>
      </w:r>
      <w:r>
        <w:fldChar w:fldCharType="separate"/>
      </w:r>
      <w:r w:rsidR="00710C7C">
        <w:t>The Fourth Canticle</w:t>
      </w:r>
      <w:r>
        <w:fldChar w:fldCharType="end"/>
      </w:r>
      <w:r>
        <w:tab/>
      </w:r>
      <w:r>
        <w:fldChar w:fldCharType="begin"/>
      </w:r>
      <w:r>
        <w:instrText xml:space="preserve"> PAGEREF _Ref448228505 \h </w:instrText>
      </w:r>
      <w:r>
        <w:fldChar w:fldCharType="separate"/>
      </w:r>
      <w:r w:rsidR="00710C7C">
        <w:rPr>
          <w:noProof/>
        </w:rPr>
        <w:t>406</w:t>
      </w:r>
      <w:r>
        <w:fldChar w:fldCharType="end"/>
      </w:r>
    </w:p>
    <w:p w14:paraId="714598C9" w14:textId="093B3488" w:rsidR="00B102EF" w:rsidRDefault="00B102EF" w:rsidP="004D23BC">
      <w:pPr>
        <w:tabs>
          <w:tab w:val="left" w:pos="720"/>
          <w:tab w:val="left" w:leader="dot" w:pos="7920"/>
        </w:tabs>
      </w:pPr>
      <w:r>
        <w:fldChar w:fldCharType="begin"/>
      </w:r>
      <w:r>
        <w:instrText xml:space="preserve"> REF _Ref448228521 \h </w:instrText>
      </w:r>
      <w:r>
        <w:fldChar w:fldCharType="separate"/>
      </w:r>
      <w:r w:rsidR="00710C7C">
        <w:t>The Annual Psalis and Theotokia</w:t>
      </w:r>
      <w:r>
        <w:fldChar w:fldCharType="end"/>
      </w:r>
      <w:r>
        <w:tab/>
      </w:r>
      <w:r>
        <w:fldChar w:fldCharType="begin"/>
      </w:r>
      <w:r>
        <w:instrText xml:space="preserve"> PAGEREF _Ref448228524 \h </w:instrText>
      </w:r>
      <w:r>
        <w:fldChar w:fldCharType="separate"/>
      </w:r>
      <w:r w:rsidR="00710C7C">
        <w:rPr>
          <w:noProof/>
        </w:rPr>
        <w:t>416</w:t>
      </w:r>
      <w:r>
        <w:fldChar w:fldCharType="end"/>
      </w:r>
    </w:p>
    <w:p w14:paraId="160344F1" w14:textId="1E6C0700"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710C7C">
        <w:t>The Book of Psalis and Doxologies</w:t>
      </w:r>
      <w:r>
        <w:fldChar w:fldCharType="end"/>
      </w:r>
      <w:r>
        <w:tab/>
      </w:r>
      <w:r>
        <w:fldChar w:fldCharType="begin"/>
      </w:r>
      <w:r>
        <w:instrText xml:space="preserve"> PAGEREF _Ref448228546 \h </w:instrText>
      </w:r>
      <w:r>
        <w:fldChar w:fldCharType="separate"/>
      </w:r>
      <w:r w:rsidR="00710C7C">
        <w:rPr>
          <w:noProof/>
        </w:rPr>
        <w:t>698</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lastRenderedPageBreak/>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lastRenderedPageBreak/>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45D97730"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710C7C">
        <w:rPr>
          <w:noProof/>
          <w:lang w:val="en-GB"/>
        </w:rPr>
        <w:t>159</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593288D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710C7C">
        <w:t>Psalm</w:t>
      </w:r>
      <w:r w:rsidR="00710C7C" w:rsidRPr="00AB1781">
        <w:t xml:space="preserve"> 116</w:t>
      </w:r>
      <w:r w:rsidR="00710C7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710C7C">
        <w:rPr>
          <w:noProof/>
        </w:rPr>
        <w:t>271</w:t>
      </w:r>
      <w:r w:rsidR="003A78C2">
        <w:fldChar w:fldCharType="end"/>
      </w:r>
    </w:p>
    <w:p w14:paraId="10E2000F" w14:textId="4D0D1193"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710C7C">
        <w:t>Psalm</w:t>
      </w:r>
      <w:r w:rsidR="00710C7C" w:rsidRPr="00AB1781">
        <w:t xml:space="preserve"> 117</w:t>
      </w:r>
      <w:r w:rsidR="00710C7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710C7C">
        <w:rPr>
          <w:noProof/>
        </w:rPr>
        <w:t>271</w:t>
      </w:r>
      <w:r w:rsidR="003A78C2">
        <w:fldChar w:fldCharType="end"/>
      </w:r>
    </w:p>
    <w:p w14:paraId="4928E776" w14:textId="0B6E6CE8"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710C7C">
        <w:t>Psalm</w:t>
      </w:r>
      <w:r w:rsidR="00710C7C" w:rsidRPr="00AB1781">
        <w:t xml:space="preserve"> 119</w:t>
      </w:r>
      <w:r w:rsidR="00710C7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710C7C">
        <w:rPr>
          <w:noProof/>
        </w:rPr>
        <w:t>289</w:t>
      </w:r>
      <w:r w:rsidR="003A78C2">
        <w:fldChar w:fldCharType="end"/>
      </w:r>
    </w:p>
    <w:p w14:paraId="4144738E" w14:textId="77886B6C"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710C7C">
        <w:t>Psalm</w:t>
      </w:r>
      <w:r w:rsidR="00710C7C" w:rsidRPr="00AB1781">
        <w:t xml:space="preserve"> 120</w:t>
      </w:r>
      <w:r w:rsidR="00710C7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710C7C">
        <w:rPr>
          <w:noProof/>
        </w:rPr>
        <w:t>290</w:t>
      </w:r>
      <w:r w:rsidR="003A78C2">
        <w:fldChar w:fldCharType="end"/>
      </w:r>
    </w:p>
    <w:p w14:paraId="7A11F8AE" w14:textId="3B6A010A"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710C7C">
        <w:t>Psalm</w:t>
      </w:r>
      <w:r w:rsidR="00710C7C" w:rsidRPr="00AB1781">
        <w:t xml:space="preserve"> 121</w:t>
      </w:r>
      <w:r w:rsidR="00710C7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710C7C">
        <w:rPr>
          <w:noProof/>
        </w:rPr>
        <w:t>291</w:t>
      </w:r>
      <w:r w:rsidR="003A78C2">
        <w:fldChar w:fldCharType="end"/>
      </w:r>
    </w:p>
    <w:p w14:paraId="1E7E3335" w14:textId="769E17C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710C7C">
        <w:t>Psalm</w:t>
      </w:r>
      <w:r w:rsidR="00710C7C" w:rsidRPr="00AB1781">
        <w:t xml:space="preserve"> 122</w:t>
      </w:r>
      <w:r w:rsidR="00710C7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710C7C">
        <w:rPr>
          <w:noProof/>
        </w:rPr>
        <w:t>292</w:t>
      </w:r>
      <w:r w:rsidR="003A78C2">
        <w:fldChar w:fldCharType="end"/>
      </w:r>
    </w:p>
    <w:p w14:paraId="6A7F45CD" w14:textId="1AFEF36D"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710C7C">
        <w:t>Psalm</w:t>
      </w:r>
      <w:r w:rsidR="00710C7C" w:rsidRPr="00AB1781">
        <w:t xml:space="preserve"> 123</w:t>
      </w:r>
      <w:r w:rsidR="00710C7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710C7C">
        <w:rPr>
          <w:noProof/>
        </w:rPr>
        <w:t>293</w:t>
      </w:r>
      <w:r w:rsidR="003A78C2">
        <w:fldChar w:fldCharType="end"/>
      </w:r>
    </w:p>
    <w:p w14:paraId="2FA5C99A" w14:textId="50570D71"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710C7C">
        <w:t>Psalm</w:t>
      </w:r>
      <w:r w:rsidR="00710C7C" w:rsidRPr="00AB1781">
        <w:t xml:space="preserve"> 124</w:t>
      </w:r>
      <w:r w:rsidR="00710C7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710C7C">
        <w:rPr>
          <w:noProof/>
        </w:rPr>
        <w:t>294</w:t>
      </w:r>
      <w:r w:rsidR="003A78C2">
        <w:fldChar w:fldCharType="end"/>
      </w:r>
    </w:p>
    <w:p w14:paraId="0633E3A7" w14:textId="5DC2812C"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710C7C">
        <w:t>Psalm</w:t>
      </w:r>
      <w:r w:rsidR="00710C7C" w:rsidRPr="00AB1781">
        <w:t xml:space="preserve"> 125</w:t>
      </w:r>
      <w:r w:rsidR="00710C7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710C7C">
        <w:rPr>
          <w:noProof/>
        </w:rPr>
        <w:t>295</w:t>
      </w:r>
      <w:r w:rsidR="003A78C2">
        <w:fldChar w:fldCharType="end"/>
      </w:r>
    </w:p>
    <w:p w14:paraId="0FB134D2" w14:textId="35EE2FB6"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710C7C">
        <w:t>Psalm</w:t>
      </w:r>
      <w:r w:rsidR="00710C7C" w:rsidRPr="00AB1781">
        <w:t xml:space="preserve"> 126</w:t>
      </w:r>
      <w:r w:rsidR="00710C7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710C7C">
        <w:rPr>
          <w:noProof/>
        </w:rPr>
        <w:t>296</w:t>
      </w:r>
      <w:r w:rsidR="003A78C2">
        <w:fldChar w:fldCharType="end"/>
      </w:r>
    </w:p>
    <w:p w14:paraId="1C4403C7" w14:textId="61F84B08"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710C7C">
        <w:t>Psalm</w:t>
      </w:r>
      <w:r w:rsidR="00710C7C" w:rsidRPr="00AB1781">
        <w:t xml:space="preserve"> 127</w:t>
      </w:r>
      <w:r w:rsidR="00710C7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710C7C">
        <w:rPr>
          <w:noProof/>
        </w:rPr>
        <w:t>297</w:t>
      </w:r>
      <w:r w:rsidR="003A78C2">
        <w:fldChar w:fldCharType="end"/>
      </w:r>
    </w:p>
    <w:p w14:paraId="7851B890" w14:textId="20D1CAC5"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710C7C">
        <w:t>Psalm</w:t>
      </w:r>
      <w:r w:rsidR="00710C7C" w:rsidRPr="00AB1781">
        <w:t xml:space="preserve"> 128</w:t>
      </w:r>
      <w:r w:rsidR="00710C7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710C7C">
        <w:rPr>
          <w:noProof/>
        </w:rPr>
        <w:t>298</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610865D"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710C7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710C7C">
        <w:rPr>
          <w:noProof/>
        </w:rPr>
        <w:t>664</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Ref435789575" w:displacedByCustomXml="next"/>
    <w:bookmarkStart w:id="76" w:name="_Ref435789570" w:displacedByCustomXml="next"/>
    <w:bookmarkStart w:id="77" w:name="_Ref435434300" w:displacedByCustomXml="next"/>
    <w:bookmarkStart w:id="78" w:name="_Ref435434294" w:displacedByCustomXml="next"/>
    <w:bookmarkStart w:id="79" w:name="_Toc410196910" w:displacedByCustomXml="next"/>
    <w:bookmarkStart w:id="80" w:name="_Toc410196408" w:displacedByCustomXml="next"/>
    <w:bookmarkStart w:id="81" w:name="_Toc410196176" w:displacedByCustomXml="next"/>
    <w:sdt>
      <w:sdtPr>
        <w:id w:val="-1880776434"/>
        <w:docPartObj>
          <w:docPartGallery w:val="Table of Contents"/>
          <w:docPartUnique/>
        </w:docPartObj>
      </w:sdtPr>
      <w:sdtEndPr>
        <w:rPr>
          <w:b/>
          <w:bCs/>
          <w:noProof/>
        </w:rPr>
      </w:sdtEndPr>
      <w:sdtContent>
        <w:p w14:paraId="6B7ECA04" w14:textId="0BADCA57"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710C7C">
              <w:rPr>
                <w:noProof/>
                <w:webHidden/>
              </w:rPr>
              <w:t>18</w:t>
            </w:r>
            <w:r w:rsidR="00710C7C">
              <w:rPr>
                <w:noProof/>
                <w:webHidden/>
              </w:rPr>
              <w:fldChar w:fldCharType="end"/>
            </w:r>
          </w:hyperlink>
        </w:p>
        <w:p w14:paraId="7A18DA62" w14:textId="68EA5B79" w:rsidR="00710C7C" w:rsidRDefault="003462CF">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710C7C">
              <w:rPr>
                <w:noProof/>
                <w:webHidden/>
              </w:rPr>
              <w:t>23</w:t>
            </w:r>
            <w:r w:rsidR="00710C7C">
              <w:rPr>
                <w:noProof/>
                <w:webHidden/>
              </w:rPr>
              <w:fldChar w:fldCharType="end"/>
            </w:r>
          </w:hyperlink>
        </w:p>
        <w:p w14:paraId="267EE733" w14:textId="1AEB3BDA" w:rsidR="00710C7C" w:rsidRDefault="003462CF">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710C7C">
              <w:rPr>
                <w:noProof/>
                <w:webHidden/>
              </w:rPr>
              <w:t>30</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BAC16C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710C7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306C8546" w14:textId="70A9D06F"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710C7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4E41A6D8" w14:textId="47507570"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710C7C">
        <w:rPr>
          <w:noProof/>
          <w:lang w:val="en-US"/>
        </w:rPr>
        <w:t>159</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4BB1C68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710C7C">
        <w:t>Psalm</w:t>
      </w:r>
      <w:r w:rsidR="00710C7C" w:rsidRPr="00AB1781">
        <w:t xml:space="preserve"> 129</w:t>
      </w:r>
      <w:r w:rsidR="00710C7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10C7C">
        <w:rPr>
          <w:rFonts w:cstheme="minorBidi"/>
          <w:noProof/>
        </w:rPr>
        <w:t>299</w:t>
      </w:r>
      <w:r w:rsidR="003A78C2" w:rsidRPr="00AC19C5">
        <w:rPr>
          <w:rFonts w:cstheme="minorBidi"/>
        </w:rPr>
        <w:fldChar w:fldCharType="end"/>
      </w:r>
    </w:p>
    <w:p w14:paraId="5C89ADF0" w14:textId="6DE3F7E9"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710C7C">
        <w:t>Psalm</w:t>
      </w:r>
      <w:r w:rsidR="00710C7C" w:rsidRPr="00AB1781">
        <w:t xml:space="preserve"> 130</w:t>
      </w:r>
      <w:r w:rsidR="00710C7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10C7C">
        <w:rPr>
          <w:rFonts w:cstheme="minorBidi"/>
          <w:noProof/>
        </w:rPr>
        <w:t>300</w:t>
      </w:r>
      <w:r w:rsidR="003A78C2" w:rsidRPr="00AC19C5">
        <w:rPr>
          <w:rFonts w:cstheme="minorBidi"/>
        </w:rPr>
        <w:fldChar w:fldCharType="end"/>
      </w:r>
    </w:p>
    <w:p w14:paraId="28E2C0BB" w14:textId="7D7DC0A4"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710C7C">
        <w:t>Psalm</w:t>
      </w:r>
      <w:r w:rsidR="00710C7C" w:rsidRPr="00AB1781">
        <w:t xml:space="preserve"> 131</w:t>
      </w:r>
      <w:r w:rsidR="00710C7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10C7C">
        <w:rPr>
          <w:rFonts w:cstheme="minorBidi"/>
          <w:noProof/>
        </w:rPr>
        <w:t>301</w:t>
      </w:r>
      <w:r w:rsidR="003A78C2" w:rsidRPr="00AC19C5">
        <w:rPr>
          <w:rFonts w:cstheme="minorBidi"/>
        </w:rPr>
        <w:fldChar w:fldCharType="end"/>
      </w:r>
    </w:p>
    <w:p w14:paraId="1E089908" w14:textId="10E0EDD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710C7C">
        <w:t>Psalm</w:t>
      </w:r>
      <w:r w:rsidR="00710C7C" w:rsidRPr="00AB1781">
        <w:t xml:space="preserve"> 132</w:t>
      </w:r>
      <w:r w:rsidR="00710C7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10C7C">
        <w:rPr>
          <w:rFonts w:cstheme="minorBidi"/>
          <w:noProof/>
        </w:rPr>
        <w:t>303</w:t>
      </w:r>
      <w:r w:rsidR="003A78C2" w:rsidRPr="00AC19C5">
        <w:rPr>
          <w:rFonts w:cstheme="minorBidi"/>
        </w:rPr>
        <w:fldChar w:fldCharType="end"/>
      </w:r>
    </w:p>
    <w:p w14:paraId="4AE38C3E" w14:textId="57597830"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710C7C">
        <w:t>Psalm</w:t>
      </w:r>
      <w:r w:rsidR="00710C7C" w:rsidRPr="00AB1781">
        <w:t xml:space="preserve"> 133</w:t>
      </w:r>
      <w:r w:rsidR="00710C7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10C7C">
        <w:rPr>
          <w:rFonts w:cstheme="minorBidi"/>
          <w:noProof/>
        </w:rPr>
        <w:t>303</w:t>
      </w:r>
      <w:r w:rsidR="003A78C2" w:rsidRPr="00AC19C5">
        <w:rPr>
          <w:rFonts w:cstheme="minorBidi"/>
        </w:rPr>
        <w:fldChar w:fldCharType="end"/>
      </w:r>
    </w:p>
    <w:p w14:paraId="1687F32E" w14:textId="0D3632CC"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710C7C">
        <w:t>Psalm</w:t>
      </w:r>
      <w:r w:rsidR="00710C7C" w:rsidRPr="00AB1781">
        <w:t xml:space="preserve"> 136</w:t>
      </w:r>
      <w:r w:rsidR="00710C7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10C7C">
        <w:rPr>
          <w:rFonts w:cstheme="minorBidi"/>
          <w:noProof/>
        </w:rPr>
        <w:t>308</w:t>
      </w:r>
      <w:r w:rsidR="003A78C2" w:rsidRPr="00AC19C5">
        <w:rPr>
          <w:rFonts w:cstheme="minorBidi"/>
        </w:rPr>
        <w:fldChar w:fldCharType="end"/>
      </w:r>
    </w:p>
    <w:p w14:paraId="7888D837" w14:textId="3F48790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710C7C">
        <w:t>Psalm</w:t>
      </w:r>
      <w:r w:rsidR="00710C7C" w:rsidRPr="00AB1781">
        <w:t xml:space="preserve"> 137</w:t>
      </w:r>
      <w:r w:rsidR="00710C7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10C7C">
        <w:rPr>
          <w:rFonts w:cstheme="minorBidi"/>
          <w:noProof/>
        </w:rPr>
        <w:t>310</w:t>
      </w:r>
      <w:r w:rsidR="003A78C2" w:rsidRPr="00AC19C5">
        <w:rPr>
          <w:rFonts w:cstheme="minorBidi"/>
        </w:rPr>
        <w:fldChar w:fldCharType="end"/>
      </w:r>
    </w:p>
    <w:p w14:paraId="34DBB223" w14:textId="4E965FDC"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710C7C">
        <w:t>Psalm</w:t>
      </w:r>
      <w:r w:rsidR="00710C7C" w:rsidRPr="00AB1781">
        <w:t xml:space="preserve"> 140</w:t>
      </w:r>
      <w:r w:rsidR="00710C7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10C7C">
        <w:rPr>
          <w:rFonts w:cstheme="minorBidi"/>
          <w:noProof/>
        </w:rPr>
        <w:t>314</w:t>
      </w:r>
      <w:r w:rsidR="003A78C2" w:rsidRPr="00AC19C5">
        <w:rPr>
          <w:rFonts w:cstheme="minorBidi"/>
        </w:rPr>
        <w:fldChar w:fldCharType="end"/>
      </w:r>
    </w:p>
    <w:p w14:paraId="6B4DC1CD" w14:textId="680906C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710C7C">
        <w:t>Psalm</w:t>
      </w:r>
      <w:r w:rsidR="00710C7C" w:rsidRPr="00AB1781">
        <w:t xml:space="preserve"> 141</w:t>
      </w:r>
      <w:r w:rsidR="00710C7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10C7C">
        <w:rPr>
          <w:rFonts w:cstheme="minorBidi"/>
          <w:noProof/>
        </w:rPr>
        <w:t>315</w:t>
      </w:r>
      <w:r w:rsidR="003A78C2" w:rsidRPr="00AC19C5">
        <w:rPr>
          <w:rFonts w:cstheme="minorBidi"/>
        </w:rPr>
        <w:fldChar w:fldCharType="end"/>
      </w:r>
    </w:p>
    <w:p w14:paraId="2110D48E" w14:textId="2BB35981"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710C7C">
        <w:t>Psalm</w:t>
      </w:r>
      <w:r w:rsidR="00710C7C" w:rsidRPr="00AB1781">
        <w:t xml:space="preserve"> 145</w:t>
      </w:r>
      <w:r w:rsidR="00710C7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10C7C">
        <w:rPr>
          <w:rFonts w:cstheme="minorBidi"/>
          <w:noProof/>
        </w:rPr>
        <w:t>321</w:t>
      </w:r>
      <w:r w:rsidR="003A78C2" w:rsidRPr="00AC19C5">
        <w:rPr>
          <w:rFonts w:cstheme="minorBidi"/>
        </w:rPr>
        <w:fldChar w:fldCharType="end"/>
      </w:r>
    </w:p>
    <w:p w14:paraId="1DB70176" w14:textId="57F3D349"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710C7C">
        <w:t>Psalm</w:t>
      </w:r>
      <w:r w:rsidR="00710C7C" w:rsidRPr="00AB1781">
        <w:t xml:space="preserve"> 146</w:t>
      </w:r>
      <w:r w:rsidR="00710C7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10C7C">
        <w:rPr>
          <w:rFonts w:cstheme="minorBidi"/>
          <w:noProof/>
        </w:rPr>
        <w:t>323</w:t>
      </w:r>
      <w:r w:rsidR="003A78C2" w:rsidRPr="00AC19C5">
        <w:rPr>
          <w:rFonts w:cstheme="minorBidi"/>
        </w:rPr>
        <w:fldChar w:fldCharType="end"/>
      </w:r>
    </w:p>
    <w:p w14:paraId="10BFD659" w14:textId="3C2503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710C7C">
        <w:t>Psalm</w:t>
      </w:r>
      <w:r w:rsidR="00710C7C" w:rsidRPr="00AB1781">
        <w:t xml:space="preserve"> 147</w:t>
      </w:r>
      <w:r w:rsidR="00710C7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10C7C">
        <w:rPr>
          <w:rFonts w:cstheme="minorBidi"/>
          <w:noProof/>
        </w:rPr>
        <w:t>324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FD9B2DD"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710C7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18A31801"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710C7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2F783B50"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710C7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4FA51813" w14:textId="62DC4FDC"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710C7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0B99716A" w14:textId="78E5EC7F"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710C7C">
        <w:rPr>
          <w:noProof/>
          <w:lang w:val="en-US"/>
        </w:rPr>
        <w:t>159</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0CB1273"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710C7C">
        <w:t>Psalm</w:t>
      </w:r>
      <w:r w:rsidR="00710C7C" w:rsidRPr="00AB1781">
        <w:t xml:space="preserve"> 129</w:t>
      </w:r>
      <w:r w:rsidR="00710C7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10C7C">
        <w:rPr>
          <w:rFonts w:cstheme="minorBidi"/>
          <w:noProof/>
        </w:rPr>
        <w:t>299</w:t>
      </w:r>
      <w:r w:rsidR="003A78C2" w:rsidRPr="00AC19C5">
        <w:rPr>
          <w:rFonts w:cstheme="minorBidi"/>
        </w:rPr>
        <w:fldChar w:fldCharType="end"/>
      </w:r>
    </w:p>
    <w:p w14:paraId="1B75A28D" w14:textId="1CBC0410"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710C7C">
        <w:t>Psalm</w:t>
      </w:r>
      <w:r w:rsidR="00710C7C" w:rsidRPr="00AB1781">
        <w:t xml:space="preserve"> 130</w:t>
      </w:r>
      <w:r w:rsidR="00710C7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10C7C">
        <w:rPr>
          <w:rFonts w:cstheme="minorBidi"/>
          <w:noProof/>
        </w:rPr>
        <w:t>300</w:t>
      </w:r>
      <w:r w:rsidR="003A78C2" w:rsidRPr="00AC19C5">
        <w:rPr>
          <w:rFonts w:cstheme="minorBidi"/>
        </w:rPr>
        <w:fldChar w:fldCharType="end"/>
      </w:r>
    </w:p>
    <w:p w14:paraId="0AE9AF27" w14:textId="491A20F2"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710C7C">
        <w:t>Psalm</w:t>
      </w:r>
      <w:r w:rsidR="00710C7C" w:rsidRPr="00AB1781">
        <w:t xml:space="preserve"> 131</w:t>
      </w:r>
      <w:r w:rsidR="00710C7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10C7C">
        <w:rPr>
          <w:rFonts w:cstheme="minorBidi"/>
          <w:noProof/>
        </w:rPr>
        <w:t>301</w:t>
      </w:r>
      <w:r w:rsidR="003A78C2" w:rsidRPr="00AC19C5">
        <w:rPr>
          <w:rFonts w:cstheme="minorBidi"/>
        </w:rPr>
        <w:fldChar w:fldCharType="end"/>
      </w:r>
    </w:p>
    <w:p w14:paraId="41F119EC" w14:textId="0CEEFF36"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710C7C">
        <w:t>Psalm</w:t>
      </w:r>
      <w:r w:rsidR="00710C7C" w:rsidRPr="00AB1781">
        <w:t xml:space="preserve"> 132</w:t>
      </w:r>
      <w:r w:rsidR="00710C7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10C7C">
        <w:rPr>
          <w:rFonts w:cstheme="minorBidi"/>
          <w:noProof/>
        </w:rPr>
        <w:t>303</w:t>
      </w:r>
      <w:r w:rsidR="003A78C2" w:rsidRPr="00AC19C5">
        <w:rPr>
          <w:rFonts w:cstheme="minorBidi"/>
        </w:rPr>
        <w:fldChar w:fldCharType="end"/>
      </w:r>
    </w:p>
    <w:p w14:paraId="597C59C2" w14:textId="608F00A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710C7C">
        <w:t>Psalm</w:t>
      </w:r>
      <w:r w:rsidR="00710C7C" w:rsidRPr="00AB1781">
        <w:t xml:space="preserve"> 133</w:t>
      </w:r>
      <w:r w:rsidR="00710C7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10C7C">
        <w:rPr>
          <w:rFonts w:cstheme="minorBidi"/>
          <w:noProof/>
        </w:rPr>
        <w:t>303</w:t>
      </w:r>
      <w:r w:rsidR="003A78C2" w:rsidRPr="00AC19C5">
        <w:rPr>
          <w:rFonts w:cstheme="minorBidi"/>
        </w:rPr>
        <w:fldChar w:fldCharType="end"/>
      </w:r>
    </w:p>
    <w:p w14:paraId="128C5E51" w14:textId="4D8A556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710C7C">
        <w:t>Psalm</w:t>
      </w:r>
      <w:r w:rsidR="00710C7C" w:rsidRPr="00AB1781">
        <w:t xml:space="preserve"> 136</w:t>
      </w:r>
      <w:r w:rsidR="00710C7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10C7C">
        <w:rPr>
          <w:rFonts w:cstheme="minorBidi"/>
          <w:noProof/>
        </w:rPr>
        <w:t>308</w:t>
      </w:r>
      <w:r w:rsidR="003A78C2" w:rsidRPr="00AC19C5">
        <w:rPr>
          <w:rFonts w:cstheme="minorBidi"/>
        </w:rPr>
        <w:fldChar w:fldCharType="end"/>
      </w:r>
    </w:p>
    <w:p w14:paraId="2E0B000D" w14:textId="4F604A3A"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710C7C">
        <w:t>Psalm</w:t>
      </w:r>
      <w:r w:rsidR="00710C7C" w:rsidRPr="00AB1781">
        <w:t xml:space="preserve"> 137</w:t>
      </w:r>
      <w:r w:rsidR="00710C7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10C7C">
        <w:rPr>
          <w:rFonts w:cstheme="minorBidi"/>
          <w:noProof/>
        </w:rPr>
        <w:t>310</w:t>
      </w:r>
      <w:r w:rsidR="003A78C2" w:rsidRPr="00AC19C5">
        <w:rPr>
          <w:rFonts w:cstheme="minorBidi"/>
        </w:rPr>
        <w:fldChar w:fldCharType="end"/>
      </w:r>
    </w:p>
    <w:p w14:paraId="770DB628" w14:textId="5A36962E"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710C7C">
        <w:t>Psalm</w:t>
      </w:r>
      <w:r w:rsidR="00710C7C" w:rsidRPr="00AB1781">
        <w:t xml:space="preserve"> 140</w:t>
      </w:r>
      <w:r w:rsidR="00710C7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10C7C">
        <w:rPr>
          <w:rFonts w:cstheme="minorBidi"/>
          <w:noProof/>
        </w:rPr>
        <w:t>314</w:t>
      </w:r>
      <w:r w:rsidR="003A78C2" w:rsidRPr="00AC19C5">
        <w:rPr>
          <w:rFonts w:cstheme="minorBidi"/>
        </w:rPr>
        <w:fldChar w:fldCharType="end"/>
      </w:r>
    </w:p>
    <w:p w14:paraId="641208A7" w14:textId="48E82263"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710C7C">
        <w:t>Psalm</w:t>
      </w:r>
      <w:r w:rsidR="00710C7C" w:rsidRPr="00AB1781">
        <w:t xml:space="preserve"> 141</w:t>
      </w:r>
      <w:r w:rsidR="00710C7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10C7C">
        <w:rPr>
          <w:rFonts w:cstheme="minorBidi"/>
          <w:noProof/>
        </w:rPr>
        <w:t>315</w:t>
      </w:r>
      <w:r w:rsidR="003A78C2" w:rsidRPr="00AC19C5">
        <w:rPr>
          <w:rFonts w:cstheme="minorBidi"/>
        </w:rPr>
        <w:fldChar w:fldCharType="end"/>
      </w:r>
    </w:p>
    <w:p w14:paraId="22E2CCB4" w14:textId="462E9951"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710C7C">
        <w:t>Psalm</w:t>
      </w:r>
      <w:r w:rsidR="00710C7C" w:rsidRPr="00AB1781">
        <w:t xml:space="preserve"> 145</w:t>
      </w:r>
      <w:r w:rsidR="00710C7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10C7C">
        <w:rPr>
          <w:rFonts w:cstheme="minorBidi"/>
          <w:noProof/>
        </w:rPr>
        <w:t>321</w:t>
      </w:r>
      <w:r w:rsidR="003A78C2" w:rsidRPr="00AC19C5">
        <w:rPr>
          <w:rFonts w:cstheme="minorBidi"/>
        </w:rPr>
        <w:fldChar w:fldCharType="end"/>
      </w:r>
    </w:p>
    <w:p w14:paraId="71D3EDA7" w14:textId="336F5609"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710C7C">
        <w:t>Psalm</w:t>
      </w:r>
      <w:r w:rsidR="00710C7C" w:rsidRPr="00AB1781">
        <w:t xml:space="preserve"> 146</w:t>
      </w:r>
      <w:r w:rsidR="00710C7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10C7C">
        <w:rPr>
          <w:rFonts w:cstheme="minorBidi"/>
          <w:noProof/>
        </w:rPr>
        <w:t>323</w:t>
      </w:r>
      <w:r w:rsidR="003A78C2" w:rsidRPr="00AC19C5">
        <w:rPr>
          <w:rFonts w:cstheme="minorBidi"/>
        </w:rPr>
        <w:fldChar w:fldCharType="end"/>
      </w:r>
    </w:p>
    <w:p w14:paraId="6A511ED2" w14:textId="582D18D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710C7C">
        <w:t>Psalm</w:t>
      </w:r>
      <w:r w:rsidR="00710C7C" w:rsidRPr="00AB1781">
        <w:t xml:space="preserve"> 147</w:t>
      </w:r>
      <w:r w:rsidR="00710C7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10C7C">
        <w:rPr>
          <w:rFonts w:cstheme="minorBidi"/>
          <w:noProof/>
        </w:rPr>
        <w:t>324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61C6EDB"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710C7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1226E38F"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710C7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2B62DA11"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710C7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1C8B7C0A" w14:textId="75008476"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710C7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2E223CF0" w14:textId="4AEE400D"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710C7C">
        <w:rPr>
          <w:noProof/>
          <w:lang w:val="en-US"/>
        </w:rPr>
        <w:t>159</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6E30716"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710C7C">
        <w:t>Psalm</w:t>
      </w:r>
      <w:r w:rsidR="00710C7C" w:rsidRPr="00AB1781">
        <w:t xml:space="preserve"> 4</w:t>
      </w:r>
      <w:r w:rsidR="00710C7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710C7C">
        <w:rPr>
          <w:noProof/>
        </w:rPr>
        <w:t>84</w:t>
      </w:r>
      <w:r w:rsidR="003A78C2">
        <w:fldChar w:fldCharType="end"/>
      </w:r>
    </w:p>
    <w:p w14:paraId="11005B88" w14:textId="7CFB3934"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710C7C">
        <w:t>Psalm</w:t>
      </w:r>
      <w:r w:rsidR="00710C7C" w:rsidRPr="00AB1781">
        <w:t xml:space="preserve"> 6</w:t>
      </w:r>
      <w:r w:rsidR="00710C7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710C7C">
        <w:rPr>
          <w:noProof/>
        </w:rPr>
        <w:t>86</w:t>
      </w:r>
      <w:r w:rsidR="003A78C2">
        <w:fldChar w:fldCharType="end"/>
      </w:r>
    </w:p>
    <w:p w14:paraId="55C4356A" w14:textId="6A6402D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710C7C">
        <w:t>Psalm</w:t>
      </w:r>
      <w:r w:rsidR="00710C7C" w:rsidRPr="00AB1781">
        <w:t xml:space="preserve"> 12</w:t>
      </w:r>
      <w:r w:rsidR="00710C7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710C7C">
        <w:rPr>
          <w:noProof/>
        </w:rPr>
        <w:t>95</w:t>
      </w:r>
      <w:r w:rsidR="003A78C2">
        <w:fldChar w:fldCharType="end"/>
      </w:r>
    </w:p>
    <w:p w14:paraId="63420882" w14:textId="1739B0B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710C7C">
        <w:t>Psalm</w:t>
      </w:r>
      <w:r w:rsidR="00710C7C" w:rsidRPr="00AB1781">
        <w:t xml:space="preserve"> 15</w:t>
      </w:r>
      <w:r w:rsidR="00710C7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710C7C">
        <w:rPr>
          <w:noProof/>
        </w:rPr>
        <w:t>98</w:t>
      </w:r>
      <w:r w:rsidR="003A78C2">
        <w:fldChar w:fldCharType="end"/>
      </w:r>
    </w:p>
    <w:p w14:paraId="774D5DBB" w14:textId="557DAC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710C7C">
        <w:t>Psalm</w:t>
      </w:r>
      <w:r w:rsidR="00710C7C" w:rsidRPr="00AB1781">
        <w:t xml:space="preserve"> 24</w:t>
      </w:r>
      <w:r w:rsidR="00710C7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710C7C">
        <w:rPr>
          <w:noProof/>
        </w:rPr>
        <w:t>114</w:t>
      </w:r>
      <w:r w:rsidR="003A78C2">
        <w:fldChar w:fldCharType="end"/>
      </w:r>
    </w:p>
    <w:p w14:paraId="6E11CE76" w14:textId="22CB7FE5"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710C7C">
        <w:t>Psalm</w:t>
      </w:r>
      <w:r w:rsidR="00710C7C" w:rsidRPr="00AB1781">
        <w:t xml:space="preserve"> 26</w:t>
      </w:r>
      <w:r w:rsidR="00710C7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710C7C">
        <w:rPr>
          <w:noProof/>
        </w:rPr>
        <w:t>118</w:t>
      </w:r>
      <w:r w:rsidR="003A78C2">
        <w:fldChar w:fldCharType="end"/>
      </w:r>
    </w:p>
    <w:p w14:paraId="3C2A64B3" w14:textId="503B95E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710C7C">
        <w:t>Psalm</w:t>
      </w:r>
      <w:r w:rsidR="00710C7C" w:rsidRPr="00AB1781">
        <w:t xml:space="preserve"> 66</w:t>
      </w:r>
      <w:r w:rsidR="00710C7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710C7C">
        <w:rPr>
          <w:noProof/>
        </w:rPr>
        <w:t>180</w:t>
      </w:r>
      <w:r w:rsidR="003A78C2">
        <w:fldChar w:fldCharType="end"/>
      </w:r>
    </w:p>
    <w:p w14:paraId="41660D28" w14:textId="76740D4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710C7C">
        <w:t>Psalm</w:t>
      </w:r>
      <w:r w:rsidR="00710C7C" w:rsidRPr="00AB1781">
        <w:t xml:space="preserve"> 69</w:t>
      </w:r>
      <w:r w:rsidR="00710C7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710C7C">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212F4E98"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710C7C">
        <w:t>Psalm</w:t>
      </w:r>
      <w:r w:rsidR="00710C7C" w:rsidRPr="00AB1781">
        <w:t xml:space="preserve"> 22</w:t>
      </w:r>
      <w:r w:rsidR="00710C7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710C7C">
        <w:rPr>
          <w:noProof/>
        </w:rPr>
        <w:t>112</w:t>
      </w:r>
      <w:r w:rsidR="003A78C2">
        <w:fldChar w:fldCharType="end"/>
      </w:r>
    </w:p>
    <w:p w14:paraId="09B61132" w14:textId="5CDE134B"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710C7C">
        <w:t>Psalm</w:t>
      </w:r>
      <w:r w:rsidR="00710C7C" w:rsidRPr="00AB1781">
        <w:t xml:space="preserve"> 29</w:t>
      </w:r>
      <w:r w:rsidR="00710C7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710C7C">
        <w:rPr>
          <w:noProof/>
        </w:rPr>
        <w:t>122</w:t>
      </w:r>
      <w:r w:rsidR="003A78C2">
        <w:fldChar w:fldCharType="end"/>
      </w:r>
    </w:p>
    <w:p w14:paraId="28BE6576" w14:textId="1EF7B6C3"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710C7C">
        <w:t>Psalm</w:t>
      </w:r>
      <w:r w:rsidR="00710C7C" w:rsidRPr="00AB1781">
        <w:t xml:space="preserve"> 42</w:t>
      </w:r>
      <w:r w:rsidR="00710C7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710C7C">
        <w:rPr>
          <w:noProof/>
        </w:rPr>
        <w:t>146</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5B81EED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710C7C">
        <w:t>Psalm</w:t>
      </w:r>
      <w:r w:rsidR="00710C7C" w:rsidRPr="00AB1781">
        <w:t xml:space="preserve"> 56</w:t>
      </w:r>
      <w:r w:rsidR="00710C7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710C7C">
        <w:rPr>
          <w:noProof/>
        </w:rPr>
        <w:t>167</w:t>
      </w:r>
      <w:r w:rsidR="003A78C2">
        <w:fldChar w:fldCharType="end"/>
      </w:r>
    </w:p>
    <w:p w14:paraId="3921B741" w14:textId="1246AC2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710C7C">
        <w:t>Psalm</w:t>
      </w:r>
      <w:r w:rsidR="00710C7C" w:rsidRPr="00AB1781">
        <w:t xml:space="preserve"> 85</w:t>
      </w:r>
      <w:r w:rsidR="00710C7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710C7C">
        <w:rPr>
          <w:noProof/>
        </w:rPr>
        <w:t>215</w:t>
      </w:r>
      <w:r w:rsidR="003A78C2">
        <w:fldChar w:fldCharType="end"/>
      </w:r>
    </w:p>
    <w:p w14:paraId="5D801D2A" w14:textId="5EA0DB62"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710C7C">
        <w:t>Psalm</w:t>
      </w:r>
      <w:r w:rsidR="00710C7C" w:rsidRPr="00AB1781">
        <w:t xml:space="preserve"> 90</w:t>
      </w:r>
      <w:r w:rsidR="00710C7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710C7C">
        <w:rPr>
          <w:noProof/>
        </w:rPr>
        <w:t>226</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5FC799D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710C7C">
        <w:t>Psalm</w:t>
      </w:r>
      <w:r w:rsidR="00710C7C" w:rsidRPr="00AB1781">
        <w:t xml:space="preserve"> 96</w:t>
      </w:r>
      <w:r w:rsidR="00710C7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710C7C">
        <w:rPr>
          <w:noProof/>
        </w:rPr>
        <w:t>234</w:t>
      </w:r>
      <w:r w:rsidR="003A78C2">
        <w:fldChar w:fldCharType="end"/>
      </w:r>
    </w:p>
    <w:p w14:paraId="355504DD" w14:textId="06840196"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710C7C">
        <w:t>Psalm</w:t>
      </w:r>
      <w:r w:rsidR="00710C7C" w:rsidRPr="00AB1781">
        <w:t xml:space="preserve"> 109</w:t>
      </w:r>
      <w:r w:rsidR="00710C7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710C7C">
        <w:rPr>
          <w:noProof/>
        </w:rPr>
        <w:t>261</w:t>
      </w:r>
      <w:r w:rsidR="003A78C2">
        <w:fldChar w:fldCharType="end"/>
      </w:r>
    </w:p>
    <w:p w14:paraId="19A8593F" w14:textId="3BC82522"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710C7C">
        <w:t>Psalm</w:t>
      </w:r>
      <w:r w:rsidR="00710C7C" w:rsidRPr="00AB1781">
        <w:t xml:space="preserve"> 114</w:t>
      </w:r>
      <w:r w:rsidR="00710C7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710C7C">
        <w:rPr>
          <w:noProof/>
        </w:rPr>
        <w:t>268</w:t>
      </w:r>
      <w:r w:rsidR="003A78C2">
        <w:fldChar w:fldCharType="end"/>
      </w:r>
    </w:p>
    <w:p w14:paraId="6A7479E2" w14:textId="03F02B28"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710C7C">
        <w:t>Psalm</w:t>
      </w:r>
      <w:r w:rsidR="00710C7C" w:rsidRPr="00AB1781">
        <w:t xml:space="preserve"> 115</w:t>
      </w:r>
      <w:r w:rsidR="00710C7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710C7C">
        <w:rPr>
          <w:noProof/>
        </w:rPr>
        <w:t>269</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36FE1D8F"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710C7C">
        <w:t>Psalm</w:t>
      </w:r>
      <w:r w:rsidR="00710C7C" w:rsidRPr="00AB1781">
        <w:t xml:space="preserve"> 129</w:t>
      </w:r>
      <w:r w:rsidR="00710C7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710C7C">
        <w:rPr>
          <w:noProof/>
        </w:rPr>
        <w:t>299</w:t>
      </w:r>
      <w:r w:rsidR="003A78C2">
        <w:fldChar w:fldCharType="end"/>
      </w:r>
    </w:p>
    <w:p w14:paraId="640173D6" w14:textId="40F097EA"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710C7C">
        <w:t>Psalm</w:t>
      </w:r>
      <w:r w:rsidR="00710C7C" w:rsidRPr="00AB1781">
        <w:t xml:space="preserve"> 130</w:t>
      </w:r>
      <w:r w:rsidR="00710C7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710C7C">
        <w:rPr>
          <w:noProof/>
        </w:rPr>
        <w:t>300</w:t>
      </w:r>
      <w:r w:rsidR="003A78C2">
        <w:fldChar w:fldCharType="end"/>
      </w:r>
    </w:p>
    <w:p w14:paraId="26C5B235" w14:textId="75964914"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710C7C">
        <w:t>Psalm</w:t>
      </w:r>
      <w:r w:rsidR="00710C7C" w:rsidRPr="00AB1781">
        <w:t xml:space="preserve"> 131</w:t>
      </w:r>
      <w:r w:rsidR="00710C7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710C7C">
        <w:rPr>
          <w:noProof/>
        </w:rPr>
        <w:t>301</w:t>
      </w:r>
      <w:r w:rsidR="003A78C2">
        <w:fldChar w:fldCharType="end"/>
      </w:r>
    </w:p>
    <w:p w14:paraId="09527073" w14:textId="759F69EA"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710C7C">
        <w:t>Psalm</w:t>
      </w:r>
      <w:r w:rsidR="00710C7C" w:rsidRPr="00AB1781">
        <w:t xml:space="preserve"> 132</w:t>
      </w:r>
      <w:r w:rsidR="00710C7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710C7C">
        <w:rPr>
          <w:noProof/>
        </w:rPr>
        <w:t>303</w:t>
      </w:r>
      <w:r w:rsidR="003A78C2">
        <w:fldChar w:fldCharType="end"/>
      </w:r>
    </w:p>
    <w:p w14:paraId="3AB0B369" w14:textId="76BA95EA"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710C7C">
        <w:t>Psalm</w:t>
      </w:r>
      <w:r w:rsidR="00710C7C" w:rsidRPr="00AB1781">
        <w:t xml:space="preserve"> 133</w:t>
      </w:r>
      <w:r w:rsidR="00710C7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710C7C">
        <w:rPr>
          <w:noProof/>
        </w:rPr>
        <w:t>303</w:t>
      </w:r>
      <w:r w:rsidR="003A78C2">
        <w:fldChar w:fldCharType="end"/>
      </w:r>
    </w:p>
    <w:p w14:paraId="27DF8F80" w14:textId="4C58442C"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710C7C">
        <w:t>Psalm</w:t>
      </w:r>
      <w:r w:rsidR="00710C7C" w:rsidRPr="00AB1781">
        <w:t xml:space="preserve"> 136</w:t>
      </w:r>
      <w:r w:rsidR="00710C7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710C7C">
        <w:rPr>
          <w:noProof/>
        </w:rPr>
        <w:t>308</w:t>
      </w:r>
      <w:r w:rsidR="003A78C2">
        <w:fldChar w:fldCharType="end"/>
      </w:r>
    </w:p>
    <w:p w14:paraId="4690D87F" w14:textId="717E6A2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710C7C">
        <w:t>Psalm</w:t>
      </w:r>
      <w:r w:rsidR="00710C7C" w:rsidRPr="00AB1781">
        <w:t xml:space="preserve"> 140</w:t>
      </w:r>
      <w:r w:rsidR="00710C7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710C7C">
        <w:rPr>
          <w:noProof/>
        </w:rPr>
        <w:t>314</w:t>
      </w:r>
      <w:r w:rsidR="003A78C2">
        <w:fldChar w:fldCharType="end"/>
      </w:r>
    </w:p>
    <w:p w14:paraId="3DCE666A" w14:textId="28C7401F"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710C7C">
        <w:t>Psalm</w:t>
      </w:r>
      <w:r w:rsidR="00710C7C" w:rsidRPr="00AB1781">
        <w:t xml:space="preserve"> 145</w:t>
      </w:r>
      <w:r w:rsidR="00710C7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710C7C">
        <w:rPr>
          <w:noProof/>
        </w:rPr>
        <w:t>321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136D53A9"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710C7C">
        <w:t>Psalm 118 Part 20 (</w:t>
      </w:r>
      <w:r w:rsidR="00710C7C" w:rsidRPr="00710C7C">
        <w:rPr>
          <w:rFonts w:ascii="Times New Roman" w:hAnsi="Times New Roman"/>
          <w:rtl/>
          <w:lang w:bidi="he-IL"/>
        </w:rPr>
        <w:t>ר</w:t>
      </w:r>
      <w:r w:rsidR="00710C7C">
        <w:t>): “See my humiliation and deliver me”</w:t>
      </w:r>
      <w:r>
        <w:fldChar w:fldCharType="end"/>
      </w:r>
      <w:r>
        <w:tab/>
      </w:r>
      <w:r>
        <w:fldChar w:fldCharType="begin"/>
      </w:r>
      <w:r>
        <w:instrText xml:space="preserve"> PAGEREF _Ref434579036 \h </w:instrText>
      </w:r>
      <w:r>
        <w:fldChar w:fldCharType="separate"/>
      </w:r>
      <w:r w:rsidR="00710C7C">
        <w:rPr>
          <w:noProof/>
        </w:rPr>
        <w:t>287</w:t>
      </w:r>
      <w:r>
        <w:fldChar w:fldCharType="end"/>
      </w:r>
    </w:p>
    <w:p w14:paraId="460A4F24" w14:textId="5250E9C4"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710C7C">
        <w:t>Psalm 118 Part 21 (</w:t>
      </w:r>
      <w:r w:rsidR="00710C7C" w:rsidRPr="00710C7C">
        <w:rPr>
          <w:rFonts w:ascii="Times New Roman" w:hAnsi="Times New Roman"/>
          <w:rtl/>
          <w:lang w:bidi="he-IL"/>
        </w:rPr>
        <w:t>ש</w:t>
      </w:r>
      <w:r w:rsidR="00710C7C">
        <w:t>): “Rulers persecute me without cause”</w:t>
      </w:r>
      <w:r>
        <w:fldChar w:fldCharType="end"/>
      </w:r>
      <w:r>
        <w:tab/>
      </w:r>
      <w:r>
        <w:fldChar w:fldCharType="begin"/>
      </w:r>
      <w:r>
        <w:instrText xml:space="preserve"> PAGEREF _Ref434579051 \h </w:instrText>
      </w:r>
      <w:r>
        <w:fldChar w:fldCharType="separate"/>
      </w:r>
      <w:r w:rsidR="00710C7C">
        <w:rPr>
          <w:noProof/>
        </w:rPr>
        <w:t>288</w:t>
      </w:r>
      <w:r>
        <w:fldChar w:fldCharType="end"/>
      </w:r>
    </w:p>
    <w:p w14:paraId="148B010E" w14:textId="41D93159"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710C7C">
        <w:t>Psalm 118 Part 22 (</w:t>
      </w:r>
      <w:r w:rsidR="00710C7C" w:rsidRPr="00710C7C">
        <w:rPr>
          <w:rFonts w:ascii="Times New Roman" w:hAnsi="Times New Roman"/>
          <w:rtl/>
          <w:lang w:bidi="he-IL"/>
        </w:rPr>
        <w:t>ת</w:t>
      </w:r>
      <w:r w:rsidR="00710C7C">
        <w:t>): “Let my supplication come before You, O Lord”</w:t>
      </w:r>
      <w:r>
        <w:fldChar w:fldCharType="end"/>
      </w:r>
      <w:r>
        <w:tab/>
      </w:r>
      <w:r>
        <w:fldChar w:fldCharType="begin"/>
      </w:r>
      <w:r>
        <w:instrText xml:space="preserve"> PAGEREF _Ref434579065 \h </w:instrText>
      </w:r>
      <w:r>
        <w:fldChar w:fldCharType="separate"/>
      </w:r>
      <w:r w:rsidR="00710C7C">
        <w:rPr>
          <w:noProof/>
        </w:rPr>
        <w:t>288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3FAE0AD"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710C7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270E19A5"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710C7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913" w:displacedByCustomXml="next"/>
    <w:bookmarkStart w:id="104" w:name="_Toc410196411" w:displacedByCustomXml="next"/>
    <w:bookmarkStart w:id="105" w:name="_Toc410196179" w:displacedByCustomXml="next"/>
    <w:sdt>
      <w:sdtPr>
        <w:id w:val="-763460370"/>
        <w:docPartObj>
          <w:docPartGallery w:val="Table of Contents"/>
          <w:docPartUnique/>
        </w:docPartObj>
      </w:sdtPr>
      <w:sdtEndPr>
        <w:rPr>
          <w:b/>
          <w:bCs/>
          <w:noProof/>
        </w:rPr>
      </w:sdtEndPr>
      <w:sdtContent>
        <w:p w14:paraId="4C9E050E" w14:textId="223277F1"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710C7C">
              <w:rPr>
                <w:noProof/>
                <w:webHidden/>
              </w:rPr>
              <w:t>34</w:t>
            </w:r>
            <w:r w:rsidR="00710C7C">
              <w:rPr>
                <w:noProof/>
                <w:webHidden/>
              </w:rPr>
              <w:fldChar w:fldCharType="end"/>
            </w:r>
          </w:hyperlink>
        </w:p>
        <w:p w14:paraId="6534B816" w14:textId="4BF26F4B" w:rsidR="00710C7C" w:rsidRDefault="003462CF">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710C7C">
              <w:rPr>
                <w:noProof/>
                <w:webHidden/>
              </w:rPr>
              <w:t>37</w:t>
            </w:r>
            <w:r w:rsidR="00710C7C">
              <w:rPr>
                <w:noProof/>
                <w:webHidden/>
              </w:rPr>
              <w:fldChar w:fldCharType="end"/>
            </w:r>
          </w:hyperlink>
        </w:p>
        <w:p w14:paraId="32870134" w14:textId="480580E0" w:rsidR="00710C7C" w:rsidRDefault="003462CF">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710C7C">
              <w:rPr>
                <w:noProof/>
                <w:webHidden/>
              </w:rPr>
              <w:t>39</w:t>
            </w:r>
            <w:r w:rsidR="00710C7C">
              <w:rPr>
                <w:noProof/>
                <w:webHidden/>
              </w:rPr>
              <w:fldChar w:fldCharType="end"/>
            </w:r>
          </w:hyperlink>
        </w:p>
        <w:p w14:paraId="0046003C" w14:textId="5AD5B8B0" w:rsidR="00710C7C" w:rsidRDefault="003462CF">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710C7C">
              <w:rPr>
                <w:noProof/>
                <w:webHidden/>
              </w:rPr>
              <w:t>43</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17EC499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710C7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40C23CB7" w14:textId="40371203"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710C7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76A01756" w14:textId="5648A0C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710C7C">
        <w:rPr>
          <w:noProof/>
          <w:lang w:val="en-US"/>
        </w:rPr>
        <w:t>159</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4C124787"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710C7C">
        <w:t>Psalm</w:t>
      </w:r>
      <w:r w:rsidR="00710C7C" w:rsidRPr="00AB1781">
        <w:t xml:space="preserve"> 3</w:t>
      </w:r>
      <w:r w:rsidR="00710C7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710C7C">
        <w:rPr>
          <w:noProof/>
        </w:rPr>
        <w:t>83</w:t>
      </w:r>
      <w:r w:rsidR="003A78C2">
        <w:fldChar w:fldCharType="end"/>
      </w:r>
    </w:p>
    <w:p w14:paraId="065B6E4C" w14:textId="001F5016"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710C7C">
        <w:t>Psalm</w:t>
      </w:r>
      <w:r w:rsidR="00710C7C" w:rsidRPr="00AB1781">
        <w:t xml:space="preserve"> 6</w:t>
      </w:r>
      <w:r w:rsidR="00710C7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710C7C">
        <w:rPr>
          <w:noProof/>
        </w:rPr>
        <w:t>86</w:t>
      </w:r>
      <w:r w:rsidR="003A78C2">
        <w:fldChar w:fldCharType="end"/>
      </w:r>
    </w:p>
    <w:p w14:paraId="7CA30D28" w14:textId="69FBA51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710C7C">
        <w:t>Psalm</w:t>
      </w:r>
      <w:r w:rsidR="00710C7C" w:rsidRPr="00AB1781">
        <w:t xml:space="preserve"> 12</w:t>
      </w:r>
      <w:r w:rsidR="00710C7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710C7C">
        <w:rPr>
          <w:noProof/>
        </w:rPr>
        <w:t>95</w:t>
      </w:r>
      <w:r w:rsidR="003A78C2">
        <w:fldChar w:fldCharType="end"/>
      </w:r>
    </w:p>
    <w:p w14:paraId="163CB68A" w14:textId="3EFC61C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710C7C">
        <w:t>Psalm</w:t>
      </w:r>
      <w:r w:rsidR="00710C7C" w:rsidRPr="00AB1781">
        <w:t xml:space="preserve"> 69</w:t>
      </w:r>
      <w:r w:rsidR="00710C7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710C7C">
        <w:rPr>
          <w:noProof/>
        </w:rPr>
        <w:t>187</w:t>
      </w:r>
      <w:r w:rsidR="003A78C2">
        <w:fldChar w:fldCharType="end"/>
      </w:r>
    </w:p>
    <w:p w14:paraId="32337B1D" w14:textId="5F787210"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710C7C">
        <w:t>Psalm</w:t>
      </w:r>
      <w:r w:rsidR="00710C7C" w:rsidRPr="00AB1781">
        <w:t xml:space="preserve"> 85</w:t>
      </w:r>
      <w:r w:rsidR="00710C7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710C7C">
        <w:rPr>
          <w:noProof/>
        </w:rPr>
        <w:t>215</w:t>
      </w:r>
      <w:r w:rsidR="003A78C2">
        <w:fldChar w:fldCharType="end"/>
      </w:r>
    </w:p>
    <w:p w14:paraId="7C06DD1A" w14:textId="574A61B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710C7C">
        <w:t>Psalm</w:t>
      </w:r>
      <w:r w:rsidR="00710C7C" w:rsidRPr="00AB1781">
        <w:t xml:space="preserve"> 90</w:t>
      </w:r>
      <w:r w:rsidR="00710C7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710C7C">
        <w:rPr>
          <w:noProof/>
        </w:rPr>
        <w:t>226</w:t>
      </w:r>
      <w:r w:rsidR="003A78C2">
        <w:fldChar w:fldCharType="end"/>
      </w:r>
    </w:p>
    <w:p w14:paraId="2E5D18EB" w14:textId="4AE67179"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710C7C">
        <w:t>Psalm</w:t>
      </w:r>
      <w:r w:rsidR="00710C7C" w:rsidRPr="00AB1781">
        <w:t xml:space="preserve"> 116</w:t>
      </w:r>
      <w:r w:rsidR="00710C7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710C7C">
        <w:rPr>
          <w:noProof/>
        </w:rPr>
        <w:t>271</w:t>
      </w:r>
      <w:r w:rsidR="003A78C2">
        <w:fldChar w:fldCharType="end"/>
      </w:r>
    </w:p>
    <w:p w14:paraId="110463A5" w14:textId="773E81C5"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710C7C">
        <w:t>Psalm</w:t>
      </w:r>
      <w:r w:rsidR="00710C7C" w:rsidRPr="00AB1781">
        <w:t xml:space="preserve"> 117</w:t>
      </w:r>
      <w:r w:rsidR="00710C7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710C7C">
        <w:rPr>
          <w:noProof/>
        </w:rPr>
        <w:t>271</w:t>
      </w:r>
      <w:r w:rsidR="003A78C2">
        <w:fldChar w:fldCharType="end"/>
      </w:r>
    </w:p>
    <w:p w14:paraId="2887A6CA" w14:textId="29D49478"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710C7C">
        <w:t>Psalm</w:t>
      </w:r>
      <w:r w:rsidR="00710C7C" w:rsidRPr="00AB1781">
        <w:t xml:space="preserve"> 118</w:t>
      </w:r>
      <w:r w:rsidR="00710C7C">
        <w:t>: “Blessed are the blameless in the way”</w:t>
      </w:r>
      <w:r>
        <w:fldChar w:fldCharType="end"/>
      </w:r>
      <w:r w:rsidR="006A0403">
        <w:tab/>
      </w:r>
      <w:r>
        <w:fldChar w:fldCharType="begin"/>
      </w:r>
      <w:r w:rsidR="006A0403">
        <w:instrText xml:space="preserve"> PAGEREF _Ref412027139 \h </w:instrText>
      </w:r>
      <w:r>
        <w:fldChar w:fldCharType="separate"/>
      </w:r>
      <w:r w:rsidR="00710C7C">
        <w:rPr>
          <w:noProof/>
        </w:rPr>
        <w:t>274</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AF34D56"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710C7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5131351E"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710C7C">
        <w:t>Psalm</w:t>
      </w:r>
      <w:r w:rsidR="00710C7C" w:rsidRPr="00AB1781">
        <w:t xml:space="preserve"> 119</w:t>
      </w:r>
      <w:r w:rsidR="00710C7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710C7C">
        <w:rPr>
          <w:noProof/>
        </w:rPr>
        <w:t>289</w:t>
      </w:r>
      <w:r w:rsidR="003A78C2">
        <w:fldChar w:fldCharType="end"/>
      </w:r>
    </w:p>
    <w:p w14:paraId="49DCC6DD" w14:textId="0D2AE8A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710C7C">
        <w:t>Psalm</w:t>
      </w:r>
      <w:r w:rsidR="00710C7C" w:rsidRPr="00AB1781">
        <w:t xml:space="preserve"> 120</w:t>
      </w:r>
      <w:r w:rsidR="00710C7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710C7C">
        <w:rPr>
          <w:noProof/>
        </w:rPr>
        <w:t>290</w:t>
      </w:r>
      <w:r w:rsidR="003A78C2">
        <w:fldChar w:fldCharType="end"/>
      </w:r>
    </w:p>
    <w:p w14:paraId="35C5E1C7" w14:textId="71402325"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710C7C">
        <w:t>Psalm</w:t>
      </w:r>
      <w:r w:rsidR="00710C7C" w:rsidRPr="00AB1781">
        <w:t xml:space="preserve"> 121</w:t>
      </w:r>
      <w:r w:rsidR="00710C7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710C7C">
        <w:rPr>
          <w:noProof/>
        </w:rPr>
        <w:t>291</w:t>
      </w:r>
      <w:r w:rsidR="003A78C2">
        <w:fldChar w:fldCharType="end"/>
      </w:r>
    </w:p>
    <w:p w14:paraId="037372CD" w14:textId="74651116"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710C7C">
        <w:t>Psalm</w:t>
      </w:r>
      <w:r w:rsidR="00710C7C" w:rsidRPr="00AB1781">
        <w:t xml:space="preserve"> 122</w:t>
      </w:r>
      <w:r w:rsidR="00710C7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710C7C">
        <w:rPr>
          <w:noProof/>
        </w:rPr>
        <w:t>292</w:t>
      </w:r>
      <w:r w:rsidR="003A78C2">
        <w:fldChar w:fldCharType="end"/>
      </w:r>
    </w:p>
    <w:p w14:paraId="7F07DE56" w14:textId="61ED1E8E"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710C7C">
        <w:t>Psalm</w:t>
      </w:r>
      <w:r w:rsidR="00710C7C" w:rsidRPr="00AB1781">
        <w:t xml:space="preserve"> 123</w:t>
      </w:r>
      <w:r w:rsidR="00710C7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710C7C">
        <w:rPr>
          <w:noProof/>
        </w:rPr>
        <w:t>293</w:t>
      </w:r>
      <w:r w:rsidR="003A78C2">
        <w:fldChar w:fldCharType="end"/>
      </w:r>
    </w:p>
    <w:p w14:paraId="6BE98E76" w14:textId="0AE52985"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710C7C">
        <w:t>Psalm</w:t>
      </w:r>
      <w:r w:rsidR="00710C7C" w:rsidRPr="00AB1781">
        <w:t xml:space="preserve"> 124</w:t>
      </w:r>
      <w:r w:rsidR="00710C7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710C7C">
        <w:rPr>
          <w:noProof/>
        </w:rPr>
        <w:t>294</w:t>
      </w:r>
      <w:r w:rsidR="003A78C2">
        <w:fldChar w:fldCharType="end"/>
      </w:r>
    </w:p>
    <w:p w14:paraId="7A0B4391" w14:textId="4CEEBAE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710C7C">
        <w:t>Psalm</w:t>
      </w:r>
      <w:r w:rsidR="00710C7C" w:rsidRPr="00AB1781">
        <w:t xml:space="preserve"> 125</w:t>
      </w:r>
      <w:r w:rsidR="00710C7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710C7C">
        <w:rPr>
          <w:noProof/>
        </w:rPr>
        <w:t>295</w:t>
      </w:r>
      <w:r w:rsidR="003A78C2">
        <w:fldChar w:fldCharType="end"/>
      </w:r>
    </w:p>
    <w:p w14:paraId="1D2C17E0" w14:textId="250B0FC0"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710C7C">
        <w:t>Psalm</w:t>
      </w:r>
      <w:r w:rsidR="00710C7C" w:rsidRPr="00AB1781">
        <w:t xml:space="preserve"> 126</w:t>
      </w:r>
      <w:r w:rsidR="00710C7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710C7C">
        <w:rPr>
          <w:noProof/>
        </w:rPr>
        <w:t>296</w:t>
      </w:r>
      <w:r w:rsidR="003A78C2">
        <w:fldChar w:fldCharType="end"/>
      </w:r>
    </w:p>
    <w:p w14:paraId="3F9CAC24" w14:textId="6432EBEB"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710C7C">
        <w:t>Psalm</w:t>
      </w:r>
      <w:r w:rsidR="00710C7C" w:rsidRPr="00AB1781">
        <w:t xml:space="preserve"> 127</w:t>
      </w:r>
      <w:r w:rsidR="00710C7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710C7C">
        <w:rPr>
          <w:noProof/>
        </w:rPr>
        <w:t>297</w:t>
      </w:r>
      <w:r w:rsidR="003A78C2">
        <w:fldChar w:fldCharType="end"/>
      </w:r>
    </w:p>
    <w:p w14:paraId="7884AAA8" w14:textId="0758785F"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710C7C">
        <w:t>Psalm</w:t>
      </w:r>
      <w:r w:rsidR="00710C7C" w:rsidRPr="00AB1781">
        <w:t xml:space="preserve"> 128</w:t>
      </w:r>
      <w:r w:rsidR="00710C7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710C7C">
        <w:rPr>
          <w:noProof/>
        </w:rPr>
        <w:t>298</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13BBE4F"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710C7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14CA0D22"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710C7C">
        <w:t>Psalm</w:t>
      </w:r>
      <w:r w:rsidR="00710C7C" w:rsidRPr="00AB1781">
        <w:t xml:space="preserve"> 129</w:t>
      </w:r>
      <w:r w:rsidR="00710C7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710C7C">
        <w:rPr>
          <w:rFonts w:cstheme="minorBidi"/>
          <w:noProof/>
        </w:rPr>
        <w:t>299</w:t>
      </w:r>
      <w:r w:rsidR="003A78C2" w:rsidRPr="00AC19C5">
        <w:rPr>
          <w:rFonts w:cstheme="minorBidi"/>
        </w:rPr>
        <w:fldChar w:fldCharType="end"/>
      </w:r>
    </w:p>
    <w:p w14:paraId="15303FBF" w14:textId="7D1A030D"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710C7C">
        <w:t>Psalm</w:t>
      </w:r>
      <w:r w:rsidR="00710C7C" w:rsidRPr="00AB1781">
        <w:t xml:space="preserve"> 130</w:t>
      </w:r>
      <w:r w:rsidR="00710C7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710C7C">
        <w:rPr>
          <w:rFonts w:cstheme="minorBidi"/>
          <w:noProof/>
        </w:rPr>
        <w:t>300</w:t>
      </w:r>
      <w:r w:rsidR="003A78C2" w:rsidRPr="00AC19C5">
        <w:rPr>
          <w:rFonts w:cstheme="minorBidi"/>
        </w:rPr>
        <w:fldChar w:fldCharType="end"/>
      </w:r>
    </w:p>
    <w:p w14:paraId="770A2C32" w14:textId="1989FD65"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710C7C">
        <w:t>Psalm</w:t>
      </w:r>
      <w:r w:rsidR="00710C7C" w:rsidRPr="00AB1781">
        <w:t xml:space="preserve"> 131</w:t>
      </w:r>
      <w:r w:rsidR="00710C7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710C7C">
        <w:rPr>
          <w:rFonts w:cstheme="minorBidi"/>
          <w:noProof/>
        </w:rPr>
        <w:t>301</w:t>
      </w:r>
      <w:r w:rsidR="003A78C2" w:rsidRPr="00AC19C5">
        <w:rPr>
          <w:rFonts w:cstheme="minorBidi"/>
        </w:rPr>
        <w:fldChar w:fldCharType="end"/>
      </w:r>
    </w:p>
    <w:p w14:paraId="5C4E61A3" w14:textId="483B296C"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710C7C">
        <w:t>Psalm</w:t>
      </w:r>
      <w:r w:rsidR="00710C7C" w:rsidRPr="00AB1781">
        <w:t xml:space="preserve"> 132</w:t>
      </w:r>
      <w:r w:rsidR="00710C7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710C7C">
        <w:rPr>
          <w:rFonts w:cstheme="minorBidi"/>
          <w:noProof/>
        </w:rPr>
        <w:t>303</w:t>
      </w:r>
      <w:r w:rsidR="003A78C2" w:rsidRPr="00AC19C5">
        <w:rPr>
          <w:rFonts w:cstheme="minorBidi"/>
        </w:rPr>
        <w:fldChar w:fldCharType="end"/>
      </w:r>
    </w:p>
    <w:p w14:paraId="4604A493" w14:textId="244BCDA2"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710C7C">
        <w:t>Psalm</w:t>
      </w:r>
      <w:r w:rsidR="00710C7C" w:rsidRPr="00AB1781">
        <w:t xml:space="preserve"> 133</w:t>
      </w:r>
      <w:r w:rsidR="00710C7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710C7C">
        <w:rPr>
          <w:rFonts w:cstheme="minorBidi"/>
          <w:noProof/>
        </w:rPr>
        <w:t>303</w:t>
      </w:r>
      <w:r w:rsidR="003A78C2" w:rsidRPr="00AC19C5">
        <w:rPr>
          <w:rFonts w:cstheme="minorBidi"/>
        </w:rPr>
        <w:fldChar w:fldCharType="end"/>
      </w:r>
    </w:p>
    <w:p w14:paraId="3B2A66A2" w14:textId="053A60C3"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710C7C">
        <w:t>Psalm</w:t>
      </w:r>
      <w:r w:rsidR="00710C7C" w:rsidRPr="00AB1781">
        <w:t xml:space="preserve"> 136</w:t>
      </w:r>
      <w:r w:rsidR="00710C7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710C7C">
        <w:rPr>
          <w:rFonts w:cstheme="minorBidi"/>
          <w:noProof/>
        </w:rPr>
        <w:t>308</w:t>
      </w:r>
      <w:r w:rsidR="003A78C2" w:rsidRPr="00AC19C5">
        <w:rPr>
          <w:rFonts w:cstheme="minorBidi"/>
        </w:rPr>
        <w:fldChar w:fldCharType="end"/>
      </w:r>
    </w:p>
    <w:p w14:paraId="64B01669" w14:textId="68F53770"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710C7C">
        <w:t>Psalm</w:t>
      </w:r>
      <w:r w:rsidR="00710C7C" w:rsidRPr="00AB1781">
        <w:t xml:space="preserve"> 137</w:t>
      </w:r>
      <w:r w:rsidR="00710C7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710C7C">
        <w:rPr>
          <w:rFonts w:cstheme="minorBidi"/>
          <w:noProof/>
        </w:rPr>
        <w:t>310</w:t>
      </w:r>
      <w:r w:rsidR="003A78C2" w:rsidRPr="00AC19C5">
        <w:rPr>
          <w:rFonts w:cstheme="minorBidi"/>
        </w:rPr>
        <w:fldChar w:fldCharType="end"/>
      </w:r>
    </w:p>
    <w:p w14:paraId="5258B7E0" w14:textId="5108F15E"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710C7C">
        <w:t>Psalm</w:t>
      </w:r>
      <w:r w:rsidR="00710C7C" w:rsidRPr="00AB1781">
        <w:t xml:space="preserve"> 140</w:t>
      </w:r>
      <w:r w:rsidR="00710C7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710C7C">
        <w:rPr>
          <w:rFonts w:cstheme="minorBidi"/>
          <w:noProof/>
        </w:rPr>
        <w:t>314</w:t>
      </w:r>
      <w:r w:rsidR="003A78C2" w:rsidRPr="00AC19C5">
        <w:rPr>
          <w:rFonts w:cstheme="minorBidi"/>
        </w:rPr>
        <w:fldChar w:fldCharType="end"/>
      </w:r>
    </w:p>
    <w:p w14:paraId="3092DE46" w14:textId="6B5CF6C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710C7C">
        <w:t>Psalm</w:t>
      </w:r>
      <w:r w:rsidR="00710C7C" w:rsidRPr="00AB1781">
        <w:t xml:space="preserve"> 141</w:t>
      </w:r>
      <w:r w:rsidR="00710C7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710C7C">
        <w:rPr>
          <w:rFonts w:cstheme="minorBidi"/>
          <w:noProof/>
        </w:rPr>
        <w:t>315</w:t>
      </w:r>
      <w:r w:rsidR="003A78C2" w:rsidRPr="00AC19C5">
        <w:rPr>
          <w:rFonts w:cstheme="minorBidi"/>
        </w:rPr>
        <w:fldChar w:fldCharType="end"/>
      </w:r>
    </w:p>
    <w:p w14:paraId="0D65EB5D" w14:textId="07269335"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710C7C">
        <w:t>Psalm</w:t>
      </w:r>
      <w:r w:rsidR="00710C7C" w:rsidRPr="00AB1781">
        <w:t xml:space="preserve"> 145</w:t>
      </w:r>
      <w:r w:rsidR="00710C7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710C7C">
        <w:rPr>
          <w:rFonts w:cstheme="minorBidi"/>
          <w:noProof/>
        </w:rPr>
        <w:t>321</w:t>
      </w:r>
      <w:r w:rsidR="003A78C2" w:rsidRPr="00AC19C5">
        <w:rPr>
          <w:rFonts w:cstheme="minorBidi"/>
        </w:rPr>
        <w:fldChar w:fldCharType="end"/>
      </w:r>
    </w:p>
    <w:p w14:paraId="1A0310A6" w14:textId="4598EE2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710C7C">
        <w:t>Psalm</w:t>
      </w:r>
      <w:r w:rsidR="00710C7C" w:rsidRPr="00AB1781">
        <w:t xml:space="preserve"> 146</w:t>
      </w:r>
      <w:r w:rsidR="00710C7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710C7C">
        <w:rPr>
          <w:rFonts w:cstheme="minorBidi"/>
          <w:noProof/>
        </w:rPr>
        <w:t>323</w:t>
      </w:r>
      <w:r w:rsidR="003A78C2" w:rsidRPr="00AC19C5">
        <w:rPr>
          <w:rFonts w:cstheme="minorBidi"/>
        </w:rPr>
        <w:fldChar w:fldCharType="end"/>
      </w:r>
    </w:p>
    <w:p w14:paraId="02A27D2F" w14:textId="4B4D24AD"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710C7C">
        <w:t>Psalm</w:t>
      </w:r>
      <w:r w:rsidR="00710C7C" w:rsidRPr="00AB1781">
        <w:t xml:space="preserve"> 147</w:t>
      </w:r>
      <w:r w:rsidR="00710C7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710C7C">
        <w:rPr>
          <w:rFonts w:cstheme="minorBidi"/>
          <w:noProof/>
        </w:rPr>
        <w:t>324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2AB4CD5E"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710C7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66F4E3E9"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10C7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712FE75"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710C7C">
        <w:t>The First Canticle</w:t>
      </w:r>
      <w:r>
        <w:fldChar w:fldCharType="end"/>
      </w:r>
      <w:r>
        <w:tab/>
      </w:r>
      <w:r>
        <w:fldChar w:fldCharType="begin"/>
      </w:r>
      <w:r>
        <w:instrText xml:space="preserve"> PAGEREF _Ref448228164 \h </w:instrText>
      </w:r>
      <w:r>
        <w:fldChar w:fldCharType="separate"/>
      </w:r>
      <w:r w:rsidR="00710C7C">
        <w:rPr>
          <w:noProof/>
        </w:rPr>
        <w:t>330</w:t>
      </w:r>
      <w:r>
        <w:fldChar w:fldCharType="end"/>
      </w:r>
    </w:p>
    <w:p w14:paraId="5928D17A" w14:textId="43A2B95C" w:rsidR="00B102EF" w:rsidRDefault="00BC3E53" w:rsidP="00E97A49">
      <w:pPr>
        <w:pStyle w:val="EngHang"/>
        <w:tabs>
          <w:tab w:val="right" w:leader="dot" w:pos="8460"/>
        </w:tabs>
      </w:pPr>
      <w:r>
        <w:fldChar w:fldCharType="begin"/>
      </w:r>
      <w:r>
        <w:instrText xml:space="preserve"> REF _Ref449954885 \h </w:instrText>
      </w:r>
      <w:r>
        <w:fldChar w:fldCharType="separate"/>
      </w:r>
      <w:r w:rsidR="00710C7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710C7C">
        <w:rPr>
          <w:noProof/>
        </w:rPr>
        <w:t>342</w:t>
      </w:r>
      <w:r w:rsidR="00B102EF">
        <w:fldChar w:fldCharType="end"/>
      </w:r>
    </w:p>
    <w:p w14:paraId="3796AB97" w14:textId="61C8428D" w:rsidR="00D9682B" w:rsidRDefault="00BC3E53" w:rsidP="00D9682B">
      <w:pPr>
        <w:pStyle w:val="EngHang"/>
        <w:tabs>
          <w:tab w:val="right" w:leader="dot" w:pos="8460"/>
        </w:tabs>
      </w:pPr>
      <w:r>
        <w:fldChar w:fldCharType="begin"/>
      </w:r>
      <w:r>
        <w:instrText xml:space="preserve"> REF _Ref449954950 \h </w:instrText>
      </w:r>
      <w:r>
        <w:fldChar w:fldCharType="separate"/>
      </w:r>
      <w:r w:rsidR="00710C7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710C7C">
        <w:rPr>
          <w:noProof/>
        </w:rPr>
        <w:t>348</w:t>
      </w:r>
      <w:r w:rsidR="00D9682B">
        <w:fldChar w:fldCharType="end"/>
      </w:r>
    </w:p>
    <w:p w14:paraId="3068653C" w14:textId="6A911812" w:rsidR="00D9682B" w:rsidRDefault="00D9682B" w:rsidP="00D9682B">
      <w:pPr>
        <w:pStyle w:val="EngHang"/>
        <w:tabs>
          <w:tab w:val="right" w:leader="dot" w:pos="8460"/>
        </w:tabs>
      </w:pPr>
      <w:r>
        <w:fldChar w:fldCharType="begin"/>
      </w:r>
      <w:r>
        <w:instrText xml:space="preserve"> REF _Ref450335240 \h </w:instrText>
      </w:r>
      <w:r>
        <w:fldChar w:fldCharType="separate"/>
      </w:r>
      <w:r w:rsidR="00710C7C">
        <w:t>Additional Canticles for the Vigil of Joyous Saturday from the New Testament</w:t>
      </w:r>
      <w:r>
        <w:fldChar w:fldCharType="end"/>
      </w:r>
      <w:r>
        <w:tab/>
      </w:r>
      <w:r>
        <w:fldChar w:fldCharType="begin"/>
      </w:r>
      <w:r>
        <w:instrText xml:space="preserve"> PAGEREF _Ref450335240 \h </w:instrText>
      </w:r>
      <w:r>
        <w:fldChar w:fldCharType="separate"/>
      </w:r>
      <w:r w:rsidR="00710C7C">
        <w:rPr>
          <w:noProof/>
        </w:rPr>
        <w:t>365</w:t>
      </w:r>
      <w:r>
        <w:fldChar w:fldCharType="end"/>
      </w:r>
    </w:p>
    <w:p w14:paraId="46EDCFEC" w14:textId="248343A6"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710C7C">
        <w:t>The Communion of the Saints</w:t>
      </w:r>
      <w:r>
        <w:fldChar w:fldCharType="end"/>
      </w:r>
      <w:r>
        <w:tab/>
      </w:r>
      <w:r>
        <w:fldChar w:fldCharType="begin"/>
      </w:r>
      <w:r>
        <w:instrText xml:space="preserve"> PAGEREF _Ref448228224 \h </w:instrText>
      </w:r>
      <w:r>
        <w:fldChar w:fldCharType="separate"/>
      </w:r>
      <w:r w:rsidR="00710C7C">
        <w:rPr>
          <w:noProof/>
        </w:rPr>
        <w:t>384</w:t>
      </w:r>
      <w:r>
        <w:fldChar w:fldCharType="end"/>
      </w:r>
    </w:p>
    <w:p w14:paraId="103CDB1E" w14:textId="21BC383E"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710C7C">
        <w:t>The Doxologies</w:t>
      </w:r>
      <w:r>
        <w:fldChar w:fldCharType="end"/>
      </w:r>
      <w:r>
        <w:tab/>
      </w:r>
      <w:r>
        <w:fldChar w:fldCharType="begin"/>
      </w:r>
      <w:r>
        <w:instrText xml:space="preserve"> PAGEREF _Ref448228235 \h </w:instrText>
      </w:r>
      <w:r>
        <w:fldChar w:fldCharType="separate"/>
      </w:r>
      <w:r w:rsidR="00710C7C">
        <w:rPr>
          <w:noProof/>
        </w:rPr>
        <w:t>404</w:t>
      </w:r>
      <w:r>
        <w:fldChar w:fldCharType="end"/>
      </w:r>
    </w:p>
    <w:p w14:paraId="661E2504" w14:textId="42172CFD" w:rsidR="00E97A49" w:rsidRDefault="00E97A49" w:rsidP="00E97A49">
      <w:pPr>
        <w:pStyle w:val="EngHang"/>
        <w:tabs>
          <w:tab w:val="right" w:leader="dot" w:pos="8460"/>
        </w:tabs>
      </w:pPr>
      <w:r>
        <w:fldChar w:fldCharType="begin"/>
      </w:r>
      <w:r>
        <w:instrText xml:space="preserve"> REF _Ref448471060 \h </w:instrText>
      </w:r>
      <w:r>
        <w:fldChar w:fldCharType="separate"/>
      </w:r>
      <w:r w:rsidR="00710C7C">
        <w:t>The Conclusion of the Midnight Praise</w:t>
      </w:r>
      <w:r>
        <w:fldChar w:fldCharType="end"/>
      </w:r>
      <w:r>
        <w:tab/>
      </w:r>
      <w:r>
        <w:fldChar w:fldCharType="begin"/>
      </w:r>
      <w:r>
        <w:instrText xml:space="preserve"> PAGEREF _Ref448471060 \h </w:instrText>
      </w:r>
      <w:r>
        <w:fldChar w:fldCharType="separate"/>
      </w:r>
      <w:r w:rsidR="00710C7C">
        <w:rPr>
          <w:noProof/>
        </w:rPr>
        <w:t>5</w:t>
      </w:r>
      <w:r>
        <w:fldChar w:fldCharType="end"/>
      </w:r>
    </w:p>
    <w:p w14:paraId="4AF2B63F" w14:textId="6C10D425"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710C7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710C7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3490A0C7" w:rsidR="00B102EF" w:rsidRPr="00B102EF" w:rsidRDefault="00B102EF" w:rsidP="00B102EF">
      <w:pPr>
        <w:pStyle w:val="Rubric"/>
      </w:pPr>
      <w:r>
        <w:t xml:space="preserve">See </w:t>
      </w:r>
      <w:r>
        <w:fldChar w:fldCharType="begin"/>
      </w:r>
      <w:r>
        <w:instrText xml:space="preserve"> REF _Ref448228969 \h </w:instrText>
      </w:r>
      <w:r>
        <w:fldChar w:fldCharType="separate"/>
      </w:r>
      <w:r w:rsidR="00710C7C">
        <w:t>Vespers Praise</w:t>
      </w:r>
      <w:r>
        <w:fldChar w:fldCharType="end"/>
      </w:r>
      <w:r>
        <w:t xml:space="preserve">, page </w:t>
      </w:r>
      <w:r>
        <w:fldChar w:fldCharType="begin"/>
      </w:r>
      <w:r>
        <w:instrText xml:space="preserve"> PAGEREF _Ref448228965 \h </w:instrText>
      </w:r>
      <w:r>
        <w:fldChar w:fldCharType="separate"/>
      </w:r>
      <w:r w:rsidR="00710C7C">
        <w:rPr>
          <w:noProof/>
        </w:rPr>
        <w:t>5</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Ref435799261" w:displacedByCustomXml="next"/>
    <w:bookmarkStart w:id="146" w:name="_Ref435799254" w:displacedByCustomXml="next"/>
    <w:bookmarkStart w:id="147" w:name="_Ref435789629" w:displacedByCustomXml="next"/>
    <w:bookmarkStart w:id="148" w:name="_Ref435789623" w:displacedByCustomXml="next"/>
    <w:bookmarkStart w:id="149" w:name="_Ref435434342" w:displacedByCustomXml="next"/>
    <w:bookmarkStart w:id="150" w:name="_Ref435434336" w:displacedByCustomXml="next"/>
    <w:bookmarkStart w:id="151" w:name="_Toc410196930" w:displacedByCustomXml="next"/>
    <w:bookmarkStart w:id="152" w:name="_Toc410196428" w:displacedByCustomXml="next"/>
    <w:bookmarkStart w:id="153" w:name="_Toc410196186" w:displacedByCustomXml="next"/>
    <w:sdt>
      <w:sdtPr>
        <w:id w:val="467860529"/>
        <w:docPartObj>
          <w:docPartGallery w:val="Table of Contents"/>
          <w:docPartUnique/>
        </w:docPartObj>
      </w:sdtPr>
      <w:sdtEndPr>
        <w:rPr>
          <w:b/>
          <w:bCs/>
          <w:noProof/>
        </w:rPr>
      </w:sdtEndPr>
      <w:sdtContent>
        <w:p w14:paraId="1F9EFAC8" w14:textId="56D23E57"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710C7C">
              <w:rPr>
                <w:noProof/>
                <w:webHidden/>
              </w:rPr>
              <w:t>49</w:t>
            </w:r>
            <w:r w:rsidR="00710C7C">
              <w:rPr>
                <w:noProof/>
                <w:webHidden/>
              </w:rPr>
              <w:fldChar w:fldCharType="end"/>
            </w:r>
          </w:hyperlink>
        </w:p>
        <w:p w14:paraId="31079BE1" w14:textId="41B45B81" w:rsidR="00710C7C" w:rsidRDefault="003462CF">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710C7C">
              <w:rPr>
                <w:noProof/>
                <w:webHidden/>
              </w:rPr>
              <w:t>55</w:t>
            </w:r>
            <w:r w:rsidR="00710C7C">
              <w:rPr>
                <w:noProof/>
                <w:webHidden/>
              </w:rPr>
              <w:fldChar w:fldCharType="end"/>
            </w:r>
          </w:hyperlink>
        </w:p>
        <w:p w14:paraId="0BF3DCAF" w14:textId="0C03BCD6" w:rsidR="00710C7C" w:rsidRDefault="003462CF">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710C7C">
              <w:rPr>
                <w:noProof/>
                <w:webHidden/>
              </w:rPr>
              <w:t>66</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2DD50594"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710C7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4806E141" w14:textId="015E5101"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710C7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4AFC4FF5" w14:textId="48DBA9D2"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710C7C">
        <w:rPr>
          <w:noProof/>
          <w:lang w:val="en-US"/>
        </w:rPr>
        <w:t>159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233D6EA4"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710C7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710C7C">
        <w:rPr>
          <w:noProof/>
        </w:rPr>
        <w:t>81</w:t>
      </w:r>
      <w:r w:rsidR="003A78C2">
        <w:fldChar w:fldCharType="end"/>
      </w:r>
    </w:p>
    <w:p w14:paraId="7F06AC31" w14:textId="4270D9C0"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710C7C">
        <w:t>Psalm</w:t>
      </w:r>
      <w:r w:rsidR="00710C7C" w:rsidRPr="00AB1781">
        <w:t xml:space="preserve"> 2</w:t>
      </w:r>
      <w:r w:rsidR="00710C7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710C7C">
        <w:rPr>
          <w:noProof/>
        </w:rPr>
        <w:t>82</w:t>
      </w:r>
      <w:r w:rsidR="003A78C2">
        <w:fldChar w:fldCharType="end"/>
      </w:r>
    </w:p>
    <w:p w14:paraId="3E08DA39" w14:textId="206942C1"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710C7C">
        <w:t>Psalm</w:t>
      </w:r>
      <w:r w:rsidR="00710C7C" w:rsidRPr="00AB1781">
        <w:t xml:space="preserve"> 3</w:t>
      </w:r>
      <w:r w:rsidR="00710C7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710C7C">
        <w:rPr>
          <w:noProof/>
        </w:rPr>
        <w:t>83</w:t>
      </w:r>
      <w:r w:rsidR="003A78C2">
        <w:fldChar w:fldCharType="end"/>
      </w:r>
    </w:p>
    <w:p w14:paraId="74A89173" w14:textId="6B24C1AD"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710C7C">
        <w:t>Psalm</w:t>
      </w:r>
      <w:r w:rsidR="00710C7C" w:rsidRPr="00AB1781">
        <w:t xml:space="preserve"> 4</w:t>
      </w:r>
      <w:r w:rsidR="00710C7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710C7C">
        <w:rPr>
          <w:noProof/>
        </w:rPr>
        <w:t>84</w:t>
      </w:r>
      <w:r w:rsidR="003A78C2">
        <w:fldChar w:fldCharType="end"/>
      </w:r>
    </w:p>
    <w:p w14:paraId="01E0D354" w14:textId="6970D47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710C7C">
        <w:t>Psalm</w:t>
      </w:r>
      <w:r w:rsidR="00710C7C" w:rsidRPr="00AB1781">
        <w:t xml:space="preserve"> 5</w:t>
      </w:r>
      <w:r w:rsidR="00710C7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710C7C">
        <w:rPr>
          <w:noProof/>
        </w:rPr>
        <w:t>85</w:t>
      </w:r>
      <w:r w:rsidR="003A78C2">
        <w:fldChar w:fldCharType="end"/>
      </w:r>
    </w:p>
    <w:p w14:paraId="2917FC62" w14:textId="4FA5D786"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710C7C">
        <w:t>Psalm</w:t>
      </w:r>
      <w:r w:rsidR="00710C7C" w:rsidRPr="00AB1781">
        <w:t xml:space="preserve"> 6</w:t>
      </w:r>
      <w:r w:rsidR="00710C7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710C7C">
        <w:rPr>
          <w:noProof/>
        </w:rPr>
        <w:t>86</w:t>
      </w:r>
      <w:r w:rsidR="003A78C2">
        <w:fldChar w:fldCharType="end"/>
      </w:r>
    </w:p>
    <w:p w14:paraId="1839FE4B" w14:textId="05043F5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710C7C">
        <w:t>Psalm</w:t>
      </w:r>
      <w:r w:rsidR="00710C7C" w:rsidRPr="00AB1781">
        <w:t xml:space="preserve"> 8</w:t>
      </w:r>
      <w:r w:rsidR="00710C7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710C7C">
        <w:rPr>
          <w:noProof/>
        </w:rPr>
        <w:t>89</w:t>
      </w:r>
      <w:r w:rsidR="003A78C2">
        <w:fldChar w:fldCharType="end"/>
      </w:r>
    </w:p>
    <w:p w14:paraId="03DD40B1" w14:textId="7F578709"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710C7C">
        <w:t>Psalm</w:t>
      </w:r>
      <w:r w:rsidR="00710C7C" w:rsidRPr="00AB1781">
        <w:t xml:space="preserve"> 11</w:t>
      </w:r>
      <w:r w:rsidR="00710C7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710C7C">
        <w:rPr>
          <w:noProof/>
        </w:rPr>
        <w:t>94</w:t>
      </w:r>
      <w:r w:rsidR="003A78C2">
        <w:fldChar w:fldCharType="end"/>
      </w:r>
    </w:p>
    <w:p w14:paraId="5A0777AD" w14:textId="16D3238F"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710C7C">
        <w:t>Psalm</w:t>
      </w:r>
      <w:r w:rsidR="00710C7C" w:rsidRPr="00AB1781">
        <w:t xml:space="preserve"> 12</w:t>
      </w:r>
      <w:r w:rsidR="00710C7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710C7C">
        <w:rPr>
          <w:noProof/>
        </w:rPr>
        <w:t>95</w:t>
      </w:r>
      <w:r w:rsidR="003A78C2">
        <w:fldChar w:fldCharType="end"/>
      </w:r>
    </w:p>
    <w:p w14:paraId="6B871C95" w14:textId="57237A5F"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710C7C">
        <w:t>Psalm</w:t>
      </w:r>
      <w:r w:rsidR="00710C7C" w:rsidRPr="00AB1781">
        <w:t xml:space="preserve"> 14</w:t>
      </w:r>
      <w:r w:rsidR="00710C7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710C7C">
        <w:rPr>
          <w:noProof/>
        </w:rPr>
        <w:t>97</w:t>
      </w:r>
      <w:r w:rsidR="003A78C2">
        <w:fldChar w:fldCharType="end"/>
      </w:r>
    </w:p>
    <w:p w14:paraId="3960802F" w14:textId="0AA01FAB"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710C7C">
        <w:t>Psalm</w:t>
      </w:r>
      <w:r w:rsidR="00710C7C" w:rsidRPr="00AB1781">
        <w:t xml:space="preserve"> 15</w:t>
      </w:r>
      <w:r w:rsidR="00710C7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710C7C">
        <w:rPr>
          <w:noProof/>
        </w:rPr>
        <w:t>98</w:t>
      </w:r>
      <w:r w:rsidR="003A78C2">
        <w:fldChar w:fldCharType="end"/>
      </w:r>
    </w:p>
    <w:p w14:paraId="46224EE2" w14:textId="011801B5"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710C7C">
        <w:t>Psalm</w:t>
      </w:r>
      <w:r w:rsidR="00710C7C" w:rsidRPr="00AB1781">
        <w:t xml:space="preserve"> 18</w:t>
      </w:r>
      <w:r w:rsidR="00710C7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710C7C">
        <w:rPr>
          <w:noProof/>
        </w:rPr>
        <w:t>105</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025629E9"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710C7C">
        <w:t>Psalm</w:t>
      </w:r>
      <w:r w:rsidR="00710C7C" w:rsidRPr="00AB1781">
        <w:t xml:space="preserve"> 24</w:t>
      </w:r>
      <w:r w:rsidR="00710C7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710C7C">
        <w:rPr>
          <w:noProof/>
        </w:rPr>
        <w:t>114</w:t>
      </w:r>
      <w:r w:rsidR="003A78C2">
        <w:fldChar w:fldCharType="end"/>
      </w:r>
    </w:p>
    <w:p w14:paraId="6EE9E88E" w14:textId="0901BEF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710C7C">
        <w:t>Psalm</w:t>
      </w:r>
      <w:r w:rsidR="00710C7C" w:rsidRPr="00AB1781">
        <w:t xml:space="preserve"> 26</w:t>
      </w:r>
      <w:r w:rsidR="00710C7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710C7C">
        <w:rPr>
          <w:noProof/>
        </w:rPr>
        <w:t>118</w:t>
      </w:r>
      <w:r w:rsidR="003A78C2">
        <w:fldChar w:fldCharType="end"/>
      </w:r>
    </w:p>
    <w:p w14:paraId="1E8B8142" w14:textId="371E0265"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710C7C">
        <w:t>Psalm</w:t>
      </w:r>
      <w:r w:rsidR="00710C7C" w:rsidRPr="00AB1781">
        <w:t xml:space="preserve"> 62</w:t>
      </w:r>
      <w:r w:rsidR="00710C7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710C7C">
        <w:rPr>
          <w:noProof/>
        </w:rPr>
        <w:t>174</w:t>
      </w:r>
      <w:r w:rsidR="003A78C2">
        <w:fldChar w:fldCharType="end"/>
      </w:r>
    </w:p>
    <w:p w14:paraId="68EA7A25" w14:textId="5441D19C"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710C7C">
        <w:t>Psalm</w:t>
      </w:r>
      <w:r w:rsidR="00710C7C" w:rsidRPr="00AB1781">
        <w:t xml:space="preserve"> 66</w:t>
      </w:r>
      <w:r w:rsidR="00710C7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710C7C">
        <w:rPr>
          <w:noProof/>
        </w:rPr>
        <w:t>180</w:t>
      </w:r>
      <w:r w:rsidR="003A78C2">
        <w:fldChar w:fldCharType="end"/>
      </w:r>
    </w:p>
    <w:p w14:paraId="065CCDFD" w14:textId="5610F13F"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710C7C">
        <w:t>Psalm</w:t>
      </w:r>
      <w:r w:rsidR="00710C7C" w:rsidRPr="00AB1781">
        <w:t xml:space="preserve"> 69</w:t>
      </w:r>
      <w:r w:rsidR="00710C7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710C7C">
        <w:rPr>
          <w:noProof/>
        </w:rPr>
        <w:t>187</w:t>
      </w:r>
      <w:r w:rsidR="003A78C2">
        <w:fldChar w:fldCharType="end"/>
      </w:r>
    </w:p>
    <w:p w14:paraId="31570FA5" w14:textId="1E861C9C"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710C7C">
        <w:t>Psalm</w:t>
      </w:r>
      <w:r w:rsidR="00710C7C" w:rsidRPr="00AB1781">
        <w:t xml:space="preserve"> 112</w:t>
      </w:r>
      <w:r w:rsidR="00710C7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710C7C">
        <w:rPr>
          <w:noProof/>
        </w:rPr>
        <w:t>265</w:t>
      </w:r>
      <w:r w:rsidR="003A78C2">
        <w:fldChar w:fldCharType="end"/>
      </w:r>
    </w:p>
    <w:p w14:paraId="73FFF146" w14:textId="50971D1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710C7C">
        <w:t>Psalm</w:t>
      </w:r>
      <w:r w:rsidR="00710C7C" w:rsidRPr="00AB1781">
        <w:t xml:space="preserve"> 142</w:t>
      </w:r>
      <w:r w:rsidR="00710C7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710C7C">
        <w:rPr>
          <w:noProof/>
        </w:rPr>
        <w:t>317</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DBC80A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710C7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1AAEB5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710C7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1F0BAEF5"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710C7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6953C2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710C7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3DA76EF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710C7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710C7C">
        <w:rPr>
          <w:noProof/>
        </w:rPr>
        <w:t>456</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6AB1180D"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710C7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710C7C">
        <w:rPr>
          <w:i/>
          <w:noProof/>
        </w:rPr>
        <w:t>664</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01FAD91A"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710C7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6C931A86" w14:textId="2A923F5B"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710C7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626D6935" w14:textId="1DE479C0"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10C7C">
        <w:rPr>
          <w:noProof/>
          <w:lang w:val="en-US"/>
        </w:rPr>
        <w:t>159</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BD872FA"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710C7C">
        <w:t>Psalm</w:t>
      </w:r>
      <w:r w:rsidR="00710C7C" w:rsidRPr="00AB1781">
        <w:t xml:space="preserve"> 19</w:t>
      </w:r>
      <w:r w:rsidR="00710C7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710C7C">
        <w:rPr>
          <w:noProof/>
        </w:rPr>
        <w:t>107</w:t>
      </w:r>
      <w:r w:rsidR="003A78C2">
        <w:fldChar w:fldCharType="end"/>
      </w:r>
    </w:p>
    <w:p w14:paraId="441D23D2" w14:textId="3DBFD48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710C7C">
        <w:t>Psalm</w:t>
      </w:r>
      <w:r w:rsidR="00710C7C" w:rsidRPr="00AB1781">
        <w:t xml:space="preserve"> 22</w:t>
      </w:r>
      <w:r w:rsidR="00710C7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710C7C">
        <w:rPr>
          <w:noProof/>
        </w:rPr>
        <w:t>112</w:t>
      </w:r>
      <w:r w:rsidR="003A78C2">
        <w:fldChar w:fldCharType="end"/>
      </w:r>
    </w:p>
    <w:p w14:paraId="2CF3F8A5" w14:textId="5D628420"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710C7C">
        <w:t>Psalm</w:t>
      </w:r>
      <w:r w:rsidR="00710C7C" w:rsidRPr="00AB1781">
        <w:t xml:space="preserve"> 23</w:t>
      </w:r>
      <w:r w:rsidR="00710C7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710C7C">
        <w:rPr>
          <w:noProof/>
        </w:rPr>
        <w:t>113</w:t>
      </w:r>
      <w:r w:rsidR="003A78C2">
        <w:fldChar w:fldCharType="end"/>
      </w:r>
    </w:p>
    <w:p w14:paraId="2696A51D" w14:textId="4491B9C6"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710C7C">
        <w:t>Psalm</w:t>
      </w:r>
      <w:r w:rsidR="00710C7C" w:rsidRPr="00AB1781">
        <w:t xml:space="preserve"> 25</w:t>
      </w:r>
      <w:r w:rsidR="00710C7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710C7C">
        <w:rPr>
          <w:noProof/>
        </w:rPr>
        <w:t>116</w:t>
      </w:r>
      <w:r w:rsidR="003A78C2">
        <w:fldChar w:fldCharType="end"/>
      </w:r>
    </w:p>
    <w:p w14:paraId="7C4914D6" w14:textId="2DB60CD1"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710C7C">
        <w:t>Psalm</w:t>
      </w:r>
      <w:r w:rsidR="00710C7C" w:rsidRPr="00AB1781">
        <w:t xml:space="preserve"> 28</w:t>
      </w:r>
      <w:r w:rsidR="00710C7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710C7C">
        <w:rPr>
          <w:noProof/>
        </w:rPr>
        <w:t>121</w:t>
      </w:r>
      <w:r w:rsidR="003A78C2">
        <w:fldChar w:fldCharType="end"/>
      </w:r>
    </w:p>
    <w:p w14:paraId="1AB144A3" w14:textId="040F4D53"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710C7C">
        <w:t>Psalm</w:t>
      </w:r>
      <w:r w:rsidR="00710C7C" w:rsidRPr="00AB1781">
        <w:t xml:space="preserve"> 29</w:t>
      </w:r>
      <w:r w:rsidR="00710C7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710C7C">
        <w:rPr>
          <w:noProof/>
        </w:rPr>
        <w:t>122</w:t>
      </w:r>
      <w:r w:rsidR="003A78C2">
        <w:fldChar w:fldCharType="end"/>
      </w:r>
    </w:p>
    <w:p w14:paraId="1DA2F476" w14:textId="0B9D08E1"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710C7C">
        <w:t>Psalm</w:t>
      </w:r>
      <w:r w:rsidR="00710C7C" w:rsidRPr="00AB1781">
        <w:t xml:space="preserve"> 33</w:t>
      </w:r>
      <w:r w:rsidR="00710C7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710C7C">
        <w:rPr>
          <w:noProof/>
        </w:rPr>
        <w:t>129</w:t>
      </w:r>
      <w:r w:rsidR="003A78C2">
        <w:fldChar w:fldCharType="end"/>
      </w:r>
    </w:p>
    <w:p w14:paraId="0F892524" w14:textId="2A304083"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710C7C">
        <w:t>Psalm</w:t>
      </w:r>
      <w:r w:rsidR="00710C7C" w:rsidRPr="00AB1781">
        <w:t xml:space="preserve"> 40</w:t>
      </w:r>
      <w:r w:rsidR="00710C7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710C7C">
        <w:rPr>
          <w:noProof/>
        </w:rPr>
        <w:t>143</w:t>
      </w:r>
      <w:r w:rsidR="003A78C2">
        <w:fldChar w:fldCharType="end"/>
      </w:r>
    </w:p>
    <w:p w14:paraId="1B629A7D" w14:textId="4B5F8765"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710C7C">
        <w:t>Psalm</w:t>
      </w:r>
      <w:r w:rsidR="00710C7C" w:rsidRPr="00AB1781">
        <w:t xml:space="preserve"> 42</w:t>
      </w:r>
      <w:r w:rsidR="00710C7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710C7C">
        <w:rPr>
          <w:noProof/>
        </w:rPr>
        <w:t>146</w:t>
      </w:r>
      <w:r w:rsidR="003A78C2">
        <w:fldChar w:fldCharType="end"/>
      </w:r>
    </w:p>
    <w:p w14:paraId="30CD8108" w14:textId="6AC1B0BA"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710C7C">
        <w:t>Psalm</w:t>
      </w:r>
      <w:r w:rsidR="00710C7C" w:rsidRPr="00AB1781">
        <w:t xml:space="preserve"> 44</w:t>
      </w:r>
      <w:r w:rsidR="00710C7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710C7C">
        <w:rPr>
          <w:noProof/>
        </w:rPr>
        <w:t>150</w:t>
      </w:r>
      <w:r w:rsidR="003A78C2">
        <w:fldChar w:fldCharType="end"/>
      </w:r>
    </w:p>
    <w:p w14:paraId="56DBDEA8" w14:textId="0111CEC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710C7C">
        <w:t>Psalm</w:t>
      </w:r>
      <w:r w:rsidR="00710C7C" w:rsidRPr="00AB1781">
        <w:t xml:space="preserve"> 45</w:t>
      </w:r>
      <w:r w:rsidR="00710C7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710C7C">
        <w:rPr>
          <w:noProof/>
        </w:rPr>
        <w:t>151</w:t>
      </w:r>
      <w:r w:rsidR="003A78C2">
        <w:fldChar w:fldCharType="end"/>
      </w:r>
    </w:p>
    <w:p w14:paraId="4BF9A933" w14:textId="28906AC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710C7C">
        <w:t>Psalm</w:t>
      </w:r>
      <w:r w:rsidR="00710C7C" w:rsidRPr="00AB1781">
        <w:t xml:space="preserve"> 46</w:t>
      </w:r>
      <w:r w:rsidR="00710C7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710C7C">
        <w:rPr>
          <w:noProof/>
        </w:rPr>
        <w:t>153</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5A559BD4"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710C7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FF856AB"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710C7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35F5110"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10C7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4B899AA0" w14:textId="2F2294DF"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10C7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78FDBE9E" w14:textId="5D7F826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10C7C">
        <w:rPr>
          <w:noProof/>
          <w:lang w:val="en-US"/>
        </w:rPr>
        <w:t>159</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2724AE9F"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710C7C">
        <w:t>Psalm</w:t>
      </w:r>
      <w:r w:rsidR="00710C7C" w:rsidRPr="00AB1781">
        <w:t xml:space="preserve"> 53</w:t>
      </w:r>
      <w:r w:rsidR="00710C7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710C7C">
        <w:rPr>
          <w:noProof/>
        </w:rPr>
        <w:t>162</w:t>
      </w:r>
      <w:r w:rsidR="003A78C2">
        <w:fldChar w:fldCharType="end"/>
      </w:r>
    </w:p>
    <w:p w14:paraId="196531E2" w14:textId="02EEABDE"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710C7C">
        <w:t>Psalm</w:t>
      </w:r>
      <w:r w:rsidR="00710C7C" w:rsidRPr="00AB1781">
        <w:t xml:space="preserve"> 56</w:t>
      </w:r>
      <w:r w:rsidR="00710C7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710C7C">
        <w:rPr>
          <w:noProof/>
        </w:rPr>
        <w:t>167</w:t>
      </w:r>
      <w:r w:rsidR="003A78C2">
        <w:fldChar w:fldCharType="end"/>
      </w:r>
    </w:p>
    <w:p w14:paraId="5A377B80" w14:textId="348A02A3"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710C7C">
        <w:t>Psalm</w:t>
      </w:r>
      <w:r w:rsidR="00710C7C" w:rsidRPr="00AB1781">
        <w:t xml:space="preserve"> 60</w:t>
      </w:r>
      <w:r w:rsidR="00710C7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710C7C">
        <w:rPr>
          <w:noProof/>
        </w:rPr>
        <w:t>172</w:t>
      </w:r>
      <w:r w:rsidR="003A78C2">
        <w:fldChar w:fldCharType="end"/>
      </w:r>
    </w:p>
    <w:p w14:paraId="1D89B385" w14:textId="043371CC"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710C7C">
        <w:t>Psalm</w:t>
      </w:r>
      <w:r w:rsidR="00710C7C" w:rsidRPr="00AB1781">
        <w:t xml:space="preserve"> 62</w:t>
      </w:r>
      <w:r w:rsidR="00710C7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710C7C">
        <w:rPr>
          <w:noProof/>
        </w:rPr>
        <w:t>174</w:t>
      </w:r>
      <w:r w:rsidR="003A78C2">
        <w:fldChar w:fldCharType="end"/>
      </w:r>
    </w:p>
    <w:p w14:paraId="46B8BCDF" w14:textId="0CB60CDB"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710C7C">
        <w:t>Psalm</w:t>
      </w:r>
      <w:r w:rsidR="00710C7C" w:rsidRPr="00AB1781">
        <w:t xml:space="preserve"> 66</w:t>
      </w:r>
      <w:r w:rsidR="00710C7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710C7C">
        <w:rPr>
          <w:noProof/>
        </w:rPr>
        <w:t>180</w:t>
      </w:r>
      <w:r w:rsidR="003A78C2">
        <w:fldChar w:fldCharType="end"/>
      </w:r>
    </w:p>
    <w:p w14:paraId="3832A2C2" w14:textId="26DFA07C" w:rsidR="00075EAD" w:rsidRDefault="008B0324" w:rsidP="00075EAD">
      <w:pPr>
        <w:pStyle w:val="EngHang"/>
        <w:tabs>
          <w:tab w:val="left" w:leader="dot" w:pos="8280"/>
        </w:tabs>
      </w:pPr>
      <w:r>
        <w:fldChar w:fldCharType="begin"/>
      </w:r>
      <w:r>
        <w:instrText xml:space="preserve"> REF _Ref412026055 \h </w:instrText>
      </w:r>
      <w:r>
        <w:fldChar w:fldCharType="separate"/>
      </w:r>
      <w:r w:rsidR="00710C7C">
        <w:t>Psalm</w:t>
      </w:r>
      <w:r w:rsidR="00710C7C" w:rsidRPr="00AB1781">
        <w:t xml:space="preserve"> 69</w:t>
      </w:r>
      <w:r w:rsidR="00710C7C">
        <w:t>: “O Lord, make haste to help me”</w:t>
      </w:r>
      <w:r>
        <w:fldChar w:fldCharType="end"/>
      </w:r>
      <w:r w:rsidR="00075EAD">
        <w:tab/>
      </w:r>
      <w:r>
        <w:fldChar w:fldCharType="begin"/>
      </w:r>
      <w:r>
        <w:instrText xml:space="preserve"> PAGEREF _Ref412026055 \h </w:instrText>
      </w:r>
      <w:r>
        <w:fldChar w:fldCharType="separate"/>
      </w:r>
      <w:r w:rsidR="00710C7C">
        <w:rPr>
          <w:noProof/>
        </w:rPr>
        <w:t>187</w:t>
      </w:r>
      <w:r>
        <w:fldChar w:fldCharType="end"/>
      </w:r>
    </w:p>
    <w:p w14:paraId="099ACDF6" w14:textId="1330E3F4"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710C7C">
        <w:t>Psalm</w:t>
      </w:r>
      <w:r w:rsidR="00710C7C" w:rsidRPr="00AB1781">
        <w:t xml:space="preserve"> 83</w:t>
      </w:r>
      <w:r w:rsidR="00710C7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710C7C">
        <w:rPr>
          <w:noProof/>
        </w:rPr>
        <w:t>213</w:t>
      </w:r>
      <w:r w:rsidR="003A78C2">
        <w:fldChar w:fldCharType="end"/>
      </w:r>
    </w:p>
    <w:p w14:paraId="12DC15E9" w14:textId="43E4D460"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710C7C">
        <w:t>Psalm</w:t>
      </w:r>
      <w:r w:rsidR="00710C7C" w:rsidRPr="00AB1781">
        <w:t xml:space="preserve"> 84</w:t>
      </w:r>
      <w:r w:rsidR="00710C7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710C7C">
        <w:rPr>
          <w:noProof/>
        </w:rPr>
        <w:t>214</w:t>
      </w:r>
      <w:r w:rsidR="003A78C2">
        <w:fldChar w:fldCharType="end"/>
      </w:r>
    </w:p>
    <w:p w14:paraId="20414052" w14:textId="47BE379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710C7C">
        <w:t>Psalm</w:t>
      </w:r>
      <w:r w:rsidR="00710C7C" w:rsidRPr="00AB1781">
        <w:t xml:space="preserve"> 85</w:t>
      </w:r>
      <w:r w:rsidR="00710C7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710C7C">
        <w:rPr>
          <w:noProof/>
        </w:rPr>
        <w:t>215</w:t>
      </w:r>
      <w:r w:rsidR="003A78C2">
        <w:fldChar w:fldCharType="end"/>
      </w:r>
    </w:p>
    <w:p w14:paraId="024D57DE" w14:textId="399A6BE6"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710C7C">
        <w:t>Psalm</w:t>
      </w:r>
      <w:r w:rsidR="00710C7C" w:rsidRPr="00AB1781">
        <w:t xml:space="preserve"> 86</w:t>
      </w:r>
      <w:r w:rsidR="00710C7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710C7C">
        <w:rPr>
          <w:noProof/>
        </w:rPr>
        <w:t>217</w:t>
      </w:r>
      <w:r w:rsidR="003A78C2">
        <w:fldChar w:fldCharType="end"/>
      </w:r>
    </w:p>
    <w:p w14:paraId="6C309D76" w14:textId="0D787CA0"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710C7C">
        <w:t>Psalm</w:t>
      </w:r>
      <w:r w:rsidR="00710C7C" w:rsidRPr="00AB1781">
        <w:t xml:space="preserve"> 90</w:t>
      </w:r>
      <w:r w:rsidR="00710C7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710C7C">
        <w:rPr>
          <w:noProof/>
        </w:rPr>
        <w:t>226</w:t>
      </w:r>
      <w:r w:rsidR="003A78C2">
        <w:fldChar w:fldCharType="end"/>
      </w:r>
    </w:p>
    <w:p w14:paraId="2015B274" w14:textId="2710D048"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710C7C">
        <w:t>Psalm</w:t>
      </w:r>
      <w:r w:rsidR="00710C7C" w:rsidRPr="00AB1781">
        <w:t xml:space="preserve"> 92</w:t>
      </w:r>
      <w:r w:rsidR="00710C7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710C7C">
        <w:rPr>
          <w:noProof/>
        </w:rPr>
        <w:t>229</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6AB1E41"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710C7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7023BDF9"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710C7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6E82F9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710C7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04BF2C4A" w14:textId="52F925A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710C7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710C7C">
        <w:rPr>
          <w:noProof/>
          <w:lang w:val="en-US"/>
        </w:rPr>
        <w:t>10</w:t>
      </w:r>
      <w:r w:rsidR="003A78C2">
        <w:rPr>
          <w:lang w:val="en-US"/>
        </w:rPr>
        <w:fldChar w:fldCharType="end"/>
      </w:r>
    </w:p>
    <w:p w14:paraId="3512D80B" w14:textId="6E9D87B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710C7C">
        <w:rPr>
          <w:noProof/>
          <w:lang w:val="en-US"/>
        </w:rPr>
        <w:t>159</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458415A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710C7C">
        <w:t>Psalm</w:t>
      </w:r>
      <w:r w:rsidR="00710C7C" w:rsidRPr="00AB1781">
        <w:t xml:space="preserve"> 95</w:t>
      </w:r>
      <w:r w:rsidR="00710C7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710C7C">
        <w:rPr>
          <w:noProof/>
        </w:rPr>
        <w:t>233</w:t>
      </w:r>
      <w:r w:rsidR="003A78C2">
        <w:fldChar w:fldCharType="end"/>
      </w:r>
    </w:p>
    <w:p w14:paraId="70C04BAE" w14:textId="340BF774"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710C7C">
        <w:t>Psalm</w:t>
      </w:r>
      <w:r w:rsidR="00710C7C" w:rsidRPr="00AB1781">
        <w:t xml:space="preserve"> 96</w:t>
      </w:r>
      <w:r w:rsidR="00710C7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710C7C">
        <w:rPr>
          <w:noProof/>
        </w:rPr>
        <w:t>234</w:t>
      </w:r>
      <w:r w:rsidR="003A78C2">
        <w:fldChar w:fldCharType="end"/>
      </w:r>
    </w:p>
    <w:p w14:paraId="1C2440CF" w14:textId="3401482E"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710C7C">
        <w:t>Psalm</w:t>
      </w:r>
      <w:r w:rsidR="00710C7C" w:rsidRPr="00AB1781">
        <w:t xml:space="preserve"> 97</w:t>
      </w:r>
      <w:r w:rsidR="00710C7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710C7C">
        <w:rPr>
          <w:noProof/>
        </w:rPr>
        <w:t>236</w:t>
      </w:r>
      <w:r w:rsidR="003A78C2">
        <w:fldChar w:fldCharType="end"/>
      </w:r>
    </w:p>
    <w:p w14:paraId="35D6FC92" w14:textId="5E9606A4"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710C7C">
        <w:t>Psalm</w:t>
      </w:r>
      <w:r w:rsidR="00710C7C" w:rsidRPr="00AB1781">
        <w:t xml:space="preserve"> 98</w:t>
      </w:r>
      <w:r w:rsidR="00710C7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710C7C">
        <w:rPr>
          <w:noProof/>
        </w:rPr>
        <w:t>237</w:t>
      </w:r>
      <w:r w:rsidR="003A78C2">
        <w:fldChar w:fldCharType="end"/>
      </w:r>
    </w:p>
    <w:p w14:paraId="13A44FCC" w14:textId="6F426D36"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710C7C">
        <w:t>Psalm</w:t>
      </w:r>
      <w:r w:rsidR="00710C7C" w:rsidRPr="00AB1781">
        <w:t xml:space="preserve"> 99</w:t>
      </w:r>
      <w:r w:rsidR="00710C7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710C7C">
        <w:rPr>
          <w:noProof/>
        </w:rPr>
        <w:t>238</w:t>
      </w:r>
      <w:r w:rsidR="003A78C2">
        <w:fldChar w:fldCharType="end"/>
      </w:r>
    </w:p>
    <w:p w14:paraId="21960806" w14:textId="2AFC74E0"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710C7C">
        <w:t>Psalm</w:t>
      </w:r>
      <w:r w:rsidR="00710C7C" w:rsidRPr="00AB1781">
        <w:t xml:space="preserve"> 100</w:t>
      </w:r>
      <w:r w:rsidR="00710C7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710C7C">
        <w:rPr>
          <w:noProof/>
        </w:rPr>
        <w:t>238</w:t>
      </w:r>
      <w:r w:rsidR="003A78C2">
        <w:fldChar w:fldCharType="end"/>
      </w:r>
    </w:p>
    <w:p w14:paraId="13BE8987" w14:textId="6C668A4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710C7C">
        <w:t>Psalm</w:t>
      </w:r>
      <w:r w:rsidR="00710C7C" w:rsidRPr="00AB1781">
        <w:t xml:space="preserve"> 109</w:t>
      </w:r>
      <w:r w:rsidR="00710C7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710C7C">
        <w:rPr>
          <w:noProof/>
        </w:rPr>
        <w:t>261</w:t>
      </w:r>
      <w:r w:rsidR="003A78C2">
        <w:fldChar w:fldCharType="end"/>
      </w:r>
    </w:p>
    <w:commentRangeStart w:id="215"/>
    <w:p w14:paraId="0FAEAE21" w14:textId="0C7C20DB"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710C7C">
        <w:t>Psalm</w:t>
      </w:r>
      <w:r w:rsidR="00710C7C" w:rsidRPr="00AB1781">
        <w:t xml:space="preserve"> 110</w:t>
      </w:r>
      <w:r w:rsidR="00710C7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710C7C">
        <w:rPr>
          <w:noProof/>
        </w:rPr>
        <w:t>262</w:t>
      </w:r>
      <w:r>
        <w:fldChar w:fldCharType="end"/>
      </w:r>
    </w:p>
    <w:p w14:paraId="3B5AD04D" w14:textId="4229C285"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710C7C">
        <w:t>Psalm</w:t>
      </w:r>
      <w:r w:rsidR="00710C7C" w:rsidRPr="00AB1781">
        <w:t xml:space="preserve"> 111</w:t>
      </w:r>
      <w:r w:rsidR="00710C7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710C7C">
        <w:rPr>
          <w:noProof/>
        </w:rPr>
        <w:t>264</w:t>
      </w:r>
      <w:r w:rsidR="003A78C2">
        <w:fldChar w:fldCharType="end"/>
      </w:r>
    </w:p>
    <w:p w14:paraId="25F5E92C" w14:textId="35F12668"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710C7C">
        <w:t>Psalm</w:t>
      </w:r>
      <w:r w:rsidR="00710C7C" w:rsidRPr="00AB1781">
        <w:t xml:space="preserve"> 112</w:t>
      </w:r>
      <w:r w:rsidR="00710C7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710C7C">
        <w:rPr>
          <w:noProof/>
        </w:rPr>
        <w:t>265</w:t>
      </w:r>
      <w:r w:rsidR="003A78C2">
        <w:fldChar w:fldCharType="end"/>
      </w:r>
    </w:p>
    <w:p w14:paraId="65FF1699" w14:textId="31CF3D8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710C7C">
        <w:t>Psalm</w:t>
      </w:r>
      <w:r w:rsidR="00710C7C" w:rsidRPr="00AB1781">
        <w:t xml:space="preserve"> 114</w:t>
      </w:r>
      <w:r w:rsidR="00710C7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710C7C">
        <w:rPr>
          <w:noProof/>
        </w:rPr>
        <w:t>268</w:t>
      </w:r>
      <w:r w:rsidR="003A78C2">
        <w:fldChar w:fldCharType="end"/>
      </w:r>
    </w:p>
    <w:p w14:paraId="0612CEB7" w14:textId="482747E3"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710C7C">
        <w:t>Psalm</w:t>
      </w:r>
      <w:r w:rsidR="00710C7C" w:rsidRPr="00AB1781">
        <w:t xml:space="preserve"> 115</w:t>
      </w:r>
      <w:r w:rsidR="00710C7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710C7C">
        <w:rPr>
          <w:noProof/>
        </w:rPr>
        <w:t>269</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109C9845"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710C7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BAC313D"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710C7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F3F8DEE" w:rsidR="00CB700D" w:rsidRDefault="00D44900" w:rsidP="00336170">
            <w:r>
              <w:fldChar w:fldCharType="begin"/>
            </w:r>
            <w:r>
              <w:instrText xml:space="preserve"> REF _Ref439535283 \h </w:instrText>
            </w:r>
            <w:r>
              <w:fldChar w:fldCharType="separate"/>
            </w:r>
            <w:r w:rsidR="00710C7C">
              <w:t>Kathisma 1</w:t>
            </w:r>
            <w:r>
              <w:fldChar w:fldCharType="end"/>
            </w:r>
          </w:p>
        </w:tc>
        <w:tc>
          <w:tcPr>
            <w:tcW w:w="3024" w:type="dxa"/>
          </w:tcPr>
          <w:p w14:paraId="3E7DF9CE" w14:textId="039C1F76"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710C7C" w:rsidRPr="00AB1781">
              <w:t>K</w:t>
            </w:r>
            <w:r w:rsidR="00710C7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710C7C" w:rsidRPr="00AB1781">
              <w:t>K</w:t>
            </w:r>
            <w:r w:rsidR="00710C7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710C7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52A3B86"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710C7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710C7C" w:rsidRPr="00AB1781">
              <w:t>K</w:t>
            </w:r>
            <w:r w:rsidR="00710C7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5548261" w:rsidR="00CB700D" w:rsidRDefault="00CB700D" w:rsidP="0044639B">
            <w:r>
              <w:fldChar w:fldCharType="begin"/>
            </w:r>
            <w:r>
              <w:instrText xml:space="preserve"> REF _Ref435438548 \h </w:instrText>
            </w:r>
            <w:r w:rsidR="00336170">
              <w:instrText xml:space="preserve"> \* MERGEFORMAT </w:instrText>
            </w:r>
            <w:r>
              <w:fldChar w:fldCharType="separate"/>
            </w:r>
            <w:r w:rsidR="00710C7C" w:rsidRPr="00AB1781">
              <w:t>K</w:t>
            </w:r>
            <w:r w:rsidR="00710C7C">
              <w:t>athisma 6</w:t>
            </w:r>
            <w:r>
              <w:fldChar w:fldCharType="end"/>
            </w:r>
          </w:p>
        </w:tc>
        <w:tc>
          <w:tcPr>
            <w:tcW w:w="3024" w:type="dxa"/>
          </w:tcPr>
          <w:p w14:paraId="082B149A" w14:textId="0AA87B4B"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710C7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710C7C" w:rsidRPr="00AB1781">
              <w:t>K</w:t>
            </w:r>
            <w:r w:rsidR="00710C7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C2690AA" w:rsidR="00CB700D" w:rsidRDefault="00CB700D" w:rsidP="0044639B">
            <w:r>
              <w:fldChar w:fldCharType="begin"/>
            </w:r>
            <w:r>
              <w:instrText xml:space="preserve"> REF _Ref435438574 \h </w:instrText>
            </w:r>
            <w:r w:rsidR="00336170">
              <w:instrText xml:space="preserve"> \* MERGEFORMAT </w:instrText>
            </w:r>
            <w:r>
              <w:fldChar w:fldCharType="separate"/>
            </w:r>
            <w:r w:rsidR="00710C7C" w:rsidRPr="00AB1781">
              <w:t>K</w:t>
            </w:r>
            <w:r w:rsidR="00710C7C">
              <w:t>athisma 9</w:t>
            </w:r>
            <w:r>
              <w:fldChar w:fldCharType="end"/>
            </w:r>
          </w:p>
        </w:tc>
        <w:tc>
          <w:tcPr>
            <w:tcW w:w="3024" w:type="dxa"/>
          </w:tcPr>
          <w:p w14:paraId="223BE2C2" w14:textId="057AA780"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710C7C" w:rsidRPr="00AB1781">
              <w:t>K</w:t>
            </w:r>
            <w:r w:rsidR="00710C7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710C7C" w:rsidRPr="00AB1781">
              <w:t>K</w:t>
            </w:r>
            <w:r w:rsidR="00710C7C">
              <w:t>athisma</w:t>
            </w:r>
            <w:r w:rsidR="00710C7C" w:rsidRPr="00AB1781">
              <w:t xml:space="preserve"> 1</w:t>
            </w:r>
            <w:r w:rsidR="00710C7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13296DC2"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710C7C">
              <w:t>Kathisma 12</w:t>
            </w:r>
            <w:r w:rsidRPr="00926985">
              <w:fldChar w:fldCharType="end"/>
            </w:r>
          </w:p>
        </w:tc>
        <w:tc>
          <w:tcPr>
            <w:tcW w:w="3024" w:type="dxa"/>
          </w:tcPr>
          <w:p w14:paraId="353A9FDD" w14:textId="66FF61C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710C7C" w:rsidRPr="00AB1781">
              <w:t>K</w:t>
            </w:r>
            <w:r w:rsidR="00710C7C">
              <w:t>athisma</w:t>
            </w:r>
            <w:r w:rsidR="00710C7C" w:rsidRPr="00AB1781">
              <w:t xml:space="preserve"> 1</w:t>
            </w:r>
            <w:r w:rsidR="00710C7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710C7C" w:rsidRPr="00AB1781">
              <w:t>K</w:t>
            </w:r>
            <w:r w:rsidR="00710C7C">
              <w:t>athisma</w:t>
            </w:r>
            <w:r w:rsidR="00710C7C" w:rsidRPr="00AB1781">
              <w:t xml:space="preserve"> 1</w:t>
            </w:r>
            <w:r w:rsidR="00710C7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B60A144" w:rsidR="00CB700D" w:rsidRDefault="00CB700D" w:rsidP="0044639B">
            <w:r>
              <w:fldChar w:fldCharType="begin"/>
            </w:r>
            <w:r>
              <w:instrText xml:space="preserve"> REF _Ref435438622 \h </w:instrText>
            </w:r>
            <w:r w:rsidR="00336170">
              <w:instrText xml:space="preserve"> \* MERGEFORMAT </w:instrText>
            </w:r>
            <w:r>
              <w:fldChar w:fldCharType="separate"/>
            </w:r>
            <w:r w:rsidR="00710C7C" w:rsidRPr="00AB1781">
              <w:t>K</w:t>
            </w:r>
            <w:r w:rsidR="00710C7C">
              <w:t>athisma</w:t>
            </w:r>
            <w:r w:rsidR="00710C7C" w:rsidRPr="00AB1781">
              <w:t xml:space="preserve"> 1</w:t>
            </w:r>
            <w:r w:rsidR="00710C7C">
              <w:t>5</w:t>
            </w:r>
            <w:r>
              <w:fldChar w:fldCharType="end"/>
            </w:r>
          </w:p>
        </w:tc>
        <w:tc>
          <w:tcPr>
            <w:tcW w:w="3024" w:type="dxa"/>
          </w:tcPr>
          <w:p w14:paraId="6DD26E94" w14:textId="225AE872"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710C7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710C7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0C0EE6" w:rsidR="00CB700D" w:rsidRDefault="00D016DC" w:rsidP="0044639B">
            <w:r>
              <w:fldChar w:fldCharType="begin"/>
            </w:r>
            <w:r>
              <w:instrText xml:space="preserve"> REF _Ref435990063 \h </w:instrText>
            </w:r>
            <w:r w:rsidR="00336170">
              <w:instrText xml:space="preserve"> \* MERGEFORMAT </w:instrText>
            </w:r>
            <w:r>
              <w:fldChar w:fldCharType="separate"/>
            </w:r>
            <w:r w:rsidR="00710C7C">
              <w:t>Kathisma 18</w:t>
            </w:r>
            <w:r>
              <w:fldChar w:fldCharType="end"/>
            </w:r>
          </w:p>
        </w:tc>
        <w:tc>
          <w:tcPr>
            <w:tcW w:w="3024" w:type="dxa"/>
          </w:tcPr>
          <w:p w14:paraId="0F5729C0" w14:textId="3CF507E4"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710C7C" w:rsidRPr="00AB1781">
              <w:t>K</w:t>
            </w:r>
            <w:r w:rsidR="00710C7C">
              <w:t>athisma</w:t>
            </w:r>
            <w:r w:rsidR="00710C7C" w:rsidRPr="00AB1781">
              <w:t xml:space="preserve"> 1</w:t>
            </w:r>
            <w:r w:rsidR="00710C7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710C7C" w:rsidRPr="00AB1781">
              <w:t>K</w:t>
            </w:r>
            <w:r w:rsidR="00710C7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61631D26" w:rsidR="000B1D6D" w:rsidRDefault="00D44900" w:rsidP="00AB3348">
            <w:r>
              <w:fldChar w:fldCharType="begin"/>
            </w:r>
            <w:r>
              <w:instrText xml:space="preserve"> REF _Ref439535283 \h </w:instrText>
            </w:r>
            <w:r>
              <w:fldChar w:fldCharType="separate"/>
            </w:r>
            <w:r w:rsidR="00710C7C">
              <w:t>Kathisma 1</w:t>
            </w:r>
            <w:r>
              <w:fldChar w:fldCharType="end"/>
            </w:r>
          </w:p>
        </w:tc>
        <w:tc>
          <w:tcPr>
            <w:tcW w:w="3024" w:type="dxa"/>
          </w:tcPr>
          <w:p w14:paraId="1C0C5D94" w14:textId="30A98CFD"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710C7C" w:rsidRPr="00AB1781">
              <w:t>K</w:t>
            </w:r>
            <w:r w:rsidR="00710C7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710C7C" w:rsidRPr="00AB1781">
              <w:t>K</w:t>
            </w:r>
            <w:r w:rsidR="00710C7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553F84D"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710C7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710C7C" w:rsidRPr="00AB1781">
              <w:t>K</w:t>
            </w:r>
            <w:r w:rsidR="00710C7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710C7C" w:rsidRPr="00AB1781">
              <w:t>K</w:t>
            </w:r>
            <w:r w:rsidR="00710C7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50F25FC" w:rsidR="000B1D6D" w:rsidRDefault="002F2287" w:rsidP="000B1D6D">
            <w:r>
              <w:fldChar w:fldCharType="begin"/>
            </w:r>
            <w:r>
              <w:instrText xml:space="preserve"> REF _Ref435990063 \h </w:instrText>
            </w:r>
            <w:r w:rsidR="00AB3348">
              <w:instrText xml:space="preserve"> \* MERGEFORMAT </w:instrText>
            </w:r>
            <w:r>
              <w:fldChar w:fldCharType="separate"/>
            </w:r>
            <w:r w:rsidR="00710C7C">
              <w:t>Kathisma 18</w:t>
            </w:r>
            <w:r>
              <w:fldChar w:fldCharType="end"/>
            </w:r>
          </w:p>
        </w:tc>
        <w:tc>
          <w:tcPr>
            <w:tcW w:w="3024" w:type="dxa"/>
          </w:tcPr>
          <w:p w14:paraId="14E6A0F7" w14:textId="4AD9563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710C7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710C7C" w:rsidRPr="00AB1781">
              <w:t>K</w:t>
            </w:r>
            <w:r w:rsidR="00710C7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710C7C" w:rsidRPr="00AB1781">
              <w:t>K</w:t>
            </w:r>
            <w:r w:rsidR="00710C7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239AD90" w:rsidR="000B1D6D" w:rsidRDefault="002F2287" w:rsidP="000B1D6D">
            <w:r>
              <w:fldChar w:fldCharType="begin"/>
            </w:r>
            <w:r>
              <w:instrText xml:space="preserve"> REF _Ref435990063 \h </w:instrText>
            </w:r>
            <w:r w:rsidR="00AB3348">
              <w:instrText xml:space="preserve"> \* MERGEFORMAT </w:instrText>
            </w:r>
            <w:r>
              <w:fldChar w:fldCharType="separate"/>
            </w:r>
            <w:r w:rsidR="00710C7C">
              <w:t>Kathisma 18</w:t>
            </w:r>
            <w:r>
              <w:fldChar w:fldCharType="end"/>
            </w:r>
          </w:p>
        </w:tc>
        <w:tc>
          <w:tcPr>
            <w:tcW w:w="3024" w:type="dxa"/>
          </w:tcPr>
          <w:p w14:paraId="0EAD97E5" w14:textId="53998D49"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710C7C" w:rsidRPr="00AB1781">
              <w:t>K</w:t>
            </w:r>
            <w:r w:rsidR="00710C7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710C7C" w:rsidRPr="00AB1781">
              <w:t>K</w:t>
            </w:r>
            <w:r w:rsidR="00710C7C">
              <w:t>athisma</w:t>
            </w:r>
            <w:r w:rsidR="00710C7C" w:rsidRPr="00AB1781">
              <w:t xml:space="preserve"> 1</w:t>
            </w:r>
            <w:r w:rsidR="00710C7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710C7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13E099CD"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710C7C">
              <w:t>Kathisma 18</w:t>
            </w:r>
            <w:r>
              <w:fldChar w:fldCharType="end"/>
            </w:r>
          </w:p>
        </w:tc>
        <w:tc>
          <w:tcPr>
            <w:tcW w:w="3024" w:type="dxa"/>
          </w:tcPr>
          <w:p w14:paraId="14C76F95" w14:textId="6332E877"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710C7C" w:rsidRPr="00AB1781">
              <w:t>K</w:t>
            </w:r>
            <w:r w:rsidR="00710C7C">
              <w:t>athisma</w:t>
            </w:r>
            <w:r w:rsidR="00710C7C" w:rsidRPr="00AB1781">
              <w:t xml:space="preserve"> 1</w:t>
            </w:r>
            <w:r w:rsidR="00710C7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710C7C" w:rsidRPr="00AB1781">
              <w:t>K</w:t>
            </w:r>
            <w:r w:rsidR="00710C7C">
              <w:t>athisma</w:t>
            </w:r>
            <w:r w:rsidR="00710C7C" w:rsidRPr="00AB1781">
              <w:t xml:space="preserve"> 1</w:t>
            </w:r>
            <w:r w:rsidR="00710C7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710C7C" w:rsidRPr="00AB1781">
              <w:t>K</w:t>
            </w:r>
            <w:r w:rsidR="00710C7C">
              <w:t>athisma</w:t>
            </w:r>
            <w:r w:rsidR="00710C7C" w:rsidRPr="00AB1781">
              <w:t xml:space="preserve"> 1</w:t>
            </w:r>
            <w:r w:rsidR="00710C7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3EC58B86" w:rsidR="000B1D6D" w:rsidRDefault="002F2287" w:rsidP="000B1D6D">
            <w:r>
              <w:fldChar w:fldCharType="begin"/>
            </w:r>
            <w:r>
              <w:instrText xml:space="preserve"> REF _Ref435990063 \h </w:instrText>
            </w:r>
            <w:r w:rsidR="00AB3348">
              <w:instrText xml:space="preserve"> \* MERGEFORMAT </w:instrText>
            </w:r>
            <w:r>
              <w:fldChar w:fldCharType="separate"/>
            </w:r>
            <w:r w:rsidR="00710C7C">
              <w:t>Kathisma 18</w:t>
            </w:r>
            <w:r>
              <w:fldChar w:fldCharType="end"/>
            </w:r>
          </w:p>
        </w:tc>
        <w:tc>
          <w:tcPr>
            <w:tcW w:w="3024" w:type="dxa"/>
          </w:tcPr>
          <w:p w14:paraId="23EDA40F" w14:textId="7B6CF09F"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710C7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710C7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5DFA98F2" w:rsidR="000B1D6D" w:rsidRDefault="000B1D6D" w:rsidP="000B1D6D">
            <w:r>
              <w:fldChar w:fldCharType="begin"/>
            </w:r>
            <w:r>
              <w:instrText xml:space="preserve"> REF _Ref435990063 \h </w:instrText>
            </w:r>
            <w:r w:rsidR="00AB3348">
              <w:instrText xml:space="preserve"> \* MERGEFORMAT </w:instrText>
            </w:r>
            <w:r>
              <w:fldChar w:fldCharType="separate"/>
            </w:r>
            <w:r w:rsidR="00710C7C">
              <w:t>Kathisma 18</w:t>
            </w:r>
            <w:r>
              <w:fldChar w:fldCharType="end"/>
            </w:r>
          </w:p>
        </w:tc>
        <w:tc>
          <w:tcPr>
            <w:tcW w:w="3024" w:type="dxa"/>
          </w:tcPr>
          <w:p w14:paraId="0484B885" w14:textId="0E9BF023" w:rsidR="000B1D6D" w:rsidRDefault="000B1D6D" w:rsidP="00336170">
            <w:r>
              <w:fldChar w:fldCharType="begin"/>
            </w:r>
            <w:r>
              <w:instrText xml:space="preserve"> REF _Ref435438658 \h </w:instrText>
            </w:r>
            <w:r w:rsidR="00AB3348">
              <w:instrText xml:space="preserve"> \* MERGEFORMAT </w:instrText>
            </w:r>
            <w:r>
              <w:fldChar w:fldCharType="separate"/>
            </w:r>
            <w:r w:rsidR="00710C7C" w:rsidRPr="00AB1781">
              <w:t>K</w:t>
            </w:r>
            <w:r w:rsidR="00710C7C">
              <w:t>athisma</w:t>
            </w:r>
            <w:r w:rsidR="00710C7C" w:rsidRPr="00AB1781">
              <w:t xml:space="preserve"> 1</w:t>
            </w:r>
            <w:r w:rsidR="00710C7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710C7C" w:rsidRPr="00AB1781">
              <w:t>K</w:t>
            </w:r>
            <w:r w:rsidR="00710C7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2E2FDA48"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146115F5" w:rsidR="00AD40FB" w:rsidRPr="00980D99"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710C7C">
        <w:t>Psalm</w:t>
      </w:r>
      <w:r w:rsidR="00710C7C" w:rsidRPr="00AB1781">
        <w:t xml:space="preserve"> 2</w:t>
      </w:r>
      <w:r w:rsidR="00710C7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B927FC" w:rsidR="00AD40FB" w:rsidRP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4FBA5BFB" w:rsidR="00704CAA"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710C7C">
        <w:t>Psalm</w:t>
      </w:r>
      <w:r w:rsidR="00710C7C" w:rsidRPr="00AB1781">
        <w:t xml:space="preserve"> 3</w:t>
      </w:r>
      <w:r w:rsidR="00710C7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6AA082C"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55945431" w14:textId="73A61236" w:rsidR="0008188E" w:rsidRPr="00AD40FB" w:rsidRDefault="0008188E" w:rsidP="00AD40FB">
      <w:pPr>
        <w:pStyle w:val="Rubric"/>
      </w:pPr>
      <w:r>
        <w:fldChar w:fldCharType="begin"/>
      </w:r>
      <w:r>
        <w:instrText xml:space="preserve"> REF _Ref448127130 \h </w:instrText>
      </w:r>
      <w:r>
        <w:fldChar w:fldCharType="separate"/>
      </w:r>
      <w:r w:rsidR="00710C7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3A5D7F1" w:rsidR="00AD40FB"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710C7C">
        <w:t>Psalm</w:t>
      </w:r>
      <w:r w:rsidR="00710C7C" w:rsidRPr="00AB1781">
        <w:t xml:space="preserve"> 4</w:t>
      </w:r>
      <w:r w:rsidR="00710C7C">
        <w:t>: “You heard me when I called”</w:t>
      </w:r>
      <w:r>
        <w:fldChar w:fldCharType="end"/>
      </w:r>
      <w:r>
        <w:t>.</w:t>
      </w:r>
    </w:p>
    <w:p w14:paraId="2117383A" w14:textId="526515DC" w:rsidR="0008188E" w:rsidRPr="00AB1781" w:rsidRDefault="0008188E" w:rsidP="00704CAA">
      <w:pPr>
        <w:pStyle w:val="Rubric"/>
      </w:pPr>
      <w:r>
        <w:fldChar w:fldCharType="begin"/>
      </w:r>
      <w:r>
        <w:instrText xml:space="preserve"> REF _Ref448127130 \h </w:instrText>
      </w:r>
      <w:r>
        <w:fldChar w:fldCharType="separate"/>
      </w:r>
      <w:r w:rsidR="00710C7C">
        <w:t>The Psalms of Midnight (The Beginning of Watches)</w:t>
      </w:r>
      <w:r>
        <w:fldChar w:fldCharType="end"/>
      </w:r>
      <w:r>
        <w:t xml:space="preserve"> continue with </w:t>
      </w:r>
      <w:r>
        <w:fldChar w:fldCharType="begin"/>
      </w:r>
      <w:r>
        <w:instrText xml:space="preserve"> REF _Ref412025822 \h </w:instrText>
      </w:r>
      <w:r>
        <w:fldChar w:fldCharType="separate"/>
      </w:r>
      <w:r w:rsidR="00710C7C">
        <w:t>Psalm</w:t>
      </w:r>
      <w:r w:rsidR="00710C7C" w:rsidRPr="00AB1781">
        <w:t xml:space="preserve"> 6</w:t>
      </w:r>
      <w:r w:rsidR="00710C7C">
        <w:t>: “O Lord, rebuke me, but not in Your anger”</w:t>
      </w:r>
      <w:r>
        <w:fldChar w:fldCharType="end"/>
      </w:r>
      <w:r>
        <w:t xml:space="preserve">, page </w:t>
      </w:r>
      <w:r>
        <w:fldChar w:fldCharType="begin"/>
      </w:r>
      <w:r>
        <w:instrText xml:space="preserve"> PAGEREF _Ref412025822 \h </w:instrText>
      </w:r>
      <w:r>
        <w:fldChar w:fldCharType="separate"/>
      </w:r>
      <w:r w:rsidR="00710C7C">
        <w:rPr>
          <w:noProof/>
        </w:rPr>
        <w:t>86</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225F1E72"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11A6909F" w14:textId="7EA61667" w:rsidR="004942E9" w:rsidRPr="00AD40FB" w:rsidRDefault="004942E9" w:rsidP="00AD40FB">
      <w:pPr>
        <w:pStyle w:val="Rubric"/>
      </w:pPr>
      <w:r>
        <w:fldChar w:fldCharType="begin"/>
      </w:r>
      <w:r>
        <w:instrText xml:space="preserve"> REF _Ref434578449 \h </w:instrText>
      </w:r>
      <w:r>
        <w:fldChar w:fldCharType="separate"/>
      </w:r>
      <w:r w:rsidR="00710C7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2764A387" w:rsidR="00AD40FB"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710C7C">
        <w:t>Psalm</w:t>
      </w:r>
      <w:r w:rsidR="00710C7C" w:rsidRPr="00AB1781">
        <w:t xml:space="preserve"> 5</w:t>
      </w:r>
      <w:r w:rsidR="00710C7C">
        <w:t>: “Give ear to my words, O Lord”</w:t>
      </w:r>
      <w:r>
        <w:fldChar w:fldCharType="end"/>
      </w:r>
      <w:r>
        <w:t>.</w:t>
      </w:r>
    </w:p>
    <w:p w14:paraId="39E8462C" w14:textId="2D6A7403" w:rsidR="004942E9" w:rsidRPr="009C1C97"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_Ref412025822 \h </w:instrText>
      </w:r>
      <w:r>
        <w:fldChar w:fldCharType="separate"/>
      </w:r>
      <w:r w:rsidR="00710C7C">
        <w:t>Psalm</w:t>
      </w:r>
      <w:r w:rsidR="00710C7C" w:rsidRPr="00AB1781">
        <w:t xml:space="preserve"> 6</w:t>
      </w:r>
      <w:r w:rsidR="00710C7C">
        <w:t>: “O Lord, rebuke me, but not in Your anger”</w:t>
      </w:r>
      <w:r>
        <w:fldChar w:fldCharType="end"/>
      </w:r>
      <w:r>
        <w:t xml:space="preserve">, page </w:t>
      </w:r>
      <w:r>
        <w:fldChar w:fldCharType="begin"/>
      </w:r>
      <w:r>
        <w:instrText xml:space="preserve"> PAGEREF _Ref412025822 \h </w:instrText>
      </w:r>
      <w:r>
        <w:fldChar w:fldCharType="separate"/>
      </w:r>
      <w:r w:rsidR="00710C7C">
        <w:rPr>
          <w:noProof/>
        </w:rPr>
        <w:t>86</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3867B887" w:rsidR="00AD40FB" w:rsidRP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10F29FE8" w:rsidR="00AD40FB" w:rsidRPr="009C1C97"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710C7C">
        <w:t>Psalm</w:t>
      </w:r>
      <w:r w:rsidR="00710C7C" w:rsidRPr="00AB1781">
        <w:t xml:space="preserve"> 6</w:t>
      </w:r>
      <w:r w:rsidR="00710C7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58F81A6" w:rsidR="00AD40FB" w:rsidRDefault="00AD40FB" w:rsidP="00AD40FB">
      <w:pPr>
        <w:pStyle w:val="Rubric"/>
      </w:pPr>
      <w:r>
        <w:lastRenderedPageBreak/>
        <w:fldChar w:fldCharType="begin"/>
      </w:r>
      <w:r>
        <w:instrText xml:space="preserve"> REF _Ref434575533 \h </w:instrText>
      </w:r>
      <w:r>
        <w:fldChar w:fldCharType="separate"/>
      </w:r>
      <w:r w:rsidR="00710C7C">
        <w:rPr>
          <w:lang w:val="en-GB"/>
        </w:rPr>
        <w:t>The Psalms of Early Morning (Prime)</w:t>
      </w:r>
      <w:r>
        <w:fldChar w:fldCharType="end"/>
      </w:r>
    </w:p>
    <w:p w14:paraId="648AEC97" w14:textId="1C1AA105" w:rsidR="004942E9" w:rsidRDefault="004942E9" w:rsidP="00AD40FB">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06A24CE9" w14:textId="0455B0E7" w:rsidR="0008188E" w:rsidRPr="00AD40FB" w:rsidRDefault="0008188E" w:rsidP="00AD40FB">
      <w:pPr>
        <w:pStyle w:val="Rubric"/>
      </w:pPr>
      <w:r>
        <w:fldChar w:fldCharType="begin"/>
      </w:r>
      <w:r>
        <w:instrText xml:space="preserve"> REF _Ref448127130 \h </w:instrText>
      </w:r>
      <w:r>
        <w:fldChar w:fldCharType="separate"/>
      </w:r>
      <w:r w:rsidR="00710C7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F26FC83" w:rsidR="00AD40FB"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710C7C">
        <w:t>Psalm</w:t>
      </w:r>
      <w:r w:rsidR="00710C7C" w:rsidRPr="00AB1781">
        <w:t xml:space="preserve"> 8</w:t>
      </w:r>
      <w:r w:rsidR="00710C7C">
        <w:t>: “O Lord, our Lord, how wonderful is Your Name”</w:t>
      </w:r>
      <w:r>
        <w:fldChar w:fldCharType="end"/>
      </w:r>
      <w:r>
        <w:t xml:space="preserve">, page </w:t>
      </w:r>
      <w:r>
        <w:fldChar w:fldCharType="begin"/>
      </w:r>
      <w:r>
        <w:instrText xml:space="preserve"> PAGEREF _Ref412098295 \h </w:instrText>
      </w:r>
      <w:r>
        <w:fldChar w:fldCharType="separate"/>
      </w:r>
      <w:r w:rsidR="00710C7C">
        <w:rPr>
          <w:noProof/>
        </w:rPr>
        <w:t>89</w:t>
      </w:r>
      <w:r>
        <w:fldChar w:fldCharType="end"/>
      </w:r>
      <w:r>
        <w:t>.</w:t>
      </w:r>
    </w:p>
    <w:p w14:paraId="0C0BE84C" w14:textId="4D87E972" w:rsidR="004942E9" w:rsidRPr="00AB1781"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710C7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710C7C">
        <w:t>Psalm</w:t>
      </w:r>
      <w:r w:rsidR="00710C7C" w:rsidRPr="00AB1781">
        <w:t xml:space="preserve"> 12</w:t>
      </w:r>
      <w:r w:rsidR="00710C7C">
        <w:t>: “How long, O Lord, will You forget me”</w:t>
      </w:r>
      <w:r>
        <w:fldChar w:fldCharType="end"/>
      </w:r>
      <w:r>
        <w:t xml:space="preserve">, page </w:t>
      </w:r>
      <w:r>
        <w:fldChar w:fldCharType="begin"/>
      </w:r>
      <w:r>
        <w:instrText xml:space="preserve"> PAGEREF _Ref412025965 \h </w:instrText>
      </w:r>
      <w:r>
        <w:fldChar w:fldCharType="separate"/>
      </w:r>
      <w:r w:rsidR="00710C7C">
        <w:rPr>
          <w:noProof/>
        </w:rPr>
        <w:t>95</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07E356AA" w:rsidR="00AD40FB" w:rsidRP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0D244E24" w:rsidR="00AD40FB"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710C7C">
        <w:t>Psalm</w:t>
      </w:r>
      <w:r w:rsidR="00710C7C" w:rsidRPr="00AB1781">
        <w:t xml:space="preserve"> 11</w:t>
      </w:r>
      <w:r w:rsidR="00710C7C">
        <w:t>: “Save me, O Lord, for there is no saint left”</w:t>
      </w:r>
      <w:r>
        <w:fldChar w:fldCharType="end"/>
      </w:r>
      <w:r>
        <w:t xml:space="preserve">, page </w:t>
      </w:r>
      <w:r>
        <w:fldChar w:fldCharType="begin"/>
      </w:r>
      <w:r>
        <w:instrText xml:space="preserve"> PAGEREF _Ref412098310 \h </w:instrText>
      </w:r>
      <w:r>
        <w:fldChar w:fldCharType="separate"/>
      </w:r>
      <w:r w:rsidR="00710C7C">
        <w:rPr>
          <w:noProof/>
        </w:rPr>
        <w:t>94</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22B9DF0D"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4DDBEFE7" w:rsidR="00704CAA" w:rsidRPr="00435BD3"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710C7C">
        <w:t>Psalm</w:t>
      </w:r>
      <w:r w:rsidR="00710C7C" w:rsidRPr="00AB1781">
        <w:t xml:space="preserve"> 12</w:t>
      </w:r>
      <w:r w:rsidR="00710C7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2D7BD0D2"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168CD993" w14:textId="438D479B" w:rsidR="004942E9" w:rsidRDefault="004942E9" w:rsidP="00AD40FB">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0BFB8489" w14:textId="4E0DD6C5" w:rsidR="0008188E" w:rsidRDefault="0008188E" w:rsidP="00AD40FB">
      <w:pPr>
        <w:pStyle w:val="Rubric"/>
      </w:pPr>
      <w:r>
        <w:fldChar w:fldCharType="begin"/>
      </w:r>
      <w:r>
        <w:instrText xml:space="preserve"> REF _Ref448127130 \h </w:instrText>
      </w:r>
      <w:r>
        <w:fldChar w:fldCharType="separate"/>
      </w:r>
      <w:r w:rsidR="00710C7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00880F7"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710C7C">
        <w:t>Psalm</w:t>
      </w:r>
      <w:r w:rsidR="00710C7C" w:rsidRPr="00AB1781">
        <w:t xml:space="preserve"> 14</w:t>
      </w:r>
      <w:r w:rsidR="00710C7C">
        <w:t>: “Lord, who can dwell in Your tent”</w:t>
      </w:r>
      <w:r>
        <w:fldChar w:fldCharType="end"/>
      </w:r>
      <w:r>
        <w:t xml:space="preserve">, page </w:t>
      </w:r>
      <w:r>
        <w:fldChar w:fldCharType="begin"/>
      </w:r>
      <w:r>
        <w:instrText xml:space="preserve"> PAGEREF _Ref412098343 \h </w:instrText>
      </w:r>
      <w:r>
        <w:fldChar w:fldCharType="separate"/>
      </w:r>
      <w:r w:rsidR="00710C7C">
        <w:rPr>
          <w:noProof/>
        </w:rPr>
        <w:t>97</w:t>
      </w:r>
      <w:r>
        <w:fldChar w:fldCharType="end"/>
      </w:r>
      <w:r>
        <w:t>.</w:t>
      </w:r>
    </w:p>
    <w:p w14:paraId="1D72ED6C" w14:textId="1860D6A8" w:rsidR="004942E9" w:rsidRDefault="004942E9" w:rsidP="00AD40FB">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_Ref412025981 \h </w:instrText>
      </w:r>
      <w:r>
        <w:fldChar w:fldCharType="separate"/>
      </w:r>
      <w:r w:rsidR="00710C7C">
        <w:t>Psalm</w:t>
      </w:r>
      <w:r w:rsidR="00710C7C" w:rsidRPr="00AB1781">
        <w:t xml:space="preserve"> 15</w:t>
      </w:r>
      <w:r w:rsidR="00710C7C">
        <w:t>: “Keep me, O Lord, I hope in You”</w:t>
      </w:r>
      <w:r>
        <w:fldChar w:fldCharType="end"/>
      </w:r>
      <w:r>
        <w:t xml:space="preserve">, page </w:t>
      </w:r>
      <w:r>
        <w:fldChar w:fldCharType="begin"/>
      </w:r>
      <w:r>
        <w:instrText xml:space="preserve"> PAGEREF _Ref412025981 \h </w:instrText>
      </w:r>
      <w:r>
        <w:fldChar w:fldCharType="separate"/>
      </w:r>
      <w:r w:rsidR="00710C7C">
        <w:rPr>
          <w:noProof/>
        </w:rPr>
        <w:t>98</w:t>
      </w:r>
      <w:r>
        <w:fldChar w:fldCharType="end"/>
      </w:r>
      <w:r>
        <w:t>.</w:t>
      </w:r>
    </w:p>
    <w:p w14:paraId="0897B028" w14:textId="51BEE726" w:rsidR="0008188E" w:rsidRDefault="0008188E" w:rsidP="00AD40FB">
      <w:pPr>
        <w:pStyle w:val="Rubric"/>
      </w:pPr>
      <w:r>
        <w:fldChar w:fldCharType="begin"/>
      </w:r>
      <w:r>
        <w:instrText xml:space="preserve"> REF _Ref448127130 \h </w:instrText>
      </w:r>
      <w:r>
        <w:fldChar w:fldCharType="separate"/>
      </w:r>
      <w:r w:rsidR="00710C7C">
        <w:t>The Psalms of Midnight (The Beginning of Watches)</w:t>
      </w:r>
      <w:r>
        <w:fldChar w:fldCharType="end"/>
      </w:r>
      <w:r>
        <w:t xml:space="preserve"> continue with </w:t>
      </w:r>
      <w:r>
        <w:fldChar w:fldCharType="begin"/>
      </w:r>
      <w:r>
        <w:instrText xml:space="preserve"> REF _Ref412026055 \h </w:instrText>
      </w:r>
      <w:r>
        <w:fldChar w:fldCharType="separate"/>
      </w:r>
      <w:r w:rsidR="00710C7C">
        <w:t>Psalm</w:t>
      </w:r>
      <w:r w:rsidR="00710C7C" w:rsidRPr="00AB1781">
        <w:t xml:space="preserve"> 69</w:t>
      </w:r>
      <w:r w:rsidR="00710C7C">
        <w:t>: “O Lord, make haste to help me”</w:t>
      </w:r>
      <w:r>
        <w:fldChar w:fldCharType="end"/>
      </w:r>
      <w:r>
        <w:t xml:space="preserve">, page </w:t>
      </w:r>
      <w:r>
        <w:fldChar w:fldCharType="begin"/>
      </w:r>
      <w:r>
        <w:instrText xml:space="preserve"> PAGEREF _Ref412026055 \h </w:instrText>
      </w:r>
      <w:r>
        <w:fldChar w:fldCharType="separate"/>
      </w:r>
      <w:r w:rsidR="00710C7C">
        <w:rPr>
          <w:noProof/>
        </w:rPr>
        <w:t>187</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172A7B63"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4629729C"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710C7C">
        <w:t>Psalm</w:t>
      </w:r>
      <w:r w:rsidR="00710C7C" w:rsidRPr="00AB1781">
        <w:t xml:space="preserve"> 15</w:t>
      </w:r>
      <w:r w:rsidR="00710C7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75E21E5C"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rsidR="00F71DC7">
        <w:t>. Reserved for the presbyter, if present.</w:t>
      </w:r>
    </w:p>
    <w:p w14:paraId="51A58470" w14:textId="51C77B86" w:rsidR="004942E9" w:rsidRDefault="004942E9" w:rsidP="00AD40FB">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6FD1569B"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710C7C">
        <w:t>Psalm</w:t>
      </w:r>
      <w:r w:rsidR="00710C7C" w:rsidRPr="00AB1781">
        <w:t xml:space="preserve"> 18</w:t>
      </w:r>
      <w:r w:rsidR="00710C7C">
        <w:t>: “The heavens declare the glory of God”</w:t>
      </w:r>
      <w:r>
        <w:fldChar w:fldCharType="end"/>
      </w:r>
      <w:r>
        <w:t xml:space="preserve">, page </w:t>
      </w:r>
      <w:r>
        <w:fldChar w:fldCharType="begin"/>
      </w:r>
      <w:r>
        <w:instrText xml:space="preserve"> PAGEREF _Ref412098373 \h </w:instrText>
      </w:r>
      <w:r>
        <w:fldChar w:fldCharType="separate"/>
      </w:r>
      <w:r w:rsidR="00710C7C">
        <w:rPr>
          <w:noProof/>
        </w:rPr>
        <w:t>105</w:t>
      </w:r>
      <w:r>
        <w:fldChar w:fldCharType="end"/>
      </w:r>
      <w:r>
        <w:t>.</w:t>
      </w:r>
    </w:p>
    <w:p w14:paraId="0DE73242" w14:textId="7917B245" w:rsidR="004942E9" w:rsidRDefault="004942E9" w:rsidP="00AD40FB">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_Ref412026003 \h </w:instrText>
      </w:r>
      <w:r>
        <w:fldChar w:fldCharType="separate"/>
      </w:r>
      <w:r w:rsidR="00710C7C">
        <w:t>Psalm</w:t>
      </w:r>
      <w:r w:rsidR="00710C7C" w:rsidRPr="00AB1781">
        <w:t xml:space="preserve"> 24</w:t>
      </w:r>
      <w:r w:rsidR="00710C7C">
        <w:t>: “To You, O Lord, I lift up my soul”</w:t>
      </w:r>
      <w:r>
        <w:fldChar w:fldCharType="end"/>
      </w:r>
      <w:r>
        <w:t xml:space="preserve">, page </w:t>
      </w:r>
      <w:r>
        <w:fldChar w:fldCharType="begin"/>
      </w:r>
      <w:r>
        <w:instrText xml:space="preserve"> PAGEREF _Ref412026003 \h </w:instrText>
      </w:r>
      <w:r>
        <w:fldChar w:fldCharType="separate"/>
      </w:r>
      <w:r w:rsidR="00710C7C">
        <w:rPr>
          <w:noProof/>
        </w:rPr>
        <w:t>114</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9AD568A"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716FAB72" w:rsidR="00704CAA" w:rsidRPr="00CF35A1" w:rsidRDefault="00AD40FB" w:rsidP="00704CAA">
      <w:pPr>
        <w:pStyle w:val="Rubric"/>
      </w:pPr>
      <w:r>
        <w:lastRenderedPageBreak/>
        <w:fldChar w:fldCharType="begin"/>
      </w:r>
      <w:r>
        <w:instrText xml:space="preserve"> REF _Ref434575533 \h </w:instrText>
      </w:r>
      <w:r>
        <w:fldChar w:fldCharType="separate"/>
      </w:r>
      <w:r w:rsidR="00710C7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710C7C">
        <w:t>Psalm</w:t>
      </w:r>
      <w:r w:rsidR="00710C7C" w:rsidRPr="00AB1781">
        <w:t xml:space="preserve"> 24</w:t>
      </w:r>
      <w:r w:rsidR="00710C7C">
        <w:t>: “To You, O Lord, I lift up my soul”</w:t>
      </w:r>
      <w:r>
        <w:fldChar w:fldCharType="end"/>
      </w:r>
      <w:r>
        <w:t xml:space="preserve">, page </w:t>
      </w:r>
      <w:r>
        <w:fldChar w:fldCharType="begin"/>
      </w:r>
      <w:r>
        <w:instrText xml:space="preserve"> PAGEREF _Ref412026003 \h </w:instrText>
      </w:r>
      <w:r>
        <w:fldChar w:fldCharType="separate"/>
      </w:r>
      <w:r w:rsidR="00710C7C">
        <w:rPr>
          <w:noProof/>
        </w:rPr>
        <w:t>114</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5F96EEAC" w:rsidR="00704CAA" w:rsidRDefault="00704CAA"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10C7C">
        <w:rPr>
          <w:noProof/>
        </w:rPr>
        <w:t>67</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69469BD3" w:rsidR="00704CAA" w:rsidRPr="00CF35A1"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710C7C">
        <w:t>Psalm</w:t>
      </w:r>
      <w:r w:rsidR="00710C7C" w:rsidRPr="00AB1781">
        <w:t xml:space="preserve"> 22</w:t>
      </w:r>
      <w:r w:rsidR="00710C7C">
        <w:t>: “The Lord is my Shepherd, and I will lack nothing”</w:t>
      </w:r>
      <w:r>
        <w:fldChar w:fldCharType="end"/>
      </w:r>
      <w:r>
        <w:t xml:space="preserve">, page </w:t>
      </w:r>
      <w:r>
        <w:fldChar w:fldCharType="begin"/>
      </w:r>
      <w:r>
        <w:instrText xml:space="preserve"> PAGEREF _Ref412026111 \h </w:instrText>
      </w:r>
      <w:r>
        <w:fldChar w:fldCharType="separate"/>
      </w:r>
      <w:r w:rsidR="00710C7C">
        <w:rPr>
          <w:noProof/>
        </w:rPr>
        <w:t>112</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5BF9FCE0"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p>
    <w:p w14:paraId="746119BE" w14:textId="6504B10E"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39022803" w:rsidR="002B6AEC" w:rsidRDefault="002B6AEC" w:rsidP="00704CAA">
      <w:pPr>
        <w:pStyle w:val="Rubric"/>
      </w:pPr>
      <w:r>
        <w:lastRenderedPageBreak/>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710C7C">
        <w:t>Psalm</w:t>
      </w:r>
      <w:r w:rsidR="00710C7C" w:rsidRPr="00AB1781">
        <w:t xml:space="preserve"> 23</w:t>
      </w:r>
      <w:r w:rsidR="00710C7C">
        <w:t>: “The earth is the Lord's and all that is in it”</w:t>
      </w:r>
      <w:r>
        <w:fldChar w:fldCharType="end"/>
      </w:r>
      <w:r>
        <w:t>.</w:t>
      </w:r>
    </w:p>
    <w:p w14:paraId="7E6FDE9F" w14:textId="4CD17503" w:rsidR="004942E9" w:rsidRPr="00CF35A1"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_Ref412026124 \h </w:instrText>
      </w:r>
      <w:r>
        <w:fldChar w:fldCharType="separate"/>
      </w:r>
      <w:r w:rsidR="00710C7C">
        <w:t>Psalm</w:t>
      </w:r>
      <w:r w:rsidR="00710C7C" w:rsidRPr="00AB1781">
        <w:t xml:space="preserve"> 29</w:t>
      </w:r>
      <w:r w:rsidR="00710C7C">
        <w:t>: “I will exalt You, O Lord”</w:t>
      </w:r>
      <w:r>
        <w:fldChar w:fldCharType="end"/>
      </w:r>
      <w:r>
        <w:t xml:space="preserve">, page </w:t>
      </w:r>
      <w:r>
        <w:fldChar w:fldCharType="begin"/>
      </w:r>
      <w:r>
        <w:instrText xml:space="preserve"> PAGEREF _Ref412026124 \h </w:instrText>
      </w:r>
      <w:r>
        <w:fldChar w:fldCharType="separate"/>
      </w:r>
      <w:r w:rsidR="00710C7C">
        <w:rPr>
          <w:noProof/>
        </w:rPr>
        <w:t>122</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1383A2BA"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418C8C96"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710C7C">
        <w:t>Psalm</w:t>
      </w:r>
      <w:r w:rsidR="00710C7C" w:rsidRPr="00AB1781">
        <w:t xml:space="preserve"> 25</w:t>
      </w:r>
      <w:r w:rsidR="00710C7C">
        <w:t>: “Judge me, O Lord, for I have walked in my innocence”</w:t>
      </w:r>
      <w:r>
        <w:fldChar w:fldCharType="end"/>
      </w:r>
      <w:r>
        <w:t xml:space="preserve">, page </w:t>
      </w:r>
      <w:r>
        <w:fldChar w:fldCharType="begin"/>
      </w:r>
      <w:r>
        <w:instrText xml:space="preserve"> PAGEREF _Ref412110770 \h </w:instrText>
      </w:r>
      <w:r>
        <w:fldChar w:fldCharType="separate"/>
      </w:r>
      <w:r w:rsidR="00710C7C">
        <w:rPr>
          <w:noProof/>
        </w:rPr>
        <w:t>116</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78DB8D1C"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1A9DC3D2" w14:textId="249FAAE7" w:rsidR="004942E9" w:rsidRDefault="004942E9" w:rsidP="00AD40FB">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4C0F267C" w:rsidR="00AD40FB"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710C7C">
        <w:t>Psalm</w:t>
      </w:r>
      <w:r w:rsidR="00710C7C" w:rsidRPr="00AB1781">
        <w:t xml:space="preserve"> 26</w:t>
      </w:r>
      <w:r w:rsidR="00710C7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710C7C">
        <w:rPr>
          <w:noProof/>
        </w:rPr>
        <w:t>118</w:t>
      </w:r>
      <w:r>
        <w:fldChar w:fldCharType="end"/>
      </w:r>
      <w:r>
        <w:t>.</w:t>
      </w:r>
    </w:p>
    <w:p w14:paraId="5A651441" w14:textId="47E87FBB" w:rsidR="004942E9" w:rsidRPr="0090607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_Ref412026021 \h </w:instrText>
      </w:r>
      <w:r>
        <w:fldChar w:fldCharType="separate"/>
      </w:r>
      <w:r w:rsidR="00710C7C">
        <w:t>Psalm</w:t>
      </w:r>
      <w:r w:rsidR="00710C7C" w:rsidRPr="00AB1781">
        <w:t xml:space="preserve"> 26</w:t>
      </w:r>
      <w:r w:rsidR="00710C7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710C7C">
        <w:rPr>
          <w:noProof/>
        </w:rPr>
        <w:t>118</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3BD1F239"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6CA56B45" w:rsidR="00704CAA" w:rsidRPr="00906079"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710C7C">
        <w:t>Psalm</w:t>
      </w:r>
      <w:r w:rsidR="00710C7C" w:rsidRPr="00AB1781">
        <w:t xml:space="preserve"> 28</w:t>
      </w:r>
      <w:r w:rsidR="00710C7C">
        <w:t>: “Bring to the Lord, O sons of God”</w:t>
      </w:r>
      <w:r>
        <w:fldChar w:fldCharType="end"/>
      </w:r>
      <w:r>
        <w:t xml:space="preserve">, page </w:t>
      </w:r>
      <w:r>
        <w:fldChar w:fldCharType="begin"/>
      </w:r>
      <w:r>
        <w:instrText xml:space="preserve"> PAGEREF _Ref412110790 \h </w:instrText>
      </w:r>
      <w:r>
        <w:fldChar w:fldCharType="separate"/>
      </w:r>
      <w:r w:rsidR="00710C7C">
        <w:rPr>
          <w:noProof/>
        </w:rPr>
        <w:t>121</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56112675"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748A54C2" w14:textId="229ACADA" w:rsidR="004942E9" w:rsidRDefault="004942E9" w:rsidP="00AD40FB">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2684B20A" w:rsidR="00AD40FB"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710C7C">
        <w:t>Psalm</w:t>
      </w:r>
      <w:r w:rsidR="00710C7C" w:rsidRPr="00AB1781">
        <w:t xml:space="preserve"> 62</w:t>
      </w:r>
      <w:r w:rsidR="00710C7C">
        <w:t>: “O God, my God, I rise early to be with You”</w:t>
      </w:r>
      <w:r>
        <w:fldChar w:fldCharType="end"/>
      </w:r>
      <w:r>
        <w:t xml:space="preserve">, page </w:t>
      </w:r>
      <w:r>
        <w:fldChar w:fldCharType="begin"/>
      </w:r>
      <w:r>
        <w:instrText xml:space="preserve"> PAGEREF _Ref412098429 \h </w:instrText>
      </w:r>
      <w:r>
        <w:fldChar w:fldCharType="separate"/>
      </w:r>
      <w:r w:rsidR="00710C7C">
        <w:rPr>
          <w:noProof/>
        </w:rPr>
        <w:t>174</w:t>
      </w:r>
      <w:r>
        <w:fldChar w:fldCharType="end"/>
      </w:r>
      <w:r>
        <w:t>.</w:t>
      </w:r>
    </w:p>
    <w:p w14:paraId="77233D1D" w14:textId="5E42F444"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_Ref412026041 \h </w:instrText>
      </w:r>
      <w:r>
        <w:fldChar w:fldCharType="separate"/>
      </w:r>
      <w:r w:rsidR="00710C7C">
        <w:t>Psalm</w:t>
      </w:r>
      <w:r w:rsidR="00710C7C" w:rsidRPr="00AB1781">
        <w:t xml:space="preserve"> 66</w:t>
      </w:r>
      <w:r w:rsidR="00710C7C">
        <w:t>: “May God have compassion on us and bless us”</w:t>
      </w:r>
      <w:r>
        <w:fldChar w:fldCharType="end"/>
      </w:r>
      <w:r>
        <w:t xml:space="preserve">, page </w:t>
      </w:r>
      <w:r>
        <w:fldChar w:fldCharType="begin"/>
      </w:r>
      <w:r>
        <w:instrText xml:space="preserve"> PAGEREF _Ref412026041 \h </w:instrText>
      </w:r>
      <w:r>
        <w:fldChar w:fldCharType="separate"/>
      </w:r>
      <w:r w:rsidR="00710C7C">
        <w:rPr>
          <w:noProof/>
        </w:rPr>
        <w:t>180</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001D23B"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37464430" w:rsidR="002B6AEC" w:rsidRPr="00906079"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710C7C">
        <w:t>Psalm</w:t>
      </w:r>
      <w:r w:rsidR="00710C7C" w:rsidRPr="00AB1781">
        <w:t xml:space="preserve"> 29</w:t>
      </w:r>
      <w:r w:rsidR="00710C7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7915FEA8" w:rsidR="002B6AEC" w:rsidRDefault="002B6AEC" w:rsidP="00F71DC7">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rsidR="00F71DC7">
        <w:t>. Reserved for the presbyter, if present.</w:t>
      </w:r>
    </w:p>
    <w:p w14:paraId="5D9F7EDE" w14:textId="182A4137"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27E5358B"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710C7C">
        <w:t>Psalm</w:t>
      </w:r>
      <w:r w:rsidR="00710C7C" w:rsidRPr="00AB1781">
        <w:t xml:space="preserve"> 33</w:t>
      </w:r>
      <w:r w:rsidR="00710C7C">
        <w:t>: “I will bless the Lord at all times”</w:t>
      </w:r>
      <w:r>
        <w:fldChar w:fldCharType="end"/>
      </w:r>
      <w:r>
        <w:t xml:space="preserve">, page </w:t>
      </w:r>
      <w:r>
        <w:fldChar w:fldCharType="begin"/>
      </w:r>
      <w:r>
        <w:instrText xml:space="preserve"> PAGEREF _Ref412110815 \h </w:instrText>
      </w:r>
      <w:r>
        <w:fldChar w:fldCharType="separate"/>
      </w:r>
      <w:r w:rsidR="00710C7C">
        <w:rPr>
          <w:noProof/>
        </w:rPr>
        <w:t>129</w:t>
      </w:r>
      <w:r>
        <w:fldChar w:fldCharType="end"/>
      </w:r>
      <w:r>
        <w:t>.</w:t>
      </w:r>
    </w:p>
    <w:p w14:paraId="451B8A21" w14:textId="468F7BAF"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_Ref412026139 \h </w:instrText>
      </w:r>
      <w:r>
        <w:fldChar w:fldCharType="separate"/>
      </w:r>
      <w:r w:rsidR="00710C7C">
        <w:t>Psalm</w:t>
      </w:r>
      <w:r w:rsidR="00710C7C" w:rsidRPr="00AB1781">
        <w:t xml:space="preserve"> 42</w:t>
      </w:r>
      <w:r w:rsidR="00710C7C">
        <w:t>: “Judge me, O God, and defend my cause”</w:t>
      </w:r>
      <w:r>
        <w:fldChar w:fldCharType="end"/>
      </w:r>
      <w:r>
        <w:t xml:space="preserve">, page </w:t>
      </w:r>
      <w:r>
        <w:fldChar w:fldCharType="begin"/>
      </w:r>
      <w:r>
        <w:instrText xml:space="preserve"> PAGEREF _Ref412026139 \h </w:instrText>
      </w:r>
      <w:r>
        <w:fldChar w:fldCharType="separate"/>
      </w:r>
      <w:r w:rsidR="00710C7C">
        <w:rPr>
          <w:noProof/>
        </w:rPr>
        <w:t>146</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60357C26"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5FBE3301"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710C7C">
        <w:t>Psalm</w:t>
      </w:r>
      <w:r w:rsidR="00710C7C" w:rsidRPr="00AB1781">
        <w:t xml:space="preserve"> 40</w:t>
      </w:r>
      <w:r w:rsidR="00710C7C">
        <w:t>: “Blessed is he who considers the poor and needy”</w:t>
      </w:r>
      <w:r>
        <w:fldChar w:fldCharType="end"/>
      </w:r>
      <w:r>
        <w:t xml:space="preserve">, page </w:t>
      </w:r>
      <w:r>
        <w:fldChar w:fldCharType="begin"/>
      </w:r>
      <w:r>
        <w:instrText xml:space="preserve"> PAGEREF _Ref412110829 \h </w:instrText>
      </w:r>
      <w:r>
        <w:fldChar w:fldCharType="separate"/>
      </w:r>
      <w:r w:rsidR="00710C7C">
        <w:rPr>
          <w:noProof/>
        </w:rPr>
        <w:t>143</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41669F4E"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467E3F83" w:rsidR="00704CAA"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710C7C">
        <w:t>Psalm</w:t>
      </w:r>
      <w:r w:rsidR="00710C7C" w:rsidRPr="00AB1781">
        <w:t xml:space="preserve"> 42</w:t>
      </w:r>
      <w:r w:rsidR="00710C7C">
        <w:t>: “Judge me, O God, and defend my cause”</w:t>
      </w:r>
      <w:r>
        <w:fldChar w:fldCharType="end"/>
      </w:r>
      <w:r>
        <w:t xml:space="preserve">, page </w:t>
      </w:r>
      <w:r>
        <w:fldChar w:fldCharType="begin"/>
      </w:r>
      <w:r>
        <w:instrText xml:space="preserve"> PAGEREF _Ref412026139 \h </w:instrText>
      </w:r>
      <w:r>
        <w:fldChar w:fldCharType="separate"/>
      </w:r>
      <w:r w:rsidR="00710C7C">
        <w:rPr>
          <w:noProof/>
        </w:rPr>
        <w:t>146</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67500CE1"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p>
    <w:p w14:paraId="456ACD15" w14:textId="7502B1D0"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AF87F66"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710C7C">
        <w:t>Psalm</w:t>
      </w:r>
      <w:r w:rsidR="00710C7C" w:rsidRPr="00AB1781">
        <w:t xml:space="preserve"> 44</w:t>
      </w:r>
      <w:r w:rsidR="00710C7C">
        <w:t>: “My heart erupted with a good word”</w:t>
      </w:r>
      <w:r>
        <w:fldChar w:fldCharType="end"/>
      </w:r>
      <w:r>
        <w:t xml:space="preserve">, page </w:t>
      </w:r>
      <w:r>
        <w:fldChar w:fldCharType="begin"/>
      </w:r>
      <w:r>
        <w:instrText xml:space="preserve"> PAGEREF _Ref412110857 \h </w:instrText>
      </w:r>
      <w:r>
        <w:fldChar w:fldCharType="separate"/>
      </w:r>
      <w:r w:rsidR="00710C7C">
        <w:rPr>
          <w:noProof/>
        </w:rPr>
        <w:t>150</w:t>
      </w:r>
      <w:r>
        <w:fldChar w:fldCharType="end"/>
      </w:r>
      <w:r>
        <w:t>.</w:t>
      </w:r>
    </w:p>
    <w:p w14:paraId="5063191A" w14:textId="22EE717C"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_Ref412026190 \h </w:instrText>
      </w:r>
      <w:r>
        <w:fldChar w:fldCharType="separate"/>
      </w:r>
      <w:r w:rsidR="00710C7C">
        <w:t>Psalm</w:t>
      </w:r>
      <w:r w:rsidR="00710C7C" w:rsidRPr="00AB1781">
        <w:t xml:space="preserve"> 56</w:t>
      </w:r>
      <w:r w:rsidR="00710C7C">
        <w:t>: “Have mercy on me, O God, have mercy on me”</w:t>
      </w:r>
      <w:r>
        <w:fldChar w:fldCharType="end"/>
      </w:r>
      <w:r>
        <w:t xml:space="preserve">, page </w:t>
      </w:r>
      <w:r>
        <w:fldChar w:fldCharType="begin"/>
      </w:r>
      <w:r>
        <w:instrText xml:space="preserve"> PAGEREF _Ref412026190 \h </w:instrText>
      </w:r>
      <w:r>
        <w:fldChar w:fldCharType="separate"/>
      </w:r>
      <w:r w:rsidR="00710C7C">
        <w:rPr>
          <w:noProof/>
        </w:rPr>
        <w:t>167</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2CD83A1D"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EB1E927" w:rsidR="00704CAA" w:rsidRPr="008242AB"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710C7C">
        <w:t>Psalm</w:t>
      </w:r>
      <w:r w:rsidR="00710C7C" w:rsidRPr="00AB1781">
        <w:t xml:space="preserve"> 45</w:t>
      </w:r>
      <w:r w:rsidR="00710C7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1EF30E04" w:rsidR="00704CAA" w:rsidRDefault="00704CAA"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710C7C">
        <w:rPr>
          <w:noProof/>
        </w:rPr>
        <w:t>67</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7D56995A" w:rsidR="002B6AEC"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710C7C">
        <w:t>Psalm</w:t>
      </w:r>
      <w:r w:rsidR="00710C7C" w:rsidRPr="00AB1781">
        <w:t xml:space="preserve"> 46</w:t>
      </w:r>
      <w:r w:rsidR="00710C7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03735B4A" w:rsidR="002B6AEC" w:rsidRDefault="002B6AEC" w:rsidP="00F71DC7">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57CCECCB" w:rsidR="00704CAA" w:rsidRPr="00A6346F" w:rsidRDefault="002B6AEC" w:rsidP="00704CAA">
      <w:pPr>
        <w:pStyle w:val="Rubric"/>
      </w:pPr>
      <w:r>
        <w:fldChar w:fldCharType="begin"/>
      </w:r>
      <w:r>
        <w:instrText xml:space="preserve"> REF _Ref434576019 \h </w:instrText>
      </w:r>
      <w:r>
        <w:fldChar w:fldCharType="separate"/>
      </w:r>
      <w:r w:rsidR="00710C7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021910B2" w:rsidR="00C853E6" w:rsidRDefault="00C853E6" w:rsidP="008B0324">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5D7A59E1" w:rsidR="00704CAA" w:rsidRPr="00FD3FDA"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710C7C">
        <w:t>Psalm</w:t>
      </w:r>
      <w:r w:rsidR="00710C7C" w:rsidRPr="00AB1781">
        <w:t xml:space="preserve"> 56</w:t>
      </w:r>
      <w:r w:rsidR="00710C7C">
        <w:t>: “Have mercy on me, O God, have mercy on me”</w:t>
      </w:r>
      <w:r>
        <w:fldChar w:fldCharType="end"/>
      </w:r>
      <w:r>
        <w:t xml:space="preserve">, page </w:t>
      </w:r>
      <w:r>
        <w:fldChar w:fldCharType="begin"/>
      </w:r>
      <w:r>
        <w:instrText xml:space="preserve"> PAGEREF _Ref412026190 \h </w:instrText>
      </w:r>
      <w:r>
        <w:fldChar w:fldCharType="separate"/>
      </w:r>
      <w:r w:rsidR="00710C7C">
        <w:rPr>
          <w:noProof/>
        </w:rPr>
        <w:t>167</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5B157346" w:rsidR="00C853E6"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p>
    <w:p w14:paraId="59C868DD" w14:textId="65EDDEA2"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05FEFE9E" w:rsidR="00C853E6"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710C7C">
        <w:t>Psalm</w:t>
      </w:r>
      <w:r w:rsidR="00710C7C" w:rsidRPr="00AB1781">
        <w:t xml:space="preserve"> 60</w:t>
      </w:r>
      <w:r w:rsidR="00710C7C">
        <w:t>: “Hear my supplication, O God”</w:t>
      </w:r>
      <w:r>
        <w:fldChar w:fldCharType="end"/>
      </w:r>
      <w:r>
        <w:t xml:space="preserve">, page </w:t>
      </w:r>
      <w:r>
        <w:fldChar w:fldCharType="begin"/>
      </w:r>
      <w:r>
        <w:instrText xml:space="preserve"> PAGEREF _Ref412111219 \h </w:instrText>
      </w:r>
      <w:r>
        <w:fldChar w:fldCharType="separate"/>
      </w:r>
      <w:r w:rsidR="00710C7C">
        <w:rPr>
          <w:noProof/>
        </w:rPr>
        <w:t>172</w:t>
      </w:r>
      <w:r>
        <w:fldChar w:fldCharType="end"/>
      </w:r>
      <w:r>
        <w:t>.</w:t>
      </w:r>
    </w:p>
    <w:p w14:paraId="03ECF184" w14:textId="45FF567D" w:rsidR="004942E9" w:rsidRPr="009E7111"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_Ref412026212 \h </w:instrText>
      </w:r>
      <w:r>
        <w:fldChar w:fldCharType="separate"/>
      </w:r>
      <w:r w:rsidR="00710C7C">
        <w:t>Psalm</w:t>
      </w:r>
      <w:r w:rsidR="00710C7C" w:rsidRPr="00AB1781">
        <w:t xml:space="preserve"> 85</w:t>
      </w:r>
      <w:r w:rsidR="00710C7C">
        <w:t>: “Incline Your ear, O Lord, and hear me”</w:t>
      </w:r>
      <w:r>
        <w:fldChar w:fldCharType="end"/>
      </w:r>
      <w:r>
        <w:t xml:space="preserve">, page </w:t>
      </w:r>
      <w:r>
        <w:fldChar w:fldCharType="begin"/>
      </w:r>
      <w:r>
        <w:instrText xml:space="preserve"> PAGEREF _Ref412026212 \h </w:instrText>
      </w:r>
      <w:r>
        <w:fldChar w:fldCharType="separate"/>
      </w:r>
      <w:r w:rsidR="00710C7C">
        <w:rPr>
          <w:noProof/>
        </w:rPr>
        <w:t>215</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DCE731D" w:rsidR="00C853E6"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6F12D873" w:rsidR="00C853E6"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710C7C">
        <w:t>Psalm</w:t>
      </w:r>
      <w:r w:rsidR="00710C7C" w:rsidRPr="00AB1781">
        <w:t xml:space="preserve"> 62</w:t>
      </w:r>
      <w:r w:rsidR="00710C7C">
        <w:t>: “O God, my God, I rise early to be with You”</w:t>
      </w:r>
      <w:r>
        <w:fldChar w:fldCharType="end"/>
      </w:r>
      <w:r>
        <w:t xml:space="preserve">, page </w:t>
      </w:r>
      <w:r>
        <w:fldChar w:fldCharType="begin"/>
      </w:r>
      <w:r>
        <w:instrText xml:space="preserve"> PAGEREF _Ref412098429 \h </w:instrText>
      </w:r>
      <w:r>
        <w:fldChar w:fldCharType="separate"/>
      </w:r>
      <w:r w:rsidR="00710C7C">
        <w:rPr>
          <w:noProof/>
        </w:rPr>
        <w:t>174</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686D7FA8"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5149B251" w14:textId="3C96994F" w:rsidR="00C853E6"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190D0CA1" w:rsidR="00704CAA" w:rsidRPr="00035647"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710C7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710C7C">
        <w:t>Psalm</w:t>
      </w:r>
      <w:r w:rsidR="00710C7C" w:rsidRPr="00AB1781">
        <w:t xml:space="preserve"> 66</w:t>
      </w:r>
      <w:r w:rsidR="00710C7C">
        <w:t>: “May God have compassion on us and bless us”</w:t>
      </w:r>
      <w:r>
        <w:fldChar w:fldCharType="end"/>
      </w:r>
      <w:r>
        <w:t xml:space="preserve">, page </w:t>
      </w:r>
      <w:r>
        <w:fldChar w:fldCharType="begin"/>
      </w:r>
      <w:r>
        <w:instrText xml:space="preserve"> PAGEREF _Ref412026041 \h </w:instrText>
      </w:r>
      <w:r>
        <w:fldChar w:fldCharType="separate"/>
      </w:r>
      <w:r w:rsidR="00710C7C">
        <w:rPr>
          <w:noProof/>
        </w:rPr>
        <w:t>180</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74579F75"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392E2AE0" w14:textId="3BB6779D" w:rsidR="00C853E6" w:rsidRDefault="00C853E6" w:rsidP="00C853E6">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p>
    <w:p w14:paraId="03466A1A" w14:textId="0D1B0557" w:rsidR="004942E9" w:rsidRDefault="004942E9" w:rsidP="00C853E6">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39FB10A6" w:rsidR="00AD40FB"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710C7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710C7C">
        <w:t>Psalm</w:t>
      </w:r>
      <w:r w:rsidR="00710C7C" w:rsidRPr="00AB1781">
        <w:t xml:space="preserve"> 69</w:t>
      </w:r>
      <w:r w:rsidR="00710C7C">
        <w:t>: “O Lord, make haste to help me”</w:t>
      </w:r>
      <w:r>
        <w:fldChar w:fldCharType="end"/>
      </w:r>
      <w:r>
        <w:t xml:space="preserve">, page </w:t>
      </w:r>
      <w:r>
        <w:fldChar w:fldCharType="begin"/>
      </w:r>
      <w:r>
        <w:instrText xml:space="preserve"> PAGEREF _Ref412026055 \h </w:instrText>
      </w:r>
      <w:r>
        <w:fldChar w:fldCharType="separate"/>
      </w:r>
      <w:r w:rsidR="00710C7C">
        <w:rPr>
          <w:noProof/>
        </w:rPr>
        <w:t>187</w:t>
      </w:r>
      <w:r>
        <w:fldChar w:fldCharType="end"/>
      </w:r>
      <w:r>
        <w:t>.</w:t>
      </w:r>
    </w:p>
    <w:p w14:paraId="0428E64A" w14:textId="327BDFFD" w:rsidR="004942E9"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710C7C">
        <w:t>Psalm</w:t>
      </w:r>
      <w:r w:rsidR="00710C7C" w:rsidRPr="00AB1781">
        <w:t xml:space="preserve"> 69</w:t>
      </w:r>
      <w:r w:rsidR="00710C7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710C7C">
        <w:rPr>
          <w:noProof/>
        </w:rPr>
        <w:t>187</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3B155481"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131815F6" w14:textId="4A80D9E8" w:rsidR="008B0324" w:rsidRDefault="008B0324" w:rsidP="00AD40FB">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p>
    <w:p w14:paraId="5A550BB5" w14:textId="10FC0925" w:rsidR="004942E9" w:rsidRDefault="004942E9" w:rsidP="00AD40FB">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48CB47AB" w14:textId="55267DE6" w:rsidR="0008188E" w:rsidRDefault="0008188E" w:rsidP="00AD40FB">
      <w:pPr>
        <w:pStyle w:val="Rubric"/>
      </w:pPr>
      <w:r>
        <w:lastRenderedPageBreak/>
        <w:fldChar w:fldCharType="begin"/>
      </w:r>
      <w:r>
        <w:instrText xml:space="preserve"> REF _Ref448127130 \h </w:instrText>
      </w:r>
      <w:r>
        <w:fldChar w:fldCharType="separate"/>
      </w:r>
      <w:r w:rsidR="00710C7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1D7B4779" w:rsidR="00AD40FB"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710C7C">
        <w:t>Psalm</w:t>
      </w:r>
      <w:r w:rsidR="00710C7C" w:rsidRPr="00AB1781">
        <w:t xml:space="preserve"> 112</w:t>
      </w:r>
      <w:r w:rsidR="00710C7C">
        <w:t>: “Praise the Lord, you children”</w:t>
      </w:r>
      <w:r>
        <w:fldChar w:fldCharType="end"/>
      </w:r>
      <w:r>
        <w:t xml:space="preserve">, page </w:t>
      </w:r>
      <w:r>
        <w:fldChar w:fldCharType="begin"/>
      </w:r>
      <w:r>
        <w:instrText xml:space="preserve"> PAGEREF _Ref412098484 \h </w:instrText>
      </w:r>
      <w:r>
        <w:fldChar w:fldCharType="separate"/>
      </w:r>
      <w:r w:rsidR="00710C7C">
        <w:rPr>
          <w:noProof/>
        </w:rPr>
        <w:t>265</w:t>
      </w:r>
      <w:r>
        <w:fldChar w:fldCharType="end"/>
      </w:r>
      <w:r>
        <w:t>.</w:t>
      </w:r>
    </w:p>
    <w:p w14:paraId="377B2EDF" w14:textId="0C37E3FD" w:rsidR="008B0324" w:rsidRDefault="008B0324"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710C7C">
        <w:t>Psalm</w:t>
      </w:r>
      <w:r w:rsidR="00710C7C" w:rsidRPr="00AB1781">
        <w:t xml:space="preserve"> 83</w:t>
      </w:r>
      <w:r w:rsidR="00710C7C">
        <w:t>: “How I love Your dwellings, O Lord of Hosts”</w:t>
      </w:r>
      <w:r>
        <w:fldChar w:fldCharType="end"/>
      </w:r>
      <w:r>
        <w:t xml:space="preserve">, page </w:t>
      </w:r>
      <w:r>
        <w:fldChar w:fldCharType="begin"/>
      </w:r>
      <w:r>
        <w:instrText xml:space="preserve"> PAGEREF _Ref412111290 \h </w:instrText>
      </w:r>
      <w:r>
        <w:fldChar w:fldCharType="separate"/>
      </w:r>
      <w:r w:rsidR="00710C7C">
        <w:rPr>
          <w:noProof/>
        </w:rPr>
        <w:t>213</w:t>
      </w:r>
      <w:r>
        <w:fldChar w:fldCharType="end"/>
      </w:r>
      <w:r>
        <w:t>.</w:t>
      </w:r>
    </w:p>
    <w:p w14:paraId="3A089F49" w14:textId="10296978"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_Ref412026111 \h </w:instrText>
      </w:r>
      <w:r>
        <w:fldChar w:fldCharType="separate"/>
      </w:r>
      <w:r w:rsidR="00710C7C">
        <w:t>Psalm</w:t>
      </w:r>
      <w:r w:rsidR="00710C7C" w:rsidRPr="00AB1781">
        <w:t xml:space="preserve"> 22</w:t>
      </w:r>
      <w:r w:rsidR="00710C7C">
        <w:t>: “The Lord is my Shepherd, and I will lack nothing”</w:t>
      </w:r>
      <w:r>
        <w:fldChar w:fldCharType="end"/>
      </w:r>
      <w:r>
        <w:t xml:space="preserve">, page </w:t>
      </w:r>
      <w:r>
        <w:fldChar w:fldCharType="begin"/>
      </w:r>
      <w:r>
        <w:instrText xml:space="preserve"> PAGEREF _Ref412026111 \h </w:instrText>
      </w:r>
      <w:r>
        <w:fldChar w:fldCharType="separate"/>
      </w:r>
      <w:r w:rsidR="00710C7C">
        <w:rPr>
          <w:noProof/>
        </w:rPr>
        <w:t>112</w:t>
      </w:r>
      <w:r>
        <w:fldChar w:fldCharType="end"/>
      </w:r>
      <w:r>
        <w:t>.</w:t>
      </w:r>
    </w:p>
    <w:p w14:paraId="788807C7" w14:textId="33BDF8ED" w:rsidR="0008188E" w:rsidRDefault="0008188E" w:rsidP="00704CAA">
      <w:pPr>
        <w:pStyle w:val="Rubric"/>
      </w:pPr>
      <w:r>
        <w:fldChar w:fldCharType="begin"/>
      </w:r>
      <w:r>
        <w:instrText xml:space="preserve"> REF _Ref448127130 \h </w:instrText>
      </w:r>
      <w:r>
        <w:fldChar w:fldCharType="separate"/>
      </w:r>
      <w:r w:rsidR="00710C7C">
        <w:t>The Psalms of Midnight (The Beginning of Watches)</w:t>
      </w:r>
      <w:r>
        <w:fldChar w:fldCharType="end"/>
      </w:r>
      <w:r>
        <w:t xml:space="preserve"> continue with </w:t>
      </w:r>
      <w:r>
        <w:fldChar w:fldCharType="begin"/>
      </w:r>
      <w:r>
        <w:instrText xml:space="preserve"> REF _Ref412026212 \h </w:instrText>
      </w:r>
      <w:r>
        <w:fldChar w:fldCharType="separate"/>
      </w:r>
      <w:r w:rsidR="00710C7C">
        <w:t>Psalm</w:t>
      </w:r>
      <w:r w:rsidR="00710C7C" w:rsidRPr="00AB1781">
        <w:t xml:space="preserve"> 85</w:t>
      </w:r>
      <w:r w:rsidR="00710C7C">
        <w:t>: “Incline Your ear, O Lord, and hear me”</w:t>
      </w:r>
      <w:r>
        <w:fldChar w:fldCharType="end"/>
      </w:r>
      <w:r>
        <w:t xml:space="preserve">, page </w:t>
      </w:r>
      <w:r>
        <w:fldChar w:fldCharType="begin"/>
      </w:r>
      <w:r>
        <w:instrText xml:space="preserve"> PAGEREF _Ref412026212 \h </w:instrText>
      </w:r>
      <w:r>
        <w:fldChar w:fldCharType="separate"/>
      </w:r>
      <w:r w:rsidR="00710C7C">
        <w:rPr>
          <w:noProof/>
        </w:rPr>
        <w:t>215</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1DCBA3F6" w:rsidR="00C853E6" w:rsidRDefault="00C853E6" w:rsidP="00C853E6">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059C649A" w:rsidR="00704CAA" w:rsidRPr="00A93CE8"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710C7C">
        <w:t>Psalm</w:t>
      </w:r>
      <w:r w:rsidR="00710C7C" w:rsidRPr="00AB1781">
        <w:t xml:space="preserve"> 84</w:t>
      </w:r>
      <w:r w:rsidR="00710C7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762A9886" w:rsidR="00005A18" w:rsidRDefault="00005A18"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65A525CC" w:rsidR="00C853E6"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710C7C">
        <w:t>Psalm</w:t>
      </w:r>
      <w:r w:rsidR="00710C7C" w:rsidRPr="00AB1781">
        <w:t xml:space="preserve"> 85</w:t>
      </w:r>
      <w:r w:rsidR="00710C7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574084DD" w:rsidR="00C853E6" w:rsidRDefault="00C853E6" w:rsidP="00C853E6">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p>
    <w:p w14:paraId="59FB87C6" w14:textId="1189D1D1" w:rsidR="004942E9" w:rsidRDefault="004942E9" w:rsidP="00C853E6">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7A349D22" w14:textId="4F31F623" w:rsidR="0008188E" w:rsidRDefault="0008188E" w:rsidP="00C853E6">
      <w:pPr>
        <w:pStyle w:val="Rubric"/>
      </w:pPr>
      <w:r>
        <w:fldChar w:fldCharType="begin"/>
      </w:r>
      <w:r>
        <w:instrText xml:space="preserve"> REF _Ref448127130 \h </w:instrText>
      </w:r>
      <w:r>
        <w:fldChar w:fldCharType="separate"/>
      </w:r>
      <w:r w:rsidR="00710C7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06DB98EC" w:rsidR="00C853E6" w:rsidRDefault="00C853E6" w:rsidP="00C853E6">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710C7C">
        <w:t>Psalm</w:t>
      </w:r>
      <w:r w:rsidR="00710C7C" w:rsidRPr="00AB1781">
        <w:t xml:space="preserve"> 90</w:t>
      </w:r>
      <w:r w:rsidR="00710C7C">
        <w:t>: “He who dwells in the help of the Most High”</w:t>
      </w:r>
      <w:r>
        <w:fldChar w:fldCharType="end"/>
      </w:r>
      <w:r>
        <w:t xml:space="preserve">, page </w:t>
      </w:r>
      <w:r>
        <w:fldChar w:fldCharType="begin"/>
      </w:r>
      <w:r>
        <w:instrText xml:space="preserve"> PAGEREF _Ref412026283 \h </w:instrText>
      </w:r>
      <w:r>
        <w:fldChar w:fldCharType="separate"/>
      </w:r>
      <w:r w:rsidR="00710C7C">
        <w:rPr>
          <w:noProof/>
        </w:rPr>
        <w:t>226</w:t>
      </w:r>
      <w:r>
        <w:fldChar w:fldCharType="end"/>
      </w:r>
      <w:r>
        <w:t>.</w:t>
      </w:r>
    </w:p>
    <w:p w14:paraId="449AE8BA" w14:textId="16F0AC4F" w:rsidR="004942E9" w:rsidRDefault="004942E9" w:rsidP="00C853E6">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710C7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710C7C">
        <w:t>Psalm</w:t>
      </w:r>
      <w:r w:rsidR="00710C7C" w:rsidRPr="00AB1781">
        <w:t xml:space="preserve"> 90</w:t>
      </w:r>
      <w:r w:rsidR="00710C7C">
        <w:t>: “He who dwells in the help of the Most High”</w:t>
      </w:r>
      <w:r>
        <w:fldChar w:fldCharType="end"/>
      </w:r>
      <w:r>
        <w:t xml:space="preserve">, page </w:t>
      </w:r>
      <w:r>
        <w:fldChar w:fldCharType="begin"/>
      </w:r>
      <w:r>
        <w:instrText xml:space="preserve"> PAGEREF _Ref412026283 \h </w:instrText>
      </w:r>
      <w:r>
        <w:fldChar w:fldCharType="separate"/>
      </w:r>
      <w:r w:rsidR="00710C7C">
        <w:rPr>
          <w:noProof/>
        </w:rPr>
        <w:t>226</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1D6441BF" w:rsidR="00C853E6"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p>
    <w:p w14:paraId="3B21146F" w14:textId="36AE521B"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41C6922D" w14:textId="280C59D8" w:rsidR="0008188E" w:rsidRDefault="0008188E" w:rsidP="00704CAA">
      <w:pPr>
        <w:pStyle w:val="Rubric"/>
      </w:pPr>
      <w:r>
        <w:fldChar w:fldCharType="begin"/>
      </w:r>
      <w:r>
        <w:instrText xml:space="preserve"> REF _Ref448127130 \h </w:instrText>
      </w:r>
      <w:r>
        <w:fldChar w:fldCharType="separate"/>
      </w:r>
      <w:r w:rsidR="00710C7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48876CB8" w:rsidR="00C853E6"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710C7C">
        <w:t>Psalm</w:t>
      </w:r>
      <w:r w:rsidR="00710C7C" w:rsidRPr="00AB1781">
        <w:t xml:space="preserve"> 92</w:t>
      </w:r>
      <w:r w:rsidR="00710C7C">
        <w:t>: “The Lord is reigns, He is robed in majesty”</w:t>
      </w:r>
      <w:r>
        <w:fldChar w:fldCharType="end"/>
      </w:r>
      <w:r>
        <w:t xml:space="preserve">, page </w:t>
      </w:r>
      <w:r>
        <w:fldChar w:fldCharType="begin"/>
      </w:r>
      <w:r>
        <w:instrText xml:space="preserve"> PAGEREF _Ref412111374 \h </w:instrText>
      </w:r>
      <w:r>
        <w:fldChar w:fldCharType="separate"/>
      </w:r>
      <w:r w:rsidR="00710C7C">
        <w:rPr>
          <w:noProof/>
        </w:rPr>
        <w:t>229</w:t>
      </w:r>
      <w:r>
        <w:fldChar w:fldCharType="end"/>
      </w:r>
      <w:r>
        <w:t>.</w:t>
      </w:r>
    </w:p>
    <w:p w14:paraId="7A156308" w14:textId="583E300A"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_Ref412026313 \h </w:instrText>
      </w:r>
      <w:r>
        <w:fldChar w:fldCharType="separate"/>
      </w:r>
      <w:r w:rsidR="00710C7C">
        <w:t>Psalm</w:t>
      </w:r>
      <w:r w:rsidR="00710C7C" w:rsidRPr="00AB1781">
        <w:t xml:space="preserve"> 96</w:t>
      </w:r>
      <w:r w:rsidR="00710C7C">
        <w:t>: “The Lord reigns, let the earth rejoice”</w:t>
      </w:r>
      <w:r>
        <w:fldChar w:fldCharType="end"/>
      </w:r>
      <w:r>
        <w:t xml:space="preserve">, page </w:t>
      </w:r>
      <w:r>
        <w:fldChar w:fldCharType="begin"/>
      </w:r>
      <w:r>
        <w:instrText xml:space="preserve"> PAGEREF _Ref412026313 \h </w:instrText>
      </w:r>
      <w:r>
        <w:fldChar w:fldCharType="separate"/>
      </w:r>
      <w:r w:rsidR="00710C7C">
        <w:rPr>
          <w:noProof/>
        </w:rPr>
        <w:t>234</w:t>
      </w:r>
      <w:r>
        <w:fldChar w:fldCharType="end"/>
      </w:r>
      <w:r>
        <w:t>.</w:t>
      </w:r>
    </w:p>
    <w:p w14:paraId="34D23BA5" w14:textId="3F47E30C" w:rsidR="0008188E" w:rsidRDefault="0008188E" w:rsidP="00704CAA">
      <w:pPr>
        <w:pStyle w:val="Rubric"/>
      </w:pPr>
      <w:r>
        <w:fldChar w:fldCharType="begin"/>
      </w:r>
      <w:r>
        <w:instrText xml:space="preserve"> REF _Ref448127130 \h </w:instrText>
      </w:r>
      <w:r>
        <w:fldChar w:fldCharType="separate"/>
      </w:r>
      <w:r w:rsidR="00710C7C">
        <w:t>The Psalms of Midnight (The Beginning of Watches)</w:t>
      </w:r>
      <w:r>
        <w:fldChar w:fldCharType="end"/>
      </w:r>
      <w:r>
        <w:t xml:space="preserve"> continue with </w:t>
      </w:r>
      <w:r>
        <w:fldChar w:fldCharType="begin"/>
      </w:r>
      <w:r>
        <w:instrText xml:space="preserve"> REF _Ref411967180 \h </w:instrText>
      </w:r>
      <w:r>
        <w:fldChar w:fldCharType="separate"/>
      </w:r>
      <w:r w:rsidR="00710C7C">
        <w:t>Psalm</w:t>
      </w:r>
      <w:r w:rsidR="00710C7C" w:rsidRPr="00AB1781">
        <w:t xml:space="preserve"> 116</w:t>
      </w:r>
      <w:r w:rsidR="00710C7C">
        <w:t>: “Praise the Lord, all you nations”</w:t>
      </w:r>
      <w:r>
        <w:fldChar w:fldCharType="end"/>
      </w:r>
      <w:r>
        <w:t xml:space="preserve">, page </w:t>
      </w:r>
      <w:r>
        <w:fldChar w:fldCharType="begin"/>
      </w:r>
      <w:r>
        <w:instrText xml:space="preserve"> PAGEREF _Ref411967180 \h </w:instrText>
      </w:r>
      <w:r>
        <w:fldChar w:fldCharType="separate"/>
      </w:r>
      <w:r w:rsidR="00710C7C">
        <w:rPr>
          <w:noProof/>
        </w:rPr>
        <w:t>271</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65470943" w:rsidR="00C853E6"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2B9EB501" w:rsidR="00704CAA" w:rsidRPr="008016CF" w:rsidRDefault="00C853E6" w:rsidP="00704CAA">
      <w:pPr>
        <w:pStyle w:val="Rubric"/>
      </w:pPr>
      <w:r>
        <w:fldChar w:fldCharType="begin"/>
      </w:r>
      <w:r>
        <w:instrText xml:space="preserve"> REF _Ref434576249 \h </w:instrText>
      </w:r>
      <w:r>
        <w:fldChar w:fldCharType="separate"/>
      </w:r>
      <w:r w:rsidR="00710C7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00BD0E69"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5BEF1A11" w:rsidR="00704CAA" w:rsidRPr="008016CF"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710C7C">
        <w:t>Psalm</w:t>
      </w:r>
      <w:r w:rsidR="00710C7C" w:rsidRPr="00AB1781">
        <w:t xml:space="preserve"> 96</w:t>
      </w:r>
      <w:r w:rsidR="00710C7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2356BA18"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p>
    <w:p w14:paraId="111BCB28" w14:textId="39DD1908"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18F18071"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710C7C">
        <w:t>Psalm</w:t>
      </w:r>
      <w:r w:rsidR="00710C7C" w:rsidRPr="00AB1781">
        <w:t xml:space="preserve"> 97</w:t>
      </w:r>
      <w:r w:rsidR="00710C7C">
        <w:t>: “Sing a new song to the Lord, for the Lord has done wondrous things”</w:t>
      </w:r>
      <w:r>
        <w:fldChar w:fldCharType="end"/>
      </w:r>
      <w:r>
        <w:t>.</w:t>
      </w:r>
    </w:p>
    <w:p w14:paraId="5AEE54F8" w14:textId="34B0FBD8" w:rsidR="004942E9" w:rsidRPr="00A0015F"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_Ref412026343 \h </w:instrText>
      </w:r>
      <w:r>
        <w:fldChar w:fldCharType="separate"/>
      </w:r>
      <w:r w:rsidR="00710C7C">
        <w:t>Psalm</w:t>
      </w:r>
      <w:r w:rsidR="00710C7C" w:rsidRPr="00AB1781">
        <w:t xml:space="preserve"> 109</w:t>
      </w:r>
      <w:r w:rsidR="00710C7C">
        <w:t>: “The Lord said to my Lord, “Sit at My right hand’”</w:t>
      </w:r>
      <w:r>
        <w:fldChar w:fldCharType="end"/>
      </w:r>
      <w:r>
        <w:t xml:space="preserve">, page </w:t>
      </w:r>
      <w:r>
        <w:fldChar w:fldCharType="begin"/>
      </w:r>
      <w:r>
        <w:instrText xml:space="preserve"> PAGEREF _Ref412026343 \h </w:instrText>
      </w:r>
      <w:r>
        <w:fldChar w:fldCharType="separate"/>
      </w:r>
      <w:r w:rsidR="00710C7C">
        <w:rPr>
          <w:noProof/>
        </w:rPr>
        <w:t>261</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89F7F80"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2292B178" w:rsidR="00704CAA" w:rsidRPr="00A0015F" w:rsidRDefault="00396E1C" w:rsidP="00704CAA">
      <w:pPr>
        <w:pStyle w:val="Rubric"/>
      </w:pPr>
      <w:r>
        <w:lastRenderedPageBreak/>
        <w:fldChar w:fldCharType="begin"/>
      </w:r>
      <w:r>
        <w:instrText xml:space="preserve"> REF _Ref434576482 \h </w:instrText>
      </w:r>
      <w:r>
        <w:fldChar w:fldCharType="separate"/>
      </w:r>
      <w:r w:rsidR="00710C7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710C7C">
        <w:t>Psalm</w:t>
      </w:r>
      <w:r w:rsidR="00710C7C" w:rsidRPr="00AB1781">
        <w:t xml:space="preserve"> 98</w:t>
      </w:r>
      <w:r w:rsidR="00710C7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7FEC578" w:rsidR="00704CAA" w:rsidRDefault="00704CAA"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710C7C">
        <w:rPr>
          <w:noProof/>
        </w:rPr>
        <w:t>74</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CC40A6E" w:rsidR="00704CAA" w:rsidRPr="00A0015F"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710C7C">
        <w:t>Psalm</w:t>
      </w:r>
      <w:r w:rsidR="00710C7C" w:rsidRPr="00AB1781">
        <w:t xml:space="preserve"> 99</w:t>
      </w:r>
      <w:r w:rsidR="00710C7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6B1E41BA"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32616FC3" w:rsidR="00704CAA" w:rsidRPr="00A0015F"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710C7C">
        <w:t>Psalm</w:t>
      </w:r>
      <w:r w:rsidR="00710C7C" w:rsidRPr="00AB1781">
        <w:t xml:space="preserve"> 100</w:t>
      </w:r>
      <w:r w:rsidR="00710C7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30DA13B4"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5AE7E9E3"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710C7C">
        <w:t>Psalm</w:t>
      </w:r>
      <w:r w:rsidR="00710C7C" w:rsidRPr="00AB1781">
        <w:t xml:space="preserve"> 109</w:t>
      </w:r>
      <w:r w:rsidR="00710C7C">
        <w:t>: “The Lord said to my Lord, “Sit at My right hand’”</w:t>
      </w:r>
      <w:r>
        <w:fldChar w:fldCharType="end"/>
      </w:r>
      <w:r>
        <w:t xml:space="preserve">, page </w:t>
      </w:r>
      <w:r>
        <w:fldChar w:fldCharType="begin"/>
      </w:r>
      <w:r>
        <w:instrText xml:space="preserve"> PAGEREF _Ref412026343 \h </w:instrText>
      </w:r>
      <w:r>
        <w:fldChar w:fldCharType="separate"/>
      </w:r>
      <w:r w:rsidR="00710C7C">
        <w:rPr>
          <w:noProof/>
        </w:rPr>
        <w:t>261</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00AB3343"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rsidR="005E7E27">
        <w:t>. Reserved for the presbyter, if present.</w:t>
      </w:r>
    </w:p>
    <w:p w14:paraId="479C61D1" w14:textId="225D2F2E"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2C4D04A8" w:rsidR="00704CAA" w:rsidRDefault="00396E1C" w:rsidP="00704CAA">
      <w:pPr>
        <w:pStyle w:val="Rubric"/>
      </w:pPr>
      <w:r w:rsidRPr="00396E1C">
        <w:t xml:space="preserve"> </w:t>
      </w:r>
      <w:r>
        <w:fldChar w:fldCharType="begin"/>
      </w:r>
      <w:r>
        <w:instrText xml:space="preserve"> REF _Ref434576482 \h </w:instrText>
      </w:r>
      <w:r>
        <w:fldChar w:fldCharType="separate"/>
      </w:r>
      <w:r w:rsidR="00710C7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710C7C">
        <w:t>Psalm</w:t>
      </w:r>
      <w:r w:rsidR="00710C7C" w:rsidRPr="00AB1781">
        <w:t xml:space="preserve"> 110</w:t>
      </w:r>
      <w:r w:rsidR="00710C7C">
        <w:t>: “I will confess You, O Lord, with my whole heart”</w:t>
      </w:r>
      <w:r>
        <w:fldChar w:fldCharType="end"/>
      </w:r>
      <w:r>
        <w:t>.</w:t>
      </w:r>
    </w:p>
    <w:p w14:paraId="39ACD4D5" w14:textId="08CA4724"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_Ref412026361 \h </w:instrText>
      </w:r>
      <w:r>
        <w:fldChar w:fldCharType="separate"/>
      </w:r>
      <w:r w:rsidR="00710C7C">
        <w:t>Psalm</w:t>
      </w:r>
      <w:r w:rsidR="00710C7C" w:rsidRPr="00AB1781">
        <w:t xml:space="preserve"> 114</w:t>
      </w:r>
      <w:r w:rsidR="00710C7C">
        <w:t>: “I love Him, because the Lord will hear”</w:t>
      </w:r>
      <w:r>
        <w:fldChar w:fldCharType="end"/>
      </w:r>
      <w:r>
        <w:t xml:space="preserve">, page </w:t>
      </w:r>
      <w:r>
        <w:fldChar w:fldCharType="begin"/>
      </w:r>
      <w:r>
        <w:instrText xml:space="preserve"> PAGEREF _Ref412026361 \h </w:instrText>
      </w:r>
      <w:r>
        <w:fldChar w:fldCharType="separate"/>
      </w:r>
      <w:r w:rsidR="00710C7C">
        <w:rPr>
          <w:noProof/>
        </w:rPr>
        <w:t>268</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2608CAB9"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36B527B0" w:rsidR="00704CAA" w:rsidRPr="00267F42"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710C7C">
        <w:t>Psalm</w:t>
      </w:r>
      <w:r w:rsidR="00710C7C" w:rsidRPr="00AB1781">
        <w:t xml:space="preserve"> 111</w:t>
      </w:r>
      <w:r w:rsidR="00710C7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19A7455"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495A1913" w:rsidR="00396E1C" w:rsidRPr="00267F42"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710C7C">
        <w:t>Psalm</w:t>
      </w:r>
      <w:r w:rsidR="00710C7C" w:rsidRPr="00AB1781">
        <w:t xml:space="preserve"> 112</w:t>
      </w:r>
      <w:r w:rsidR="00710C7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076C998F" w:rsidR="00AD40FB" w:rsidRDefault="00AD40FB" w:rsidP="00AD40FB">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p>
    <w:p w14:paraId="217B0118" w14:textId="1FD84C52" w:rsidR="00396E1C" w:rsidRDefault="00396E1C"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48B14782" w:rsidR="00704CAA" w:rsidRPr="00267F42"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710C7C">
        <w:t>Psalm</w:t>
      </w:r>
      <w:r w:rsidR="00710C7C" w:rsidRPr="00AB1781">
        <w:t xml:space="preserve"> 142</w:t>
      </w:r>
      <w:r w:rsidR="00710C7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710C7C">
        <w:rPr>
          <w:noProof/>
        </w:rPr>
        <w:t>317</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710C7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710C7C">
        <w:t>Psalm</w:t>
      </w:r>
      <w:r w:rsidR="00710C7C" w:rsidRPr="00AB1781">
        <w:t xml:space="preserve"> 114</w:t>
      </w:r>
      <w:r w:rsidR="00710C7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710C7C">
        <w:rPr>
          <w:noProof/>
        </w:rPr>
        <w:t>268</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2E89FD14" w:rsidR="004A3479" w:rsidRDefault="004A3479"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p>
    <w:p w14:paraId="7CD8AED5" w14:textId="255A9015"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7DD78292" w:rsidR="004942E9" w:rsidRDefault="004A3479"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710C7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710C7C">
        <w:t>Psalm</w:t>
      </w:r>
      <w:r w:rsidR="00710C7C" w:rsidRPr="00AB1781">
        <w:t xml:space="preserve"> 115</w:t>
      </w:r>
      <w:r w:rsidR="00710C7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595AF82" w:rsidR="004A3479" w:rsidRDefault="004A3479"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rsidR="005E7E27">
        <w:t>. Reserved for the presbyter, if present.</w:t>
      </w:r>
    </w:p>
    <w:p w14:paraId="391E94DE" w14:textId="089F533C"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6356C71B" w:rsidR="004A3479" w:rsidRDefault="004A3479" w:rsidP="00704CAA">
      <w:pPr>
        <w:pStyle w:val="Rubric"/>
      </w:pPr>
      <w:r>
        <w:fldChar w:fldCharType="begin"/>
      </w:r>
      <w:r>
        <w:instrText xml:space="preserve"> REF _Ref434576482 \h </w:instrText>
      </w:r>
      <w:r>
        <w:fldChar w:fldCharType="separate"/>
      </w:r>
      <w:r w:rsidR="00710C7C">
        <w:rPr>
          <w:lang w:val="en-GB"/>
        </w:rPr>
        <w:t>The Psalms of the Afternoon (Ninth hour)</w:t>
      </w:r>
      <w:r>
        <w:fldChar w:fldCharType="end"/>
      </w:r>
      <w:r>
        <w:t xml:space="preserve"> conclude here.</w:t>
      </w:r>
    </w:p>
    <w:p w14:paraId="5BB23FF3" w14:textId="29FAF481" w:rsidR="004942E9" w:rsidRPr="00267F42"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_Ref411968046 \h </w:instrText>
      </w:r>
      <w:r>
        <w:fldChar w:fldCharType="separate"/>
      </w:r>
      <w:r w:rsidR="00710C7C">
        <w:t>Psalm</w:t>
      </w:r>
      <w:r w:rsidR="00710C7C" w:rsidRPr="00AB1781">
        <w:t xml:space="preserve"> 129</w:t>
      </w:r>
      <w:r w:rsidR="00710C7C">
        <w:t>: “I cried to You, O Lord, out of the depths”</w:t>
      </w:r>
      <w:r>
        <w:fldChar w:fldCharType="end"/>
      </w:r>
      <w:r>
        <w:t xml:space="preserve">, page </w:t>
      </w:r>
      <w:r>
        <w:fldChar w:fldCharType="begin"/>
      </w:r>
      <w:r>
        <w:instrText xml:space="preserve"> PAGEREF _Ref411968046 \h </w:instrText>
      </w:r>
      <w:r>
        <w:fldChar w:fldCharType="separate"/>
      </w:r>
      <w:r w:rsidR="00710C7C">
        <w:rPr>
          <w:noProof/>
        </w:rPr>
        <w:t>299</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3AA4CA1D"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rsidR="005E7E27">
        <w:t>. Reserved for the presbyter, if present.</w:t>
      </w:r>
    </w:p>
    <w:p w14:paraId="1CF18176" w14:textId="762905DC" w:rsidR="0008188E" w:rsidRDefault="0008188E" w:rsidP="00704CAA">
      <w:pPr>
        <w:pStyle w:val="Rubric"/>
      </w:pPr>
      <w:r>
        <w:fldChar w:fldCharType="begin"/>
      </w:r>
      <w:r>
        <w:instrText xml:space="preserve"> REF _Ref448127130 \h </w:instrText>
      </w:r>
      <w:r>
        <w:fldChar w:fldCharType="separate"/>
      </w:r>
      <w:r w:rsidR="00710C7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059680F1" w:rsidR="00704CAA" w:rsidRPr="00267F42"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710C7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710C7C">
        <w:t>Psalm</w:t>
      </w:r>
      <w:r w:rsidR="00710C7C" w:rsidRPr="00AB1781">
        <w:t xml:space="preserve"> 117</w:t>
      </w:r>
      <w:r w:rsidR="00710C7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4B45A8B"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rsidR="005E7E27">
        <w:t>. Reserved for the presbyter, if present.</w:t>
      </w:r>
    </w:p>
    <w:p w14:paraId="0014A812" w14:textId="414FB35D" w:rsidR="0008188E" w:rsidRDefault="0008188E" w:rsidP="00704CAA">
      <w:pPr>
        <w:pStyle w:val="Rubric"/>
      </w:pPr>
      <w:r>
        <w:fldChar w:fldCharType="begin"/>
      </w:r>
      <w:r>
        <w:instrText xml:space="preserve"> REF _Ref448127130 \h </w:instrText>
      </w:r>
      <w:r>
        <w:fldChar w:fldCharType="separate"/>
      </w:r>
      <w:r w:rsidR="00710C7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63CB6490"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continue with </w:t>
      </w:r>
      <w:r>
        <w:fldChar w:fldCharType="begin"/>
      </w:r>
      <w:r>
        <w:instrText xml:space="preserve"> REF _Ref411967235 \h </w:instrText>
      </w:r>
      <w:r>
        <w:fldChar w:fldCharType="separate"/>
      </w:r>
      <w:r w:rsidR="00710C7C">
        <w:t>Psalm</w:t>
      </w:r>
      <w:r w:rsidR="00710C7C" w:rsidRPr="00AB1781">
        <w:t xml:space="preserve"> 119</w:t>
      </w:r>
      <w:r w:rsidR="00710C7C">
        <w:t>: “When I was afflicted, I cried out to the Lord”</w:t>
      </w:r>
      <w:r>
        <w:fldChar w:fldCharType="end"/>
      </w:r>
      <w:r>
        <w:t xml:space="preserve">, page </w:t>
      </w:r>
      <w:r>
        <w:fldChar w:fldCharType="begin"/>
      </w:r>
      <w:r>
        <w:instrText xml:space="preserve"> PAGEREF _Ref411967235 \h </w:instrText>
      </w:r>
      <w:r>
        <w:fldChar w:fldCharType="separate"/>
      </w:r>
      <w:r w:rsidR="00710C7C">
        <w:rPr>
          <w:noProof/>
        </w:rPr>
        <w:t>289</w:t>
      </w:r>
      <w:r>
        <w:fldChar w:fldCharType="end"/>
      </w:r>
      <w:r>
        <w:t>.</w:t>
      </w:r>
    </w:p>
    <w:p w14:paraId="58607EDB" w14:textId="609F1686" w:rsidR="0008188E" w:rsidRDefault="0008188E" w:rsidP="00704CAA">
      <w:pPr>
        <w:pStyle w:val="Rubric"/>
      </w:pPr>
      <w:r>
        <w:fldChar w:fldCharType="begin"/>
      </w:r>
      <w:r>
        <w:instrText xml:space="preserve"> REF _Ref448127130 \h </w:instrText>
      </w:r>
      <w:r>
        <w:fldChar w:fldCharType="separate"/>
      </w:r>
      <w:r w:rsidR="00710C7C">
        <w:t>The Psalms of Midnight (The Beginning of Watches)</w:t>
      </w:r>
      <w:r>
        <w:fldChar w:fldCharType="end"/>
      </w:r>
      <w:r>
        <w:t xml:space="preserve"> continue with </w:t>
      </w:r>
      <w:r>
        <w:fldChar w:fldCharType="begin"/>
      </w:r>
      <w:r>
        <w:instrText xml:space="preserve"> REF _Ref412027139 \h </w:instrText>
      </w:r>
      <w:r>
        <w:fldChar w:fldCharType="separate"/>
      </w:r>
      <w:r w:rsidR="00710C7C">
        <w:t>Psalm</w:t>
      </w:r>
      <w:r w:rsidR="00710C7C" w:rsidRPr="00AB1781">
        <w:t xml:space="preserve"> 118</w:t>
      </w:r>
      <w:r w:rsidR="00710C7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44BDC4B0" w:rsidR="00445B52" w:rsidRDefault="00445B52" w:rsidP="00704CAA">
      <w:pPr>
        <w:pStyle w:val="Rubric"/>
      </w:pPr>
      <w:r>
        <w:fldChar w:fldCharType="begin"/>
      </w:r>
      <w:r>
        <w:instrText xml:space="preserve"> REF _Ref448127130 \h </w:instrText>
      </w:r>
      <w:r>
        <w:fldChar w:fldCharType="separate"/>
      </w:r>
      <w:r w:rsidR="00710C7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739AD12A" w:rsidR="004942E9" w:rsidRPr="004942E9" w:rsidRDefault="004942E9" w:rsidP="004942E9">
      <w:pPr>
        <w:pStyle w:val="Rubric"/>
      </w:pPr>
      <w:r>
        <w:fldChar w:fldCharType="begin"/>
      </w:r>
      <w:r>
        <w:instrText xml:space="preserve"> REF _Ref434578449 \h </w:instrText>
      </w:r>
      <w:r>
        <w:fldChar w:fldCharType="separate"/>
      </w:r>
      <w:r w:rsidR="00710C7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1674CA2B" w:rsidR="00704CAA"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_Ref434579051 \h </w:instrText>
      </w:r>
      <w:r>
        <w:fldChar w:fldCharType="separate"/>
      </w:r>
      <w:r w:rsidR="00710C7C">
        <w:t>Psalm 118 Part 21 (</w:t>
      </w:r>
      <w:r w:rsidR="00710C7C" w:rsidRPr="0082523C">
        <w:rPr>
          <w:rFonts w:ascii="Tahoma" w:eastAsia="Tahoma" w:hAnsi="Tahoma" w:cs="Tahoma"/>
          <w:szCs w:val="28"/>
          <w:rtl/>
          <w:lang w:bidi="he-IL"/>
        </w:rPr>
        <w:t>ש</w:t>
      </w:r>
      <w:r w:rsidR="00710C7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D80FD02" w:rsidR="004942E9" w:rsidRDefault="004942E9" w:rsidP="004942E9">
      <w:pPr>
        <w:pStyle w:val="Rubric"/>
      </w:pPr>
      <w:r>
        <w:fldChar w:fldCharType="begin"/>
      </w:r>
      <w:r>
        <w:instrText xml:space="preserve"> REF _Ref434578449 \h </w:instrText>
      </w:r>
      <w:r>
        <w:fldChar w:fldCharType="separate"/>
      </w:r>
      <w:r w:rsidR="00710C7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5F4ACB4B" w:rsidR="00704CAA"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_Ref434579065 \h </w:instrText>
      </w:r>
      <w:r>
        <w:fldChar w:fldCharType="separate"/>
      </w:r>
      <w:r w:rsidR="00710C7C">
        <w:t>Psalm 118 Part 22 (</w:t>
      </w:r>
      <w:r w:rsidR="00710C7C" w:rsidRPr="0082523C">
        <w:rPr>
          <w:rFonts w:ascii="Tahoma" w:eastAsia="Tahoma" w:hAnsi="Tahoma" w:cs="Tahoma"/>
          <w:szCs w:val="28"/>
          <w:rtl/>
          <w:lang w:bidi="he-IL"/>
        </w:rPr>
        <w:t>ת</w:t>
      </w:r>
      <w:r w:rsidR="00710C7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4E68CEB1" w:rsidR="004942E9" w:rsidRPr="004942E9" w:rsidRDefault="004942E9" w:rsidP="004942E9">
      <w:pPr>
        <w:pStyle w:val="Rubric"/>
      </w:pPr>
      <w:r>
        <w:fldChar w:fldCharType="begin"/>
      </w:r>
      <w:r>
        <w:instrText xml:space="preserve"> REF _Ref434578449 \h </w:instrText>
      </w:r>
      <w:r>
        <w:fldChar w:fldCharType="separate"/>
      </w:r>
      <w:r w:rsidR="00710C7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1275E89D"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710C7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2F3322B9"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p>
    <w:p w14:paraId="360884DE" w14:textId="29D20C3F" w:rsidR="0008188E" w:rsidRDefault="0008188E" w:rsidP="00704CAA">
      <w:pPr>
        <w:pStyle w:val="Rubric"/>
      </w:pPr>
      <w:r>
        <w:fldChar w:fldCharType="begin"/>
      </w:r>
      <w:r>
        <w:instrText xml:space="preserve"> REF _Ref434580361 \h </w:instrText>
      </w:r>
      <w:r>
        <w:fldChar w:fldCharType="separate"/>
      </w:r>
      <w:r w:rsidR="00710C7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37CEE57F" w:rsidR="00704CAA"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710C7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710C7C">
        <w:t>Psalm</w:t>
      </w:r>
      <w:r w:rsidR="00710C7C" w:rsidRPr="00AB1781">
        <w:t xml:space="preserve"> 120</w:t>
      </w:r>
      <w:r w:rsidR="00710C7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57118D4D"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p>
    <w:p w14:paraId="591CEAC9" w14:textId="29A4F9EA" w:rsidR="00445B52" w:rsidRDefault="00445B52" w:rsidP="00704CAA">
      <w:pPr>
        <w:pStyle w:val="Rubric"/>
      </w:pPr>
      <w:r>
        <w:fldChar w:fldCharType="begin"/>
      </w:r>
      <w:r>
        <w:instrText xml:space="preserve"> REF _Ref434580361 \h </w:instrText>
      </w:r>
      <w:r>
        <w:fldChar w:fldCharType="separate"/>
      </w:r>
      <w:r w:rsidR="00710C7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831B965" w:rsidR="00704CAA"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710C7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710C7C">
        <w:t>Psalm</w:t>
      </w:r>
      <w:r w:rsidR="00710C7C" w:rsidRPr="00AB1781">
        <w:t xml:space="preserve"> 121</w:t>
      </w:r>
      <w:r w:rsidR="00710C7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0A6E24CF"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p>
    <w:p w14:paraId="49277EA1" w14:textId="526045C8" w:rsidR="00445B52" w:rsidRDefault="00445B52" w:rsidP="00704CAA">
      <w:pPr>
        <w:pStyle w:val="Rubric"/>
      </w:pPr>
      <w:r>
        <w:fldChar w:fldCharType="begin"/>
      </w:r>
      <w:r>
        <w:instrText xml:space="preserve"> REF _Ref434580361 \h </w:instrText>
      </w:r>
      <w:r>
        <w:fldChar w:fldCharType="separate"/>
      </w:r>
      <w:r w:rsidR="00710C7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31851F68" w:rsidR="00704CAA"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710C7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710C7C">
        <w:t>Psalm</w:t>
      </w:r>
      <w:r w:rsidR="00710C7C" w:rsidRPr="00AB1781">
        <w:t xml:space="preserve"> 122</w:t>
      </w:r>
      <w:r w:rsidR="00710C7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4413979A"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p>
    <w:p w14:paraId="2FBC7DA9" w14:textId="35744081" w:rsidR="00445B52" w:rsidRDefault="00445B52" w:rsidP="00704CAA">
      <w:pPr>
        <w:pStyle w:val="Rubric"/>
      </w:pPr>
      <w:r>
        <w:fldChar w:fldCharType="begin"/>
      </w:r>
      <w:r>
        <w:instrText xml:space="preserve"> REF _Ref434580361 \h </w:instrText>
      </w:r>
      <w:r>
        <w:fldChar w:fldCharType="separate"/>
      </w:r>
      <w:r w:rsidR="00710C7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4AD74604" w:rsidR="00704CAA"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710C7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710C7C">
        <w:t>Psalm</w:t>
      </w:r>
      <w:r w:rsidR="00710C7C" w:rsidRPr="00AB1781">
        <w:t xml:space="preserve"> 123</w:t>
      </w:r>
      <w:r w:rsidR="00710C7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3CCB8F2C"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p>
    <w:p w14:paraId="6AF29E60" w14:textId="13C66A7D" w:rsidR="00445B52" w:rsidRDefault="00445B52" w:rsidP="00704CAA">
      <w:pPr>
        <w:pStyle w:val="Rubric"/>
      </w:pPr>
      <w:r>
        <w:fldChar w:fldCharType="begin"/>
      </w:r>
      <w:r>
        <w:instrText xml:space="preserve"> REF _Ref434580361 \h </w:instrText>
      </w:r>
      <w:r>
        <w:fldChar w:fldCharType="separate"/>
      </w:r>
      <w:r w:rsidR="00710C7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2F6DE1E" w:rsidR="00704CAA"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710C7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710C7C">
        <w:t>Psalm</w:t>
      </w:r>
      <w:r w:rsidR="00710C7C" w:rsidRPr="00AB1781">
        <w:t xml:space="preserve"> 124</w:t>
      </w:r>
      <w:r w:rsidR="00710C7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3E2B4434"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p>
    <w:p w14:paraId="1F151E9A" w14:textId="68BBBA38" w:rsidR="00445B52" w:rsidRDefault="00445B52" w:rsidP="00704CAA">
      <w:pPr>
        <w:pStyle w:val="Rubric"/>
      </w:pPr>
      <w:r>
        <w:fldChar w:fldCharType="begin"/>
      </w:r>
      <w:r>
        <w:instrText xml:space="preserve"> REF _Ref434580361 \h </w:instrText>
      </w:r>
      <w:r>
        <w:fldChar w:fldCharType="separate"/>
      </w:r>
      <w:r w:rsidR="00710C7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23F69889" w:rsidR="00704CAA"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710C7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710C7C">
        <w:t>Psalm</w:t>
      </w:r>
      <w:r w:rsidR="00710C7C" w:rsidRPr="00AB1781">
        <w:t xml:space="preserve"> 125</w:t>
      </w:r>
      <w:r w:rsidR="00710C7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BA0827D"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p>
    <w:p w14:paraId="7285F4C3" w14:textId="2BB3CBD0" w:rsidR="00445B52" w:rsidRDefault="00445B52" w:rsidP="00704CAA">
      <w:pPr>
        <w:pStyle w:val="Rubric"/>
      </w:pPr>
      <w:r>
        <w:fldChar w:fldCharType="begin"/>
      </w:r>
      <w:r>
        <w:instrText xml:space="preserve"> REF _Ref434580361 \h </w:instrText>
      </w:r>
      <w:r>
        <w:fldChar w:fldCharType="separate"/>
      </w:r>
      <w:r w:rsidR="00710C7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4BBE31B7" w:rsidR="00704CAA"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710C7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710C7C">
        <w:t>Psalm</w:t>
      </w:r>
      <w:r w:rsidR="00710C7C" w:rsidRPr="00AB1781">
        <w:t xml:space="preserve"> 126</w:t>
      </w:r>
      <w:r w:rsidR="00710C7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5BB7F793"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p>
    <w:p w14:paraId="24429C55" w14:textId="072A41C1" w:rsidR="00445B52" w:rsidRDefault="00445B52" w:rsidP="00704CAA">
      <w:pPr>
        <w:pStyle w:val="Rubric"/>
      </w:pPr>
      <w:r>
        <w:fldChar w:fldCharType="begin"/>
      </w:r>
      <w:r>
        <w:instrText xml:space="preserve"> REF _Ref434580361 \h </w:instrText>
      </w:r>
      <w:r>
        <w:fldChar w:fldCharType="separate"/>
      </w:r>
      <w:r w:rsidR="00710C7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4AD642D7" w:rsidR="00704CAA"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710C7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710C7C">
        <w:t>Psalm</w:t>
      </w:r>
      <w:r w:rsidR="00710C7C" w:rsidRPr="00AB1781">
        <w:t xml:space="preserve"> 127</w:t>
      </w:r>
      <w:r w:rsidR="00710C7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5661C010"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p>
    <w:p w14:paraId="1CD678B0" w14:textId="48143EF3" w:rsidR="00445B52" w:rsidRDefault="00445B52" w:rsidP="00704CAA">
      <w:pPr>
        <w:pStyle w:val="Rubric"/>
      </w:pPr>
      <w:r>
        <w:fldChar w:fldCharType="begin"/>
      </w:r>
      <w:r>
        <w:instrText xml:space="preserve"> REF _Ref434580361 \h </w:instrText>
      </w:r>
      <w:r>
        <w:fldChar w:fldCharType="separate"/>
      </w:r>
      <w:r w:rsidR="00710C7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6FFBCD37" w:rsidR="00704CAA"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710C7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710C7C">
        <w:t>Psalm</w:t>
      </w:r>
      <w:r w:rsidR="00710C7C" w:rsidRPr="00AB1781">
        <w:t xml:space="preserve"> 128</w:t>
      </w:r>
      <w:r w:rsidR="00710C7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57741888" w:rsidR="00AD6F95"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rsidR="005E7E27">
        <w:t>. Reserved for the presbyter, if present.</w:t>
      </w:r>
    </w:p>
    <w:p w14:paraId="6E4990B7" w14:textId="5E0115E0" w:rsidR="00721035" w:rsidRDefault="00721035" w:rsidP="00704CAA">
      <w:pPr>
        <w:pStyle w:val="Rubric"/>
      </w:pPr>
      <w:r>
        <w:fldChar w:fldCharType="begin"/>
      </w:r>
      <w:r>
        <w:instrText xml:space="preserve"> REF _Ref434580361 \h </w:instrText>
      </w:r>
      <w:r>
        <w:fldChar w:fldCharType="separate"/>
      </w:r>
      <w:r w:rsidR="00710C7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253E3DD8" w:rsidR="00AD6F95" w:rsidRPr="00FD25B7" w:rsidRDefault="00AD6F95" w:rsidP="00704CAA">
      <w:pPr>
        <w:pStyle w:val="Rubric"/>
      </w:pPr>
      <w:r>
        <w:fldChar w:fldCharType="begin"/>
      </w:r>
      <w:r>
        <w:instrText xml:space="preserve"> REF _Ref445106453 \h </w:instrText>
      </w:r>
      <w:r>
        <w:fldChar w:fldCharType="separate"/>
      </w:r>
      <w:r w:rsidR="00710C7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710C7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6CD5733A"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rsidR="005E7E27">
        <w:t>. Reserved for the presbyter, if present.</w:t>
      </w:r>
    </w:p>
    <w:p w14:paraId="20BC7717" w14:textId="36C4095C"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56E9FEBB" w14:textId="7E290E67" w:rsidR="00C7294F" w:rsidRDefault="00C7294F" w:rsidP="00704CAA">
      <w:pPr>
        <w:pStyle w:val="Rubric"/>
      </w:pPr>
      <w:r>
        <w:fldChar w:fldCharType="begin"/>
      </w:r>
      <w:r>
        <w:instrText xml:space="preserve"> REF _Ref434580482 \h </w:instrText>
      </w:r>
      <w:r>
        <w:fldChar w:fldCharType="separate"/>
      </w:r>
      <w:r w:rsidR="00710C7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4B356E22" w:rsidR="00704CAA" w:rsidRPr="00FD25B7"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710C7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710C7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710C7C">
        <w:t>Psalm</w:t>
      </w:r>
      <w:r w:rsidR="00710C7C" w:rsidRPr="00AB1781">
        <w:t xml:space="preserve"> 130</w:t>
      </w:r>
      <w:r w:rsidR="00710C7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069FB51D"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p>
    <w:p w14:paraId="2BFA5CE6" w14:textId="514F710C"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085A74C2" w14:textId="364C3CA1" w:rsidR="00C7294F" w:rsidRDefault="00C7294F" w:rsidP="00704CAA">
      <w:pPr>
        <w:pStyle w:val="Rubric"/>
      </w:pPr>
      <w:r>
        <w:fldChar w:fldCharType="begin"/>
      </w:r>
      <w:r>
        <w:instrText xml:space="preserve"> REF _Ref434580482 \h </w:instrText>
      </w:r>
      <w:r>
        <w:fldChar w:fldCharType="separate"/>
      </w:r>
      <w:r w:rsidR="00710C7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1381CABB" w:rsidR="00704CAA" w:rsidRPr="00FD25B7" w:rsidRDefault="00101A6E" w:rsidP="00704CAA">
      <w:pPr>
        <w:pStyle w:val="Rubric"/>
      </w:pPr>
      <w:r>
        <w:lastRenderedPageBreak/>
        <w:fldChar w:fldCharType="begin"/>
      </w:r>
      <w:r>
        <w:instrText xml:space="preserve"> REF _Ref434576945 \h </w:instrText>
      </w:r>
      <w:r>
        <w:fldChar w:fldCharType="separate"/>
      </w:r>
      <w:r w:rsidR="00710C7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710C7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710C7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710C7C">
        <w:t>Psalm</w:t>
      </w:r>
      <w:r w:rsidR="00710C7C" w:rsidRPr="00AB1781">
        <w:t xml:space="preserve"> 131</w:t>
      </w:r>
      <w:r w:rsidR="00710C7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47B7BBEA"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p>
    <w:p w14:paraId="4F456198" w14:textId="13461029"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60A415F9" w14:textId="46ED340B" w:rsidR="00C7294F" w:rsidRDefault="00C7294F" w:rsidP="00704CAA">
      <w:pPr>
        <w:pStyle w:val="Rubric"/>
      </w:pPr>
      <w:r>
        <w:fldChar w:fldCharType="begin"/>
      </w:r>
      <w:r>
        <w:instrText xml:space="preserve"> REF _Ref434580482 \h </w:instrText>
      </w:r>
      <w:r>
        <w:fldChar w:fldCharType="separate"/>
      </w:r>
      <w:r w:rsidR="00710C7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2BF5691E" w:rsidR="00704CAA" w:rsidRPr="00F431B1"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710C7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710C7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710C7C">
        <w:t>Psalm</w:t>
      </w:r>
      <w:r w:rsidR="00710C7C" w:rsidRPr="00AB1781">
        <w:t xml:space="preserve"> 132</w:t>
      </w:r>
      <w:r w:rsidR="00710C7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0C745AD2"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p>
    <w:p w14:paraId="632F248E" w14:textId="1E104CC3"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04AD8FE6" w14:textId="564034D0" w:rsidR="00C7294F" w:rsidRDefault="00C7294F" w:rsidP="00704CAA">
      <w:pPr>
        <w:pStyle w:val="Rubric"/>
      </w:pPr>
      <w:r>
        <w:fldChar w:fldCharType="begin"/>
      </w:r>
      <w:r>
        <w:instrText xml:space="preserve"> REF _Ref434580482 \h </w:instrText>
      </w:r>
      <w:r>
        <w:fldChar w:fldCharType="separate"/>
      </w:r>
      <w:r w:rsidR="00710C7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46DACAFC" w:rsidR="00704CAA" w:rsidRPr="00F431B1"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710C7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710C7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710C7C">
        <w:t>Psalm</w:t>
      </w:r>
      <w:r w:rsidR="00710C7C" w:rsidRPr="00AB1781">
        <w:t xml:space="preserve"> 133</w:t>
      </w:r>
      <w:r w:rsidR="00710C7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3AB46929"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p>
    <w:p w14:paraId="7029DB1A" w14:textId="7EBCC489" w:rsidR="004942E9" w:rsidRDefault="004942E9" w:rsidP="00704CAA">
      <w:pPr>
        <w:pStyle w:val="Rubric"/>
      </w:pPr>
      <w:r>
        <w:lastRenderedPageBreak/>
        <w:fldChar w:fldCharType="begin"/>
      </w:r>
      <w:r>
        <w:instrText xml:space="preserve"> REF _Ref434578449 \h </w:instrText>
      </w:r>
      <w:r>
        <w:fldChar w:fldCharType="separate"/>
      </w:r>
      <w:r w:rsidR="00710C7C">
        <w:rPr>
          <w:lang w:val="en-GB"/>
        </w:rPr>
        <w:t>The Psalms of the Veil</w:t>
      </w:r>
      <w:r>
        <w:fldChar w:fldCharType="end"/>
      </w:r>
    </w:p>
    <w:p w14:paraId="4C84EC31" w14:textId="697F1D68" w:rsidR="00C7294F" w:rsidRDefault="00C7294F" w:rsidP="00704CAA">
      <w:pPr>
        <w:pStyle w:val="Rubric"/>
      </w:pPr>
      <w:r>
        <w:fldChar w:fldCharType="begin"/>
      </w:r>
      <w:r>
        <w:instrText xml:space="preserve"> REF _Ref434580482 \h </w:instrText>
      </w:r>
      <w:r>
        <w:fldChar w:fldCharType="separate"/>
      </w:r>
      <w:r w:rsidR="00710C7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50F0D3D1"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710C7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710C7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710C7C">
        <w:t>Psalm</w:t>
      </w:r>
      <w:r w:rsidR="00710C7C" w:rsidRPr="00AB1781">
        <w:t xml:space="preserve"> 136</w:t>
      </w:r>
      <w:r w:rsidR="00710C7C">
        <w:t>: “By the rivers of Babylon—we sat down, and wept”</w:t>
      </w:r>
      <w:r>
        <w:fldChar w:fldCharType="end"/>
      </w:r>
      <w:r>
        <w:t xml:space="preserve">, page </w:t>
      </w:r>
      <w:r>
        <w:fldChar w:fldCharType="begin"/>
      </w:r>
      <w:r>
        <w:instrText xml:space="preserve"> PAGEREF _Ref411968136 \h </w:instrText>
      </w:r>
      <w:r>
        <w:fldChar w:fldCharType="separate"/>
      </w:r>
      <w:r w:rsidR="00710C7C">
        <w:rPr>
          <w:noProof/>
        </w:rPr>
        <w:t>308</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4C027772" w:rsidR="00A26F67" w:rsidRDefault="00A26F67" w:rsidP="00704CAA">
      <w:pPr>
        <w:pStyle w:val="Rubric"/>
      </w:pPr>
      <w:r>
        <w:fldChar w:fldCharType="begin"/>
      </w:r>
      <w:r>
        <w:instrText xml:space="preserve"> REF _Ref485365475 \h </w:instrText>
      </w:r>
      <w:r>
        <w:fldChar w:fldCharType="separate"/>
      </w:r>
      <w:r w:rsidR="00710C7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0F411071"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p>
    <w:p w14:paraId="4009ABCF" w14:textId="363C2CFA"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261785DE" w14:textId="4DA00FC9" w:rsidR="00C7294F" w:rsidRDefault="00C7294F" w:rsidP="00704CAA">
      <w:pPr>
        <w:pStyle w:val="Rubric"/>
      </w:pPr>
      <w:r>
        <w:fldChar w:fldCharType="begin"/>
      </w:r>
      <w:r>
        <w:instrText xml:space="preserve"> REF _Ref434580482 \h </w:instrText>
      </w:r>
      <w:r>
        <w:fldChar w:fldCharType="separate"/>
      </w:r>
      <w:r w:rsidR="00710C7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70CE6A34"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710C7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710C7C">
        <w:t>Psalm</w:t>
      </w:r>
      <w:r w:rsidR="00710C7C" w:rsidRPr="00AB1781">
        <w:t xml:space="preserve"> 137</w:t>
      </w:r>
      <w:r w:rsidR="00710C7C">
        <w:t>: “I will confess You, O Lord, with all my heart”</w:t>
      </w:r>
      <w:r>
        <w:fldChar w:fldCharType="end"/>
      </w:r>
      <w:r>
        <w:t>.</w:t>
      </w:r>
    </w:p>
    <w:p w14:paraId="29753332" w14:textId="12DEA6A7"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_Ref411968172 \h </w:instrText>
      </w:r>
      <w:r>
        <w:fldChar w:fldCharType="separate"/>
      </w:r>
      <w:r w:rsidR="00710C7C">
        <w:t>Psalm</w:t>
      </w:r>
      <w:r w:rsidR="00710C7C" w:rsidRPr="00AB1781">
        <w:t xml:space="preserve"> 140</w:t>
      </w:r>
      <w:r w:rsidR="00710C7C">
        <w:t>: “O Lord, I have cried to You, hear me”</w:t>
      </w:r>
      <w:r>
        <w:fldChar w:fldCharType="end"/>
      </w:r>
      <w:r>
        <w:t xml:space="preserve">, page </w:t>
      </w:r>
      <w:r>
        <w:fldChar w:fldCharType="begin"/>
      </w:r>
      <w:r>
        <w:instrText xml:space="preserve"> PAGEREF _Ref411968172 \h </w:instrText>
      </w:r>
      <w:r>
        <w:fldChar w:fldCharType="separate"/>
      </w:r>
      <w:r w:rsidR="00710C7C">
        <w:rPr>
          <w:noProof/>
        </w:rPr>
        <w:t>314</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5DD58499"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p>
    <w:p w14:paraId="446C8AA0" w14:textId="5AD3AE09" w:rsidR="00C7294F" w:rsidRDefault="00C7294F" w:rsidP="00704CAA">
      <w:pPr>
        <w:pStyle w:val="Rubric"/>
      </w:pPr>
      <w:r>
        <w:fldChar w:fldCharType="begin"/>
      </w:r>
      <w:r>
        <w:instrText xml:space="preserve"> REF _Ref434580482 \h </w:instrText>
      </w:r>
      <w:r>
        <w:fldChar w:fldCharType="separate"/>
      </w:r>
      <w:r w:rsidR="00710C7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173C4447" w:rsidR="00704CAA" w:rsidRPr="00E276C1"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710C7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710C7C">
        <w:t>Psalm</w:t>
      </w:r>
      <w:r w:rsidR="00710C7C" w:rsidRPr="00AB1781">
        <w:t xml:space="preserve"> 140</w:t>
      </w:r>
      <w:r w:rsidR="00710C7C">
        <w:t>: “O Lord, I have cried to You, hear me”</w:t>
      </w:r>
      <w:r>
        <w:fldChar w:fldCharType="end"/>
      </w:r>
      <w:r>
        <w:t xml:space="preserve">, page </w:t>
      </w:r>
      <w:r>
        <w:fldChar w:fldCharType="begin"/>
      </w:r>
      <w:r>
        <w:instrText xml:space="preserve"> PAGEREF _Ref411968172 \h </w:instrText>
      </w:r>
      <w:r>
        <w:fldChar w:fldCharType="separate"/>
      </w:r>
      <w:r w:rsidR="00710C7C">
        <w:rPr>
          <w:noProof/>
        </w:rPr>
        <w:t>314</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35FEA790"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rsidR="005E7E27">
        <w:t>. Reserved for the presbyter, if present.</w:t>
      </w:r>
    </w:p>
    <w:p w14:paraId="69E3C315" w14:textId="30AC7897"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45968424" w14:textId="4E2B2423" w:rsidR="00066E8C" w:rsidRDefault="00066E8C" w:rsidP="00704CAA">
      <w:pPr>
        <w:pStyle w:val="Rubric"/>
      </w:pPr>
      <w:r>
        <w:fldChar w:fldCharType="begin"/>
      </w:r>
      <w:r>
        <w:instrText xml:space="preserve"> REF _Ref434580482 \h </w:instrText>
      </w:r>
      <w:r>
        <w:fldChar w:fldCharType="separate"/>
      </w:r>
      <w:r w:rsidR="00710C7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56B3847E" w:rsidR="00704CAA"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710C7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710C7C">
        <w:t>Psalm</w:t>
      </w:r>
      <w:r w:rsidR="00710C7C" w:rsidRPr="00AB1781">
        <w:t xml:space="preserve"> 141</w:t>
      </w:r>
      <w:r w:rsidR="00710C7C">
        <w:t>: “I cried to the Lord with my voice, I prayed with my voice”</w:t>
      </w:r>
      <w:r>
        <w:fldChar w:fldCharType="end"/>
      </w:r>
      <w:r>
        <w:t>.</w:t>
      </w:r>
      <w:r w:rsidR="00704CAA">
        <w:t xml:space="preserve"> </w:t>
      </w:r>
    </w:p>
    <w:p w14:paraId="752EC399" w14:textId="4293103B" w:rsidR="004942E9" w:rsidRPr="00E276C1"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_Ref411968206 \h </w:instrText>
      </w:r>
      <w:r>
        <w:fldChar w:fldCharType="separate"/>
      </w:r>
      <w:r w:rsidR="00710C7C">
        <w:t>Psalm</w:t>
      </w:r>
      <w:r w:rsidR="00710C7C" w:rsidRPr="00AB1781">
        <w:t xml:space="preserve"> 145</w:t>
      </w:r>
      <w:r w:rsidR="00710C7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710C7C">
        <w:rPr>
          <w:noProof/>
        </w:rPr>
        <w:t>321</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3869CA3F" w:rsidR="00101A6E" w:rsidRDefault="00101A6E" w:rsidP="00704CAA">
      <w:pPr>
        <w:pStyle w:val="Rubric"/>
      </w:pPr>
      <w:r>
        <w:lastRenderedPageBreak/>
        <w:fldChar w:fldCharType="begin"/>
      </w:r>
      <w:r>
        <w:instrText xml:space="preserve"> REF _Ref434576945 \h </w:instrText>
      </w:r>
      <w:r>
        <w:fldChar w:fldCharType="separate"/>
      </w:r>
      <w:r w:rsidR="00710C7C">
        <w:rPr>
          <w:lang w:val="en-GB"/>
        </w:rPr>
        <w:t>The Psalms of Retiring (the Twelfth Hour)</w:t>
      </w:r>
      <w:r>
        <w:fldChar w:fldCharType="end"/>
      </w:r>
    </w:p>
    <w:p w14:paraId="6A2DFBFE" w14:textId="533F5A25" w:rsidR="00066E8C" w:rsidRDefault="00066E8C" w:rsidP="00704CAA">
      <w:pPr>
        <w:pStyle w:val="Rubric"/>
      </w:pPr>
      <w:r>
        <w:fldChar w:fldCharType="begin"/>
      </w:r>
      <w:r>
        <w:instrText xml:space="preserve"> REF _Ref434580482 \h </w:instrText>
      </w:r>
      <w:r>
        <w:fldChar w:fldCharType="separate"/>
      </w:r>
      <w:r w:rsidR="00710C7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6681C7DE" w:rsidR="00704CAA" w:rsidRPr="00E276C1"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710C7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710C7C">
        <w:t>Psalm</w:t>
      </w:r>
      <w:r w:rsidR="00710C7C" w:rsidRPr="00AB1781">
        <w:t xml:space="preserve"> 145</w:t>
      </w:r>
      <w:r w:rsidR="00710C7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710C7C">
        <w:rPr>
          <w:noProof/>
        </w:rPr>
        <w:t>321</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624C0D11" w:rsidR="00AD40FB" w:rsidRDefault="00AD40FB" w:rsidP="00F71DC7">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69575184" w:rsidR="00AD40FB" w:rsidRDefault="00AD40FB" w:rsidP="00704CAA">
      <w:pPr>
        <w:pStyle w:val="Rubric"/>
      </w:pPr>
      <w:r>
        <w:fldChar w:fldCharType="begin"/>
      </w:r>
      <w:r>
        <w:instrText xml:space="preserve"> REF _Ref434575533 \h </w:instrText>
      </w:r>
      <w:r>
        <w:fldChar w:fldCharType="separate"/>
      </w:r>
      <w:r w:rsidR="00710C7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55E9925C"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p>
    <w:p w14:paraId="123E6312" w14:textId="6925D0A2" w:rsidR="004942E9"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p>
    <w:p w14:paraId="4790634E" w14:textId="657E80E6" w:rsidR="00066E8C" w:rsidRDefault="00066E8C" w:rsidP="00704CAA">
      <w:pPr>
        <w:pStyle w:val="Rubric"/>
      </w:pPr>
      <w:r>
        <w:fldChar w:fldCharType="begin"/>
      </w:r>
      <w:r>
        <w:instrText xml:space="preserve"> REF _Ref434580482 \h </w:instrText>
      </w:r>
      <w:r>
        <w:fldChar w:fldCharType="separate"/>
      </w:r>
      <w:r w:rsidR="00710C7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534C932A" w:rsidR="004942E9"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710C7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710C7C">
        <w:t>Psalm</w:t>
      </w:r>
      <w:r w:rsidR="00710C7C" w:rsidRPr="00AB1781">
        <w:t xml:space="preserve"> 146</w:t>
      </w:r>
      <w:r w:rsidR="00710C7C">
        <w:t>: “Praise the Lord, for psalmody a is good thing”</w:t>
      </w:r>
      <w:r>
        <w:fldChar w:fldCharType="end"/>
      </w:r>
      <w:r>
        <w:t>.</w:t>
      </w:r>
    </w:p>
    <w:p w14:paraId="2319F19D" w14:textId="23C011A4" w:rsidR="00704CAA" w:rsidRPr="002A0A20" w:rsidRDefault="004942E9" w:rsidP="00704CAA">
      <w:pPr>
        <w:pStyle w:val="Rubric"/>
      </w:pPr>
      <w:r>
        <w:fldChar w:fldCharType="begin"/>
      </w:r>
      <w:r>
        <w:instrText xml:space="preserve"> REF _Ref434578449 \h </w:instrText>
      </w:r>
      <w:r>
        <w:fldChar w:fldCharType="separate"/>
      </w:r>
      <w:r w:rsidR="00710C7C">
        <w:rPr>
          <w:lang w:val="en-GB"/>
        </w:rPr>
        <w:t>The Psalms of the Veil</w:t>
      </w:r>
      <w:r>
        <w:fldChar w:fldCharType="end"/>
      </w:r>
      <w:r>
        <w:t xml:space="preserve"> continue with </w:t>
      </w:r>
      <w:r>
        <w:fldChar w:fldCharType="begin"/>
      </w:r>
      <w:r>
        <w:instrText xml:space="preserve"> REF _Ref434579036 \h </w:instrText>
      </w:r>
      <w:r>
        <w:fldChar w:fldCharType="separate"/>
      </w:r>
      <w:r w:rsidR="00710C7C">
        <w:t>Psalm 118 Part 20 (</w:t>
      </w:r>
      <w:r w:rsidR="00710C7C" w:rsidRPr="0082523C">
        <w:rPr>
          <w:rFonts w:ascii="Tahoma" w:eastAsia="Tahoma" w:hAnsi="Tahoma" w:cs="Tahoma"/>
          <w:szCs w:val="28"/>
          <w:rtl/>
          <w:lang w:bidi="he-IL"/>
        </w:rPr>
        <w:t>ר</w:t>
      </w:r>
      <w:r w:rsidR="00710C7C">
        <w:t>): “See my humiliation and deliver me”</w:t>
      </w:r>
      <w:r>
        <w:fldChar w:fldCharType="end"/>
      </w:r>
      <w:r>
        <w:t xml:space="preserve">, page </w:t>
      </w:r>
      <w:r>
        <w:fldChar w:fldCharType="begin"/>
      </w:r>
      <w:r>
        <w:instrText xml:space="preserve"> PAGEREF _Ref434579036 \h </w:instrText>
      </w:r>
      <w:r>
        <w:fldChar w:fldCharType="separate"/>
      </w:r>
      <w:r w:rsidR="00710C7C">
        <w:rPr>
          <w:noProof/>
        </w:rPr>
        <w:t>287</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79395954"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p>
    <w:p w14:paraId="2583A8C4" w14:textId="59C1986A" w:rsidR="00066E8C" w:rsidRDefault="00066E8C" w:rsidP="00704CAA">
      <w:pPr>
        <w:pStyle w:val="Rubric"/>
      </w:pPr>
      <w:r>
        <w:fldChar w:fldCharType="begin"/>
      </w:r>
      <w:r>
        <w:instrText xml:space="preserve"> REF _Ref434580482 \h </w:instrText>
      </w:r>
      <w:r>
        <w:fldChar w:fldCharType="separate"/>
      </w:r>
      <w:r w:rsidR="00710C7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079060C9" w:rsidR="00704CAA" w:rsidRPr="002A0A20"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710C7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710C7C">
        <w:t>Psalm</w:t>
      </w:r>
      <w:r w:rsidR="00710C7C" w:rsidRPr="00AB1781">
        <w:t xml:space="preserve"> 147</w:t>
      </w:r>
      <w:r w:rsidR="00710C7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7964CF07"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rsidR="005E7E27">
        <w:t>. Reserved for the presbyter, if present.</w:t>
      </w:r>
    </w:p>
    <w:p w14:paraId="12A2EB94" w14:textId="25FBD4BB" w:rsidR="00066E8C" w:rsidRDefault="00066E8C" w:rsidP="00704CAA">
      <w:pPr>
        <w:pStyle w:val="Rubric"/>
      </w:pPr>
      <w:r>
        <w:fldChar w:fldCharType="begin"/>
      </w:r>
      <w:r>
        <w:instrText xml:space="preserve"> REF _Ref434580482 \h </w:instrText>
      </w:r>
      <w:r>
        <w:fldChar w:fldCharType="separate"/>
      </w:r>
      <w:r w:rsidR="00710C7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2B4907F3" w:rsidR="00101A6E" w:rsidRDefault="00101A6E" w:rsidP="00704CAA">
      <w:pPr>
        <w:pStyle w:val="Rubric"/>
      </w:pPr>
      <w:r>
        <w:fldChar w:fldCharType="begin"/>
      </w:r>
      <w:r>
        <w:instrText xml:space="preserve"> REF _Ref434576945 \h </w:instrText>
      </w:r>
      <w:r>
        <w:fldChar w:fldCharType="separate"/>
      </w:r>
      <w:r w:rsidR="00710C7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710C7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49139BB9" w:rsidR="00A26F67" w:rsidRDefault="00A26F67" w:rsidP="00704CAA">
      <w:pPr>
        <w:pStyle w:val="Rubric"/>
      </w:pPr>
      <w:r>
        <w:fldChar w:fldCharType="begin"/>
      </w:r>
      <w:r>
        <w:instrText xml:space="preserve"> REF _Ref485365372 \h </w:instrText>
      </w:r>
      <w:r>
        <w:fldChar w:fldCharType="separate"/>
      </w:r>
      <w:r w:rsidR="00710C7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65CF208B" w:rsidR="00A26F67" w:rsidRDefault="00A26F67" w:rsidP="00A26F67">
      <w:pPr>
        <w:pStyle w:val="Rubric"/>
      </w:pPr>
      <w:r>
        <w:fldChar w:fldCharType="begin"/>
      </w:r>
      <w:r>
        <w:instrText xml:space="preserve"> REF _Ref485365372 \h </w:instrText>
      </w:r>
      <w:r>
        <w:fldChar w:fldCharType="separate"/>
      </w:r>
      <w:r w:rsidR="00710C7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5537F77" w:rsidR="00A26F67" w:rsidRDefault="00A26F67" w:rsidP="00A26F67">
      <w:pPr>
        <w:pStyle w:val="Rubric"/>
      </w:pPr>
      <w:r>
        <w:fldChar w:fldCharType="begin"/>
      </w:r>
      <w:r>
        <w:instrText xml:space="preserve"> REF _Ref485365372 \h </w:instrText>
      </w:r>
      <w:r>
        <w:fldChar w:fldCharType="separate"/>
      </w:r>
      <w:r w:rsidR="00710C7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154608C6" w:rsidR="00A26F67" w:rsidRDefault="00A26F67" w:rsidP="00704CAA">
      <w:pPr>
        <w:pStyle w:val="Rubric"/>
      </w:pPr>
      <w:r>
        <w:fldChar w:fldCharType="begin"/>
      </w:r>
      <w:r>
        <w:instrText xml:space="preserve"> REF _Ref485365426 \h </w:instrText>
      </w:r>
      <w:r>
        <w:fldChar w:fldCharType="separate"/>
      </w:r>
      <w:r w:rsidR="00710C7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7B2B0EE1"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710C7C">
        <w:rPr>
          <w:noProof/>
        </w:rPr>
        <w:t>543</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710C7C">
        <w:rPr>
          <w:noProof/>
        </w:rPr>
        <w:t>641</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74FACB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710C7C">
        <w:rPr>
          <w:noProof/>
        </w:rPr>
        <w:t>438</w:t>
      </w:r>
      <w:r>
        <w:fldChar w:fldCharType="end"/>
      </w:r>
      <w:r>
        <w:t>, until Part Nine of the Sunday Theotokia before continuing as usual from the Second Canticle.</w:t>
      </w:r>
    </w:p>
    <w:p w14:paraId="7A906C89" w14:textId="23FF541D"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710C7C">
        <w:rPr>
          <w:noProof/>
        </w:rPr>
        <w:t>559</w:t>
      </w:r>
      <w:r w:rsidR="007F3F25">
        <w:fldChar w:fldCharType="end"/>
      </w:r>
      <w:r w:rsidR="007F3F25">
        <w:t>.</w:t>
      </w:r>
    </w:p>
    <w:p w14:paraId="262EA7FD" w14:textId="6B15D72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710C7C">
        <w:rPr>
          <w:noProof/>
        </w:rPr>
        <w:t>348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4AE1223E"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710C7C">
        <w:rPr>
          <w:noProof/>
        </w:rPr>
        <w:t>562</w:t>
      </w:r>
      <w:r w:rsidR="007F3F25">
        <w:fldChar w:fldCharType="end"/>
      </w:r>
      <w:r>
        <w:t>, is said.</w:t>
      </w:r>
    </w:p>
    <w:p w14:paraId="02804624" w14:textId="1A36292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710C7C">
        <w:rPr>
          <w:noProof/>
          <w:lang w:val="en-US"/>
        </w:rPr>
        <w:t>641</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4A4648C8"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710C7C">
        <w:rPr>
          <w:noProof/>
        </w:rPr>
        <w:t>566</w:t>
      </w:r>
      <w:r>
        <w:fldChar w:fldCharType="end"/>
      </w:r>
      <w:r>
        <w:t>, is said instead of the following.</w:t>
      </w:r>
    </w:p>
    <w:p w14:paraId="367D7149" w14:textId="4030D752"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710C7C">
        <w:rPr>
          <w:noProof/>
          <w:lang w:val="en-US"/>
        </w:rPr>
        <w:t>648</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09F4760A"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710C7C">
        <w:rPr>
          <w:noProof/>
        </w:rPr>
        <w:t>618</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FB7DDE7"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710C7C">
        <w:rPr>
          <w:noProof/>
        </w:rPr>
        <w:t>570</w:t>
      </w:r>
      <w:r>
        <w:fldChar w:fldCharType="end"/>
      </w:r>
      <w:r>
        <w:t>.</w:t>
      </w:r>
    </w:p>
    <w:p w14:paraId="4DC65A5B" w14:textId="5468E3AB"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710C7C">
        <w:rPr>
          <w:noProof/>
        </w:rPr>
        <w:t>652</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44E9F2CF"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710C7C">
        <w:rPr>
          <w:noProof/>
          <w:lang w:val="en-US"/>
        </w:rPr>
        <w:t>698</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5FE145C0"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710C7C">
        <w:rPr>
          <w:noProof/>
          <w:lang w:val="en-US"/>
        </w:rPr>
        <w:t>1251</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0A996827"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710C7C">
        <w:t>Psali Adam After the Fourth Canticle</w:t>
      </w:r>
      <w:r>
        <w:fldChar w:fldCharType="end"/>
      </w:r>
      <w:r>
        <w:t xml:space="preserve">, page </w:t>
      </w:r>
      <w:r>
        <w:fldChar w:fldCharType="begin"/>
      </w:r>
      <w:r>
        <w:instrText xml:space="preserve"> PAGEREF _Ref482774011 \h </w:instrText>
      </w:r>
      <w:r>
        <w:fldChar w:fldCharType="separate"/>
      </w:r>
      <w:r w:rsidR="00710C7C">
        <w:rPr>
          <w:noProof/>
        </w:rPr>
        <w:t>659</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710C7C">
        <w:rPr>
          <w:noProof/>
        </w:rPr>
        <w:t>416</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710C7C">
        <w:rPr>
          <w:noProof/>
        </w:rPr>
        <w:t>698</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5CA4FF49" w:rsidR="00E35F1F" w:rsidRDefault="00E35F1F" w:rsidP="00E35F1F">
      <w:pPr>
        <w:pStyle w:val="Rubric"/>
      </w:pPr>
      <w:r>
        <w:t xml:space="preserve">On non-Sundays, return to the Second Canticle on Page </w:t>
      </w:r>
      <w:fldSimple w:instr=" PAGEREF _Ref297493889 ">
        <w:r w:rsidR="00710C7C">
          <w:rPr>
            <w:noProof/>
          </w:rPr>
          <w:t>342</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C8111F4"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710C7C">
        <w:rPr>
          <w:noProof/>
        </w:rPr>
        <w:t>455</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598FF3ED"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710C7C">
        <w:rPr>
          <w:noProof/>
        </w:rPr>
        <w:t>455</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1147C27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710C7C">
        <w:rPr>
          <w:noProof/>
        </w:rPr>
        <w:t>537</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5E6CF4A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710C7C">
        <w:rPr>
          <w:noProof/>
        </w:rPr>
        <w:t>537</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AAC348A"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710C7C">
        <w:rPr>
          <w:noProof/>
        </w:rPr>
        <w:t>537</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70D4D7A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710C7C">
        <w:rPr>
          <w:noProof/>
        </w:rPr>
        <w:t>5</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235F1D6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710C7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710C7C">
        <w:rPr>
          <w:noProof/>
        </w:rPr>
        <w:t>330</w:t>
      </w:r>
      <w:r w:rsidRPr="005E37D0">
        <w:fldChar w:fldCharType="end"/>
      </w:r>
    </w:p>
    <w:p w14:paraId="25E6EAD4" w14:textId="44103223"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710C7C">
        <w:t>Psalm</w:t>
      </w:r>
      <w:r w:rsidR="00710C7C" w:rsidRPr="00AB1781">
        <w:t xml:space="preserve"> 50</w:t>
      </w:r>
      <w:r w:rsidR="00710C7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710C7C">
        <w:rPr>
          <w:noProof/>
        </w:rPr>
        <w:t>159</w:t>
      </w:r>
      <w:r w:rsidRPr="005E37D0">
        <w:fldChar w:fldCharType="end"/>
      </w:r>
    </w:p>
    <w:p w14:paraId="26CB8E59" w14:textId="465A4C57"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710C7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710C7C">
        <w:rPr>
          <w:noProof/>
        </w:rPr>
        <w:t>333</w:t>
      </w:r>
      <w:r w:rsidRPr="005E37D0">
        <w:fldChar w:fldCharType="end"/>
      </w:r>
    </w:p>
    <w:p w14:paraId="6A20C32C" w14:textId="4FB11D69"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710C7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710C7C">
        <w:rPr>
          <w:noProof/>
        </w:rPr>
        <w:t>543</w:t>
      </w:r>
      <w:r w:rsidRPr="005E37D0">
        <w:fldChar w:fldCharType="end"/>
      </w:r>
    </w:p>
    <w:p w14:paraId="05EC5CD5" w14:textId="6924D175"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710C7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710C7C">
        <w:rPr>
          <w:noProof/>
        </w:rPr>
        <w:t>551</w:t>
      </w:r>
      <w:r w:rsidRPr="005E37D0">
        <w:fldChar w:fldCharType="end"/>
      </w:r>
    </w:p>
    <w:p w14:paraId="57B215CB" w14:textId="005023BA"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710C7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710C7C">
        <w:rPr>
          <w:noProof/>
        </w:rPr>
        <w:t>337</w:t>
      </w:r>
      <w:r w:rsidRPr="005E37D0">
        <w:fldChar w:fldCharType="end"/>
      </w:r>
    </w:p>
    <w:p w14:paraId="65FAF259" w14:textId="2558D60E"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710C7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710C7C">
        <w:rPr>
          <w:noProof/>
        </w:rPr>
        <w:t>340</w:t>
      </w:r>
      <w:r w:rsidRPr="005E37D0">
        <w:fldChar w:fldCharType="end"/>
      </w:r>
    </w:p>
    <w:p w14:paraId="673025DC" w14:textId="6C7A3084"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710C7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710C7C">
        <w:rPr>
          <w:noProof/>
        </w:rPr>
        <w:t>559</w:t>
      </w:r>
      <w:r w:rsidRPr="005E37D0">
        <w:fldChar w:fldCharType="end"/>
      </w:r>
    </w:p>
    <w:p w14:paraId="3D29477B" w14:textId="56C9CF50"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710C7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710C7C">
        <w:rPr>
          <w:noProof/>
        </w:rPr>
        <w:t>459</w:t>
      </w:r>
      <w:r w:rsidRPr="005E37D0">
        <w:fldChar w:fldCharType="end"/>
      </w:r>
    </w:p>
    <w:p w14:paraId="73A81C5C" w14:textId="1B953D95"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710C7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710C7C">
        <w:rPr>
          <w:noProof/>
        </w:rPr>
        <w:t>464</w:t>
      </w:r>
      <w:r w:rsidRPr="005E37D0">
        <w:fldChar w:fldCharType="end"/>
      </w:r>
    </w:p>
    <w:p w14:paraId="1354FE18" w14:textId="4BDFBC04"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710C7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710C7C">
        <w:rPr>
          <w:noProof/>
        </w:rPr>
        <w:t>605</w:t>
      </w:r>
      <w:r w:rsidRPr="005E37D0">
        <w:fldChar w:fldCharType="end"/>
      </w:r>
    </w:p>
    <w:p w14:paraId="3EA49E2F" w14:textId="5027F551"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710C7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710C7C">
        <w:rPr>
          <w:noProof/>
        </w:rPr>
        <w:t>474</w:t>
      </w:r>
      <w:r w:rsidRPr="005E37D0">
        <w:fldChar w:fldCharType="end"/>
      </w:r>
    </w:p>
    <w:p w14:paraId="4C554525" w14:textId="0A093B41"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710C7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710C7C">
        <w:rPr>
          <w:noProof/>
        </w:rPr>
        <w:t>476</w:t>
      </w:r>
      <w:r w:rsidRPr="005E37D0">
        <w:fldChar w:fldCharType="end"/>
      </w:r>
    </w:p>
    <w:p w14:paraId="7E4A6EA2" w14:textId="3BCFFF8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710C7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710C7C">
        <w:rPr>
          <w:noProof/>
        </w:rPr>
        <w:t>610</w:t>
      </w:r>
      <w:r w:rsidRPr="005E37D0">
        <w:fldChar w:fldCharType="end"/>
      </w:r>
    </w:p>
    <w:p w14:paraId="08834706" w14:textId="78B59BA7"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710C7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710C7C">
        <w:rPr>
          <w:noProof/>
        </w:rPr>
        <w:t>562</w:t>
      </w:r>
      <w:r w:rsidRPr="005E37D0">
        <w:fldChar w:fldCharType="end"/>
      </w:r>
    </w:p>
    <w:p w14:paraId="2F48628F" w14:textId="5D4D2160"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710C7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710C7C">
        <w:rPr>
          <w:noProof/>
        </w:rPr>
        <w:t>342</w:t>
      </w:r>
      <w:r w:rsidRPr="005E37D0">
        <w:fldChar w:fldCharType="end"/>
      </w:r>
    </w:p>
    <w:p w14:paraId="06F9D654" w14:textId="2AF7F0BC"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710C7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710C7C">
        <w:rPr>
          <w:noProof/>
        </w:rPr>
        <w:t>346</w:t>
      </w:r>
      <w:r w:rsidRPr="005E37D0">
        <w:fldChar w:fldCharType="end"/>
      </w:r>
    </w:p>
    <w:p w14:paraId="39A007D8" w14:textId="4BAF01C5"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710C7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710C7C">
        <w:rPr>
          <w:noProof/>
        </w:rPr>
        <w:t>566</w:t>
      </w:r>
      <w:r w:rsidRPr="005E37D0">
        <w:fldChar w:fldCharType="end"/>
      </w:r>
    </w:p>
    <w:p w14:paraId="4B59AD34" w14:textId="304775D6"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710C7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710C7C">
        <w:rPr>
          <w:noProof/>
        </w:rPr>
        <w:t>486</w:t>
      </w:r>
      <w:r w:rsidRPr="005E37D0">
        <w:fldChar w:fldCharType="end"/>
      </w:r>
    </w:p>
    <w:p w14:paraId="4A568586" w14:textId="16548A2D"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710C7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710C7C">
        <w:rPr>
          <w:noProof/>
        </w:rPr>
        <w:t>488</w:t>
      </w:r>
      <w:r w:rsidRPr="005E37D0">
        <w:fldChar w:fldCharType="end"/>
      </w:r>
    </w:p>
    <w:p w14:paraId="744D3327" w14:textId="290E25D1"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710C7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710C7C">
        <w:rPr>
          <w:noProof/>
        </w:rPr>
        <w:t>613</w:t>
      </w:r>
      <w:r w:rsidRPr="005E37D0">
        <w:fldChar w:fldCharType="end"/>
      </w:r>
    </w:p>
    <w:p w14:paraId="50B05854" w14:textId="40A6E483"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710C7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710C7C">
        <w:rPr>
          <w:noProof/>
        </w:rPr>
        <w:t>498</w:t>
      </w:r>
      <w:r w:rsidRPr="005E37D0">
        <w:fldChar w:fldCharType="end"/>
      </w:r>
    </w:p>
    <w:p w14:paraId="18395D6B" w14:textId="7A12AE01"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710C7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710C7C">
        <w:rPr>
          <w:noProof/>
        </w:rPr>
        <w:t>500</w:t>
      </w:r>
      <w:r w:rsidRPr="005E37D0">
        <w:fldChar w:fldCharType="end"/>
      </w:r>
    </w:p>
    <w:p w14:paraId="6BC18F9C" w14:textId="4F2AC6E1"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710C7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710C7C">
        <w:rPr>
          <w:noProof/>
        </w:rPr>
        <w:t>618</w:t>
      </w:r>
      <w:r w:rsidRPr="005E37D0">
        <w:fldChar w:fldCharType="end"/>
      </w:r>
    </w:p>
    <w:p w14:paraId="7BAF4748" w14:textId="483826CE"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710C7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710C7C">
        <w:rPr>
          <w:noProof/>
        </w:rPr>
        <w:t>570</w:t>
      </w:r>
      <w:r w:rsidRPr="005E37D0">
        <w:fldChar w:fldCharType="end"/>
      </w:r>
    </w:p>
    <w:p w14:paraId="0E4E9FDA" w14:textId="30406104"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710C7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710C7C">
        <w:rPr>
          <w:noProof/>
        </w:rPr>
        <w:t>368</w:t>
      </w:r>
      <w:r w:rsidRPr="005E37D0">
        <w:fldChar w:fldCharType="end"/>
      </w:r>
    </w:p>
    <w:p w14:paraId="79572A0F" w14:textId="74C3E706"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710C7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710C7C">
        <w:rPr>
          <w:noProof/>
        </w:rPr>
        <w:t>379</w:t>
      </w:r>
      <w:r w:rsidRPr="005E37D0">
        <w:fldChar w:fldCharType="end"/>
      </w:r>
    </w:p>
    <w:p w14:paraId="1FF586AD" w14:textId="7105474D"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710C7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710C7C">
        <w:rPr>
          <w:noProof/>
        </w:rPr>
        <w:t>574</w:t>
      </w:r>
      <w:r w:rsidRPr="005E37D0">
        <w:fldChar w:fldCharType="end"/>
      </w:r>
    </w:p>
    <w:p w14:paraId="293C4CD4" w14:textId="66A2A612"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710C7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710C7C">
        <w:rPr>
          <w:noProof/>
        </w:rPr>
        <w:t>383</w:t>
      </w:r>
      <w:r w:rsidRPr="005E37D0">
        <w:fldChar w:fldCharType="end"/>
      </w:r>
    </w:p>
    <w:p w14:paraId="095C1A6A" w14:textId="73CD5941"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710C7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710C7C">
        <w:rPr>
          <w:noProof/>
        </w:rPr>
        <w:t>384</w:t>
      </w:r>
      <w:r w:rsidRPr="005E37D0">
        <w:fldChar w:fldCharType="end"/>
      </w:r>
    </w:p>
    <w:p w14:paraId="2D6E0D3B" w14:textId="19800293"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710C7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710C7C">
        <w:rPr>
          <w:noProof/>
        </w:rPr>
        <w:t>404</w:t>
      </w:r>
      <w:r w:rsidRPr="005E37D0">
        <w:fldChar w:fldCharType="end"/>
      </w:r>
    </w:p>
    <w:p w14:paraId="71FE572A" w14:textId="65D5E4B2"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710C7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710C7C">
        <w:rPr>
          <w:noProof/>
        </w:rPr>
        <w:t>513</w:t>
      </w:r>
      <w:r w:rsidRPr="005E37D0">
        <w:fldChar w:fldCharType="end"/>
      </w:r>
    </w:p>
    <w:p w14:paraId="4562D214" w14:textId="1BE11A1D"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710C7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710C7C">
        <w:rPr>
          <w:noProof/>
        </w:rPr>
        <w:t>515</w:t>
      </w:r>
      <w:r w:rsidRPr="005E37D0">
        <w:fldChar w:fldCharType="end"/>
      </w:r>
    </w:p>
    <w:p w14:paraId="7B2231CA" w14:textId="48E21A62"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710C7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710C7C">
        <w:rPr>
          <w:noProof/>
        </w:rPr>
        <w:t>627</w:t>
      </w:r>
      <w:r w:rsidRPr="005E37D0">
        <w:fldChar w:fldCharType="end"/>
      </w:r>
    </w:p>
    <w:p w14:paraId="69DCFB21" w14:textId="69A9C0B2"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710C7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710C7C">
        <w:rPr>
          <w:noProof/>
        </w:rPr>
        <w:t>522</w:t>
      </w:r>
      <w:r w:rsidRPr="005E37D0">
        <w:fldChar w:fldCharType="end"/>
      </w:r>
    </w:p>
    <w:p w14:paraId="5D9B1ECB" w14:textId="67F47048"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710C7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710C7C">
        <w:rPr>
          <w:noProof/>
        </w:rPr>
        <w:t>527</w:t>
      </w:r>
      <w:r w:rsidRPr="005E37D0">
        <w:fldChar w:fldCharType="end"/>
      </w:r>
    </w:p>
    <w:p w14:paraId="22F92A9D" w14:textId="5DDDC6B6"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710C7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710C7C">
        <w:rPr>
          <w:noProof/>
        </w:rPr>
        <w:t>632</w:t>
      </w:r>
      <w:r w:rsidRPr="005E37D0">
        <w:fldChar w:fldCharType="end"/>
      </w:r>
    </w:p>
    <w:p w14:paraId="4BE48CD8" w14:textId="630D8622"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710C7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710C7C">
        <w:rPr>
          <w:noProof/>
        </w:rPr>
        <w:t>637</w:t>
      </w:r>
      <w:r w:rsidRPr="005E37D0">
        <w:fldChar w:fldCharType="end"/>
      </w:r>
    </w:p>
    <w:p w14:paraId="19FC2312" w14:textId="4913E6D3"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710C7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710C7C">
        <w:rPr>
          <w:noProof/>
        </w:rPr>
        <w:t>639</w:t>
      </w:r>
      <w:r w:rsidRPr="005E37D0">
        <w:fldChar w:fldCharType="end"/>
      </w:r>
    </w:p>
    <w:p w14:paraId="78DA32E4" w14:textId="1F0773CC"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710C7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710C7C">
        <w:rPr>
          <w:noProof/>
        </w:rPr>
        <w:t>537</w:t>
      </w:r>
      <w:r w:rsidRPr="005E37D0">
        <w:fldChar w:fldCharType="end"/>
      </w:r>
    </w:p>
    <w:p w14:paraId="65DF4E5C" w14:textId="4BF5EC36"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710C7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710C7C">
        <w:rPr>
          <w:noProof/>
        </w:rPr>
        <w:t>406</w:t>
      </w:r>
      <w:r w:rsidRPr="005E37D0">
        <w:fldChar w:fldCharType="end"/>
      </w:r>
    </w:p>
    <w:p w14:paraId="42CE113D" w14:textId="3A45475A"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710C7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710C7C">
        <w:rPr>
          <w:noProof/>
        </w:rPr>
        <w:t>417</w:t>
      </w:r>
      <w:r w:rsidRPr="005E37D0">
        <w:fldChar w:fldCharType="end"/>
      </w:r>
    </w:p>
    <w:p w14:paraId="767827A0" w14:textId="25F25D4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710C7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710C7C">
        <w:rPr>
          <w:noProof/>
        </w:rPr>
        <w:t>580</w:t>
      </w:r>
      <w:r w:rsidRPr="005E37D0">
        <w:fldChar w:fldCharType="end"/>
      </w:r>
    </w:p>
    <w:p w14:paraId="7A95167D" w14:textId="40E9E18D"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710C7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710C7C">
        <w:rPr>
          <w:noProof/>
        </w:rPr>
        <w:t>423</w:t>
      </w:r>
      <w:r w:rsidRPr="005E37D0">
        <w:fldChar w:fldCharType="end"/>
      </w:r>
    </w:p>
    <w:p w14:paraId="448CB2DE" w14:textId="0D9D1294"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710C7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710C7C">
        <w:rPr>
          <w:noProof/>
        </w:rPr>
        <w:t>588</w:t>
      </w:r>
      <w:r w:rsidRPr="005E37D0">
        <w:fldChar w:fldCharType="end"/>
      </w:r>
    </w:p>
    <w:p w14:paraId="64B6D96B" w14:textId="08DC2E68"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710C7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710C7C">
        <w:rPr>
          <w:noProof/>
        </w:rPr>
        <w:t>456</w:t>
      </w:r>
      <w:r w:rsidRPr="005E37D0">
        <w:fldChar w:fldCharType="end"/>
      </w:r>
    </w:p>
    <w:p w14:paraId="55BFD7DA" w14:textId="33CDFFC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710C7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710C7C">
        <w:rPr>
          <w:noProof/>
        </w:rPr>
        <w:t>55</w:t>
      </w:r>
      <w:r w:rsidRPr="005E37D0">
        <w:fldChar w:fldCharType="end"/>
      </w:r>
    </w:p>
    <w:p w14:paraId="3BC8BB4F" w14:textId="518C12DE"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710C7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710C7C">
        <w:rPr>
          <w:noProof/>
        </w:rPr>
        <w:t>6</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441FA48B"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710C7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710C7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2D0418AC"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710C7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96" w:name="_Ref448228543"/>
      <w:bookmarkStart w:id="1197" w:name="_Ref448228546"/>
      <w:bookmarkStart w:id="1198" w:name="_Ref448471804"/>
      <w:bookmarkStart w:id="1199" w:name="_Toc485884443"/>
      <w:r>
        <w:lastRenderedPageBreak/>
        <w:t>The Book of Psalis and Doxologies</w:t>
      </w:r>
      <w:bookmarkEnd w:id="225"/>
      <w:bookmarkEnd w:id="226"/>
      <w:bookmarkEnd w:id="227"/>
      <w:bookmarkEnd w:id="1196"/>
      <w:bookmarkEnd w:id="1197"/>
      <w:bookmarkEnd w:id="1198"/>
      <w:bookmarkEnd w:id="1199"/>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0" w:name="_Toc485884444"/>
      <w:bookmarkStart w:id="1201" w:name="_Toc410196197"/>
      <w:bookmarkStart w:id="1202" w:name="_Toc410196439"/>
      <w:bookmarkStart w:id="1203" w:name="_Toc410196941"/>
      <w:r>
        <w:lastRenderedPageBreak/>
        <w:t>General and Common Doxologies</w:t>
      </w:r>
      <w:bookmarkEnd w:id="1200"/>
    </w:p>
    <w:p w14:paraId="1B082926" w14:textId="77777777" w:rsidR="009C13E9" w:rsidRDefault="009C13E9" w:rsidP="009C13E9">
      <w:pPr>
        <w:pStyle w:val="Heading3"/>
      </w:pPr>
      <w:bookmarkStart w:id="1204" w:name="_Ref434488390"/>
      <w:r>
        <w:t>The Doxology of the Heavenly</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5"/>
            <w:r>
              <w:t>The great and holy luminaries,</w:t>
            </w:r>
            <w:commentRangeEnd w:id="1205"/>
            <w:r>
              <w:rPr>
                <w:rStyle w:val="CommentReference"/>
                <w:rFonts w:ascii="Times New Roman" w:hAnsi="Times New Roman"/>
              </w:rPr>
              <w:commentReference w:id="120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6"/>
            <w:r>
              <w:rPr>
                <w:rStyle w:val="CommentReference"/>
                <w:rFonts w:ascii="Times New Roman" w:hAnsi="Times New Roman"/>
              </w:rPr>
              <w:commentReference w:id="120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7"/>
            <w:r w:rsidRPr="00602B0F">
              <w:t xml:space="preserve">O Lord, </w:t>
            </w:r>
            <w:commentRangeEnd w:id="1207"/>
            <w:r>
              <w:rPr>
                <w:rStyle w:val="CommentReference"/>
                <w:rFonts w:ascii="Times New Roman" w:hAnsi="Times New Roman"/>
              </w:rPr>
              <w:commentReference w:id="120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8" w:name="_Ref434488524"/>
      <w:r>
        <w:t>The Doxology of St. John the Baptist</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09" w:name="_Ref434488546"/>
      <w:r>
        <w:t>Another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0" w:name="_Ref434488644"/>
      <w:r>
        <w:lastRenderedPageBreak/>
        <w:t>A Doxology for the Apostles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1"/>
            <w:r>
              <w:t xml:space="preserve">called </w:t>
            </w:r>
            <w:commentRangeEnd w:id="1211"/>
            <w:r>
              <w:rPr>
                <w:rStyle w:val="CommentReference"/>
                <w:rFonts w:ascii="Times New Roman" w:eastAsiaTheme="minorHAnsi" w:hAnsi="Times New Roman" w:cstheme="minorBidi"/>
                <w:color w:val="auto"/>
              </w:rPr>
              <w:commentReference w:id="121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2"/>
            <w:r>
              <w:t>Who loved him greatly.</w:t>
            </w:r>
            <w:commentRangeEnd w:id="1212"/>
            <w:r>
              <w:rPr>
                <w:rStyle w:val="CommentReference"/>
                <w:rFonts w:ascii="Times New Roman" w:eastAsiaTheme="minorHAnsi" w:hAnsi="Times New Roman" w:cstheme="minorBidi"/>
                <w:color w:val="auto"/>
              </w:rPr>
              <w:commentReference w:id="121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3" w:name="_Ref434488657"/>
      <w:r>
        <w:t>Another Doxology for the Apostles</w:t>
      </w:r>
      <w:bookmarkEnd w:id="12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4"/>
            <w:r>
              <w:t xml:space="preserve">Our </w:t>
            </w:r>
            <w:commentRangeEnd w:id="1214"/>
            <w:r>
              <w:rPr>
                <w:rStyle w:val="CommentReference"/>
                <w:rFonts w:ascii="Times New Roman" w:eastAsiaTheme="minorHAnsi" w:hAnsi="Times New Roman" w:cstheme="minorBidi"/>
                <w:color w:val="auto"/>
              </w:rPr>
              <w:commentReference w:id="121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5"/>
            <w:r>
              <w:t xml:space="preserve">And </w:t>
            </w:r>
            <w:commentRangeEnd w:id="1215"/>
            <w:r>
              <w:rPr>
                <w:rStyle w:val="CommentReference"/>
                <w:rFonts w:ascii="Times New Roman" w:eastAsiaTheme="minorHAnsi" w:hAnsi="Times New Roman" w:cstheme="minorBidi"/>
                <w:color w:val="auto"/>
              </w:rPr>
              <w:commentReference w:id="121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6"/>
            <w:r>
              <w:t>And was numbered with</w:t>
            </w:r>
          </w:p>
          <w:p w14:paraId="5527B3A6" w14:textId="77777777" w:rsidR="004C7F73" w:rsidRDefault="004C7F73" w:rsidP="004C7F73">
            <w:pPr>
              <w:pStyle w:val="EngHangEnd"/>
            </w:pPr>
            <w:r>
              <w:t>The rest of the Apostles.</w:t>
            </w:r>
            <w:commentRangeEnd w:id="1216"/>
            <w:r>
              <w:rPr>
                <w:rStyle w:val="CommentReference"/>
                <w:rFonts w:ascii="Times New Roman" w:eastAsiaTheme="minorHAnsi" w:hAnsi="Times New Roman" w:cstheme="minorBidi"/>
                <w:color w:val="auto"/>
              </w:rPr>
              <w:commentReference w:id="121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7"/>
            <w:r>
              <w:t xml:space="preserve">sound </w:t>
            </w:r>
            <w:commentRangeEnd w:id="1217"/>
            <w:r>
              <w:rPr>
                <w:rStyle w:val="CommentReference"/>
                <w:rFonts w:ascii="Times New Roman" w:eastAsiaTheme="minorHAnsi" w:hAnsi="Times New Roman" w:cstheme="minorBidi"/>
                <w:color w:val="auto"/>
              </w:rPr>
              <w:commentReference w:id="121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8" w:name="_Ref434488814"/>
      <w:r>
        <w:t>The Doxology of St. Mark</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19" w:name="_Ref434488992"/>
      <w:r>
        <w:t>The Doxology of Any Apostle</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0"/>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0"/>
            <w:r>
              <w:rPr>
                <w:rStyle w:val="CommentReference"/>
                <w:rFonts w:ascii="Times New Roman" w:eastAsiaTheme="minorHAnsi" w:hAnsi="Times New Roman" w:cstheme="minorBidi"/>
                <w:color w:val="auto"/>
              </w:rPr>
              <w:commentReference w:id="1220"/>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1"/>
            <w:r>
              <w:t>compatriots</w:t>
            </w:r>
            <w:commentRangeEnd w:id="1221"/>
            <w:r>
              <w:rPr>
                <w:rStyle w:val="CommentReference"/>
                <w:rFonts w:ascii="Times New Roman" w:eastAsiaTheme="minorHAnsi" w:hAnsi="Times New Roman" w:cstheme="minorBidi"/>
                <w:color w:val="auto"/>
              </w:rPr>
              <w:commentReference w:id="1221"/>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2" w:name="_Ref434489014"/>
      <w:r>
        <w:t>The Doxology of St. Stephen</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3" w:name="_Ref434489170"/>
      <w:r>
        <w:lastRenderedPageBreak/>
        <w:t>The Doxology of St. George</w:t>
      </w:r>
      <w:bookmarkEnd w:id="1223"/>
    </w:p>
    <w:p w14:paraId="76C5C4CE" w14:textId="77777777" w:rsidR="00710C7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710C7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710C7C">
        <w:t xml:space="preserve">See the Doxologies, Psali, and Theotokia for the Virgin. See August 9 / Mesori 16: The Assumption of the Virgin, page </w:t>
      </w:r>
      <w:r w:rsidR="00710C7C">
        <w:rPr>
          <w:noProof/>
        </w:rPr>
        <w:t>1104</w:t>
      </w:r>
      <w:r w:rsidR="00710C7C">
        <w:t>.</w:t>
      </w:r>
    </w:p>
    <w:p w14:paraId="066A4290" w14:textId="17757057" w:rsidR="00AF6D10" w:rsidRPr="00AF6D10" w:rsidRDefault="00710C7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1013</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4" w:name="_Ref434490082"/>
      <w:r>
        <w:t>The Doxology of St. Demiana</w:t>
      </w:r>
      <w:bookmarkEnd w:id="1224"/>
    </w:p>
    <w:p w14:paraId="10DFBB59" w14:textId="74B6DDE3"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710C7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710C7C">
        <w:rPr>
          <w:noProof/>
        </w:rPr>
        <w:t>964</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5" w:name="_Ref434489950"/>
      <w:r>
        <w:t>The Doxology of the Martyrs</w:t>
      </w:r>
      <w:bookmarkEnd w:id="12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lastRenderedPageBreak/>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lastRenderedPageBreak/>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6"/>
            <w:r>
              <w:t>Akrash</w:t>
            </w:r>
            <w:commentRangeEnd w:id="1226"/>
            <w:r>
              <w:rPr>
                <w:rStyle w:val="CommentReference"/>
              </w:rPr>
              <w:commentReference w:id="1226"/>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lastRenderedPageBreak/>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7" w:name="_Ref434490311"/>
      <w:r>
        <w:t>The Doxology of St. Anthony and St. Paul</w:t>
      </w:r>
      <w:bookmarkEnd w:id="1227"/>
    </w:p>
    <w:p w14:paraId="716265E5" w14:textId="4DAD936C"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710C7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710C7C">
        <w:rPr>
          <w:noProof/>
        </w:rPr>
        <w:t>969</w:t>
      </w:r>
      <w:r w:rsidR="00131ECE">
        <w:fldChar w:fldCharType="end"/>
      </w:r>
      <w:r>
        <w:t xml:space="preserve">, and </w:t>
      </w:r>
      <w:r w:rsidR="00191A26">
        <w:fldChar w:fldCharType="begin"/>
      </w:r>
      <w:r w:rsidR="00191A26">
        <w:instrText xml:space="preserve"> REF _Ref434490368 \h </w:instrText>
      </w:r>
      <w:r w:rsidR="00191A26">
        <w:fldChar w:fldCharType="separate"/>
      </w:r>
      <w:r w:rsidR="00710C7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710C7C">
        <w:rPr>
          <w:noProof/>
        </w:rPr>
        <w:t>972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8"/>
            <w:r w:rsidRPr="004764BD">
              <w:t>give light to</w:t>
            </w:r>
            <w:commentRangeEnd w:id="1228"/>
            <w:r>
              <w:rPr>
                <w:rStyle w:val="CommentReference"/>
                <w:rFonts w:ascii="Times New Roman" w:eastAsiaTheme="minorHAnsi" w:hAnsi="Times New Roman" w:cstheme="minorBidi"/>
                <w:color w:val="auto"/>
              </w:rPr>
              <w:commentReference w:id="1228"/>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lastRenderedPageBreak/>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29" w:name="_Ref434490826"/>
      <w:r>
        <w:t>The Doxology of St. Pishoy and St. Paul of Tammah</w:t>
      </w:r>
      <w:bookmarkEnd w:id="1229"/>
    </w:p>
    <w:p w14:paraId="204E33B1" w14:textId="5A7909C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710C7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710C7C">
        <w:rPr>
          <w:lang w:val="en-US"/>
        </w:rPr>
        <w:t>July 2 / Epip 8: St. Pishoy</w:t>
      </w:r>
      <w:r>
        <w:fldChar w:fldCharType="end"/>
      </w:r>
      <w:r>
        <w:t xml:space="preserve">, page </w:t>
      </w:r>
      <w:r>
        <w:fldChar w:fldCharType="begin"/>
      </w:r>
      <w:r>
        <w:instrText xml:space="preserve"> PAGEREF _Ref434490783 \h </w:instrText>
      </w:r>
      <w:r>
        <w:fldChar w:fldCharType="separate"/>
      </w:r>
      <w:r w:rsidR="00710C7C">
        <w:rPr>
          <w:noProof/>
        </w:rPr>
        <w:t>1081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0" w:name="_Ref434492161"/>
      <w:r>
        <w:lastRenderedPageBreak/>
        <w:t>The Doxology of St. Athanasius the Apostolic</w:t>
      </w:r>
      <w:bookmarkEnd w:id="1230"/>
      <w:r w:rsidR="00B52F78">
        <w:rPr>
          <w:rStyle w:val="FootnoteReference"/>
        </w:rPr>
        <w:footnoteReference w:id="979"/>
      </w:r>
    </w:p>
    <w:p w14:paraId="1BC7DA79" w14:textId="27DB81B4"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710C7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710C7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710C7C">
        <w:rPr>
          <w:noProof/>
        </w:rPr>
        <w:t>1020</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710C7C">
        <w:rPr>
          <w:noProof/>
        </w:rPr>
        <w:t>1022</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1" w:name="_Ref434492536"/>
      <w:r>
        <w:t xml:space="preserve">The Doxology of </w:t>
      </w:r>
      <w:r w:rsidR="00231798">
        <w:t>the</w:t>
      </w:r>
      <w:r>
        <w:t xml:space="preserve"> Cross Bearers</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2" w:name="_Ref434492645"/>
      <w:r>
        <w:t>The Doxology for a Hierarch Who is Present</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2"/>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2"/>
            <w:r>
              <w:rPr>
                <w:rStyle w:val="CommentReference"/>
                <w:rFonts w:ascii="Times New Roman" w:eastAsiaTheme="minorHAnsi" w:hAnsi="Times New Roman" w:cstheme="minorBidi"/>
                <w:color w:val="auto"/>
              </w:rPr>
              <w:commentReference w:id="1242"/>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6" w:name="_Toc485884445"/>
      <w:bookmarkStart w:id="1247" w:name="September"/>
      <w:r>
        <w:lastRenderedPageBreak/>
        <w:t>September</w:t>
      </w:r>
      <w:bookmarkEnd w:id="1201"/>
      <w:bookmarkEnd w:id="1202"/>
      <w:bookmarkEnd w:id="120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6"/>
    </w:p>
    <w:sdt>
      <w:sdtPr>
        <w:id w:val="861411790"/>
        <w:docPartObj>
          <w:docPartGallery w:val="Table of Contents"/>
          <w:docPartUnique/>
        </w:docPartObj>
      </w:sdtPr>
      <w:sdtEndPr>
        <w:rPr>
          <w:b/>
          <w:bCs/>
          <w:noProof/>
        </w:rPr>
      </w:sdtEndPr>
      <w:sdtContent>
        <w:p w14:paraId="2DA57EEF" w14:textId="6B3AE7E8"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710C7C">
              <w:rPr>
                <w:noProof/>
                <w:webHidden/>
              </w:rPr>
              <w:t>721</w:t>
            </w:r>
            <w:r w:rsidR="00710C7C">
              <w:rPr>
                <w:noProof/>
                <w:webHidden/>
              </w:rPr>
              <w:fldChar w:fldCharType="end"/>
            </w:r>
          </w:hyperlink>
        </w:p>
        <w:p w14:paraId="4103698C" w14:textId="2C08BD5C" w:rsidR="00710C7C" w:rsidRDefault="003462CF">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710C7C">
              <w:rPr>
                <w:noProof/>
                <w:webHidden/>
              </w:rPr>
              <w:t>735</w:t>
            </w:r>
            <w:r w:rsidR="00710C7C">
              <w:rPr>
                <w:noProof/>
                <w:webHidden/>
              </w:rPr>
              <w:fldChar w:fldCharType="end"/>
            </w:r>
          </w:hyperlink>
        </w:p>
        <w:p w14:paraId="3AF4E7B7" w14:textId="1CC74F2A" w:rsidR="00710C7C" w:rsidRDefault="003462CF">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710C7C">
              <w:rPr>
                <w:noProof/>
                <w:webHidden/>
              </w:rPr>
              <w:t>735</w:t>
            </w:r>
            <w:r w:rsidR="00710C7C">
              <w:rPr>
                <w:noProof/>
                <w:webHidden/>
              </w:rPr>
              <w:fldChar w:fldCharType="end"/>
            </w:r>
          </w:hyperlink>
        </w:p>
        <w:p w14:paraId="606A38BC" w14:textId="6AB14F41" w:rsidR="00710C7C" w:rsidRDefault="003462CF">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710C7C">
              <w:rPr>
                <w:noProof/>
                <w:webHidden/>
              </w:rPr>
              <w:t>735</w:t>
            </w:r>
            <w:r w:rsidR="00710C7C">
              <w:rPr>
                <w:noProof/>
                <w:webHidden/>
              </w:rPr>
              <w:fldChar w:fldCharType="end"/>
            </w:r>
          </w:hyperlink>
        </w:p>
        <w:p w14:paraId="660F7BA8" w14:textId="48F15838" w:rsidR="00710C7C" w:rsidRDefault="003462CF">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710C7C">
              <w:rPr>
                <w:noProof/>
                <w:webHidden/>
              </w:rPr>
              <w:t>737</w:t>
            </w:r>
            <w:r w:rsidR="00710C7C">
              <w:rPr>
                <w:noProof/>
                <w:webHidden/>
              </w:rPr>
              <w:fldChar w:fldCharType="end"/>
            </w:r>
          </w:hyperlink>
        </w:p>
        <w:p w14:paraId="7B07C36E" w14:textId="3D139CF2" w:rsidR="00710C7C" w:rsidRDefault="003462CF">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710C7C">
              <w:rPr>
                <w:noProof/>
                <w:webHidden/>
              </w:rPr>
              <w:t>738</w:t>
            </w:r>
            <w:r w:rsidR="00710C7C">
              <w:rPr>
                <w:noProof/>
                <w:webHidden/>
              </w:rPr>
              <w:fldChar w:fldCharType="end"/>
            </w:r>
          </w:hyperlink>
        </w:p>
        <w:p w14:paraId="73E14646" w14:textId="3B6F371A" w:rsidR="00710C7C" w:rsidRDefault="003462CF">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710C7C">
              <w:rPr>
                <w:noProof/>
                <w:webHidden/>
              </w:rPr>
              <w:t>738</w:t>
            </w:r>
            <w:r w:rsidR="00710C7C">
              <w:rPr>
                <w:noProof/>
                <w:webHidden/>
              </w:rPr>
              <w:fldChar w:fldCharType="end"/>
            </w:r>
          </w:hyperlink>
        </w:p>
        <w:p w14:paraId="2451DA40" w14:textId="35779E29" w:rsidR="00710C7C" w:rsidRDefault="003462CF">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710C7C">
              <w:rPr>
                <w:noProof/>
                <w:webHidden/>
              </w:rPr>
              <w:t>739</w:t>
            </w:r>
            <w:r w:rsidR="00710C7C">
              <w:rPr>
                <w:noProof/>
                <w:webHidden/>
              </w:rPr>
              <w:fldChar w:fldCharType="end"/>
            </w:r>
          </w:hyperlink>
        </w:p>
        <w:p w14:paraId="732E9599" w14:textId="34F19DDD" w:rsidR="00710C7C" w:rsidRDefault="003462CF">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710C7C">
              <w:rPr>
                <w:noProof/>
                <w:webHidden/>
              </w:rPr>
              <w:t>741</w:t>
            </w:r>
            <w:r w:rsidR="00710C7C">
              <w:rPr>
                <w:noProof/>
                <w:webHidden/>
              </w:rPr>
              <w:fldChar w:fldCharType="end"/>
            </w:r>
          </w:hyperlink>
        </w:p>
        <w:p w14:paraId="5D2E124E" w14:textId="0F07F433" w:rsidR="00710C7C" w:rsidRDefault="003462CF">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710C7C">
              <w:rPr>
                <w:noProof/>
                <w:webHidden/>
              </w:rPr>
              <w:t>741</w:t>
            </w:r>
            <w:r w:rsidR="00710C7C">
              <w:rPr>
                <w:noProof/>
                <w:webHidden/>
              </w:rPr>
              <w:fldChar w:fldCharType="end"/>
            </w:r>
          </w:hyperlink>
        </w:p>
        <w:p w14:paraId="4B8120C3" w14:textId="159238F1" w:rsidR="00710C7C" w:rsidRDefault="003462CF">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710C7C">
              <w:rPr>
                <w:noProof/>
                <w:webHidden/>
              </w:rPr>
              <w:t>742</w:t>
            </w:r>
            <w:r w:rsidR="00710C7C">
              <w:rPr>
                <w:noProof/>
                <w:webHidden/>
              </w:rPr>
              <w:fldChar w:fldCharType="end"/>
            </w:r>
          </w:hyperlink>
        </w:p>
        <w:p w14:paraId="33D2BE4B" w14:textId="10B731F8" w:rsidR="00710C7C" w:rsidRDefault="003462CF">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710C7C">
              <w:rPr>
                <w:noProof/>
                <w:webHidden/>
              </w:rPr>
              <w:t>742</w:t>
            </w:r>
            <w:r w:rsidR="00710C7C">
              <w:rPr>
                <w:noProof/>
                <w:webHidden/>
              </w:rPr>
              <w:fldChar w:fldCharType="end"/>
            </w:r>
          </w:hyperlink>
        </w:p>
        <w:p w14:paraId="36DB1AD7" w14:textId="06ED4F21" w:rsidR="00710C7C" w:rsidRDefault="003462CF">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710C7C">
              <w:rPr>
                <w:noProof/>
                <w:webHidden/>
              </w:rPr>
              <w:t>757</w:t>
            </w:r>
            <w:r w:rsidR="00710C7C">
              <w:rPr>
                <w:noProof/>
                <w:webHidden/>
              </w:rPr>
              <w:fldChar w:fldCharType="end"/>
            </w:r>
          </w:hyperlink>
        </w:p>
        <w:p w14:paraId="0EA16A8C" w14:textId="3BE6E7B8" w:rsidR="00710C7C" w:rsidRDefault="003462CF">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710C7C">
              <w:rPr>
                <w:noProof/>
                <w:webHidden/>
              </w:rPr>
              <w:t>757</w:t>
            </w:r>
            <w:r w:rsidR="00710C7C">
              <w:rPr>
                <w:noProof/>
                <w:webHidden/>
              </w:rPr>
              <w:fldChar w:fldCharType="end"/>
            </w:r>
          </w:hyperlink>
        </w:p>
        <w:p w14:paraId="6181386D" w14:textId="4D23E420" w:rsidR="00710C7C" w:rsidRDefault="003462CF">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710C7C">
              <w:rPr>
                <w:noProof/>
                <w:webHidden/>
              </w:rPr>
              <w:t>757</w:t>
            </w:r>
            <w:r w:rsidR="00710C7C">
              <w:rPr>
                <w:noProof/>
                <w:webHidden/>
              </w:rPr>
              <w:fldChar w:fldCharType="end"/>
            </w:r>
          </w:hyperlink>
        </w:p>
        <w:p w14:paraId="355E96F3" w14:textId="4730361A" w:rsidR="00710C7C" w:rsidRDefault="003462CF">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710C7C">
              <w:rPr>
                <w:noProof/>
                <w:webHidden/>
              </w:rPr>
              <w:t>759</w:t>
            </w:r>
            <w:r w:rsidR="00710C7C">
              <w:rPr>
                <w:noProof/>
                <w:webHidden/>
              </w:rPr>
              <w:fldChar w:fldCharType="end"/>
            </w:r>
          </w:hyperlink>
        </w:p>
        <w:p w14:paraId="08D1AA98" w14:textId="1329EF77" w:rsidR="00710C7C" w:rsidRDefault="003462CF">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710C7C">
              <w:rPr>
                <w:noProof/>
                <w:webHidden/>
              </w:rPr>
              <w:t>760</w:t>
            </w:r>
            <w:r w:rsidR="00710C7C">
              <w:rPr>
                <w:noProof/>
                <w:webHidden/>
              </w:rPr>
              <w:fldChar w:fldCharType="end"/>
            </w:r>
          </w:hyperlink>
        </w:p>
        <w:p w14:paraId="6E8A332D" w14:textId="745DC4E0" w:rsidR="00710C7C" w:rsidRDefault="003462CF">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710C7C">
              <w:rPr>
                <w:noProof/>
                <w:webHidden/>
              </w:rPr>
              <w:t>769</w:t>
            </w:r>
            <w:r w:rsidR="00710C7C">
              <w:rPr>
                <w:noProof/>
                <w:webHidden/>
              </w:rPr>
              <w:fldChar w:fldCharType="end"/>
            </w:r>
          </w:hyperlink>
        </w:p>
        <w:p w14:paraId="46DA3AC3" w14:textId="192C29E8" w:rsidR="00710C7C" w:rsidRDefault="003462CF">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710C7C">
              <w:rPr>
                <w:noProof/>
                <w:webHidden/>
              </w:rPr>
              <w:t>769</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8" w:name="_Toc410196198"/>
      <w:bookmarkStart w:id="1249" w:name="_Toc410196440"/>
      <w:bookmarkStart w:id="1250" w:name="_Toc410196942"/>
      <w:r>
        <w:br w:type="page"/>
      </w:r>
    </w:p>
    <w:p w14:paraId="3B77A2B2" w14:textId="6F99453D" w:rsidR="00495F1A" w:rsidRDefault="0092592B" w:rsidP="00495F1A">
      <w:pPr>
        <w:pStyle w:val="Heading3"/>
      </w:pPr>
      <w:bookmarkStart w:id="1251" w:name="_Toc485884473"/>
      <w:r>
        <w:lastRenderedPageBreak/>
        <w:t xml:space="preserve">August 29 (30) / Tho-out 1: </w:t>
      </w:r>
      <w:r w:rsidR="00495F1A">
        <w:t>Ecclesiastical New Year: Nairouz</w:t>
      </w:r>
      <w:bookmarkEnd w:id="1248"/>
      <w:bookmarkEnd w:id="1249"/>
      <w:bookmarkEnd w:id="1250"/>
      <w:bookmarkEnd w:id="1251"/>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2"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3" w:name="_Ref459398951"/>
      <w:r>
        <w:t>The Doxolog</w:t>
      </w:r>
      <w:r w:rsidR="00E21EA3">
        <w:t>y for Ecclesiastical New Year</w:t>
      </w:r>
      <w:bookmarkEnd w:id="1252"/>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4"/>
            <w:r>
              <w:t xml:space="preserve">wiles </w:t>
            </w:r>
            <w:commentRangeEnd w:id="1254"/>
            <w:r>
              <w:rPr>
                <w:rStyle w:val="CommentReference"/>
                <w:rFonts w:ascii="Times New Roman" w:eastAsiaTheme="minorHAnsi" w:hAnsi="Times New Roman" w:cstheme="minorBidi"/>
                <w:color w:val="auto"/>
              </w:rPr>
              <w:commentReference w:id="1254"/>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5" w:name="_Ref434473482"/>
      <w:r>
        <w:t>The Psali Adam</w:t>
      </w:r>
      <w:r w:rsidR="00B411C9">
        <w:t xml:space="preserve"> for the Ecclesiastical New Year</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6"/>
            <w:r>
              <w:t xml:space="preserve">Ϯⲛⲁⲟⲩⲱϣⲧ </w:t>
            </w:r>
            <w:commentRangeEnd w:id="1256"/>
            <w:r>
              <w:rPr>
                <w:rStyle w:val="CommentReference"/>
                <w:rFonts w:ascii="Times New Roman" w:hAnsi="Times New Roman"/>
              </w:rPr>
              <w:commentReference w:id="1256"/>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7"/>
            <w:r>
              <w:t>reign</w:t>
            </w:r>
            <w:commentRangeEnd w:id="1257"/>
            <w:r>
              <w:rPr>
                <w:rStyle w:val="CommentReference"/>
              </w:rPr>
              <w:commentReference w:id="1257"/>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8" w:name="_Ref434473530"/>
      <w:r>
        <w:t xml:space="preserve">The Psali </w:t>
      </w:r>
      <w:r w:rsidR="004E71A7">
        <w:t>Batos for the Ecclesiastical New Year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59"/>
            <w:r>
              <w:t xml:space="preserve">be </w:t>
            </w:r>
            <w:commentRangeEnd w:id="1259"/>
            <w:r>
              <w:rPr>
                <w:rStyle w:val="CommentReference"/>
              </w:rPr>
              <w:commentReference w:id="1259"/>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0"/>
            <w:r>
              <w:t xml:space="preserve">Ⲁⲙⲱⲛⲓ </w:t>
            </w:r>
            <w:commentRangeEnd w:id="1260"/>
            <w:r>
              <w:rPr>
                <w:rStyle w:val="CommentReference"/>
                <w:rFonts w:ascii="Times New Roman" w:hAnsi="Times New Roman"/>
              </w:rPr>
              <w:commentReference w:id="1260"/>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1"/>
            <w:r>
              <w:t xml:space="preserve">the </w:t>
            </w:r>
            <w:commentRangeEnd w:id="1261"/>
            <w:r>
              <w:rPr>
                <w:rStyle w:val="CommentReference"/>
              </w:rPr>
              <w:commentReference w:id="1261"/>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2"/>
            <w:r>
              <w:t xml:space="preserve">entreat </w:t>
            </w:r>
            <w:commentRangeEnd w:id="1262"/>
            <w:r>
              <w:rPr>
                <w:rStyle w:val="CommentReference"/>
              </w:rPr>
              <w:commentReference w:id="1262"/>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3" w:name="_Toc485884474"/>
      <w:r>
        <w:t xml:space="preserve">August 29 (30) / Tho-out 1: </w:t>
      </w:r>
      <w:r w:rsidRPr="00646349">
        <w:t xml:space="preserve">Also </w:t>
      </w:r>
      <w:r>
        <w:t>the Martyrdom of St. Bartholomew the Apostle</w:t>
      </w:r>
      <w:bookmarkEnd w:id="1263"/>
    </w:p>
    <w:p w14:paraId="18F26E46" w14:textId="1E4D9439"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EB1B31">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EB1B31">
        <w:rPr>
          <w:noProof/>
        </w:rPr>
        <w:t>800</w:t>
      </w:r>
      <w:r w:rsidR="00EB1B31">
        <w:fldChar w:fldCharType="end"/>
      </w:r>
      <w:r w:rsidR="00EB1B31">
        <w:t>.</w:t>
      </w:r>
    </w:p>
    <w:p w14:paraId="277D452E" w14:textId="77777777" w:rsidR="0092592B" w:rsidRDefault="0092592B" w:rsidP="0092592B">
      <w:pPr>
        <w:pStyle w:val="Heading3"/>
      </w:pPr>
      <w:bookmarkStart w:id="1264" w:name="_Toc485884475"/>
      <w:r>
        <w:t xml:space="preserve">August 30 (31) / Tho-out 2: </w:t>
      </w:r>
      <w:r w:rsidR="005242D1">
        <w:t xml:space="preserve">Martyrdom of </w:t>
      </w:r>
      <w:r>
        <w:t>St. John the Baptist</w:t>
      </w:r>
      <w:bookmarkEnd w:id="1264"/>
    </w:p>
    <w:p w14:paraId="0BD3AFB5" w14:textId="674B2B04"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10C7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710C7C">
        <w:rPr>
          <w:noProof/>
        </w:rPr>
        <w:t>700</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10C7C">
        <w:rPr>
          <w:noProof/>
        </w:rPr>
        <w:t>701</w:t>
      </w:r>
      <w:r w:rsidR="00191A26">
        <w:fldChar w:fldCharType="end"/>
      </w:r>
      <w:r>
        <w:t>.</w:t>
      </w:r>
    </w:p>
    <w:p w14:paraId="53087CDB" w14:textId="77777777" w:rsidR="00C46B09" w:rsidRDefault="00C46B09" w:rsidP="0039635A">
      <w:pPr>
        <w:pStyle w:val="Heading3"/>
      </w:pPr>
      <w:bookmarkStart w:id="1265" w:name="_Toc485884476"/>
      <w:r>
        <w:t>September 1 (2) / Tho-out 4: St. Verena</w:t>
      </w:r>
      <w:bookmarkEnd w:id="1265"/>
    </w:p>
    <w:p w14:paraId="593C8957" w14:textId="505B2827" w:rsidR="00DB5470" w:rsidRDefault="00296539" w:rsidP="00DB5470">
      <w:pPr>
        <w:pStyle w:val="Heading4"/>
      </w:pPr>
      <w:bookmarkStart w:id="1266"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7" w:name="_Ref459401476"/>
      <w:r>
        <w:t>The Doxology</w:t>
      </w:r>
      <w:r w:rsidR="00B46E6E">
        <w:t xml:space="preserve"> for St. Verena</w:t>
      </w:r>
      <w:bookmarkEnd w:id="1266"/>
      <w:bookmarkEnd w:id="12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8" w:name="_Ref485107976"/>
      <w:bookmarkStart w:id="1269" w:name="_Toc485884477"/>
      <w:r>
        <w:t>September 3 (4) / Tho-out 6: St. Phoebe the Protodeaconess</w:t>
      </w:r>
      <w:r w:rsidR="008C4D26">
        <w:rPr>
          <w:rStyle w:val="FootnoteReference"/>
        </w:rPr>
        <w:footnoteReference w:id="984"/>
      </w:r>
      <w:bookmarkEnd w:id="1268"/>
      <w:bookmarkEnd w:id="1269"/>
    </w:p>
    <w:p w14:paraId="0CD3398B" w14:textId="45AB9974" w:rsidR="00AA0D73" w:rsidRDefault="00AA0D73" w:rsidP="00AA0D73">
      <w:pPr>
        <w:pStyle w:val="Heading4"/>
      </w:pPr>
      <w:bookmarkStart w:id="1270" w:name="_Ref485107985"/>
      <w:r>
        <w:t>The Doxology for St. Phoebe the Protodeaconess</w:t>
      </w:r>
      <w:r>
        <w:rPr>
          <w:rStyle w:val="FootnoteReference"/>
        </w:rPr>
        <w:footnoteReference w:id="985"/>
      </w:r>
      <w:bookmarkEnd w:id="12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1" w:name="_Toc485884478"/>
      <w:r>
        <w:lastRenderedPageBreak/>
        <w:t>September 3 (4) / Tho-out 6: Isaias the Prophet</w:t>
      </w:r>
      <w:bookmarkEnd w:id="1271"/>
    </w:p>
    <w:p w14:paraId="16A6A8C4" w14:textId="3E75D9E7" w:rsidR="005A4893" w:rsidRDefault="005A4893" w:rsidP="005A4893">
      <w:pPr>
        <w:pStyle w:val="Heading4"/>
      </w:pPr>
      <w:bookmarkStart w:id="1272" w:name="_Ref485797659"/>
      <w:r>
        <w:t>The Doxology for Prophet Isaias</w:t>
      </w:r>
      <w:r>
        <w:rPr>
          <w:rStyle w:val="FootnoteReference"/>
        </w:rPr>
        <w:footnoteReference w:id="986"/>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3" w:name="_Toc485884479"/>
      <w:r>
        <w:t>September 4 (5) / Tho-out 7: St. Dioscorus</w:t>
      </w:r>
      <w:bookmarkEnd w:id="1273"/>
    </w:p>
    <w:p w14:paraId="6AE56346" w14:textId="22B73EEC" w:rsidR="0039635A" w:rsidRDefault="00191A26" w:rsidP="0039635A">
      <w:pPr>
        <w:pStyle w:val="Rubric"/>
      </w:pPr>
      <w:r>
        <w:fldChar w:fldCharType="begin"/>
      </w:r>
      <w:r>
        <w:instrText xml:space="preserve"> REF _Ref434492249 \h </w:instrText>
      </w:r>
      <w:r>
        <w:fldChar w:fldCharType="separate"/>
      </w:r>
      <w:r w:rsidR="00710C7C">
        <w:t>The Doxology for St. Severus</w:t>
      </w:r>
      <w:r>
        <w:fldChar w:fldCharType="end"/>
      </w:r>
      <w:r>
        <w:t xml:space="preserve">, </w:t>
      </w:r>
      <w:r>
        <w:fldChar w:fldCharType="begin"/>
      </w:r>
      <w:r>
        <w:instrText xml:space="preserve"> REF _Ref434561058 \h </w:instrText>
      </w:r>
      <w:r>
        <w:fldChar w:fldCharType="separate"/>
      </w:r>
      <w:r w:rsidR="00710C7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710C7C">
        <w:rPr>
          <w:noProof/>
        </w:rPr>
        <w:t>769</w:t>
      </w:r>
      <w:r>
        <w:fldChar w:fldCharType="end"/>
      </w:r>
      <w:r w:rsidR="0039635A">
        <w:t xml:space="preserve"> can be adapted.</w:t>
      </w:r>
    </w:p>
    <w:p w14:paraId="7D1E759A" w14:textId="77777777" w:rsidR="0046481B" w:rsidRDefault="0046481B" w:rsidP="0046481B">
      <w:pPr>
        <w:pStyle w:val="Heading3"/>
      </w:pPr>
      <w:bookmarkStart w:id="1274" w:name="_Toc485884480"/>
      <w:r>
        <w:lastRenderedPageBreak/>
        <w:t>September 4 (5) / Tho-out 7: Also St. Rebecca and her Children</w:t>
      </w:r>
      <w:bookmarkEnd w:id="1274"/>
    </w:p>
    <w:p w14:paraId="51FECB60" w14:textId="7CDB2FBF" w:rsidR="00BD6485" w:rsidRDefault="00BD6485" w:rsidP="00BD6485">
      <w:pPr>
        <w:pStyle w:val="Heading4"/>
      </w:pPr>
      <w:bookmarkStart w:id="1275"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6" w:name="_Ref459401387"/>
      <w:r>
        <w:t>The Doxology</w:t>
      </w:r>
      <w:r w:rsidR="00B46E6E">
        <w:t xml:space="preserve"> for St. Rebecca and her Children</w:t>
      </w:r>
      <w:bookmarkEnd w:id="1275"/>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7" w:name="_Toc485884481"/>
      <w:r>
        <w:t>September 5 (6) / Tho-oout 8: Moses the Archprophet</w:t>
      </w:r>
      <w:bookmarkEnd w:id="1277"/>
    </w:p>
    <w:p w14:paraId="20FEBBD9" w14:textId="60374825" w:rsidR="00FA1142" w:rsidRDefault="00FA1142" w:rsidP="00FA1142">
      <w:pPr>
        <w:pStyle w:val="Heading4"/>
      </w:pPr>
      <w:bookmarkStart w:id="1278" w:name="_Ref485625619"/>
      <w:r>
        <w:t>The Doxology for Moses the Archprophet</w:t>
      </w:r>
      <w:r>
        <w:rPr>
          <w:rStyle w:val="FootnoteReference"/>
        </w:rPr>
        <w:footnoteReference w:id="987"/>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79" w:name="_Toc485884482"/>
      <w:r>
        <w:t>September 9 (10) / Tho-out 12: Commemoration of Archangel Michael</w:t>
      </w:r>
      <w:bookmarkEnd w:id="1279"/>
    </w:p>
    <w:p w14:paraId="3D3E8225" w14:textId="49E7F93B"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710C7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710C7C">
        <w:rPr>
          <w:noProof/>
        </w:rPr>
        <w:t>790</w:t>
      </w:r>
      <w:r w:rsidR="003D4731">
        <w:fldChar w:fldCharType="end"/>
      </w:r>
      <w:r w:rsidR="003D4731">
        <w:t>.</w:t>
      </w:r>
    </w:p>
    <w:p w14:paraId="221393BE" w14:textId="77777777" w:rsidR="0092592B" w:rsidRDefault="006E370D" w:rsidP="006E370D">
      <w:pPr>
        <w:pStyle w:val="Heading3"/>
      </w:pPr>
      <w:bookmarkStart w:id="1280" w:name="_Toc485884483"/>
      <w:r>
        <w:lastRenderedPageBreak/>
        <w:t xml:space="preserve">September 12 (13) / Tho-out 15: </w:t>
      </w:r>
      <w:r w:rsidR="00191A26">
        <w:t xml:space="preserve">Translocation of the Relics of </w:t>
      </w:r>
      <w:r>
        <w:t>St. Stephen</w:t>
      </w:r>
      <w:bookmarkEnd w:id="1280"/>
    </w:p>
    <w:p w14:paraId="6417B2BE" w14:textId="3A37C255"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710C7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710C7C">
        <w:rPr>
          <w:noProof/>
        </w:rPr>
        <w:t>897</w:t>
      </w:r>
      <w:r w:rsidR="00191A26">
        <w:fldChar w:fldCharType="end"/>
      </w:r>
      <w:r>
        <w:t>.</w:t>
      </w:r>
    </w:p>
    <w:p w14:paraId="7C31113D" w14:textId="77777777" w:rsidR="00495F1A" w:rsidRDefault="0092592B" w:rsidP="00495F1A">
      <w:pPr>
        <w:pStyle w:val="Heading3"/>
      </w:pPr>
      <w:bookmarkStart w:id="1281" w:name="_Toc410196199"/>
      <w:bookmarkStart w:id="1282" w:name="_Toc410196441"/>
      <w:bookmarkStart w:id="1283" w:name="_Toc410196943"/>
      <w:bookmarkStart w:id="1284" w:name="_Ref434563524"/>
      <w:bookmarkStart w:id="1285" w:name="_Ref434563530"/>
      <w:bookmarkStart w:id="1286" w:name="_Toc485884484"/>
      <w:r>
        <w:t xml:space="preserve">September 14 (15) / Tho-out 17: </w:t>
      </w:r>
      <w:r w:rsidR="00495F1A">
        <w:t>The Dedication of the Church of the Holy Cross</w:t>
      </w:r>
      <w:bookmarkEnd w:id="1281"/>
      <w:bookmarkEnd w:id="1282"/>
      <w:bookmarkEnd w:id="1283"/>
      <w:bookmarkEnd w:id="1284"/>
      <w:bookmarkEnd w:id="1285"/>
      <w:bookmarkEnd w:id="128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8" w:name="_Ref459399000"/>
      <w:r>
        <w:t>The Doxology</w:t>
      </w:r>
      <w:r w:rsidR="00E21EA3">
        <w:t xml:space="preserve"> for the Feast of the Cross</w:t>
      </w:r>
      <w:bookmarkEnd w:id="1287"/>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89" w:name="_Ref434474964"/>
      <w:r>
        <w:t>The Psali Ada</w:t>
      </w:r>
      <w:r w:rsidR="006C1B94">
        <w:t>m for the Feast of the Cross</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0"/>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0"/>
            <w:r>
              <w:rPr>
                <w:rStyle w:val="CommentReference"/>
              </w:rPr>
              <w:commentReference w:id="1290"/>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1" w:name="_Ref434474992"/>
      <w:r>
        <w:t>The Psali Bato</w:t>
      </w:r>
      <w:r w:rsidR="006C1B94">
        <w:t>s for the Feast of the Cross</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lastRenderedPageBreak/>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lastRenderedPageBreak/>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lastRenderedPageBreak/>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lastRenderedPageBreak/>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2" w:name="_Toc485884485"/>
      <w:r>
        <w:lastRenderedPageBreak/>
        <w:t>September 18 (19) / Tho-out 21: Commemoration of the Theotokos</w:t>
      </w:r>
      <w:bookmarkEnd w:id="1292"/>
    </w:p>
    <w:p w14:paraId="271BFCEA" w14:textId="7743D240"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65C17FB1" w14:textId="77777777" w:rsidR="00160DE3" w:rsidRDefault="00160DE3" w:rsidP="00160DE3">
      <w:pPr>
        <w:pStyle w:val="Heading3"/>
      </w:pPr>
      <w:bookmarkStart w:id="1293" w:name="_Toc485884486"/>
      <w:r>
        <w:t>September 21 (22) / Tho-out 24: Martyrdom of St. Quandratus, One of the Seventy Two</w:t>
      </w:r>
      <w:bookmarkEnd w:id="1293"/>
    </w:p>
    <w:p w14:paraId="4B4CA90E" w14:textId="4F72394D"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710C7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710C7C">
        <w:rPr>
          <w:noProof/>
        </w:rPr>
        <w:t>702</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710C7C">
        <w:rPr>
          <w:noProof/>
        </w:rPr>
        <w:t>702</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710C7C">
        <w:rPr>
          <w:noProof/>
        </w:rPr>
        <w:t>704</w:t>
      </w:r>
      <w:r w:rsidR="00191A26">
        <w:fldChar w:fldCharType="end"/>
      </w:r>
      <w:r>
        <w:t>.</w:t>
      </w:r>
    </w:p>
    <w:p w14:paraId="56FE4C4F" w14:textId="77777777" w:rsidR="00D54A29" w:rsidRDefault="00D54A29" w:rsidP="00D54A29">
      <w:pPr>
        <w:pStyle w:val="Heading3"/>
      </w:pPr>
      <w:bookmarkStart w:id="1294" w:name="_Toc485884487"/>
      <w:r>
        <w:t xml:space="preserve">September 22 (23) / </w:t>
      </w:r>
      <w:commentRangeStart w:id="1295"/>
      <w:r>
        <w:t>Tho-out 24</w:t>
      </w:r>
      <w:commentRangeEnd w:id="1295"/>
      <w:r w:rsidR="00C46B09">
        <w:rPr>
          <w:rStyle w:val="CommentReference"/>
          <w:rFonts w:eastAsiaTheme="minorHAnsi" w:cstheme="minorBidi"/>
          <w:b w:val="0"/>
          <w:bCs w:val="0"/>
        </w:rPr>
        <w:commentReference w:id="1295"/>
      </w:r>
      <w:r>
        <w:t>: St. Maurice and the Theban Legion</w:t>
      </w:r>
      <w:bookmarkEnd w:id="1294"/>
    </w:p>
    <w:p w14:paraId="74C264D0" w14:textId="77777777" w:rsidR="00D54A29" w:rsidRDefault="00B46E6E" w:rsidP="00D54A29">
      <w:pPr>
        <w:pStyle w:val="Heading4"/>
      </w:pPr>
      <w:bookmarkStart w:id="1296" w:name="_Ref434489859"/>
      <w:r>
        <w:t>The Doxology for</w:t>
      </w:r>
      <w:r w:rsidR="00D54A29">
        <w:t xml:space="preserve"> St. Maurice and the Theban Legion</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7" w:name="_Ref434489873"/>
      <w:r>
        <w:t>Another Doxology of St. Maurice</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lastRenderedPageBreak/>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8" w:name="_Toc485884488"/>
      <w:r>
        <w:t>September 23 (24) / Tho-out 26: Annunciation of St. John the Baptist to Zacharias</w:t>
      </w:r>
      <w:bookmarkEnd w:id="1298"/>
    </w:p>
    <w:p w14:paraId="2D6418E3" w14:textId="5450115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710C7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710C7C">
        <w:rPr>
          <w:noProof/>
        </w:rPr>
        <w:t>700</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710C7C">
        <w:rPr>
          <w:noProof/>
        </w:rPr>
        <w:t>701</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99" w:name="_Ref435003974"/>
      <w:bookmarkStart w:id="1300" w:name="_Toc485884489"/>
      <w:r>
        <w:lastRenderedPageBreak/>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99"/>
      <w:bookmarkEnd w:id="1300"/>
    </w:p>
    <w:p w14:paraId="0A0A7EC3" w14:textId="08992E6A" w:rsidR="00C0205C" w:rsidRDefault="00C0205C" w:rsidP="00C0205C">
      <w:pPr>
        <w:pStyle w:val="Heading4"/>
      </w:pPr>
      <w:bookmarkStart w:id="1301" w:name="_Ref435003845"/>
      <w:r>
        <w:t>The Psali Adam for the 29</w:t>
      </w:r>
      <w:r w:rsidRPr="00C0205C">
        <w:rPr>
          <w:vertAlign w:val="superscript"/>
        </w:rPr>
        <w:t>th</w:t>
      </w:r>
      <w:r>
        <w:t xml:space="preserve"> of Every </w:t>
      </w:r>
      <w:r w:rsidR="004246C3">
        <w:t xml:space="preserve">Coptic </w:t>
      </w:r>
      <w:r>
        <w:t>Month</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lastRenderedPageBreak/>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2"/>
            <w:r>
              <w:t>At the end of times.</w:t>
            </w:r>
            <w:commentRangeEnd w:id="1302"/>
            <w:r>
              <w:rPr>
                <w:rStyle w:val="CommentReference"/>
                <w:rFonts w:ascii="Times New Roman" w:eastAsiaTheme="minorHAnsi" w:hAnsi="Times New Roman" w:cstheme="minorBidi"/>
                <w:color w:val="auto"/>
              </w:rPr>
              <w:commentReference w:id="1302"/>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lastRenderedPageBreak/>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lastRenderedPageBreak/>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3" w:name="_Ref435003860"/>
      <w:r>
        <w:t>The Psali Batos for the 29</w:t>
      </w:r>
      <w:r w:rsidRPr="00C0205C">
        <w:rPr>
          <w:vertAlign w:val="superscript"/>
        </w:rPr>
        <w:t>th</w:t>
      </w:r>
      <w:r>
        <w:t xml:space="preserve"> of Every Month</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4"/>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4"/>
            <w:r>
              <w:rPr>
                <w:rStyle w:val="CommentReference"/>
                <w:rFonts w:ascii="Times New Roman" w:eastAsiaTheme="minorHAnsi" w:hAnsi="Times New Roman" w:cstheme="minorBidi"/>
                <w:color w:val="auto"/>
              </w:rPr>
              <w:commentReference w:id="1304"/>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lastRenderedPageBreak/>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5"/>
            <w:r>
              <w:t xml:space="preserve"> Lord God</w:t>
            </w:r>
            <w:commentRangeEnd w:id="1305"/>
            <w:r>
              <w:rPr>
                <w:rStyle w:val="CommentReference"/>
                <w:rFonts w:ascii="Times New Roman" w:eastAsiaTheme="minorHAnsi" w:hAnsi="Times New Roman" w:cstheme="minorBidi"/>
                <w:color w:val="auto"/>
              </w:rPr>
              <w:commentReference w:id="1305"/>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lastRenderedPageBreak/>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6" w:name="_Toc485884490"/>
      <w:r>
        <w:t>September 27 (28) / Tho-out 30: Miracle performed by St. Athanasius the Apostolic</w:t>
      </w:r>
      <w:bookmarkEnd w:id="1306"/>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7" w:name="_Ref434561058"/>
      <w:bookmarkStart w:id="1308" w:name="_Toc485884491"/>
      <w:r>
        <w:t xml:space="preserve">September 29 (30) / Paopi 2: </w:t>
      </w:r>
      <w:r w:rsidR="000274A5">
        <w:t xml:space="preserve">The Coming of </w:t>
      </w:r>
      <w:r>
        <w:t>St. Severus</w:t>
      </w:r>
      <w:r w:rsidR="000274A5">
        <w:t xml:space="preserve"> to Egypt</w:t>
      </w:r>
      <w:bookmarkEnd w:id="1307"/>
      <w:bookmarkEnd w:id="1308"/>
    </w:p>
    <w:p w14:paraId="1B16436A" w14:textId="77777777" w:rsidR="0039635A" w:rsidRDefault="0039635A" w:rsidP="0039635A">
      <w:pPr>
        <w:pStyle w:val="Heading4"/>
      </w:pPr>
      <w:bookmarkStart w:id="1309" w:name="_Ref434492249"/>
      <w:r>
        <w:t>The Doxology</w:t>
      </w:r>
      <w:r w:rsidR="00B82753">
        <w:t xml:space="preserve"> for St. Severus</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0"/>
            <w:r w:rsidRPr="004764BD">
              <w:t xml:space="preserve">confirmed </w:t>
            </w:r>
            <w:commentRangeEnd w:id="1310"/>
            <w:r>
              <w:rPr>
                <w:rStyle w:val="CommentReference"/>
                <w:rFonts w:ascii="Times New Roman" w:eastAsiaTheme="minorHAnsi" w:hAnsi="Times New Roman" w:cstheme="minorBidi"/>
                <w:color w:val="auto"/>
              </w:rPr>
              <w:commentReference w:id="1310"/>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lastRenderedPageBreak/>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1" w:name="_Toc410196200"/>
      <w:bookmarkStart w:id="1312" w:name="_Toc410196442"/>
      <w:bookmarkStart w:id="1313" w:name="_Toc410196944"/>
      <w:bookmarkStart w:id="1314" w:name="October"/>
      <w:bookmarkEnd w:id="1247"/>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5" w:name="_Toc485884446"/>
      <w:r>
        <w:lastRenderedPageBreak/>
        <w:t>October</w:t>
      </w:r>
      <w:bookmarkEnd w:id="1311"/>
      <w:bookmarkEnd w:id="1312"/>
      <w:bookmarkEnd w:id="1313"/>
      <w:r w:rsidR="006E370D">
        <w:t xml:space="preserve"> or </w:t>
      </w:r>
      <w:r w:rsidR="006E370D">
        <w:rPr>
          <w:rFonts w:ascii="FreeSerifAvvaShenouda" w:hAnsi="FreeSerifAvvaShenouda" w:cs="FreeSerifAvvaShenouda"/>
        </w:rPr>
        <w:t>Ⲡⲁⲱⲡⲉ</w:t>
      </w:r>
      <w:bookmarkEnd w:id="1315"/>
    </w:p>
    <w:bookmarkStart w:id="1316" w:name="_Ref434561633" w:displacedByCustomXml="next"/>
    <w:sdt>
      <w:sdtPr>
        <w:id w:val="960613025"/>
        <w:docPartObj>
          <w:docPartGallery w:val="Table of Contents"/>
          <w:docPartUnique/>
        </w:docPartObj>
      </w:sdtPr>
      <w:sdtEndPr>
        <w:rPr>
          <w:b/>
          <w:bCs/>
          <w:noProof/>
        </w:rPr>
      </w:sdtEndPr>
      <w:sdtContent>
        <w:p w14:paraId="521FBFCC" w14:textId="0E0BFAC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710C7C">
              <w:rPr>
                <w:noProof/>
                <w:webHidden/>
              </w:rPr>
              <w:t>772</w:t>
            </w:r>
            <w:r w:rsidR="00710C7C">
              <w:rPr>
                <w:noProof/>
                <w:webHidden/>
              </w:rPr>
              <w:fldChar w:fldCharType="end"/>
            </w:r>
          </w:hyperlink>
        </w:p>
        <w:p w14:paraId="270DCAE7" w14:textId="28A63B7F" w:rsidR="00710C7C" w:rsidRDefault="003462CF">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710C7C">
              <w:rPr>
                <w:noProof/>
                <w:webHidden/>
              </w:rPr>
              <w:t>774</w:t>
            </w:r>
            <w:r w:rsidR="00710C7C">
              <w:rPr>
                <w:noProof/>
                <w:webHidden/>
              </w:rPr>
              <w:fldChar w:fldCharType="end"/>
            </w:r>
          </w:hyperlink>
        </w:p>
        <w:p w14:paraId="572DD8EF" w14:textId="38B1DB6B" w:rsidR="00710C7C" w:rsidRDefault="003462CF">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710C7C">
              <w:rPr>
                <w:noProof/>
                <w:webHidden/>
              </w:rPr>
              <w:t>774</w:t>
            </w:r>
            <w:r w:rsidR="00710C7C">
              <w:rPr>
                <w:noProof/>
                <w:webHidden/>
              </w:rPr>
              <w:fldChar w:fldCharType="end"/>
            </w:r>
          </w:hyperlink>
        </w:p>
        <w:p w14:paraId="14E81A93" w14:textId="3591D835" w:rsidR="00710C7C" w:rsidRDefault="003462CF">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710C7C">
              <w:rPr>
                <w:noProof/>
                <w:webHidden/>
              </w:rPr>
              <w:t>774</w:t>
            </w:r>
            <w:r w:rsidR="00710C7C">
              <w:rPr>
                <w:noProof/>
                <w:webHidden/>
              </w:rPr>
              <w:fldChar w:fldCharType="end"/>
            </w:r>
          </w:hyperlink>
        </w:p>
        <w:p w14:paraId="27503366" w14:textId="12150ED5" w:rsidR="00710C7C" w:rsidRDefault="003462CF">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710C7C">
              <w:rPr>
                <w:noProof/>
                <w:webHidden/>
              </w:rPr>
              <w:t>775</w:t>
            </w:r>
            <w:r w:rsidR="00710C7C">
              <w:rPr>
                <w:noProof/>
                <w:webHidden/>
              </w:rPr>
              <w:fldChar w:fldCharType="end"/>
            </w:r>
          </w:hyperlink>
        </w:p>
        <w:p w14:paraId="4AD09A29" w14:textId="5BC7BA3C" w:rsidR="00710C7C" w:rsidRDefault="003462CF">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710C7C">
              <w:rPr>
                <w:noProof/>
                <w:webHidden/>
              </w:rPr>
              <w:t>776</w:t>
            </w:r>
            <w:r w:rsidR="00710C7C">
              <w:rPr>
                <w:noProof/>
                <w:webHidden/>
              </w:rPr>
              <w:fldChar w:fldCharType="end"/>
            </w:r>
          </w:hyperlink>
        </w:p>
        <w:p w14:paraId="3FB6E306" w14:textId="4984E681" w:rsidR="00710C7C" w:rsidRDefault="003462CF">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710C7C">
              <w:rPr>
                <w:noProof/>
                <w:webHidden/>
              </w:rPr>
              <w:t>777</w:t>
            </w:r>
            <w:r w:rsidR="00710C7C">
              <w:rPr>
                <w:noProof/>
                <w:webHidden/>
              </w:rPr>
              <w:fldChar w:fldCharType="end"/>
            </w:r>
          </w:hyperlink>
        </w:p>
        <w:p w14:paraId="663025A2" w14:textId="2DD33B91" w:rsidR="00710C7C" w:rsidRDefault="003462CF">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710C7C">
              <w:rPr>
                <w:noProof/>
                <w:webHidden/>
              </w:rPr>
              <w:t>778</w:t>
            </w:r>
            <w:r w:rsidR="00710C7C">
              <w:rPr>
                <w:noProof/>
                <w:webHidden/>
              </w:rPr>
              <w:fldChar w:fldCharType="end"/>
            </w:r>
          </w:hyperlink>
        </w:p>
        <w:p w14:paraId="6020AA7D" w14:textId="6A2D4D34" w:rsidR="00710C7C" w:rsidRDefault="003462CF">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710C7C">
              <w:rPr>
                <w:noProof/>
                <w:webHidden/>
              </w:rPr>
              <w:t>778</w:t>
            </w:r>
            <w:r w:rsidR="00710C7C">
              <w:rPr>
                <w:noProof/>
                <w:webHidden/>
              </w:rPr>
              <w:fldChar w:fldCharType="end"/>
            </w:r>
          </w:hyperlink>
        </w:p>
        <w:p w14:paraId="60397A2A" w14:textId="7717ED24" w:rsidR="00710C7C" w:rsidRDefault="003462CF">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710C7C">
              <w:rPr>
                <w:noProof/>
                <w:webHidden/>
              </w:rPr>
              <w:t>781</w:t>
            </w:r>
            <w:r w:rsidR="00710C7C">
              <w:rPr>
                <w:noProof/>
                <w:webHidden/>
              </w:rPr>
              <w:fldChar w:fldCharType="end"/>
            </w:r>
          </w:hyperlink>
        </w:p>
        <w:p w14:paraId="181087A9" w14:textId="052EDD00" w:rsidR="00710C7C" w:rsidRDefault="003462CF">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710C7C">
              <w:rPr>
                <w:noProof/>
                <w:webHidden/>
              </w:rPr>
              <w:t>782</w:t>
            </w:r>
            <w:r w:rsidR="00710C7C">
              <w:rPr>
                <w:noProof/>
                <w:webHidden/>
              </w:rPr>
              <w:fldChar w:fldCharType="end"/>
            </w:r>
          </w:hyperlink>
        </w:p>
        <w:p w14:paraId="4D310F2C" w14:textId="353B6816" w:rsidR="00710C7C" w:rsidRDefault="003462CF">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710C7C">
              <w:rPr>
                <w:noProof/>
                <w:webHidden/>
              </w:rPr>
              <w:t>783</w:t>
            </w:r>
            <w:r w:rsidR="00710C7C">
              <w:rPr>
                <w:noProof/>
                <w:webHidden/>
              </w:rPr>
              <w:fldChar w:fldCharType="end"/>
            </w:r>
          </w:hyperlink>
        </w:p>
        <w:p w14:paraId="6E1FEE56" w14:textId="1D1C53BF" w:rsidR="00710C7C" w:rsidRDefault="003462CF">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710C7C">
              <w:rPr>
                <w:noProof/>
                <w:webHidden/>
              </w:rPr>
              <w:t>783</w:t>
            </w:r>
            <w:r w:rsidR="00710C7C">
              <w:rPr>
                <w:noProof/>
                <w:webHidden/>
              </w:rPr>
              <w:fldChar w:fldCharType="end"/>
            </w:r>
          </w:hyperlink>
        </w:p>
        <w:p w14:paraId="5A0753E6" w14:textId="4B0C3580" w:rsidR="00710C7C" w:rsidRDefault="003462CF">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710C7C">
              <w:rPr>
                <w:noProof/>
                <w:webHidden/>
              </w:rPr>
              <w:t>784</w:t>
            </w:r>
            <w:r w:rsidR="00710C7C">
              <w:rPr>
                <w:noProof/>
                <w:webHidden/>
              </w:rPr>
              <w:fldChar w:fldCharType="end"/>
            </w:r>
          </w:hyperlink>
        </w:p>
        <w:p w14:paraId="662A85BB" w14:textId="11701F08" w:rsidR="00710C7C" w:rsidRDefault="003462CF">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710C7C">
              <w:rPr>
                <w:noProof/>
                <w:webHidden/>
              </w:rPr>
              <w:t>784</w:t>
            </w:r>
            <w:r w:rsidR="00710C7C">
              <w:rPr>
                <w:noProof/>
                <w:webHidden/>
              </w:rPr>
              <w:fldChar w:fldCharType="end"/>
            </w:r>
          </w:hyperlink>
        </w:p>
        <w:p w14:paraId="08593559" w14:textId="6FFE8A6F" w:rsidR="00710C7C" w:rsidRDefault="003462CF">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710C7C">
              <w:rPr>
                <w:noProof/>
                <w:webHidden/>
              </w:rPr>
              <w:t>785</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7" w:name="_Ref436250096"/>
      <w:bookmarkStart w:id="1318" w:name="_Ref436250168"/>
      <w:bookmarkStart w:id="1319" w:name="_Toc485884492"/>
      <w:r>
        <w:lastRenderedPageBreak/>
        <w:t>October 1 (2) / Paopi 4: St. Bacchus</w:t>
      </w:r>
      <w:bookmarkEnd w:id="1316"/>
      <w:bookmarkEnd w:id="1317"/>
      <w:bookmarkEnd w:id="1318"/>
      <w:bookmarkEnd w:id="1319"/>
    </w:p>
    <w:p w14:paraId="5652177B" w14:textId="579A358D" w:rsidR="003037B8" w:rsidRDefault="003037B8" w:rsidP="003037B8">
      <w:pPr>
        <w:pStyle w:val="Heading4"/>
      </w:pPr>
      <w:bookmarkStart w:id="1320"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1" w:name="_Ref459401216"/>
      <w:r>
        <w:t>The Doxology</w:t>
      </w:r>
      <w:r w:rsidR="00B46E6E">
        <w:t xml:space="preserve"> for Sts. Sergius and Bacchus</w:t>
      </w:r>
      <w:bookmarkEnd w:id="1320"/>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2"/>
            <w:r>
              <w:t>heroes</w:t>
            </w:r>
            <w:commentRangeEnd w:id="1322"/>
            <w:r>
              <w:rPr>
                <w:rStyle w:val="CommentReference"/>
                <w:rFonts w:ascii="Times New Roman" w:eastAsiaTheme="minorHAnsi" w:hAnsi="Times New Roman" w:cstheme="minorBidi"/>
                <w:color w:val="auto"/>
              </w:rPr>
              <w:commentReference w:id="1322"/>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3" w:name="_Toc485884493"/>
      <w:r>
        <w:t>October 4 (5) / Paopi 7: St. Paul of Tammoh</w:t>
      </w:r>
      <w:bookmarkEnd w:id="1323"/>
    </w:p>
    <w:p w14:paraId="307B5F3B" w14:textId="77777777" w:rsidR="0039635A" w:rsidRDefault="0039635A" w:rsidP="0039635A">
      <w:pPr>
        <w:pStyle w:val="Heading4"/>
      </w:pPr>
      <w:r>
        <w:t>The Doxology</w:t>
      </w:r>
    </w:p>
    <w:p w14:paraId="08012657" w14:textId="72C7826B" w:rsidR="00FB36D8" w:rsidRPr="00FB36D8" w:rsidRDefault="00191A26" w:rsidP="00FB36D8">
      <w:pPr>
        <w:pStyle w:val="Rubric"/>
      </w:pPr>
      <w:r>
        <w:t xml:space="preserve">See </w:t>
      </w:r>
      <w:r>
        <w:fldChar w:fldCharType="begin"/>
      </w:r>
      <w:r>
        <w:instrText xml:space="preserve"> REF _Ref434490826 \h </w:instrText>
      </w:r>
      <w:r>
        <w:fldChar w:fldCharType="separate"/>
      </w:r>
      <w:r w:rsidR="00710C7C">
        <w:t>The Doxology of St. Pishoy and St. Paul of Tammah</w:t>
      </w:r>
      <w:r>
        <w:fldChar w:fldCharType="end"/>
      </w:r>
      <w:r>
        <w:t xml:space="preserve">, page </w:t>
      </w:r>
      <w:r>
        <w:fldChar w:fldCharType="begin"/>
      </w:r>
      <w:r>
        <w:instrText xml:space="preserve"> PAGEREF _Ref434490826 \h </w:instrText>
      </w:r>
      <w:r>
        <w:fldChar w:fldCharType="separate"/>
      </w:r>
      <w:r w:rsidR="00710C7C">
        <w:rPr>
          <w:noProof/>
        </w:rPr>
        <w:t>715</w:t>
      </w:r>
      <w:r>
        <w:fldChar w:fldCharType="end"/>
      </w:r>
      <w:r w:rsidR="00FB36D8">
        <w:t>.</w:t>
      </w:r>
    </w:p>
    <w:p w14:paraId="2F2896A9" w14:textId="77777777" w:rsidR="0081710C" w:rsidRDefault="0081710C" w:rsidP="0081710C">
      <w:pPr>
        <w:pStyle w:val="Heading3"/>
      </w:pPr>
      <w:bookmarkStart w:id="1324" w:name="_Toc485884494"/>
      <w:r>
        <w:t>October 7 (8) / Paopi 10: St. Sergius</w:t>
      </w:r>
      <w:bookmarkEnd w:id="1324"/>
    </w:p>
    <w:p w14:paraId="43289252" w14:textId="053CF4BD"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710C7C">
        <w:t>October 1 (2) / Paopi 4: St. Bacchus</w:t>
      </w:r>
      <w:r w:rsidR="00336170">
        <w:fldChar w:fldCharType="end"/>
      </w:r>
      <w:r>
        <w:t xml:space="preserve">, page </w:t>
      </w:r>
      <w:r>
        <w:fldChar w:fldCharType="begin"/>
      </w:r>
      <w:r>
        <w:instrText xml:space="preserve"> PAGEREF _Ref434561633 \h </w:instrText>
      </w:r>
      <w:r>
        <w:fldChar w:fldCharType="separate"/>
      </w:r>
      <w:r w:rsidR="00710C7C">
        <w:rPr>
          <w:noProof/>
        </w:rPr>
        <w:t>771</w:t>
      </w:r>
      <w:r>
        <w:fldChar w:fldCharType="end"/>
      </w:r>
      <w:r w:rsidR="0081710C">
        <w:t>.</w:t>
      </w:r>
    </w:p>
    <w:p w14:paraId="0CF66909" w14:textId="39F79845" w:rsidR="008B74E6" w:rsidRDefault="008B74E6" w:rsidP="008B74E6">
      <w:pPr>
        <w:pStyle w:val="Heading3"/>
      </w:pPr>
      <w:bookmarkStart w:id="1325" w:name="_Toc485884495"/>
      <w:r>
        <w:t>October 8 (9) / Paopi 11: St. Pelagia</w:t>
      </w:r>
      <w:bookmarkEnd w:id="1325"/>
    </w:p>
    <w:p w14:paraId="6BEB9A40" w14:textId="6BC176D9" w:rsidR="008B74E6" w:rsidRDefault="008B74E6" w:rsidP="008B74E6">
      <w:pPr>
        <w:pStyle w:val="Heading4"/>
      </w:pPr>
      <w:bookmarkStart w:id="1326" w:name="_Ref465591664"/>
      <w:r>
        <w:t>The Doxology for St. Pelagia</w:t>
      </w:r>
      <w:r>
        <w:rPr>
          <w:rStyle w:val="FootnoteReference"/>
        </w:rPr>
        <w:footnoteReference w:id="991"/>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7" w:name="_Toc485884496"/>
      <w:r>
        <w:lastRenderedPageBreak/>
        <w:t>October 9 (10) / Paopi 12: St. Matthew the Evangelist</w:t>
      </w:r>
    </w:p>
    <w:p w14:paraId="10208F5D" w14:textId="453EFD6A" w:rsidR="003765FB" w:rsidRDefault="003765FB" w:rsidP="003765FB">
      <w:pPr>
        <w:pStyle w:val="Heading4"/>
      </w:pPr>
      <w:bookmarkStart w:id="1328" w:name="_Ref485885284"/>
      <w:r>
        <w:t>The Doxology for St. Matthew the Evangelist</w:t>
      </w:r>
      <w:r>
        <w:rPr>
          <w:rStyle w:val="FootnoteReference"/>
        </w:rPr>
        <w:footnoteReference w:id="992"/>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7"/>
    </w:p>
    <w:p w14:paraId="4A7DC24D" w14:textId="0AE2A5D5" w:rsidR="00191A26" w:rsidRPr="00B637D8" w:rsidRDefault="003D4731" w:rsidP="00191A26">
      <w:pPr>
        <w:pStyle w:val="Rubric"/>
      </w:pPr>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3626890A" w14:textId="2671041E" w:rsidR="008B74E6" w:rsidRDefault="008B74E6" w:rsidP="008B74E6">
      <w:pPr>
        <w:pStyle w:val="Heading3"/>
      </w:pPr>
      <w:bookmarkStart w:id="1329" w:name="_Toc485884497"/>
      <w:bookmarkStart w:id="1330" w:name="_Ref434564830"/>
      <w:r>
        <w:t>October 11 (12) / Paopi 14: St. Philip the Deacon, One of the 72</w:t>
      </w:r>
      <w:bookmarkEnd w:id="1329"/>
    </w:p>
    <w:p w14:paraId="604ECA2E" w14:textId="7C4F7F00" w:rsidR="008B74E6" w:rsidRDefault="008B74E6" w:rsidP="008B74E6">
      <w:pPr>
        <w:pStyle w:val="Heading4"/>
      </w:pPr>
      <w:bookmarkStart w:id="1331" w:name="_Ref465591592"/>
      <w:r>
        <w:t>The Doxology for St. Philip the Deacon</w:t>
      </w:r>
      <w:r>
        <w:rPr>
          <w:rStyle w:val="FootnoteReference"/>
        </w:rPr>
        <w:footnoteReference w:id="993"/>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2" w:name="_Ref485109408"/>
      <w:bookmarkStart w:id="1333" w:name="_Ref485109416"/>
      <w:bookmarkStart w:id="1334" w:name="_Toc485884498"/>
      <w:r>
        <w:t>October 17 (18) Paopi 20: St. John the Short</w:t>
      </w:r>
      <w:bookmarkEnd w:id="1330"/>
      <w:bookmarkEnd w:id="1332"/>
      <w:bookmarkEnd w:id="1333"/>
      <w:bookmarkEnd w:id="1334"/>
    </w:p>
    <w:p w14:paraId="689E6585" w14:textId="146B5B2A" w:rsidR="0056261A" w:rsidRDefault="0056261A" w:rsidP="0056261A">
      <w:pPr>
        <w:pStyle w:val="Heading4"/>
      </w:pPr>
      <w:bookmarkStart w:id="133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6" w:name="_Ref459401434"/>
      <w:r>
        <w:t>The Doxology</w:t>
      </w:r>
      <w:r w:rsidR="00B46E6E">
        <w:t xml:space="preserve"> for St. John the Short</w:t>
      </w:r>
      <w:bookmarkEnd w:id="1335"/>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lastRenderedPageBreak/>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7" w:name="_Toc485884499"/>
      <w:r>
        <w:t>October 18 (19) / Paopi</w:t>
      </w:r>
      <w:r w:rsidR="00FE0AE4">
        <w:t xml:space="preserve"> </w:t>
      </w:r>
      <w:r>
        <w:t>21: Commemoration of the Theotokos</w:t>
      </w:r>
      <w:bookmarkEnd w:id="1337"/>
    </w:p>
    <w:p w14:paraId="2DEA7718" w14:textId="423BBCDB"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2229EA11" w14:textId="1FAF6C37" w:rsidR="00BF2674" w:rsidRDefault="00BF2674" w:rsidP="00BF2674">
      <w:pPr>
        <w:pStyle w:val="Heading3"/>
      </w:pPr>
      <w:bookmarkStart w:id="1338" w:name="_Toc485884500"/>
      <w:r>
        <w:lastRenderedPageBreak/>
        <w:t>October 18 (19) / Paopi</w:t>
      </w:r>
      <w:r w:rsidR="00FE0AE4">
        <w:t xml:space="preserve"> </w:t>
      </w:r>
      <w:r>
        <w:t>21: Also St. Teji (Reweiss)</w:t>
      </w:r>
      <w:bookmarkEnd w:id="133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39" w:name="_Ref434491337"/>
      <w:r>
        <w:t>The Doxology</w:t>
      </w:r>
      <w:r w:rsidR="00810F04">
        <w:t xml:space="preserve"> for St. Teji (Reweiss)</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1" w:name="_Toc485884501"/>
      <w:r>
        <w:t>October 19 (20) / Paopi 22: St. Luke the Evangelist</w:t>
      </w:r>
      <w:bookmarkEnd w:id="1341"/>
    </w:p>
    <w:p w14:paraId="0B8F5478" w14:textId="6B4C219C" w:rsidR="00CB28F2" w:rsidRDefault="00CB28F2" w:rsidP="00CB28F2">
      <w:pPr>
        <w:pStyle w:val="Heading4"/>
      </w:pPr>
      <w:bookmarkStart w:id="1342" w:name="_Ref485624848"/>
      <w:r>
        <w:t>The Doxology for St. Luke the Evangelist</w:t>
      </w:r>
      <w:r>
        <w:rPr>
          <w:rStyle w:val="FootnoteReference"/>
        </w:rPr>
        <w:footnoteReference w:id="997"/>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825BA48" w:rsidR="00E30E2D" w:rsidRDefault="00E30E2D" w:rsidP="00E30E2D">
      <w:pPr>
        <w:pStyle w:val="Heading3"/>
      </w:pPr>
      <w:bookmarkStart w:id="1343" w:name="_Ref485106353"/>
      <w:bookmarkStart w:id="1344" w:name="_Ref485106363"/>
      <w:bookmarkStart w:id="1345" w:name="_Toc485884502"/>
      <w:r>
        <w:t>October 23 (24) / Paopi</w:t>
      </w:r>
      <w:r w:rsidR="00FE0AE4">
        <w:t xml:space="preserve"> </w:t>
      </w:r>
      <w:r>
        <w:t>26: St. Apip the Friend of St. Apollo</w:t>
      </w:r>
      <w:bookmarkEnd w:id="1340"/>
      <w:bookmarkEnd w:id="1343"/>
      <w:bookmarkEnd w:id="1344"/>
      <w:bookmarkEnd w:id="1345"/>
    </w:p>
    <w:p w14:paraId="69CDA95A" w14:textId="77777777" w:rsidR="00E30E2D" w:rsidRPr="00137929" w:rsidRDefault="00E30E2D" w:rsidP="00E30E2D">
      <w:pPr>
        <w:pStyle w:val="Heading4"/>
      </w:pPr>
      <w:bookmarkStart w:id="1346" w:name="_Ref434492837"/>
      <w:r>
        <w:t>The Doxology</w:t>
      </w:r>
      <w:r w:rsidR="00B82753">
        <w:t xml:space="preserve"> for Sts. Apollo and Apip</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7" w:name="_Toc485884503"/>
      <w:r>
        <w:t>October 23 (24) / Paopi</w:t>
      </w:r>
      <w:r w:rsidR="00FE0AE4">
        <w:t xml:space="preserve"> </w:t>
      </w:r>
      <w:r>
        <w:t>26: The Martyrdom of St. Timothy the Apostle</w:t>
      </w:r>
      <w:bookmarkEnd w:id="1347"/>
    </w:p>
    <w:p w14:paraId="4D4E33D6" w14:textId="053E8C91" w:rsidR="00013EB0"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4C276672" w14:textId="77777777" w:rsidR="00137929" w:rsidRDefault="00137929" w:rsidP="00137929">
      <w:pPr>
        <w:pStyle w:val="Heading3"/>
      </w:pPr>
      <w:bookmarkStart w:id="1348" w:name="_Toc485884504"/>
      <w:r>
        <w:t>October 24 (25) / Paopi</w:t>
      </w:r>
      <w:r w:rsidR="00FE0AE4">
        <w:t xml:space="preserve"> </w:t>
      </w:r>
      <w:r>
        <w:t>27: St. Macarius the Bishop of Edkow</w:t>
      </w:r>
      <w:bookmarkEnd w:id="1348"/>
    </w:p>
    <w:p w14:paraId="1E91FBC2" w14:textId="74F8FE2B" w:rsidR="00137929" w:rsidRPr="00137929" w:rsidRDefault="00137929" w:rsidP="00137929">
      <w:pPr>
        <w:pStyle w:val="Heading4"/>
      </w:pPr>
      <w:bookmarkStart w:id="1349" w:name="_Ref434490474"/>
      <w:r>
        <w:t>The Doxology</w:t>
      </w:r>
      <w:r w:rsidR="00B46E6E">
        <w:t xml:space="preserve"> for St. Macarius the Bishop of Edkow</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0" w:name="_Toc485884505"/>
      <w:r>
        <w:t>October 26 (27) / Paopi 29: Commemoration of the Annunciation, Nativity, and Resurrection on the 29</w:t>
      </w:r>
      <w:r w:rsidRPr="00C0205C">
        <w:rPr>
          <w:vertAlign w:val="superscript"/>
        </w:rPr>
        <w:t>th</w:t>
      </w:r>
      <w:r>
        <w:t xml:space="preserve"> of Every Month</w:t>
      </w:r>
      <w:bookmarkEnd w:id="1350"/>
    </w:p>
    <w:p w14:paraId="7511E0D5" w14:textId="477FA20C" w:rsidR="00B52D77" w:rsidRPr="00B52D77" w:rsidRDefault="00B52D77" w:rsidP="00B52D77">
      <w:pPr>
        <w:pStyle w:val="Rubric"/>
      </w:pPr>
      <w:r>
        <w:t xml:space="preserve">See </w:t>
      </w:r>
      <w:r>
        <w:fldChar w:fldCharType="begin"/>
      </w:r>
      <w:r>
        <w:instrText xml:space="preserve"> REF _Ref435003974 \h </w:instrText>
      </w:r>
      <w:r>
        <w:fldChar w:fldCharType="separate"/>
      </w:r>
      <w:r w:rsidR="00710C7C">
        <w:t>September 26 (27) / Tho-out 29: Commemoration of the Annunciation, Nativity, and Resurrection on the 29</w:t>
      </w:r>
      <w:r w:rsidR="00710C7C" w:rsidRPr="00C0205C">
        <w:rPr>
          <w:vertAlign w:val="superscript"/>
        </w:rPr>
        <w:t>th</w:t>
      </w:r>
      <w:r w:rsidR="00710C7C">
        <w:t xml:space="preserve"> of Every Coptic Month</w:t>
      </w:r>
      <w:r>
        <w:fldChar w:fldCharType="end"/>
      </w:r>
      <w:r>
        <w:t xml:space="preserve">, page </w:t>
      </w:r>
      <w:r>
        <w:fldChar w:fldCharType="begin"/>
      </w:r>
      <w:r>
        <w:instrText xml:space="preserve"> PAGEREF _Ref435003974 \h </w:instrText>
      </w:r>
      <w:r>
        <w:fldChar w:fldCharType="separate"/>
      </w:r>
      <w:r w:rsidR="00710C7C">
        <w:rPr>
          <w:noProof/>
        </w:rPr>
        <w:t>760</w:t>
      </w:r>
      <w:r>
        <w:fldChar w:fldCharType="end"/>
      </w:r>
      <w:r>
        <w:t>.</w:t>
      </w:r>
    </w:p>
    <w:p w14:paraId="49EB3135" w14:textId="77777777" w:rsidR="00205EA4" w:rsidRDefault="00205EA4" w:rsidP="00205EA4">
      <w:pPr>
        <w:pStyle w:val="Heading3"/>
      </w:pPr>
      <w:bookmarkStart w:id="1351" w:name="_Toc485884506"/>
      <w:r>
        <w:t>October 27 (28) / Paopi 30: St. Mark</w:t>
      </w:r>
      <w:r w:rsidR="00F20BBD">
        <w:t xml:space="preserve"> (Consecration and Appearance of Head)</w:t>
      </w:r>
      <w:bookmarkEnd w:id="1351"/>
    </w:p>
    <w:p w14:paraId="5ECB9266" w14:textId="506952D0"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710C7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710C7C">
        <w:rPr>
          <w:noProof/>
        </w:rPr>
        <w:t>1015</w:t>
      </w:r>
      <w:r w:rsidR="00191A26">
        <w:fldChar w:fldCharType="end"/>
      </w:r>
      <w:r>
        <w:t>.</w:t>
      </w:r>
    </w:p>
    <w:p w14:paraId="42BC2C38" w14:textId="77777777" w:rsidR="006E370D" w:rsidRPr="007F571C" w:rsidRDefault="007F571C" w:rsidP="007F571C">
      <w:pPr>
        <w:pStyle w:val="Heading3"/>
      </w:pPr>
      <w:bookmarkStart w:id="1352" w:name="_Toc485884507"/>
      <w:r>
        <w:lastRenderedPageBreak/>
        <w:t>October 28 (29) / Athor 1: St. Cleopas and His Companion, Two of the Seventy Two Apostles</w:t>
      </w:r>
      <w:bookmarkEnd w:id="1352"/>
    </w:p>
    <w:p w14:paraId="47F94007" w14:textId="10856F4E" w:rsidR="006E370D" w:rsidRPr="006E370D"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3" w:name="_Toc410196201"/>
      <w:bookmarkStart w:id="1354" w:name="_Toc410196443"/>
      <w:bookmarkStart w:id="1355" w:name="_Toc410196945"/>
      <w:bookmarkStart w:id="1356" w:name="_Toc485884447"/>
      <w:bookmarkStart w:id="1357" w:name="November"/>
      <w:bookmarkEnd w:id="1314"/>
      <w:r>
        <w:lastRenderedPageBreak/>
        <w:t>November</w:t>
      </w:r>
      <w:r w:rsidR="00495F1A">
        <w:t xml:space="preserve"> or </w:t>
      </w:r>
      <w:bookmarkEnd w:id="1353"/>
      <w:bookmarkEnd w:id="1354"/>
      <w:bookmarkEnd w:id="1355"/>
      <w:r w:rsidRPr="00FB5E62">
        <w:rPr>
          <w:rFonts w:ascii="FreeSerifAvvaShenouda" w:eastAsia="Arial Unicode MS" w:hAnsi="FreeSerifAvvaShenouda" w:cs="FreeSerifAvvaShenouda"/>
        </w:rPr>
        <w:t>Ⲁⲑⲟⲣ</w:t>
      </w:r>
      <w:bookmarkEnd w:id="1356"/>
    </w:p>
    <w:sdt>
      <w:sdtPr>
        <w:id w:val="254490828"/>
        <w:docPartObj>
          <w:docPartGallery w:val="Table of Contents"/>
          <w:docPartUnique/>
        </w:docPartObj>
      </w:sdtPr>
      <w:sdtEndPr>
        <w:rPr>
          <w:b/>
          <w:bCs/>
          <w:noProof/>
        </w:rPr>
      </w:sdtEndPr>
      <w:sdtContent>
        <w:p w14:paraId="7C01B206" w14:textId="565A814E"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710C7C">
              <w:rPr>
                <w:noProof/>
                <w:webHidden/>
              </w:rPr>
              <w:t>787</w:t>
            </w:r>
            <w:r w:rsidR="00710C7C">
              <w:rPr>
                <w:noProof/>
                <w:webHidden/>
              </w:rPr>
              <w:fldChar w:fldCharType="end"/>
            </w:r>
          </w:hyperlink>
        </w:p>
        <w:p w14:paraId="68178B6F" w14:textId="6E73D699" w:rsidR="00710C7C" w:rsidRDefault="003462CF">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710C7C">
              <w:rPr>
                <w:noProof/>
                <w:webHidden/>
              </w:rPr>
              <w:t>788</w:t>
            </w:r>
            <w:r w:rsidR="00710C7C">
              <w:rPr>
                <w:noProof/>
                <w:webHidden/>
              </w:rPr>
              <w:fldChar w:fldCharType="end"/>
            </w:r>
          </w:hyperlink>
        </w:p>
        <w:p w14:paraId="6A4D19E2" w14:textId="25FFF8CA" w:rsidR="00710C7C" w:rsidRDefault="003462CF">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710C7C">
              <w:rPr>
                <w:noProof/>
                <w:webHidden/>
              </w:rPr>
              <w:t>790</w:t>
            </w:r>
            <w:r w:rsidR="00710C7C">
              <w:rPr>
                <w:noProof/>
                <w:webHidden/>
              </w:rPr>
              <w:fldChar w:fldCharType="end"/>
            </w:r>
          </w:hyperlink>
        </w:p>
        <w:p w14:paraId="2AE6D6E8" w14:textId="22ED2E59" w:rsidR="00710C7C" w:rsidRDefault="003462CF">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710C7C">
              <w:rPr>
                <w:noProof/>
                <w:webHidden/>
              </w:rPr>
              <w:t>793</w:t>
            </w:r>
            <w:r w:rsidR="00710C7C">
              <w:rPr>
                <w:noProof/>
                <w:webHidden/>
              </w:rPr>
              <w:fldChar w:fldCharType="end"/>
            </w:r>
          </w:hyperlink>
        </w:p>
        <w:p w14:paraId="74CF5A05" w14:textId="050F4834" w:rsidR="00710C7C" w:rsidRDefault="003462CF">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710C7C">
              <w:rPr>
                <w:noProof/>
                <w:webHidden/>
              </w:rPr>
              <w:t>795</w:t>
            </w:r>
            <w:r w:rsidR="00710C7C">
              <w:rPr>
                <w:noProof/>
                <w:webHidden/>
              </w:rPr>
              <w:fldChar w:fldCharType="end"/>
            </w:r>
          </w:hyperlink>
        </w:p>
        <w:p w14:paraId="51BD668E" w14:textId="29C5F4BC" w:rsidR="00710C7C" w:rsidRDefault="003462CF">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710C7C">
              <w:rPr>
                <w:noProof/>
                <w:webHidden/>
              </w:rPr>
              <w:t>797</w:t>
            </w:r>
            <w:r w:rsidR="00710C7C">
              <w:rPr>
                <w:noProof/>
                <w:webHidden/>
              </w:rPr>
              <w:fldChar w:fldCharType="end"/>
            </w:r>
          </w:hyperlink>
        </w:p>
        <w:p w14:paraId="6A142F6C" w14:textId="3D59FCC1" w:rsidR="00710C7C" w:rsidRDefault="003462CF">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710C7C">
              <w:rPr>
                <w:noProof/>
                <w:webHidden/>
              </w:rPr>
              <w:t>798</w:t>
            </w:r>
            <w:r w:rsidR="00710C7C">
              <w:rPr>
                <w:noProof/>
                <w:webHidden/>
              </w:rPr>
              <w:fldChar w:fldCharType="end"/>
            </w:r>
          </w:hyperlink>
        </w:p>
        <w:p w14:paraId="236C3A46" w14:textId="29A949BC" w:rsidR="00710C7C" w:rsidRDefault="003462CF">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710C7C">
              <w:rPr>
                <w:noProof/>
                <w:webHidden/>
              </w:rPr>
              <w:t>798</w:t>
            </w:r>
            <w:r w:rsidR="00710C7C">
              <w:rPr>
                <w:noProof/>
                <w:webHidden/>
              </w:rPr>
              <w:fldChar w:fldCharType="end"/>
            </w:r>
          </w:hyperlink>
        </w:p>
        <w:p w14:paraId="0A044276" w14:textId="1811AD43" w:rsidR="00710C7C" w:rsidRDefault="003462CF">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710C7C">
              <w:rPr>
                <w:noProof/>
                <w:webHidden/>
              </w:rPr>
              <w:t>798</w:t>
            </w:r>
            <w:r w:rsidR="00710C7C">
              <w:rPr>
                <w:noProof/>
                <w:webHidden/>
              </w:rPr>
              <w:fldChar w:fldCharType="end"/>
            </w:r>
          </w:hyperlink>
        </w:p>
        <w:p w14:paraId="607650BA" w14:textId="27ADECE0" w:rsidR="00710C7C" w:rsidRDefault="003462CF">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710C7C">
              <w:rPr>
                <w:noProof/>
                <w:webHidden/>
              </w:rPr>
              <w:t>798</w:t>
            </w:r>
            <w:r w:rsidR="00710C7C">
              <w:rPr>
                <w:noProof/>
                <w:webHidden/>
              </w:rPr>
              <w:fldChar w:fldCharType="end"/>
            </w:r>
          </w:hyperlink>
        </w:p>
        <w:p w14:paraId="3603E1B0" w14:textId="007A147A" w:rsidR="00710C7C" w:rsidRDefault="003462CF">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710C7C">
              <w:rPr>
                <w:noProof/>
                <w:webHidden/>
              </w:rPr>
              <w:t>798</w:t>
            </w:r>
            <w:r w:rsidR="00710C7C">
              <w:rPr>
                <w:noProof/>
                <w:webHidden/>
              </w:rPr>
              <w:fldChar w:fldCharType="end"/>
            </w:r>
          </w:hyperlink>
        </w:p>
        <w:p w14:paraId="4DF5E8EA" w14:textId="1FD41F06" w:rsidR="00710C7C" w:rsidRDefault="003462CF">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710C7C">
              <w:rPr>
                <w:noProof/>
                <w:webHidden/>
              </w:rPr>
              <w:t>798</w:t>
            </w:r>
            <w:r w:rsidR="00710C7C">
              <w:rPr>
                <w:noProof/>
                <w:webHidden/>
              </w:rPr>
              <w:fldChar w:fldCharType="end"/>
            </w:r>
          </w:hyperlink>
        </w:p>
        <w:p w14:paraId="6DF539E3" w14:textId="4B0AD044" w:rsidR="00710C7C" w:rsidRDefault="003462CF">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710C7C">
              <w:rPr>
                <w:noProof/>
                <w:webHidden/>
              </w:rPr>
              <w:t>799</w:t>
            </w:r>
            <w:r w:rsidR="00710C7C">
              <w:rPr>
                <w:noProof/>
                <w:webHidden/>
              </w:rPr>
              <w:fldChar w:fldCharType="end"/>
            </w:r>
          </w:hyperlink>
        </w:p>
        <w:p w14:paraId="73BAB458" w14:textId="33B711EA" w:rsidR="00710C7C" w:rsidRDefault="003462CF">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710C7C">
              <w:rPr>
                <w:noProof/>
                <w:webHidden/>
              </w:rPr>
              <w:t>801</w:t>
            </w:r>
            <w:r w:rsidR="00710C7C">
              <w:rPr>
                <w:noProof/>
                <w:webHidden/>
              </w:rPr>
              <w:fldChar w:fldCharType="end"/>
            </w:r>
          </w:hyperlink>
        </w:p>
        <w:p w14:paraId="5CA58FF9" w14:textId="76CE2097" w:rsidR="00710C7C" w:rsidRDefault="003462CF">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710C7C">
              <w:rPr>
                <w:noProof/>
                <w:webHidden/>
              </w:rPr>
              <w:t>802</w:t>
            </w:r>
            <w:r w:rsidR="00710C7C">
              <w:rPr>
                <w:noProof/>
                <w:webHidden/>
              </w:rPr>
              <w:fldChar w:fldCharType="end"/>
            </w:r>
          </w:hyperlink>
        </w:p>
        <w:p w14:paraId="569134F9" w14:textId="7174512F" w:rsidR="00710C7C" w:rsidRDefault="003462CF">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710C7C">
              <w:rPr>
                <w:noProof/>
                <w:webHidden/>
              </w:rPr>
              <w:t>802</w:t>
            </w:r>
            <w:r w:rsidR="00710C7C">
              <w:rPr>
                <w:noProof/>
                <w:webHidden/>
              </w:rPr>
              <w:fldChar w:fldCharType="end"/>
            </w:r>
          </w:hyperlink>
        </w:p>
        <w:p w14:paraId="1BAA156B" w14:textId="4F48794E" w:rsidR="00710C7C" w:rsidRDefault="003462CF">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710C7C">
              <w:rPr>
                <w:noProof/>
                <w:webHidden/>
              </w:rPr>
              <w:t>805</w:t>
            </w:r>
            <w:r w:rsidR="00710C7C">
              <w:rPr>
                <w:noProof/>
                <w:webHidden/>
              </w:rPr>
              <w:fldChar w:fldCharType="end"/>
            </w:r>
          </w:hyperlink>
        </w:p>
        <w:p w14:paraId="67045EFE" w14:textId="11CC6B0C" w:rsidR="00710C7C" w:rsidRDefault="003462CF">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710C7C">
              <w:rPr>
                <w:noProof/>
                <w:webHidden/>
              </w:rPr>
              <w:t>806</w:t>
            </w:r>
            <w:r w:rsidR="00710C7C">
              <w:rPr>
                <w:noProof/>
                <w:webHidden/>
              </w:rPr>
              <w:fldChar w:fldCharType="end"/>
            </w:r>
          </w:hyperlink>
        </w:p>
        <w:p w14:paraId="2DBD2E29" w14:textId="389973F2" w:rsidR="00710C7C" w:rsidRDefault="003462CF">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710C7C">
              <w:rPr>
                <w:noProof/>
                <w:webHidden/>
              </w:rPr>
              <w:t>808</w:t>
            </w:r>
            <w:r w:rsidR="00710C7C">
              <w:rPr>
                <w:noProof/>
                <w:webHidden/>
              </w:rPr>
              <w:fldChar w:fldCharType="end"/>
            </w:r>
          </w:hyperlink>
        </w:p>
        <w:p w14:paraId="4DA0A659" w14:textId="66E430D1" w:rsidR="00710C7C" w:rsidRDefault="003462CF">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710C7C">
              <w:rPr>
                <w:noProof/>
                <w:webHidden/>
              </w:rPr>
              <w:t>809</w:t>
            </w:r>
            <w:r w:rsidR="00710C7C">
              <w:rPr>
                <w:noProof/>
                <w:webHidden/>
              </w:rPr>
              <w:fldChar w:fldCharType="end"/>
            </w:r>
          </w:hyperlink>
        </w:p>
        <w:p w14:paraId="271A7ACD" w14:textId="3B02A40D" w:rsidR="00710C7C" w:rsidRDefault="003462CF">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710C7C">
              <w:rPr>
                <w:noProof/>
                <w:webHidden/>
              </w:rPr>
              <w:t>811</w:t>
            </w:r>
            <w:r w:rsidR="00710C7C">
              <w:rPr>
                <w:noProof/>
                <w:webHidden/>
              </w:rPr>
              <w:fldChar w:fldCharType="end"/>
            </w:r>
          </w:hyperlink>
        </w:p>
        <w:p w14:paraId="3DE5D57A" w14:textId="36E24C10" w:rsidR="00710C7C" w:rsidRDefault="003462CF">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710C7C">
              <w:rPr>
                <w:noProof/>
                <w:webHidden/>
              </w:rPr>
              <w:t>811</w:t>
            </w:r>
            <w:r w:rsidR="00710C7C">
              <w:rPr>
                <w:noProof/>
                <w:webHidden/>
              </w:rPr>
              <w:fldChar w:fldCharType="end"/>
            </w:r>
          </w:hyperlink>
        </w:p>
        <w:p w14:paraId="353B7C58" w14:textId="58BEE2BF" w:rsidR="00710C7C" w:rsidRDefault="003462CF">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710C7C">
              <w:rPr>
                <w:noProof/>
                <w:webHidden/>
              </w:rPr>
              <w:t>813</w:t>
            </w:r>
            <w:r w:rsidR="00710C7C">
              <w:rPr>
                <w:noProof/>
                <w:webHidden/>
              </w:rPr>
              <w:fldChar w:fldCharType="end"/>
            </w:r>
          </w:hyperlink>
        </w:p>
        <w:p w14:paraId="461DF956" w14:textId="1365B724" w:rsidR="00710C7C" w:rsidRDefault="003462CF">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710C7C">
              <w:rPr>
                <w:noProof/>
                <w:webHidden/>
              </w:rPr>
              <w:t>813</w:t>
            </w:r>
            <w:r w:rsidR="00710C7C">
              <w:rPr>
                <w:noProof/>
                <w:webHidden/>
              </w:rPr>
              <w:fldChar w:fldCharType="end"/>
            </w:r>
          </w:hyperlink>
        </w:p>
        <w:p w14:paraId="06F32905" w14:textId="2DA91043" w:rsidR="00710C7C" w:rsidRDefault="003462CF">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710C7C">
              <w:rPr>
                <w:noProof/>
                <w:webHidden/>
              </w:rPr>
              <w:t>813</w:t>
            </w:r>
            <w:r w:rsidR="00710C7C">
              <w:rPr>
                <w:noProof/>
                <w:webHidden/>
              </w:rPr>
              <w:fldChar w:fldCharType="end"/>
            </w:r>
          </w:hyperlink>
        </w:p>
        <w:p w14:paraId="397950F3" w14:textId="40B6C468" w:rsidR="00710C7C" w:rsidRDefault="003462CF">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710C7C">
              <w:rPr>
                <w:noProof/>
                <w:webHidden/>
              </w:rPr>
              <w:t>814</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8" w:name="_Toc485884508"/>
      <w:r>
        <w:t>November 4 (5) / Athor 8</w:t>
      </w:r>
      <w:r w:rsidR="00205EA4">
        <w:t>: The Four Incorporeal Beasts</w:t>
      </w:r>
      <w:bookmarkEnd w:id="1358"/>
    </w:p>
    <w:p w14:paraId="2682F152" w14:textId="5FCB5172" w:rsidR="0082304E" w:rsidRDefault="0082304E" w:rsidP="0082304E">
      <w:pPr>
        <w:pStyle w:val="Heading4"/>
      </w:pPr>
      <w:bookmarkStart w:id="1359"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0" w:name="_Ref459400553"/>
      <w:r>
        <w:t>The Doxology</w:t>
      </w:r>
      <w:r w:rsidR="00B46E6E">
        <w:t xml:space="preserve"> for the Four Incorporeal Beasts</w:t>
      </w:r>
      <w:bookmarkEnd w:id="1359"/>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1"/>
            <w:r>
              <w:t>Bea</w:t>
            </w:r>
            <w:r w:rsidR="001D2DF6">
              <w:t>s</w:t>
            </w:r>
            <w:r>
              <w:t>ts</w:t>
            </w:r>
            <w:commentRangeEnd w:id="1361"/>
            <w:r>
              <w:rPr>
                <w:rStyle w:val="CommentReference"/>
                <w:rFonts w:ascii="Times New Roman" w:eastAsiaTheme="minorHAnsi" w:hAnsi="Times New Roman" w:cstheme="minorBidi"/>
                <w:color w:val="auto"/>
              </w:rPr>
              <w:commentReference w:id="1361"/>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2"/>
            <w:r>
              <w:t xml:space="preserve">incessant </w:t>
            </w:r>
            <w:commentRangeEnd w:id="1362"/>
            <w:r>
              <w:rPr>
                <w:rStyle w:val="CommentReference"/>
                <w:rFonts w:ascii="Times New Roman" w:eastAsiaTheme="minorHAnsi" w:hAnsi="Times New Roman" w:cstheme="minorBidi"/>
                <w:color w:val="auto"/>
              </w:rPr>
              <w:commentReference w:id="1362"/>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3"/>
            <w:r>
              <w:t>The ministering flames of fire,</w:t>
            </w:r>
            <w:commentRangeEnd w:id="1363"/>
            <w:r>
              <w:rPr>
                <w:rStyle w:val="CommentReference"/>
                <w:rFonts w:ascii="Times New Roman" w:eastAsiaTheme="minorHAnsi" w:hAnsi="Times New Roman" w:cstheme="minorBidi"/>
                <w:color w:val="auto"/>
              </w:rPr>
              <w:commentReference w:id="1363"/>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4"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5" w:name="_Toc485884509"/>
      <w:r>
        <w:t>Novem</w:t>
      </w:r>
      <w:r w:rsidR="00423505">
        <w:t>ber 7 (8) / Athor 11: Departure of Anna, mother of the Theotokos</w:t>
      </w:r>
      <w:bookmarkEnd w:id="1365"/>
    </w:p>
    <w:p w14:paraId="44824925" w14:textId="77777777" w:rsidR="00B23506" w:rsidRDefault="00B23506" w:rsidP="00B23506">
      <w:pPr>
        <w:pStyle w:val="Heading4"/>
      </w:pPr>
      <w:bookmarkStart w:id="1366" w:name="_Ref485625144"/>
      <w:r>
        <w:t>The Doxology for St. Anna, mother of the Theotokos</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lastRenderedPageBreak/>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999"/>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7" w:name="_Ref485105258"/>
      <w:bookmarkStart w:id="1368" w:name="_Ref485105264"/>
      <w:bookmarkStart w:id="1369" w:name="_Ref485105267"/>
      <w:bookmarkStart w:id="1370" w:name="_Toc485884510"/>
      <w:r>
        <w:lastRenderedPageBreak/>
        <w:t>November 8 (9) / Athor 12: Archangel Michael</w:t>
      </w:r>
      <w:bookmarkEnd w:id="1364"/>
      <w:bookmarkEnd w:id="1367"/>
      <w:bookmarkEnd w:id="1368"/>
      <w:bookmarkEnd w:id="1369"/>
      <w:bookmarkEnd w:id="1370"/>
    </w:p>
    <w:p w14:paraId="7E078728" w14:textId="77777777" w:rsidR="004750F8" w:rsidRDefault="004750F8" w:rsidP="004750F8">
      <w:pPr>
        <w:pStyle w:val="Heading4"/>
      </w:pPr>
      <w:bookmarkStart w:id="1371" w:name="_Ref434487967"/>
      <w:r>
        <w:t>The Doxology</w:t>
      </w:r>
      <w:r w:rsidR="009D0B24">
        <w:t xml:space="preserve"> for Archangel Michael</w:t>
      </w:r>
      <w:bookmarkEnd w:id="13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2"/>
            <w:r w:rsidRPr="004764BD">
              <w:t xml:space="preserve">before </w:t>
            </w:r>
            <w:commentRangeEnd w:id="1372"/>
            <w:r>
              <w:rPr>
                <w:rStyle w:val="CommentReference"/>
                <w:rFonts w:ascii="Times New Roman" w:eastAsiaTheme="minorHAnsi" w:hAnsi="Times New Roman" w:cstheme="minorBidi"/>
                <w:color w:val="auto"/>
              </w:rPr>
              <w:commentReference w:id="1372"/>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0"/>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1"/>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2"/>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lastRenderedPageBreak/>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1" w:name="_Ref434487984"/>
      <w:r>
        <w:t>The Doxology for Michael and Gabriel</w:t>
      </w:r>
      <w:bookmarkEnd w:id="1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lastRenderedPageBreak/>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lastRenderedPageBreak/>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2" w:name="_Toc485884511"/>
      <w:r>
        <w:t>November 10 (11) / Athor 14: St. Martin of Tours</w:t>
      </w:r>
      <w:bookmarkEnd w:id="1382"/>
    </w:p>
    <w:p w14:paraId="098FEB00" w14:textId="77777777" w:rsidR="00056020" w:rsidRDefault="00056020" w:rsidP="00056020">
      <w:pPr>
        <w:pStyle w:val="Heading4"/>
      </w:pPr>
      <w:bookmarkStart w:id="1383" w:name="_Ref439518461"/>
      <w:r>
        <w:t>The Doxology for St. Martin of Tours</w:t>
      </w:r>
      <w:r>
        <w:rPr>
          <w:rStyle w:val="FootnoteReference"/>
        </w:rPr>
        <w:footnoteReference w:id="1003"/>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lastRenderedPageBreak/>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4" w:name="_Toc485884512"/>
      <w:r>
        <w:t>November 11 (12) / Athor 15: St</w:t>
      </w:r>
      <w:r w:rsidR="004750F8">
        <w:t>. Me</w:t>
      </w:r>
      <w:r>
        <w:t>na the Martyr</w:t>
      </w:r>
      <w:bookmarkEnd w:id="1384"/>
    </w:p>
    <w:p w14:paraId="685781D4" w14:textId="246C52D9" w:rsidR="00E102A0" w:rsidRDefault="00E102A0" w:rsidP="00E102A0">
      <w:pPr>
        <w:pStyle w:val="Heading4"/>
      </w:pPr>
      <w:bookmarkStart w:id="1385"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6" w:name="_Ref465591760"/>
      <w:r>
        <w:t>The Doxology</w:t>
      </w:r>
      <w:r w:rsidR="00B46E6E">
        <w:t xml:space="preserve"> for St. Mena</w:t>
      </w:r>
      <w:bookmarkEnd w:id="1385"/>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7"/>
            <w:r w:rsidRPr="004764BD">
              <w:t>Voice Divine</w:t>
            </w:r>
            <w:commentRangeEnd w:id="1387"/>
            <w:r>
              <w:rPr>
                <w:rStyle w:val="CommentReference"/>
                <w:rFonts w:ascii="Times New Roman" w:eastAsiaTheme="minorHAnsi" w:hAnsi="Times New Roman" w:cstheme="minorBidi"/>
                <w:color w:val="auto"/>
              </w:rPr>
              <w:commentReference w:id="13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8"/>
            <w:r w:rsidRPr="004764BD">
              <w:t xml:space="preserve">received </w:t>
            </w:r>
            <w:commentRangeEnd w:id="1388"/>
            <w:r>
              <w:rPr>
                <w:rStyle w:val="CommentReference"/>
                <w:rFonts w:ascii="Times New Roman" w:eastAsiaTheme="minorHAnsi" w:hAnsi="Times New Roman" w:cstheme="minorBidi"/>
                <w:color w:val="auto"/>
              </w:rPr>
              <w:commentReference w:id="13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89" w:name="_Toc485884513"/>
      <w:r>
        <w:t>November 13 (14) / Athor 17</w:t>
      </w:r>
      <w:r w:rsidR="00072CB8">
        <w:t>: St</w:t>
      </w:r>
      <w:r>
        <w:t>. John Chrysostom</w:t>
      </w:r>
      <w:bookmarkEnd w:id="1389"/>
    </w:p>
    <w:p w14:paraId="3EC5F863" w14:textId="3E5F9225" w:rsidR="00E64404" w:rsidRDefault="00E64404" w:rsidP="00E64404">
      <w:pPr>
        <w:pStyle w:val="Heading4"/>
      </w:pPr>
      <w:bookmarkStart w:id="1390" w:name="_Ref467356854"/>
      <w:r>
        <w:t>The Doxology for St. John Chrysostom</w:t>
      </w:r>
      <w:r>
        <w:rPr>
          <w:rStyle w:val="FootnoteReference"/>
        </w:rPr>
        <w:footnoteReference w:id="1004"/>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1" w:name="_Toc485884514"/>
      <w:r>
        <w:t>November 14 (15) / Athor 18: St. Philip the Apostle</w:t>
      </w:r>
      <w:bookmarkEnd w:id="1391"/>
    </w:p>
    <w:p w14:paraId="0DF27E19" w14:textId="64AFA97E"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5"/>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2" w:name="_Toc485884515"/>
      <w:bookmarkStart w:id="1393" w:name="_Ref485971609"/>
      <w:bookmarkStart w:id="1394" w:name="_Ref485971616"/>
      <w:r>
        <w:t>November 15 (16) / Athor 19: The Preaching of St. Bartholomew</w:t>
      </w:r>
      <w:bookmarkEnd w:id="1392"/>
      <w:bookmarkEnd w:id="1393"/>
      <w:bookmarkEnd w:id="1394"/>
    </w:p>
    <w:p w14:paraId="601EB8D7" w14:textId="20C4233D"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0F07845C" w:rsidR="003462CF" w:rsidRDefault="003462CF" w:rsidP="003462CF">
            <w:pPr>
              <w:pStyle w:val="EngHang"/>
              <w:ind w:left="0" w:firstLine="0"/>
            </w:pPr>
            <w:r>
              <w:t>To the universe sa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5" w:name="_Toc485884516"/>
      <w:r>
        <w:t>November 15 (16) / Athor 19: Also the Consecration of the Church of Sts. Sergius and Bacchus.</w:t>
      </w:r>
      <w:bookmarkEnd w:id="1395"/>
    </w:p>
    <w:p w14:paraId="1B799EA7" w14:textId="15A9EBCA"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710C7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710C7C">
        <w:rPr>
          <w:noProof/>
        </w:rPr>
        <w:t>771</w:t>
      </w:r>
      <w:r w:rsidR="00191A26">
        <w:fldChar w:fldCharType="end"/>
      </w:r>
      <w:r>
        <w:t>.</w:t>
      </w:r>
    </w:p>
    <w:p w14:paraId="23C83E44" w14:textId="77777777" w:rsidR="002F1988" w:rsidRDefault="002F1988" w:rsidP="002F1988">
      <w:pPr>
        <w:pStyle w:val="Heading3"/>
      </w:pPr>
      <w:bookmarkStart w:id="1396" w:name="_Toc485884517"/>
      <w:r>
        <w:t>November 16 (17) / Athor 20: Consecration of Sts. Theodore and Theodore</w:t>
      </w:r>
      <w:bookmarkEnd w:id="1396"/>
    </w:p>
    <w:p w14:paraId="54098920" w14:textId="31A964C0"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710C7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710C7C">
        <w:rPr>
          <w:noProof/>
        </w:rPr>
        <w:t>1083</w:t>
      </w:r>
      <w:r w:rsidR="00191A26">
        <w:fldChar w:fldCharType="end"/>
      </w:r>
      <w:r>
        <w:t xml:space="preserve">, and </w:t>
      </w:r>
      <w:commentRangeStart w:id="1397"/>
      <w:r w:rsidR="00191A26">
        <w:fldChar w:fldCharType="begin"/>
      </w:r>
      <w:r w:rsidR="00191A26">
        <w:instrText xml:space="preserve"> REF _Ref434562461 \h </w:instrText>
      </w:r>
      <w:r w:rsidR="00191A26">
        <w:fldChar w:fldCharType="separate"/>
      </w:r>
      <w:r w:rsidR="00710C7C">
        <w:t>January 7 (8) / Tobi 12: Also St. Theodore Anatoly</w:t>
      </w:r>
      <w:r w:rsidR="00191A26">
        <w:fldChar w:fldCharType="end"/>
      </w:r>
      <w:r w:rsidR="00191A26">
        <w:t>,</w:t>
      </w:r>
      <w:commentRangeEnd w:id="1397"/>
      <w:r w:rsidR="00191A26">
        <w:rPr>
          <w:rStyle w:val="CommentReference"/>
          <w:i w:val="0"/>
        </w:rPr>
        <w:commentReference w:id="1397"/>
      </w:r>
      <w:r w:rsidR="00191A26">
        <w:t xml:space="preserve"> page </w:t>
      </w:r>
      <w:r w:rsidR="00191A26">
        <w:fldChar w:fldCharType="begin"/>
      </w:r>
      <w:r w:rsidR="00191A26">
        <w:instrText xml:space="preserve"> PAGEREF _Ref434562461 \h </w:instrText>
      </w:r>
      <w:r w:rsidR="00191A26">
        <w:fldChar w:fldCharType="separate"/>
      </w:r>
      <w:r w:rsidR="00710C7C">
        <w:rPr>
          <w:noProof/>
        </w:rPr>
        <w:t>950</w:t>
      </w:r>
      <w:r w:rsidR="00191A26">
        <w:fldChar w:fldCharType="end"/>
      </w:r>
      <w:r>
        <w:t>.</w:t>
      </w:r>
    </w:p>
    <w:p w14:paraId="0CDE62FA" w14:textId="77777777" w:rsidR="005329C1" w:rsidRDefault="005329C1" w:rsidP="005329C1">
      <w:pPr>
        <w:pStyle w:val="Heading3"/>
      </w:pPr>
      <w:bookmarkStart w:id="1398" w:name="_Toc485884518"/>
      <w:r>
        <w:t>November 17 (18) / Athor 21: Commemoration of the Theotokos</w:t>
      </w:r>
      <w:bookmarkEnd w:id="1398"/>
    </w:p>
    <w:p w14:paraId="755FF6D7" w14:textId="6C1515CF" w:rsidR="00DD1748" w:rsidRDefault="00DD1748" w:rsidP="00DD1748">
      <w:pPr>
        <w:pStyle w:val="Rubric"/>
      </w:pPr>
      <w:bookmarkStart w:id="1399" w:name="_Ref434562715"/>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63BF60EE" w14:textId="1B5D8139" w:rsidR="001D43EE" w:rsidRDefault="00F56CDE" w:rsidP="00F56CDE">
      <w:pPr>
        <w:pStyle w:val="Heading3"/>
      </w:pPr>
      <w:bookmarkStart w:id="1400" w:name="_Toc485884519"/>
      <w:r>
        <w:t>November 17 (18) / Athor 21</w:t>
      </w:r>
      <w:r w:rsidR="001D43EE">
        <w:t xml:space="preserve">: </w:t>
      </w:r>
      <w:r>
        <w:t>St. Gregory the Wonderworker</w:t>
      </w:r>
      <w:bookmarkEnd w:id="1400"/>
    </w:p>
    <w:p w14:paraId="4F4390B3" w14:textId="66533991" w:rsidR="00325E43" w:rsidRDefault="00325E43" w:rsidP="00DA4B37">
      <w:pPr>
        <w:pStyle w:val="Heading4"/>
      </w:pPr>
      <w:bookmarkStart w:id="1401" w:name="_Ref468134316"/>
      <w:r>
        <w:t xml:space="preserve">The Doxology for St. </w:t>
      </w:r>
      <w:r w:rsidR="00DA4B37">
        <w:t>Gregory the Wonderworker</w:t>
      </w:r>
      <w:r>
        <w:rPr>
          <w:rStyle w:val="FootnoteReference"/>
        </w:rPr>
        <w:footnoteReference w:id="1007"/>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2" w:name="_Ref485106062"/>
      <w:bookmarkStart w:id="1403" w:name="_Toc485884520"/>
      <w:r>
        <w:t>November 18 (19) / Athor 22: Martyrdom of Sts. Cosmas, Damian, and their Brothers</w:t>
      </w:r>
      <w:bookmarkEnd w:id="1399"/>
      <w:bookmarkEnd w:id="1402"/>
      <w:bookmarkEnd w:id="1403"/>
    </w:p>
    <w:p w14:paraId="4E7F190E" w14:textId="7450EC22" w:rsidR="00935F13" w:rsidRDefault="00935F13" w:rsidP="00935F13">
      <w:pPr>
        <w:pStyle w:val="Heading4"/>
      </w:pPr>
      <w:bookmarkStart w:id="1404"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5" w:name="_Ref459401259"/>
      <w:r>
        <w:t>The Doxology</w:t>
      </w:r>
      <w:r w:rsidR="00B46E6E">
        <w:t xml:space="preserve"> for Sts. Cosmas, Damian, their Brothers and their Mother</w:t>
      </w:r>
      <w:bookmarkEnd w:id="1404"/>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6"/>
            <w:r>
              <w:t>Prabioc</w:t>
            </w:r>
            <w:commentRangeEnd w:id="1406"/>
            <w:r>
              <w:rPr>
                <w:rStyle w:val="CommentReference"/>
                <w:rFonts w:ascii="Times New Roman" w:eastAsiaTheme="minorHAnsi" w:hAnsi="Times New Roman" w:cstheme="minorBidi"/>
                <w:color w:val="auto"/>
              </w:rPr>
              <w:commentReference w:id="140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7"/>
            <w:r>
              <w:t xml:space="preserve">confirming </w:t>
            </w:r>
            <w:commentRangeEnd w:id="1407"/>
            <w:r>
              <w:rPr>
                <w:rStyle w:val="CommentReference"/>
                <w:rFonts w:ascii="Times New Roman" w:eastAsiaTheme="minorHAnsi" w:hAnsi="Times New Roman" w:cstheme="minorBidi"/>
                <w:color w:val="auto"/>
              </w:rPr>
              <w:commentReference w:id="140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8" w:name="_Toc485884521"/>
      <w:r>
        <w:t>November 19 (20) / Athor 23: St. Cornelius</w:t>
      </w:r>
      <w:bookmarkEnd w:id="1408"/>
    </w:p>
    <w:p w14:paraId="4F3463BC" w14:textId="0807C716" w:rsidR="00056BED" w:rsidRDefault="00056BED" w:rsidP="00056BED">
      <w:pPr>
        <w:pStyle w:val="Heading4"/>
      </w:pPr>
      <w:bookmarkStart w:id="1409" w:name="_Ref485626355"/>
      <w:r>
        <w:t>The Doxology for St. Cornelius</w:t>
      </w:r>
      <w:bookmarkEnd w:id="1409"/>
      <w:r>
        <w:rPr>
          <w:rStyle w:val="FootnoteReference"/>
        </w:rPr>
        <w:footnoteReference w:id="100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16E3DF3C" w:rsidR="00056BED" w:rsidRPr="00056BED" w:rsidRDefault="00056BED" w:rsidP="00056BED">
            <w:pPr>
              <w:pStyle w:val="EngHangEnd"/>
              <w:rPr>
                <w:shd w:val="clear" w:color="auto" w:fill="FFFFFF"/>
              </w:rPr>
            </w:pPr>
            <w:r>
              <w:rPr>
                <w:shd w:val="clear" w:color="auto" w:fill="FFFFFF"/>
              </w:rPr>
              <w:t>In works of righteousness</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1C2E47B9" w:rsidR="00056BED" w:rsidRDefault="00056BED" w:rsidP="00062589">
            <w:pPr>
              <w:pStyle w:val="EngHangEnd"/>
            </w:pPr>
            <w:r>
              <w:rPr>
                <w:shd w:val="clear" w:color="auto" w:fill="FFFFFF"/>
              </w:rPr>
              <w:t>The first-fuit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0" w:name="_Toc485884522"/>
      <w:r>
        <w:t xml:space="preserve">November 19 (20) / Athor 23: </w:t>
      </w:r>
      <w:r w:rsidR="00056BED">
        <w:t xml:space="preserve">Also </w:t>
      </w:r>
      <w:r>
        <w:t>Consecration of the Church of St. Marina</w:t>
      </w:r>
      <w:bookmarkEnd w:id="1410"/>
    </w:p>
    <w:p w14:paraId="3B385C9C" w14:textId="418C8E9B"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710C7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710C7C">
        <w:rPr>
          <w:noProof/>
        </w:rPr>
        <w:t>1085</w:t>
      </w:r>
      <w:r w:rsidR="00131ECE">
        <w:fldChar w:fldCharType="end"/>
      </w:r>
      <w:r>
        <w:t>.</w:t>
      </w:r>
    </w:p>
    <w:p w14:paraId="0E22041B" w14:textId="77777777" w:rsidR="00205EA4" w:rsidRDefault="00205EA4" w:rsidP="00205EA4">
      <w:pPr>
        <w:pStyle w:val="Heading3"/>
      </w:pPr>
      <w:bookmarkStart w:id="1411" w:name="_Toc485884523"/>
      <w:r>
        <w:t>November 20 (21) / Athor 24: The Twenty Four Presbyters</w:t>
      </w:r>
      <w:bookmarkEnd w:id="1411"/>
    </w:p>
    <w:p w14:paraId="253EB9EC" w14:textId="431DB748" w:rsidR="00935F13" w:rsidRDefault="00935F13" w:rsidP="00935F13">
      <w:pPr>
        <w:pStyle w:val="Heading4"/>
      </w:pPr>
      <w:bookmarkStart w:id="141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3" w:name="_Ref459400916"/>
      <w:r>
        <w:t>The Doxology</w:t>
      </w:r>
      <w:r w:rsidR="00B46E6E">
        <w:t xml:space="preserve"> for the Twenty Four Presbyters</w:t>
      </w:r>
      <w:bookmarkEnd w:id="1412"/>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0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4" w:name="_Toc485884524"/>
      <w:r>
        <w:lastRenderedPageBreak/>
        <w:t>November 21 (22) / Athor 25: St. Philopater Mercurius</w:t>
      </w:r>
      <w:bookmarkEnd w:id="1414"/>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5"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6" w:name="_Ref459400991"/>
      <w:r>
        <w:t>The Doxology</w:t>
      </w:r>
      <w:r w:rsidR="00B46E6E">
        <w:t xml:space="preserve"> for St. Philopater Mercurius</w:t>
      </w:r>
      <w:bookmarkEnd w:id="1415"/>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1"/>
            <w:r>
              <w:t>Placed</w:t>
            </w:r>
            <w:commentRangeEnd w:id="1421"/>
            <w:r>
              <w:rPr>
                <w:rStyle w:val="CommentReference"/>
                <w:rFonts w:ascii="Times New Roman" w:eastAsiaTheme="minorHAnsi" w:hAnsi="Times New Roman" w:cstheme="minorBidi"/>
                <w:color w:val="auto"/>
              </w:rPr>
              <w:commentReference w:id="1421"/>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2"/>
            <w:r>
              <w:t>emperate</w:t>
            </w:r>
            <w:r w:rsidRPr="004764BD">
              <w:t xml:space="preserve"> </w:t>
            </w:r>
            <w:r>
              <w:t>with</w:t>
            </w:r>
            <w:commentRangeEnd w:id="1422"/>
            <w:r>
              <w:rPr>
                <w:rStyle w:val="CommentReference"/>
                <w:rFonts w:ascii="Times New Roman" w:eastAsiaTheme="minorHAnsi" w:hAnsi="Times New Roman" w:cstheme="minorBidi"/>
                <w:color w:val="auto"/>
              </w:rPr>
              <w:commentReference w:id="1422"/>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6" w:name="_Toc485884525"/>
      <w:r>
        <w:t>November 22 (23) / Athor 26: St. Gregory of Nyssa</w:t>
      </w:r>
      <w:bookmarkEnd w:id="1426"/>
    </w:p>
    <w:p w14:paraId="73B16A55" w14:textId="22D2F64C" w:rsidR="00F4564C" w:rsidRDefault="00F4564C" w:rsidP="00F4564C">
      <w:pPr>
        <w:pStyle w:val="Heading4"/>
      </w:pPr>
      <w:bookmarkStart w:id="1427" w:name="_Ref468565896"/>
      <w:r>
        <w:t>The Doxology for St. Gregory of Nyssa</w:t>
      </w:r>
      <w:r>
        <w:rPr>
          <w:rStyle w:val="FootnoteReference"/>
        </w:rPr>
        <w:footnoteReference w:id="1013"/>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8" w:name="_Toc485884526"/>
      <w:r>
        <w:t>November 23 (24) / Athor 27: St. James the Sawn-Asunder</w:t>
      </w:r>
      <w:bookmarkEnd w:id="1428"/>
    </w:p>
    <w:p w14:paraId="0184B841" w14:textId="4D67CB19" w:rsidR="00F4564C" w:rsidRDefault="00F4564C" w:rsidP="00F4564C">
      <w:pPr>
        <w:pStyle w:val="Heading4"/>
      </w:pPr>
      <w:bookmarkStart w:id="1429" w:name="_Ref468565824"/>
      <w:r>
        <w:t>The Doxology for St. James the Sawn-Asunder</w:t>
      </w:r>
      <w:r>
        <w:rPr>
          <w:rStyle w:val="FootnoteReference"/>
        </w:rPr>
        <w:footnoteReference w:id="1014"/>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0" w:name="_Toc485884527"/>
      <w:r>
        <w:lastRenderedPageBreak/>
        <w:t>November 24 (25) / Athor 28: Martyrdom of St. Serapamon, the bishop of Nikiou</w:t>
      </w:r>
      <w:bookmarkEnd w:id="1430"/>
    </w:p>
    <w:p w14:paraId="31266C94" w14:textId="74CE43E4" w:rsidR="00F76CFB" w:rsidRPr="00F76CFB" w:rsidRDefault="00F76CFB" w:rsidP="00F76CFB">
      <w:pPr>
        <w:pStyle w:val="Heading4"/>
      </w:pPr>
      <w:bookmarkStart w:id="1431"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2" w:name="_Ref459401310"/>
      <w:r>
        <w:t>The Doxology</w:t>
      </w:r>
      <w:r w:rsidR="00B46E6E">
        <w:t xml:space="preserve"> for St. Serapamon</w:t>
      </w:r>
      <w:bookmarkEnd w:id="1431"/>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3"/>
            <w:r>
              <w:t>sprang forth</w:t>
            </w:r>
            <w:commentRangeEnd w:id="1433"/>
            <w:r>
              <w:rPr>
                <w:rStyle w:val="CommentReference"/>
                <w:rFonts w:ascii="Times New Roman" w:eastAsiaTheme="minorHAnsi" w:hAnsi="Times New Roman" w:cstheme="minorBidi"/>
                <w:color w:val="auto"/>
              </w:rPr>
              <w:commentReference w:id="1433"/>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4" w:name="_Toc485884528"/>
      <w:r>
        <w:lastRenderedPageBreak/>
        <w:t>November 25 (26) / Athor 29: Commemoration of the Annunciation, Nativity, and Resurrection on the 29</w:t>
      </w:r>
      <w:r w:rsidRPr="00C0205C">
        <w:rPr>
          <w:vertAlign w:val="superscript"/>
        </w:rPr>
        <w:t>th</w:t>
      </w:r>
      <w:r>
        <w:t xml:space="preserve"> of Every Month</w:t>
      </w:r>
      <w:bookmarkEnd w:id="1434"/>
    </w:p>
    <w:p w14:paraId="38FF89F6" w14:textId="455C911A" w:rsidR="00B52D77" w:rsidRDefault="00B52D77" w:rsidP="00B52D77">
      <w:pPr>
        <w:pStyle w:val="Rubric"/>
      </w:pPr>
      <w:r>
        <w:t xml:space="preserve">See </w:t>
      </w:r>
      <w:r>
        <w:fldChar w:fldCharType="begin"/>
      </w:r>
      <w:r>
        <w:instrText xml:space="preserve"> REF _Ref435003974 \h </w:instrText>
      </w:r>
      <w:r>
        <w:fldChar w:fldCharType="separate"/>
      </w:r>
      <w:r w:rsidR="00710C7C">
        <w:t>September 26 (27) / Tho-out 29: Commemoration of the Annunciation, Nativity, and Resurrection on the 29</w:t>
      </w:r>
      <w:r w:rsidR="00710C7C" w:rsidRPr="00C0205C">
        <w:rPr>
          <w:vertAlign w:val="superscript"/>
        </w:rPr>
        <w:t>th</w:t>
      </w:r>
      <w:r w:rsidR="00710C7C">
        <w:t xml:space="preserve"> of Every Coptic Month</w:t>
      </w:r>
      <w:r>
        <w:fldChar w:fldCharType="end"/>
      </w:r>
      <w:r>
        <w:t xml:space="preserve">, page </w:t>
      </w:r>
      <w:r>
        <w:fldChar w:fldCharType="begin"/>
      </w:r>
      <w:r>
        <w:instrText xml:space="preserve"> PAGEREF _Ref435003974 \h </w:instrText>
      </w:r>
      <w:r>
        <w:fldChar w:fldCharType="separate"/>
      </w:r>
      <w:r w:rsidR="00710C7C">
        <w:rPr>
          <w:noProof/>
        </w:rPr>
        <w:t>760</w:t>
      </w:r>
      <w:r>
        <w:fldChar w:fldCharType="end"/>
      </w:r>
      <w:r>
        <w:t>.</w:t>
      </w:r>
    </w:p>
    <w:p w14:paraId="31C728FB" w14:textId="68050968" w:rsidR="00D94D36" w:rsidRDefault="00D94D36" w:rsidP="00D94D36">
      <w:pPr>
        <w:pStyle w:val="Heading3"/>
      </w:pPr>
      <w:bookmarkStart w:id="1435" w:name="_Toc485884529"/>
      <w:r>
        <w:t>November 25 (26) / Athor 29: St</w:t>
      </w:r>
      <w:r w:rsidR="00902554">
        <w:t>s</w:t>
      </w:r>
      <w:r>
        <w:t xml:space="preserve">. </w:t>
      </w:r>
      <w:r w:rsidR="00902554">
        <w:t xml:space="preserve">Clement of Rome and </w:t>
      </w:r>
      <w:r>
        <w:t xml:space="preserve">Peter </w:t>
      </w:r>
      <w:r w:rsidR="00902554">
        <w:t>of Alexandria</w:t>
      </w:r>
      <w:bookmarkEnd w:id="1435"/>
    </w:p>
    <w:p w14:paraId="32CE742F" w14:textId="77777777" w:rsidR="00902554" w:rsidRDefault="00902554" w:rsidP="00902554">
      <w:pPr>
        <w:pStyle w:val="Heading4"/>
      </w:pPr>
      <w:bookmarkStart w:id="1436" w:name="_Ref485709635"/>
      <w:bookmarkStart w:id="1437" w:name="_Ref472885608"/>
      <w:r>
        <w:t>The Doxology For St. Clement of Rome and St. Peter of Alexandria</w:t>
      </w:r>
      <w:r>
        <w:rPr>
          <w:rStyle w:val="FootnoteReference"/>
        </w:rPr>
        <w:footnoteReference w:id="1015"/>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8" w:name="_Ref485710264"/>
      <w:r>
        <w:lastRenderedPageBreak/>
        <w:t>The Doxology for St. Peter</w:t>
      </w:r>
      <w:r w:rsidR="00902554">
        <w:t xml:space="preserve"> of Alexandria,</w:t>
      </w:r>
      <w:r>
        <w:t xml:space="preserve"> the Seal of the Martyrs</w:t>
      </w:r>
      <w:bookmarkEnd w:id="1437"/>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39" w:name="_Toc485884530"/>
      <w:r>
        <w:lastRenderedPageBreak/>
        <w:t>November 26 (27) / Athor 30: Consecration of a Church of St. Cosmas and Damian, Their Brothers and Their Mother</w:t>
      </w:r>
      <w:bookmarkEnd w:id="1439"/>
    </w:p>
    <w:p w14:paraId="7B556319" w14:textId="63245CB2"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710C7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710C7C">
        <w:rPr>
          <w:noProof/>
        </w:rPr>
        <w:t>798</w:t>
      </w:r>
      <w:r w:rsidR="00191A26">
        <w:fldChar w:fldCharType="end"/>
      </w:r>
      <w:r>
        <w:t>.</w:t>
      </w:r>
    </w:p>
    <w:p w14:paraId="15C7AC8C" w14:textId="77777777" w:rsidR="00F67B89" w:rsidRDefault="00F67B89" w:rsidP="00F67B89">
      <w:pPr>
        <w:pStyle w:val="Heading3"/>
      </w:pPr>
      <w:bookmarkStart w:id="1440" w:name="_Toc485884531"/>
      <w:r>
        <w:t>November 27 (28) / Koiak 1: Consecration of the Church of St. Shenoute</w:t>
      </w:r>
      <w:bookmarkEnd w:id="1440"/>
    </w:p>
    <w:p w14:paraId="28333115" w14:textId="181C26C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710C7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710C7C">
        <w:rPr>
          <w:noProof/>
        </w:rPr>
        <w:t>1078</w:t>
      </w:r>
      <w:r w:rsidR="00191A26">
        <w:fldChar w:fldCharType="end"/>
      </w:r>
      <w:r>
        <w:t>.</w:t>
      </w:r>
    </w:p>
    <w:p w14:paraId="4B02CBA1" w14:textId="14A99C6D" w:rsidR="002A29E0" w:rsidRDefault="002A29E0" w:rsidP="002A29E0">
      <w:pPr>
        <w:pStyle w:val="Heading3"/>
      </w:pPr>
      <w:bookmarkStart w:id="1441" w:name="_Toc485884532"/>
      <w:r>
        <w:t>November 29 (30) / Koiak 3: Entry of the Theotokos into the Temple</w:t>
      </w:r>
      <w:bookmarkEnd w:id="1441"/>
    </w:p>
    <w:p w14:paraId="422AF9D7" w14:textId="6CAD5146" w:rsidR="002A29E0" w:rsidRDefault="002A29E0" w:rsidP="002A29E0">
      <w:pPr>
        <w:pStyle w:val="Heading4"/>
      </w:pPr>
      <w:bookmarkStart w:id="1442" w:name="_Ref470555203"/>
      <w:r>
        <w:t>The Doxology of the Entry of the Theotokos into the Temple</w:t>
      </w:r>
      <w:r>
        <w:rPr>
          <w:rStyle w:val="FootnoteReference"/>
        </w:rPr>
        <w:footnoteReference w:id="1016"/>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3" w:name="_Toc485884533"/>
      <w:r>
        <w:t>November 30 (December 1) / Koiak 4: Martyrdom of St. Andrew the Apostle</w:t>
      </w:r>
      <w:bookmarkEnd w:id="1443"/>
    </w:p>
    <w:p w14:paraId="352D828F" w14:textId="32C9C41D" w:rsidR="00205EA4"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bookmarkEnd w:id="1357"/>
      <w:r>
        <w:t>.</w:t>
      </w:r>
    </w:p>
    <w:p w14:paraId="4DE08BBA" w14:textId="7123A67E" w:rsidR="00347E10" w:rsidRDefault="00347E10" w:rsidP="00347E10">
      <w:pPr>
        <w:pStyle w:val="Heading4"/>
      </w:pPr>
      <w:bookmarkStart w:id="1444" w:name="_Ref485710305"/>
      <w:r>
        <w:t>The Doxology For the Apostle Andrew</w:t>
      </w:r>
      <w:r>
        <w:rPr>
          <w:rStyle w:val="FootnoteReference"/>
        </w:rPr>
        <w:footnoteReference w:id="1017"/>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lastRenderedPageBreak/>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5" w:name="_Toc410196202"/>
      <w:bookmarkStart w:id="1446" w:name="_Toc410196444"/>
      <w:bookmarkStart w:id="1447" w:name="_Toc410196946"/>
      <w:bookmarkStart w:id="1448" w:name="_Toc485884448"/>
      <w:bookmarkStart w:id="1449" w:name="_Toc485884534"/>
      <w:bookmarkStart w:id="1450" w:name="December"/>
      <w:r>
        <w:lastRenderedPageBreak/>
        <w:t>December</w:t>
      </w:r>
      <w:bookmarkEnd w:id="1445"/>
      <w:bookmarkEnd w:id="1446"/>
      <w:bookmarkEnd w:id="1447"/>
      <w:r w:rsidR="00205EA4">
        <w:t xml:space="preserve"> or </w:t>
      </w:r>
      <w:r w:rsidR="00205EA4">
        <w:rPr>
          <w:rFonts w:ascii="FreeSerifAvvaShenouda" w:hAnsi="FreeSerifAvvaShenouda" w:cs="FreeSerifAvvaShenouda"/>
        </w:rPr>
        <w:t>Ⲕⲟⲓⲁϩⲕ</w:t>
      </w:r>
      <w:bookmarkEnd w:id="1448"/>
      <w:bookmarkEnd w:id="1449"/>
    </w:p>
    <w:sdt>
      <w:sdtPr>
        <w:id w:val="1691259792"/>
        <w:docPartObj>
          <w:docPartGallery w:val="Table of Contents"/>
          <w:docPartUnique/>
        </w:docPartObj>
      </w:sdtPr>
      <w:sdtEndPr>
        <w:rPr>
          <w:b/>
          <w:bCs/>
          <w:noProof/>
        </w:rPr>
      </w:sdtEndPr>
      <w:sdtContent>
        <w:p w14:paraId="5A0A8709" w14:textId="4B7C1E4B"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710C7C">
              <w:rPr>
                <w:noProof/>
                <w:webHidden/>
              </w:rPr>
              <w:t>816</w:t>
            </w:r>
            <w:r w:rsidR="00710C7C">
              <w:rPr>
                <w:noProof/>
                <w:webHidden/>
              </w:rPr>
              <w:fldChar w:fldCharType="end"/>
            </w:r>
          </w:hyperlink>
        </w:p>
        <w:p w14:paraId="60EB4FA4" w14:textId="20931159" w:rsidR="00710C7C" w:rsidRDefault="003462CF">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710C7C">
              <w:rPr>
                <w:noProof/>
                <w:webHidden/>
              </w:rPr>
              <w:t>840</w:t>
            </w:r>
            <w:r w:rsidR="00710C7C">
              <w:rPr>
                <w:noProof/>
                <w:webHidden/>
              </w:rPr>
              <w:fldChar w:fldCharType="end"/>
            </w:r>
          </w:hyperlink>
        </w:p>
        <w:p w14:paraId="3E5B2B95" w14:textId="554719F2" w:rsidR="00710C7C" w:rsidRDefault="003462CF">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710C7C">
              <w:rPr>
                <w:noProof/>
                <w:webHidden/>
              </w:rPr>
              <w:t>841</w:t>
            </w:r>
            <w:r w:rsidR="00710C7C">
              <w:rPr>
                <w:noProof/>
                <w:webHidden/>
              </w:rPr>
              <w:fldChar w:fldCharType="end"/>
            </w:r>
          </w:hyperlink>
        </w:p>
        <w:p w14:paraId="4AA3C746" w14:textId="32FD9E59" w:rsidR="00710C7C" w:rsidRDefault="003462CF">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710C7C">
              <w:rPr>
                <w:noProof/>
                <w:webHidden/>
              </w:rPr>
              <w:t>842</w:t>
            </w:r>
            <w:r w:rsidR="00710C7C">
              <w:rPr>
                <w:noProof/>
                <w:webHidden/>
              </w:rPr>
              <w:fldChar w:fldCharType="end"/>
            </w:r>
          </w:hyperlink>
        </w:p>
        <w:p w14:paraId="0820A199" w14:textId="5BC8B814" w:rsidR="00710C7C" w:rsidRDefault="003462CF">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710C7C">
              <w:rPr>
                <w:noProof/>
                <w:webHidden/>
              </w:rPr>
              <w:t>844</w:t>
            </w:r>
            <w:r w:rsidR="00710C7C">
              <w:rPr>
                <w:noProof/>
                <w:webHidden/>
              </w:rPr>
              <w:fldChar w:fldCharType="end"/>
            </w:r>
          </w:hyperlink>
        </w:p>
        <w:p w14:paraId="66E423E6" w14:textId="28B092E0" w:rsidR="00710C7C" w:rsidRDefault="003462CF">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710C7C">
              <w:rPr>
                <w:noProof/>
                <w:webHidden/>
              </w:rPr>
              <w:t>845</w:t>
            </w:r>
            <w:r w:rsidR="00710C7C">
              <w:rPr>
                <w:noProof/>
                <w:webHidden/>
              </w:rPr>
              <w:fldChar w:fldCharType="end"/>
            </w:r>
          </w:hyperlink>
        </w:p>
        <w:p w14:paraId="59422D08" w14:textId="54E9F341" w:rsidR="00710C7C" w:rsidRDefault="003462CF">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710C7C">
              <w:rPr>
                <w:noProof/>
                <w:webHidden/>
              </w:rPr>
              <w:t>846</w:t>
            </w:r>
            <w:r w:rsidR="00710C7C">
              <w:rPr>
                <w:noProof/>
                <w:webHidden/>
              </w:rPr>
              <w:fldChar w:fldCharType="end"/>
            </w:r>
          </w:hyperlink>
        </w:p>
        <w:p w14:paraId="5AC67D1F" w14:textId="499BD441" w:rsidR="00710C7C" w:rsidRDefault="003462CF">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710C7C">
              <w:rPr>
                <w:noProof/>
                <w:webHidden/>
              </w:rPr>
              <w:t>846</w:t>
            </w:r>
            <w:r w:rsidR="00710C7C">
              <w:rPr>
                <w:noProof/>
                <w:webHidden/>
              </w:rPr>
              <w:fldChar w:fldCharType="end"/>
            </w:r>
          </w:hyperlink>
        </w:p>
        <w:p w14:paraId="0BBAF9B6" w14:textId="51022178" w:rsidR="00710C7C" w:rsidRDefault="003462CF">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710C7C">
              <w:rPr>
                <w:noProof/>
                <w:webHidden/>
              </w:rPr>
              <w:t>847</w:t>
            </w:r>
            <w:r w:rsidR="00710C7C">
              <w:rPr>
                <w:noProof/>
                <w:webHidden/>
              </w:rPr>
              <w:fldChar w:fldCharType="end"/>
            </w:r>
          </w:hyperlink>
        </w:p>
        <w:p w14:paraId="1F0A80BA" w14:textId="7497E9F2" w:rsidR="00710C7C" w:rsidRDefault="003462CF">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710C7C">
              <w:rPr>
                <w:noProof/>
                <w:webHidden/>
              </w:rPr>
              <w:t>847</w:t>
            </w:r>
            <w:r w:rsidR="00710C7C">
              <w:rPr>
                <w:noProof/>
                <w:webHidden/>
              </w:rPr>
              <w:fldChar w:fldCharType="end"/>
            </w:r>
          </w:hyperlink>
        </w:p>
        <w:p w14:paraId="70F92F97" w14:textId="5D621D88" w:rsidR="00710C7C" w:rsidRDefault="003462CF">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710C7C">
              <w:rPr>
                <w:noProof/>
                <w:webHidden/>
              </w:rPr>
              <w:t>848</w:t>
            </w:r>
            <w:r w:rsidR="00710C7C">
              <w:rPr>
                <w:noProof/>
                <w:webHidden/>
              </w:rPr>
              <w:fldChar w:fldCharType="end"/>
            </w:r>
          </w:hyperlink>
        </w:p>
        <w:p w14:paraId="22A3B3C3" w14:textId="0D57A71E" w:rsidR="00710C7C" w:rsidRDefault="003462CF">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710C7C">
              <w:rPr>
                <w:noProof/>
                <w:webHidden/>
              </w:rPr>
              <w:t>849</w:t>
            </w:r>
            <w:r w:rsidR="00710C7C">
              <w:rPr>
                <w:noProof/>
                <w:webHidden/>
              </w:rPr>
              <w:fldChar w:fldCharType="end"/>
            </w:r>
          </w:hyperlink>
        </w:p>
        <w:p w14:paraId="7D33F5B6" w14:textId="773760BD" w:rsidR="00710C7C" w:rsidRDefault="003462CF">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710C7C">
              <w:rPr>
                <w:noProof/>
                <w:webHidden/>
              </w:rPr>
              <w:t>849</w:t>
            </w:r>
            <w:r w:rsidR="00710C7C">
              <w:rPr>
                <w:noProof/>
                <w:webHidden/>
              </w:rPr>
              <w:fldChar w:fldCharType="end"/>
            </w:r>
          </w:hyperlink>
        </w:p>
        <w:p w14:paraId="4D6637F5" w14:textId="526C313A" w:rsidR="00710C7C" w:rsidRDefault="003462CF">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710C7C">
              <w:rPr>
                <w:noProof/>
                <w:webHidden/>
              </w:rPr>
              <w:t>849</w:t>
            </w:r>
            <w:r w:rsidR="00710C7C">
              <w:rPr>
                <w:noProof/>
                <w:webHidden/>
              </w:rPr>
              <w:fldChar w:fldCharType="end"/>
            </w:r>
          </w:hyperlink>
        </w:p>
        <w:p w14:paraId="657DA11F" w14:textId="74CD27EC" w:rsidR="00710C7C" w:rsidRDefault="003462CF">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710C7C">
              <w:rPr>
                <w:noProof/>
                <w:webHidden/>
              </w:rPr>
              <w:t>850</w:t>
            </w:r>
            <w:r w:rsidR="00710C7C">
              <w:rPr>
                <w:noProof/>
                <w:webHidden/>
              </w:rPr>
              <w:fldChar w:fldCharType="end"/>
            </w:r>
          </w:hyperlink>
        </w:p>
        <w:p w14:paraId="1F9B0A6A" w14:textId="06DAF2EC" w:rsidR="00710C7C" w:rsidRDefault="003462CF">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710C7C">
              <w:rPr>
                <w:noProof/>
                <w:webHidden/>
              </w:rPr>
              <w:t>851</w:t>
            </w:r>
            <w:r w:rsidR="00710C7C">
              <w:rPr>
                <w:noProof/>
                <w:webHidden/>
              </w:rPr>
              <w:fldChar w:fldCharType="end"/>
            </w:r>
          </w:hyperlink>
        </w:p>
        <w:p w14:paraId="19EB4A6B" w14:textId="350E1410" w:rsidR="00710C7C" w:rsidRDefault="003462CF">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710C7C">
              <w:rPr>
                <w:noProof/>
                <w:webHidden/>
              </w:rPr>
              <w:t>851</w:t>
            </w:r>
            <w:r w:rsidR="00710C7C">
              <w:rPr>
                <w:noProof/>
                <w:webHidden/>
              </w:rPr>
              <w:fldChar w:fldCharType="end"/>
            </w:r>
          </w:hyperlink>
        </w:p>
        <w:p w14:paraId="7292B067" w14:textId="3B7250FC" w:rsidR="00710C7C" w:rsidRDefault="003462CF">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710C7C">
              <w:rPr>
                <w:noProof/>
                <w:webHidden/>
              </w:rPr>
              <w:t>852</w:t>
            </w:r>
            <w:r w:rsidR="00710C7C">
              <w:rPr>
                <w:noProof/>
                <w:webHidden/>
              </w:rPr>
              <w:fldChar w:fldCharType="end"/>
            </w:r>
          </w:hyperlink>
        </w:p>
        <w:p w14:paraId="00864ED7" w14:textId="342B534F" w:rsidR="00710C7C" w:rsidRDefault="003462CF">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710C7C">
              <w:rPr>
                <w:noProof/>
                <w:webHidden/>
              </w:rPr>
              <w:t>855</w:t>
            </w:r>
            <w:r w:rsidR="00710C7C">
              <w:rPr>
                <w:noProof/>
                <w:webHidden/>
              </w:rPr>
              <w:fldChar w:fldCharType="end"/>
            </w:r>
          </w:hyperlink>
        </w:p>
        <w:p w14:paraId="3B8B457A" w14:textId="36E97E22" w:rsidR="00710C7C" w:rsidRDefault="003462CF">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710C7C">
              <w:rPr>
                <w:noProof/>
                <w:webHidden/>
              </w:rPr>
              <w:t>897</w:t>
            </w:r>
            <w:r w:rsidR="00710C7C">
              <w:rPr>
                <w:noProof/>
                <w:webHidden/>
              </w:rPr>
              <w:fldChar w:fldCharType="end"/>
            </w:r>
          </w:hyperlink>
        </w:p>
        <w:p w14:paraId="68F53C13" w14:textId="6CAF5104" w:rsidR="00710C7C" w:rsidRDefault="003462CF">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710C7C">
              <w:rPr>
                <w:noProof/>
                <w:webHidden/>
              </w:rPr>
              <w:t>897</w:t>
            </w:r>
            <w:r w:rsidR="00710C7C">
              <w:rPr>
                <w:noProof/>
                <w:webHidden/>
              </w:rPr>
              <w:fldChar w:fldCharType="end"/>
            </w:r>
          </w:hyperlink>
        </w:p>
        <w:p w14:paraId="230E99A5" w14:textId="513347EA" w:rsidR="00710C7C" w:rsidRDefault="003462CF">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710C7C">
              <w:rPr>
                <w:noProof/>
                <w:webHidden/>
              </w:rPr>
              <w:t>898</w:t>
            </w:r>
            <w:r w:rsidR="00710C7C">
              <w:rPr>
                <w:noProof/>
                <w:webHidden/>
              </w:rPr>
              <w:fldChar w:fldCharType="end"/>
            </w:r>
          </w:hyperlink>
        </w:p>
        <w:p w14:paraId="02290245" w14:textId="30374C33" w:rsidR="00710C7C" w:rsidRDefault="003462CF">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710C7C">
              <w:rPr>
                <w:noProof/>
                <w:webHidden/>
              </w:rPr>
              <w:t>898</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1" w:name="_Ref434478837"/>
      <w:r w:rsidR="009E261C">
        <w:t xml:space="preserve"> four Sundays before the Feast.</w:t>
      </w:r>
    </w:p>
    <w:p w14:paraId="6C63C034" w14:textId="77777777" w:rsidR="001E7A09" w:rsidRDefault="001E7A09" w:rsidP="001E7A09">
      <w:pPr>
        <w:pStyle w:val="Heading4"/>
      </w:pPr>
      <w:bookmarkStart w:id="1452"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3" w:name="_Ref485108130"/>
      <w:r>
        <w:t xml:space="preserve">The First Doxology of December or </w:t>
      </w:r>
      <w:r w:rsidRPr="006C0F49">
        <w:rPr>
          <w:rFonts w:ascii="FreeSerifAvvaShenouda" w:hAnsi="FreeSerifAvvaShenouda" w:cs="FreeSerifAvvaShenouda"/>
        </w:rPr>
        <w:t>Ⲕⲟⲓⲁϩⲕ</w:t>
      </w:r>
      <w:bookmarkEnd w:id="1451"/>
      <w:bookmarkEnd w:id="1452"/>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4"/>
            <w:r>
              <w:rPr>
                <w:rStyle w:val="CommentReference"/>
                <w:rFonts w:ascii="Times New Roman" w:eastAsiaTheme="minorHAnsi" w:hAnsi="Times New Roman" w:cstheme="minorBidi"/>
                <w:color w:val="auto"/>
              </w:rPr>
              <w:commentReference w:id="145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5"/>
            <w:r>
              <w:t xml:space="preserve">Announced </w:t>
            </w:r>
            <w:commentRangeEnd w:id="1455"/>
            <w:r>
              <w:rPr>
                <w:rStyle w:val="CommentReference"/>
                <w:rFonts w:ascii="Times New Roman" w:eastAsiaTheme="minorHAnsi" w:hAnsi="Times New Roman" w:cstheme="minorBidi"/>
                <w:color w:val="auto"/>
              </w:rPr>
              <w:commentReference w:id="145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8"/>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7" w:name="_Ref434478867"/>
      <w:r>
        <w:t xml:space="preserve">The Third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19"/>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8" w:name="_Ref434478878"/>
      <w:r>
        <w:t xml:space="preserve">The Fourth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lastRenderedPageBreak/>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59"/>
            <w:r>
              <w:t>He raised us with a new invitation.</w:t>
            </w:r>
            <w:commentRangeEnd w:id="1459"/>
            <w:r>
              <w:rPr>
                <w:rStyle w:val="CommentReference"/>
                <w:rFonts w:ascii="Times New Roman" w:eastAsiaTheme="minorHAnsi" w:hAnsi="Times New Roman" w:cstheme="minorBidi"/>
                <w:color w:val="auto"/>
              </w:rPr>
              <w:commentReference w:id="145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0"/>
            <w:r>
              <w:t>Bride</w:t>
            </w:r>
            <w:commentRangeEnd w:id="1460"/>
            <w:r>
              <w:rPr>
                <w:rStyle w:val="CommentReference"/>
                <w:rFonts w:ascii="Times New Roman" w:eastAsiaTheme="minorHAnsi" w:hAnsi="Times New Roman" w:cstheme="minorBidi"/>
                <w:color w:val="auto"/>
              </w:rPr>
              <w:commentReference w:id="146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1" w:name="_Ref434478888"/>
      <w:r>
        <w:t xml:space="preserve">The Fifth Doxology of December or </w:t>
      </w:r>
      <w:r w:rsidRPr="006C0F49">
        <w:rPr>
          <w:rFonts w:ascii="FreeSerifAvvaShenouda" w:hAnsi="FreeSerifAvvaShenouda" w:cs="FreeSerifAvvaShenouda"/>
        </w:rPr>
        <w:t>Ⲕⲟⲓⲁϩⲕ</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lastRenderedPageBreak/>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lastRenderedPageBreak/>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0"/>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2" w:name="_Ref434478907"/>
      <w:r>
        <w:t xml:space="preserve">The Sixth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lastRenderedPageBreak/>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lastRenderedPageBreak/>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3"/>
            <w:r>
              <w:t xml:space="preserve">return </w:t>
            </w:r>
            <w:commentRangeEnd w:id="1463"/>
            <w:r>
              <w:rPr>
                <w:rStyle w:val="CommentReference"/>
              </w:rPr>
              <w:commentReference w:id="146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4"/>
            <w:r>
              <w:t xml:space="preserve">confirmation </w:t>
            </w:r>
            <w:commentRangeEnd w:id="1464"/>
            <w:r>
              <w:rPr>
                <w:rStyle w:val="CommentReference"/>
              </w:rPr>
              <w:commentReference w:id="146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lastRenderedPageBreak/>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lastRenderedPageBreak/>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5" w:name="_Ref434478922"/>
      <w:r>
        <w:t xml:space="preserve">The Doxology of Archangel Gabriel for December or </w:t>
      </w:r>
      <w:r w:rsidRPr="006C0F49">
        <w:rPr>
          <w:rFonts w:ascii="FreeSerifAvvaShenouda" w:hAnsi="FreeSerifAvvaShenouda" w:cs="FreeSerifAvvaShenouda"/>
        </w:rPr>
        <w:t>Ⲕⲟⲓⲁϩⲕ</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6"/>
            <w:r>
              <w:t>Angel-evangel of Good News</w:t>
            </w:r>
            <w:commentRangeEnd w:id="1466"/>
            <w:r>
              <w:rPr>
                <w:rStyle w:val="CommentReference"/>
                <w:rFonts w:ascii="Times New Roman" w:eastAsiaTheme="minorHAnsi" w:hAnsi="Times New Roman" w:cstheme="minorBidi"/>
                <w:color w:val="auto"/>
              </w:rPr>
              <w:commentReference w:id="146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lastRenderedPageBreak/>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7"/>
            <w:r>
              <w:t>Hail, O full of grace</w:t>
            </w:r>
            <w:commentRangeEnd w:id="1467"/>
            <w:r>
              <w:rPr>
                <w:rStyle w:val="CommentReference"/>
                <w:rFonts w:ascii="Times New Roman" w:eastAsiaTheme="minorHAnsi" w:hAnsi="Times New Roman" w:cstheme="minorBidi"/>
                <w:color w:val="auto"/>
              </w:rPr>
              <w:commentReference w:id="146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8"/>
            <w:r>
              <w:t>Angel-Evangel</w:t>
            </w:r>
            <w:commentRangeEnd w:id="1468"/>
            <w:r>
              <w:rPr>
                <w:rStyle w:val="CommentReference"/>
                <w:rFonts w:ascii="Times New Roman" w:eastAsiaTheme="minorHAnsi" w:hAnsi="Times New Roman" w:cstheme="minorBidi"/>
                <w:color w:val="auto"/>
              </w:rPr>
              <w:commentReference w:id="146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69" w:name="_Ref434564112"/>
      <w:bookmarkStart w:id="1470" w:name="_Toc410196203"/>
      <w:bookmarkStart w:id="1471" w:name="_Toc410196445"/>
      <w:bookmarkStart w:id="1472"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lastRenderedPageBreak/>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lastRenderedPageBreak/>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3" w:name="_Ref485109271"/>
      <w:bookmarkStart w:id="1474" w:name="_Ref485109278"/>
      <w:bookmarkStart w:id="1475" w:name="_Toc485884535"/>
      <w:r>
        <w:t>December 1 (2) / Koiak 5: Martyrdom of St. Victor</w:t>
      </w:r>
      <w:bookmarkEnd w:id="1469"/>
      <w:bookmarkEnd w:id="1473"/>
      <w:bookmarkEnd w:id="1474"/>
      <w:bookmarkEnd w:id="1475"/>
    </w:p>
    <w:p w14:paraId="5851AA48" w14:textId="77777777" w:rsidR="00253C5F" w:rsidRDefault="00253C5F" w:rsidP="00253C5F">
      <w:pPr>
        <w:pStyle w:val="Heading4"/>
      </w:pPr>
      <w:bookmarkStart w:id="1476" w:name="_Ref434489590"/>
      <w:r>
        <w:t>The Doxology</w:t>
      </w:r>
      <w:r w:rsidR="00B46E6E">
        <w:t xml:space="preserve"> for St. Victor</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7"/>
            <w:r>
              <w:t>saint</w:t>
            </w:r>
            <w:commentRangeEnd w:id="1477"/>
            <w:r>
              <w:rPr>
                <w:rStyle w:val="CommentReference"/>
                <w:rFonts w:ascii="Times New Roman" w:eastAsiaTheme="minorHAnsi" w:hAnsi="Times New Roman" w:cstheme="minorBidi"/>
                <w:color w:val="auto"/>
              </w:rPr>
              <w:commentReference w:id="147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8" w:name="_Toc485884536"/>
      <w:r>
        <w:t>December 2 (3) / Koiak 6: Pope Abraam the Syrian</w:t>
      </w:r>
      <w:bookmarkEnd w:id="1478"/>
    </w:p>
    <w:p w14:paraId="705AECE8" w14:textId="77777777" w:rsidR="00F416C6" w:rsidRDefault="00F416C6" w:rsidP="00F416C6">
      <w:pPr>
        <w:pStyle w:val="Heading4"/>
      </w:pPr>
      <w:bookmarkStart w:id="1479" w:name="_Ref434492343"/>
      <w:r>
        <w:t>The Doxology of St. Simon the Tanner</w:t>
      </w:r>
      <w:r>
        <w:rPr>
          <w:rStyle w:val="FootnoteReference"/>
        </w:rPr>
        <w:footnoteReference w:id="1021"/>
      </w:r>
      <w:bookmarkEnd w:id="14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2"/>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0" w:name="_Toc485884537"/>
      <w:r>
        <w:t xml:space="preserve">December 4 (5) / Koiak 8: </w:t>
      </w:r>
      <w:r w:rsidR="00743CE8">
        <w:t xml:space="preserve">The Martyrdom of </w:t>
      </w:r>
      <w:r>
        <w:t>Sts. Barbara and Juliana</w:t>
      </w:r>
      <w:bookmarkEnd w:id="1480"/>
    </w:p>
    <w:p w14:paraId="708D2111" w14:textId="7CD9674E" w:rsidR="003663F9" w:rsidRDefault="003663F9" w:rsidP="003663F9">
      <w:pPr>
        <w:pStyle w:val="Heading4"/>
      </w:pPr>
      <w:bookmarkStart w:id="1481"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2" w:name="_Ref459401359"/>
      <w:r>
        <w:t>The Doxology</w:t>
      </w:r>
      <w:r w:rsidR="00B46E6E">
        <w:t xml:space="preserve"> for Sts. Barbara and Juliana</w:t>
      </w:r>
      <w:bookmarkEnd w:id="1481"/>
      <w:bookmarkEnd w:id="1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3" w:name="_Toc485884538"/>
      <w:r>
        <w:t>December 4 (5) / Koiak 8: Also St. Samuel the Confessor</w:t>
      </w:r>
      <w:bookmarkEnd w:id="1483"/>
    </w:p>
    <w:p w14:paraId="2EE78AB4" w14:textId="77777777" w:rsidR="00224925" w:rsidRDefault="00224925" w:rsidP="00224925">
      <w:pPr>
        <w:pStyle w:val="Heading4"/>
      </w:pPr>
      <w:bookmarkStart w:id="1484" w:name="_Ref434491260"/>
      <w:r>
        <w:t>The Doxology</w:t>
      </w:r>
      <w:r w:rsidR="00810F04">
        <w:t xml:space="preserve"> for St. Samuel the Confessor</w:t>
      </w:r>
      <w:bookmarkEnd w:id="14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3"/>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lastRenderedPageBreak/>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8" w:name="_Toc485884539"/>
      <w:r>
        <w:t>December 6 (7) / Koiak 10: St. Nicholas</w:t>
      </w:r>
      <w:bookmarkEnd w:id="1488"/>
    </w:p>
    <w:p w14:paraId="6C72D403" w14:textId="3BE941B3" w:rsidR="002A29E0" w:rsidRDefault="002A29E0" w:rsidP="002A29E0">
      <w:pPr>
        <w:pStyle w:val="Heading4"/>
      </w:pPr>
      <w:bookmarkStart w:id="1489" w:name="_Ref470555294"/>
      <w:r>
        <w:t>The Doxology of St. Nicholas</w:t>
      </w:r>
      <w:r>
        <w:rPr>
          <w:rStyle w:val="FootnoteReference"/>
        </w:rPr>
        <w:footnoteReference w:id="1024"/>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lastRenderedPageBreak/>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0" w:name="_Toc485884540"/>
      <w:r>
        <w:t>December 6 (7) / Koiak 10: Relocation of St. Severus’ Relics</w:t>
      </w:r>
      <w:bookmarkEnd w:id="1490"/>
    </w:p>
    <w:p w14:paraId="34367220" w14:textId="7941251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710C7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710C7C">
        <w:rPr>
          <w:noProof/>
        </w:rPr>
        <w:t>769</w:t>
      </w:r>
      <w:r w:rsidR="00191A26">
        <w:fldChar w:fldCharType="end"/>
      </w:r>
      <w:r w:rsidR="00191A26">
        <w:t>.</w:t>
      </w:r>
    </w:p>
    <w:p w14:paraId="1F4B0C61" w14:textId="778FEB0B" w:rsidR="002A29E0" w:rsidRDefault="002A29E0" w:rsidP="002A29E0">
      <w:pPr>
        <w:pStyle w:val="Heading3"/>
      </w:pPr>
      <w:bookmarkStart w:id="1491" w:name="_Toc485884541"/>
      <w:r>
        <w:t>December 7 (8) / Koiak 11: St. Ambrose</w:t>
      </w:r>
      <w:bookmarkEnd w:id="1491"/>
    </w:p>
    <w:p w14:paraId="5BA1907D" w14:textId="29C3B57A" w:rsidR="002A29E0" w:rsidRDefault="002A29E0" w:rsidP="002A29E0">
      <w:pPr>
        <w:pStyle w:val="Heading4"/>
      </w:pPr>
      <w:bookmarkStart w:id="1492" w:name="_Ref470555388"/>
      <w:r>
        <w:t>The Doxology of St. Ambrose</w:t>
      </w:r>
      <w:r>
        <w:rPr>
          <w:rStyle w:val="FootnoteReference"/>
        </w:rPr>
        <w:footnoteReference w:id="1025"/>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lastRenderedPageBreak/>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3" w:name="_Toc485884542"/>
      <w:r>
        <w:t>December 8 (9) / Koiak 12: Commemoration of Archangel Michael</w:t>
      </w:r>
      <w:bookmarkEnd w:id="1493"/>
    </w:p>
    <w:p w14:paraId="4AB33F26" w14:textId="2F1404EC" w:rsidR="00191A26" w:rsidRDefault="003D4731" w:rsidP="00191A26">
      <w:pPr>
        <w:pStyle w:val="Rubric"/>
      </w:pPr>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74B14457" w14:textId="5817E206" w:rsidR="002A29E0" w:rsidRDefault="002A29E0" w:rsidP="002A29E0">
      <w:pPr>
        <w:pStyle w:val="Heading3"/>
      </w:pPr>
      <w:bookmarkStart w:id="1494" w:name="_Toc485884543"/>
      <w:r>
        <w:t>December 11 (12) / Koiak 15: St. Gregory the Armenian</w:t>
      </w:r>
      <w:bookmarkEnd w:id="1494"/>
    </w:p>
    <w:p w14:paraId="68D305ED" w14:textId="4394EE49" w:rsidR="002A29E0" w:rsidRDefault="002A29E0" w:rsidP="002A29E0">
      <w:pPr>
        <w:pStyle w:val="Heading4"/>
      </w:pPr>
      <w:bookmarkStart w:id="1495" w:name="_Ref470555434"/>
      <w:r>
        <w:t>The Doxology of St. Gregory the Armenian</w:t>
      </w:r>
      <w:r>
        <w:rPr>
          <w:rStyle w:val="FootnoteReference"/>
        </w:rPr>
        <w:footnoteReference w:id="1026"/>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6" w:name="_Toc485884544"/>
      <w:r>
        <w:t>December 12 (13) / Koiak 16: Saint Spyridon</w:t>
      </w:r>
      <w:r>
        <w:rPr>
          <w:rStyle w:val="FootnoteReference"/>
        </w:rPr>
        <w:footnoteReference w:id="1027"/>
      </w:r>
      <w:bookmarkEnd w:id="1496"/>
    </w:p>
    <w:p w14:paraId="62C88580" w14:textId="20113B9E" w:rsidR="002A29E0" w:rsidRDefault="002A29E0" w:rsidP="002A29E0">
      <w:pPr>
        <w:pStyle w:val="Heading4"/>
      </w:pPr>
      <w:bookmarkStart w:id="1497" w:name="_Ref470555491"/>
      <w:r>
        <w:t>The Doxology of St. Spyridon</w:t>
      </w:r>
      <w:r>
        <w:rPr>
          <w:rStyle w:val="FootnoteReference"/>
        </w:rPr>
        <w:footnoteReference w:id="1028"/>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8" w:name="_Toc485884545"/>
      <w:r>
        <w:t>December 17 (18) / Koiak 21: Commemoration of the Theotokos</w:t>
      </w:r>
      <w:bookmarkEnd w:id="1498"/>
    </w:p>
    <w:p w14:paraId="2A71E82A" w14:textId="52F0860A"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3EDC8594" w14:textId="77777777" w:rsidR="007F571C" w:rsidRDefault="007F571C" w:rsidP="007F571C">
      <w:pPr>
        <w:pStyle w:val="Heading3"/>
      </w:pPr>
      <w:bookmarkStart w:id="1499" w:name="_Toc485884546"/>
      <w:r>
        <w:t>December 17 (18) / Koiak 21: Also the Martyrdom of St. Barnabas, on</w:t>
      </w:r>
      <w:r w:rsidR="00743CE8">
        <w:t>e</w:t>
      </w:r>
      <w:r>
        <w:t xml:space="preserve"> of the Seventy Two</w:t>
      </w:r>
      <w:bookmarkEnd w:id="1499"/>
    </w:p>
    <w:p w14:paraId="2CFD651F" w14:textId="4A3DDC2E" w:rsidR="007F571C" w:rsidRPr="007F571C"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101D0E63" w14:textId="77777777" w:rsidR="00CA0AB7" w:rsidRDefault="00CA0AB7" w:rsidP="00CA0AB7">
      <w:pPr>
        <w:pStyle w:val="Heading3"/>
      </w:pPr>
      <w:bookmarkStart w:id="1500" w:name="_Toc485884547"/>
      <w:r>
        <w:t>December 18 (19) / Koiak 22: Archangel Gabriel</w:t>
      </w:r>
      <w:r w:rsidR="00481AE5">
        <w:t xml:space="preserve"> (Consecration)</w:t>
      </w:r>
      <w:bookmarkEnd w:id="1500"/>
    </w:p>
    <w:p w14:paraId="45BDA150" w14:textId="3C4D22DA" w:rsidR="00CA0AB7" w:rsidRPr="00CA0AB7" w:rsidRDefault="002853EA" w:rsidP="002853EA">
      <w:pPr>
        <w:pStyle w:val="Rubric"/>
      </w:pPr>
      <w:r>
        <w:t xml:space="preserve">See </w:t>
      </w:r>
      <w:r>
        <w:fldChar w:fldCharType="begin"/>
      </w:r>
      <w:r>
        <w:instrText xml:space="preserve"> REF _Ref485107608 \h </w:instrText>
      </w:r>
      <w:r>
        <w:fldChar w:fldCharType="separate"/>
      </w:r>
      <w:r w:rsidR="00710C7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710C7C">
        <w:rPr>
          <w:noProof/>
        </w:rPr>
        <w:t>1006</w:t>
      </w:r>
      <w:r>
        <w:fldChar w:fldCharType="end"/>
      </w:r>
      <w:r w:rsidR="00CA0AB7">
        <w:t>.</w:t>
      </w:r>
    </w:p>
    <w:p w14:paraId="78D35A39" w14:textId="31313210" w:rsidR="00D94D36" w:rsidRDefault="00D94D36" w:rsidP="00D94D36">
      <w:pPr>
        <w:pStyle w:val="Heading3"/>
      </w:pPr>
      <w:bookmarkStart w:id="1501" w:name="_Toc485884548"/>
      <w:r>
        <w:t>December 20 (21) / Koiak 24: St. Ignatius of Antioch</w:t>
      </w:r>
      <w:bookmarkEnd w:id="1501"/>
    </w:p>
    <w:p w14:paraId="2887E1AE" w14:textId="14F194FE" w:rsidR="00D94D36" w:rsidRDefault="00D94D36" w:rsidP="00D94D36">
      <w:pPr>
        <w:pStyle w:val="Heading4"/>
      </w:pPr>
      <w:bookmarkStart w:id="1502" w:name="_Ref472885708"/>
      <w:r>
        <w:t>The Doxology of St. Ignatius</w:t>
      </w:r>
      <w:r>
        <w:rPr>
          <w:rStyle w:val="FootnoteReference"/>
        </w:rPr>
        <w:footnoteReference w:id="1029"/>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lastRenderedPageBreak/>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3" w:name="_Toc485884549"/>
      <w:r>
        <w:t>December 20 (21) / Koiak 24: The Birth of St. Takle Haymanot</w:t>
      </w:r>
      <w:bookmarkEnd w:id="1503"/>
    </w:p>
    <w:p w14:paraId="059C80DE" w14:textId="777E2CEE"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710C7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710C7C">
        <w:rPr>
          <w:noProof/>
        </w:rPr>
        <w:t>1114</w:t>
      </w:r>
      <w:r w:rsidR="006D6137">
        <w:fldChar w:fldCharType="end"/>
      </w:r>
      <w:r>
        <w:t>.</w:t>
      </w:r>
    </w:p>
    <w:p w14:paraId="600875E0" w14:textId="77777777" w:rsidR="00FF5FF3" w:rsidRDefault="00FF5FF3" w:rsidP="00FF5FF3">
      <w:pPr>
        <w:pStyle w:val="Heading3"/>
      </w:pPr>
      <w:bookmarkStart w:id="1504" w:name="_Toc485884550"/>
      <w:r>
        <w:lastRenderedPageBreak/>
        <w:t>December 21 (22) / Koiak 25: St. John Kami</w:t>
      </w:r>
      <w:bookmarkEnd w:id="1504"/>
    </w:p>
    <w:p w14:paraId="3F9EF92D" w14:textId="77777777" w:rsidR="00810F04" w:rsidRPr="00810F04" w:rsidRDefault="00810F04" w:rsidP="00810F04">
      <w:pPr>
        <w:pStyle w:val="Heading4"/>
      </w:pPr>
      <w:bookmarkStart w:id="1505" w:name="_Ref434491108"/>
      <w:r>
        <w:t>The Doxology for St. John Kami</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6" w:name="_Toc485884551"/>
      <w:r>
        <w:t>December 24 (25) / Koiak 28: Nativity Preparation Day</w:t>
      </w:r>
      <w:bookmarkEnd w:id="1506"/>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7" w:name="_Ref434477504"/>
      <w:r>
        <w:t>The Doxology</w:t>
      </w:r>
      <w:r w:rsidR="00E21EA3">
        <w:t xml:space="preserve"> for the Preparation Day of Nativity</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8"/>
            <w:r>
              <w:t>Theotokos</w:t>
            </w:r>
            <w:commentRangeEnd w:id="1508"/>
            <w:r>
              <w:rPr>
                <w:rStyle w:val="CommentReference"/>
                <w:rFonts w:ascii="Times New Roman" w:eastAsiaTheme="minorHAnsi" w:hAnsi="Times New Roman" w:cstheme="minorBidi"/>
                <w:color w:val="auto"/>
              </w:rPr>
              <w:commentReference w:id="1508"/>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09" w:name="_Toc485884552"/>
      <w:r>
        <w:t>December 25 (26) / Koiak 29: The Feast of the Nativity</w:t>
      </w:r>
      <w:bookmarkEnd w:id="1509"/>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0" w:name="_Ref434477532"/>
      <w:r>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1" w:name="_Ref485108167"/>
      <w:r>
        <w:t xml:space="preserve">The </w:t>
      </w:r>
      <w:r w:rsidR="00C33BEB">
        <w:t xml:space="preserve">First </w:t>
      </w:r>
      <w:r>
        <w:t>Doxology</w:t>
      </w:r>
      <w:r w:rsidR="00C33BEB">
        <w:t xml:space="preserve"> for Nativity</w:t>
      </w:r>
      <w:bookmarkEnd w:id="1510"/>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2" w:name="_Ref434477542"/>
      <w:r>
        <w:t>The Second Doxology for Nativity</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3"/>
            <w:r>
              <w:t xml:space="preserve">rescued </w:t>
            </w:r>
            <w:commentRangeEnd w:id="1513"/>
            <w:r>
              <w:rPr>
                <w:rStyle w:val="CommentReference"/>
                <w:rFonts w:ascii="Times New Roman" w:eastAsiaTheme="minorHAnsi" w:hAnsi="Times New Roman" w:cstheme="minorBidi"/>
                <w:color w:val="auto"/>
              </w:rPr>
              <w:commentReference w:id="1513"/>
            </w:r>
            <w:r>
              <w:t>and saved us,</w:t>
            </w:r>
          </w:p>
          <w:p w14:paraId="372D1056" w14:textId="77777777" w:rsidR="00C33BEB" w:rsidRDefault="00C33BEB" w:rsidP="00C33BEB">
            <w:pPr>
              <w:pStyle w:val="EngHangEnd"/>
            </w:pPr>
            <w:commentRangeStart w:id="1514"/>
            <w:r>
              <w:t xml:space="preserve">We </w:t>
            </w:r>
            <w:commentRangeEnd w:id="1514"/>
            <w:r>
              <w:rPr>
                <w:rStyle w:val="CommentReference"/>
                <w:rFonts w:ascii="Times New Roman" w:eastAsiaTheme="minorHAnsi" w:hAnsi="Times New Roman" w:cstheme="minorBidi"/>
                <w:color w:val="auto"/>
              </w:rPr>
              <w:commentReference w:id="1514"/>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5" w:name="_Ref434477554"/>
      <w:r>
        <w:lastRenderedPageBreak/>
        <w:t>The Third Doxology for Nativity</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6" w:name="_Ref434475057"/>
      <w:r>
        <w:t>The Sunday Psali Adam</w:t>
      </w:r>
      <w:r w:rsidR="006C1B94">
        <w:t xml:space="preserve">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7" w:name="_Ref434475083"/>
      <w:r>
        <w:lastRenderedPageBreak/>
        <w:t>The Monday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0"/>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8" w:name="_Ref434475102"/>
      <w:r>
        <w:lastRenderedPageBreak/>
        <w:t>The Tuesday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19"/>
            <w:r>
              <w:t xml:space="preserve">Shone </w:t>
            </w:r>
            <w:commentRangeEnd w:id="1519"/>
            <w:r>
              <w:rPr>
                <w:rStyle w:val="CommentReference"/>
              </w:rPr>
              <w:commentReference w:id="1519"/>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0"/>
            <w:r>
              <w:t>All</w:t>
            </w:r>
            <w:commentRangeEnd w:id="1520"/>
            <w:r>
              <w:rPr>
                <w:rStyle w:val="CommentReference"/>
              </w:rPr>
              <w:commentReference w:id="1520"/>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1"/>
            <w:r>
              <w:t>seals</w:t>
            </w:r>
            <w:commentRangeEnd w:id="1521"/>
            <w:r>
              <w:rPr>
                <w:rStyle w:val="CommentReference"/>
              </w:rPr>
              <w:commentReference w:id="1521"/>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522"/>
            <w:r>
              <w:t>Tetra</w:t>
            </w:r>
            <w:commentRangeEnd w:id="1522"/>
            <w:r>
              <w:rPr>
                <w:rStyle w:val="CommentReference"/>
              </w:rPr>
              <w:commentReference w:id="1522"/>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3"/>
            <w:r>
              <w:t xml:space="preserve">flaming </w:t>
            </w:r>
            <w:commentRangeEnd w:id="1523"/>
            <w:r>
              <w:rPr>
                <w:rStyle w:val="CommentReference"/>
              </w:rPr>
              <w:commentReference w:id="1523"/>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4"/>
            <w:r>
              <w:t>disease</w:t>
            </w:r>
            <w:commentRangeEnd w:id="1524"/>
            <w:r>
              <w:rPr>
                <w:rStyle w:val="CommentReference"/>
              </w:rPr>
              <w:commentReference w:id="1524"/>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5" w:name="_Ref434475128"/>
      <w:r>
        <w:lastRenderedPageBreak/>
        <w:t>The Wednesday Psali Batos</w:t>
      </w:r>
      <w:r w:rsidR="006C1B94">
        <w:t xml:space="preserve"> for Nativity</w:t>
      </w:r>
      <w:bookmarkEnd w:id="15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6" w:name="_Ref434475150"/>
      <w:r>
        <w:t>The Thursday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7"/>
            <w:r>
              <w:t xml:space="preserve">Isaiah </w:t>
            </w:r>
            <w:commentRangeEnd w:id="1527"/>
            <w:r>
              <w:rPr>
                <w:rStyle w:val="CommentReference"/>
              </w:rPr>
              <w:commentReference w:id="1527"/>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8" w:name="_Ref434475177"/>
      <w:r>
        <w:t>The Friday Psali Batos</w:t>
      </w:r>
      <w:r w:rsidR="006C1B94">
        <w:t xml:space="preserve"> for Nativity</w:t>
      </w:r>
      <w:bookmarkEnd w:id="15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29" w:name="_Ref434475196"/>
      <w:r>
        <w:t>The Saturday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0"/>
            <w:r>
              <w:t>For I cannot speak.</w:t>
            </w:r>
            <w:commentRangeEnd w:id="1530"/>
            <w:r>
              <w:rPr>
                <w:rStyle w:val="CommentReference"/>
              </w:rPr>
              <w:commentReference w:id="1530"/>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lastRenderedPageBreak/>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lastRenderedPageBreak/>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1" w:name="_Toc485884553"/>
      <w:r>
        <w:t>December 26 (27) / Koiak 30: The Second Day of the Feast of the Nativity</w:t>
      </w:r>
      <w:bookmarkEnd w:id="1531"/>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2" w:name="_Ref434561401"/>
      <w:bookmarkStart w:id="1533" w:name="_Toc485884554"/>
      <w:r>
        <w:lastRenderedPageBreak/>
        <w:t>December 27 (28) / Tobi 1: St. Stephen Day</w:t>
      </w:r>
      <w:bookmarkEnd w:id="1532"/>
      <w:bookmarkEnd w:id="1533"/>
    </w:p>
    <w:p w14:paraId="1250AF95" w14:textId="1CA11C5F"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710C7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710C7C">
        <w:rPr>
          <w:noProof/>
        </w:rPr>
        <w:t>705</w:t>
      </w:r>
      <w:r w:rsidR="002409EF">
        <w:fldChar w:fldCharType="end"/>
      </w:r>
      <w:r w:rsidR="002409EF">
        <w:t>.</w:t>
      </w:r>
    </w:p>
    <w:p w14:paraId="3C6CAB04" w14:textId="77777777" w:rsidR="00073003" w:rsidRDefault="00073003" w:rsidP="00073003">
      <w:pPr>
        <w:pStyle w:val="Heading3"/>
      </w:pPr>
      <w:bookmarkStart w:id="1534" w:name="_Toc485884555"/>
      <w:r>
        <w:t>December 29 (30) / Tobi 3: The One Hundred and Forty Four Thousand</w:t>
      </w:r>
      <w:bookmarkEnd w:id="1534"/>
    </w:p>
    <w:p w14:paraId="2FE981A9" w14:textId="77777777" w:rsidR="00073003" w:rsidRDefault="00073003" w:rsidP="00073003">
      <w:pPr>
        <w:pStyle w:val="Heading4"/>
      </w:pPr>
      <w:bookmarkStart w:id="1535" w:name="_Ref434488616"/>
      <w:r>
        <w:t>The Doxology</w:t>
      </w:r>
      <w:r w:rsidR="00B46E6E">
        <w:t xml:space="preserve"> for the One Hundred and Forty Four Thousand</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1"/>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2"/>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6" w:name="_Ref434564016"/>
      <w:bookmarkStart w:id="1537" w:name="_Toc485884556"/>
      <w:r>
        <w:lastRenderedPageBreak/>
        <w:t>December 30 (31) / Tobi 4: St. John the Evangelist</w:t>
      </w:r>
      <w:bookmarkEnd w:id="1536"/>
      <w:bookmarkEnd w:id="1537"/>
    </w:p>
    <w:p w14:paraId="3C0BCC81" w14:textId="77777777" w:rsidR="00FF5FF3" w:rsidRDefault="00FF5FF3" w:rsidP="00FF5FF3">
      <w:pPr>
        <w:pStyle w:val="Heading4"/>
      </w:pPr>
      <w:bookmarkStart w:id="1538" w:name="_Ref434488768"/>
      <w:r>
        <w:t>The Doxology</w:t>
      </w:r>
      <w:r w:rsidR="00B46E6E">
        <w:t xml:space="preserve"> for</w:t>
      </w:r>
      <w:r w:rsidR="00BC160E">
        <w:t xml:space="preserve"> St. John the Evangelist</w:t>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39"/>
            <w:r>
              <w:t>Zebulun</w:t>
            </w:r>
            <w:commentRangeEnd w:id="1539"/>
            <w:r>
              <w:rPr>
                <w:rStyle w:val="FootnoteReference"/>
              </w:rPr>
              <w:footnoteReference w:id="1033"/>
            </w:r>
            <w:r>
              <w:rPr>
                <w:rStyle w:val="CommentReference"/>
                <w:rFonts w:ascii="Times New Roman" w:eastAsiaTheme="minorHAnsi" w:hAnsi="Times New Roman" w:cstheme="minorBidi"/>
                <w:color w:val="auto"/>
              </w:rPr>
              <w:commentReference w:id="1539"/>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4"/>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lastRenderedPageBreak/>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0" w:name="_Toc410196204"/>
      <w:bookmarkStart w:id="1541" w:name="_Toc410196446"/>
      <w:bookmarkStart w:id="1542" w:name="_Toc410196948"/>
      <w:bookmarkStart w:id="1543" w:name="_Toc485884449"/>
      <w:bookmarkStart w:id="1544" w:name="January"/>
      <w:bookmarkEnd w:id="1450"/>
      <w:bookmarkEnd w:id="1470"/>
      <w:bookmarkEnd w:id="1471"/>
      <w:bookmarkEnd w:id="1472"/>
      <w:r>
        <w:lastRenderedPageBreak/>
        <w:t>January</w:t>
      </w:r>
      <w:bookmarkEnd w:id="1540"/>
      <w:bookmarkEnd w:id="1541"/>
      <w:bookmarkEnd w:id="1542"/>
      <w:r w:rsidR="00FF5FF3">
        <w:t xml:space="preserve"> or </w:t>
      </w:r>
      <w:r w:rsidR="00FF5FF3">
        <w:rPr>
          <w:rFonts w:ascii="FreeSerifAvvaShenouda" w:hAnsi="FreeSerifAvvaShenouda" w:cs="FreeSerifAvvaShenouda"/>
        </w:rPr>
        <w:t>Ⲧⲱⲃⲓ</w:t>
      </w:r>
      <w:bookmarkEnd w:id="1543"/>
    </w:p>
    <w:bookmarkStart w:id="1545" w:name="_Toc410196949" w:displacedByCustomXml="next"/>
    <w:bookmarkStart w:id="1546" w:name="_Toc410196447" w:displacedByCustomXml="next"/>
    <w:bookmarkStart w:id="1547" w:name="_Toc410196205" w:displacedByCustomXml="next"/>
    <w:sdt>
      <w:sdtPr>
        <w:id w:val="-286434970"/>
        <w:docPartObj>
          <w:docPartGallery w:val="Table of Contents"/>
          <w:docPartUnique/>
        </w:docPartObj>
      </w:sdtPr>
      <w:sdtEndPr>
        <w:rPr>
          <w:b/>
          <w:bCs/>
          <w:noProof/>
        </w:rPr>
      </w:sdtEndPr>
      <w:sdtContent>
        <w:p w14:paraId="173E6517" w14:textId="571442D8"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710C7C">
              <w:rPr>
                <w:noProof/>
                <w:webHidden/>
              </w:rPr>
              <w:t>902</w:t>
            </w:r>
            <w:r w:rsidR="00710C7C">
              <w:rPr>
                <w:noProof/>
                <w:webHidden/>
              </w:rPr>
              <w:fldChar w:fldCharType="end"/>
            </w:r>
          </w:hyperlink>
        </w:p>
        <w:p w14:paraId="4FB8D2A2" w14:textId="16A45F0B" w:rsidR="00710C7C" w:rsidRDefault="003462CF">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710C7C">
              <w:rPr>
                <w:noProof/>
                <w:webHidden/>
              </w:rPr>
              <w:t>912</w:t>
            </w:r>
            <w:r w:rsidR="00710C7C">
              <w:rPr>
                <w:noProof/>
                <w:webHidden/>
              </w:rPr>
              <w:fldChar w:fldCharType="end"/>
            </w:r>
          </w:hyperlink>
        </w:p>
        <w:p w14:paraId="0075824C" w14:textId="5F86CBA0" w:rsidR="00710C7C" w:rsidRDefault="003462CF">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710C7C">
              <w:rPr>
                <w:noProof/>
                <w:webHidden/>
              </w:rPr>
              <w:t>913</w:t>
            </w:r>
            <w:r w:rsidR="00710C7C">
              <w:rPr>
                <w:noProof/>
                <w:webHidden/>
              </w:rPr>
              <w:fldChar w:fldCharType="end"/>
            </w:r>
          </w:hyperlink>
        </w:p>
        <w:p w14:paraId="3714513C" w14:textId="282FA85A" w:rsidR="00710C7C" w:rsidRDefault="003462CF">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710C7C">
              <w:rPr>
                <w:noProof/>
                <w:webHidden/>
              </w:rPr>
              <w:t>950</w:t>
            </w:r>
            <w:r w:rsidR="00710C7C">
              <w:rPr>
                <w:noProof/>
                <w:webHidden/>
              </w:rPr>
              <w:fldChar w:fldCharType="end"/>
            </w:r>
          </w:hyperlink>
        </w:p>
        <w:p w14:paraId="217D4A69" w14:textId="7403221B" w:rsidR="00710C7C" w:rsidRDefault="003462CF">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710C7C">
              <w:rPr>
                <w:noProof/>
                <w:webHidden/>
              </w:rPr>
              <w:t>950</w:t>
            </w:r>
            <w:r w:rsidR="00710C7C">
              <w:rPr>
                <w:noProof/>
                <w:webHidden/>
              </w:rPr>
              <w:fldChar w:fldCharType="end"/>
            </w:r>
          </w:hyperlink>
        </w:p>
        <w:p w14:paraId="5E9C5464" w14:textId="0056D294" w:rsidR="00710C7C" w:rsidRDefault="003462CF">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710C7C">
              <w:rPr>
                <w:noProof/>
                <w:webHidden/>
              </w:rPr>
              <w:t>950</w:t>
            </w:r>
            <w:r w:rsidR="00710C7C">
              <w:rPr>
                <w:noProof/>
                <w:webHidden/>
              </w:rPr>
              <w:fldChar w:fldCharType="end"/>
            </w:r>
          </w:hyperlink>
        </w:p>
        <w:p w14:paraId="2E5E6DA6" w14:textId="1097D7EF" w:rsidR="00710C7C" w:rsidRDefault="003462CF">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710C7C">
              <w:rPr>
                <w:noProof/>
                <w:webHidden/>
              </w:rPr>
              <w:t>951</w:t>
            </w:r>
            <w:r w:rsidR="00710C7C">
              <w:rPr>
                <w:noProof/>
                <w:webHidden/>
              </w:rPr>
              <w:fldChar w:fldCharType="end"/>
            </w:r>
          </w:hyperlink>
        </w:p>
        <w:p w14:paraId="77A153AA" w14:textId="6EB66FBD" w:rsidR="00710C7C" w:rsidRDefault="003462CF">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710C7C">
              <w:rPr>
                <w:noProof/>
                <w:webHidden/>
              </w:rPr>
              <w:t>963</w:t>
            </w:r>
            <w:r w:rsidR="00710C7C">
              <w:rPr>
                <w:noProof/>
                <w:webHidden/>
              </w:rPr>
              <w:fldChar w:fldCharType="end"/>
            </w:r>
          </w:hyperlink>
        </w:p>
        <w:p w14:paraId="0313A336" w14:textId="474A693B" w:rsidR="00710C7C" w:rsidRDefault="003462CF">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710C7C">
              <w:rPr>
                <w:noProof/>
                <w:webHidden/>
              </w:rPr>
              <w:t>966</w:t>
            </w:r>
            <w:r w:rsidR="00710C7C">
              <w:rPr>
                <w:noProof/>
                <w:webHidden/>
              </w:rPr>
              <w:fldChar w:fldCharType="end"/>
            </w:r>
          </w:hyperlink>
        </w:p>
        <w:p w14:paraId="23690B3C" w14:textId="370836FE" w:rsidR="00710C7C" w:rsidRDefault="003462CF">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710C7C">
              <w:rPr>
                <w:noProof/>
                <w:webHidden/>
              </w:rPr>
              <w:t>967</w:t>
            </w:r>
            <w:r w:rsidR="00710C7C">
              <w:rPr>
                <w:noProof/>
                <w:webHidden/>
              </w:rPr>
              <w:fldChar w:fldCharType="end"/>
            </w:r>
          </w:hyperlink>
        </w:p>
        <w:p w14:paraId="0FE0D49E" w14:textId="4C0E5972" w:rsidR="00710C7C" w:rsidRDefault="003462CF">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710C7C">
              <w:rPr>
                <w:noProof/>
                <w:webHidden/>
              </w:rPr>
              <w:t>967</w:t>
            </w:r>
            <w:r w:rsidR="00710C7C">
              <w:rPr>
                <w:noProof/>
                <w:webHidden/>
              </w:rPr>
              <w:fldChar w:fldCharType="end"/>
            </w:r>
          </w:hyperlink>
        </w:p>
        <w:p w14:paraId="3F497762" w14:textId="76AF8442" w:rsidR="00710C7C" w:rsidRDefault="003462CF">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710C7C">
              <w:rPr>
                <w:noProof/>
                <w:webHidden/>
              </w:rPr>
              <w:t>969</w:t>
            </w:r>
            <w:r w:rsidR="00710C7C">
              <w:rPr>
                <w:noProof/>
                <w:webHidden/>
              </w:rPr>
              <w:fldChar w:fldCharType="end"/>
            </w:r>
          </w:hyperlink>
        </w:p>
        <w:p w14:paraId="0075B71C" w14:textId="6DC2CC61" w:rsidR="00710C7C" w:rsidRDefault="003462CF">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710C7C">
              <w:rPr>
                <w:noProof/>
                <w:webHidden/>
              </w:rPr>
              <w:t>969</w:t>
            </w:r>
            <w:r w:rsidR="00710C7C">
              <w:rPr>
                <w:noProof/>
                <w:webHidden/>
              </w:rPr>
              <w:fldChar w:fldCharType="end"/>
            </w:r>
          </w:hyperlink>
        </w:p>
        <w:p w14:paraId="3EFE4BBE" w14:textId="180A42D6" w:rsidR="00710C7C" w:rsidRDefault="003462CF">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710C7C">
              <w:rPr>
                <w:noProof/>
                <w:webHidden/>
              </w:rPr>
              <w:t>969</w:t>
            </w:r>
            <w:r w:rsidR="00710C7C">
              <w:rPr>
                <w:noProof/>
                <w:webHidden/>
              </w:rPr>
              <w:fldChar w:fldCharType="end"/>
            </w:r>
          </w:hyperlink>
        </w:p>
        <w:p w14:paraId="3CAC960F" w14:textId="1A648D79" w:rsidR="00710C7C" w:rsidRDefault="003462CF">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710C7C">
              <w:rPr>
                <w:noProof/>
                <w:webHidden/>
              </w:rPr>
              <w:t>970</w:t>
            </w:r>
            <w:r w:rsidR="00710C7C">
              <w:rPr>
                <w:noProof/>
                <w:webHidden/>
              </w:rPr>
              <w:fldChar w:fldCharType="end"/>
            </w:r>
          </w:hyperlink>
        </w:p>
        <w:p w14:paraId="4405A12E" w14:textId="49597748" w:rsidR="00710C7C" w:rsidRDefault="003462CF">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710C7C">
              <w:rPr>
                <w:noProof/>
                <w:webHidden/>
              </w:rPr>
              <w:t>971</w:t>
            </w:r>
            <w:r w:rsidR="00710C7C">
              <w:rPr>
                <w:noProof/>
                <w:webHidden/>
              </w:rPr>
              <w:fldChar w:fldCharType="end"/>
            </w:r>
          </w:hyperlink>
        </w:p>
        <w:p w14:paraId="2705327C" w14:textId="762ED9DC" w:rsidR="00710C7C" w:rsidRDefault="003462CF">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710C7C">
              <w:rPr>
                <w:noProof/>
                <w:webHidden/>
              </w:rPr>
              <w:t>971</w:t>
            </w:r>
            <w:r w:rsidR="00710C7C">
              <w:rPr>
                <w:noProof/>
                <w:webHidden/>
              </w:rPr>
              <w:fldChar w:fldCharType="end"/>
            </w:r>
          </w:hyperlink>
        </w:p>
        <w:p w14:paraId="0D6E918C" w14:textId="41AA1893" w:rsidR="00710C7C" w:rsidRDefault="003462CF">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710C7C">
              <w:rPr>
                <w:noProof/>
                <w:webHidden/>
              </w:rPr>
              <w:t>971</w:t>
            </w:r>
            <w:r w:rsidR="00710C7C">
              <w:rPr>
                <w:noProof/>
                <w:webHidden/>
              </w:rPr>
              <w:fldChar w:fldCharType="end"/>
            </w:r>
          </w:hyperlink>
        </w:p>
        <w:p w14:paraId="65D25ACF" w14:textId="2C6058D2" w:rsidR="00710C7C" w:rsidRDefault="003462CF">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710C7C">
              <w:rPr>
                <w:noProof/>
                <w:webHidden/>
              </w:rPr>
              <w:t>972</w:t>
            </w:r>
            <w:r w:rsidR="00710C7C">
              <w:rPr>
                <w:noProof/>
                <w:webHidden/>
              </w:rPr>
              <w:fldChar w:fldCharType="end"/>
            </w:r>
          </w:hyperlink>
        </w:p>
        <w:p w14:paraId="51F2A4D2" w14:textId="0117C8E3" w:rsidR="00710C7C" w:rsidRDefault="003462CF">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710C7C">
              <w:rPr>
                <w:noProof/>
                <w:webHidden/>
              </w:rPr>
              <w:t>973</w:t>
            </w:r>
            <w:r w:rsidR="00710C7C">
              <w:rPr>
                <w:noProof/>
                <w:webHidden/>
              </w:rPr>
              <w:fldChar w:fldCharType="end"/>
            </w:r>
          </w:hyperlink>
        </w:p>
        <w:p w14:paraId="64A9DC29" w14:textId="647E920E" w:rsidR="00710C7C" w:rsidRDefault="003462CF">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710C7C">
              <w:rPr>
                <w:noProof/>
                <w:webHidden/>
              </w:rPr>
              <w:t>973</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8" w:name="_Toc485884557"/>
      <w:r>
        <w:rPr>
          <w:lang w:val="en-US"/>
        </w:rPr>
        <w:lastRenderedPageBreak/>
        <w:t>January 1 (2) / Tobi 6</w:t>
      </w:r>
      <w:r w:rsidR="00FF5FF3">
        <w:rPr>
          <w:lang w:val="en-US"/>
        </w:rPr>
        <w:t xml:space="preserve">: The Feast of the </w:t>
      </w:r>
      <w:r w:rsidR="00495F1A">
        <w:t>Circumcision</w:t>
      </w:r>
      <w:bookmarkEnd w:id="1547"/>
      <w:bookmarkEnd w:id="1546"/>
      <w:bookmarkEnd w:id="1545"/>
      <w:bookmarkEnd w:id="1548"/>
    </w:p>
    <w:p w14:paraId="1A97CDDF" w14:textId="50667650" w:rsidR="00240FF0" w:rsidRPr="000E62F4" w:rsidRDefault="00240FF0" w:rsidP="00240FF0">
      <w:pPr>
        <w:pStyle w:val="Heading4"/>
        <w:rPr>
          <w:rFonts w:ascii="Arial Unicode MS" w:eastAsia="Arial Unicode MS" w:hAnsi="Arial Unicode MS" w:cs="Arial Unicode MS"/>
        </w:rPr>
      </w:pPr>
      <w:bookmarkStart w:id="1549"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0" w:name="_Ref485108210"/>
      <w:r>
        <w:t>The Doxology</w:t>
      </w:r>
      <w:r w:rsidR="00E21EA3">
        <w:t xml:space="preserve"> for the Circumcision</w:t>
      </w:r>
      <w:bookmarkEnd w:id="1549"/>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1"/>
            <w:r>
              <w:t xml:space="preserve">Christian </w:t>
            </w:r>
            <w:commentRangeEnd w:id="1551"/>
            <w:r>
              <w:rPr>
                <w:rStyle w:val="CommentReference"/>
                <w:rFonts w:ascii="Times New Roman" w:eastAsiaTheme="minorHAnsi" w:hAnsi="Times New Roman" w:cstheme="minorBidi"/>
                <w:color w:val="auto"/>
              </w:rPr>
              <w:commentReference w:id="155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2" w:name="_Ref434475229"/>
      <w:r>
        <w:t>The Psali Adam</w:t>
      </w:r>
      <w:r w:rsidR="006C1B94">
        <w:t xml:space="preserve"> for the Circumcision</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3"/>
            <w:r>
              <w:t xml:space="preserve">Victorious </w:t>
            </w:r>
            <w:commentRangeEnd w:id="1553"/>
            <w:r>
              <w:rPr>
                <w:rStyle w:val="CommentReference"/>
              </w:rPr>
              <w:commentReference w:id="155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4" w:name="_Ref434475252"/>
      <w:r>
        <w:t>The Psali Batos</w:t>
      </w:r>
      <w:r w:rsidR="006C1B94">
        <w:t xml:space="preserve"> for the Circumcision</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5"/>
            <w:r>
              <w:t>divinity</w:t>
            </w:r>
            <w:commentRangeEnd w:id="1555"/>
            <w:r>
              <w:rPr>
                <w:rStyle w:val="CommentReference"/>
              </w:rPr>
              <w:commentReference w:id="155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6" w:name="_Toc410196206"/>
      <w:bookmarkStart w:id="1557" w:name="_Toc410196448"/>
      <w:bookmarkStart w:id="1558"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1E7FDF23" w:rsidR="00B54DE8" w:rsidRDefault="00B54DE8" w:rsidP="00B54DE8">
      <w:pPr>
        <w:pStyle w:val="Heading3"/>
      </w:pPr>
      <w:bookmarkStart w:id="1559" w:name="_Ref485884390"/>
      <w:bookmarkStart w:id="1560" w:name="_Toc485884558"/>
      <w:r>
        <w:t>January 2 (3) / Tobi 7: St. Seraphim of Sarov</w:t>
      </w:r>
      <w:r>
        <w:rPr>
          <w:rStyle w:val="FootnoteReference"/>
        </w:rPr>
        <w:footnoteReference w:id="1035"/>
      </w:r>
      <w:bookmarkEnd w:id="1559"/>
      <w:bookmarkEnd w:id="1560"/>
    </w:p>
    <w:p w14:paraId="281FEF54" w14:textId="77777777" w:rsidR="00B54DE8" w:rsidRPr="00F525F0" w:rsidRDefault="00B54DE8" w:rsidP="00B54DE8">
      <w:pPr>
        <w:pStyle w:val="Heading4"/>
      </w:pPr>
      <w:bookmarkStart w:id="1561" w:name="_Ref485884692"/>
      <w:r>
        <w:t>The Doxology for St. Seraphim of Sarov</w:t>
      </w:r>
      <w:r>
        <w:rPr>
          <w:rStyle w:val="FootnoteReference"/>
        </w:rPr>
        <w:footnoteReference w:id="1036"/>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7777777" w:rsidR="00B54DE8" w:rsidRDefault="00B54DE8" w:rsidP="00710C7C">
            <w:pPr>
              <w:pStyle w:val="EngHangEnd"/>
            </w:pPr>
            <w:r>
              <w:t>You were favoured by the Thotokos.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77777777" w:rsidR="00B54DE8" w:rsidRDefault="00B54DE8" w:rsidP="00710C7C">
            <w:pPr>
              <w:pStyle w:val="EngHang"/>
            </w:pPr>
            <w:r>
              <w:t>For saking both the beauty</w:t>
            </w:r>
          </w:p>
          <w:p w14:paraId="14EBAB2D" w14:textId="77777777" w:rsidR="00B54DE8" w:rsidRDefault="00B54DE8" w:rsidP="00710C7C">
            <w:pPr>
              <w:pStyle w:val="EngHang"/>
            </w:pPr>
            <w:r>
              <w:t>And the corruption of the world,</w:t>
            </w:r>
          </w:p>
          <w:p w14:paraId="3012A0B6" w14:textId="77777777" w:rsidR="00B54DE8" w:rsidRDefault="00B54DE8" w:rsidP="00710C7C">
            <w:pPr>
              <w:pStyle w:val="EngHang"/>
            </w:pPr>
            <w:r>
              <w:t>You settled in the monastary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77777777" w:rsidR="00B54DE8" w:rsidRDefault="00B54DE8" w:rsidP="00710C7C">
            <w:pPr>
              <w:pStyle w:val="EngHang"/>
            </w:pPr>
            <w:r>
              <w:t>To many pilgrams</w:t>
            </w:r>
          </w:p>
          <w:p w14:paraId="63A25F7C" w14:textId="77777777" w:rsidR="00B54DE8" w:rsidRDefault="00B54DE8" w:rsidP="00710C7C">
            <w:pPr>
              <w:pStyle w:val="EngHangEnd"/>
            </w:pPr>
            <w:r>
              <w:t>Who journed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2" w:name="_Toc485884559"/>
      <w:r>
        <w:t xml:space="preserve">January 6 (7) / Tobi 11: The Feast of </w:t>
      </w:r>
      <w:r w:rsidR="00495F1A">
        <w:t>Theophany</w:t>
      </w:r>
      <w:bookmarkEnd w:id="1556"/>
      <w:bookmarkEnd w:id="1557"/>
      <w:bookmarkEnd w:id="1558"/>
      <w:bookmarkEnd w:id="1562"/>
    </w:p>
    <w:p w14:paraId="6163B419" w14:textId="17C71E69" w:rsidR="008712A7" w:rsidRPr="008712A7" w:rsidRDefault="008712A7" w:rsidP="008712A7">
      <w:pPr>
        <w:pStyle w:val="Heading4"/>
        <w:rPr>
          <w:rFonts w:ascii="Arial Unicode MS" w:eastAsia="Arial Unicode MS" w:hAnsi="Arial Unicode MS" w:cs="Arial Unicode MS"/>
        </w:rPr>
      </w:pPr>
      <w:bookmarkStart w:id="1563"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4" w:name="_Ref485108233"/>
      <w:r>
        <w:t>An</w:t>
      </w:r>
      <w:r w:rsidR="00FF5FF3">
        <w:t xml:space="preserve"> </w:t>
      </w:r>
      <w:r>
        <w:t xml:space="preserve">Abridged </w:t>
      </w:r>
      <w:r w:rsidR="00FF5FF3">
        <w:t>Doxology</w:t>
      </w:r>
      <w:r w:rsidR="00E21EA3">
        <w:t xml:space="preserve"> for Theophany</w:t>
      </w:r>
      <w:bookmarkEnd w:id="1563"/>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5" w:name="_Ref434477641"/>
      <w:r>
        <w:lastRenderedPageBreak/>
        <w:t>The First Doxology for Theophany</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6" w:name="_Ref434477660"/>
      <w:r>
        <w:lastRenderedPageBreak/>
        <w:t>The Second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7" w:name="_Ref434475280"/>
      <w:r>
        <w:t>The Sunday Psali Adam</w:t>
      </w:r>
      <w:r w:rsidR="006C1B94">
        <w:t xml:space="preserve">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8"/>
            <w:r>
              <w:t xml:space="preserve">confirm </w:t>
            </w:r>
            <w:commentRangeEnd w:id="1568"/>
            <w:r>
              <w:rPr>
                <w:rStyle w:val="CommentReference"/>
              </w:rPr>
              <w:commentReference w:id="156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69"/>
            <w:r>
              <w:t>ⲛ̀ϫⲉ</w:t>
            </w:r>
            <w:commentRangeEnd w:id="1569"/>
            <w:r>
              <w:rPr>
                <w:rStyle w:val="CommentReference"/>
                <w:rFonts w:ascii="Times New Roman" w:hAnsi="Times New Roman"/>
              </w:rPr>
              <w:commentReference w:id="156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0"/>
            <w:r>
              <w:t>moved</w:t>
            </w:r>
            <w:commentRangeEnd w:id="1570"/>
            <w:r>
              <w:rPr>
                <w:rStyle w:val="CommentReference"/>
              </w:rPr>
              <w:commentReference w:id="157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1"/>
            <w:r>
              <w:t>thrice holy,</w:t>
            </w:r>
            <w:commentRangeEnd w:id="1571"/>
            <w:r>
              <w:rPr>
                <w:rStyle w:val="CommentReference"/>
              </w:rPr>
              <w:commentReference w:id="157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2" w:name="_Ref434475309"/>
      <w:r>
        <w:t>The Monday Psali Adam</w:t>
      </w:r>
      <w:r w:rsidR="006C1B94">
        <w:t xml:space="preserve"> for Theophany</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3"/>
            <w:r>
              <w:t xml:space="preserve">Ⲓⲱⲁⲛⲛⲟⲩ </w:t>
            </w:r>
            <w:commentRangeEnd w:id="1573"/>
            <w:r>
              <w:rPr>
                <w:rStyle w:val="CommentReference"/>
                <w:rFonts w:ascii="Times New Roman" w:hAnsi="Times New Roman"/>
              </w:rPr>
              <w:commentReference w:id="157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4"/>
            <w:r>
              <w:rPr>
                <w:rFonts w:eastAsia="Arial Unicode MS" w:cs="FreeSerifAvvaShenouda"/>
              </w:rPr>
              <w:t>ⲛⲓϯϩⲟ</w:t>
            </w:r>
            <w:commentRangeEnd w:id="1574"/>
            <w:r>
              <w:rPr>
                <w:rStyle w:val="CommentReference"/>
                <w:rFonts w:ascii="Times New Roman" w:hAnsi="Times New Roman"/>
              </w:rPr>
              <w:commentReference w:id="157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5" w:name="_Ref434475331"/>
      <w:r>
        <w:lastRenderedPageBreak/>
        <w:t>The Tuesday Psali Adam</w:t>
      </w:r>
      <w:r w:rsidR="006C1B94">
        <w:t xml:space="preserve"> for Theophany</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6"/>
            <w:r>
              <w:t>ⲫⲏ</w:t>
            </w:r>
            <w:commentRangeEnd w:id="1576"/>
            <w:r>
              <w:rPr>
                <w:rStyle w:val="CommentReference"/>
                <w:rFonts w:ascii="Times New Roman" w:hAnsi="Times New Roman"/>
              </w:rPr>
              <w:commentReference w:id="157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7"/>
            <w:r>
              <w:t>ϯⲥⲩⲛⲧⲉⲗⲓⲁ</w:t>
            </w:r>
            <w:commentRangeEnd w:id="1577"/>
            <w:r>
              <w:rPr>
                <w:rStyle w:val="CommentReference"/>
                <w:rFonts w:ascii="Times New Roman" w:hAnsi="Times New Roman"/>
              </w:rPr>
              <w:commentReference w:id="157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8" w:name="_Ref434475362"/>
      <w:r>
        <w:t>The Wednesday Psali Batos</w:t>
      </w:r>
      <w:r w:rsidR="006C1B94">
        <w:t xml:space="preserve"> for Theophany</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7"/>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79" w:name="_Ref434475388"/>
      <w:r>
        <w:t>The Thursday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0" w:name="_Ref434475411"/>
      <w:r>
        <w:t>The Friday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1" w:name="_Ref434475434"/>
      <w:r>
        <w:t>The Saturday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2"/>
            <w:r>
              <w:t>liberty</w:t>
            </w:r>
            <w:commentRangeEnd w:id="1582"/>
            <w:r>
              <w:rPr>
                <w:rStyle w:val="CommentReference"/>
              </w:rPr>
              <w:commentReference w:id="158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3"/>
            <w:r>
              <w:t xml:space="preserve">confirm </w:t>
            </w:r>
            <w:commentRangeEnd w:id="1583"/>
            <w:r>
              <w:rPr>
                <w:rStyle w:val="CommentReference"/>
              </w:rPr>
              <w:commentReference w:id="158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lastRenderedPageBreak/>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lastRenderedPageBreak/>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lastRenderedPageBreak/>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4" w:name="_Toc485884560"/>
      <w:r>
        <w:t>January 7 (8) / Tobi 12</w:t>
      </w:r>
      <w:r w:rsidR="001225FA">
        <w:t xml:space="preserve">: </w:t>
      </w:r>
      <w:r>
        <w:t>The Second Day of the Feast of Theophany</w:t>
      </w:r>
      <w:bookmarkEnd w:id="158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5" w:name="_Toc485884561"/>
      <w:r>
        <w:t>January 7 (8) / Tobi 12</w:t>
      </w:r>
      <w:r w:rsidR="001225FA">
        <w:t xml:space="preserve">: </w:t>
      </w:r>
      <w:r>
        <w:t>Also the Commemoration of Archangel Michael</w:t>
      </w:r>
      <w:bookmarkEnd w:id="1585"/>
    </w:p>
    <w:p w14:paraId="322A578A" w14:textId="75100794" w:rsidR="00191A26" w:rsidRPr="00B637D8" w:rsidRDefault="003D4731" w:rsidP="00191A26">
      <w:pPr>
        <w:pStyle w:val="Rubric"/>
      </w:pPr>
      <w:bookmarkStart w:id="1586" w:name="_Toc410196207"/>
      <w:bookmarkStart w:id="1587" w:name="_Toc410196449"/>
      <w:bookmarkStart w:id="1588" w:name="_Toc410196951"/>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1D6D1BDB" w14:textId="77777777" w:rsidR="006B44CE" w:rsidRDefault="006B44CE" w:rsidP="006B44CE">
      <w:pPr>
        <w:pStyle w:val="Heading3"/>
      </w:pPr>
      <w:bookmarkStart w:id="1589" w:name="_Ref434562461"/>
      <w:bookmarkStart w:id="1590" w:name="_Toc485884562"/>
      <w:r>
        <w:t>January 7 (8) / Tobi 12</w:t>
      </w:r>
      <w:r w:rsidR="001225FA">
        <w:t xml:space="preserve">: </w:t>
      </w:r>
      <w:commentRangeStart w:id="1591"/>
      <w:r>
        <w:t>Also St. Theodore Anatoly</w:t>
      </w:r>
      <w:commentRangeEnd w:id="1591"/>
      <w:r>
        <w:rPr>
          <w:rStyle w:val="CommentReference"/>
          <w:rFonts w:eastAsiaTheme="minorHAnsi" w:cstheme="minorBidi"/>
          <w:b w:val="0"/>
          <w:bCs w:val="0"/>
        </w:rPr>
        <w:commentReference w:id="1591"/>
      </w:r>
      <w:bookmarkEnd w:id="1589"/>
      <w:bookmarkEnd w:id="1590"/>
    </w:p>
    <w:p w14:paraId="7DD26869" w14:textId="77777777" w:rsidR="006B44CE" w:rsidRDefault="006B44CE" w:rsidP="006B44CE">
      <w:pPr>
        <w:pStyle w:val="Heading4"/>
      </w:pPr>
      <w:bookmarkStart w:id="1592" w:name="_Ref434477694"/>
      <w:bookmarkStart w:id="1593" w:name="_Ref434489376"/>
      <w:r>
        <w:t>The Doxology</w:t>
      </w:r>
      <w:bookmarkEnd w:id="1592"/>
      <w:r w:rsidR="00B46E6E">
        <w:t xml:space="preserve"> for St. Theodore Anatoly</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lastRenderedPageBreak/>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4" w:name="_Ref485107416"/>
      <w:bookmarkStart w:id="1595" w:name="_Ref485107423"/>
      <w:bookmarkStart w:id="1596" w:name="_Toc485884563"/>
      <w:r>
        <w:t>January 8 (9) / Tobi 13: The Feast of T</w:t>
      </w:r>
      <w:r w:rsidR="00495F1A">
        <w:t>he Wedding of Cana of Galilee</w:t>
      </w:r>
      <w:bookmarkEnd w:id="1586"/>
      <w:bookmarkEnd w:id="1587"/>
      <w:bookmarkEnd w:id="1588"/>
      <w:bookmarkEnd w:id="1594"/>
      <w:bookmarkEnd w:id="1595"/>
      <w:bookmarkEnd w:id="1596"/>
    </w:p>
    <w:p w14:paraId="54A3A903" w14:textId="55426CC8" w:rsidR="00A9348E" w:rsidRPr="00A9348E" w:rsidRDefault="00A9348E" w:rsidP="00A9348E">
      <w:pPr>
        <w:pStyle w:val="Heading4"/>
        <w:rPr>
          <w:rFonts w:ascii="Arial Unicode MS" w:eastAsia="Arial Unicode MS" w:hAnsi="Arial Unicode MS" w:cs="Arial Unicode MS"/>
        </w:rPr>
      </w:pPr>
      <w:bookmarkStart w:id="1597"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8" w:name="_Ref485108263"/>
      <w:r>
        <w:t>The Doxology</w:t>
      </w:r>
      <w:r w:rsidR="00E21EA3">
        <w:t xml:space="preserve"> for the Wedding of Cana</w:t>
      </w:r>
      <w:bookmarkEnd w:id="1597"/>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lastRenderedPageBreak/>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599" w:name="_Ref434475472"/>
      <w:r>
        <w:t>The Psali Adam</w:t>
      </w:r>
      <w:r w:rsidR="006C1B94">
        <w:t xml:space="preserve"> for the Wedding of Cana</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50041498" w:rsidR="000847B6" w:rsidRDefault="006F65DF" w:rsidP="00E6009C">
            <w:pPr>
              <w:pStyle w:val="EngHangEnd"/>
            </w:pPr>
            <w:r>
              <w:t>TODO</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lastRenderedPageBreak/>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lastRenderedPageBreak/>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0" w:name="_Ref434475500"/>
      <w:r>
        <w:t>The Psali Batos</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lastRenderedPageBreak/>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lastRenderedPageBreak/>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1" w:name="_Ref434560112"/>
      <w:r>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lastRenderedPageBreak/>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lastRenderedPageBreak/>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2" w:name="_Toc485884564"/>
      <w:r>
        <w:t>January 8 (9) / Tobi 13: Also the Martyrdom of St. Demiana</w:t>
      </w:r>
      <w:bookmarkEnd w:id="1601"/>
      <w:bookmarkEnd w:id="1602"/>
    </w:p>
    <w:p w14:paraId="1CED9AFC" w14:textId="59B209EB"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710C7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710C7C">
        <w:rPr>
          <w:noProof/>
        </w:rPr>
        <w:t>708</w:t>
      </w:r>
      <w:r w:rsidR="002409EF">
        <w:fldChar w:fldCharType="end"/>
      </w:r>
      <w:r>
        <w:t>.</w:t>
      </w:r>
    </w:p>
    <w:p w14:paraId="625F7E74" w14:textId="77777777" w:rsidR="00B53E05" w:rsidRDefault="00B53E05" w:rsidP="00B53E05">
      <w:pPr>
        <w:pStyle w:val="Heading4"/>
      </w:pPr>
      <w:bookmarkStart w:id="1603" w:name="_Ref434490124"/>
      <w:r>
        <w:lastRenderedPageBreak/>
        <w:t>Another Doxology of St. Demiana</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3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4" w:name="_Ref434563224"/>
      <w:bookmarkStart w:id="1605" w:name="_Toc485884565"/>
      <w:r>
        <w:t>January 9 (10) / Tobi 14: St. Maximus</w:t>
      </w:r>
      <w:bookmarkEnd w:id="1604"/>
      <w:bookmarkEnd w:id="1605"/>
    </w:p>
    <w:p w14:paraId="1847ABB1" w14:textId="77777777" w:rsidR="00662600" w:rsidRDefault="00810F04" w:rsidP="00810F04">
      <w:pPr>
        <w:pStyle w:val="Heading4"/>
      </w:pPr>
      <w:bookmarkStart w:id="1606" w:name="_Ref434490957"/>
      <w:r>
        <w:t>The Doxology for</w:t>
      </w:r>
      <w:r w:rsidR="00662600">
        <w:t xml:space="preserve"> Sts. Maximus and Dometius</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0" w:name="_Toc485884566"/>
      <w:r>
        <w:t>Jan</w:t>
      </w:r>
      <w:r w:rsidR="00662600">
        <w:t>uary 12 (13) / Tobi 17: St. Dome</w:t>
      </w:r>
      <w:r>
        <w:t>tius</w:t>
      </w:r>
      <w:bookmarkEnd w:id="1610"/>
    </w:p>
    <w:p w14:paraId="1995A2EE" w14:textId="4995D52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710C7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710C7C">
        <w:rPr>
          <w:noProof/>
        </w:rPr>
        <w:t>966</w:t>
      </w:r>
      <w:r w:rsidR="002409EF">
        <w:fldChar w:fldCharType="end"/>
      </w:r>
      <w:r>
        <w:t>.</w:t>
      </w:r>
    </w:p>
    <w:p w14:paraId="31A975E9" w14:textId="2AC36875" w:rsidR="00740C6C" w:rsidRDefault="00740C6C" w:rsidP="00740C6C">
      <w:pPr>
        <w:pStyle w:val="Heading3"/>
      </w:pPr>
      <w:bookmarkStart w:id="1611" w:name="_Toc485884567"/>
      <w:r>
        <w:t>January 13 (14) / Tobi 18: St. Hilary of Poitiers</w:t>
      </w:r>
      <w:bookmarkEnd w:id="1611"/>
    </w:p>
    <w:p w14:paraId="17E429FC" w14:textId="7FC8029F" w:rsidR="00A96087" w:rsidRDefault="00A96087" w:rsidP="00A96087">
      <w:pPr>
        <w:pStyle w:val="Heading4"/>
      </w:pPr>
      <w:r>
        <w:t>The Doxology for St. Hilary of Poitiers</w:t>
      </w:r>
      <w:r w:rsidR="006035EE">
        <w:rPr>
          <w:rStyle w:val="FootnoteReference"/>
        </w:rPr>
        <w:footnoteReference w:id="104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2" w:name="_Toc485884568"/>
      <w:bookmarkStart w:id="1613" w:name="_Toc410196208"/>
      <w:bookmarkStart w:id="1614" w:name="_Toc410196450"/>
      <w:bookmarkStart w:id="1615" w:name="_Toc410196952"/>
      <w:r>
        <w:t>January 15 (16) / Tobi 20: Departure of St. Prochorus the Disciple</w:t>
      </w:r>
      <w:bookmarkEnd w:id="1612"/>
    </w:p>
    <w:p w14:paraId="19B1C0D1" w14:textId="6109EAEA"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533EC0AE" w14:textId="77777777" w:rsidR="00495F1A" w:rsidRDefault="00FF5FF3" w:rsidP="00495F1A">
      <w:pPr>
        <w:pStyle w:val="Heading3"/>
      </w:pPr>
      <w:bookmarkStart w:id="1616" w:name="_Toc485884569"/>
      <w:r>
        <w:t xml:space="preserve">January 16 (17) / Tobi 21: </w:t>
      </w:r>
      <w:r w:rsidR="00495F1A">
        <w:t>The Dormition of the Virgin</w:t>
      </w:r>
      <w:bookmarkEnd w:id="1613"/>
      <w:bookmarkEnd w:id="1614"/>
      <w:bookmarkEnd w:id="1615"/>
      <w:bookmarkEnd w:id="1616"/>
    </w:p>
    <w:p w14:paraId="721B09D4" w14:textId="7E5CBAD7" w:rsidR="00DD1748" w:rsidRDefault="00DD1748" w:rsidP="00DD1748">
      <w:pPr>
        <w:pStyle w:val="Rubric"/>
      </w:pPr>
      <w:bookmarkStart w:id="1617" w:name="_Ref434560171"/>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315F86A2" w14:textId="77777777" w:rsidR="00FF5FF3" w:rsidRDefault="00FF5FF3" w:rsidP="00FF5FF3">
      <w:pPr>
        <w:pStyle w:val="Heading3"/>
      </w:pPr>
      <w:bookmarkStart w:id="1618" w:name="_Ref485109335"/>
      <w:bookmarkStart w:id="1619" w:name="_Ref485109342"/>
      <w:bookmarkStart w:id="1620" w:name="_Toc485884570"/>
      <w:r>
        <w:t>January 17 (18) / Tobi 22: St. Anthony the Great</w:t>
      </w:r>
      <w:bookmarkEnd w:id="1617"/>
      <w:bookmarkEnd w:id="1618"/>
      <w:bookmarkEnd w:id="1619"/>
      <w:bookmarkEnd w:id="1620"/>
    </w:p>
    <w:p w14:paraId="38BCD1D7" w14:textId="77777777" w:rsidR="00FF5FF3" w:rsidRDefault="00FF5FF3" w:rsidP="00FF5FF3">
      <w:pPr>
        <w:pStyle w:val="Heading4"/>
      </w:pPr>
      <w:bookmarkStart w:id="1621" w:name="_Ref434490340"/>
      <w:r>
        <w:t>The Doxology</w:t>
      </w:r>
      <w:r w:rsidR="00B46E6E">
        <w:t xml:space="preserve"> for St. Anthony the Great</w:t>
      </w:r>
      <w:bookmarkEnd w:id="1621"/>
    </w:p>
    <w:p w14:paraId="3ECAE88B" w14:textId="53DC768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710C7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710C7C">
        <w:rPr>
          <w:noProof/>
        </w:rPr>
        <w:t>714</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2" w:name="_Toc485884571"/>
      <w:r>
        <w:t>January 18 (19) / Tobi 23: St. Timothy the Apostle</w:t>
      </w:r>
      <w:bookmarkEnd w:id="1622"/>
    </w:p>
    <w:p w14:paraId="7EAF3C01" w14:textId="68B3FDBB"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239DDB91" w14:textId="77777777" w:rsidR="00596AC8" w:rsidRDefault="00596AC8" w:rsidP="00596AC8">
      <w:pPr>
        <w:pStyle w:val="Heading3"/>
      </w:pPr>
      <w:bookmarkStart w:id="1623" w:name="_Toc485884572"/>
      <w:r>
        <w:lastRenderedPageBreak/>
        <w:t>January 22 (23) / Tobi 27: Archangel Suriel</w:t>
      </w:r>
      <w:bookmarkEnd w:id="1623"/>
    </w:p>
    <w:p w14:paraId="79FCFE0C" w14:textId="77777777" w:rsidR="00596AC8" w:rsidRDefault="00596AC8" w:rsidP="00596AC8">
      <w:pPr>
        <w:pStyle w:val="Heading4"/>
      </w:pPr>
      <w:bookmarkStart w:id="1624" w:name="_Ref434488250"/>
      <w:r>
        <w:t>The Doxology</w:t>
      </w:r>
      <w:r w:rsidR="00B46E6E">
        <w:t xml:space="preserve"> for Archangel Suriel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5" w:name="_Toc485884573"/>
      <w:r>
        <w:t>January 22 (23) / Tobi 27: Also Relocation of St. Timothy the Apostle’s Relics</w:t>
      </w:r>
      <w:bookmarkEnd w:id="1625"/>
    </w:p>
    <w:p w14:paraId="3FBC7E0C" w14:textId="1DD21DE8" w:rsidR="00191A26" w:rsidRDefault="00191A26" w:rsidP="00191A26">
      <w:pPr>
        <w:pStyle w:val="Rubric"/>
      </w:pPr>
      <w:bookmarkStart w:id="1626" w:name="_Ref434560218"/>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3D3C66F4" w14:textId="77777777" w:rsidR="00B52D77" w:rsidRDefault="00B52D77" w:rsidP="00B52D77">
      <w:pPr>
        <w:pStyle w:val="Heading3"/>
      </w:pPr>
      <w:bookmarkStart w:id="1627" w:name="_Toc485884574"/>
      <w:r>
        <w:t>January 24 (25) / Tobi 29: Commemoration of the Annunciation, Nativity, and Resurrection on the 29</w:t>
      </w:r>
      <w:r w:rsidRPr="00C0205C">
        <w:rPr>
          <w:vertAlign w:val="superscript"/>
        </w:rPr>
        <w:t>th</w:t>
      </w:r>
      <w:r>
        <w:t xml:space="preserve"> of Every Month</w:t>
      </w:r>
      <w:bookmarkEnd w:id="1627"/>
    </w:p>
    <w:p w14:paraId="51467B40" w14:textId="148FC372" w:rsidR="00B52D77" w:rsidRPr="00B52D77" w:rsidRDefault="00B52D77" w:rsidP="00B52D77">
      <w:pPr>
        <w:pStyle w:val="Rubric"/>
      </w:pPr>
      <w:r>
        <w:t xml:space="preserve">See </w:t>
      </w:r>
      <w:r>
        <w:fldChar w:fldCharType="begin"/>
      </w:r>
      <w:r>
        <w:instrText xml:space="preserve"> REF _Ref435003974 \h </w:instrText>
      </w:r>
      <w:r>
        <w:fldChar w:fldCharType="separate"/>
      </w:r>
      <w:r w:rsidR="00710C7C">
        <w:t>September 26 (27) / Tho-out 29: Commemoration of the Annunciation, Nativity, and Resurrection on the 29</w:t>
      </w:r>
      <w:r w:rsidR="00710C7C" w:rsidRPr="00C0205C">
        <w:rPr>
          <w:vertAlign w:val="superscript"/>
        </w:rPr>
        <w:t>th</w:t>
      </w:r>
      <w:r w:rsidR="00710C7C">
        <w:t xml:space="preserve"> of Every Coptic Month</w:t>
      </w:r>
      <w:r>
        <w:fldChar w:fldCharType="end"/>
      </w:r>
      <w:r>
        <w:t xml:space="preserve">, page </w:t>
      </w:r>
      <w:r>
        <w:fldChar w:fldCharType="begin"/>
      </w:r>
      <w:r>
        <w:instrText xml:space="preserve"> PAGEREF _Ref435003974 \h </w:instrText>
      </w:r>
      <w:r>
        <w:fldChar w:fldCharType="separate"/>
      </w:r>
      <w:r w:rsidR="00710C7C">
        <w:rPr>
          <w:noProof/>
        </w:rPr>
        <w:t>760</w:t>
      </w:r>
      <w:r>
        <w:fldChar w:fldCharType="end"/>
      </w:r>
      <w:r>
        <w:t>.</w:t>
      </w:r>
    </w:p>
    <w:p w14:paraId="17F33393" w14:textId="77777777" w:rsidR="00C30529" w:rsidRDefault="00C30529" w:rsidP="00C30529">
      <w:pPr>
        <w:pStyle w:val="Heading3"/>
      </w:pPr>
      <w:bookmarkStart w:id="1628" w:name="_Toc485884575"/>
      <w:r>
        <w:lastRenderedPageBreak/>
        <w:t>January 27 (28) / Meshir 2: St. Paul the Anchorite</w:t>
      </w:r>
      <w:bookmarkEnd w:id="1626"/>
      <w:bookmarkEnd w:id="1628"/>
    </w:p>
    <w:p w14:paraId="680E4267" w14:textId="77777777" w:rsidR="00C30529" w:rsidRDefault="00C30529" w:rsidP="00C30529">
      <w:pPr>
        <w:pStyle w:val="Heading4"/>
      </w:pPr>
      <w:bookmarkStart w:id="1629" w:name="_Ref434490368"/>
      <w:r>
        <w:t>The Doxology</w:t>
      </w:r>
      <w:r w:rsidR="00B46E6E">
        <w:t xml:space="preserve"> for St. Paul the Anchorite</w:t>
      </w:r>
      <w:bookmarkEnd w:id="1629"/>
    </w:p>
    <w:p w14:paraId="06164582" w14:textId="5247BF4F"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710C7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710C7C">
        <w:rPr>
          <w:noProof/>
        </w:rPr>
        <w:t>714</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3"/>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4"/>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0" w:name="_Toc485884576"/>
      <w:r>
        <w:t>January 29 (30) / Meshir 4: Martyrdom of St. Agabus the Disciple</w:t>
      </w:r>
      <w:bookmarkEnd w:id="1630"/>
    </w:p>
    <w:p w14:paraId="6DDD9040" w14:textId="2D64795A" w:rsidR="00191A26" w:rsidRDefault="00191A26" w:rsidP="00191A26">
      <w:pPr>
        <w:pStyle w:val="Rubric"/>
      </w:pPr>
      <w:bookmarkStart w:id="1631" w:name="_Toc410196209"/>
      <w:bookmarkStart w:id="1632" w:name="_Toc410196451"/>
      <w:bookmarkStart w:id="1633" w:name="_Toc410196953"/>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67F3DC96" w14:textId="77777777" w:rsidR="00E30E2D" w:rsidRDefault="00E30E2D" w:rsidP="00E30E2D">
      <w:pPr>
        <w:pStyle w:val="Heading3"/>
      </w:pPr>
      <w:bookmarkStart w:id="1634" w:name="_Toc485884577"/>
      <w:r>
        <w:t>January 21 (31) / Meshir 5: St. Apollo the Friend of St. Apip</w:t>
      </w:r>
      <w:bookmarkEnd w:id="1634"/>
    </w:p>
    <w:p w14:paraId="116251B8" w14:textId="33D6A450"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710C7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710C7C">
        <w:rPr>
          <w:noProof/>
        </w:rPr>
        <w:t>782</w:t>
      </w:r>
      <w:r w:rsidR="00DD1748">
        <w:fldChar w:fldCharType="end"/>
      </w:r>
      <w:r>
        <w:t>.</w:t>
      </w:r>
    </w:p>
    <w:p w14:paraId="03E5B08D" w14:textId="77777777" w:rsidR="00495F1A" w:rsidRDefault="00495F1A" w:rsidP="00495F1A">
      <w:pPr>
        <w:pStyle w:val="Heading2"/>
      </w:pPr>
      <w:bookmarkStart w:id="1635" w:name="_Toc485884450"/>
      <w:bookmarkStart w:id="1636" w:name="February"/>
      <w:bookmarkEnd w:id="1544"/>
      <w:r>
        <w:lastRenderedPageBreak/>
        <w:t>February</w:t>
      </w:r>
      <w:bookmarkEnd w:id="1631"/>
      <w:bookmarkEnd w:id="1632"/>
      <w:bookmarkEnd w:id="1633"/>
      <w:r w:rsidR="00C30529">
        <w:t xml:space="preserve"> or </w:t>
      </w:r>
      <w:r w:rsidR="00C30529">
        <w:rPr>
          <w:rFonts w:ascii="FreeSerifAvvaShenouda" w:hAnsi="FreeSerifAvvaShenouda" w:cs="FreeSerifAvvaShenouda"/>
        </w:rPr>
        <w:t>Ⲙϣⲓⲣ</w:t>
      </w:r>
      <w:bookmarkEnd w:id="1635"/>
    </w:p>
    <w:bookmarkStart w:id="1637" w:name="_Toc410196954" w:displacedByCustomXml="next"/>
    <w:bookmarkStart w:id="1638" w:name="_Toc410196452" w:displacedByCustomXml="next"/>
    <w:bookmarkStart w:id="1639" w:name="_Toc410196210" w:displacedByCustomXml="next"/>
    <w:sdt>
      <w:sdtPr>
        <w:id w:val="603392108"/>
        <w:docPartObj>
          <w:docPartGallery w:val="Table of Contents"/>
          <w:docPartUnique/>
        </w:docPartObj>
      </w:sdtPr>
      <w:sdtEndPr>
        <w:rPr>
          <w:b/>
          <w:bCs/>
          <w:noProof/>
        </w:rPr>
      </w:sdtEndPr>
      <w:sdtContent>
        <w:p w14:paraId="2CC7F6AB" w14:textId="607E28E7"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710C7C">
              <w:rPr>
                <w:noProof/>
                <w:webHidden/>
              </w:rPr>
              <w:t>975</w:t>
            </w:r>
            <w:r w:rsidR="00710C7C">
              <w:rPr>
                <w:noProof/>
                <w:webHidden/>
              </w:rPr>
              <w:fldChar w:fldCharType="end"/>
            </w:r>
          </w:hyperlink>
        </w:p>
        <w:p w14:paraId="0E4ED62A" w14:textId="0531586F" w:rsidR="00710C7C" w:rsidRDefault="003462CF">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710C7C">
              <w:rPr>
                <w:noProof/>
                <w:webHidden/>
              </w:rPr>
              <w:t>977</w:t>
            </w:r>
            <w:r w:rsidR="00710C7C">
              <w:rPr>
                <w:noProof/>
                <w:webHidden/>
              </w:rPr>
              <w:fldChar w:fldCharType="end"/>
            </w:r>
          </w:hyperlink>
        </w:p>
        <w:p w14:paraId="017ACD26" w14:textId="586D8A6B" w:rsidR="00710C7C" w:rsidRDefault="003462CF">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710C7C">
              <w:rPr>
                <w:noProof/>
                <w:webHidden/>
              </w:rPr>
              <w:t>978</w:t>
            </w:r>
            <w:r w:rsidR="00710C7C">
              <w:rPr>
                <w:noProof/>
                <w:webHidden/>
              </w:rPr>
              <w:fldChar w:fldCharType="end"/>
            </w:r>
          </w:hyperlink>
        </w:p>
        <w:p w14:paraId="5F1CCDA5" w14:textId="5DA84C2A" w:rsidR="00710C7C" w:rsidRDefault="003462CF">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710C7C">
              <w:rPr>
                <w:noProof/>
                <w:webHidden/>
              </w:rPr>
              <w:t>978</w:t>
            </w:r>
            <w:r w:rsidR="00710C7C">
              <w:rPr>
                <w:noProof/>
                <w:webHidden/>
              </w:rPr>
              <w:fldChar w:fldCharType="end"/>
            </w:r>
          </w:hyperlink>
        </w:p>
        <w:p w14:paraId="6F0A1E89" w14:textId="40FF1C86" w:rsidR="00710C7C" w:rsidRDefault="003462CF">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710C7C">
              <w:rPr>
                <w:noProof/>
                <w:webHidden/>
              </w:rPr>
              <w:t>979</w:t>
            </w:r>
            <w:r w:rsidR="00710C7C">
              <w:rPr>
                <w:noProof/>
                <w:webHidden/>
              </w:rPr>
              <w:fldChar w:fldCharType="end"/>
            </w:r>
          </w:hyperlink>
        </w:p>
        <w:p w14:paraId="72427324" w14:textId="05275365" w:rsidR="00710C7C" w:rsidRDefault="003462CF">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710C7C">
              <w:rPr>
                <w:noProof/>
                <w:webHidden/>
              </w:rPr>
              <w:t>979</w:t>
            </w:r>
            <w:r w:rsidR="00710C7C">
              <w:rPr>
                <w:noProof/>
                <w:webHidden/>
              </w:rPr>
              <w:fldChar w:fldCharType="end"/>
            </w:r>
          </w:hyperlink>
        </w:p>
        <w:p w14:paraId="7A481234" w14:textId="52F38D1C" w:rsidR="00710C7C" w:rsidRDefault="003462CF">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710C7C">
              <w:rPr>
                <w:noProof/>
                <w:webHidden/>
              </w:rPr>
              <w:t>980</w:t>
            </w:r>
            <w:r w:rsidR="00710C7C">
              <w:rPr>
                <w:noProof/>
                <w:webHidden/>
              </w:rPr>
              <w:fldChar w:fldCharType="end"/>
            </w:r>
          </w:hyperlink>
        </w:p>
        <w:p w14:paraId="39EF44E9" w14:textId="63EFC41A" w:rsidR="00710C7C" w:rsidRDefault="003462CF">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710C7C">
              <w:rPr>
                <w:noProof/>
                <w:webHidden/>
              </w:rPr>
              <w:t>981</w:t>
            </w:r>
            <w:r w:rsidR="00710C7C">
              <w:rPr>
                <w:noProof/>
                <w:webHidden/>
              </w:rPr>
              <w:fldChar w:fldCharType="end"/>
            </w:r>
          </w:hyperlink>
        </w:p>
        <w:p w14:paraId="2B336767" w14:textId="28065C2C" w:rsidR="00710C7C" w:rsidRDefault="003462CF">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710C7C">
              <w:rPr>
                <w:noProof/>
                <w:webHidden/>
              </w:rPr>
              <w:t>981</w:t>
            </w:r>
            <w:r w:rsidR="00710C7C">
              <w:rPr>
                <w:noProof/>
                <w:webHidden/>
              </w:rPr>
              <w:fldChar w:fldCharType="end"/>
            </w:r>
          </w:hyperlink>
        </w:p>
        <w:p w14:paraId="6E129C34" w14:textId="2F400B69" w:rsidR="00710C7C" w:rsidRDefault="003462CF">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710C7C">
              <w:rPr>
                <w:noProof/>
                <w:webHidden/>
              </w:rPr>
              <w:t>982</w:t>
            </w:r>
            <w:r w:rsidR="00710C7C">
              <w:rPr>
                <w:noProof/>
                <w:webHidden/>
              </w:rPr>
              <w:fldChar w:fldCharType="end"/>
            </w:r>
          </w:hyperlink>
        </w:p>
        <w:p w14:paraId="5AFF6329" w14:textId="12D27F93" w:rsidR="00710C7C" w:rsidRDefault="003462CF">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710C7C">
              <w:rPr>
                <w:noProof/>
                <w:webHidden/>
              </w:rPr>
              <w:t>982</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0" w:name="_Toc485884578"/>
      <w:r>
        <w:lastRenderedPageBreak/>
        <w:t xml:space="preserve">February 2 (3): Meshir 8: </w:t>
      </w:r>
      <w:r w:rsidR="00495F1A">
        <w:t>The Entrance into the Temple</w:t>
      </w:r>
      <w:bookmarkEnd w:id="1639"/>
      <w:bookmarkEnd w:id="1638"/>
      <w:bookmarkEnd w:id="1637"/>
      <w:bookmarkEnd w:id="1640"/>
    </w:p>
    <w:p w14:paraId="1BDF8DD5" w14:textId="6632A6F6" w:rsidR="0039401F" w:rsidRPr="00A9348E" w:rsidRDefault="0039401F" w:rsidP="0039401F">
      <w:pPr>
        <w:pStyle w:val="Heading4"/>
        <w:rPr>
          <w:rFonts w:ascii="Arial Unicode MS" w:eastAsia="Arial Unicode MS" w:hAnsi="Arial Unicode MS" w:cs="Arial Unicode MS"/>
        </w:rPr>
      </w:pPr>
      <w:bookmarkStart w:id="1641"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2" w:name="_Ref485108288"/>
      <w:r>
        <w:t>The Doxology</w:t>
      </w:r>
      <w:r w:rsidR="00E21EA3">
        <w:t xml:space="preserve"> for the Entrance into the Temple</w:t>
      </w:r>
      <w:bookmarkEnd w:id="1641"/>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0B28968" w:rsidR="008D6DBB" w:rsidRDefault="008D6DBB" w:rsidP="008D6DBB">
      <w:r>
        <w:t xml:space="preserve">See the </w:t>
      </w:r>
      <w:r w:rsidR="002409EF">
        <w:fldChar w:fldCharType="begin"/>
      </w:r>
      <w:r w:rsidR="002409EF">
        <w:instrText xml:space="preserve"> REF _Ref434475229 \h </w:instrText>
      </w:r>
      <w:r w:rsidR="002409EF">
        <w:fldChar w:fldCharType="separate"/>
      </w:r>
      <w:r w:rsidR="00710C7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710C7C">
        <w:rPr>
          <w:noProof/>
        </w:rPr>
        <w:t>903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710C7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710C7C">
        <w:rPr>
          <w:noProof/>
        </w:rPr>
        <w:t>907</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7DDB59BA"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710C7C">
        <w:rPr>
          <w:noProof/>
        </w:rPr>
        <w:t>494</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3" w:name="_Toc485884579"/>
      <w:r>
        <w:t>February 4 (5) / Meshir 10: Martyrdom of St. James the Son of Alphaeus</w:t>
      </w:r>
      <w:bookmarkEnd w:id="1643"/>
    </w:p>
    <w:p w14:paraId="0FA9E3A3" w14:textId="588FFB5B"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4" w:name="_Ref485883495"/>
      <w:r>
        <w:lastRenderedPageBreak/>
        <w:t>The Doxology for St. James the Son of Alphaeus</w:t>
      </w:r>
      <w:r w:rsidR="00D93653">
        <w:rPr>
          <w:rStyle w:val="FootnoteReference"/>
        </w:rPr>
        <w:footnoteReference w:id="1045"/>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5" w:name="_Toc485884580"/>
      <w:r>
        <w:t>February 6 (7) / Meshir 12: Commemoration of Archangel Michael</w:t>
      </w:r>
      <w:bookmarkEnd w:id="1645"/>
    </w:p>
    <w:p w14:paraId="10B74EF7" w14:textId="222C1937" w:rsidR="00191A26" w:rsidRPr="00B637D8" w:rsidRDefault="003D4731" w:rsidP="00191A26">
      <w:pPr>
        <w:pStyle w:val="Rubric"/>
      </w:pPr>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635D2675" w14:textId="77777777" w:rsidR="000274A5" w:rsidRDefault="000274A5" w:rsidP="000274A5">
      <w:pPr>
        <w:pStyle w:val="Heading3"/>
      </w:pPr>
      <w:bookmarkStart w:id="1646" w:name="_Toc485884581"/>
      <w:r>
        <w:t>February 8 (9) / Meshir 14: The Departure of St. Severus</w:t>
      </w:r>
      <w:bookmarkEnd w:id="1646"/>
      <w:r>
        <w:t xml:space="preserve"> </w:t>
      </w:r>
    </w:p>
    <w:p w14:paraId="07993059" w14:textId="1C60526E"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710C7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710C7C">
        <w:rPr>
          <w:noProof/>
        </w:rPr>
        <w:t>769</w:t>
      </w:r>
      <w:r w:rsidR="002409EF">
        <w:fldChar w:fldCharType="end"/>
      </w:r>
      <w:r>
        <w:t>.</w:t>
      </w:r>
    </w:p>
    <w:p w14:paraId="1AE071A5" w14:textId="460956DB" w:rsidR="00420011" w:rsidRDefault="00420011" w:rsidP="00420011">
      <w:pPr>
        <w:pStyle w:val="Heading3"/>
      </w:pPr>
      <w:bookmarkStart w:id="1647" w:name="_Toc485884582"/>
      <w:r>
        <w:lastRenderedPageBreak/>
        <w:t>February 10 (11) / Meshir 16: Isaac the Syrian</w:t>
      </w:r>
      <w:bookmarkEnd w:id="1647"/>
    </w:p>
    <w:p w14:paraId="5326C3FA" w14:textId="7B1DD7DD" w:rsidR="00DD1748" w:rsidRDefault="00DD1748" w:rsidP="00DD1748">
      <w:pPr>
        <w:pStyle w:val="Heading4"/>
      </w:pPr>
      <w:bookmarkStart w:id="1648" w:name="_Ref485108083"/>
      <w:r>
        <w:t>The Doxology for St. Isaac the Syrian</w:t>
      </w:r>
      <w:r>
        <w:rPr>
          <w:rStyle w:val="FootnoteReference"/>
        </w:rPr>
        <w:footnoteReference w:id="1046"/>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49" w:name="_Toc485884583"/>
      <w:r>
        <w:t>February</w:t>
      </w:r>
      <w:r w:rsidR="005329C1">
        <w:t xml:space="preserve"> 15 (16) / Meshir 21: Commemoration of the Theotokos</w:t>
      </w:r>
      <w:bookmarkEnd w:id="1649"/>
    </w:p>
    <w:p w14:paraId="55CD0DD9" w14:textId="5382C41E"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6DD82E8A" w14:textId="69CD929D" w:rsidR="00160DE3" w:rsidRDefault="00160DE3" w:rsidP="00160DE3">
      <w:pPr>
        <w:pStyle w:val="Heading3"/>
      </w:pPr>
      <w:bookmarkStart w:id="1650" w:name="_Toc485884584"/>
      <w:r>
        <w:lastRenderedPageBreak/>
        <w:t>February 15 (16) / Meshir 21: Also Martyrdom of St. Onesimus, the Disciple of St. Paul</w:t>
      </w:r>
      <w:bookmarkEnd w:id="1650"/>
    </w:p>
    <w:p w14:paraId="7222A1FD" w14:textId="13241A81" w:rsidR="00885E1E" w:rsidRDefault="00885E1E" w:rsidP="00885E1E">
      <w:pPr>
        <w:pStyle w:val="Heading4"/>
      </w:pPr>
      <w:bookmarkStart w:id="1651" w:name="_Ref485712030"/>
      <w:r>
        <w:t>The Doxology for St. Onesimus</w:t>
      </w:r>
      <w:r>
        <w:rPr>
          <w:rStyle w:val="FootnoteReference"/>
        </w:rPr>
        <w:footnoteReference w:id="1047"/>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50EE9F4F" w:rsidR="00885E1E" w:rsidRDefault="00885E1E" w:rsidP="00885E1E">
            <w:pPr>
              <w:pStyle w:val="EngHang"/>
              <w:rPr>
                <w:szCs w:val="22"/>
              </w:rPr>
            </w:pPr>
            <w:r>
              <w:rPr>
                <w:szCs w:val="22"/>
              </w:rPr>
              <w:t>Illuminated by paul,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2" w:name="_Toc485884585"/>
      <w:r>
        <w:lastRenderedPageBreak/>
        <w:t>February 23 (24) / Meshir 29: Commemoration of the Annunciation, Nativity, and Resurrection on the 29</w:t>
      </w:r>
      <w:r w:rsidRPr="00C0205C">
        <w:rPr>
          <w:vertAlign w:val="superscript"/>
        </w:rPr>
        <w:t>th</w:t>
      </w:r>
      <w:r>
        <w:t xml:space="preserve"> of Every Month</w:t>
      </w:r>
      <w:bookmarkEnd w:id="1652"/>
    </w:p>
    <w:p w14:paraId="1EC840FE" w14:textId="46B55CBC" w:rsidR="00B52D77" w:rsidRDefault="00B52D77" w:rsidP="00B52D77">
      <w:pPr>
        <w:pStyle w:val="Rubric"/>
      </w:pPr>
      <w:r>
        <w:t xml:space="preserve">See </w:t>
      </w:r>
      <w:r>
        <w:fldChar w:fldCharType="begin"/>
      </w:r>
      <w:r>
        <w:instrText xml:space="preserve"> REF _Ref435003974 \h </w:instrText>
      </w:r>
      <w:r>
        <w:fldChar w:fldCharType="separate"/>
      </w:r>
      <w:r w:rsidR="00710C7C">
        <w:t>September 26 (27) / Tho-out 29: Commemoration of the Annunciation, Nativity, and Resurrection on the 29</w:t>
      </w:r>
      <w:r w:rsidR="00710C7C" w:rsidRPr="00C0205C">
        <w:rPr>
          <w:vertAlign w:val="superscript"/>
        </w:rPr>
        <w:t>th</w:t>
      </w:r>
      <w:r w:rsidR="00710C7C">
        <w:t xml:space="preserve"> of Every Coptic Month</w:t>
      </w:r>
      <w:r>
        <w:fldChar w:fldCharType="end"/>
      </w:r>
      <w:r>
        <w:t xml:space="preserve">, page </w:t>
      </w:r>
      <w:r>
        <w:fldChar w:fldCharType="begin"/>
      </w:r>
      <w:r>
        <w:instrText xml:space="preserve"> PAGEREF _Ref435003974 \h </w:instrText>
      </w:r>
      <w:r>
        <w:fldChar w:fldCharType="separate"/>
      </w:r>
      <w:r w:rsidR="00710C7C">
        <w:rPr>
          <w:noProof/>
        </w:rPr>
        <w:t>760</w:t>
      </w:r>
      <w:r>
        <w:fldChar w:fldCharType="end"/>
      </w:r>
      <w:r>
        <w:t>.</w:t>
      </w:r>
    </w:p>
    <w:p w14:paraId="7C57F2D0" w14:textId="3F19F8EA" w:rsidR="00885E1E" w:rsidRDefault="00885E1E" w:rsidP="00885E1E">
      <w:pPr>
        <w:pStyle w:val="Heading3"/>
      </w:pPr>
      <w:bookmarkStart w:id="1653" w:name="_Toc485884586"/>
      <w:r>
        <w:t>February 23 (24) / Meshir 29: Also St. Polycarp of Smyrna</w:t>
      </w:r>
      <w:bookmarkEnd w:id="1653"/>
    </w:p>
    <w:p w14:paraId="393F4FF3" w14:textId="26BA1C53" w:rsidR="00885E1E" w:rsidRDefault="00885E1E" w:rsidP="00885E1E">
      <w:pPr>
        <w:pStyle w:val="Heading4"/>
      </w:pPr>
      <w:bookmarkStart w:id="1654" w:name="_Ref485712077"/>
      <w:r>
        <w:t>The Doxology for St. Polycarp of Smyrna</w:t>
      </w:r>
      <w:r>
        <w:rPr>
          <w:rStyle w:val="FootnoteReference"/>
        </w:rPr>
        <w:footnoteReference w:id="1048"/>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7BC6D123" w:rsidR="00885E1E" w:rsidRPr="00A96087" w:rsidRDefault="00885E1E" w:rsidP="00885E1E">
            <w:pPr>
              <w:pStyle w:val="EngHangEnd"/>
              <w:rPr>
                <w:szCs w:val="22"/>
              </w:rPr>
            </w:pPr>
            <w:r>
              <w:rPr>
                <w:szCs w:val="22"/>
              </w:rPr>
              <w:t>Sitting apone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4686C8F9" w14:textId="39FFA675" w:rsidR="00885E1E" w:rsidRPr="00A96087" w:rsidRDefault="00885E1E" w:rsidP="00885E1E">
            <w:pPr>
              <w:pStyle w:val="EngHang"/>
              <w:rPr>
                <w:szCs w:val="22"/>
              </w:rPr>
            </w:pPr>
            <w:r>
              <w:rPr>
                <w:szCs w:val="22"/>
              </w:rPr>
              <w:t>Remembrance with songs.</w:t>
            </w:r>
          </w:p>
          <w:p w14:paraId="3BD8D55E" w14:textId="77777777" w:rsidR="00885E1E" w:rsidRPr="00A96087" w:rsidRDefault="00885E1E" w:rsidP="00885E1E">
            <w:pPr>
              <w:pStyle w:val="EngHang"/>
              <w:rPr>
                <w:szCs w:val="22"/>
              </w:rPr>
            </w:pP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5" w:name="_Toc485884587"/>
      <w:r>
        <w:t>February 24 (25) / Meshir 30: Appearance of the Head of St. John the Baptist</w:t>
      </w:r>
      <w:bookmarkEnd w:id="1655"/>
    </w:p>
    <w:p w14:paraId="49513F8D" w14:textId="6D0B08F0" w:rsidR="00191A26" w:rsidRDefault="00191A26" w:rsidP="00191A26">
      <w:pPr>
        <w:pStyle w:val="Rubric"/>
      </w:pPr>
      <w:bookmarkStart w:id="1656" w:name="_Toc410196211"/>
      <w:bookmarkStart w:id="1657" w:name="_Toc410196453"/>
      <w:bookmarkStart w:id="1658" w:name="_Toc410196955"/>
      <w:r>
        <w:t xml:space="preserve">See </w:t>
      </w:r>
      <w:r>
        <w:fldChar w:fldCharType="begin"/>
      </w:r>
      <w:r>
        <w:instrText xml:space="preserve"> REF _Ref434488524 \h </w:instrText>
      </w:r>
      <w:r>
        <w:fldChar w:fldCharType="separate"/>
      </w:r>
      <w:r w:rsidR="00710C7C">
        <w:t>The Doxology of St. John the Baptist</w:t>
      </w:r>
      <w:r>
        <w:fldChar w:fldCharType="end"/>
      </w:r>
      <w:r>
        <w:t xml:space="preserve"> on pages </w:t>
      </w:r>
      <w:r>
        <w:fldChar w:fldCharType="begin"/>
      </w:r>
      <w:r>
        <w:instrText xml:space="preserve"> PAGEREF _Ref434488524 \h </w:instrText>
      </w:r>
      <w:r>
        <w:fldChar w:fldCharType="separate"/>
      </w:r>
      <w:r w:rsidR="00710C7C">
        <w:rPr>
          <w:noProof/>
        </w:rPr>
        <w:t>700</w:t>
      </w:r>
      <w:r>
        <w:fldChar w:fldCharType="end"/>
      </w:r>
      <w:r>
        <w:t xml:space="preserve"> and </w:t>
      </w:r>
      <w:r>
        <w:fldChar w:fldCharType="begin"/>
      </w:r>
      <w:r>
        <w:instrText xml:space="preserve"> PAGEREF _Ref434488546 \h </w:instrText>
      </w:r>
      <w:r>
        <w:fldChar w:fldCharType="separate"/>
      </w:r>
      <w:r w:rsidR="00710C7C">
        <w:rPr>
          <w:noProof/>
        </w:rPr>
        <w:t>701</w:t>
      </w:r>
      <w:r>
        <w:fldChar w:fldCharType="end"/>
      </w:r>
      <w:r>
        <w:t>.</w:t>
      </w:r>
    </w:p>
    <w:p w14:paraId="4CFFD00D" w14:textId="77777777" w:rsidR="001779C0" w:rsidRDefault="001779C0" w:rsidP="001779C0">
      <w:pPr>
        <w:pStyle w:val="Heading3"/>
      </w:pPr>
      <w:bookmarkStart w:id="1659" w:name="_Toc485884588"/>
      <w:r>
        <w:t>February 24 (25) / Meshir 30: Also St. Cyril VI</w:t>
      </w:r>
      <w:bookmarkEnd w:id="1659"/>
    </w:p>
    <w:p w14:paraId="0CDD55AC" w14:textId="77777777" w:rsidR="001779C0" w:rsidRDefault="001779C0" w:rsidP="001779C0">
      <w:pPr>
        <w:pStyle w:val="Heading4"/>
      </w:pPr>
      <w:bookmarkStart w:id="1660" w:name="_Ref434492506"/>
      <w:r>
        <w:t>The Doxology</w:t>
      </w:r>
      <w:r w:rsidR="00B82753">
        <w:t xml:space="preserve"> for St. Cyril VI</w:t>
      </w:r>
      <w:r>
        <w:rPr>
          <w:rStyle w:val="FootnoteReference"/>
        </w:rPr>
        <w:footnoteReference w:id="1049"/>
      </w:r>
      <w:bookmarkEnd w:id="1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1" w:name="_Toc485884451"/>
      <w:bookmarkStart w:id="1662" w:name="March"/>
      <w:bookmarkEnd w:id="1636"/>
      <w:r>
        <w:lastRenderedPageBreak/>
        <w:t>March</w:t>
      </w:r>
      <w:bookmarkEnd w:id="1656"/>
      <w:bookmarkEnd w:id="1657"/>
      <w:bookmarkEnd w:id="1658"/>
      <w:r w:rsidR="00C30529">
        <w:t xml:space="preserve"> or </w:t>
      </w:r>
      <w:r w:rsidR="00C30529">
        <w:rPr>
          <w:rFonts w:ascii="FreeSerifAvvaShenouda" w:hAnsi="FreeSerifAvvaShenouda" w:cs="FreeSerifAvvaShenouda"/>
        </w:rPr>
        <w:t>Ⲡⲁⲣⲙϩⲟⲧⲡ</w:t>
      </w:r>
      <w:bookmarkEnd w:id="1661"/>
    </w:p>
    <w:bookmarkStart w:id="1663" w:name="_Toc410196956" w:displacedByCustomXml="next"/>
    <w:bookmarkStart w:id="1664" w:name="_Toc410196454" w:displacedByCustomXml="next"/>
    <w:bookmarkStart w:id="1665" w:name="_Toc410196212" w:displacedByCustomXml="next"/>
    <w:sdt>
      <w:sdtPr>
        <w:id w:val="-1351720020"/>
        <w:docPartObj>
          <w:docPartGallery w:val="Table of Contents"/>
          <w:docPartUnique/>
        </w:docPartObj>
      </w:sdtPr>
      <w:sdtEndPr>
        <w:rPr>
          <w:b/>
          <w:bCs/>
          <w:noProof/>
        </w:rPr>
      </w:sdtEndPr>
      <w:sdtContent>
        <w:p w14:paraId="7F7C049B" w14:textId="6B04A06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710C7C">
              <w:rPr>
                <w:noProof/>
                <w:webHidden/>
              </w:rPr>
              <w:t>986</w:t>
            </w:r>
            <w:r w:rsidR="00710C7C">
              <w:rPr>
                <w:noProof/>
                <w:webHidden/>
              </w:rPr>
              <w:fldChar w:fldCharType="end"/>
            </w:r>
          </w:hyperlink>
        </w:p>
        <w:p w14:paraId="53C9987B" w14:textId="50DB0326" w:rsidR="00710C7C" w:rsidRDefault="003462CF">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710C7C">
              <w:rPr>
                <w:noProof/>
                <w:webHidden/>
              </w:rPr>
              <w:t>987</w:t>
            </w:r>
            <w:r w:rsidR="00710C7C">
              <w:rPr>
                <w:noProof/>
                <w:webHidden/>
              </w:rPr>
              <w:fldChar w:fldCharType="end"/>
            </w:r>
          </w:hyperlink>
        </w:p>
        <w:p w14:paraId="77EB8F5B" w14:textId="04BB9BCD" w:rsidR="00710C7C" w:rsidRDefault="003462CF">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710C7C">
              <w:rPr>
                <w:noProof/>
                <w:webHidden/>
              </w:rPr>
              <w:t>987</w:t>
            </w:r>
            <w:r w:rsidR="00710C7C">
              <w:rPr>
                <w:noProof/>
                <w:webHidden/>
              </w:rPr>
              <w:fldChar w:fldCharType="end"/>
            </w:r>
          </w:hyperlink>
        </w:p>
        <w:p w14:paraId="22E78CBF" w14:textId="5FA53AC2" w:rsidR="00710C7C" w:rsidRDefault="003462CF">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710C7C">
              <w:rPr>
                <w:noProof/>
                <w:webHidden/>
              </w:rPr>
              <w:t>987</w:t>
            </w:r>
            <w:r w:rsidR="00710C7C">
              <w:rPr>
                <w:noProof/>
                <w:webHidden/>
              </w:rPr>
              <w:fldChar w:fldCharType="end"/>
            </w:r>
          </w:hyperlink>
        </w:p>
        <w:p w14:paraId="280F4A70" w14:textId="56573190" w:rsidR="00710C7C" w:rsidRDefault="003462CF">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710C7C">
              <w:rPr>
                <w:noProof/>
                <w:webHidden/>
              </w:rPr>
              <w:t>988</w:t>
            </w:r>
            <w:r w:rsidR="00710C7C">
              <w:rPr>
                <w:noProof/>
                <w:webHidden/>
              </w:rPr>
              <w:fldChar w:fldCharType="end"/>
            </w:r>
          </w:hyperlink>
        </w:p>
        <w:p w14:paraId="6DA7765D" w14:textId="0159A805" w:rsidR="00710C7C" w:rsidRDefault="003462CF">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710C7C">
              <w:rPr>
                <w:noProof/>
                <w:webHidden/>
              </w:rPr>
              <w:t>988</w:t>
            </w:r>
            <w:r w:rsidR="00710C7C">
              <w:rPr>
                <w:noProof/>
                <w:webHidden/>
              </w:rPr>
              <w:fldChar w:fldCharType="end"/>
            </w:r>
          </w:hyperlink>
        </w:p>
        <w:p w14:paraId="4C74B928" w14:textId="240CD9E5" w:rsidR="00710C7C" w:rsidRDefault="003462CF">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710C7C">
              <w:rPr>
                <w:noProof/>
                <w:webHidden/>
              </w:rPr>
              <w:t>989</w:t>
            </w:r>
            <w:r w:rsidR="00710C7C">
              <w:rPr>
                <w:noProof/>
                <w:webHidden/>
              </w:rPr>
              <w:fldChar w:fldCharType="end"/>
            </w:r>
          </w:hyperlink>
        </w:p>
        <w:p w14:paraId="34F0189C" w14:textId="3521F173" w:rsidR="00710C7C" w:rsidRDefault="003462CF">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710C7C">
              <w:rPr>
                <w:noProof/>
                <w:webHidden/>
              </w:rPr>
              <w:t>989</w:t>
            </w:r>
            <w:r w:rsidR="00710C7C">
              <w:rPr>
                <w:noProof/>
                <w:webHidden/>
              </w:rPr>
              <w:fldChar w:fldCharType="end"/>
            </w:r>
          </w:hyperlink>
        </w:p>
        <w:p w14:paraId="79ECF3C8" w14:textId="4DA56DAB" w:rsidR="00710C7C" w:rsidRDefault="003462CF">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710C7C">
              <w:rPr>
                <w:noProof/>
                <w:webHidden/>
              </w:rPr>
              <w:t>989</w:t>
            </w:r>
            <w:r w:rsidR="00710C7C">
              <w:rPr>
                <w:noProof/>
                <w:webHidden/>
              </w:rPr>
              <w:fldChar w:fldCharType="end"/>
            </w:r>
          </w:hyperlink>
        </w:p>
        <w:p w14:paraId="12513B11" w14:textId="79BE85F8" w:rsidR="00710C7C" w:rsidRDefault="003462CF">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710C7C">
              <w:rPr>
                <w:noProof/>
                <w:webHidden/>
              </w:rPr>
              <w:t>990</w:t>
            </w:r>
            <w:r w:rsidR="00710C7C">
              <w:rPr>
                <w:noProof/>
                <w:webHidden/>
              </w:rPr>
              <w:fldChar w:fldCharType="end"/>
            </w:r>
          </w:hyperlink>
        </w:p>
        <w:p w14:paraId="5153B4F2" w14:textId="085CAD0A" w:rsidR="00710C7C" w:rsidRDefault="003462CF">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710C7C">
              <w:rPr>
                <w:noProof/>
                <w:webHidden/>
              </w:rPr>
              <w:t>990</w:t>
            </w:r>
            <w:r w:rsidR="00710C7C">
              <w:rPr>
                <w:noProof/>
                <w:webHidden/>
              </w:rPr>
              <w:fldChar w:fldCharType="end"/>
            </w:r>
          </w:hyperlink>
        </w:p>
        <w:p w14:paraId="1351837B" w14:textId="1A8A6D17" w:rsidR="00710C7C" w:rsidRDefault="003462CF">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710C7C">
              <w:rPr>
                <w:noProof/>
                <w:webHidden/>
              </w:rPr>
              <w:t>994</w:t>
            </w:r>
            <w:r w:rsidR="00710C7C">
              <w:rPr>
                <w:noProof/>
                <w:webHidden/>
              </w:rPr>
              <w:fldChar w:fldCharType="end"/>
            </w:r>
          </w:hyperlink>
        </w:p>
        <w:p w14:paraId="392DB7D0" w14:textId="51AAE095" w:rsidR="00710C7C" w:rsidRDefault="003462CF">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710C7C">
              <w:rPr>
                <w:noProof/>
                <w:webHidden/>
              </w:rPr>
              <w:t>1006</w:t>
            </w:r>
            <w:r w:rsidR="00710C7C">
              <w:rPr>
                <w:noProof/>
                <w:webHidden/>
              </w:rPr>
              <w:fldChar w:fldCharType="end"/>
            </w:r>
          </w:hyperlink>
        </w:p>
        <w:p w14:paraId="29F16DE5" w14:textId="0CC577D1" w:rsidR="00710C7C" w:rsidRDefault="003462CF">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710C7C">
              <w:rPr>
                <w:noProof/>
                <w:webHidden/>
              </w:rPr>
              <w:t>1006</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6" w:name="_Toc485884589"/>
      <w:r>
        <w:lastRenderedPageBreak/>
        <w:t>March 2: Departure of St. Chad of Mercia</w:t>
      </w:r>
      <w:r w:rsidR="00377E51">
        <w:rPr>
          <w:rStyle w:val="FootnoteReference"/>
        </w:rPr>
        <w:footnoteReference w:id="1050"/>
      </w:r>
      <w:bookmarkEnd w:id="1666"/>
    </w:p>
    <w:p w14:paraId="668738F1" w14:textId="77777777" w:rsidR="006A140A" w:rsidRDefault="006A140A" w:rsidP="006A140A">
      <w:pPr>
        <w:pStyle w:val="Heading4"/>
      </w:pPr>
      <w:bookmarkStart w:id="1667" w:name="_Ref434492702"/>
      <w:r>
        <w:t>The Doxology</w:t>
      </w:r>
      <w:r w:rsidR="00B82753">
        <w:t xml:space="preserve"> for St. Chad of Mercia</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8" w:name="_Toc485884590"/>
      <w:r>
        <w:t>March 4 / Phamenoth 8: Martyrdom of St. Matthias the Apostle</w:t>
      </w:r>
      <w:bookmarkEnd w:id="1668"/>
    </w:p>
    <w:p w14:paraId="5CD8BDEB" w14:textId="038CD500"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7483B690" w14:textId="188C1DAA" w:rsidR="00281522" w:rsidRDefault="00281522" w:rsidP="00281522">
      <w:pPr>
        <w:pStyle w:val="Heading4"/>
      </w:pPr>
      <w:r>
        <w:t xml:space="preserve">The Doxology for St. </w:t>
      </w:r>
      <w:r>
        <w:t>Matthias the Apostle</w:t>
      </w:r>
      <w:r>
        <w:rPr>
          <w:rStyle w:val="FootnoteReference"/>
        </w:rPr>
        <w:footnoteReference w:id="10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204904">
        <w:trPr>
          <w:cantSplit/>
          <w:jc w:val="center"/>
        </w:trPr>
        <w:tc>
          <w:tcPr>
            <w:tcW w:w="288" w:type="dxa"/>
          </w:tcPr>
          <w:p w14:paraId="7BFFB13D" w14:textId="77777777" w:rsidR="00281522" w:rsidRDefault="00281522" w:rsidP="00204904">
            <w:pPr>
              <w:pStyle w:val="CopticCross"/>
            </w:pPr>
          </w:p>
        </w:tc>
        <w:tc>
          <w:tcPr>
            <w:tcW w:w="3960" w:type="dxa"/>
          </w:tcPr>
          <w:p w14:paraId="7CED3861" w14:textId="6CBA0663" w:rsidR="00281522" w:rsidRDefault="00281522" w:rsidP="00204904">
            <w:pPr>
              <w:pStyle w:val="EngHang"/>
              <w:rPr>
                <w:shd w:val="clear" w:color="auto" w:fill="FFFFFF"/>
              </w:rPr>
            </w:pPr>
            <w:r>
              <w:rPr>
                <w:shd w:val="clear" w:color="auto" w:fill="FFFFFF"/>
              </w:rPr>
              <w:t>You were chosen</w:t>
            </w:r>
          </w:p>
          <w:p w14:paraId="3793F927" w14:textId="795741DA" w:rsidR="00281522" w:rsidRDefault="00281522" w:rsidP="00204904">
            <w:pPr>
              <w:pStyle w:val="EngHang"/>
              <w:rPr>
                <w:shd w:val="clear" w:color="auto" w:fill="FFFFFF"/>
              </w:rPr>
            </w:pPr>
            <w:r>
              <w:rPr>
                <w:shd w:val="clear" w:color="auto" w:fill="FFFFFF"/>
              </w:rPr>
              <w:t>Instead of Judas,</w:t>
            </w:r>
          </w:p>
          <w:p w14:paraId="2386409B" w14:textId="1E254F4A" w:rsidR="00281522" w:rsidRDefault="00281522" w:rsidP="00204904">
            <w:pPr>
              <w:pStyle w:val="EngHang"/>
              <w:rPr>
                <w:shd w:val="clear" w:color="auto" w:fill="FFFFFF"/>
              </w:rPr>
            </w:pPr>
            <w:r>
              <w:rPr>
                <w:shd w:val="clear" w:color="auto" w:fill="FFFFFF"/>
              </w:rPr>
              <w:t>And were numbered with</w:t>
            </w:r>
          </w:p>
          <w:p w14:paraId="3398E57D" w14:textId="4E193483" w:rsidR="00281522" w:rsidRDefault="00281522" w:rsidP="00204904">
            <w:pPr>
              <w:pStyle w:val="EngHangEnd"/>
              <w:rPr>
                <w:shd w:val="clear" w:color="auto" w:fill="FFFFFF"/>
              </w:rPr>
            </w:pPr>
            <w:r>
              <w:rPr>
                <w:shd w:val="clear" w:color="auto" w:fill="FFFFFF"/>
              </w:rPr>
              <w:t>The rest of the Apostles</w:t>
            </w:r>
            <w:r>
              <w:rPr>
                <w:shd w:val="clear" w:color="auto" w:fill="FFFFFF"/>
              </w:rPr>
              <w:t>.</w:t>
            </w:r>
          </w:p>
        </w:tc>
        <w:tc>
          <w:tcPr>
            <w:tcW w:w="288" w:type="dxa"/>
          </w:tcPr>
          <w:p w14:paraId="0BA8B6D1" w14:textId="77777777" w:rsidR="00281522" w:rsidRDefault="00281522" w:rsidP="00204904"/>
        </w:tc>
      </w:tr>
      <w:tr w:rsidR="00281522" w14:paraId="3BF48852" w14:textId="77777777" w:rsidTr="00204904">
        <w:trPr>
          <w:cantSplit/>
          <w:jc w:val="center"/>
        </w:trPr>
        <w:tc>
          <w:tcPr>
            <w:tcW w:w="288" w:type="dxa"/>
          </w:tcPr>
          <w:p w14:paraId="04CC3FA7" w14:textId="77777777" w:rsidR="00281522" w:rsidRDefault="00281522" w:rsidP="00204904">
            <w:pPr>
              <w:pStyle w:val="CopticCross"/>
            </w:pPr>
            <w:r w:rsidRPr="00FB5ACB">
              <w:t>¿</w:t>
            </w:r>
          </w:p>
        </w:tc>
        <w:tc>
          <w:tcPr>
            <w:tcW w:w="3960" w:type="dxa"/>
          </w:tcPr>
          <w:p w14:paraId="5768A787" w14:textId="71517AB2" w:rsidR="00281522" w:rsidRDefault="00281522" w:rsidP="00204904">
            <w:pPr>
              <w:pStyle w:val="EngHang"/>
              <w:rPr>
                <w:shd w:val="clear" w:color="auto" w:fill="FFFFFF"/>
              </w:rPr>
            </w:pPr>
            <w:r>
              <w:rPr>
                <w:shd w:val="clear" w:color="auto" w:fill="FFFFFF"/>
              </w:rPr>
              <w:t>O wonderworker</w:t>
            </w:r>
          </w:p>
          <w:p w14:paraId="5DDCFBB8" w14:textId="653C2C80" w:rsidR="00281522" w:rsidRDefault="00281522" w:rsidP="00204904">
            <w:pPr>
              <w:pStyle w:val="EngHang"/>
              <w:rPr>
                <w:shd w:val="clear" w:color="auto" w:fill="FFFFFF"/>
              </w:rPr>
            </w:pPr>
            <w:r>
              <w:rPr>
                <w:shd w:val="clear" w:color="auto" w:fill="FFFFFF"/>
              </w:rPr>
              <w:t>And Apostle, Matthias,</w:t>
            </w:r>
          </w:p>
          <w:p w14:paraId="50841C3E" w14:textId="7109C599" w:rsidR="00281522" w:rsidRDefault="00281522" w:rsidP="00204904">
            <w:pPr>
              <w:pStyle w:val="EngHang"/>
              <w:rPr>
                <w:shd w:val="clear" w:color="auto" w:fill="FFFFFF"/>
              </w:rPr>
            </w:pPr>
            <w:r>
              <w:rPr>
                <w:shd w:val="clear" w:color="auto" w:fill="FFFFFF"/>
              </w:rPr>
              <w:t>Your words have gone out</w:t>
            </w:r>
          </w:p>
          <w:p w14:paraId="64EFC4AD" w14:textId="3649712F" w:rsidR="00281522" w:rsidRDefault="00281522" w:rsidP="00204904">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204904"/>
        </w:tc>
      </w:tr>
      <w:tr w:rsidR="00281522" w14:paraId="42465474" w14:textId="77777777" w:rsidTr="00204904">
        <w:trPr>
          <w:cantSplit/>
          <w:jc w:val="center"/>
        </w:trPr>
        <w:tc>
          <w:tcPr>
            <w:tcW w:w="288" w:type="dxa"/>
          </w:tcPr>
          <w:p w14:paraId="2F1E97FE" w14:textId="77777777" w:rsidR="00281522" w:rsidRDefault="00281522" w:rsidP="00204904">
            <w:pPr>
              <w:pStyle w:val="CopticCross"/>
            </w:pPr>
          </w:p>
        </w:tc>
        <w:tc>
          <w:tcPr>
            <w:tcW w:w="3960" w:type="dxa"/>
          </w:tcPr>
          <w:p w14:paraId="60BE6F33" w14:textId="5F78900F" w:rsidR="00281522" w:rsidRDefault="00281522" w:rsidP="00204904">
            <w:pPr>
              <w:pStyle w:val="EngHang"/>
              <w:rPr>
                <w:shd w:val="clear" w:color="auto" w:fill="FFFFFF"/>
              </w:rPr>
            </w:pPr>
            <w:r>
              <w:rPr>
                <w:shd w:val="clear" w:color="auto" w:fill="FFFFFF"/>
              </w:rPr>
              <w:t>Enlightening men</w:t>
            </w:r>
          </w:p>
          <w:p w14:paraId="2F3B6BFD" w14:textId="2BACAE90" w:rsidR="00281522" w:rsidRDefault="00281522" w:rsidP="00204904">
            <w:pPr>
              <w:pStyle w:val="EngHang"/>
              <w:rPr>
                <w:shd w:val="clear" w:color="auto" w:fill="FFFFFF"/>
              </w:rPr>
            </w:pPr>
            <w:r>
              <w:rPr>
                <w:shd w:val="clear" w:color="auto" w:fill="FFFFFF"/>
              </w:rPr>
              <w:t>Like the sun,</w:t>
            </w:r>
          </w:p>
          <w:p w14:paraId="1AB19BD6" w14:textId="170DB218" w:rsidR="00281522" w:rsidRDefault="00281522" w:rsidP="00204904">
            <w:pPr>
              <w:pStyle w:val="EngHang"/>
              <w:rPr>
                <w:shd w:val="clear" w:color="auto" w:fill="FFFFFF"/>
              </w:rPr>
            </w:pPr>
            <w:r>
              <w:rPr>
                <w:shd w:val="clear" w:color="auto" w:fill="FFFFFF"/>
              </w:rPr>
              <w:t>And giving grace to the Church,</w:t>
            </w:r>
          </w:p>
          <w:p w14:paraId="04BCE407" w14:textId="5E4362EF" w:rsidR="00281522" w:rsidRDefault="00281522" w:rsidP="00204904">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204904"/>
        </w:tc>
      </w:tr>
      <w:tr w:rsidR="00281522" w14:paraId="26B159EF" w14:textId="77777777" w:rsidTr="00204904">
        <w:trPr>
          <w:cantSplit/>
          <w:jc w:val="center"/>
        </w:trPr>
        <w:tc>
          <w:tcPr>
            <w:tcW w:w="288" w:type="dxa"/>
          </w:tcPr>
          <w:p w14:paraId="69D64850" w14:textId="77777777" w:rsidR="00281522" w:rsidRDefault="00281522" w:rsidP="00204904">
            <w:pPr>
              <w:pStyle w:val="CopticCross"/>
            </w:pPr>
            <w:r w:rsidRPr="00FB5ACB">
              <w:t>¿</w:t>
            </w:r>
          </w:p>
        </w:tc>
        <w:tc>
          <w:tcPr>
            <w:tcW w:w="3960" w:type="dxa"/>
          </w:tcPr>
          <w:p w14:paraId="5CA1105C" w14:textId="35BC8733" w:rsidR="00281522" w:rsidRDefault="00281522" w:rsidP="00204904">
            <w:pPr>
              <w:pStyle w:val="EngHang"/>
              <w:rPr>
                <w:shd w:val="clear" w:color="auto" w:fill="FFFFFF"/>
              </w:rPr>
            </w:pPr>
            <w:r>
              <w:rPr>
                <w:shd w:val="clear" w:color="auto" w:fill="FFFFFF"/>
              </w:rPr>
              <w:t xml:space="preserve">Hail to you, O </w:t>
            </w:r>
            <w:r>
              <w:rPr>
                <w:shd w:val="clear" w:color="auto" w:fill="FFFFFF"/>
              </w:rPr>
              <w:t>Apostle</w:t>
            </w:r>
            <w:r>
              <w:rPr>
                <w:shd w:val="clear" w:color="auto" w:fill="FFFFFF"/>
              </w:rPr>
              <w:t>,</w:t>
            </w:r>
          </w:p>
          <w:p w14:paraId="29FD7775" w14:textId="72FCC7A3" w:rsidR="00281522" w:rsidRDefault="00281522" w:rsidP="00204904">
            <w:pPr>
              <w:pStyle w:val="EngHang"/>
              <w:rPr>
                <w:shd w:val="clear" w:color="auto" w:fill="FFFFFF"/>
              </w:rPr>
            </w:pPr>
            <w:r>
              <w:rPr>
                <w:shd w:val="clear" w:color="auto" w:fill="FFFFFF"/>
              </w:rPr>
              <w:t xml:space="preserve">Hail to you, O </w:t>
            </w:r>
            <w:r>
              <w:rPr>
                <w:shd w:val="clear" w:color="auto" w:fill="FFFFFF"/>
              </w:rPr>
              <w:t>hearald</w:t>
            </w:r>
            <w:r>
              <w:rPr>
                <w:shd w:val="clear" w:color="auto" w:fill="FFFFFF"/>
              </w:rPr>
              <w:t>,</w:t>
            </w:r>
          </w:p>
          <w:p w14:paraId="7BDC9BC4" w14:textId="48C367FB" w:rsidR="00281522" w:rsidRDefault="00281522" w:rsidP="00204904">
            <w:pPr>
              <w:pStyle w:val="EngHang"/>
              <w:rPr>
                <w:shd w:val="clear" w:color="auto" w:fill="FFFFFF"/>
              </w:rPr>
            </w:pPr>
            <w:r>
              <w:rPr>
                <w:shd w:val="clear" w:color="auto" w:fill="FFFFFF"/>
              </w:rPr>
              <w:t xml:space="preserve">Hail to you, O </w:t>
            </w:r>
            <w:r>
              <w:rPr>
                <w:shd w:val="clear" w:color="auto" w:fill="FFFFFF"/>
              </w:rPr>
              <w:t>Disciple</w:t>
            </w:r>
          </w:p>
          <w:p w14:paraId="5950AD5B" w14:textId="2D9A3815" w:rsidR="00281522" w:rsidRDefault="00281522" w:rsidP="00281522">
            <w:pPr>
              <w:pStyle w:val="EngHangEnd"/>
              <w:ind w:left="0" w:firstLine="0"/>
            </w:pPr>
            <w:r>
              <w:rPr>
                <w:shd w:val="clear" w:color="auto" w:fill="FFFFFF"/>
              </w:rPr>
              <w:t xml:space="preserve">Saint </w:t>
            </w:r>
            <w:r>
              <w:rPr>
                <w:shd w:val="clear" w:color="auto" w:fill="FFFFFF"/>
              </w:rPr>
              <w:t>Matthias</w:t>
            </w:r>
            <w:r>
              <w:rPr>
                <w:shd w:val="clear" w:color="auto" w:fill="FFFFFF"/>
              </w:rPr>
              <w:t>.</w:t>
            </w:r>
          </w:p>
        </w:tc>
        <w:tc>
          <w:tcPr>
            <w:tcW w:w="288" w:type="dxa"/>
          </w:tcPr>
          <w:p w14:paraId="07175F58" w14:textId="77777777" w:rsidR="00281522" w:rsidRDefault="00281522" w:rsidP="00204904"/>
        </w:tc>
      </w:tr>
      <w:tr w:rsidR="00281522" w14:paraId="56258335" w14:textId="77777777" w:rsidTr="00204904">
        <w:trPr>
          <w:cantSplit/>
          <w:jc w:val="center"/>
        </w:trPr>
        <w:tc>
          <w:tcPr>
            <w:tcW w:w="288" w:type="dxa"/>
          </w:tcPr>
          <w:p w14:paraId="7CD3EAAE" w14:textId="77777777" w:rsidR="00281522" w:rsidRDefault="00281522" w:rsidP="00204904">
            <w:pPr>
              <w:pStyle w:val="CopticCross"/>
            </w:pPr>
          </w:p>
        </w:tc>
        <w:tc>
          <w:tcPr>
            <w:tcW w:w="3960" w:type="dxa"/>
          </w:tcPr>
          <w:p w14:paraId="68DF12A4" w14:textId="77777777" w:rsidR="00281522" w:rsidRDefault="00281522" w:rsidP="00204904">
            <w:pPr>
              <w:pStyle w:val="EngHang"/>
              <w:rPr>
                <w:shd w:val="clear" w:color="auto" w:fill="FFFFFF"/>
              </w:rPr>
            </w:pPr>
            <w:r>
              <w:rPr>
                <w:shd w:val="clear" w:color="auto" w:fill="FFFFFF"/>
              </w:rPr>
              <w:t>Pray to the Lord on our behalf,</w:t>
            </w:r>
          </w:p>
          <w:p w14:paraId="50DAFA1D" w14:textId="78021343" w:rsidR="00281522" w:rsidRDefault="00281522" w:rsidP="00204904">
            <w:pPr>
              <w:pStyle w:val="EngHang"/>
              <w:rPr>
                <w:shd w:val="clear" w:color="auto" w:fill="FFFFFF"/>
              </w:rPr>
            </w:pPr>
            <w:r>
              <w:rPr>
                <w:shd w:val="clear" w:color="auto" w:fill="FFFFFF"/>
              </w:rPr>
              <w:t>My lord and father, the Apostle,</w:t>
            </w:r>
          </w:p>
          <w:p w14:paraId="7BBA10E2" w14:textId="2C7F422F" w:rsidR="00281522" w:rsidRDefault="00281522" w:rsidP="00204904">
            <w:pPr>
              <w:pStyle w:val="EngHang"/>
              <w:rPr>
                <w:shd w:val="clear" w:color="auto" w:fill="FFFFFF"/>
              </w:rPr>
            </w:pPr>
            <w:r>
              <w:rPr>
                <w:shd w:val="clear" w:color="auto" w:fill="FFFFFF"/>
              </w:rPr>
              <w:t>Saint Matthias,</w:t>
            </w:r>
            <w:bookmarkStart w:id="1669" w:name="_GoBack"/>
            <w:bookmarkEnd w:id="1669"/>
          </w:p>
          <w:p w14:paraId="2C26B2F3" w14:textId="77777777" w:rsidR="00281522" w:rsidRDefault="00281522" w:rsidP="00204904">
            <w:pPr>
              <w:pStyle w:val="EngHangEnd"/>
            </w:pPr>
            <w:r>
              <w:rPr>
                <w:shd w:val="clear" w:color="auto" w:fill="FFFFFF"/>
              </w:rPr>
              <w:t>That He may forgive us our sins.</w:t>
            </w:r>
          </w:p>
        </w:tc>
        <w:tc>
          <w:tcPr>
            <w:tcW w:w="288" w:type="dxa"/>
          </w:tcPr>
          <w:p w14:paraId="63ABF010" w14:textId="77777777" w:rsidR="00281522" w:rsidRDefault="00281522" w:rsidP="00204904"/>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5"/>
      <w:bookmarkEnd w:id="1664"/>
      <w:bookmarkEnd w:id="1663"/>
      <w:bookmarkEnd w:id="1670"/>
    </w:p>
    <w:p w14:paraId="0DD4581E" w14:textId="00C5450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710C7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710C7C">
        <w:rPr>
          <w:noProof/>
        </w:rPr>
        <w:t>742</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2"/>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0AC49FE9" w:rsidR="00BD15D3" w:rsidRDefault="00BD15D3" w:rsidP="00BD15D3">
            <w:pPr>
              <w:pStyle w:val="EngHang"/>
              <w:rPr>
                <w:shd w:val="clear" w:color="auto" w:fill="FFFFFF"/>
              </w:rPr>
            </w:pPr>
            <w:r>
              <w:rPr>
                <w:shd w:val="clear" w:color="auto" w:fill="FFFFFF"/>
              </w:rPr>
              <w:t>And enobled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5C232E69" w:rsidR="003D4731" w:rsidRPr="00B637D8" w:rsidRDefault="003D4731" w:rsidP="003D4731">
      <w:pPr>
        <w:pStyle w:val="Rubric"/>
      </w:pPr>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5F087D73"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710C7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710C7C">
        <w:rPr>
          <w:noProof/>
        </w:rPr>
        <w:t>990</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710C7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710C7C">
        <w:rPr>
          <w:noProof/>
        </w:rPr>
        <w:t>1019</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027E22C5"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402CB221"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3"/>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77777777" w:rsidR="008D6D28" w:rsidRDefault="008D6D28" w:rsidP="008C608D">
            <w:pPr>
              <w:pStyle w:val="EngHangEnd"/>
            </w:pPr>
            <w:r>
              <w:rPr>
                <w:shd w:val="clear" w:color="auto" w:fill="FFFFFF"/>
              </w:rPr>
              <w:t>When cast inot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02CB6E97"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4"/>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5"/>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6"/>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lastRenderedPageBreak/>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7"/>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lastRenderedPageBreak/>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lastRenderedPageBreak/>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16A9FB1"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710C7C">
        <w:t xml:space="preserve">The Doxology of Archangel Gabriel for December or </w:t>
      </w:r>
      <w:r w:rsidR="00710C7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710C7C">
        <w:rPr>
          <w:noProof/>
        </w:rPr>
        <w:t>831</w:t>
      </w:r>
      <w:r w:rsidR="002409EF">
        <w:fldChar w:fldCharType="end"/>
      </w:r>
      <w:r>
        <w:t xml:space="preserve">, </w:t>
      </w:r>
      <w:r w:rsidR="002409EF">
        <w:fldChar w:fldCharType="begin"/>
      </w:r>
      <w:r w:rsidR="002409EF">
        <w:instrText xml:space="preserve"> REF _Ref434487984 \h </w:instrText>
      </w:r>
      <w:r w:rsidR="002409EF">
        <w:fldChar w:fldCharType="separate"/>
      </w:r>
      <w:r w:rsidR="00710C7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710C7C">
        <w:rPr>
          <w:noProof/>
        </w:rPr>
        <w:t>791</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710C7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710C7C">
        <w:rPr>
          <w:noProof/>
        </w:rPr>
        <w:t>1056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716" w:name="_Toc485884602"/>
      <w:r>
        <w:t xml:space="preserve">March 28 / Pharamuthi 2: Martyrdom of St. James </w:t>
      </w:r>
      <w:r w:rsidR="008762FF">
        <w:t xml:space="preserve">the son of </w:t>
      </w:r>
      <w:r w:rsidR="002E495E">
        <w:t>Zebedee</w:t>
      </w:r>
      <w:r>
        <w:t>, the Apostles</w:t>
      </w:r>
      <w:bookmarkEnd w:id="1716"/>
    </w:p>
    <w:p w14:paraId="2200D664" w14:textId="1AC15667"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8"/>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lastRenderedPageBreak/>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End w:id="1662"/>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2429BD2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710C7C">
              <w:rPr>
                <w:noProof/>
                <w:webHidden/>
              </w:rPr>
              <w:t>1010</w:t>
            </w:r>
            <w:r w:rsidR="00710C7C">
              <w:rPr>
                <w:noProof/>
                <w:webHidden/>
              </w:rPr>
              <w:fldChar w:fldCharType="end"/>
            </w:r>
          </w:hyperlink>
        </w:p>
        <w:p w14:paraId="640DD8A6" w14:textId="6554A573" w:rsidR="00710C7C" w:rsidRDefault="003462CF">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710C7C">
              <w:rPr>
                <w:noProof/>
                <w:webHidden/>
              </w:rPr>
              <w:t>1011</w:t>
            </w:r>
            <w:r w:rsidR="00710C7C">
              <w:rPr>
                <w:noProof/>
                <w:webHidden/>
              </w:rPr>
              <w:fldChar w:fldCharType="end"/>
            </w:r>
          </w:hyperlink>
        </w:p>
        <w:p w14:paraId="023D3A8A" w14:textId="6B7613FC" w:rsidR="00710C7C" w:rsidRDefault="003462CF">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710C7C">
              <w:rPr>
                <w:noProof/>
                <w:webHidden/>
              </w:rPr>
              <w:t>1012</w:t>
            </w:r>
            <w:r w:rsidR="00710C7C">
              <w:rPr>
                <w:noProof/>
                <w:webHidden/>
              </w:rPr>
              <w:fldChar w:fldCharType="end"/>
            </w:r>
          </w:hyperlink>
        </w:p>
        <w:p w14:paraId="01FB78A2" w14:textId="0A33B7A4" w:rsidR="00710C7C" w:rsidRDefault="003462CF">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710C7C">
              <w:rPr>
                <w:noProof/>
                <w:webHidden/>
              </w:rPr>
              <w:t>1012</w:t>
            </w:r>
            <w:r w:rsidR="00710C7C">
              <w:rPr>
                <w:noProof/>
                <w:webHidden/>
              </w:rPr>
              <w:fldChar w:fldCharType="end"/>
            </w:r>
          </w:hyperlink>
        </w:p>
        <w:p w14:paraId="274F90AF" w14:textId="325D9C3E" w:rsidR="00710C7C" w:rsidRDefault="003462CF">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710C7C">
              <w:rPr>
                <w:noProof/>
                <w:webHidden/>
              </w:rPr>
              <w:t>1012</w:t>
            </w:r>
            <w:r w:rsidR="00710C7C">
              <w:rPr>
                <w:noProof/>
                <w:webHidden/>
              </w:rPr>
              <w:fldChar w:fldCharType="end"/>
            </w:r>
          </w:hyperlink>
        </w:p>
        <w:p w14:paraId="326E4C08" w14:textId="2FD8BD32" w:rsidR="00710C7C" w:rsidRDefault="003462CF">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710C7C">
              <w:rPr>
                <w:noProof/>
                <w:webHidden/>
              </w:rPr>
              <w:t>1013</w:t>
            </w:r>
            <w:r w:rsidR="00710C7C">
              <w:rPr>
                <w:noProof/>
                <w:webHidden/>
              </w:rPr>
              <w:fldChar w:fldCharType="end"/>
            </w:r>
          </w:hyperlink>
        </w:p>
        <w:p w14:paraId="4C67A586" w14:textId="0D6FB462" w:rsidR="00710C7C" w:rsidRDefault="003462CF">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710C7C">
              <w:rPr>
                <w:noProof/>
                <w:webHidden/>
              </w:rPr>
              <w:t>1013</w:t>
            </w:r>
            <w:r w:rsidR="00710C7C">
              <w:rPr>
                <w:noProof/>
                <w:webHidden/>
              </w:rPr>
              <w:fldChar w:fldCharType="end"/>
            </w:r>
          </w:hyperlink>
        </w:p>
        <w:p w14:paraId="3F45DE9F" w14:textId="1650C29C" w:rsidR="00710C7C" w:rsidRDefault="003462CF">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710C7C">
              <w:rPr>
                <w:noProof/>
                <w:webHidden/>
              </w:rPr>
              <w:t>1015</w:t>
            </w:r>
            <w:r w:rsidR="00710C7C">
              <w:rPr>
                <w:noProof/>
                <w:webHidden/>
              </w:rPr>
              <w:fldChar w:fldCharType="end"/>
            </w:r>
          </w:hyperlink>
        </w:p>
        <w:p w14:paraId="767A448A" w14:textId="0D8A759C" w:rsidR="00710C7C" w:rsidRDefault="003462CF">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710C7C">
              <w:rPr>
                <w:noProof/>
                <w:webHidden/>
              </w:rPr>
              <w:t>1015</w:t>
            </w:r>
            <w:r w:rsidR="00710C7C">
              <w:rPr>
                <w:noProof/>
                <w:webHidden/>
              </w:rPr>
              <w:fldChar w:fldCharType="end"/>
            </w:r>
          </w:hyperlink>
        </w:p>
        <w:p w14:paraId="4BA4469C" w14:textId="66C7F78B" w:rsidR="00710C7C" w:rsidRDefault="003462CF">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710C7C">
              <w:rPr>
                <w:noProof/>
                <w:webHidden/>
              </w:rPr>
              <w:t>1015</w:t>
            </w:r>
            <w:r w:rsidR="00710C7C">
              <w:rPr>
                <w:noProof/>
                <w:webHidden/>
              </w:rPr>
              <w:fldChar w:fldCharType="end"/>
            </w:r>
          </w:hyperlink>
        </w:p>
        <w:p w14:paraId="7835BED6" w14:textId="57A0DC30" w:rsidR="00710C7C" w:rsidRDefault="003462CF">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710C7C">
              <w:rPr>
                <w:noProof/>
                <w:webHidden/>
              </w:rPr>
              <w:t>1016</w:t>
            </w:r>
            <w:r w:rsidR="00710C7C">
              <w:rPr>
                <w:noProof/>
                <w:webHidden/>
              </w:rPr>
              <w:fldChar w:fldCharType="end"/>
            </w:r>
          </w:hyperlink>
        </w:p>
        <w:p w14:paraId="40E714B9" w14:textId="3FC6ACB8" w:rsidR="00710C7C" w:rsidRDefault="003462CF">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710C7C">
              <w:rPr>
                <w:noProof/>
                <w:webHidden/>
              </w:rPr>
              <w:t>1016</w:t>
            </w:r>
            <w:r w:rsidR="00710C7C">
              <w:rPr>
                <w:noProof/>
                <w:webHidden/>
              </w:rPr>
              <w:fldChar w:fldCharType="end"/>
            </w:r>
          </w:hyperlink>
        </w:p>
        <w:p w14:paraId="7C12D625" w14:textId="1E461BA9" w:rsidR="00710C7C" w:rsidRDefault="003462CF">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710C7C">
              <w:rPr>
                <w:noProof/>
                <w:webHidden/>
              </w:rPr>
              <w:t>1017</w:t>
            </w:r>
            <w:r w:rsidR="00710C7C">
              <w:rPr>
                <w:noProof/>
                <w:webHidden/>
              </w:rPr>
              <w:fldChar w:fldCharType="end"/>
            </w:r>
          </w:hyperlink>
        </w:p>
        <w:p w14:paraId="79AE3A94" w14:textId="4D27B241" w:rsidR="00710C7C" w:rsidRDefault="003462CF">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710C7C">
              <w:rPr>
                <w:noProof/>
                <w:webHidden/>
              </w:rPr>
              <w:t>1017</w:t>
            </w:r>
            <w:r w:rsidR="00710C7C">
              <w:rPr>
                <w:noProof/>
                <w:webHidden/>
              </w:rPr>
              <w:fldChar w:fldCharType="end"/>
            </w:r>
          </w:hyperlink>
        </w:p>
        <w:p w14:paraId="2C0A4AC2" w14:textId="595A18F7" w:rsidR="00710C7C" w:rsidRDefault="003462CF">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710C7C">
              <w:rPr>
                <w:noProof/>
                <w:webHidden/>
              </w:rPr>
              <w:t>1018</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0" w:name="_Toc485884603"/>
      <w:r>
        <w:lastRenderedPageBreak/>
        <w:t>April 1 / Pharamuthi 6</w:t>
      </w:r>
      <w:r w:rsidR="006E4762">
        <w:t xml:space="preserve">: </w:t>
      </w:r>
      <w:r>
        <w:t>Saint Mary of Egypt</w:t>
      </w:r>
      <w:bookmarkEnd w:id="1720"/>
    </w:p>
    <w:p w14:paraId="70D0F650" w14:textId="77777777" w:rsidR="00254945" w:rsidRDefault="00254945" w:rsidP="00254945">
      <w:pPr>
        <w:pStyle w:val="Heading4"/>
      </w:pPr>
      <w:bookmarkStart w:id="1721" w:name="_Ref434491512"/>
      <w:r>
        <w:t>The Doxology</w:t>
      </w:r>
      <w:r w:rsidR="00810F04">
        <w:t xml:space="preserve"> for St. Mary of Egypt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2" w:name="_Toc485884604"/>
      <w:r>
        <w:lastRenderedPageBreak/>
        <w:t>April 2 / Pharamuthi 7: St. Joachim</w:t>
      </w:r>
      <w:bookmarkEnd w:id="1722"/>
    </w:p>
    <w:p w14:paraId="28AAF57F" w14:textId="1A3212FE" w:rsidR="00182B91" w:rsidRDefault="00182B91" w:rsidP="00182B91">
      <w:pPr>
        <w:pStyle w:val="Heading4"/>
      </w:pPr>
      <w:bookmarkStart w:id="1723" w:name="_Ref485796966"/>
      <w:r>
        <w:t>The Doxology for St. Joachim</w:t>
      </w:r>
      <w:r>
        <w:rPr>
          <w:rStyle w:val="FootnoteReference"/>
        </w:rPr>
        <w:footnoteReference w:id="1059"/>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4" w:name="_Toc485884605"/>
      <w:r>
        <w:lastRenderedPageBreak/>
        <w:t>April 7 / Pharamuthi 12: Commemoration of Archangel Michael</w:t>
      </w:r>
      <w:bookmarkEnd w:id="1724"/>
    </w:p>
    <w:p w14:paraId="479C2235" w14:textId="6D9CFDFB" w:rsidR="003D4731" w:rsidRPr="00B637D8" w:rsidRDefault="003D4731" w:rsidP="003D4731">
      <w:pPr>
        <w:pStyle w:val="Rubric"/>
      </w:pPr>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63190F8B" w14:textId="77777777" w:rsidR="00072324" w:rsidRDefault="00072324" w:rsidP="00072324">
      <w:pPr>
        <w:pStyle w:val="Heading3"/>
      </w:pPr>
      <w:bookmarkStart w:id="1725" w:name="_Toc485884606"/>
      <w:r>
        <w:t>April 10 / Pharamuthi 15: Consecrating of the Church of St. Agabus the Apostle</w:t>
      </w:r>
      <w:bookmarkEnd w:id="1725"/>
    </w:p>
    <w:p w14:paraId="537622D5" w14:textId="39A64381"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76232F53" w14:textId="70F18612" w:rsidR="00072324" w:rsidRDefault="00072324" w:rsidP="00072324">
      <w:pPr>
        <w:pStyle w:val="Heading3"/>
      </w:pPr>
      <w:bookmarkStart w:id="1726" w:name="_Toc485884607"/>
      <w:r>
        <w:t xml:space="preserve">April 12 / Pharamuthi 17: Martyrdom of St. </w:t>
      </w:r>
      <w:commentRangeStart w:id="1727"/>
      <w:r>
        <w:t xml:space="preserve">James </w:t>
      </w:r>
      <w:commentRangeEnd w:id="1727"/>
      <w:r>
        <w:rPr>
          <w:rStyle w:val="CommentReference"/>
          <w:rFonts w:eastAsiaTheme="minorHAnsi" w:cstheme="minorBidi"/>
          <w:b w:val="0"/>
          <w:bCs w:val="0"/>
        </w:rPr>
        <w:commentReference w:id="1727"/>
      </w:r>
      <w:r>
        <w:t xml:space="preserve">the </w:t>
      </w:r>
      <w:r w:rsidR="00894260">
        <w:t>B</w:t>
      </w:r>
      <w:r>
        <w:t xml:space="preserve">rother of </w:t>
      </w:r>
      <w:r w:rsidR="002E495E">
        <w:t>the Lord</w:t>
      </w:r>
      <w:r w:rsidR="00894260">
        <w:t>, the B</w:t>
      </w:r>
      <w:r w:rsidR="002E495E">
        <w:t>ishop of Jerusalem</w:t>
      </w:r>
      <w:bookmarkEnd w:id="1726"/>
    </w:p>
    <w:p w14:paraId="3EDB7D36" w14:textId="17B935C4"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8" w:name="_Ref485883643"/>
      <w:r>
        <w:t>The Doxology for St. James the Brother of the Lord</w:t>
      </w:r>
      <w:r>
        <w:rPr>
          <w:rStyle w:val="FootnoteReference"/>
        </w:rPr>
        <w:footnoteReference w:id="1060"/>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lastRenderedPageBreak/>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29" w:name="_Toc485884608"/>
      <w:r>
        <w:t>April 16 / Pharamuthi 21: Commemoration of the Theotokos</w:t>
      </w:r>
      <w:bookmarkEnd w:id="1729"/>
    </w:p>
    <w:p w14:paraId="3A82478B" w14:textId="0BE1CE82" w:rsidR="00DD1748" w:rsidRDefault="00DD1748" w:rsidP="00DD1748">
      <w:pPr>
        <w:pStyle w:val="Rubric"/>
      </w:pPr>
      <w:bookmarkStart w:id="1730" w:name="_Ref434560035"/>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76EB9DA3" w14:textId="77777777" w:rsidR="00AF6D10" w:rsidRDefault="00AF6D10" w:rsidP="00AF6D10">
      <w:pPr>
        <w:pStyle w:val="Heading3"/>
      </w:pPr>
      <w:bookmarkStart w:id="1731" w:name="_Ref485109216"/>
      <w:bookmarkStart w:id="1732" w:name="_Ref485109221"/>
      <w:bookmarkStart w:id="1733" w:name="_Toc485884609"/>
      <w:r>
        <w:t>April 18 / Pharamuthi 23: Martyrdom of St. George the Prince of the Martyrs</w:t>
      </w:r>
      <w:bookmarkEnd w:id="1730"/>
      <w:bookmarkEnd w:id="1731"/>
      <w:bookmarkEnd w:id="1732"/>
      <w:bookmarkEnd w:id="1733"/>
    </w:p>
    <w:p w14:paraId="480B7CF0" w14:textId="77777777" w:rsidR="00AF6D10" w:rsidRDefault="00AF6D10" w:rsidP="00AF6D10">
      <w:pPr>
        <w:pStyle w:val="Heading4"/>
      </w:pPr>
      <w:bookmarkStart w:id="1734" w:name="_Ref434489211"/>
      <w:r>
        <w:t>Another Doxology of St. George</w:t>
      </w:r>
      <w:bookmarkEnd w:id="1734"/>
    </w:p>
    <w:p w14:paraId="7BC4CD70" w14:textId="10C097A3"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710C7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710C7C">
        <w:rPr>
          <w:noProof/>
        </w:rPr>
        <w:t>707</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lastRenderedPageBreak/>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5" w:name="_Toc485884610"/>
      <w:r>
        <w:t>April 24 / Pharamuthi 29: Commemoration of the Annunciation, Nativity, and Resurrection on the 29</w:t>
      </w:r>
      <w:r w:rsidRPr="00C0205C">
        <w:rPr>
          <w:vertAlign w:val="superscript"/>
        </w:rPr>
        <w:t>th</w:t>
      </w:r>
      <w:r>
        <w:t xml:space="preserve"> of Every Month</w:t>
      </w:r>
      <w:bookmarkEnd w:id="1735"/>
    </w:p>
    <w:p w14:paraId="303C033D" w14:textId="015EA3FA" w:rsidR="00B52D77" w:rsidRDefault="00B52D77" w:rsidP="00B52D77">
      <w:pPr>
        <w:pStyle w:val="Rubric"/>
      </w:pPr>
      <w:r>
        <w:t xml:space="preserve">See </w:t>
      </w:r>
      <w:r>
        <w:fldChar w:fldCharType="begin"/>
      </w:r>
      <w:r>
        <w:instrText xml:space="preserve"> REF _Ref435003974 \h </w:instrText>
      </w:r>
      <w:r>
        <w:fldChar w:fldCharType="separate"/>
      </w:r>
      <w:r w:rsidR="00710C7C">
        <w:t>September 26 (27) / Tho-out 29: Commemoration of the Annunciation, Nativity, and Resurrection on the 29</w:t>
      </w:r>
      <w:r w:rsidR="00710C7C" w:rsidRPr="00C0205C">
        <w:rPr>
          <w:vertAlign w:val="superscript"/>
        </w:rPr>
        <w:t>th</w:t>
      </w:r>
      <w:r w:rsidR="00710C7C">
        <w:t xml:space="preserve"> of Every Coptic Month</w:t>
      </w:r>
      <w:r>
        <w:fldChar w:fldCharType="end"/>
      </w:r>
      <w:r>
        <w:t xml:space="preserve">, page </w:t>
      </w:r>
      <w:r>
        <w:fldChar w:fldCharType="begin"/>
      </w:r>
      <w:r>
        <w:instrText xml:space="preserve"> PAGEREF _Ref435003974 \h </w:instrText>
      </w:r>
      <w:r>
        <w:fldChar w:fldCharType="separate"/>
      </w:r>
      <w:r w:rsidR="00710C7C">
        <w:rPr>
          <w:noProof/>
        </w:rPr>
        <w:t>760</w:t>
      </w:r>
      <w:r>
        <w:fldChar w:fldCharType="end"/>
      </w:r>
      <w:r>
        <w:t>.</w:t>
      </w:r>
    </w:p>
    <w:p w14:paraId="0955026C" w14:textId="77777777" w:rsidR="00072324" w:rsidRDefault="00072324" w:rsidP="00072324">
      <w:pPr>
        <w:pStyle w:val="Heading3"/>
      </w:pPr>
      <w:bookmarkStart w:id="1736" w:name="_Toc485884611"/>
      <w:r>
        <w:t xml:space="preserve">April 24 / Pharamuthi 29: </w:t>
      </w:r>
      <w:r w:rsidR="00B52D77">
        <w:t xml:space="preserve">Also the </w:t>
      </w:r>
      <w:r>
        <w:t>Departure of St. Erastus the Apostle</w:t>
      </w:r>
      <w:bookmarkEnd w:id="1736"/>
    </w:p>
    <w:p w14:paraId="1D4A92BF" w14:textId="5CF8007D"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50EC74FD" w14:textId="77777777" w:rsidR="00072324" w:rsidRDefault="00072324" w:rsidP="00072324">
      <w:pPr>
        <w:pStyle w:val="Heading3"/>
      </w:pPr>
      <w:bookmarkStart w:id="1737" w:name="_Ref434562195"/>
      <w:bookmarkStart w:id="1738" w:name="_Toc485884612"/>
      <w:r>
        <w:t>April 25 / Pharamuthi 30: Martyrdom of St. Mark the Evangelist</w:t>
      </w:r>
      <w:bookmarkEnd w:id="1737"/>
      <w:bookmarkEnd w:id="1738"/>
    </w:p>
    <w:p w14:paraId="1A50F251" w14:textId="77777777" w:rsidR="00072324" w:rsidRDefault="00B46E6E" w:rsidP="00072324">
      <w:pPr>
        <w:pStyle w:val="Heading4"/>
      </w:pPr>
      <w:bookmarkStart w:id="1739" w:name="_Ref434488936"/>
      <w:r>
        <w:t>Another</w:t>
      </w:r>
      <w:r w:rsidR="00072324">
        <w:t xml:space="preserve"> Doxology</w:t>
      </w:r>
      <w:r>
        <w:t xml:space="preserve"> of St. Mark</w:t>
      </w:r>
      <w:bookmarkEnd w:id="1739"/>
    </w:p>
    <w:p w14:paraId="2E6CD030" w14:textId="6827ED21"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710C7C">
        <w:t>The Doxology of St. Mark</w:t>
      </w:r>
      <w:r>
        <w:fldChar w:fldCharType="end"/>
      </w:r>
      <w:r>
        <w:t xml:space="preserve">, page </w:t>
      </w:r>
      <w:r>
        <w:fldChar w:fldCharType="begin"/>
      </w:r>
      <w:r>
        <w:instrText xml:space="preserve"> PAGEREF _Ref434488814 \h </w:instrText>
      </w:r>
      <w:r>
        <w:fldChar w:fldCharType="separate"/>
      </w:r>
      <w:r w:rsidR="00710C7C">
        <w:rPr>
          <w:noProof/>
        </w:rPr>
        <w:t>703</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1"/>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0" w:name="_Toc485884613"/>
      <w:r>
        <w:t>April 26 / Pashons 1: Nativity of the Theotokos</w:t>
      </w:r>
      <w:bookmarkEnd w:id="1740"/>
    </w:p>
    <w:p w14:paraId="39FC1B42" w14:textId="072EB417"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782C3CF0" w14:textId="10202522" w:rsidR="005A4893" w:rsidRDefault="005A4893" w:rsidP="00160DE3">
      <w:pPr>
        <w:pStyle w:val="Heading3"/>
      </w:pPr>
      <w:bookmarkStart w:id="1741" w:name="_Toc485884614"/>
      <w:r>
        <w:t>April 27 / Pashons 2: Job the Rigtheous</w:t>
      </w:r>
      <w:bookmarkEnd w:id="1741"/>
    </w:p>
    <w:p w14:paraId="615A1DD1" w14:textId="7F995846" w:rsidR="005A4893" w:rsidRDefault="005A4893" w:rsidP="005A4893">
      <w:pPr>
        <w:pStyle w:val="Heading4"/>
      </w:pPr>
      <w:bookmarkStart w:id="1742" w:name="_Ref485797335"/>
      <w:r>
        <w:t>The Doxology for Job the Righteous</w:t>
      </w:r>
      <w:r>
        <w:rPr>
          <w:rStyle w:val="FootnoteReference"/>
        </w:rPr>
        <w:footnoteReference w:id="1062"/>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36EDA7F0" w:rsidR="005A4893" w:rsidRDefault="005A4893" w:rsidP="00E21C24">
            <w:pPr>
              <w:pStyle w:val="EngHang"/>
              <w:rPr>
                <w:shd w:val="clear" w:color="auto" w:fill="FFFFFF"/>
              </w:rPr>
            </w:pPr>
            <w:r>
              <w:rPr>
                <w:shd w:val="clear" w:color="auto" w:fill="FFFFFF"/>
              </w:rPr>
              <w:t>Paillar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7B317B1A" w:rsidR="005A4893" w:rsidRPr="00182B91" w:rsidRDefault="005A4893" w:rsidP="00E21C24">
            <w:pPr>
              <w:pStyle w:val="EngHangEnd"/>
              <w:rPr>
                <w:shd w:val="clear" w:color="auto" w:fill="FFFFFF"/>
              </w:rPr>
            </w:pPr>
            <w:r>
              <w:rPr>
                <w:shd w:val="clear" w:color="auto" w:fill="FFFFFF"/>
              </w:rPr>
              <w:t>Therefore we honor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3" w:name="_Toc485884615"/>
      <w:r>
        <w:t>April 28 /</w:t>
      </w:r>
      <w:r w:rsidR="00F66BB3">
        <w:t xml:space="preserve"> Pashons 3: Departure of St. Jas</w:t>
      </w:r>
      <w:r>
        <w:t>on the Disciple</w:t>
      </w:r>
      <w:bookmarkEnd w:id="1743"/>
    </w:p>
    <w:p w14:paraId="588AE276" w14:textId="39F7F061" w:rsidR="00191A26" w:rsidRDefault="00191A26" w:rsidP="00191A26">
      <w:pPr>
        <w:pStyle w:val="Rubric"/>
      </w:pPr>
      <w:bookmarkStart w:id="1744" w:name="_Toc410196215"/>
      <w:bookmarkStart w:id="1745" w:name="_Toc410196457"/>
      <w:bookmarkStart w:id="1746" w:name="_Toc410196959"/>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631EA45A" w14:textId="77777777" w:rsidR="00F66BB3" w:rsidRDefault="00F66BB3" w:rsidP="00F66BB3">
      <w:pPr>
        <w:pStyle w:val="Heading3"/>
      </w:pPr>
      <w:bookmarkStart w:id="1747" w:name="_Toc485884616"/>
      <w:r>
        <w:t>April 28 / Pashons 3: Also St. Theodore</w:t>
      </w:r>
      <w:r w:rsidR="00AF6F9B">
        <w:t xml:space="preserve"> the Disciple of St. Pachom</w:t>
      </w:r>
      <w:bookmarkEnd w:id="1747"/>
    </w:p>
    <w:p w14:paraId="7DD946C2" w14:textId="77777777" w:rsidR="00710C7C" w:rsidRDefault="00F66BB3" w:rsidP="00495F1A">
      <w:pPr>
        <w:pStyle w:val="Heading3"/>
      </w:pPr>
      <w:r>
        <w:t>See</w:t>
      </w:r>
      <w:r w:rsidR="00DB1A80">
        <w:t xml:space="preserve"> </w:t>
      </w:r>
      <w:r w:rsidR="00DB1A80">
        <w:fldChar w:fldCharType="begin"/>
      </w:r>
      <w:r w:rsidR="00DB1A80">
        <w:instrText xml:space="preserve"> REF _Ref485107348 \h </w:instrText>
      </w:r>
      <w:r w:rsidR="00DB1A80">
        <w:fldChar w:fldCharType="separate"/>
      </w:r>
      <w:r w:rsidR="00710C7C">
        <w:t>May 9 / Pashons 14: St. Christopher</w:t>
      </w:r>
    </w:p>
    <w:p w14:paraId="137C6C9A" w14:textId="77777777" w:rsidR="00710C7C" w:rsidRDefault="00710C7C" w:rsidP="008C608D">
      <w:pPr>
        <w:pStyle w:val="Heading4"/>
      </w:pPr>
      <w:r>
        <w:t>The Doxology for St. Christopher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710C7C" w14:paraId="7A8B064F" w14:textId="77777777" w:rsidTr="008C608D">
        <w:trPr>
          <w:cantSplit/>
          <w:jc w:val="center"/>
        </w:trPr>
        <w:tc>
          <w:tcPr>
            <w:tcW w:w="288" w:type="dxa"/>
          </w:tcPr>
          <w:p w14:paraId="275F079E" w14:textId="77777777" w:rsidR="00710C7C" w:rsidRDefault="00710C7C" w:rsidP="008C608D">
            <w:pPr>
              <w:pStyle w:val="CopticCross"/>
            </w:pPr>
          </w:p>
        </w:tc>
        <w:tc>
          <w:tcPr>
            <w:tcW w:w="3960" w:type="dxa"/>
          </w:tcPr>
          <w:p w14:paraId="03B410AB" w14:textId="77777777" w:rsidR="00710C7C" w:rsidRDefault="00710C7C" w:rsidP="008C608D">
            <w:pPr>
              <w:pStyle w:val="EngHang"/>
              <w:rPr>
                <w:shd w:val="clear" w:color="auto" w:fill="FFFFFF"/>
              </w:rPr>
            </w:pPr>
            <w:r>
              <w:rPr>
                <w:shd w:val="clear" w:color="auto" w:fill="FFFFFF"/>
              </w:rPr>
              <w:t>You were terrifying,</w:t>
            </w:r>
          </w:p>
          <w:p w14:paraId="2DF0228D" w14:textId="77777777" w:rsidR="00710C7C" w:rsidRDefault="00710C7C" w:rsidP="008C608D">
            <w:pPr>
              <w:pStyle w:val="EngHang"/>
              <w:rPr>
                <w:shd w:val="clear" w:color="auto" w:fill="FFFFFF"/>
              </w:rPr>
            </w:pPr>
            <w:r>
              <w:rPr>
                <w:shd w:val="clear" w:color="auto" w:fill="FFFFFF"/>
              </w:rPr>
              <w:t>In strength, and in appearance,</w:t>
            </w:r>
          </w:p>
          <w:p w14:paraId="706A3810" w14:textId="77777777" w:rsidR="00710C7C" w:rsidRDefault="00710C7C" w:rsidP="008C608D">
            <w:pPr>
              <w:pStyle w:val="EngHang"/>
              <w:rPr>
                <w:shd w:val="clear" w:color="auto" w:fill="FFFFFF"/>
              </w:rPr>
            </w:pPr>
            <w:r>
              <w:rPr>
                <w:shd w:val="clear" w:color="auto" w:fill="FFFFFF"/>
              </w:rPr>
              <w:t>Yet for the sake of your Creator,</w:t>
            </w:r>
          </w:p>
          <w:p w14:paraId="35F5AA89" w14:textId="77777777" w:rsidR="00710C7C" w:rsidRDefault="00710C7C" w:rsidP="00A47286">
            <w:pPr>
              <w:pStyle w:val="EngHangEnd"/>
              <w:rPr>
                <w:shd w:val="clear" w:color="auto" w:fill="FFFFFF"/>
              </w:rPr>
            </w:pPr>
            <w:r>
              <w:rPr>
                <w:shd w:val="clear" w:color="auto" w:fill="FFFFFF"/>
              </w:rPr>
              <w:t>You willingly surrendered yourself.</w:t>
            </w:r>
          </w:p>
        </w:tc>
        <w:tc>
          <w:tcPr>
            <w:tcW w:w="288" w:type="dxa"/>
          </w:tcPr>
          <w:p w14:paraId="2C9C12D3" w14:textId="77777777" w:rsidR="00710C7C" w:rsidRDefault="00710C7C" w:rsidP="008C608D"/>
        </w:tc>
      </w:tr>
      <w:tr w:rsidR="00710C7C" w14:paraId="64E8639D" w14:textId="77777777" w:rsidTr="008C608D">
        <w:trPr>
          <w:cantSplit/>
          <w:jc w:val="center"/>
        </w:trPr>
        <w:tc>
          <w:tcPr>
            <w:tcW w:w="288" w:type="dxa"/>
          </w:tcPr>
          <w:p w14:paraId="427E06DA" w14:textId="77777777" w:rsidR="00710C7C" w:rsidRDefault="00710C7C" w:rsidP="008C608D">
            <w:pPr>
              <w:pStyle w:val="CopticCross"/>
            </w:pPr>
            <w:r w:rsidRPr="00FB5ACB">
              <w:lastRenderedPageBreak/>
              <w:t>¿</w:t>
            </w:r>
          </w:p>
        </w:tc>
        <w:tc>
          <w:tcPr>
            <w:tcW w:w="3960" w:type="dxa"/>
          </w:tcPr>
          <w:p w14:paraId="77D9A04D" w14:textId="77777777" w:rsidR="00710C7C" w:rsidRDefault="00710C7C" w:rsidP="00A47286">
            <w:pPr>
              <w:pStyle w:val="EngHang"/>
              <w:rPr>
                <w:shd w:val="clear" w:color="auto" w:fill="FFFFFF"/>
              </w:rPr>
            </w:pPr>
            <w:r>
              <w:rPr>
                <w:shd w:val="clear" w:color="auto" w:fill="FFFFFF"/>
              </w:rPr>
              <w:t>Men and women tried to arouse</w:t>
            </w:r>
          </w:p>
          <w:p w14:paraId="72E79245" w14:textId="77777777" w:rsidR="00710C7C" w:rsidRDefault="00710C7C" w:rsidP="00A47286">
            <w:pPr>
              <w:pStyle w:val="EngHang"/>
              <w:rPr>
                <w:shd w:val="clear" w:color="auto" w:fill="FFFFFF"/>
              </w:rPr>
            </w:pPr>
            <w:r>
              <w:rPr>
                <w:shd w:val="clear" w:color="auto" w:fill="FFFFFF"/>
              </w:rPr>
              <w:t>The consuming fires of passion in you,</w:t>
            </w:r>
          </w:p>
          <w:p w14:paraId="38E35B46" w14:textId="77777777" w:rsidR="00710C7C" w:rsidRDefault="00710C7C" w:rsidP="00A47286">
            <w:pPr>
              <w:pStyle w:val="EngHang"/>
              <w:rPr>
                <w:shd w:val="clear" w:color="auto" w:fill="FFFFFF"/>
              </w:rPr>
            </w:pPr>
            <w:r>
              <w:rPr>
                <w:shd w:val="clear" w:color="auto" w:fill="FFFFFF"/>
              </w:rPr>
              <w:t>But instead they followed you</w:t>
            </w:r>
          </w:p>
          <w:p w14:paraId="0531702A" w14:textId="77777777" w:rsidR="00710C7C" w:rsidRDefault="00710C7C" w:rsidP="00A47286">
            <w:pPr>
              <w:pStyle w:val="EngHangEnd"/>
              <w:rPr>
                <w:shd w:val="clear" w:color="auto" w:fill="FFFFFF"/>
              </w:rPr>
            </w:pPr>
            <w:r>
              <w:rPr>
                <w:shd w:val="clear" w:color="auto" w:fill="FFFFFF"/>
              </w:rPr>
              <w:t>In the way of martyrdom.</w:t>
            </w:r>
          </w:p>
        </w:tc>
        <w:tc>
          <w:tcPr>
            <w:tcW w:w="288" w:type="dxa"/>
          </w:tcPr>
          <w:p w14:paraId="54A8A5AB" w14:textId="77777777" w:rsidR="00710C7C" w:rsidRDefault="00710C7C" w:rsidP="008C608D"/>
        </w:tc>
      </w:tr>
      <w:tr w:rsidR="00710C7C" w14:paraId="7F02AB1E" w14:textId="77777777" w:rsidTr="008C608D">
        <w:trPr>
          <w:cantSplit/>
          <w:jc w:val="center"/>
        </w:trPr>
        <w:tc>
          <w:tcPr>
            <w:tcW w:w="288" w:type="dxa"/>
          </w:tcPr>
          <w:p w14:paraId="42427DB7" w14:textId="77777777" w:rsidR="00710C7C" w:rsidRDefault="00710C7C" w:rsidP="008C608D">
            <w:pPr>
              <w:pStyle w:val="CopticCross"/>
            </w:pPr>
          </w:p>
        </w:tc>
        <w:tc>
          <w:tcPr>
            <w:tcW w:w="3960" w:type="dxa"/>
          </w:tcPr>
          <w:p w14:paraId="0BDD9CBE" w14:textId="77777777" w:rsidR="00710C7C" w:rsidRDefault="00710C7C" w:rsidP="00A47286">
            <w:pPr>
              <w:pStyle w:val="EngHang"/>
              <w:rPr>
                <w:shd w:val="clear" w:color="auto" w:fill="FFFFFF"/>
              </w:rPr>
            </w:pPr>
            <w:r>
              <w:rPr>
                <w:shd w:val="clear" w:color="auto" w:fill="FFFFFF"/>
              </w:rPr>
              <w:t>You proved courageous,</w:t>
            </w:r>
          </w:p>
          <w:p w14:paraId="4FD2CE88" w14:textId="77777777" w:rsidR="00710C7C" w:rsidRDefault="00710C7C" w:rsidP="00A47286">
            <w:pPr>
              <w:pStyle w:val="EngHang"/>
              <w:rPr>
                <w:shd w:val="clear" w:color="auto" w:fill="FFFFFF"/>
              </w:rPr>
            </w:pPr>
            <w:r>
              <w:rPr>
                <w:shd w:val="clear" w:color="auto" w:fill="FFFFFF"/>
              </w:rPr>
              <w:t>Enduring your torments.</w:t>
            </w:r>
          </w:p>
          <w:p w14:paraId="654A295F" w14:textId="77777777" w:rsidR="00710C7C" w:rsidRDefault="00710C7C" w:rsidP="00A47286">
            <w:pPr>
              <w:pStyle w:val="EngHang"/>
              <w:rPr>
                <w:shd w:val="clear" w:color="auto" w:fill="FFFFFF"/>
              </w:rPr>
            </w:pPr>
            <w:r>
              <w:rPr>
                <w:shd w:val="clear" w:color="auto" w:fill="FFFFFF"/>
              </w:rPr>
              <w:t>Therefore we have gained you</w:t>
            </w:r>
          </w:p>
          <w:p w14:paraId="692205EA" w14:textId="77777777" w:rsidR="00710C7C" w:rsidRDefault="00710C7C" w:rsidP="00A47286">
            <w:pPr>
              <w:pStyle w:val="EngHangEnd"/>
              <w:rPr>
                <w:shd w:val="clear" w:color="auto" w:fill="FFFFFF"/>
              </w:rPr>
            </w:pPr>
            <w:r>
              <w:rPr>
                <w:shd w:val="clear" w:color="auto" w:fill="FFFFFF"/>
              </w:rPr>
              <w:t>As our great protector.</w:t>
            </w:r>
          </w:p>
        </w:tc>
        <w:tc>
          <w:tcPr>
            <w:tcW w:w="288" w:type="dxa"/>
          </w:tcPr>
          <w:p w14:paraId="5949CB22" w14:textId="77777777" w:rsidR="00710C7C" w:rsidRDefault="00710C7C" w:rsidP="008C608D"/>
        </w:tc>
      </w:tr>
      <w:tr w:rsidR="00710C7C" w14:paraId="13C76190" w14:textId="77777777" w:rsidTr="008C608D">
        <w:trPr>
          <w:cantSplit/>
          <w:jc w:val="center"/>
        </w:trPr>
        <w:tc>
          <w:tcPr>
            <w:tcW w:w="288" w:type="dxa"/>
          </w:tcPr>
          <w:p w14:paraId="246BA0F3" w14:textId="77777777" w:rsidR="00710C7C" w:rsidRDefault="00710C7C" w:rsidP="008C608D">
            <w:pPr>
              <w:pStyle w:val="CopticCross"/>
            </w:pPr>
            <w:r w:rsidRPr="00FB5ACB">
              <w:t>¿</w:t>
            </w:r>
          </w:p>
        </w:tc>
        <w:tc>
          <w:tcPr>
            <w:tcW w:w="3960" w:type="dxa"/>
          </w:tcPr>
          <w:p w14:paraId="500A5847" w14:textId="77777777" w:rsidR="00710C7C" w:rsidRDefault="00710C7C" w:rsidP="008C608D">
            <w:pPr>
              <w:pStyle w:val="EngHang"/>
              <w:rPr>
                <w:shd w:val="clear" w:color="auto" w:fill="FFFFFF"/>
              </w:rPr>
            </w:pPr>
            <w:r>
              <w:rPr>
                <w:shd w:val="clear" w:color="auto" w:fill="FFFFFF"/>
              </w:rPr>
              <w:t>O Christopher, you received</w:t>
            </w:r>
          </w:p>
          <w:p w14:paraId="37E97901" w14:textId="77777777" w:rsidR="00710C7C" w:rsidRDefault="00710C7C" w:rsidP="008C608D">
            <w:pPr>
              <w:pStyle w:val="EngHang"/>
              <w:rPr>
                <w:shd w:val="clear" w:color="auto" w:fill="FFFFFF"/>
              </w:rPr>
            </w:pPr>
            <w:r>
              <w:rPr>
                <w:shd w:val="clear" w:color="auto" w:fill="FFFFFF"/>
              </w:rPr>
              <w:t>A purple robe,</w:t>
            </w:r>
          </w:p>
          <w:p w14:paraId="12D3F3B5" w14:textId="77777777" w:rsidR="00710C7C" w:rsidRDefault="00710C7C" w:rsidP="008C608D">
            <w:pPr>
              <w:pStyle w:val="EngHang"/>
              <w:rPr>
                <w:shd w:val="clear" w:color="auto" w:fill="FFFFFF"/>
              </w:rPr>
            </w:pPr>
            <w:r>
              <w:rPr>
                <w:shd w:val="clear" w:color="auto" w:fill="FFFFFF"/>
              </w:rPr>
              <w:t xml:space="preserve">The glorious garment, </w:t>
            </w:r>
          </w:p>
          <w:p w14:paraId="68392026" w14:textId="77777777" w:rsidR="00710C7C" w:rsidRDefault="00710C7C" w:rsidP="008C608D">
            <w:pPr>
              <w:pStyle w:val="EngHangEnd"/>
            </w:pPr>
            <w:r>
              <w:rPr>
                <w:shd w:val="clear" w:color="auto" w:fill="FFFFFF"/>
              </w:rPr>
              <w:t>Of martyrdom.</w:t>
            </w:r>
          </w:p>
        </w:tc>
        <w:tc>
          <w:tcPr>
            <w:tcW w:w="288" w:type="dxa"/>
          </w:tcPr>
          <w:p w14:paraId="729330E3" w14:textId="77777777" w:rsidR="00710C7C" w:rsidRDefault="00710C7C" w:rsidP="008C608D"/>
        </w:tc>
      </w:tr>
      <w:tr w:rsidR="00710C7C" w14:paraId="7A30450A" w14:textId="77777777" w:rsidTr="008C608D">
        <w:trPr>
          <w:cantSplit/>
          <w:jc w:val="center"/>
        </w:trPr>
        <w:tc>
          <w:tcPr>
            <w:tcW w:w="288" w:type="dxa"/>
          </w:tcPr>
          <w:p w14:paraId="62F696C5" w14:textId="77777777" w:rsidR="00710C7C" w:rsidRDefault="00710C7C" w:rsidP="008C608D">
            <w:pPr>
              <w:pStyle w:val="CopticCross"/>
            </w:pPr>
          </w:p>
        </w:tc>
        <w:tc>
          <w:tcPr>
            <w:tcW w:w="3960" w:type="dxa"/>
          </w:tcPr>
          <w:p w14:paraId="2902EC05" w14:textId="77777777" w:rsidR="00710C7C" w:rsidRDefault="00710C7C" w:rsidP="008C608D">
            <w:pPr>
              <w:pStyle w:val="EngHang"/>
              <w:rPr>
                <w:shd w:val="clear" w:color="auto" w:fill="FFFFFF"/>
              </w:rPr>
            </w:pPr>
            <w:r>
              <w:rPr>
                <w:shd w:val="clear" w:color="auto" w:fill="FFFFFF"/>
              </w:rPr>
              <w:t>And you came before</w:t>
            </w:r>
          </w:p>
          <w:p w14:paraId="7025373B" w14:textId="77777777" w:rsidR="00710C7C" w:rsidRDefault="00710C7C" w:rsidP="008C608D">
            <w:pPr>
              <w:pStyle w:val="EngHang"/>
              <w:rPr>
                <w:shd w:val="clear" w:color="auto" w:fill="FFFFFF"/>
              </w:rPr>
            </w:pPr>
            <w:r>
              <w:rPr>
                <w:shd w:val="clear" w:color="auto" w:fill="FFFFFF"/>
              </w:rPr>
              <w:t>The Lord of heaven,</w:t>
            </w:r>
          </w:p>
          <w:p w14:paraId="5EC4D435" w14:textId="77777777" w:rsidR="00710C7C" w:rsidRDefault="00710C7C" w:rsidP="008C608D">
            <w:pPr>
              <w:pStyle w:val="EngHang"/>
              <w:rPr>
                <w:shd w:val="clear" w:color="auto" w:fill="FFFFFF"/>
              </w:rPr>
            </w:pPr>
            <w:r>
              <w:rPr>
                <w:shd w:val="clear" w:color="auto" w:fill="FFFFFF"/>
              </w:rPr>
              <w:t>Therefore you now sing</w:t>
            </w:r>
          </w:p>
          <w:p w14:paraId="400DE62C" w14:textId="77777777" w:rsidR="00710C7C" w:rsidRDefault="00710C7C" w:rsidP="008C608D">
            <w:pPr>
              <w:pStyle w:val="EngHangEnd"/>
            </w:pPr>
            <w:r>
              <w:rPr>
                <w:shd w:val="clear" w:color="auto" w:fill="FFFFFF"/>
              </w:rPr>
              <w:t>The Trisagion with the angels.</w:t>
            </w:r>
          </w:p>
        </w:tc>
        <w:tc>
          <w:tcPr>
            <w:tcW w:w="288" w:type="dxa"/>
          </w:tcPr>
          <w:p w14:paraId="7043F58E" w14:textId="77777777" w:rsidR="00710C7C" w:rsidRDefault="00710C7C" w:rsidP="008C608D"/>
        </w:tc>
      </w:tr>
      <w:tr w:rsidR="00710C7C" w14:paraId="1FC7B8E2" w14:textId="77777777" w:rsidTr="008C608D">
        <w:trPr>
          <w:cantSplit/>
          <w:jc w:val="center"/>
        </w:trPr>
        <w:tc>
          <w:tcPr>
            <w:tcW w:w="288" w:type="dxa"/>
          </w:tcPr>
          <w:p w14:paraId="28D58599" w14:textId="77777777" w:rsidR="00710C7C" w:rsidRDefault="00710C7C" w:rsidP="008C608D">
            <w:pPr>
              <w:pStyle w:val="CopticCross"/>
            </w:pPr>
            <w:r w:rsidRPr="00FB5ACB">
              <w:t>¿</w:t>
            </w:r>
          </w:p>
        </w:tc>
        <w:tc>
          <w:tcPr>
            <w:tcW w:w="3960" w:type="dxa"/>
          </w:tcPr>
          <w:p w14:paraId="227306E4" w14:textId="77777777" w:rsidR="00710C7C" w:rsidRDefault="00710C7C" w:rsidP="008C608D">
            <w:pPr>
              <w:pStyle w:val="EngHang"/>
              <w:rPr>
                <w:shd w:val="clear" w:color="auto" w:fill="FFFFFF"/>
              </w:rPr>
            </w:pPr>
            <w:r>
              <w:rPr>
                <w:shd w:val="clear" w:color="auto" w:fill="FFFFFF"/>
              </w:rPr>
              <w:t>Hail to you, O strong one,</w:t>
            </w:r>
          </w:p>
          <w:p w14:paraId="31DC172B" w14:textId="77777777" w:rsidR="00710C7C" w:rsidRDefault="00710C7C" w:rsidP="008C608D">
            <w:pPr>
              <w:pStyle w:val="EngHang"/>
              <w:rPr>
                <w:shd w:val="clear" w:color="auto" w:fill="FFFFFF"/>
              </w:rPr>
            </w:pPr>
            <w:r>
              <w:rPr>
                <w:shd w:val="clear" w:color="auto" w:fill="FFFFFF"/>
              </w:rPr>
              <w:t>Hail to you, O soldier,</w:t>
            </w:r>
          </w:p>
          <w:p w14:paraId="6371AB41" w14:textId="77777777" w:rsidR="00710C7C" w:rsidRDefault="00710C7C" w:rsidP="008C608D">
            <w:pPr>
              <w:pStyle w:val="EngHang"/>
              <w:rPr>
                <w:shd w:val="clear" w:color="auto" w:fill="FFFFFF"/>
              </w:rPr>
            </w:pPr>
            <w:r>
              <w:rPr>
                <w:shd w:val="clear" w:color="auto" w:fill="FFFFFF"/>
              </w:rPr>
              <w:t>Hail to you, O martyr</w:t>
            </w:r>
          </w:p>
          <w:p w14:paraId="1AC3C644" w14:textId="77777777" w:rsidR="00710C7C" w:rsidRDefault="00710C7C" w:rsidP="00A47286">
            <w:pPr>
              <w:pStyle w:val="EngHangEnd"/>
              <w:ind w:left="0" w:firstLine="0"/>
            </w:pPr>
            <w:r>
              <w:rPr>
                <w:shd w:val="clear" w:color="auto" w:fill="FFFFFF"/>
              </w:rPr>
              <w:t>Saint Christopher.</w:t>
            </w:r>
          </w:p>
        </w:tc>
        <w:tc>
          <w:tcPr>
            <w:tcW w:w="288" w:type="dxa"/>
          </w:tcPr>
          <w:p w14:paraId="6399D686" w14:textId="77777777" w:rsidR="00710C7C" w:rsidRDefault="00710C7C" w:rsidP="008C608D"/>
        </w:tc>
      </w:tr>
      <w:tr w:rsidR="00710C7C" w14:paraId="05E65F96" w14:textId="77777777" w:rsidTr="008C608D">
        <w:trPr>
          <w:cantSplit/>
          <w:jc w:val="center"/>
        </w:trPr>
        <w:tc>
          <w:tcPr>
            <w:tcW w:w="288" w:type="dxa"/>
          </w:tcPr>
          <w:p w14:paraId="4C0C86A6" w14:textId="77777777" w:rsidR="00710C7C" w:rsidRDefault="00710C7C" w:rsidP="008C608D">
            <w:pPr>
              <w:pStyle w:val="CopticCross"/>
            </w:pPr>
          </w:p>
        </w:tc>
        <w:tc>
          <w:tcPr>
            <w:tcW w:w="3960" w:type="dxa"/>
          </w:tcPr>
          <w:p w14:paraId="17967243" w14:textId="77777777" w:rsidR="00710C7C" w:rsidRDefault="00710C7C" w:rsidP="008C608D">
            <w:pPr>
              <w:pStyle w:val="EngHang"/>
              <w:rPr>
                <w:shd w:val="clear" w:color="auto" w:fill="FFFFFF"/>
              </w:rPr>
            </w:pPr>
            <w:r>
              <w:rPr>
                <w:shd w:val="clear" w:color="auto" w:fill="FFFFFF"/>
              </w:rPr>
              <w:t>Pray to the Lord on our behalf,</w:t>
            </w:r>
          </w:p>
          <w:p w14:paraId="01AA33A9" w14:textId="77777777" w:rsidR="00710C7C" w:rsidRDefault="00710C7C" w:rsidP="008C608D">
            <w:pPr>
              <w:pStyle w:val="EngHang"/>
              <w:rPr>
                <w:shd w:val="clear" w:color="auto" w:fill="FFFFFF"/>
              </w:rPr>
            </w:pPr>
            <w:r>
              <w:rPr>
                <w:shd w:val="clear" w:color="auto" w:fill="FFFFFF"/>
              </w:rPr>
              <w:t>O struggle-bearer, the martyr,</w:t>
            </w:r>
          </w:p>
          <w:p w14:paraId="798C7A29" w14:textId="77777777" w:rsidR="00710C7C" w:rsidRDefault="00710C7C" w:rsidP="008C608D">
            <w:pPr>
              <w:pStyle w:val="EngHang"/>
              <w:rPr>
                <w:shd w:val="clear" w:color="auto" w:fill="FFFFFF"/>
              </w:rPr>
            </w:pPr>
            <w:r>
              <w:rPr>
                <w:shd w:val="clear" w:color="auto" w:fill="FFFFFF"/>
              </w:rPr>
              <w:t>Saint Christopher of Lycia,</w:t>
            </w:r>
          </w:p>
          <w:p w14:paraId="1D3777B3" w14:textId="77777777" w:rsidR="00710C7C" w:rsidRDefault="00710C7C" w:rsidP="008C608D">
            <w:pPr>
              <w:pStyle w:val="EngHangEnd"/>
            </w:pPr>
            <w:r>
              <w:rPr>
                <w:shd w:val="clear" w:color="auto" w:fill="FFFFFF"/>
              </w:rPr>
              <w:t>That He may forgive us our sins.</w:t>
            </w:r>
          </w:p>
        </w:tc>
        <w:tc>
          <w:tcPr>
            <w:tcW w:w="288" w:type="dxa"/>
          </w:tcPr>
          <w:p w14:paraId="73F7D655" w14:textId="77777777" w:rsidR="00710C7C" w:rsidRDefault="00710C7C" w:rsidP="008C608D"/>
        </w:tc>
      </w:tr>
    </w:tbl>
    <w:p w14:paraId="29940895" w14:textId="11953D2A" w:rsidR="00F66BB3" w:rsidRDefault="00710C7C" w:rsidP="00F66BB3">
      <w:pPr>
        <w:pStyle w:val="Rubric"/>
      </w:pPr>
      <w:r>
        <w:t>May 9 / Pashons 14: Also St. Pachomius</w:t>
      </w:r>
      <w:r w:rsidR="00DB1A80">
        <w:fldChar w:fldCharType="end"/>
      </w:r>
      <w:r w:rsidR="00DB1A80">
        <w:t xml:space="preserve">, page </w:t>
      </w:r>
      <w:r w:rsidR="00DB1A80">
        <w:fldChar w:fldCharType="begin"/>
      </w:r>
      <w:r w:rsidR="00DB1A80">
        <w:instrText xml:space="preserve"> PAGEREF _Ref485107356 \h </w:instrText>
      </w:r>
      <w:r w:rsidR="00DB1A80">
        <w:fldChar w:fldCharType="separate"/>
      </w:r>
      <w:r>
        <w:rPr>
          <w:noProof/>
        </w:rPr>
        <w:t>1025</w:t>
      </w:r>
      <w:r w:rsidR="00DB1A80">
        <w:fldChar w:fldCharType="end"/>
      </w:r>
      <w:r w:rsidR="00DB1A80">
        <w:t>.</w:t>
      </w:r>
    </w:p>
    <w:p w14:paraId="2D7170DD" w14:textId="5245A4B5" w:rsidR="00FD5DB0" w:rsidRDefault="00FD5DB0" w:rsidP="00FD5DB0">
      <w:pPr>
        <w:pStyle w:val="Heading3"/>
      </w:pPr>
      <w:bookmarkStart w:id="1748" w:name="_Toc485884617"/>
      <w:r>
        <w:lastRenderedPageBreak/>
        <w:t>April 30 / Pashons 5: Jeremias the Prophet</w:t>
      </w:r>
      <w:bookmarkEnd w:id="1748"/>
    </w:p>
    <w:p w14:paraId="732C7B8D" w14:textId="3094CAC0" w:rsidR="00FD5DB0" w:rsidRDefault="00FD5DB0" w:rsidP="00FD5DB0">
      <w:pPr>
        <w:pStyle w:val="Heading4"/>
      </w:pPr>
      <w:bookmarkStart w:id="1749" w:name="_Ref485798008"/>
      <w:r>
        <w:t>The Doxology for Prophet Jeremias</w:t>
      </w:r>
      <w:r>
        <w:rPr>
          <w:rStyle w:val="FootnoteReference"/>
        </w:rPr>
        <w:footnoteReference w:id="1063"/>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0" w:name="_Toc485884453"/>
      <w:bookmarkStart w:id="1751" w:name="May"/>
      <w:bookmarkEnd w:id="1719"/>
      <w:r>
        <w:lastRenderedPageBreak/>
        <w:t>May</w:t>
      </w:r>
      <w:r w:rsidR="00495F1A">
        <w:t xml:space="preserve"> or </w:t>
      </w:r>
      <w:bookmarkEnd w:id="1744"/>
      <w:bookmarkEnd w:id="1745"/>
      <w:bookmarkEnd w:id="1746"/>
      <w:r w:rsidRPr="00FB5E62">
        <w:rPr>
          <w:rFonts w:ascii="FreeSerifAvvaShenouda" w:eastAsia="Arial Unicode MS" w:hAnsi="FreeSerifAvvaShenouda" w:cs="FreeSerifAvvaShenouda"/>
          <w:lang w:val="en-US"/>
        </w:rPr>
        <w:t>Ⲡⲁϣⲁⲛⲥ</w:t>
      </w:r>
      <w:bookmarkEnd w:id="1750"/>
    </w:p>
    <w:bookmarkStart w:id="1752" w:name="_Ref434563583" w:displacedByCustomXml="next"/>
    <w:bookmarkStart w:id="1753" w:name="_Toc410196960" w:displacedByCustomXml="next"/>
    <w:bookmarkStart w:id="1754" w:name="_Toc410196458" w:displacedByCustomXml="next"/>
    <w:bookmarkStart w:id="1755" w:name="_Toc410196216" w:displacedByCustomXml="next"/>
    <w:sdt>
      <w:sdtPr>
        <w:id w:val="-252591667"/>
        <w:docPartObj>
          <w:docPartGallery w:val="Table of Contents"/>
          <w:docPartUnique/>
        </w:docPartObj>
      </w:sdtPr>
      <w:sdtEndPr>
        <w:rPr>
          <w:b/>
          <w:bCs/>
          <w:noProof/>
        </w:rPr>
      </w:sdtEndPr>
      <w:sdtContent>
        <w:p w14:paraId="383B726E" w14:textId="386FE7F9"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710C7C">
              <w:rPr>
                <w:noProof/>
                <w:webHidden/>
              </w:rPr>
              <w:t>1021</w:t>
            </w:r>
            <w:r w:rsidR="00710C7C">
              <w:rPr>
                <w:noProof/>
                <w:webHidden/>
              </w:rPr>
              <w:fldChar w:fldCharType="end"/>
            </w:r>
          </w:hyperlink>
        </w:p>
        <w:p w14:paraId="5BA1B336" w14:textId="6F095670" w:rsidR="00710C7C" w:rsidRDefault="003462CF">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710C7C">
              <w:rPr>
                <w:noProof/>
                <w:webHidden/>
              </w:rPr>
              <w:t>1021</w:t>
            </w:r>
            <w:r w:rsidR="00710C7C">
              <w:rPr>
                <w:noProof/>
                <w:webHidden/>
              </w:rPr>
              <w:fldChar w:fldCharType="end"/>
            </w:r>
          </w:hyperlink>
        </w:p>
        <w:p w14:paraId="656502DF" w14:textId="127A6CB6" w:rsidR="00710C7C" w:rsidRDefault="003462CF">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710C7C">
              <w:rPr>
                <w:noProof/>
                <w:webHidden/>
              </w:rPr>
              <w:t>1024</w:t>
            </w:r>
            <w:r w:rsidR="00710C7C">
              <w:rPr>
                <w:noProof/>
                <w:webHidden/>
              </w:rPr>
              <w:fldChar w:fldCharType="end"/>
            </w:r>
          </w:hyperlink>
        </w:p>
        <w:p w14:paraId="6F2C0032" w14:textId="2C126E46" w:rsidR="00710C7C" w:rsidRDefault="003462CF">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710C7C">
              <w:rPr>
                <w:noProof/>
                <w:webHidden/>
              </w:rPr>
              <w:t>1024</w:t>
            </w:r>
            <w:r w:rsidR="00710C7C">
              <w:rPr>
                <w:noProof/>
                <w:webHidden/>
              </w:rPr>
              <w:fldChar w:fldCharType="end"/>
            </w:r>
          </w:hyperlink>
        </w:p>
        <w:p w14:paraId="0610808B" w14:textId="74CAB85C" w:rsidR="00710C7C" w:rsidRDefault="003462CF">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710C7C">
              <w:rPr>
                <w:noProof/>
                <w:webHidden/>
              </w:rPr>
              <w:t>1024</w:t>
            </w:r>
            <w:r w:rsidR="00710C7C">
              <w:rPr>
                <w:noProof/>
                <w:webHidden/>
              </w:rPr>
              <w:fldChar w:fldCharType="end"/>
            </w:r>
          </w:hyperlink>
        </w:p>
        <w:p w14:paraId="42200A12" w14:textId="30AE400C" w:rsidR="00710C7C" w:rsidRDefault="003462CF">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710C7C">
              <w:rPr>
                <w:noProof/>
                <w:webHidden/>
              </w:rPr>
              <w:t>1024</w:t>
            </w:r>
            <w:r w:rsidR="00710C7C">
              <w:rPr>
                <w:noProof/>
                <w:webHidden/>
              </w:rPr>
              <w:fldChar w:fldCharType="end"/>
            </w:r>
          </w:hyperlink>
        </w:p>
        <w:p w14:paraId="622F2982" w14:textId="34A40BA2" w:rsidR="00710C7C" w:rsidRDefault="003462CF">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710C7C">
              <w:rPr>
                <w:noProof/>
                <w:webHidden/>
              </w:rPr>
              <w:t>1024</w:t>
            </w:r>
            <w:r w:rsidR="00710C7C">
              <w:rPr>
                <w:noProof/>
                <w:webHidden/>
              </w:rPr>
              <w:fldChar w:fldCharType="end"/>
            </w:r>
          </w:hyperlink>
        </w:p>
        <w:p w14:paraId="46583951" w14:textId="59287CE3" w:rsidR="00710C7C" w:rsidRDefault="003462CF">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710C7C">
              <w:rPr>
                <w:noProof/>
                <w:webHidden/>
              </w:rPr>
              <w:t>1026</w:t>
            </w:r>
            <w:r w:rsidR="00710C7C">
              <w:rPr>
                <w:noProof/>
                <w:webHidden/>
              </w:rPr>
              <w:fldChar w:fldCharType="end"/>
            </w:r>
          </w:hyperlink>
        </w:p>
        <w:p w14:paraId="419BB124" w14:textId="5C7C522A" w:rsidR="00710C7C" w:rsidRDefault="003462CF">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710C7C">
              <w:rPr>
                <w:noProof/>
                <w:webHidden/>
              </w:rPr>
              <w:t>1027</w:t>
            </w:r>
            <w:r w:rsidR="00710C7C">
              <w:rPr>
                <w:noProof/>
                <w:webHidden/>
              </w:rPr>
              <w:fldChar w:fldCharType="end"/>
            </w:r>
          </w:hyperlink>
        </w:p>
        <w:p w14:paraId="0CE78E51" w14:textId="515E087E" w:rsidR="00710C7C" w:rsidRDefault="003462CF">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710C7C">
              <w:rPr>
                <w:noProof/>
                <w:webHidden/>
              </w:rPr>
              <w:t>1028</w:t>
            </w:r>
            <w:r w:rsidR="00710C7C">
              <w:rPr>
                <w:noProof/>
                <w:webHidden/>
              </w:rPr>
              <w:fldChar w:fldCharType="end"/>
            </w:r>
          </w:hyperlink>
        </w:p>
        <w:p w14:paraId="2A4B83E8" w14:textId="18115670" w:rsidR="00710C7C" w:rsidRDefault="003462CF">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710C7C">
              <w:rPr>
                <w:noProof/>
                <w:webHidden/>
              </w:rPr>
              <w:t>1028</w:t>
            </w:r>
            <w:r w:rsidR="00710C7C">
              <w:rPr>
                <w:noProof/>
                <w:webHidden/>
              </w:rPr>
              <w:fldChar w:fldCharType="end"/>
            </w:r>
          </w:hyperlink>
        </w:p>
        <w:p w14:paraId="2E1023E3" w14:textId="41552D3F" w:rsidR="00710C7C" w:rsidRDefault="003462CF">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710C7C">
              <w:rPr>
                <w:noProof/>
                <w:webHidden/>
              </w:rPr>
              <w:t>1028</w:t>
            </w:r>
            <w:r w:rsidR="00710C7C">
              <w:rPr>
                <w:noProof/>
                <w:webHidden/>
              </w:rPr>
              <w:fldChar w:fldCharType="end"/>
            </w:r>
          </w:hyperlink>
        </w:p>
        <w:p w14:paraId="3C3D95AE" w14:textId="0AF721E3" w:rsidR="00710C7C" w:rsidRDefault="003462CF">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710C7C">
              <w:rPr>
                <w:noProof/>
                <w:webHidden/>
              </w:rPr>
              <w:t>1029</w:t>
            </w:r>
            <w:r w:rsidR="00710C7C">
              <w:rPr>
                <w:noProof/>
                <w:webHidden/>
              </w:rPr>
              <w:fldChar w:fldCharType="end"/>
            </w:r>
          </w:hyperlink>
        </w:p>
        <w:p w14:paraId="21A4025D" w14:textId="70691060" w:rsidR="00710C7C" w:rsidRDefault="003462CF">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710C7C">
              <w:rPr>
                <w:noProof/>
                <w:webHidden/>
              </w:rPr>
              <w:t>1039</w:t>
            </w:r>
            <w:r w:rsidR="00710C7C">
              <w:rPr>
                <w:noProof/>
                <w:webHidden/>
              </w:rPr>
              <w:fldChar w:fldCharType="end"/>
            </w:r>
          </w:hyperlink>
        </w:p>
        <w:p w14:paraId="2BFB6E92" w14:textId="481D8E19" w:rsidR="00710C7C" w:rsidRDefault="003462CF">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710C7C">
              <w:rPr>
                <w:noProof/>
                <w:webHidden/>
              </w:rPr>
              <w:t>10</w:t>
            </w:r>
            <w:r w:rsidR="00710C7C">
              <w:rPr>
                <w:noProof/>
                <w:webHidden/>
              </w:rPr>
              <w:t>4</w:t>
            </w:r>
            <w:r w:rsidR="00710C7C">
              <w:rPr>
                <w:noProof/>
                <w:webHidden/>
              </w:rPr>
              <w:t>0</w:t>
            </w:r>
            <w:r w:rsidR="00710C7C">
              <w:rPr>
                <w:noProof/>
                <w:webHidden/>
              </w:rPr>
              <w:fldChar w:fldCharType="end"/>
            </w:r>
          </w:hyperlink>
        </w:p>
        <w:p w14:paraId="67CDA723" w14:textId="300FEED9" w:rsidR="00710C7C" w:rsidRDefault="003462CF">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710C7C">
              <w:rPr>
                <w:noProof/>
                <w:webHidden/>
              </w:rPr>
              <w:t>1041</w:t>
            </w:r>
            <w:r w:rsidR="00710C7C">
              <w:rPr>
                <w:noProof/>
                <w:webHidden/>
              </w:rPr>
              <w:fldChar w:fldCharType="end"/>
            </w:r>
          </w:hyperlink>
        </w:p>
        <w:p w14:paraId="5791CA39" w14:textId="702D45C5" w:rsidR="00710C7C" w:rsidRDefault="003462CF">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710C7C">
              <w:rPr>
                <w:noProof/>
                <w:webHidden/>
              </w:rPr>
              <w:t>1042</w:t>
            </w:r>
            <w:r w:rsidR="00710C7C">
              <w:rPr>
                <w:noProof/>
                <w:webHidden/>
              </w:rPr>
              <w:fldChar w:fldCharType="end"/>
            </w:r>
          </w:hyperlink>
        </w:p>
        <w:p w14:paraId="0F07C4C0" w14:textId="2B1EC256" w:rsidR="00710C7C" w:rsidRDefault="003462CF">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710C7C">
              <w:rPr>
                <w:noProof/>
                <w:webHidden/>
              </w:rPr>
              <w:t>1042</w:t>
            </w:r>
            <w:r w:rsidR="00710C7C">
              <w:rPr>
                <w:noProof/>
                <w:webHidden/>
              </w:rPr>
              <w:fldChar w:fldCharType="end"/>
            </w:r>
          </w:hyperlink>
        </w:p>
        <w:p w14:paraId="3813BDA3" w14:textId="338DAD23" w:rsidR="00710C7C" w:rsidRDefault="003462CF">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710C7C">
              <w:rPr>
                <w:noProof/>
                <w:webHidden/>
              </w:rPr>
              <w:t>1043</w:t>
            </w:r>
            <w:r w:rsidR="00710C7C">
              <w:rPr>
                <w:noProof/>
                <w:webHidden/>
              </w:rPr>
              <w:fldChar w:fldCharType="end"/>
            </w:r>
          </w:hyperlink>
        </w:p>
        <w:p w14:paraId="685EDF6B" w14:textId="55EB899B" w:rsidR="00710C7C" w:rsidRDefault="003462CF">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710C7C">
              <w:rPr>
                <w:noProof/>
                <w:webHidden/>
              </w:rPr>
              <w:t>1043</w:t>
            </w:r>
            <w:r w:rsidR="00710C7C">
              <w:rPr>
                <w:noProof/>
                <w:webHidden/>
              </w:rPr>
              <w:fldChar w:fldCharType="end"/>
            </w:r>
          </w:hyperlink>
        </w:p>
        <w:p w14:paraId="1AADF779" w14:textId="725C061A" w:rsidR="00710C7C" w:rsidRDefault="003462CF">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710C7C">
              <w:rPr>
                <w:noProof/>
                <w:webHidden/>
              </w:rPr>
              <w:t>1044</w:t>
            </w:r>
            <w:r w:rsidR="00710C7C">
              <w:rPr>
                <w:noProof/>
                <w:webHidden/>
              </w:rPr>
              <w:fldChar w:fldCharType="end"/>
            </w:r>
          </w:hyperlink>
        </w:p>
        <w:p w14:paraId="1EFB8A24" w14:textId="758192EA" w:rsidR="00710C7C" w:rsidRDefault="003462CF">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710C7C">
              <w:rPr>
                <w:noProof/>
                <w:webHidden/>
              </w:rPr>
              <w:t>1044</w:t>
            </w:r>
            <w:r w:rsidR="00710C7C">
              <w:rPr>
                <w:noProof/>
                <w:webHidden/>
              </w:rPr>
              <w:fldChar w:fldCharType="end"/>
            </w:r>
          </w:hyperlink>
        </w:p>
        <w:p w14:paraId="32EF4EDC" w14:textId="467CF96B" w:rsidR="00710C7C" w:rsidRDefault="003462CF">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710C7C">
              <w:rPr>
                <w:noProof/>
                <w:webHidden/>
              </w:rPr>
              <w:t>1045</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6" w:name="_Ref436250616"/>
      <w:bookmarkStart w:id="1757" w:name="_Toc485884618"/>
      <w:r>
        <w:lastRenderedPageBreak/>
        <w:t>May 1 / Pashons 6: St. Macarius of Alexandria, the Presbyter</w:t>
      </w:r>
      <w:bookmarkEnd w:id="1752"/>
      <w:bookmarkEnd w:id="1756"/>
      <w:bookmarkEnd w:id="1757"/>
    </w:p>
    <w:p w14:paraId="65054283" w14:textId="77777777" w:rsidR="00137929" w:rsidRDefault="00137929" w:rsidP="00137929">
      <w:pPr>
        <w:pStyle w:val="Heading4"/>
      </w:pPr>
      <w:bookmarkStart w:id="1758" w:name="_Ref434490596"/>
      <w:r>
        <w:t>The Doxology</w:t>
      </w:r>
      <w:r w:rsidR="00B46E6E">
        <w:t xml:space="preserve"> for St. Macarius of Alexandria, the Presbyter</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59" w:name="_Ref434560539"/>
      <w:bookmarkStart w:id="1760" w:name="_Toc485884619"/>
      <w:r>
        <w:t>May 2 / Pashons 7: St. Athanasius the Apostolic</w:t>
      </w:r>
      <w:bookmarkEnd w:id="1759"/>
      <w:bookmarkEnd w:id="1760"/>
    </w:p>
    <w:p w14:paraId="5C918841" w14:textId="77777777" w:rsidR="00EE657B" w:rsidRDefault="00EE657B" w:rsidP="00EE657B">
      <w:pPr>
        <w:pStyle w:val="Heading4"/>
      </w:pPr>
      <w:bookmarkStart w:id="1761" w:name="_Ref434492183"/>
      <w:r>
        <w:t>The Doxology</w:t>
      </w:r>
      <w:r w:rsidR="00B82753">
        <w:t xml:space="preserve"> for St. Athanasius the Apostolic</w:t>
      </w:r>
      <w:bookmarkEnd w:id="1761"/>
    </w:p>
    <w:p w14:paraId="56250E5D" w14:textId="69FE58E1"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710C7C">
        <w:t>The Doxology of St. Athanasius the Apostolic</w:t>
      </w:r>
      <w:r>
        <w:fldChar w:fldCharType="end"/>
      </w:r>
      <w:r>
        <w:t xml:space="preserve">, page </w:t>
      </w:r>
      <w:r>
        <w:fldChar w:fldCharType="begin"/>
      </w:r>
      <w:r>
        <w:instrText xml:space="preserve"> PAGEREF _Ref434492161 \h </w:instrText>
      </w:r>
      <w:r>
        <w:fldChar w:fldCharType="separate"/>
      </w:r>
      <w:r w:rsidR="00710C7C">
        <w:rPr>
          <w:noProof/>
        </w:rPr>
        <w:t>717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2" w:name="_Ref434492196"/>
      <w:r>
        <w:lastRenderedPageBreak/>
        <w:t>Another</w:t>
      </w:r>
      <w:r w:rsidR="0047441D">
        <w:t xml:space="preserve"> Doxology</w:t>
      </w:r>
      <w:r>
        <w:t xml:space="preserve"> for St. Athanasius the Apostolic</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4"/>
            </w:r>
            <w:r>
              <w:t>;</w:t>
            </w:r>
          </w:p>
          <w:p w14:paraId="38DFDD79" w14:textId="77777777" w:rsidR="0047441D" w:rsidRDefault="0047441D" w:rsidP="0047441D">
            <w:pPr>
              <w:pStyle w:val="EngHang"/>
            </w:pPr>
            <w:r>
              <w:t>He sent them “the Father of Peace</w:t>
            </w:r>
            <w:r>
              <w:rPr>
                <w:rStyle w:val="FootnoteReference"/>
              </w:rPr>
              <w:footnoteReference w:id="1065"/>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3" w:name="_Toc485884620"/>
      <w:r>
        <w:t>May 5 / Pashons 10: The Three Holy Youths</w:t>
      </w:r>
      <w:bookmarkEnd w:id="1763"/>
    </w:p>
    <w:p w14:paraId="5F044952" w14:textId="0417DC22"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710C7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710C7C">
        <w:rPr>
          <w:noProof/>
        </w:rPr>
        <w:t>989</w:t>
      </w:r>
      <w:r w:rsidR="00684D69">
        <w:fldChar w:fldCharType="end"/>
      </w:r>
      <w:r w:rsidR="00684D69">
        <w:t>.</w:t>
      </w:r>
    </w:p>
    <w:p w14:paraId="76B4C1CD" w14:textId="6F8D36B9" w:rsidR="00DD5136" w:rsidRDefault="00DD5136" w:rsidP="00DD5136">
      <w:pPr>
        <w:pStyle w:val="Heading3"/>
      </w:pPr>
      <w:bookmarkStart w:id="1764" w:name="_Toc485884621"/>
      <w:r>
        <w:t>May 7 / Pashons 12: Commemoration of Archangel Michael</w:t>
      </w:r>
      <w:bookmarkEnd w:id="1764"/>
    </w:p>
    <w:p w14:paraId="78149016" w14:textId="0151371C" w:rsidR="003D4731" w:rsidRPr="00B637D8" w:rsidRDefault="003D4731" w:rsidP="003D4731">
      <w:pPr>
        <w:pStyle w:val="Rubric"/>
      </w:pPr>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18F2AB5D" w14:textId="77777777" w:rsidR="00B53E05" w:rsidRDefault="00B53E05" w:rsidP="00B53E05">
      <w:pPr>
        <w:pStyle w:val="Heading3"/>
      </w:pPr>
      <w:bookmarkStart w:id="1765" w:name="_Toc485884622"/>
      <w:r>
        <w:t>May 7 / Pashons 12: Also the Consecration of the Church of St. Demiana</w:t>
      </w:r>
      <w:bookmarkEnd w:id="1765"/>
    </w:p>
    <w:p w14:paraId="30A4D1C6" w14:textId="0CF3F508"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710C7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710C7C">
        <w:rPr>
          <w:noProof/>
        </w:rPr>
        <w:t>951</w:t>
      </w:r>
      <w:r w:rsidR="00DB1A80">
        <w:fldChar w:fldCharType="end"/>
      </w:r>
      <w:r w:rsidR="00DB1A80">
        <w:t>.</w:t>
      </w:r>
    </w:p>
    <w:p w14:paraId="3E105B3E" w14:textId="77777777" w:rsidR="00220DFD" w:rsidRDefault="00220DFD" w:rsidP="00220DFD">
      <w:pPr>
        <w:pStyle w:val="Heading3"/>
      </w:pPr>
      <w:bookmarkStart w:id="1766" w:name="_Toc485884623"/>
      <w:r>
        <w:t>May 8 / Pashons 13 St. Junia of the Seventy Two Disciples</w:t>
      </w:r>
      <w:bookmarkEnd w:id="1766"/>
    </w:p>
    <w:p w14:paraId="148929D9" w14:textId="27927758"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6D1738E1" w14:textId="77777777" w:rsidR="00220DFD" w:rsidRDefault="00220DFD" w:rsidP="00220DFD">
      <w:pPr>
        <w:pStyle w:val="Heading3"/>
      </w:pPr>
      <w:bookmarkStart w:id="1767" w:name="_Toc485884624"/>
      <w:r>
        <w:t xml:space="preserve">May 8 / Pashons 13 Also St. </w:t>
      </w:r>
      <w:commentRangeStart w:id="1768"/>
      <w:r>
        <w:t>Arsenius</w:t>
      </w:r>
      <w:commentRangeEnd w:id="1768"/>
      <w:r>
        <w:rPr>
          <w:rStyle w:val="CommentReference"/>
          <w:rFonts w:eastAsiaTheme="minorHAnsi" w:cstheme="minorBidi"/>
          <w:b w:val="0"/>
          <w:bCs w:val="0"/>
        </w:rPr>
        <w:commentReference w:id="1768"/>
      </w:r>
      <w:bookmarkEnd w:id="1767"/>
    </w:p>
    <w:p w14:paraId="2EEE01C8" w14:textId="77777777" w:rsidR="00220DFD" w:rsidRDefault="00220DFD" w:rsidP="00220DFD">
      <w:pPr>
        <w:pStyle w:val="Heading4"/>
      </w:pPr>
      <w:bookmarkStart w:id="1769" w:name="_Ref434490892"/>
      <w:r>
        <w:t>The Doxology</w:t>
      </w:r>
      <w:r w:rsidR="00810F04">
        <w:t xml:space="preserve"> for St. Arsenius</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0" w:name="_Toc485884625"/>
      <w:bookmarkStart w:id="1771" w:name="_Ref485107348"/>
      <w:bookmarkStart w:id="1772" w:name="_Ref485107356"/>
      <w:r>
        <w:lastRenderedPageBreak/>
        <w:t>May 9 / Pashons 14: St. Christopher</w:t>
      </w:r>
      <w:bookmarkEnd w:id="1770"/>
    </w:p>
    <w:p w14:paraId="65A69388" w14:textId="21147B1B" w:rsidR="008C608D" w:rsidRDefault="008C608D" w:rsidP="008C608D">
      <w:pPr>
        <w:pStyle w:val="Heading4"/>
      </w:pPr>
      <w:bookmarkStart w:id="1773" w:name="_Ref485796394"/>
      <w:r>
        <w:t>The Doxology for St. Christopher</w:t>
      </w:r>
      <w:r>
        <w:rPr>
          <w:rStyle w:val="FootnoteReference"/>
        </w:rPr>
        <w:footnoteReference w:id="1066"/>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4" w:name="_Toc485884626"/>
      <w:r>
        <w:t xml:space="preserve">May 9 / Pashons 14: </w:t>
      </w:r>
      <w:r w:rsidR="008C608D">
        <w:t xml:space="preserve">Also </w:t>
      </w:r>
      <w:r>
        <w:t>St. Pachomius</w:t>
      </w:r>
      <w:bookmarkEnd w:id="1771"/>
      <w:bookmarkEnd w:id="1772"/>
      <w:bookmarkEnd w:id="1774"/>
    </w:p>
    <w:p w14:paraId="1731E46B" w14:textId="77777777" w:rsidR="00C30529" w:rsidRDefault="00C30529" w:rsidP="00C30529">
      <w:pPr>
        <w:pStyle w:val="Heading4"/>
      </w:pPr>
      <w:bookmarkStart w:id="1775" w:name="_Ref434491150"/>
      <w:r>
        <w:t>The Doxology</w:t>
      </w:r>
      <w:r w:rsidR="00810F04">
        <w:t xml:space="preserve"> for St. Pachomius</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6" w:name="_Toc485884627"/>
      <w:r>
        <w:t>May 11 / Pashons 16: Commemoration of St. John the Evangelist</w:t>
      </w:r>
      <w:bookmarkEnd w:id="1776"/>
    </w:p>
    <w:p w14:paraId="2ADA71D1" w14:textId="3A9910B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710C7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710C7C">
        <w:rPr>
          <w:noProof/>
        </w:rPr>
        <w:t>898</w:t>
      </w:r>
      <w:r w:rsidR="002409EF">
        <w:fldChar w:fldCharType="end"/>
      </w:r>
      <w:r>
        <w:t>.</w:t>
      </w:r>
    </w:p>
    <w:p w14:paraId="194D23B6" w14:textId="77777777" w:rsidR="005329C1" w:rsidRDefault="005329C1" w:rsidP="005329C1">
      <w:pPr>
        <w:pStyle w:val="Heading3"/>
      </w:pPr>
      <w:bookmarkStart w:id="1777" w:name="_Toc485884628"/>
      <w:r>
        <w:t>May 16 / Pashons 21: Commemoration of the Theotokos</w:t>
      </w:r>
      <w:bookmarkEnd w:id="1777"/>
    </w:p>
    <w:p w14:paraId="678F262C" w14:textId="3BC4C180"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5950977D" w14:textId="77777777" w:rsidR="00160DE3" w:rsidRDefault="00160DE3" w:rsidP="00160DE3">
      <w:pPr>
        <w:pStyle w:val="Heading3"/>
      </w:pPr>
      <w:bookmarkStart w:id="1778" w:name="_Toc485884629"/>
      <w:r>
        <w:t xml:space="preserve">May 17 / Pashons 22: Departure of St. Andronicus the </w:t>
      </w:r>
      <w:r w:rsidR="00191A26">
        <w:t>Disciple</w:t>
      </w:r>
      <w:bookmarkEnd w:id="1778"/>
    </w:p>
    <w:p w14:paraId="03D06E74" w14:textId="5BEEEBBB"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6E2A1C06" w14:textId="552935F4" w:rsidR="00495F1A" w:rsidRDefault="00C30529" w:rsidP="00495F1A">
      <w:pPr>
        <w:pStyle w:val="Heading3"/>
      </w:pPr>
      <w:bookmarkStart w:id="1779" w:name="_Ref485108333"/>
      <w:bookmarkStart w:id="1780" w:name="_Ref485108337"/>
      <w:bookmarkStart w:id="1781" w:name="_Toc485884630"/>
      <w:r>
        <w:lastRenderedPageBreak/>
        <w:t xml:space="preserve">May 19 / Pashons 24: </w:t>
      </w:r>
      <w:r w:rsidR="00495F1A">
        <w:t>The Entr</w:t>
      </w:r>
      <w:r w:rsidR="00CC0A2E">
        <w:t>y</w:t>
      </w:r>
      <w:r w:rsidR="00495F1A">
        <w:t xml:space="preserve"> into Egypt</w:t>
      </w:r>
      <w:bookmarkEnd w:id="1755"/>
      <w:bookmarkEnd w:id="1754"/>
      <w:bookmarkEnd w:id="1753"/>
      <w:bookmarkEnd w:id="1779"/>
      <w:bookmarkEnd w:id="1780"/>
      <w:bookmarkEnd w:id="1781"/>
    </w:p>
    <w:p w14:paraId="344CD129" w14:textId="08BCC326" w:rsidR="00D1689A" w:rsidRPr="008712A7" w:rsidRDefault="00D1689A" w:rsidP="00D1689A">
      <w:pPr>
        <w:pStyle w:val="Heading4"/>
        <w:rPr>
          <w:rFonts w:ascii="Arial Unicode MS" w:eastAsia="Arial Unicode MS" w:hAnsi="Arial Unicode MS" w:cs="Arial Unicode MS"/>
        </w:rPr>
      </w:pPr>
      <w:bookmarkStart w:id="1782"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3" w:name="_Ref434476089"/>
      <w:r>
        <w:t>The Psali Adam</w:t>
      </w:r>
      <w:r w:rsidR="006C1B94">
        <w:t xml:space="preserve"> for the Entr</w:t>
      </w:r>
      <w:r w:rsidR="00CC0A2E">
        <w:t>y</w:t>
      </w:r>
      <w:r w:rsidR="006C1B94">
        <w:t xml:space="preserve"> into Egypt</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4" w:name="_Ref434476112"/>
      <w:r>
        <w:t>The Psali Batos</w:t>
      </w:r>
      <w:r w:rsidR="006C1B94">
        <w:t xml:space="preserve"> for the Entr</w:t>
      </w:r>
      <w:r w:rsidR="00CC0A2E">
        <w:t>y</w:t>
      </w:r>
      <w:r w:rsidR="006C1B94">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5"/>
            <w:r>
              <w:t>approached</w:t>
            </w:r>
            <w:commentRangeEnd w:id="1785"/>
            <w:r>
              <w:rPr>
                <w:rStyle w:val="CommentReference"/>
              </w:rPr>
              <w:commentReference w:id="178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6"/>
            <w:r>
              <w:t xml:space="preserve">Ⲫⲱⲕ </w:t>
            </w:r>
            <w:commentRangeEnd w:id="1786"/>
            <w:r>
              <w:rPr>
                <w:rStyle w:val="CommentReference"/>
                <w:rFonts w:ascii="Times New Roman" w:hAnsi="Times New Roman"/>
              </w:rPr>
              <w:commentReference w:id="178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7" w:name="_Toc485884631"/>
      <w:r>
        <w:t>May 19 / Pashons 24: Also, St. Pashnouni, the Monk and Martyr</w:t>
      </w:r>
      <w:bookmarkEnd w:id="1787"/>
    </w:p>
    <w:p w14:paraId="408F0E44" w14:textId="77777777" w:rsidR="00A055D8" w:rsidRDefault="00A055D8" w:rsidP="00A055D8">
      <w:pPr>
        <w:pStyle w:val="Heading4"/>
      </w:pPr>
      <w:bookmarkStart w:id="1788" w:name="_Ref434491429"/>
      <w:r>
        <w:t>The Doxology</w:t>
      </w:r>
      <w:r w:rsidR="00810F04">
        <w:t xml:space="preserve"> for St. Pashnouni</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89" w:name="_Toc485884632"/>
      <w:r>
        <w:t xml:space="preserve">May 21 / Pashons 26: </w:t>
      </w:r>
      <w:r w:rsidR="00072324">
        <w:t>Martyrdom of St. Thomas the Apostle</w:t>
      </w:r>
      <w:bookmarkEnd w:id="1789"/>
    </w:p>
    <w:p w14:paraId="574A2F34" w14:textId="7EA6FBC0"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2E4C00EF" w:rsidR="003462CF" w:rsidRDefault="003462CF" w:rsidP="003462CF">
            <w:pPr>
              <w:pStyle w:val="EngHangEnd"/>
              <w:rPr>
                <w:shd w:val="clear" w:color="auto" w:fill="FFFFFF"/>
              </w:rPr>
            </w:pPr>
            <w:r>
              <w:rPr>
                <w:shd w:val="clear" w:color="auto" w:fill="FFFFFF"/>
              </w:rPr>
              <w:t>You doubted the Resurreciton.</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0" w:name="_Toc485884633"/>
      <w:r>
        <w:t>May 22 / Pashons 27: St. Thomas the Anchorite</w:t>
      </w:r>
      <w:bookmarkEnd w:id="1790"/>
    </w:p>
    <w:p w14:paraId="638D349A" w14:textId="77777777" w:rsidR="007A6E4F" w:rsidRDefault="007A6E4F" w:rsidP="007A6E4F">
      <w:pPr>
        <w:pStyle w:val="Heading4"/>
      </w:pPr>
      <w:bookmarkStart w:id="1791" w:name="_Ref434490403"/>
      <w:r>
        <w:t>The Doxology</w:t>
      </w:r>
      <w:r w:rsidR="00B46E6E">
        <w:t xml:space="preserve"> for St. Thomas the Anchorite</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2"/>
            <w:r>
              <w:t>Like amber</w:t>
            </w:r>
          </w:p>
          <w:p w14:paraId="2CE5E879" w14:textId="77777777" w:rsidR="007A6E4F" w:rsidRDefault="007A6E4F" w:rsidP="007A6E4F">
            <w:pPr>
              <w:pStyle w:val="EngHangEnd"/>
            </w:pPr>
            <w:r>
              <w:t>Spreading in paradise.</w:t>
            </w:r>
            <w:commentRangeEnd w:id="1792"/>
            <w:r>
              <w:rPr>
                <w:rStyle w:val="CommentReference"/>
                <w:rFonts w:ascii="Times New Roman" w:eastAsiaTheme="minorHAnsi" w:hAnsi="Times New Roman" w:cstheme="minorBidi"/>
                <w:color w:val="auto"/>
              </w:rPr>
              <w:commentReference w:id="179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793" w:name="_Toc485884634"/>
      <w:r>
        <w:lastRenderedPageBreak/>
        <w:t>May 24 (25) / Pashons 29: Commemoration of the Annunciation, Nativity, and Resurrection on the 29</w:t>
      </w:r>
      <w:r w:rsidRPr="00C0205C">
        <w:rPr>
          <w:vertAlign w:val="superscript"/>
        </w:rPr>
        <w:t>th</w:t>
      </w:r>
      <w:r>
        <w:t xml:space="preserve"> of Every Month</w:t>
      </w:r>
      <w:bookmarkEnd w:id="1793"/>
    </w:p>
    <w:p w14:paraId="328345A0" w14:textId="028D1E5E" w:rsidR="00B52D77" w:rsidRDefault="00B52D77" w:rsidP="00B52D77">
      <w:pPr>
        <w:pStyle w:val="Rubric"/>
      </w:pPr>
      <w:r>
        <w:t xml:space="preserve">See </w:t>
      </w:r>
      <w:r>
        <w:fldChar w:fldCharType="begin"/>
      </w:r>
      <w:r>
        <w:instrText xml:space="preserve"> REF _Ref435003974 \h </w:instrText>
      </w:r>
      <w:r>
        <w:fldChar w:fldCharType="separate"/>
      </w:r>
      <w:r w:rsidR="00710C7C">
        <w:t>September 26 (27) / Tho-out 29: Commemoration of the Annunciation, Nativity, and Resurrection on the 29</w:t>
      </w:r>
      <w:r w:rsidR="00710C7C" w:rsidRPr="00C0205C">
        <w:rPr>
          <w:vertAlign w:val="superscript"/>
        </w:rPr>
        <w:t>th</w:t>
      </w:r>
      <w:r w:rsidR="00710C7C">
        <w:t xml:space="preserve"> of Every Coptic Month</w:t>
      </w:r>
      <w:r>
        <w:fldChar w:fldCharType="end"/>
      </w:r>
      <w:r>
        <w:t xml:space="preserve">, page </w:t>
      </w:r>
      <w:r>
        <w:fldChar w:fldCharType="begin"/>
      </w:r>
      <w:r>
        <w:instrText xml:space="preserve"> PAGEREF _Ref435003974 \h </w:instrText>
      </w:r>
      <w:r>
        <w:fldChar w:fldCharType="separate"/>
      </w:r>
      <w:r w:rsidR="00710C7C">
        <w:rPr>
          <w:noProof/>
        </w:rPr>
        <w:t>760</w:t>
      </w:r>
      <w:r>
        <w:fldChar w:fldCharType="end"/>
      </w:r>
      <w:r>
        <w:t>.</w:t>
      </w:r>
    </w:p>
    <w:p w14:paraId="035949E7" w14:textId="702B32CB" w:rsidR="00D552F6" w:rsidRDefault="00D552F6" w:rsidP="00D552F6">
      <w:pPr>
        <w:pStyle w:val="Heading3"/>
      </w:pPr>
      <w:bookmarkStart w:id="1794" w:name="_Toc485884635"/>
      <w:r>
        <w:t xml:space="preserve">May 24 (25) / Pashons 29: Also St. </w:t>
      </w:r>
      <w:r w:rsidR="00F525F0">
        <w:t>Simeon</w:t>
      </w:r>
      <w:r>
        <w:t xml:space="preserve"> the Stylite</w:t>
      </w:r>
      <w:bookmarkEnd w:id="1794"/>
    </w:p>
    <w:p w14:paraId="6BC6625E" w14:textId="07CBC558" w:rsidR="00F525F0" w:rsidRPr="00F525F0" w:rsidRDefault="00F525F0" w:rsidP="00F525F0">
      <w:pPr>
        <w:pStyle w:val="Heading4"/>
      </w:pPr>
      <w:bookmarkStart w:id="1795" w:name="_Ref439328220"/>
      <w:r>
        <w:t>The Doxology for St. Simeon the Stylite</w:t>
      </w:r>
      <w:r w:rsidR="00BD2B3F">
        <w:rPr>
          <w:rStyle w:val="FootnoteReference"/>
        </w:rPr>
        <w:footnoteReference w:id="1068"/>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6" w:name="_Toc485884636"/>
      <w:r>
        <w:t>May 25 / Pashons 30: Departure of St. Fournous the Disciple</w:t>
      </w:r>
      <w:bookmarkEnd w:id="1796"/>
    </w:p>
    <w:p w14:paraId="78E47792" w14:textId="159629C2"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6FCC02EA" w14:textId="77777777" w:rsidR="00F26510" w:rsidRDefault="00F26510" w:rsidP="00F26510">
      <w:pPr>
        <w:pStyle w:val="Heading3"/>
      </w:pPr>
      <w:bookmarkStart w:id="1797" w:name="_Toc485884637"/>
      <w:r>
        <w:t>May 27 / Paoni 2: St. Commemoration of the Appearance of the Bodies of St. John the Baptist and Elisha the Prophet</w:t>
      </w:r>
      <w:bookmarkEnd w:id="1797"/>
    </w:p>
    <w:p w14:paraId="0098B3FD" w14:textId="66D41008" w:rsidR="00191A26" w:rsidRDefault="00191A26" w:rsidP="00191A26">
      <w:pPr>
        <w:pStyle w:val="Rubric"/>
      </w:pPr>
      <w:r>
        <w:t xml:space="preserve">See </w:t>
      </w:r>
      <w:r>
        <w:fldChar w:fldCharType="begin"/>
      </w:r>
      <w:r>
        <w:instrText xml:space="preserve"> REF _Ref434488524 \h </w:instrText>
      </w:r>
      <w:r>
        <w:fldChar w:fldCharType="separate"/>
      </w:r>
      <w:r w:rsidR="00710C7C">
        <w:t>The Doxology of St. John the Baptist</w:t>
      </w:r>
      <w:r>
        <w:fldChar w:fldCharType="end"/>
      </w:r>
      <w:r>
        <w:t xml:space="preserve"> on pages </w:t>
      </w:r>
      <w:r>
        <w:fldChar w:fldCharType="begin"/>
      </w:r>
      <w:r>
        <w:instrText xml:space="preserve"> PAGEREF _Ref434488524 \h </w:instrText>
      </w:r>
      <w:r>
        <w:fldChar w:fldCharType="separate"/>
      </w:r>
      <w:r w:rsidR="00710C7C">
        <w:rPr>
          <w:noProof/>
        </w:rPr>
        <w:t>700</w:t>
      </w:r>
      <w:r>
        <w:fldChar w:fldCharType="end"/>
      </w:r>
      <w:r>
        <w:t xml:space="preserve"> and </w:t>
      </w:r>
      <w:r>
        <w:fldChar w:fldCharType="begin"/>
      </w:r>
      <w:r>
        <w:instrText xml:space="preserve"> PAGEREF _Ref434488546 \h </w:instrText>
      </w:r>
      <w:r>
        <w:fldChar w:fldCharType="separate"/>
      </w:r>
      <w:r w:rsidR="00710C7C">
        <w:rPr>
          <w:noProof/>
        </w:rPr>
        <w:t>701</w:t>
      </w:r>
      <w:r>
        <w:fldChar w:fldCharType="end"/>
      </w:r>
      <w:r>
        <w:t>.</w:t>
      </w:r>
    </w:p>
    <w:p w14:paraId="7D3D9074" w14:textId="77777777" w:rsidR="00601ED3" w:rsidRDefault="00601ED3" w:rsidP="00601ED3">
      <w:pPr>
        <w:pStyle w:val="Heading3"/>
      </w:pPr>
      <w:bookmarkStart w:id="1798" w:name="_Toc485884638"/>
      <w:r>
        <w:t>May 28 / Paoni 3: Consecration of St. George’s Church</w:t>
      </w:r>
      <w:bookmarkEnd w:id="1798"/>
    </w:p>
    <w:p w14:paraId="3DDB9E0A" w14:textId="1DFE0B22"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710C7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710C7C">
        <w:rPr>
          <w:noProof/>
        </w:rPr>
        <w:t>1013</w:t>
      </w:r>
      <w:r w:rsidR="006D6137">
        <w:fldChar w:fldCharType="end"/>
      </w:r>
      <w:r>
        <w:t>.</w:t>
      </w:r>
    </w:p>
    <w:p w14:paraId="2D4ABA3A" w14:textId="77777777" w:rsidR="00C30529" w:rsidRDefault="00C30529" w:rsidP="00C30529">
      <w:pPr>
        <w:pStyle w:val="Heading3"/>
      </w:pPr>
      <w:bookmarkStart w:id="1799" w:name="_Toc485884639"/>
      <w:r>
        <w:lastRenderedPageBreak/>
        <w:t xml:space="preserve">May 28 / Paoni 3: </w:t>
      </w:r>
      <w:r w:rsidR="00601ED3">
        <w:t xml:space="preserve">Also </w:t>
      </w:r>
      <w:r>
        <w:t>St. Abraam of Fayyoum</w:t>
      </w:r>
      <w:bookmarkEnd w:id="1799"/>
    </w:p>
    <w:p w14:paraId="26D71FAF" w14:textId="77777777" w:rsidR="00C30529" w:rsidRDefault="00C30529" w:rsidP="00C30529">
      <w:pPr>
        <w:pStyle w:val="Heading4"/>
      </w:pPr>
      <w:bookmarkStart w:id="1800" w:name="_Ref434492469"/>
      <w:r>
        <w:t>The Doxology</w:t>
      </w:r>
      <w:r w:rsidR="00B82753">
        <w:t xml:space="preserve"> for St. Abraam of Fayyoum</w:t>
      </w:r>
      <w:bookmarkEnd w:id="1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69"/>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4" w:name="_Toc485884640"/>
      <w:r>
        <w:t>May 30 / Paoni 5: Consecration of the Church of St. Victor</w:t>
      </w:r>
      <w:bookmarkEnd w:id="1804"/>
    </w:p>
    <w:p w14:paraId="311B6702" w14:textId="54EB3E73"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710C7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710C7C">
        <w:rPr>
          <w:noProof/>
        </w:rPr>
        <w:t>840</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5" w:name="_Toc410196217"/>
      <w:bookmarkStart w:id="1806" w:name="_Toc410196459"/>
      <w:bookmarkStart w:id="1807" w:name="_Toc410196961"/>
      <w:bookmarkStart w:id="1808" w:name="_Toc485884454"/>
      <w:bookmarkStart w:id="1809" w:name="June"/>
      <w:bookmarkEnd w:id="1751"/>
      <w:r>
        <w:lastRenderedPageBreak/>
        <w:t>June</w:t>
      </w:r>
      <w:bookmarkEnd w:id="1805"/>
      <w:bookmarkEnd w:id="1806"/>
      <w:bookmarkEnd w:id="1807"/>
      <w:r w:rsidR="00C30529">
        <w:t xml:space="preserve"> or </w:t>
      </w:r>
      <w:r w:rsidR="00C30529">
        <w:rPr>
          <w:rFonts w:ascii="FreeSerifAvvaShenouda" w:hAnsi="FreeSerifAvvaShenouda" w:cs="FreeSerifAvvaShenouda"/>
        </w:rPr>
        <w:t>Ⲡⲁⲱⲛⲉ</w:t>
      </w:r>
      <w:bookmarkEnd w:id="1808"/>
    </w:p>
    <w:sdt>
      <w:sdtPr>
        <w:id w:val="-1182355935"/>
        <w:docPartObj>
          <w:docPartGallery w:val="Table of Contents"/>
          <w:docPartUnique/>
        </w:docPartObj>
      </w:sdtPr>
      <w:sdtEndPr>
        <w:rPr>
          <w:b/>
          <w:bCs/>
          <w:noProof/>
        </w:rPr>
      </w:sdtEndPr>
      <w:sdtContent>
        <w:p w14:paraId="09101859" w14:textId="79EE9E3E"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710C7C">
              <w:rPr>
                <w:noProof/>
                <w:webHidden/>
              </w:rPr>
              <w:t>1047</w:t>
            </w:r>
            <w:r w:rsidR="00710C7C">
              <w:rPr>
                <w:noProof/>
                <w:webHidden/>
              </w:rPr>
              <w:fldChar w:fldCharType="end"/>
            </w:r>
          </w:hyperlink>
        </w:p>
        <w:p w14:paraId="4982BC43" w14:textId="250C6318" w:rsidR="00710C7C" w:rsidRDefault="003462CF">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710C7C">
              <w:rPr>
                <w:noProof/>
                <w:webHidden/>
              </w:rPr>
              <w:t>1057</w:t>
            </w:r>
            <w:r w:rsidR="00710C7C">
              <w:rPr>
                <w:noProof/>
                <w:webHidden/>
              </w:rPr>
              <w:fldChar w:fldCharType="end"/>
            </w:r>
          </w:hyperlink>
        </w:p>
        <w:p w14:paraId="377D3D71" w14:textId="77A28750" w:rsidR="00710C7C" w:rsidRDefault="003462CF">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710C7C">
              <w:rPr>
                <w:noProof/>
                <w:webHidden/>
              </w:rPr>
              <w:t>1058</w:t>
            </w:r>
            <w:r w:rsidR="00710C7C">
              <w:rPr>
                <w:noProof/>
                <w:webHidden/>
              </w:rPr>
              <w:fldChar w:fldCharType="end"/>
            </w:r>
          </w:hyperlink>
        </w:p>
        <w:p w14:paraId="5AAAEF7E" w14:textId="58B65849" w:rsidR="00710C7C" w:rsidRDefault="003462CF">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710C7C">
              <w:rPr>
                <w:noProof/>
                <w:webHidden/>
              </w:rPr>
              <w:t>1059</w:t>
            </w:r>
            <w:r w:rsidR="00710C7C">
              <w:rPr>
                <w:noProof/>
                <w:webHidden/>
              </w:rPr>
              <w:fldChar w:fldCharType="end"/>
            </w:r>
          </w:hyperlink>
        </w:p>
        <w:p w14:paraId="6AB28DA3" w14:textId="406BC33B" w:rsidR="00710C7C" w:rsidRDefault="003462CF">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710C7C">
              <w:rPr>
                <w:noProof/>
                <w:webHidden/>
              </w:rPr>
              <w:t>1060</w:t>
            </w:r>
            <w:r w:rsidR="00710C7C">
              <w:rPr>
                <w:noProof/>
                <w:webHidden/>
              </w:rPr>
              <w:fldChar w:fldCharType="end"/>
            </w:r>
          </w:hyperlink>
        </w:p>
        <w:p w14:paraId="5EF09063" w14:textId="284D5574" w:rsidR="00710C7C" w:rsidRDefault="003462CF">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710C7C">
              <w:rPr>
                <w:noProof/>
                <w:webHidden/>
              </w:rPr>
              <w:t>1060</w:t>
            </w:r>
            <w:r w:rsidR="00710C7C">
              <w:rPr>
                <w:noProof/>
                <w:webHidden/>
              </w:rPr>
              <w:fldChar w:fldCharType="end"/>
            </w:r>
          </w:hyperlink>
        </w:p>
        <w:p w14:paraId="4DE00E90" w14:textId="75A86D07" w:rsidR="00710C7C" w:rsidRDefault="003462CF">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710C7C">
              <w:rPr>
                <w:noProof/>
                <w:webHidden/>
              </w:rPr>
              <w:t>1060</w:t>
            </w:r>
            <w:r w:rsidR="00710C7C">
              <w:rPr>
                <w:noProof/>
                <w:webHidden/>
              </w:rPr>
              <w:fldChar w:fldCharType="end"/>
            </w:r>
          </w:hyperlink>
        </w:p>
        <w:p w14:paraId="279B9A08" w14:textId="6C5D310B" w:rsidR="00710C7C" w:rsidRDefault="003462CF">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710C7C">
              <w:rPr>
                <w:noProof/>
                <w:webHidden/>
              </w:rPr>
              <w:t>1061</w:t>
            </w:r>
            <w:r w:rsidR="00710C7C">
              <w:rPr>
                <w:noProof/>
                <w:webHidden/>
              </w:rPr>
              <w:fldChar w:fldCharType="end"/>
            </w:r>
          </w:hyperlink>
        </w:p>
        <w:p w14:paraId="1770F814" w14:textId="473FF210" w:rsidR="00710C7C" w:rsidRDefault="003462CF">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710C7C">
              <w:rPr>
                <w:noProof/>
                <w:webHidden/>
              </w:rPr>
              <w:t>1061</w:t>
            </w:r>
            <w:r w:rsidR="00710C7C">
              <w:rPr>
                <w:noProof/>
                <w:webHidden/>
              </w:rPr>
              <w:fldChar w:fldCharType="end"/>
            </w:r>
          </w:hyperlink>
        </w:p>
        <w:p w14:paraId="63E9E291" w14:textId="7D36FAD5" w:rsidR="00710C7C" w:rsidRDefault="003462CF">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710C7C">
              <w:rPr>
                <w:noProof/>
                <w:webHidden/>
              </w:rPr>
              <w:t>1061</w:t>
            </w:r>
            <w:r w:rsidR="00710C7C">
              <w:rPr>
                <w:noProof/>
                <w:webHidden/>
              </w:rPr>
              <w:fldChar w:fldCharType="end"/>
            </w:r>
          </w:hyperlink>
        </w:p>
        <w:p w14:paraId="1EA5C392" w14:textId="0F734223" w:rsidR="00710C7C" w:rsidRDefault="003462CF">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710C7C">
              <w:rPr>
                <w:noProof/>
                <w:webHidden/>
              </w:rPr>
              <w:t>1064</w:t>
            </w:r>
            <w:r w:rsidR="00710C7C">
              <w:rPr>
                <w:noProof/>
                <w:webHidden/>
              </w:rPr>
              <w:fldChar w:fldCharType="end"/>
            </w:r>
          </w:hyperlink>
        </w:p>
        <w:p w14:paraId="584C8B49" w14:textId="396CD2B6" w:rsidR="00710C7C" w:rsidRDefault="003462CF">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710C7C">
              <w:rPr>
                <w:noProof/>
                <w:webHidden/>
              </w:rPr>
              <w:t>1064</w:t>
            </w:r>
            <w:r w:rsidR="00710C7C">
              <w:rPr>
                <w:noProof/>
                <w:webHidden/>
              </w:rPr>
              <w:fldChar w:fldCharType="end"/>
            </w:r>
          </w:hyperlink>
        </w:p>
        <w:p w14:paraId="0B8841CB" w14:textId="1073628C" w:rsidR="00710C7C" w:rsidRDefault="003462CF">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710C7C">
              <w:rPr>
                <w:noProof/>
                <w:webHidden/>
              </w:rPr>
              <w:t>1064</w:t>
            </w:r>
            <w:r w:rsidR="00710C7C">
              <w:rPr>
                <w:noProof/>
                <w:webHidden/>
              </w:rPr>
              <w:fldChar w:fldCharType="end"/>
            </w:r>
          </w:hyperlink>
        </w:p>
        <w:p w14:paraId="0550CD29" w14:textId="263D7A43" w:rsidR="00710C7C" w:rsidRDefault="003462CF">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710C7C">
              <w:rPr>
                <w:noProof/>
                <w:webHidden/>
              </w:rPr>
              <w:t>1064</w:t>
            </w:r>
            <w:r w:rsidR="00710C7C">
              <w:rPr>
                <w:noProof/>
                <w:webHidden/>
              </w:rPr>
              <w:fldChar w:fldCharType="end"/>
            </w:r>
          </w:hyperlink>
        </w:p>
        <w:p w14:paraId="07DB4B28" w14:textId="7AF6E2E1" w:rsidR="00710C7C" w:rsidRDefault="003462CF">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710C7C">
              <w:rPr>
                <w:noProof/>
                <w:webHidden/>
              </w:rPr>
              <w:t>1064</w:t>
            </w:r>
            <w:r w:rsidR="00710C7C">
              <w:rPr>
                <w:noProof/>
                <w:webHidden/>
              </w:rPr>
              <w:fldChar w:fldCharType="end"/>
            </w:r>
          </w:hyperlink>
        </w:p>
        <w:p w14:paraId="02DEE5EC" w14:textId="47BAFA0E" w:rsidR="00710C7C" w:rsidRDefault="003462CF">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710C7C">
              <w:rPr>
                <w:noProof/>
                <w:webHidden/>
              </w:rPr>
              <w:t>1064</w:t>
            </w:r>
            <w:r w:rsidR="00710C7C">
              <w:rPr>
                <w:noProof/>
                <w:webHidden/>
              </w:rPr>
              <w:fldChar w:fldCharType="end"/>
            </w:r>
          </w:hyperlink>
        </w:p>
        <w:p w14:paraId="3C273E8A" w14:textId="7FF4781A" w:rsidR="00710C7C" w:rsidRDefault="003462CF">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710C7C">
              <w:rPr>
                <w:noProof/>
                <w:webHidden/>
              </w:rPr>
              <w:t>1064</w:t>
            </w:r>
            <w:r w:rsidR="00710C7C">
              <w:rPr>
                <w:noProof/>
                <w:webHidden/>
              </w:rPr>
              <w:fldChar w:fldCharType="end"/>
            </w:r>
          </w:hyperlink>
        </w:p>
        <w:p w14:paraId="489709A1" w14:textId="0DBA4019" w:rsidR="00710C7C" w:rsidRDefault="003462CF">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710C7C">
              <w:rPr>
                <w:noProof/>
                <w:webHidden/>
              </w:rPr>
              <w:t>1064</w:t>
            </w:r>
            <w:r w:rsidR="00710C7C">
              <w:rPr>
                <w:noProof/>
                <w:webHidden/>
              </w:rPr>
              <w:fldChar w:fldCharType="end"/>
            </w:r>
          </w:hyperlink>
        </w:p>
        <w:p w14:paraId="655939A1" w14:textId="37C94678" w:rsidR="00710C7C" w:rsidRDefault="003462CF">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710C7C">
              <w:rPr>
                <w:noProof/>
                <w:webHidden/>
              </w:rPr>
              <w:t>1064</w:t>
            </w:r>
            <w:r w:rsidR="00710C7C">
              <w:rPr>
                <w:noProof/>
                <w:webHidden/>
              </w:rPr>
              <w:fldChar w:fldCharType="end"/>
            </w:r>
          </w:hyperlink>
        </w:p>
        <w:p w14:paraId="2B04D505" w14:textId="012BA31E" w:rsidR="00710C7C" w:rsidRDefault="003462CF">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710C7C">
              <w:rPr>
                <w:noProof/>
                <w:webHidden/>
              </w:rPr>
              <w:t>1078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0" w:name="_Toc485884641"/>
      <w:r>
        <w:lastRenderedPageBreak/>
        <w:t>The Apostles' Fast</w:t>
      </w:r>
      <w:bookmarkEnd w:id="1810"/>
    </w:p>
    <w:p w14:paraId="06362FF7" w14:textId="77777777" w:rsidR="00654C55" w:rsidRDefault="00654C55" w:rsidP="00654C55">
      <w:pPr>
        <w:pStyle w:val="Heading4"/>
      </w:pPr>
      <w:bookmarkStart w:id="1811" w:name="_Ref434476183"/>
      <w:r>
        <w:t>The Psali Adam</w:t>
      </w:r>
      <w:r w:rsidR="006C1B94">
        <w:t xml:space="preserve"> for the Apostles’ Fast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2" w:name="_Ref434476204"/>
      <w:r>
        <w:t>The Psali Batos</w:t>
      </w:r>
      <w:r w:rsidR="006C1B94">
        <w:t xml:space="preserve"> for the Apostles’ Fast</w:t>
      </w:r>
      <w:bookmarkEnd w:id="1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3"/>
            <w:r>
              <w:t xml:space="preserve">the </w:t>
            </w:r>
            <w:commentRangeEnd w:id="1813"/>
            <w:r>
              <w:rPr>
                <w:rStyle w:val="CommentReference"/>
              </w:rPr>
              <w:commentReference w:id="181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4"/>
            <w:r>
              <w:t xml:space="preserve">sound </w:t>
            </w:r>
            <w:commentRangeEnd w:id="1814"/>
            <w:r>
              <w:rPr>
                <w:rStyle w:val="CommentReference"/>
                <w:rFonts w:ascii="Times New Roman" w:eastAsiaTheme="minorHAnsi" w:hAnsi="Times New Roman" w:cstheme="minorBidi"/>
                <w:color w:val="auto"/>
              </w:rPr>
              <w:commentReference w:id="1814"/>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5" w:name="_Toc485884642"/>
      <w:r>
        <w:t>June 6 / Paoni 12: Commemoration of Archangel Michael</w:t>
      </w:r>
      <w:bookmarkEnd w:id="1815"/>
    </w:p>
    <w:p w14:paraId="2964AB65" w14:textId="6C4DA502" w:rsidR="003D4731" w:rsidRPr="00B637D8" w:rsidRDefault="003D4731" w:rsidP="003D4731">
      <w:pPr>
        <w:pStyle w:val="Rubric"/>
      </w:pPr>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6B7BA1A2" w14:textId="77777777" w:rsidR="00595AF3" w:rsidRDefault="00595AF3" w:rsidP="00595AF3">
      <w:pPr>
        <w:pStyle w:val="Heading3"/>
      </w:pPr>
      <w:bookmarkStart w:id="1816" w:name="_Toc485884643"/>
      <w:r>
        <w:t>June 7 / Paoni 13: Archangel Gabriel</w:t>
      </w:r>
      <w:r w:rsidR="00D31016">
        <w:t>, the Evangelist of Daniel</w:t>
      </w:r>
      <w:bookmarkEnd w:id="1816"/>
    </w:p>
    <w:p w14:paraId="00F4ACC1" w14:textId="77777777" w:rsidR="00595AF3" w:rsidRPr="00980D99" w:rsidRDefault="00595AF3" w:rsidP="00595AF3">
      <w:pPr>
        <w:pStyle w:val="Heading4"/>
      </w:pPr>
      <w:bookmarkStart w:id="1817" w:name="_Ref434488149"/>
      <w:r>
        <w:t>The Doxology</w:t>
      </w:r>
      <w:r w:rsidR="00B46E6E">
        <w:t xml:space="preserve"> for Archangel Gabriel, the Evangelist of Daniel</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0"/>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1"/>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2"/>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18" w:name="_Ref434564551"/>
      <w:bookmarkStart w:id="1819" w:name="_Toc485884644"/>
      <w:r>
        <w:t>June 8 / Paoni 14: Sts. Apakir and John</w:t>
      </w:r>
      <w:bookmarkEnd w:id="1818"/>
      <w:bookmarkEnd w:id="1819"/>
    </w:p>
    <w:p w14:paraId="25CBD4EF" w14:textId="77777777" w:rsidR="006A0D7C" w:rsidRPr="00980D99" w:rsidRDefault="006A0D7C" w:rsidP="006A0D7C">
      <w:pPr>
        <w:pStyle w:val="Heading4"/>
      </w:pPr>
      <w:bookmarkStart w:id="1820" w:name="_Ref434489722"/>
      <w:r>
        <w:t>The Doxology</w:t>
      </w:r>
      <w:r w:rsidR="00B46E6E">
        <w:t xml:space="preserve"> for Sts. Apakir and John</w:t>
      </w:r>
      <w:bookmarkEnd w:id="1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1" w:name="_Toc485884645"/>
      <w:r>
        <w:rPr>
          <w:lang w:val="en-US"/>
        </w:rPr>
        <w:t>June 9 / Paoni 15: Handing over of St. Mark's Relics</w:t>
      </w:r>
      <w:bookmarkEnd w:id="1821"/>
    </w:p>
    <w:p w14:paraId="12A16B61" w14:textId="77777777" w:rsidR="00980D99" w:rsidRDefault="00980D99" w:rsidP="00980D99">
      <w:pPr>
        <w:pStyle w:val="Heading3"/>
        <w:rPr>
          <w:lang w:val="en-US"/>
        </w:rPr>
      </w:pPr>
      <w:bookmarkStart w:id="1822" w:name="_Toc485884646"/>
      <w:r>
        <w:rPr>
          <w:lang w:val="en-US"/>
        </w:rPr>
        <w:t>June 11 / Paoni 17: Return of St. Mark's Relics</w:t>
      </w:r>
      <w:bookmarkEnd w:id="1822"/>
    </w:p>
    <w:p w14:paraId="55A12BE6" w14:textId="58494940"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710C7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710C7C">
        <w:rPr>
          <w:noProof/>
          <w:lang w:val="en-US"/>
        </w:rPr>
        <w:t>1015</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3" w:name="_Toc485884647"/>
      <w:r>
        <w:rPr>
          <w:lang w:val="en-US"/>
        </w:rPr>
        <w:t>June 13 / Paoni 19: Martyrdom of St. George of Zahim</w:t>
      </w:r>
      <w:bookmarkEnd w:id="1823"/>
    </w:p>
    <w:p w14:paraId="4EBBC2F1" w14:textId="77777777" w:rsidR="006D27E4" w:rsidRPr="00980D99" w:rsidRDefault="006D27E4" w:rsidP="006D27E4">
      <w:pPr>
        <w:pStyle w:val="Heading4"/>
      </w:pPr>
      <w:bookmarkStart w:id="1824" w:name="_Ref434489925"/>
      <w:r>
        <w:t>The Doxology</w:t>
      </w:r>
      <w:r w:rsidR="00B46E6E">
        <w:t xml:space="preserve"> for St. George of Zahim</w:t>
      </w:r>
      <w:bookmarkEnd w:id="1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3"/>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5" w:name="_Toc485884648"/>
      <w:r>
        <w:t>June 15 / Paoni 21: Commemoration of the Theotokos</w:t>
      </w:r>
      <w:bookmarkEnd w:id="1825"/>
    </w:p>
    <w:p w14:paraId="67DE9EE2" w14:textId="2620C5B3"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5EECE7CB" w14:textId="77777777" w:rsidR="00027E5B" w:rsidRDefault="00027E5B" w:rsidP="00027E5B">
      <w:pPr>
        <w:pStyle w:val="Heading3"/>
      </w:pPr>
      <w:bookmarkStart w:id="1826" w:name="_Toc485884649"/>
      <w:r>
        <w:lastRenderedPageBreak/>
        <w:t>June 16 / Paoni 22: Consecration of a Church of St. Cosmas and Damian, Their Brothers and Their Mother</w:t>
      </w:r>
      <w:bookmarkEnd w:id="1826"/>
    </w:p>
    <w:p w14:paraId="41853561" w14:textId="6374F233"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710C7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710C7C">
        <w:rPr>
          <w:noProof/>
        </w:rPr>
        <w:t>799</w:t>
      </w:r>
      <w:r w:rsidR="00EA5667">
        <w:fldChar w:fldCharType="end"/>
      </w:r>
      <w:r>
        <w:t>.</w:t>
      </w:r>
    </w:p>
    <w:p w14:paraId="2E5DB3E3" w14:textId="77777777" w:rsidR="00980D99" w:rsidRDefault="00980D99" w:rsidP="00980D99">
      <w:pPr>
        <w:pStyle w:val="Heading3"/>
        <w:rPr>
          <w:lang w:val="en-US"/>
        </w:rPr>
      </w:pPr>
      <w:bookmarkStart w:id="1827" w:name="_Toc485884650"/>
      <w:r>
        <w:rPr>
          <w:lang w:val="en-US"/>
        </w:rPr>
        <w:t xml:space="preserve">June 18 / Paoni 24: </w:t>
      </w:r>
      <w:r w:rsidR="001B4E41">
        <w:rPr>
          <w:lang w:val="en-US"/>
        </w:rPr>
        <w:t xml:space="preserve">The Strong </w:t>
      </w:r>
      <w:r>
        <w:rPr>
          <w:lang w:val="en-US"/>
        </w:rPr>
        <w:t>St. Moses</w:t>
      </w:r>
      <w:bookmarkEnd w:id="1827"/>
    </w:p>
    <w:p w14:paraId="5BCAE9A6" w14:textId="77777777" w:rsidR="00980D99" w:rsidRDefault="00980D99" w:rsidP="00980D99">
      <w:pPr>
        <w:pStyle w:val="Heading4"/>
        <w:rPr>
          <w:lang w:val="en-US"/>
        </w:rPr>
      </w:pPr>
      <w:bookmarkStart w:id="1828" w:name="_Ref434491006"/>
      <w:r>
        <w:rPr>
          <w:lang w:val="en-US"/>
        </w:rPr>
        <w:t>The Doxology</w:t>
      </w:r>
      <w:r w:rsidR="00810F04">
        <w:rPr>
          <w:lang w:val="en-US"/>
        </w:rPr>
        <w:t xml:space="preserve"> for the Strong St. Moses</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1074"/>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5"/>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6"/>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39" w:name="_Toc485884651"/>
      <w:r>
        <w:rPr>
          <w:lang w:val="en-US"/>
        </w:rPr>
        <w:t>June 19 / Paoni 25: Martyrdom of St</w:t>
      </w:r>
      <w:r w:rsidR="00191A26">
        <w:rPr>
          <w:lang w:val="en-US"/>
        </w:rPr>
        <w:t>. Jude the Disciple and Epistle-</w:t>
      </w:r>
      <w:r>
        <w:rPr>
          <w:lang w:val="en-US"/>
        </w:rPr>
        <w:t>Writer</w:t>
      </w:r>
      <w:bookmarkEnd w:id="1839"/>
    </w:p>
    <w:p w14:paraId="3C380312" w14:textId="6F37389D"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62D5C33B" w14:textId="1BBB880E" w:rsidR="00F93B55" w:rsidRDefault="00F93B55" w:rsidP="00F93B55">
      <w:pPr>
        <w:pStyle w:val="Heading4"/>
      </w:pPr>
      <w:r>
        <w:t xml:space="preserve">The Doxology for St. </w:t>
      </w:r>
      <w:r>
        <w:t>Jude the Apostle</w:t>
      </w:r>
      <w:r>
        <w:rPr>
          <w:rStyle w:val="FootnoteReference"/>
        </w:rPr>
        <w:footnoteReference w:id="10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204904">
        <w:trPr>
          <w:cantSplit/>
          <w:jc w:val="center"/>
        </w:trPr>
        <w:tc>
          <w:tcPr>
            <w:tcW w:w="288" w:type="dxa"/>
          </w:tcPr>
          <w:p w14:paraId="3DAF87AC" w14:textId="77777777" w:rsidR="00F93B55" w:rsidRDefault="00F93B55" w:rsidP="00204904">
            <w:pPr>
              <w:pStyle w:val="CopticCross"/>
            </w:pPr>
          </w:p>
        </w:tc>
        <w:tc>
          <w:tcPr>
            <w:tcW w:w="3960" w:type="dxa"/>
          </w:tcPr>
          <w:p w14:paraId="2C611359" w14:textId="780161A0" w:rsidR="00F93B55" w:rsidRDefault="00F93B55" w:rsidP="00204904">
            <w:pPr>
              <w:pStyle w:val="EngHang"/>
              <w:rPr>
                <w:shd w:val="clear" w:color="auto" w:fill="FFFFFF"/>
              </w:rPr>
            </w:pPr>
            <w:r>
              <w:rPr>
                <w:shd w:val="clear" w:color="auto" w:fill="FFFFFF"/>
              </w:rPr>
              <w:t>We praise you,</w:t>
            </w:r>
          </w:p>
          <w:p w14:paraId="680B3813" w14:textId="4C352DAD" w:rsidR="00F93B55" w:rsidRDefault="00F93B55" w:rsidP="00204904">
            <w:pPr>
              <w:pStyle w:val="EngHang"/>
              <w:rPr>
                <w:shd w:val="clear" w:color="auto" w:fill="FFFFFF"/>
              </w:rPr>
            </w:pPr>
            <w:r>
              <w:rPr>
                <w:shd w:val="clear" w:color="auto" w:fill="FFFFFF"/>
              </w:rPr>
              <w:t>O faithful witness, Jude,</w:t>
            </w:r>
          </w:p>
          <w:p w14:paraId="2F261679" w14:textId="315CB57A" w:rsidR="00F93B55" w:rsidRDefault="00F93B55" w:rsidP="00204904">
            <w:pPr>
              <w:pStyle w:val="EngHang"/>
              <w:rPr>
                <w:shd w:val="clear" w:color="auto" w:fill="FFFFFF"/>
              </w:rPr>
            </w:pPr>
            <w:r>
              <w:rPr>
                <w:shd w:val="clear" w:color="auto" w:fill="FFFFFF"/>
              </w:rPr>
              <w:t>Knowing that you are</w:t>
            </w:r>
          </w:p>
          <w:p w14:paraId="232FFEE5" w14:textId="17B62A95" w:rsidR="00F93B55" w:rsidRDefault="00F93B55" w:rsidP="00204904">
            <w:pPr>
              <w:pStyle w:val="EngHangEnd"/>
              <w:rPr>
                <w:shd w:val="clear" w:color="auto" w:fill="FFFFFF"/>
              </w:rPr>
            </w:pPr>
            <w:r>
              <w:rPr>
                <w:shd w:val="clear" w:color="auto" w:fill="FFFFFF"/>
              </w:rPr>
              <w:t>The brother of the the Lord</w:t>
            </w:r>
            <w:r>
              <w:rPr>
                <w:shd w:val="clear" w:color="auto" w:fill="FFFFFF"/>
              </w:rPr>
              <w:t>.</w:t>
            </w:r>
          </w:p>
        </w:tc>
        <w:tc>
          <w:tcPr>
            <w:tcW w:w="288" w:type="dxa"/>
          </w:tcPr>
          <w:p w14:paraId="03526E90" w14:textId="77777777" w:rsidR="00F93B55" w:rsidRDefault="00F93B55" w:rsidP="00204904"/>
        </w:tc>
      </w:tr>
      <w:tr w:rsidR="00F93B55" w14:paraId="0020B211" w14:textId="77777777" w:rsidTr="00204904">
        <w:trPr>
          <w:cantSplit/>
          <w:jc w:val="center"/>
        </w:trPr>
        <w:tc>
          <w:tcPr>
            <w:tcW w:w="288" w:type="dxa"/>
          </w:tcPr>
          <w:p w14:paraId="14E68DC5" w14:textId="77777777" w:rsidR="00F93B55" w:rsidRDefault="00F93B55" w:rsidP="00204904">
            <w:pPr>
              <w:pStyle w:val="CopticCross"/>
            </w:pPr>
            <w:r w:rsidRPr="00FB5ACB">
              <w:lastRenderedPageBreak/>
              <w:t>¿</w:t>
            </w:r>
          </w:p>
        </w:tc>
        <w:tc>
          <w:tcPr>
            <w:tcW w:w="3960" w:type="dxa"/>
          </w:tcPr>
          <w:p w14:paraId="329A64B8" w14:textId="2053271E" w:rsidR="00F93B55" w:rsidRDefault="00F93B55" w:rsidP="00204904">
            <w:pPr>
              <w:pStyle w:val="EngHang"/>
              <w:rPr>
                <w:shd w:val="clear" w:color="auto" w:fill="FFFFFF"/>
              </w:rPr>
            </w:pPr>
            <w:r>
              <w:rPr>
                <w:shd w:val="clear" w:color="auto" w:fill="FFFFFF"/>
              </w:rPr>
              <w:t>You trampled</w:t>
            </w:r>
          </w:p>
          <w:p w14:paraId="3110665E" w14:textId="7B53801E" w:rsidR="00F93B55" w:rsidRDefault="00F93B55" w:rsidP="00204904">
            <w:pPr>
              <w:pStyle w:val="EngHang"/>
              <w:rPr>
                <w:shd w:val="clear" w:color="auto" w:fill="FFFFFF"/>
              </w:rPr>
            </w:pPr>
            <w:r>
              <w:rPr>
                <w:shd w:val="clear" w:color="auto" w:fill="FFFFFF"/>
              </w:rPr>
              <w:t>Upon delusions,</w:t>
            </w:r>
          </w:p>
          <w:p w14:paraId="4D66F702" w14:textId="648AECC3" w:rsidR="00F93B55" w:rsidRDefault="00F93B55" w:rsidP="00204904">
            <w:pPr>
              <w:pStyle w:val="EngHang"/>
              <w:rPr>
                <w:shd w:val="clear" w:color="auto" w:fill="FFFFFF"/>
              </w:rPr>
            </w:pPr>
            <w:r>
              <w:rPr>
                <w:shd w:val="clear" w:color="auto" w:fill="FFFFFF"/>
              </w:rPr>
              <w:t>And so preserved</w:t>
            </w:r>
          </w:p>
          <w:p w14:paraId="6816AE53" w14:textId="4EFF6E07" w:rsidR="00F93B55" w:rsidRDefault="00F93B55" w:rsidP="00204904">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204904"/>
        </w:tc>
      </w:tr>
      <w:tr w:rsidR="00F93B55" w14:paraId="2D7D523A" w14:textId="77777777" w:rsidTr="00204904">
        <w:trPr>
          <w:cantSplit/>
          <w:jc w:val="center"/>
        </w:trPr>
        <w:tc>
          <w:tcPr>
            <w:tcW w:w="288" w:type="dxa"/>
          </w:tcPr>
          <w:p w14:paraId="015BF558" w14:textId="77777777" w:rsidR="00F93B55" w:rsidRDefault="00F93B55" w:rsidP="00204904">
            <w:pPr>
              <w:pStyle w:val="CopticCross"/>
            </w:pPr>
          </w:p>
        </w:tc>
        <w:tc>
          <w:tcPr>
            <w:tcW w:w="3960" w:type="dxa"/>
          </w:tcPr>
          <w:p w14:paraId="18D08C30" w14:textId="20A76EE8" w:rsidR="00F93B55" w:rsidRDefault="00F93B55" w:rsidP="00204904">
            <w:pPr>
              <w:pStyle w:val="EngHang"/>
              <w:rPr>
                <w:shd w:val="clear" w:color="auto" w:fill="FFFFFF"/>
              </w:rPr>
            </w:pPr>
            <w:r>
              <w:rPr>
                <w:shd w:val="clear" w:color="auto" w:fill="FFFFFF"/>
              </w:rPr>
              <w:t>Christ chose you as His Diciple</w:t>
            </w:r>
          </w:p>
          <w:p w14:paraId="5256764C" w14:textId="6B61FABF" w:rsidR="00F93B55" w:rsidRDefault="00F93B55" w:rsidP="00204904">
            <w:pPr>
              <w:pStyle w:val="EngHang"/>
              <w:rPr>
                <w:shd w:val="clear" w:color="auto" w:fill="FFFFFF"/>
              </w:rPr>
            </w:pPr>
            <w:r>
              <w:rPr>
                <w:shd w:val="clear" w:color="auto" w:fill="FFFFFF"/>
              </w:rPr>
              <w:t>For your firmness of mind,</w:t>
            </w:r>
          </w:p>
          <w:p w14:paraId="28DD6C0C" w14:textId="03DE8BE8" w:rsidR="00F93B55" w:rsidRDefault="00F93B55" w:rsidP="00204904">
            <w:pPr>
              <w:pStyle w:val="EngHang"/>
              <w:rPr>
                <w:shd w:val="clear" w:color="auto" w:fill="FFFFFF"/>
              </w:rPr>
            </w:pPr>
            <w:r>
              <w:rPr>
                <w:shd w:val="clear" w:color="auto" w:fill="FFFFFF"/>
              </w:rPr>
              <w:t>An unshakable pillar</w:t>
            </w:r>
          </w:p>
          <w:p w14:paraId="139EC3EA" w14:textId="326D3D8C" w:rsidR="00F93B55" w:rsidRDefault="00F93B55" w:rsidP="00204904">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204904"/>
        </w:tc>
      </w:tr>
      <w:tr w:rsidR="00F93B55" w14:paraId="215CB3B7" w14:textId="77777777" w:rsidTr="00204904">
        <w:trPr>
          <w:cantSplit/>
          <w:jc w:val="center"/>
        </w:trPr>
        <w:tc>
          <w:tcPr>
            <w:tcW w:w="288" w:type="dxa"/>
          </w:tcPr>
          <w:p w14:paraId="3BC85848" w14:textId="77777777" w:rsidR="00F93B55" w:rsidRDefault="00F93B55" w:rsidP="00204904">
            <w:pPr>
              <w:pStyle w:val="CopticCross"/>
            </w:pPr>
            <w:r w:rsidRPr="00FB5ACB">
              <w:t>¿</w:t>
            </w:r>
          </w:p>
        </w:tc>
        <w:tc>
          <w:tcPr>
            <w:tcW w:w="3960" w:type="dxa"/>
          </w:tcPr>
          <w:p w14:paraId="7606D9E4" w14:textId="3E8C3299" w:rsidR="00F93B55" w:rsidRDefault="00F93B55" w:rsidP="00204904">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204904">
            <w:pPr>
              <w:pStyle w:val="EngHang"/>
              <w:rPr>
                <w:shd w:val="clear" w:color="auto" w:fill="FFFFFF"/>
              </w:rPr>
            </w:pPr>
            <w:r>
              <w:rPr>
                <w:shd w:val="clear" w:color="auto" w:fill="FFFFFF"/>
              </w:rPr>
              <w:t>Telling them to believe</w:t>
            </w:r>
          </w:p>
          <w:p w14:paraId="1CF13B9A" w14:textId="6AC13CC6" w:rsidR="00F93B55" w:rsidRDefault="00F93B55" w:rsidP="00204904">
            <w:pPr>
              <w:pStyle w:val="EngHangEnd"/>
            </w:pPr>
            <w:r>
              <w:rPr>
                <w:shd w:val="clear" w:color="auto" w:fill="FFFFFF"/>
              </w:rPr>
              <w:t>In one Godhead.</w:t>
            </w:r>
          </w:p>
        </w:tc>
        <w:tc>
          <w:tcPr>
            <w:tcW w:w="288" w:type="dxa"/>
          </w:tcPr>
          <w:p w14:paraId="6D884F72" w14:textId="77777777" w:rsidR="00F93B55" w:rsidRDefault="00F93B55" w:rsidP="00204904"/>
        </w:tc>
      </w:tr>
      <w:tr w:rsidR="00F93B55" w14:paraId="14A19D90" w14:textId="77777777" w:rsidTr="00204904">
        <w:trPr>
          <w:cantSplit/>
          <w:jc w:val="center"/>
        </w:trPr>
        <w:tc>
          <w:tcPr>
            <w:tcW w:w="288" w:type="dxa"/>
          </w:tcPr>
          <w:p w14:paraId="7C672B26" w14:textId="77777777" w:rsidR="00F93B55" w:rsidRDefault="00F93B55" w:rsidP="00204904">
            <w:pPr>
              <w:pStyle w:val="CopticCross"/>
            </w:pPr>
          </w:p>
        </w:tc>
        <w:tc>
          <w:tcPr>
            <w:tcW w:w="3960" w:type="dxa"/>
          </w:tcPr>
          <w:p w14:paraId="2B46B17C" w14:textId="6A41BB3F" w:rsidR="00F93B55" w:rsidRDefault="00F93B55" w:rsidP="00204904">
            <w:pPr>
              <w:pStyle w:val="EngHang"/>
              <w:rPr>
                <w:shd w:val="clear" w:color="auto" w:fill="FFFFFF"/>
              </w:rPr>
            </w:pPr>
            <w:r>
              <w:rPr>
                <w:shd w:val="clear" w:color="auto" w:fill="FFFFFF"/>
              </w:rPr>
              <w:t>He glorified you</w:t>
            </w:r>
          </w:p>
          <w:p w14:paraId="76B9444A" w14:textId="04813FB4" w:rsidR="00F93B55" w:rsidRDefault="00F93B55" w:rsidP="00204904">
            <w:pPr>
              <w:pStyle w:val="EngHang"/>
              <w:rPr>
                <w:shd w:val="clear" w:color="auto" w:fill="FFFFFF"/>
              </w:rPr>
            </w:pPr>
            <w:r>
              <w:rPr>
                <w:shd w:val="clear" w:color="auto" w:fill="FFFFFF"/>
              </w:rPr>
              <w:t>With the grace of healing,</w:t>
            </w:r>
          </w:p>
          <w:p w14:paraId="6D75939C" w14:textId="7B3FFF73" w:rsidR="00F93B55" w:rsidRDefault="00F93B55" w:rsidP="00204904">
            <w:pPr>
              <w:pStyle w:val="EngHang"/>
              <w:rPr>
                <w:shd w:val="clear" w:color="auto" w:fill="FFFFFF"/>
              </w:rPr>
            </w:pPr>
            <w:r>
              <w:rPr>
                <w:shd w:val="clear" w:color="auto" w:fill="FFFFFF"/>
              </w:rPr>
              <w:t>Heal the sickness of all</w:t>
            </w:r>
          </w:p>
          <w:p w14:paraId="5213A029" w14:textId="7936E2CB" w:rsidR="00F93B55" w:rsidRDefault="00F93B55" w:rsidP="00204904">
            <w:pPr>
              <w:pStyle w:val="EngHangEnd"/>
            </w:pPr>
            <w:r>
              <w:rPr>
                <w:shd w:val="clear" w:color="auto" w:fill="FFFFFF"/>
              </w:rPr>
              <w:t>Who come to you, O Jude.</w:t>
            </w:r>
          </w:p>
        </w:tc>
        <w:tc>
          <w:tcPr>
            <w:tcW w:w="288" w:type="dxa"/>
          </w:tcPr>
          <w:p w14:paraId="55F434FC" w14:textId="77777777" w:rsidR="00F93B55" w:rsidRDefault="00F93B55" w:rsidP="00204904"/>
        </w:tc>
      </w:tr>
      <w:tr w:rsidR="00F93B55" w14:paraId="2DA352B1" w14:textId="77777777" w:rsidTr="00204904">
        <w:trPr>
          <w:cantSplit/>
          <w:jc w:val="center"/>
        </w:trPr>
        <w:tc>
          <w:tcPr>
            <w:tcW w:w="288" w:type="dxa"/>
          </w:tcPr>
          <w:p w14:paraId="17265403" w14:textId="77777777" w:rsidR="00F93B55" w:rsidRDefault="00F93B55" w:rsidP="00204904">
            <w:pPr>
              <w:pStyle w:val="CopticCross"/>
            </w:pPr>
            <w:r w:rsidRPr="00FB5ACB">
              <w:t>¿</w:t>
            </w:r>
          </w:p>
        </w:tc>
        <w:tc>
          <w:tcPr>
            <w:tcW w:w="3960" w:type="dxa"/>
          </w:tcPr>
          <w:p w14:paraId="3471C17F" w14:textId="26D121E8" w:rsidR="00F93B55" w:rsidRDefault="00F93B55" w:rsidP="00204904">
            <w:pPr>
              <w:pStyle w:val="EngHang"/>
              <w:rPr>
                <w:shd w:val="clear" w:color="auto" w:fill="FFFFFF"/>
              </w:rPr>
            </w:pPr>
            <w:r>
              <w:rPr>
                <w:shd w:val="clear" w:color="auto" w:fill="FFFFFF"/>
              </w:rPr>
              <w:t xml:space="preserve">Hail to you, </w:t>
            </w:r>
            <w:r>
              <w:rPr>
                <w:shd w:val="clear" w:color="auto" w:fill="FFFFFF"/>
              </w:rPr>
              <w:t>Apostle</w:t>
            </w:r>
            <w:r>
              <w:rPr>
                <w:shd w:val="clear" w:color="auto" w:fill="FFFFFF"/>
              </w:rPr>
              <w:t>,</w:t>
            </w:r>
          </w:p>
          <w:p w14:paraId="0B18E6C7" w14:textId="136C1E63" w:rsidR="00F93B55" w:rsidRDefault="00F93B55" w:rsidP="00204904">
            <w:pPr>
              <w:pStyle w:val="EngHang"/>
              <w:rPr>
                <w:shd w:val="clear" w:color="auto" w:fill="FFFFFF"/>
              </w:rPr>
            </w:pPr>
            <w:r>
              <w:rPr>
                <w:shd w:val="clear" w:color="auto" w:fill="FFFFFF"/>
              </w:rPr>
              <w:t xml:space="preserve">Hail to you, </w:t>
            </w:r>
            <w:r>
              <w:rPr>
                <w:shd w:val="clear" w:color="auto" w:fill="FFFFFF"/>
              </w:rPr>
              <w:t>herald</w:t>
            </w:r>
            <w:r>
              <w:rPr>
                <w:shd w:val="clear" w:color="auto" w:fill="FFFFFF"/>
              </w:rPr>
              <w:t>,</w:t>
            </w:r>
          </w:p>
          <w:p w14:paraId="555A1843" w14:textId="72EA297D" w:rsidR="00F93B55" w:rsidRDefault="00F93B55" w:rsidP="00204904">
            <w:pPr>
              <w:pStyle w:val="EngHang"/>
              <w:rPr>
                <w:shd w:val="clear" w:color="auto" w:fill="FFFFFF"/>
              </w:rPr>
            </w:pPr>
            <w:r>
              <w:rPr>
                <w:shd w:val="clear" w:color="auto" w:fill="FFFFFF"/>
              </w:rPr>
              <w:t xml:space="preserve">Hail to you, </w:t>
            </w:r>
            <w:r>
              <w:rPr>
                <w:shd w:val="clear" w:color="auto" w:fill="FFFFFF"/>
              </w:rPr>
              <w:t>Disciple,</w:t>
            </w:r>
          </w:p>
          <w:p w14:paraId="7C61B67A" w14:textId="4FB57ECE" w:rsidR="00F93B55" w:rsidRDefault="00F93B55" w:rsidP="00F93B55">
            <w:pPr>
              <w:pStyle w:val="EngHangEnd"/>
              <w:ind w:left="0" w:firstLine="0"/>
            </w:pPr>
            <w:r>
              <w:rPr>
                <w:shd w:val="clear" w:color="auto" w:fill="FFFFFF"/>
              </w:rPr>
              <w:t xml:space="preserve">Saint </w:t>
            </w:r>
            <w:r>
              <w:rPr>
                <w:shd w:val="clear" w:color="auto" w:fill="FFFFFF"/>
              </w:rPr>
              <w:t>Jude Thaddaus</w:t>
            </w:r>
            <w:r>
              <w:rPr>
                <w:shd w:val="clear" w:color="auto" w:fill="FFFFFF"/>
              </w:rPr>
              <w:t>.</w:t>
            </w:r>
          </w:p>
        </w:tc>
        <w:tc>
          <w:tcPr>
            <w:tcW w:w="288" w:type="dxa"/>
          </w:tcPr>
          <w:p w14:paraId="4BA254FD" w14:textId="77777777" w:rsidR="00F93B55" w:rsidRDefault="00F93B55" w:rsidP="00204904"/>
        </w:tc>
      </w:tr>
      <w:tr w:rsidR="00F93B55" w14:paraId="710AC64C" w14:textId="77777777" w:rsidTr="00204904">
        <w:trPr>
          <w:cantSplit/>
          <w:jc w:val="center"/>
        </w:trPr>
        <w:tc>
          <w:tcPr>
            <w:tcW w:w="288" w:type="dxa"/>
          </w:tcPr>
          <w:p w14:paraId="6DA80F8A" w14:textId="77777777" w:rsidR="00F93B55" w:rsidRDefault="00F93B55" w:rsidP="00204904">
            <w:pPr>
              <w:pStyle w:val="CopticCross"/>
            </w:pPr>
          </w:p>
        </w:tc>
        <w:tc>
          <w:tcPr>
            <w:tcW w:w="3960" w:type="dxa"/>
          </w:tcPr>
          <w:p w14:paraId="636906A9" w14:textId="77777777" w:rsidR="00F93B55" w:rsidRDefault="00F93B55" w:rsidP="00204904">
            <w:pPr>
              <w:pStyle w:val="EngHang"/>
              <w:rPr>
                <w:shd w:val="clear" w:color="auto" w:fill="FFFFFF"/>
              </w:rPr>
            </w:pPr>
            <w:r>
              <w:rPr>
                <w:shd w:val="clear" w:color="auto" w:fill="FFFFFF"/>
              </w:rPr>
              <w:t>Pray to the Lord on our behalf,</w:t>
            </w:r>
          </w:p>
          <w:p w14:paraId="4F316007" w14:textId="5AC1A7E1" w:rsidR="00F93B55" w:rsidRDefault="00F93B55" w:rsidP="00204904">
            <w:pPr>
              <w:pStyle w:val="EngHang"/>
              <w:rPr>
                <w:shd w:val="clear" w:color="auto" w:fill="FFFFFF"/>
              </w:rPr>
            </w:pPr>
            <w:r>
              <w:rPr>
                <w:shd w:val="clear" w:color="auto" w:fill="FFFFFF"/>
              </w:rPr>
              <w:t xml:space="preserve">O </w:t>
            </w:r>
            <w:r>
              <w:rPr>
                <w:shd w:val="clear" w:color="auto" w:fill="FFFFFF"/>
              </w:rPr>
              <w:t>my lord and father, the Apostle</w:t>
            </w:r>
            <w:r>
              <w:rPr>
                <w:shd w:val="clear" w:color="auto" w:fill="FFFFFF"/>
              </w:rPr>
              <w:t>,</w:t>
            </w:r>
          </w:p>
          <w:p w14:paraId="343DD631" w14:textId="398511A7" w:rsidR="00F93B55" w:rsidRDefault="00F93B55" w:rsidP="00204904">
            <w:pPr>
              <w:pStyle w:val="EngHang"/>
              <w:rPr>
                <w:shd w:val="clear" w:color="auto" w:fill="FFFFFF"/>
              </w:rPr>
            </w:pPr>
            <w:r>
              <w:rPr>
                <w:shd w:val="clear" w:color="auto" w:fill="FFFFFF"/>
              </w:rPr>
              <w:t xml:space="preserve">Saint </w:t>
            </w:r>
            <w:r>
              <w:rPr>
                <w:shd w:val="clear" w:color="auto" w:fill="FFFFFF"/>
              </w:rPr>
              <w:t>Jude Thaddaeus,</w:t>
            </w:r>
          </w:p>
          <w:p w14:paraId="434EF3FC" w14:textId="77777777" w:rsidR="00F93B55" w:rsidRDefault="00F93B55" w:rsidP="00204904">
            <w:pPr>
              <w:pStyle w:val="EngHangEnd"/>
            </w:pPr>
            <w:r>
              <w:rPr>
                <w:shd w:val="clear" w:color="auto" w:fill="FFFFFF"/>
              </w:rPr>
              <w:t>That He may forgive us our sins.</w:t>
            </w:r>
          </w:p>
        </w:tc>
        <w:tc>
          <w:tcPr>
            <w:tcW w:w="288" w:type="dxa"/>
          </w:tcPr>
          <w:p w14:paraId="46F2F0C0" w14:textId="77777777" w:rsidR="00F93B55" w:rsidRDefault="00F93B55" w:rsidP="00204904"/>
        </w:tc>
      </w:tr>
    </w:tbl>
    <w:p w14:paraId="4BDA9DC2" w14:textId="77777777" w:rsidR="00980D99" w:rsidRDefault="00980D99" w:rsidP="00980D99">
      <w:pPr>
        <w:pStyle w:val="Heading3"/>
      </w:pPr>
      <w:bookmarkStart w:id="1840" w:name="_Toc485884652"/>
      <w:r>
        <w:t xml:space="preserve">June 20 / Paoni 26: </w:t>
      </w:r>
      <w:r w:rsidR="00237D47">
        <w:t xml:space="preserve">Consecration of the Church of </w:t>
      </w:r>
      <w:r>
        <w:t>Archangel Gabriel</w:t>
      </w:r>
      <w:bookmarkEnd w:id="1840"/>
    </w:p>
    <w:p w14:paraId="1CE2FB9D" w14:textId="23F1D3C1"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710C7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710C7C">
        <w:rPr>
          <w:noProof/>
        </w:rPr>
        <w:t>1006</w:t>
      </w:r>
      <w:r w:rsidR="00220A88">
        <w:fldChar w:fldCharType="end"/>
      </w:r>
      <w:r w:rsidR="00220A88">
        <w:t>.</w:t>
      </w:r>
    </w:p>
    <w:p w14:paraId="4ADB6B3C" w14:textId="77777777" w:rsidR="00072324" w:rsidRDefault="00072324" w:rsidP="00072324">
      <w:pPr>
        <w:pStyle w:val="Heading3"/>
        <w:rPr>
          <w:lang w:val="en-US"/>
        </w:rPr>
      </w:pPr>
      <w:bookmarkStart w:id="1841" w:name="_Toc485884653"/>
      <w:r>
        <w:rPr>
          <w:lang w:val="en-US"/>
        </w:rPr>
        <w:lastRenderedPageBreak/>
        <w:t>June 21 / Paoni 27: Martyrdom of St. Ananias the Apostle</w:t>
      </w:r>
      <w:bookmarkEnd w:id="1841"/>
    </w:p>
    <w:p w14:paraId="5EADB549" w14:textId="1B8021F8"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r w:rsidR="00220A88">
        <w:tab/>
      </w:r>
    </w:p>
    <w:p w14:paraId="49109F37" w14:textId="77777777" w:rsidR="00B52D77" w:rsidRDefault="00B52D77" w:rsidP="00B52D77">
      <w:pPr>
        <w:pStyle w:val="Heading3"/>
      </w:pPr>
      <w:bookmarkStart w:id="1842" w:name="_Toc485884654"/>
      <w:r>
        <w:t>June 23 / Paoni 29: Commemoration of the Annunciation, Nativity, and Resurrection on the 29</w:t>
      </w:r>
      <w:r w:rsidRPr="00C0205C">
        <w:rPr>
          <w:vertAlign w:val="superscript"/>
        </w:rPr>
        <w:t>th</w:t>
      </w:r>
      <w:r>
        <w:t xml:space="preserve"> of Every Month</w:t>
      </w:r>
      <w:bookmarkEnd w:id="1842"/>
    </w:p>
    <w:p w14:paraId="1DB8D7D3" w14:textId="595ED71D" w:rsidR="00B52D77" w:rsidRPr="00B52D77" w:rsidRDefault="00B52D77" w:rsidP="00B52D77">
      <w:pPr>
        <w:pStyle w:val="Rubric"/>
      </w:pPr>
      <w:r>
        <w:t xml:space="preserve">See </w:t>
      </w:r>
      <w:r>
        <w:fldChar w:fldCharType="begin"/>
      </w:r>
      <w:r>
        <w:instrText xml:space="preserve"> REF _Ref435003974 \h </w:instrText>
      </w:r>
      <w:r>
        <w:fldChar w:fldCharType="separate"/>
      </w:r>
      <w:r w:rsidR="00710C7C">
        <w:t>September 26 (27) / Tho-out 29: Commemoration of the Annunciation, Nativity, and Resurrection on the 29</w:t>
      </w:r>
      <w:r w:rsidR="00710C7C" w:rsidRPr="00C0205C">
        <w:rPr>
          <w:vertAlign w:val="superscript"/>
        </w:rPr>
        <w:t>th</w:t>
      </w:r>
      <w:r w:rsidR="00710C7C">
        <w:t xml:space="preserve"> of Every Coptic Month</w:t>
      </w:r>
      <w:r>
        <w:fldChar w:fldCharType="end"/>
      </w:r>
      <w:r>
        <w:t xml:space="preserve">, page </w:t>
      </w:r>
      <w:r>
        <w:fldChar w:fldCharType="begin"/>
      </w:r>
      <w:r>
        <w:instrText xml:space="preserve"> PAGEREF _Ref435003974 \h </w:instrText>
      </w:r>
      <w:r>
        <w:fldChar w:fldCharType="separate"/>
      </w:r>
      <w:r w:rsidR="00710C7C">
        <w:rPr>
          <w:noProof/>
        </w:rPr>
        <w:t>760</w:t>
      </w:r>
      <w:r>
        <w:fldChar w:fldCharType="end"/>
      </w:r>
      <w:r>
        <w:t>.</w:t>
      </w:r>
    </w:p>
    <w:p w14:paraId="573C8122" w14:textId="77777777" w:rsidR="00980D99" w:rsidRDefault="00980D99" w:rsidP="00980D99">
      <w:pPr>
        <w:pStyle w:val="Heading3"/>
        <w:rPr>
          <w:lang w:val="en-US"/>
        </w:rPr>
      </w:pPr>
      <w:bookmarkStart w:id="1843" w:name="_Toc485884655"/>
      <w:r>
        <w:rPr>
          <w:lang w:val="en-US"/>
        </w:rPr>
        <w:t>June 24 / Paoni 30: The Nativity of St. John the Baptist</w:t>
      </w:r>
      <w:bookmarkEnd w:id="1843"/>
    </w:p>
    <w:p w14:paraId="4732DA21" w14:textId="5B94B022" w:rsidR="00191A26" w:rsidRDefault="00191A26" w:rsidP="00191A26">
      <w:pPr>
        <w:pStyle w:val="Rubric"/>
      </w:pPr>
      <w:r>
        <w:t xml:space="preserve">See </w:t>
      </w:r>
      <w:r>
        <w:fldChar w:fldCharType="begin"/>
      </w:r>
      <w:r>
        <w:instrText xml:space="preserve"> REF _Ref434488524 \h </w:instrText>
      </w:r>
      <w:r>
        <w:fldChar w:fldCharType="separate"/>
      </w:r>
      <w:r w:rsidR="00710C7C">
        <w:t>The Doxology of St. John the Baptist</w:t>
      </w:r>
      <w:r>
        <w:fldChar w:fldCharType="end"/>
      </w:r>
      <w:r>
        <w:t xml:space="preserve"> on pages </w:t>
      </w:r>
      <w:r>
        <w:fldChar w:fldCharType="begin"/>
      </w:r>
      <w:r>
        <w:instrText xml:space="preserve"> PAGEREF _Ref434488524 \h </w:instrText>
      </w:r>
      <w:r>
        <w:fldChar w:fldCharType="separate"/>
      </w:r>
      <w:r w:rsidR="00710C7C">
        <w:rPr>
          <w:noProof/>
        </w:rPr>
        <w:t>700</w:t>
      </w:r>
      <w:r>
        <w:fldChar w:fldCharType="end"/>
      </w:r>
      <w:r>
        <w:t xml:space="preserve"> and </w:t>
      </w:r>
      <w:r>
        <w:fldChar w:fldCharType="begin"/>
      </w:r>
      <w:r>
        <w:instrText xml:space="preserve"> PAGEREF _Ref434488546 \h </w:instrText>
      </w:r>
      <w:r>
        <w:fldChar w:fldCharType="separate"/>
      </w:r>
      <w:r w:rsidR="00710C7C">
        <w:rPr>
          <w:noProof/>
        </w:rPr>
        <w:t>701</w:t>
      </w:r>
      <w:r>
        <w:fldChar w:fldCharType="end"/>
      </w:r>
      <w:r>
        <w:t>.</w:t>
      </w:r>
    </w:p>
    <w:p w14:paraId="04E70998" w14:textId="77777777" w:rsidR="005B716A" w:rsidRDefault="005B716A" w:rsidP="005B716A">
      <w:pPr>
        <w:pStyle w:val="Heading3"/>
      </w:pPr>
      <w:bookmarkStart w:id="1844" w:name="_Toc485884656"/>
      <w:r>
        <w:t>June 26 / Epip 2: Departure of St. Thaddaeus the Apostle</w:t>
      </w:r>
      <w:bookmarkEnd w:id="1844"/>
    </w:p>
    <w:p w14:paraId="2E67CB62" w14:textId="4AF97672"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5EF24D29" w14:textId="77777777" w:rsidR="00980D99" w:rsidRDefault="00980D99" w:rsidP="00980D99">
      <w:pPr>
        <w:pStyle w:val="Heading3"/>
      </w:pPr>
      <w:bookmarkStart w:id="1845" w:name="_Toc485884657"/>
      <w:r>
        <w:t>June 27 / Epip 3: St. Cyril of Alexandria</w:t>
      </w:r>
      <w:bookmarkEnd w:id="1845"/>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6" w:name="_Toc485884658"/>
      <w:r>
        <w:t>June 28 / Epip 4: Sts. Apakir and John</w:t>
      </w:r>
      <w:bookmarkEnd w:id="1846"/>
    </w:p>
    <w:p w14:paraId="4A6BAA95" w14:textId="7C4D5014"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710C7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710C7C">
        <w:rPr>
          <w:noProof/>
        </w:rPr>
        <w:t>1059</w:t>
      </w:r>
      <w:r w:rsidR="00237D47">
        <w:fldChar w:fldCharType="end"/>
      </w:r>
      <w:r>
        <w:t>.</w:t>
      </w:r>
    </w:p>
    <w:p w14:paraId="1F7BEA33" w14:textId="77777777" w:rsidR="00980D99" w:rsidRDefault="00980D99" w:rsidP="00980D99">
      <w:pPr>
        <w:pStyle w:val="Heading3"/>
        <w:rPr>
          <w:lang w:val="en-US"/>
        </w:rPr>
      </w:pPr>
      <w:bookmarkStart w:id="1847"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7"/>
    </w:p>
    <w:p w14:paraId="251E582D" w14:textId="4DB63EF3" w:rsidR="00D62D89" w:rsidRPr="00D62D89" w:rsidRDefault="00D62D89" w:rsidP="00D62D89">
      <w:pPr>
        <w:pStyle w:val="Heading4"/>
        <w:rPr>
          <w:rFonts w:ascii="Segoe UI Historic" w:eastAsia="Arial Unicode MS" w:hAnsi="Segoe UI Historic" w:cs="Segoe UI Historic"/>
        </w:rPr>
      </w:pPr>
      <w:bookmarkStart w:id="1848"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49" w:name="_Ref485107884"/>
      <w:r>
        <w:lastRenderedPageBreak/>
        <w:t>The Doxology of Sts. Peter and Paul</w:t>
      </w:r>
      <w:bookmarkEnd w:id="1848"/>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0"/>
            <w:r>
              <w:t>Are the working husbandmen</w:t>
            </w:r>
            <w:commentRangeEnd w:id="1850"/>
            <w:r>
              <w:rPr>
                <w:rStyle w:val="CommentReference"/>
                <w:rFonts w:ascii="Times New Roman" w:eastAsiaTheme="minorHAnsi" w:hAnsi="Times New Roman" w:cstheme="minorBidi"/>
                <w:color w:val="auto"/>
              </w:rPr>
              <w:commentReference w:id="1850"/>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1"/>
            <w:r>
              <w:t xml:space="preserve">With </w:t>
            </w:r>
            <w:commentRangeEnd w:id="1851"/>
            <w:r>
              <w:rPr>
                <w:rStyle w:val="CommentReference"/>
                <w:rFonts w:ascii="Times New Roman" w:eastAsiaTheme="minorHAnsi" w:hAnsi="Times New Roman" w:cstheme="minorBidi"/>
                <w:color w:val="auto"/>
              </w:rPr>
              <w:commentReference w:id="1851"/>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2"/>
            <w:commentRangeStart w:id="1853"/>
            <w:r>
              <w:t xml:space="preserve">sound </w:t>
            </w:r>
            <w:commentRangeEnd w:id="1852"/>
            <w:r>
              <w:rPr>
                <w:rStyle w:val="CommentReference"/>
                <w:rFonts w:ascii="Times New Roman" w:eastAsiaTheme="minorHAnsi" w:hAnsi="Times New Roman" w:cstheme="minorBidi"/>
                <w:color w:val="auto"/>
              </w:rPr>
              <w:commentReference w:id="1852"/>
            </w:r>
            <w:commentRangeEnd w:id="1853"/>
            <w:r>
              <w:rPr>
                <w:rStyle w:val="CommentReference"/>
                <w:rFonts w:ascii="Times New Roman" w:eastAsiaTheme="minorHAnsi" w:hAnsi="Times New Roman" w:cstheme="minorBidi"/>
                <w:color w:val="auto"/>
              </w:rPr>
              <w:commentReference w:id="1853"/>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4" w:name="_Ref434488724"/>
      <w:r>
        <w:t>The Doxology of St. Paul</w:t>
      </w:r>
      <w:bookmarkEnd w:id="1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5"/>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6"/>
            <w:r>
              <w:t xml:space="preserve">To </w:t>
            </w:r>
            <w:commentRangeEnd w:id="1856"/>
            <w:r>
              <w:rPr>
                <w:rStyle w:val="CommentReference"/>
                <w:rFonts w:ascii="Times New Roman" w:eastAsiaTheme="minorHAnsi" w:hAnsi="Times New Roman" w:cstheme="minorBidi"/>
                <w:color w:val="auto"/>
              </w:rPr>
              <w:commentReference w:id="1856"/>
            </w:r>
            <w:r>
              <w:t xml:space="preserve">all the </w:t>
            </w:r>
            <w:commentRangeStart w:id="1857"/>
            <w:r>
              <w:t>Gentiles</w:t>
            </w:r>
            <w:commentRangeEnd w:id="1857"/>
            <w:r>
              <w:rPr>
                <w:rStyle w:val="CommentReference"/>
                <w:rFonts w:ascii="Times New Roman" w:eastAsiaTheme="minorHAnsi" w:hAnsi="Times New Roman" w:cstheme="minorBidi"/>
                <w:color w:val="auto"/>
              </w:rPr>
              <w:commentReference w:id="1857"/>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58"/>
            <w:r>
              <w:t>To be completely filled</w:t>
            </w:r>
          </w:p>
          <w:p w14:paraId="68A85021" w14:textId="77777777" w:rsidR="00306181" w:rsidRDefault="00306181" w:rsidP="00306181">
            <w:pPr>
              <w:pStyle w:val="EngHangEnd"/>
            </w:pPr>
            <w:r>
              <w:t>With God in love.</w:t>
            </w:r>
            <w:commentRangeEnd w:id="1858"/>
            <w:r>
              <w:rPr>
                <w:rStyle w:val="CommentReference"/>
                <w:rFonts w:ascii="Times New Roman" w:eastAsiaTheme="minorHAnsi" w:hAnsi="Times New Roman" w:cstheme="minorBidi"/>
                <w:color w:val="auto"/>
              </w:rPr>
              <w:commentReference w:id="1858"/>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59" w:name="_Ref434476236"/>
      <w:r>
        <w:t>The Psali Adam</w:t>
      </w:r>
      <w:r w:rsidR="006C1B94">
        <w:t xml:space="preserve"> for the Apostles’ Feast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7CB4E788" w:rsidR="00EF40C2" w:rsidRDefault="00EF40C2" w:rsidP="00235C40">
            <w:pPr>
              <w:pStyle w:val="EngHangEnd"/>
            </w:pPr>
            <w:r>
              <w:t>In great righteousness</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7777777" w:rsidR="0085168E" w:rsidRDefault="0085168E" w:rsidP="0085168E">
            <w:pPr>
              <w:pStyle w:val="EngHang"/>
            </w:pPr>
            <w:r>
              <w:t>Moreso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0" w:name="_Ref434476261"/>
      <w:r>
        <w:t>The Psali Batos</w:t>
      </w:r>
      <w:r w:rsidR="006C1B94">
        <w:t xml:space="preserve"> for the Apostles’ Feast</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0D53E351" w:rsidR="00703663" w:rsidRDefault="00703663" w:rsidP="00235C40">
            <w:pPr>
              <w:pStyle w:val="EngHangEnd"/>
            </w:pPr>
            <w:r>
              <w:t>He Who has the dominuion,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77777777" w:rsidR="00703663" w:rsidRDefault="00703663" w:rsidP="00703663">
            <w:pPr>
              <w:pStyle w:val="EngHang"/>
            </w:pPr>
            <w:r>
              <w:t>Throught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lastRenderedPageBreak/>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1" w:name="_Toc485884660"/>
      <w:r>
        <w:rPr>
          <w:lang w:val="en-US"/>
        </w:rPr>
        <w:t>June 30 / Epip 6: Martyrdom of St. Aoulimpas the Apostle</w:t>
      </w:r>
      <w:bookmarkEnd w:id="1861"/>
    </w:p>
    <w:p w14:paraId="0DEE2976" w14:textId="5B6AC043"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2" w:name="_Toc410196218"/>
      <w:bookmarkStart w:id="1863" w:name="_Toc410196460"/>
      <w:bookmarkStart w:id="1864" w:name="_Toc410196962"/>
      <w:bookmarkStart w:id="1865" w:name="_Toc485884455"/>
      <w:bookmarkStart w:id="1866" w:name="July"/>
      <w:bookmarkEnd w:id="1809"/>
      <w:r>
        <w:lastRenderedPageBreak/>
        <w:t>July</w:t>
      </w:r>
      <w:bookmarkEnd w:id="1862"/>
      <w:bookmarkEnd w:id="1863"/>
      <w:bookmarkEnd w:id="1864"/>
      <w:r w:rsidR="00980D99">
        <w:t xml:space="preserve"> or </w:t>
      </w:r>
      <w:r w:rsidR="00980D99">
        <w:rPr>
          <w:rFonts w:ascii="FreeSerifAvvaShenouda" w:hAnsi="FreeSerifAvvaShenouda" w:cs="FreeSerifAvvaShenouda"/>
        </w:rPr>
        <w:t>Ⲉⲡⲏⲡ</w:t>
      </w:r>
      <w:bookmarkEnd w:id="1865"/>
    </w:p>
    <w:bookmarkStart w:id="1867" w:name="_Ref434562742" w:displacedByCustomXml="next"/>
    <w:bookmarkStart w:id="1868" w:name="_Toc410196965" w:displacedByCustomXml="next"/>
    <w:bookmarkStart w:id="1869" w:name="_Toc410196463" w:displacedByCustomXml="next"/>
    <w:bookmarkStart w:id="1870" w:name="_Toc410196221" w:displacedByCustomXml="next"/>
    <w:sdt>
      <w:sdtPr>
        <w:id w:val="233667495"/>
        <w:docPartObj>
          <w:docPartGallery w:val="Table of Contents"/>
          <w:docPartUnique/>
        </w:docPartObj>
      </w:sdtPr>
      <w:sdtEndPr>
        <w:rPr>
          <w:b/>
          <w:bCs/>
          <w:noProof/>
        </w:rPr>
      </w:sdtEndPr>
      <w:sdtContent>
        <w:p w14:paraId="219B8EE1" w14:textId="30635A9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710C7C">
              <w:rPr>
                <w:noProof/>
                <w:webHidden/>
              </w:rPr>
              <w:t>1080</w:t>
            </w:r>
            <w:r w:rsidR="00710C7C">
              <w:rPr>
                <w:noProof/>
                <w:webHidden/>
              </w:rPr>
              <w:fldChar w:fldCharType="end"/>
            </w:r>
          </w:hyperlink>
        </w:p>
        <w:p w14:paraId="67C518D0" w14:textId="28462F64" w:rsidR="00710C7C" w:rsidRDefault="003462CF">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710C7C">
              <w:rPr>
                <w:noProof/>
                <w:webHidden/>
              </w:rPr>
              <w:t>1082</w:t>
            </w:r>
            <w:r w:rsidR="00710C7C">
              <w:rPr>
                <w:noProof/>
                <w:webHidden/>
              </w:rPr>
              <w:fldChar w:fldCharType="end"/>
            </w:r>
          </w:hyperlink>
        </w:p>
        <w:p w14:paraId="0F55E3EB" w14:textId="77E1EF93" w:rsidR="00710C7C" w:rsidRDefault="003462CF">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710C7C">
              <w:rPr>
                <w:noProof/>
                <w:webHidden/>
              </w:rPr>
              <w:t>1082</w:t>
            </w:r>
            <w:r w:rsidR="00710C7C">
              <w:rPr>
                <w:noProof/>
                <w:webHidden/>
              </w:rPr>
              <w:fldChar w:fldCharType="end"/>
            </w:r>
          </w:hyperlink>
        </w:p>
        <w:p w14:paraId="6D15679D" w14:textId="67340EFD" w:rsidR="00710C7C" w:rsidRDefault="003462CF">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710C7C">
              <w:rPr>
                <w:noProof/>
                <w:webHidden/>
              </w:rPr>
              <w:t>1084</w:t>
            </w:r>
            <w:r w:rsidR="00710C7C">
              <w:rPr>
                <w:noProof/>
                <w:webHidden/>
              </w:rPr>
              <w:fldChar w:fldCharType="end"/>
            </w:r>
          </w:hyperlink>
        </w:p>
        <w:p w14:paraId="6934E98B" w14:textId="2ABF0832" w:rsidR="00710C7C" w:rsidRDefault="003462CF">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710C7C">
              <w:rPr>
                <w:noProof/>
                <w:webHidden/>
              </w:rPr>
              <w:t>1084</w:t>
            </w:r>
            <w:r w:rsidR="00710C7C">
              <w:rPr>
                <w:noProof/>
                <w:webHidden/>
              </w:rPr>
              <w:fldChar w:fldCharType="end"/>
            </w:r>
          </w:hyperlink>
        </w:p>
        <w:p w14:paraId="2DF06EE9" w14:textId="0F751BFF" w:rsidR="00710C7C" w:rsidRDefault="003462CF">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710C7C">
              <w:rPr>
                <w:noProof/>
                <w:webHidden/>
              </w:rPr>
              <w:t>1084</w:t>
            </w:r>
            <w:r w:rsidR="00710C7C">
              <w:rPr>
                <w:noProof/>
                <w:webHidden/>
              </w:rPr>
              <w:fldChar w:fldCharType="end"/>
            </w:r>
          </w:hyperlink>
        </w:p>
        <w:p w14:paraId="7BDBAC52" w14:textId="54E0C99B" w:rsidR="00710C7C" w:rsidRDefault="003462CF">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710C7C">
              <w:rPr>
                <w:noProof/>
                <w:webHidden/>
              </w:rPr>
              <w:t>1084</w:t>
            </w:r>
            <w:r w:rsidR="00710C7C">
              <w:rPr>
                <w:noProof/>
                <w:webHidden/>
              </w:rPr>
              <w:fldChar w:fldCharType="end"/>
            </w:r>
          </w:hyperlink>
        </w:p>
        <w:p w14:paraId="356EB12A" w14:textId="408A2CC4" w:rsidR="00710C7C" w:rsidRDefault="003462CF">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710C7C">
              <w:rPr>
                <w:noProof/>
                <w:webHidden/>
              </w:rPr>
              <w:t>1086</w:t>
            </w:r>
            <w:r w:rsidR="00710C7C">
              <w:rPr>
                <w:noProof/>
                <w:webHidden/>
              </w:rPr>
              <w:fldChar w:fldCharType="end"/>
            </w:r>
          </w:hyperlink>
        </w:p>
        <w:p w14:paraId="728F56F8" w14:textId="1E47E80A" w:rsidR="00710C7C" w:rsidRDefault="003462CF">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710C7C">
              <w:rPr>
                <w:noProof/>
                <w:webHidden/>
              </w:rPr>
              <w:t>1086</w:t>
            </w:r>
            <w:r w:rsidR="00710C7C">
              <w:rPr>
                <w:noProof/>
                <w:webHidden/>
              </w:rPr>
              <w:fldChar w:fldCharType="end"/>
            </w:r>
          </w:hyperlink>
        </w:p>
        <w:p w14:paraId="00086993" w14:textId="04E39C65" w:rsidR="00710C7C" w:rsidRDefault="003462CF">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710C7C">
              <w:rPr>
                <w:noProof/>
                <w:webHidden/>
              </w:rPr>
              <w:t>1087</w:t>
            </w:r>
            <w:r w:rsidR="00710C7C">
              <w:rPr>
                <w:noProof/>
                <w:webHidden/>
              </w:rPr>
              <w:fldChar w:fldCharType="end"/>
            </w:r>
          </w:hyperlink>
        </w:p>
        <w:p w14:paraId="5DC6DB15" w14:textId="3386B46E" w:rsidR="00710C7C" w:rsidRDefault="003462CF">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710C7C">
              <w:rPr>
                <w:noProof/>
                <w:webHidden/>
              </w:rPr>
              <w:t>1089</w:t>
            </w:r>
            <w:r w:rsidR="00710C7C">
              <w:rPr>
                <w:noProof/>
                <w:webHidden/>
              </w:rPr>
              <w:fldChar w:fldCharType="end"/>
            </w:r>
          </w:hyperlink>
        </w:p>
        <w:p w14:paraId="30CF94B1" w14:textId="27AAB722" w:rsidR="00710C7C" w:rsidRDefault="003462CF">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710C7C">
              <w:rPr>
                <w:noProof/>
                <w:webHidden/>
              </w:rPr>
              <w:t>1089</w:t>
            </w:r>
            <w:r w:rsidR="00710C7C">
              <w:rPr>
                <w:noProof/>
                <w:webHidden/>
              </w:rPr>
              <w:fldChar w:fldCharType="end"/>
            </w:r>
          </w:hyperlink>
        </w:p>
        <w:p w14:paraId="2688062C" w14:textId="17CFBC0A" w:rsidR="00710C7C" w:rsidRDefault="003462CF">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710C7C">
              <w:rPr>
                <w:noProof/>
                <w:webHidden/>
              </w:rPr>
              <w:t>1090</w:t>
            </w:r>
            <w:r w:rsidR="00710C7C">
              <w:rPr>
                <w:noProof/>
                <w:webHidden/>
              </w:rPr>
              <w:fldChar w:fldCharType="end"/>
            </w:r>
          </w:hyperlink>
        </w:p>
        <w:p w14:paraId="4B617E7B" w14:textId="72A0A613" w:rsidR="00710C7C" w:rsidRDefault="003462CF">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710C7C">
              <w:rPr>
                <w:noProof/>
                <w:webHidden/>
              </w:rPr>
              <w:t>1090</w:t>
            </w:r>
            <w:r w:rsidR="00710C7C">
              <w:rPr>
                <w:noProof/>
                <w:webHidden/>
              </w:rPr>
              <w:fldChar w:fldCharType="end"/>
            </w:r>
          </w:hyperlink>
        </w:p>
        <w:p w14:paraId="763E0CDF" w14:textId="67DF1306" w:rsidR="00710C7C" w:rsidRDefault="003462CF">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710C7C">
              <w:rPr>
                <w:noProof/>
                <w:webHidden/>
              </w:rPr>
              <w:t>1092</w:t>
            </w:r>
            <w:r w:rsidR="00710C7C">
              <w:rPr>
                <w:noProof/>
                <w:webHidden/>
              </w:rPr>
              <w:fldChar w:fldCharType="end"/>
            </w:r>
          </w:hyperlink>
        </w:p>
        <w:p w14:paraId="4580BF32" w14:textId="5170B788" w:rsidR="00710C7C" w:rsidRDefault="003462CF">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710C7C">
              <w:rPr>
                <w:noProof/>
                <w:webHidden/>
              </w:rPr>
              <w:t>1092</w:t>
            </w:r>
            <w:r w:rsidR="00710C7C">
              <w:rPr>
                <w:noProof/>
                <w:webHidden/>
              </w:rPr>
              <w:fldChar w:fldCharType="end"/>
            </w:r>
          </w:hyperlink>
        </w:p>
        <w:p w14:paraId="7733C87D" w14:textId="1B70BA5F" w:rsidR="00710C7C" w:rsidRDefault="003462CF">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710C7C">
              <w:rPr>
                <w:noProof/>
                <w:webHidden/>
              </w:rPr>
              <w:t>1092</w:t>
            </w:r>
            <w:r w:rsidR="00710C7C">
              <w:rPr>
                <w:noProof/>
                <w:webHidden/>
              </w:rPr>
              <w:fldChar w:fldCharType="end"/>
            </w:r>
          </w:hyperlink>
        </w:p>
        <w:p w14:paraId="189F4FC2" w14:textId="53B5E462" w:rsidR="00710C7C" w:rsidRDefault="003462CF">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710C7C">
              <w:rPr>
                <w:noProof/>
                <w:webHidden/>
              </w:rPr>
              <w:t>1092</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1" w:name="_Ref436250323"/>
      <w:bookmarkStart w:id="1872" w:name="_Toc485884661"/>
      <w:r>
        <w:rPr>
          <w:rFonts w:ascii="Times New Roman" w:hAnsi="Times New Roman" w:cs="Times New Roman"/>
        </w:rPr>
        <w:lastRenderedPageBreak/>
        <w:t>July 1 / Epip 7: St. Shenoute</w:t>
      </w:r>
      <w:bookmarkEnd w:id="1867"/>
      <w:bookmarkEnd w:id="1871"/>
      <w:bookmarkEnd w:id="1872"/>
    </w:p>
    <w:p w14:paraId="5B5A5AD3" w14:textId="77777777" w:rsidR="00980D99" w:rsidRDefault="00980D99" w:rsidP="00980D99">
      <w:pPr>
        <w:pStyle w:val="Heading4"/>
        <w:rPr>
          <w:lang w:val="en-US"/>
        </w:rPr>
      </w:pPr>
      <w:bookmarkStart w:id="1873" w:name="_Ref434491186"/>
      <w:r>
        <w:rPr>
          <w:lang w:val="en-US"/>
        </w:rPr>
        <w:t>The Doxology</w:t>
      </w:r>
      <w:r w:rsidR="00810F04">
        <w:rPr>
          <w:lang w:val="en-US"/>
        </w:rPr>
        <w:t xml:space="preserve"> for St. Shenoute</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8"/>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79"/>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0"/>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7" w:name="_Ref434491207"/>
      <w:r>
        <w:rPr>
          <w:lang w:val="en-US"/>
        </w:rPr>
        <w:t>A Doxology for St. Besa</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78" w:name="_Toc485884662"/>
      <w:r>
        <w:rPr>
          <w:rFonts w:ascii="Times New Roman" w:hAnsi="Times New Roman" w:cs="Times New Roman"/>
        </w:rPr>
        <w:t>July 1 / Epip 7: Also St. Ignatius</w:t>
      </w:r>
      <w:bookmarkEnd w:id="1878"/>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79" w:name="_Ref434560325"/>
      <w:bookmarkStart w:id="1880" w:name="_Toc485884663"/>
      <w:r>
        <w:rPr>
          <w:lang w:val="en-US"/>
        </w:rPr>
        <w:t>July 2 / Epip 8: St. Pishoy</w:t>
      </w:r>
      <w:bookmarkEnd w:id="1879"/>
      <w:bookmarkEnd w:id="1880"/>
    </w:p>
    <w:p w14:paraId="3F31CCDA" w14:textId="77777777" w:rsidR="00980D99" w:rsidRDefault="00980D99" w:rsidP="00980D99">
      <w:pPr>
        <w:pStyle w:val="Heading4"/>
        <w:rPr>
          <w:lang w:val="en-US"/>
        </w:rPr>
      </w:pPr>
      <w:bookmarkStart w:id="1881" w:name="_Ref434490783"/>
      <w:r>
        <w:rPr>
          <w:lang w:val="en-US"/>
        </w:rPr>
        <w:t>The Doxology</w:t>
      </w:r>
      <w:r w:rsidR="00810F04">
        <w:rPr>
          <w:lang w:val="en-US"/>
        </w:rPr>
        <w:t xml:space="preserve"> for St. Pishoy</w:t>
      </w:r>
      <w:bookmarkEnd w:id="1881"/>
    </w:p>
    <w:p w14:paraId="748CA5AD" w14:textId="7955CAA4"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710C7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710C7C">
        <w:rPr>
          <w:noProof/>
          <w:lang w:val="en-US"/>
        </w:rPr>
        <w:t>715</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1"/>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2"/>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1" w:name="_Toc485884664"/>
      <w:bookmarkEnd w:id="1870"/>
      <w:bookmarkEnd w:id="1869"/>
      <w:bookmarkEnd w:id="1868"/>
      <w:r>
        <w:rPr>
          <w:lang w:val="en-US"/>
        </w:rPr>
        <w:t>July 3 / Epip 9: Martyrdom of</w:t>
      </w:r>
      <w:r w:rsidR="00FE0AE4">
        <w:rPr>
          <w:lang w:val="en-US"/>
        </w:rPr>
        <w:t xml:space="preserve"> </w:t>
      </w:r>
      <w:r>
        <w:rPr>
          <w:lang w:val="en-US"/>
        </w:rPr>
        <w:t>St. Simon Cleophas the Apostle</w:t>
      </w:r>
      <w:bookmarkEnd w:id="1891"/>
    </w:p>
    <w:p w14:paraId="4B2873D8" w14:textId="7C1DD299"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2A95AA98" w14:textId="79A9177A" w:rsidR="006D5FC1" w:rsidRDefault="006D5FC1" w:rsidP="006D5FC1">
      <w:pPr>
        <w:pStyle w:val="Heading4"/>
      </w:pPr>
      <w:r>
        <w:t xml:space="preserve">The Doxology for St. </w:t>
      </w:r>
      <w:r>
        <w:t xml:space="preserve">Simon the </w:t>
      </w:r>
      <w:r w:rsidR="00F93B55">
        <w:t>Apostle</w:t>
      </w:r>
      <w:r>
        <w:rPr>
          <w:rStyle w:val="FootnoteReference"/>
        </w:rPr>
        <w:footnoteReference w:id="108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204904">
        <w:trPr>
          <w:cantSplit/>
          <w:jc w:val="center"/>
        </w:trPr>
        <w:tc>
          <w:tcPr>
            <w:tcW w:w="288" w:type="dxa"/>
          </w:tcPr>
          <w:p w14:paraId="4ABE41CB" w14:textId="77777777" w:rsidR="006D5FC1" w:rsidRDefault="006D5FC1" w:rsidP="00204904">
            <w:pPr>
              <w:pStyle w:val="CopticCross"/>
            </w:pPr>
          </w:p>
        </w:tc>
        <w:tc>
          <w:tcPr>
            <w:tcW w:w="3960" w:type="dxa"/>
          </w:tcPr>
          <w:p w14:paraId="68BBC54C" w14:textId="111A01F6" w:rsidR="006D5FC1" w:rsidRDefault="006D5FC1" w:rsidP="00204904">
            <w:pPr>
              <w:pStyle w:val="EngHang"/>
              <w:rPr>
                <w:shd w:val="clear" w:color="auto" w:fill="FFFFFF"/>
              </w:rPr>
            </w:pPr>
            <w:r>
              <w:rPr>
                <w:shd w:val="clear" w:color="auto" w:fill="FFFFFF"/>
              </w:rPr>
              <w:t>We praise and bless Simon,</w:t>
            </w:r>
          </w:p>
          <w:p w14:paraId="2DC9ECB8" w14:textId="5AFAFA3F" w:rsidR="006D5FC1" w:rsidRDefault="006D5FC1" w:rsidP="00204904">
            <w:pPr>
              <w:pStyle w:val="EngHang"/>
              <w:rPr>
                <w:shd w:val="clear" w:color="auto" w:fill="FFFFFF"/>
              </w:rPr>
            </w:pPr>
            <w:r>
              <w:rPr>
                <w:shd w:val="clear" w:color="auto" w:fill="FFFFFF"/>
              </w:rPr>
              <w:t>The herald of God,</w:t>
            </w:r>
          </w:p>
          <w:p w14:paraId="695F378C" w14:textId="4FDDA7D1" w:rsidR="006D5FC1" w:rsidRDefault="006D5FC1" w:rsidP="00204904">
            <w:pPr>
              <w:pStyle w:val="EngHang"/>
              <w:rPr>
                <w:shd w:val="clear" w:color="auto" w:fill="FFFFFF"/>
              </w:rPr>
            </w:pPr>
            <w:r>
              <w:rPr>
                <w:shd w:val="clear" w:color="auto" w:fill="FFFFFF"/>
              </w:rPr>
              <w:t>Who established wise doctrine</w:t>
            </w:r>
          </w:p>
          <w:p w14:paraId="068CDD5D" w14:textId="784AE41F" w:rsidR="006D5FC1" w:rsidRDefault="006D5FC1" w:rsidP="00204904">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204904"/>
        </w:tc>
      </w:tr>
      <w:tr w:rsidR="006D5FC1" w14:paraId="73E6A057" w14:textId="77777777" w:rsidTr="00204904">
        <w:trPr>
          <w:cantSplit/>
          <w:jc w:val="center"/>
        </w:trPr>
        <w:tc>
          <w:tcPr>
            <w:tcW w:w="288" w:type="dxa"/>
          </w:tcPr>
          <w:p w14:paraId="15527433" w14:textId="77777777" w:rsidR="006D5FC1" w:rsidRDefault="006D5FC1" w:rsidP="00204904">
            <w:pPr>
              <w:pStyle w:val="CopticCross"/>
            </w:pPr>
            <w:r w:rsidRPr="00FB5ACB">
              <w:t>¿</w:t>
            </w:r>
          </w:p>
        </w:tc>
        <w:tc>
          <w:tcPr>
            <w:tcW w:w="3960" w:type="dxa"/>
          </w:tcPr>
          <w:p w14:paraId="38776A1B" w14:textId="6AAE6C86" w:rsidR="006D5FC1" w:rsidRDefault="006D5FC1" w:rsidP="00204904">
            <w:pPr>
              <w:pStyle w:val="EngHang"/>
              <w:rPr>
                <w:shd w:val="clear" w:color="auto" w:fill="FFFFFF"/>
              </w:rPr>
            </w:pPr>
            <w:r>
              <w:rPr>
                <w:shd w:val="clear" w:color="auto" w:fill="FFFFFF"/>
              </w:rPr>
              <w:t>Now he stands before</w:t>
            </w:r>
          </w:p>
          <w:p w14:paraId="40864D10" w14:textId="453B4998" w:rsidR="006D5FC1" w:rsidRDefault="006D5FC1" w:rsidP="00204904">
            <w:pPr>
              <w:pStyle w:val="EngHang"/>
              <w:rPr>
                <w:shd w:val="clear" w:color="auto" w:fill="FFFFFF"/>
              </w:rPr>
            </w:pPr>
            <w:r>
              <w:rPr>
                <w:shd w:val="clear" w:color="auto" w:fill="FFFFFF"/>
              </w:rPr>
              <w:t>The throne of glory,</w:t>
            </w:r>
          </w:p>
          <w:p w14:paraId="0E8328AF" w14:textId="539188EE" w:rsidR="006D5FC1" w:rsidRDefault="006D5FC1" w:rsidP="00204904">
            <w:pPr>
              <w:pStyle w:val="EngHang"/>
              <w:rPr>
                <w:shd w:val="clear" w:color="auto" w:fill="FFFFFF"/>
              </w:rPr>
            </w:pPr>
            <w:r>
              <w:rPr>
                <w:shd w:val="clear" w:color="auto" w:fill="FFFFFF"/>
              </w:rPr>
              <w:t>And rejoices with the angels,</w:t>
            </w:r>
          </w:p>
          <w:p w14:paraId="582E55BD" w14:textId="0015791A" w:rsidR="006D5FC1" w:rsidRDefault="006D5FC1" w:rsidP="00204904">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204904"/>
        </w:tc>
      </w:tr>
      <w:tr w:rsidR="006D5FC1" w14:paraId="2A0B3771" w14:textId="77777777" w:rsidTr="00204904">
        <w:trPr>
          <w:cantSplit/>
          <w:jc w:val="center"/>
        </w:trPr>
        <w:tc>
          <w:tcPr>
            <w:tcW w:w="288" w:type="dxa"/>
          </w:tcPr>
          <w:p w14:paraId="259D78E6" w14:textId="77777777" w:rsidR="006D5FC1" w:rsidRDefault="006D5FC1" w:rsidP="00204904">
            <w:pPr>
              <w:pStyle w:val="CopticCross"/>
            </w:pPr>
            <w:r w:rsidRPr="00FB5ACB">
              <w:t>¿</w:t>
            </w:r>
          </w:p>
        </w:tc>
        <w:tc>
          <w:tcPr>
            <w:tcW w:w="3960" w:type="dxa"/>
          </w:tcPr>
          <w:p w14:paraId="2533D0BF" w14:textId="2EDC5D30" w:rsidR="006D5FC1" w:rsidRDefault="006D5FC1" w:rsidP="00204904">
            <w:pPr>
              <w:pStyle w:val="EngHang"/>
              <w:rPr>
                <w:shd w:val="clear" w:color="auto" w:fill="FFFFFF"/>
              </w:rPr>
            </w:pPr>
            <w:r>
              <w:rPr>
                <w:shd w:val="clear" w:color="auto" w:fill="FFFFFF"/>
              </w:rPr>
              <w:t xml:space="preserve">Hail to you, O </w:t>
            </w:r>
            <w:r>
              <w:rPr>
                <w:shd w:val="clear" w:color="auto" w:fill="FFFFFF"/>
              </w:rPr>
              <w:t>Apostle</w:t>
            </w:r>
            <w:r>
              <w:rPr>
                <w:shd w:val="clear" w:color="auto" w:fill="FFFFFF"/>
              </w:rPr>
              <w:t>,</w:t>
            </w:r>
          </w:p>
          <w:p w14:paraId="4FDBE3E9" w14:textId="72F4C104" w:rsidR="006D5FC1" w:rsidRDefault="006D5FC1" w:rsidP="00204904">
            <w:pPr>
              <w:pStyle w:val="EngHang"/>
              <w:rPr>
                <w:shd w:val="clear" w:color="auto" w:fill="FFFFFF"/>
              </w:rPr>
            </w:pPr>
            <w:r>
              <w:rPr>
                <w:shd w:val="clear" w:color="auto" w:fill="FFFFFF"/>
              </w:rPr>
              <w:t xml:space="preserve">Hail to you, O </w:t>
            </w:r>
            <w:r>
              <w:rPr>
                <w:shd w:val="clear" w:color="auto" w:fill="FFFFFF"/>
              </w:rPr>
              <w:t>Zealot</w:t>
            </w:r>
            <w:r>
              <w:rPr>
                <w:shd w:val="clear" w:color="auto" w:fill="FFFFFF"/>
              </w:rPr>
              <w:t>,</w:t>
            </w:r>
          </w:p>
          <w:p w14:paraId="41C34826" w14:textId="04EF2C97" w:rsidR="006D5FC1" w:rsidRDefault="006D5FC1" w:rsidP="00204904">
            <w:pPr>
              <w:pStyle w:val="EngHang"/>
              <w:rPr>
                <w:shd w:val="clear" w:color="auto" w:fill="FFFFFF"/>
              </w:rPr>
            </w:pPr>
            <w:r>
              <w:rPr>
                <w:shd w:val="clear" w:color="auto" w:fill="FFFFFF"/>
              </w:rPr>
              <w:t xml:space="preserve">Hail to you, O </w:t>
            </w:r>
            <w:r>
              <w:rPr>
                <w:shd w:val="clear" w:color="auto" w:fill="FFFFFF"/>
              </w:rPr>
              <w:t>hearald,</w:t>
            </w:r>
          </w:p>
          <w:p w14:paraId="7BB39FDC" w14:textId="71E798E8" w:rsidR="006D5FC1" w:rsidRDefault="006D5FC1" w:rsidP="006D5FC1">
            <w:pPr>
              <w:pStyle w:val="EngHangEnd"/>
              <w:ind w:left="0" w:firstLine="0"/>
            </w:pPr>
            <w:r>
              <w:rPr>
                <w:shd w:val="clear" w:color="auto" w:fill="FFFFFF"/>
              </w:rPr>
              <w:t xml:space="preserve">Saint </w:t>
            </w:r>
            <w:r>
              <w:rPr>
                <w:shd w:val="clear" w:color="auto" w:fill="FFFFFF"/>
              </w:rPr>
              <w:t>Simon the Cananite</w:t>
            </w:r>
            <w:r>
              <w:rPr>
                <w:shd w:val="clear" w:color="auto" w:fill="FFFFFF"/>
              </w:rPr>
              <w:t>.</w:t>
            </w:r>
          </w:p>
        </w:tc>
        <w:tc>
          <w:tcPr>
            <w:tcW w:w="288" w:type="dxa"/>
          </w:tcPr>
          <w:p w14:paraId="3508B4C2" w14:textId="77777777" w:rsidR="006D5FC1" w:rsidRDefault="006D5FC1" w:rsidP="00204904"/>
        </w:tc>
      </w:tr>
      <w:tr w:rsidR="006D5FC1" w14:paraId="13D28095" w14:textId="77777777" w:rsidTr="00204904">
        <w:trPr>
          <w:cantSplit/>
          <w:jc w:val="center"/>
        </w:trPr>
        <w:tc>
          <w:tcPr>
            <w:tcW w:w="288" w:type="dxa"/>
          </w:tcPr>
          <w:p w14:paraId="0B5AB00A" w14:textId="77777777" w:rsidR="006D5FC1" w:rsidRDefault="006D5FC1" w:rsidP="00204904">
            <w:pPr>
              <w:pStyle w:val="CopticCross"/>
            </w:pPr>
          </w:p>
        </w:tc>
        <w:tc>
          <w:tcPr>
            <w:tcW w:w="3960" w:type="dxa"/>
          </w:tcPr>
          <w:p w14:paraId="312015C6" w14:textId="77777777" w:rsidR="006D5FC1" w:rsidRDefault="006D5FC1" w:rsidP="00204904">
            <w:pPr>
              <w:pStyle w:val="EngHang"/>
              <w:rPr>
                <w:shd w:val="clear" w:color="auto" w:fill="FFFFFF"/>
              </w:rPr>
            </w:pPr>
            <w:r>
              <w:rPr>
                <w:shd w:val="clear" w:color="auto" w:fill="FFFFFF"/>
              </w:rPr>
              <w:t>Pray to the Lord on our behalf,</w:t>
            </w:r>
          </w:p>
          <w:p w14:paraId="36F011DD" w14:textId="4394BD50" w:rsidR="006D5FC1" w:rsidRDefault="006D5FC1" w:rsidP="00204904">
            <w:pPr>
              <w:pStyle w:val="EngHang"/>
              <w:rPr>
                <w:shd w:val="clear" w:color="auto" w:fill="FFFFFF"/>
              </w:rPr>
            </w:pPr>
            <w:r>
              <w:rPr>
                <w:shd w:val="clear" w:color="auto" w:fill="FFFFFF"/>
              </w:rPr>
              <w:t xml:space="preserve">O </w:t>
            </w:r>
            <w:r>
              <w:rPr>
                <w:shd w:val="clear" w:color="auto" w:fill="FFFFFF"/>
              </w:rPr>
              <w:t>my lord and father</w:t>
            </w:r>
            <w:r>
              <w:rPr>
                <w:shd w:val="clear" w:color="auto" w:fill="FFFFFF"/>
              </w:rPr>
              <w:t>,</w:t>
            </w:r>
            <w:r>
              <w:rPr>
                <w:shd w:val="clear" w:color="auto" w:fill="FFFFFF"/>
              </w:rPr>
              <w:t xml:space="preserve"> the Apostle,</w:t>
            </w:r>
          </w:p>
          <w:p w14:paraId="32EA2952" w14:textId="7DC188FC" w:rsidR="006D5FC1" w:rsidRDefault="006D5FC1" w:rsidP="00204904">
            <w:pPr>
              <w:pStyle w:val="EngHang"/>
              <w:rPr>
                <w:shd w:val="clear" w:color="auto" w:fill="FFFFFF"/>
              </w:rPr>
            </w:pPr>
            <w:r>
              <w:rPr>
                <w:shd w:val="clear" w:color="auto" w:fill="FFFFFF"/>
              </w:rPr>
              <w:t xml:space="preserve">Saint </w:t>
            </w:r>
            <w:r>
              <w:rPr>
                <w:shd w:val="clear" w:color="auto" w:fill="FFFFFF"/>
              </w:rPr>
              <w:t>Simon the Zealot</w:t>
            </w:r>
            <w:r>
              <w:rPr>
                <w:shd w:val="clear" w:color="auto" w:fill="FFFFFF"/>
              </w:rPr>
              <w:t>,</w:t>
            </w:r>
          </w:p>
          <w:p w14:paraId="5C40070E" w14:textId="77777777" w:rsidR="006D5FC1" w:rsidRDefault="006D5FC1" w:rsidP="00204904">
            <w:pPr>
              <w:pStyle w:val="EngHangEnd"/>
            </w:pPr>
            <w:r>
              <w:rPr>
                <w:shd w:val="clear" w:color="auto" w:fill="FFFFFF"/>
              </w:rPr>
              <w:t>That He may forgive us our sins.</w:t>
            </w:r>
          </w:p>
        </w:tc>
        <w:tc>
          <w:tcPr>
            <w:tcW w:w="288" w:type="dxa"/>
          </w:tcPr>
          <w:p w14:paraId="1F5B7CE1" w14:textId="77777777" w:rsidR="006D5FC1" w:rsidRDefault="006D5FC1" w:rsidP="00204904"/>
        </w:tc>
      </w:tr>
    </w:tbl>
    <w:p w14:paraId="69F0F33E" w14:textId="77777777" w:rsidR="00DD5136" w:rsidRDefault="00DD5136" w:rsidP="00DD5136">
      <w:pPr>
        <w:pStyle w:val="Heading3"/>
      </w:pPr>
      <w:bookmarkStart w:id="1892" w:name="_Toc485884665"/>
      <w:r>
        <w:t>July 6 / Epip 12: Commemoration of Archangel Michael</w:t>
      </w:r>
      <w:bookmarkEnd w:id="1892"/>
    </w:p>
    <w:p w14:paraId="05CD381F" w14:textId="5626EC98" w:rsidR="003D4731" w:rsidRPr="00B637D8" w:rsidRDefault="003D4731" w:rsidP="003D4731">
      <w:pPr>
        <w:pStyle w:val="Rubric"/>
      </w:pPr>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1D32BC82" w14:textId="77777777" w:rsidR="005B716A" w:rsidRDefault="005B716A" w:rsidP="005B716A">
      <w:pPr>
        <w:pStyle w:val="Heading3"/>
      </w:pPr>
      <w:bookmarkStart w:id="1893" w:name="_Toc485884666"/>
      <w:r>
        <w:t>July 12 / Epip 18: Martyrdom of St. James the Apostle, the Bishop of Jerusalem</w:t>
      </w:r>
      <w:bookmarkEnd w:id="1893"/>
    </w:p>
    <w:p w14:paraId="3E767F80" w14:textId="036EC351"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630614C9" w14:textId="77777777" w:rsidR="009C1989" w:rsidRDefault="009C1989" w:rsidP="009C1989">
      <w:pPr>
        <w:pStyle w:val="Heading3"/>
      </w:pPr>
      <w:bookmarkStart w:id="1894" w:name="_Ref434562330"/>
      <w:bookmarkStart w:id="1895" w:name="_Toc485884667"/>
      <w:r>
        <w:t>July 14 / Epip 20: Martyrdom of St. Theodore of Shotep, the General</w:t>
      </w:r>
      <w:bookmarkEnd w:id="1894"/>
      <w:bookmarkEnd w:id="1895"/>
    </w:p>
    <w:p w14:paraId="7B584133" w14:textId="77777777" w:rsidR="009C1989" w:rsidRDefault="009C1989" w:rsidP="009C1989">
      <w:pPr>
        <w:pStyle w:val="Heading4"/>
      </w:pPr>
      <w:bookmarkStart w:id="1896" w:name="_Ref434489277"/>
      <w:r>
        <w:t>The Doxology of St. Theodore of Shotep, the General</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7" w:name="_Ref434489296"/>
      <w:r>
        <w:t>Another Doxology of St. Theodore of Shotep, the General</w:t>
      </w:r>
      <w:bookmarkEnd w:id="18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898"/>
            <w:r>
              <w:t>struggler</w:t>
            </w:r>
            <w:commentRangeEnd w:id="1898"/>
            <w:r>
              <w:rPr>
                <w:rStyle w:val="CommentReference"/>
                <w:rFonts w:ascii="Times New Roman" w:eastAsiaTheme="minorHAnsi" w:hAnsi="Times New Roman" w:cstheme="minorBidi"/>
                <w:color w:val="auto"/>
              </w:rPr>
              <w:commentReference w:id="189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899" w:name="_Toc485884668"/>
      <w:r>
        <w:t>July 15 / Epip 21: Commemoration of the Theotokos</w:t>
      </w:r>
      <w:bookmarkEnd w:id="1899"/>
    </w:p>
    <w:p w14:paraId="4AA179DA" w14:textId="3280EC8E" w:rsidR="00DD1748" w:rsidRDefault="00DD1748" w:rsidP="00DD1748">
      <w:pPr>
        <w:pStyle w:val="Rubric"/>
      </w:pPr>
      <w:bookmarkStart w:id="1900" w:name="_Ref434562663"/>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46562046" w14:textId="77777777" w:rsidR="0078548F" w:rsidRDefault="0078548F" w:rsidP="0078548F">
      <w:pPr>
        <w:pStyle w:val="Heading3"/>
      </w:pPr>
      <w:bookmarkStart w:id="1901" w:name="_Ref485190899"/>
      <w:bookmarkStart w:id="1902" w:name="_Ref485190907"/>
      <w:bookmarkStart w:id="1903" w:name="_Toc485884669"/>
      <w:r>
        <w:t>July 17 / Epip 23: The Martyrdom of St. Marina</w:t>
      </w:r>
      <w:bookmarkEnd w:id="1900"/>
      <w:bookmarkEnd w:id="1901"/>
      <w:bookmarkEnd w:id="1902"/>
      <w:bookmarkEnd w:id="1903"/>
    </w:p>
    <w:p w14:paraId="71210AE6" w14:textId="77777777" w:rsidR="0078548F" w:rsidRDefault="0078548F" w:rsidP="0078548F">
      <w:pPr>
        <w:pStyle w:val="Heading4"/>
      </w:pPr>
      <w:bookmarkStart w:id="1904" w:name="_Ref434490204"/>
      <w:r>
        <w:t>The Doxology</w:t>
      </w:r>
      <w:r w:rsidR="00B46E6E">
        <w:t xml:space="preserve"> for St. Marina</w:t>
      </w:r>
      <w:bookmarkEnd w:id="1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905" w:name="_Toc485884670"/>
      <w:r>
        <w:t>July 18 / Epip 24: The Martyrdom of Abba Noub</w:t>
      </w:r>
      <w:bookmarkEnd w:id="1905"/>
    </w:p>
    <w:p w14:paraId="45A4C76D" w14:textId="77777777" w:rsidR="00951605" w:rsidRDefault="00951605" w:rsidP="00951605">
      <w:pPr>
        <w:pStyle w:val="Heading4"/>
      </w:pPr>
      <w:bookmarkStart w:id="1906" w:name="_Ref434489534"/>
      <w:r>
        <w:t>The Doxology</w:t>
      </w:r>
      <w:r w:rsidR="00B46E6E">
        <w:t xml:space="preserve"> for Abba Noub</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907"/>
            <w:r>
              <w:t>Abba Noub</w:t>
            </w:r>
            <w:commentRangeEnd w:id="1907"/>
            <w:r>
              <w:rPr>
                <w:rStyle w:val="CommentReference"/>
                <w:rFonts w:ascii="Times New Roman" w:eastAsiaTheme="minorHAnsi" w:hAnsi="Times New Roman" w:cstheme="minorBidi"/>
                <w:color w:val="auto"/>
              </w:rPr>
              <w:commentReference w:id="1907"/>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08"/>
            <w:r>
              <w:t xml:space="preserve">upright </w:t>
            </w:r>
            <w:commentRangeEnd w:id="1908"/>
            <w:r>
              <w:rPr>
                <w:rStyle w:val="CommentReference"/>
                <w:rFonts w:ascii="Times New Roman" w:eastAsiaTheme="minorHAnsi" w:hAnsi="Times New Roman" w:cstheme="minorBidi"/>
                <w:color w:val="auto"/>
              </w:rPr>
              <w:commentReference w:id="1908"/>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09" w:name="_Toc485884671"/>
      <w:r>
        <w:lastRenderedPageBreak/>
        <w:t>July 19 / Epip 25: St. Seraphim of Sarov (uncovering of relics)</w:t>
      </w:r>
      <w:r>
        <w:rPr>
          <w:rStyle w:val="FootnoteReference"/>
        </w:rPr>
        <w:footnoteReference w:id="1084"/>
      </w:r>
      <w:bookmarkEnd w:id="1909"/>
    </w:p>
    <w:p w14:paraId="2CF0CA79" w14:textId="45616D74" w:rsidR="00B54DE8" w:rsidRPr="00B54DE8" w:rsidRDefault="00B54DE8" w:rsidP="00B54DE8">
      <w:pPr>
        <w:pStyle w:val="Rubric"/>
      </w:pPr>
      <w:r>
        <w:t xml:space="preserve">See </w:t>
      </w:r>
      <w:r>
        <w:fldChar w:fldCharType="begin"/>
      </w:r>
      <w:r>
        <w:instrText xml:space="preserve"> REF _Ref485884390 \h </w:instrText>
      </w:r>
      <w:r>
        <w:fldChar w:fldCharType="separate"/>
      </w:r>
      <w:r w:rsidR="00710C7C">
        <w:t>January 2 (3) / Tobi 7: St. Seraphim of Sarov</w:t>
      </w:r>
      <w:r>
        <w:fldChar w:fldCharType="end"/>
      </w:r>
      <w:r>
        <w:t xml:space="preserve">, page </w:t>
      </w:r>
      <w:r>
        <w:fldChar w:fldCharType="begin"/>
      </w:r>
      <w:r>
        <w:instrText xml:space="preserve"> PAGEREF _Ref485884390 \h </w:instrText>
      </w:r>
      <w:r>
        <w:fldChar w:fldCharType="separate"/>
      </w:r>
      <w:r w:rsidR="00710C7C">
        <w:rPr>
          <w:noProof/>
        </w:rPr>
        <w:t>912</w:t>
      </w:r>
      <w:r>
        <w:fldChar w:fldCharType="end"/>
      </w:r>
      <w:r>
        <w:t>.</w:t>
      </w:r>
    </w:p>
    <w:p w14:paraId="1F10ADAE" w14:textId="6B0B641D" w:rsidR="00BF240D" w:rsidRDefault="00BF240D" w:rsidP="00BF240D">
      <w:pPr>
        <w:pStyle w:val="Heading3"/>
      </w:pPr>
      <w:bookmarkStart w:id="1910" w:name="_Toc485884672"/>
      <w:r>
        <w:t>July 20 / Epip 26: Joseph the Carpenter</w:t>
      </w:r>
      <w:bookmarkEnd w:id="1910"/>
    </w:p>
    <w:p w14:paraId="5DE3B33E" w14:textId="77777777" w:rsidR="00BF240D" w:rsidRDefault="00BF240D" w:rsidP="00BF240D">
      <w:pPr>
        <w:pStyle w:val="Heading4"/>
      </w:pPr>
      <w:bookmarkStart w:id="1911" w:name="_Ref434488476"/>
      <w:r>
        <w:t>The Doxology</w:t>
      </w:r>
      <w:r w:rsidR="00B46E6E">
        <w:t xml:space="preserve"> for St. Joseph the Carpenter</w:t>
      </w:r>
      <w:bookmarkEnd w:id="1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2" w:name="_Toc485884673"/>
      <w:bookmarkStart w:id="1913" w:name="_Toc410196222"/>
      <w:bookmarkStart w:id="1914" w:name="_Toc410196464"/>
      <w:bookmarkStart w:id="1915" w:name="_Toc410196966"/>
      <w:r>
        <w:t>July 20 / Epip 26: Also St. Frumentius (Abune Selama), the First Bishop of Ethiopia</w:t>
      </w:r>
      <w:bookmarkEnd w:id="1912"/>
    </w:p>
    <w:p w14:paraId="5EE79286" w14:textId="17A643CB"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710C7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710C7C">
        <w:rPr>
          <w:noProof/>
        </w:rPr>
        <w:t>1023</w:t>
      </w:r>
      <w:r w:rsidR="00237D47">
        <w:fldChar w:fldCharType="end"/>
      </w:r>
      <w:r>
        <w:t>.</w:t>
      </w:r>
    </w:p>
    <w:p w14:paraId="74ECF631" w14:textId="77777777" w:rsidR="00C325FC" w:rsidRDefault="00C325FC" w:rsidP="005B716A">
      <w:pPr>
        <w:pStyle w:val="Heading3"/>
      </w:pPr>
      <w:bookmarkStart w:id="1916" w:name="_Toc485884674"/>
      <w:r>
        <w:t>July 22 / Epip 28: Departure of St. Mary Magdalene</w:t>
      </w:r>
      <w:bookmarkEnd w:id="1916"/>
    </w:p>
    <w:p w14:paraId="41ADBBFF" w14:textId="77777777" w:rsidR="00C325FC" w:rsidRDefault="00C325FC" w:rsidP="00C325FC">
      <w:pPr>
        <w:pStyle w:val="Heading4"/>
      </w:pPr>
      <w:bookmarkStart w:id="1917" w:name="_Ref434489077"/>
      <w:r>
        <w:t>The Doxology</w:t>
      </w:r>
      <w:r w:rsidR="00B46E6E">
        <w:t xml:space="preserve"> for St. Mary Magdalene</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18"/>
            <w:r>
              <w:t xml:space="preserve">ϯⲁⲅⲓⲁ </w:t>
            </w:r>
            <w:commentRangeEnd w:id="1918"/>
            <w:r>
              <w:rPr>
                <w:rStyle w:val="CommentReference"/>
                <w:rFonts w:ascii="Times New Roman" w:hAnsi="Times New Roman" w:cstheme="minorBidi"/>
                <w:noProof w:val="0"/>
              </w:rPr>
              <w:commentReference w:id="191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19" w:name="_Toc485884675"/>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19"/>
    </w:p>
    <w:p w14:paraId="19C57F68" w14:textId="03775D2E" w:rsidR="00B52D77" w:rsidRDefault="00B52D77" w:rsidP="00B52D77">
      <w:pPr>
        <w:pStyle w:val="Rubric"/>
      </w:pPr>
      <w:r>
        <w:t xml:space="preserve">See </w:t>
      </w:r>
      <w:r>
        <w:fldChar w:fldCharType="begin"/>
      </w:r>
      <w:r>
        <w:instrText xml:space="preserve"> REF _Ref435003974 \h </w:instrText>
      </w:r>
      <w:r>
        <w:fldChar w:fldCharType="separate"/>
      </w:r>
      <w:r w:rsidR="00710C7C">
        <w:t>September 26 (27) / Tho-out 29: Commemoration of the Annunciation, Nativity, and Resurrection on the 29</w:t>
      </w:r>
      <w:r w:rsidR="00710C7C" w:rsidRPr="00C0205C">
        <w:rPr>
          <w:vertAlign w:val="superscript"/>
        </w:rPr>
        <w:t>th</w:t>
      </w:r>
      <w:r w:rsidR="00710C7C">
        <w:t xml:space="preserve"> of Every Coptic Month</w:t>
      </w:r>
      <w:r>
        <w:fldChar w:fldCharType="end"/>
      </w:r>
      <w:r>
        <w:t xml:space="preserve">, page </w:t>
      </w:r>
      <w:r>
        <w:fldChar w:fldCharType="begin"/>
      </w:r>
      <w:r>
        <w:instrText xml:space="preserve"> PAGEREF _Ref435003974 \h </w:instrText>
      </w:r>
      <w:r>
        <w:fldChar w:fldCharType="separate"/>
      </w:r>
      <w:r w:rsidR="00710C7C">
        <w:rPr>
          <w:noProof/>
        </w:rPr>
        <w:t>760</w:t>
      </w:r>
      <w:r>
        <w:fldChar w:fldCharType="end"/>
      </w:r>
      <w:r>
        <w:t>.</w:t>
      </w:r>
    </w:p>
    <w:p w14:paraId="48B57972" w14:textId="77777777" w:rsidR="005B716A" w:rsidRDefault="005B716A" w:rsidP="005B716A">
      <w:pPr>
        <w:pStyle w:val="Heading3"/>
      </w:pPr>
      <w:bookmarkStart w:id="1920" w:name="_Toc485884676"/>
      <w:r>
        <w:t xml:space="preserve">July 23 / Epip 29: </w:t>
      </w:r>
      <w:r w:rsidR="00B52D77">
        <w:t xml:space="preserve">Also the </w:t>
      </w:r>
      <w:r>
        <w:t>Translocation of the Relics of St. Andrew, the Apostle</w:t>
      </w:r>
      <w:bookmarkEnd w:id="1920"/>
    </w:p>
    <w:p w14:paraId="7500DAE2" w14:textId="4A2EC0CD"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19ADAAAA" w14:textId="32A52D84" w:rsidR="00953E32" w:rsidRDefault="00953E32" w:rsidP="00953E32">
      <w:pPr>
        <w:pStyle w:val="Heading3"/>
      </w:pPr>
      <w:bookmarkStart w:id="1921" w:name="_Toc485884677"/>
      <w:r>
        <w:t>July 25 / Mesori 1: The Virgin’s Fast</w:t>
      </w:r>
      <w:bookmarkEnd w:id="1921"/>
    </w:p>
    <w:p w14:paraId="05CFE451" w14:textId="25E73002" w:rsidR="003D07AB" w:rsidRPr="003D07AB" w:rsidRDefault="003D07AB" w:rsidP="003D07AB">
      <w:pPr>
        <w:pStyle w:val="Rubric"/>
      </w:pPr>
      <w:r>
        <w:t xml:space="preserve">See </w:t>
      </w:r>
      <w:r>
        <w:fldChar w:fldCharType="begin"/>
      </w:r>
      <w:r>
        <w:instrText xml:space="preserve"> REF _Ref485102883 \h  \* MERGEFORMAT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1104</w:t>
      </w:r>
      <w:r>
        <w:fldChar w:fldCharType="end"/>
      </w:r>
      <w:r>
        <w:t>.</w:t>
      </w:r>
    </w:p>
    <w:p w14:paraId="3CDA1374" w14:textId="375A2E44" w:rsidR="00960235" w:rsidRDefault="00960235" w:rsidP="00960235">
      <w:pPr>
        <w:pStyle w:val="Heading3"/>
      </w:pPr>
      <w:bookmarkStart w:id="1922" w:name="_Toc485884678"/>
      <w:r>
        <w:t>July 28 / Mesori 4: Consecration of the Church of St. Anthony</w:t>
      </w:r>
      <w:bookmarkEnd w:id="1922"/>
    </w:p>
    <w:p w14:paraId="15290CA7" w14:textId="1240F2A9"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710C7C">
        <w:t>January 17 (18) / Tobi 22: St. Anthony the Great</w:t>
      </w:r>
      <w:r w:rsidR="006D6137">
        <w:fldChar w:fldCharType="end"/>
      </w:r>
      <w:r w:rsidR="00237D47">
        <w:t>, page</w:t>
      </w:r>
      <w:bookmarkEnd w:id="1866"/>
      <w:r w:rsidR="006D6137">
        <w:t xml:space="preserve"> </w:t>
      </w:r>
      <w:r w:rsidR="006D6137">
        <w:fldChar w:fldCharType="begin"/>
      </w:r>
      <w:r w:rsidR="006D6137">
        <w:instrText xml:space="preserve"> PAGEREF _Ref485109342 \h </w:instrText>
      </w:r>
      <w:r w:rsidR="006D6137">
        <w:fldChar w:fldCharType="separate"/>
      </w:r>
      <w:r w:rsidR="00710C7C">
        <w:rPr>
          <w:noProof/>
        </w:rPr>
        <w:t>969</w:t>
      </w:r>
      <w:r w:rsidR="006D6137">
        <w:fldChar w:fldCharType="end"/>
      </w:r>
      <w:r>
        <w:t>.</w:t>
      </w:r>
    </w:p>
    <w:p w14:paraId="62D72F65" w14:textId="77777777" w:rsidR="00495F1A" w:rsidRPr="00980D99" w:rsidRDefault="00495F1A" w:rsidP="00495F1A">
      <w:pPr>
        <w:pStyle w:val="Heading2"/>
        <w:rPr>
          <w:lang w:val="en-US"/>
        </w:rPr>
      </w:pPr>
      <w:bookmarkStart w:id="1923" w:name="_Toc485884456"/>
      <w:bookmarkStart w:id="1924" w:name="August"/>
      <w:r>
        <w:lastRenderedPageBreak/>
        <w:t>August</w:t>
      </w:r>
      <w:bookmarkEnd w:id="1913"/>
      <w:bookmarkEnd w:id="1914"/>
      <w:bookmarkEnd w:id="191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3"/>
    </w:p>
    <w:bookmarkStart w:id="1925" w:name="_Toc410196967" w:displacedByCustomXml="next"/>
    <w:bookmarkStart w:id="1926" w:name="_Toc410196465" w:displacedByCustomXml="next"/>
    <w:bookmarkStart w:id="1927" w:name="_Toc410196223" w:displacedByCustomXml="next"/>
    <w:sdt>
      <w:sdtPr>
        <w:id w:val="-1335066635"/>
        <w:docPartObj>
          <w:docPartGallery w:val="Table of Contents"/>
          <w:docPartUnique/>
        </w:docPartObj>
      </w:sdtPr>
      <w:sdtEndPr>
        <w:rPr>
          <w:b/>
          <w:bCs/>
          <w:noProof/>
        </w:rPr>
      </w:sdtEndPr>
      <w:sdtContent>
        <w:p w14:paraId="7D0153AD" w14:textId="60B7AAB9"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710C7C">
              <w:rPr>
                <w:noProof/>
                <w:webHidden/>
              </w:rPr>
              <w:t>1094</w:t>
            </w:r>
            <w:r w:rsidR="00710C7C">
              <w:rPr>
                <w:noProof/>
                <w:webHidden/>
              </w:rPr>
              <w:fldChar w:fldCharType="end"/>
            </w:r>
          </w:hyperlink>
        </w:p>
        <w:p w14:paraId="36F4110E" w14:textId="60D05A36" w:rsidR="00710C7C" w:rsidRDefault="003462CF">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710C7C">
              <w:rPr>
                <w:noProof/>
                <w:webHidden/>
              </w:rPr>
              <w:t>1094</w:t>
            </w:r>
            <w:r w:rsidR="00710C7C">
              <w:rPr>
                <w:noProof/>
                <w:webHidden/>
              </w:rPr>
              <w:fldChar w:fldCharType="end"/>
            </w:r>
          </w:hyperlink>
        </w:p>
        <w:p w14:paraId="4C3F0DA4" w14:textId="1F59A41B" w:rsidR="00710C7C" w:rsidRDefault="003462CF">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710C7C">
              <w:rPr>
                <w:noProof/>
                <w:webHidden/>
              </w:rPr>
              <w:t>1094</w:t>
            </w:r>
            <w:r w:rsidR="00710C7C">
              <w:rPr>
                <w:noProof/>
                <w:webHidden/>
              </w:rPr>
              <w:fldChar w:fldCharType="end"/>
            </w:r>
          </w:hyperlink>
        </w:p>
        <w:p w14:paraId="29FB3854" w14:textId="630A673F" w:rsidR="00710C7C" w:rsidRDefault="003462CF">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710C7C">
              <w:rPr>
                <w:noProof/>
                <w:webHidden/>
              </w:rPr>
              <w:t>1105</w:t>
            </w:r>
            <w:r w:rsidR="00710C7C">
              <w:rPr>
                <w:noProof/>
                <w:webHidden/>
              </w:rPr>
              <w:fldChar w:fldCharType="end"/>
            </w:r>
          </w:hyperlink>
        </w:p>
        <w:p w14:paraId="25ACA9A3" w14:textId="3810BB20" w:rsidR="00710C7C" w:rsidRDefault="003462CF">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710C7C">
              <w:rPr>
                <w:noProof/>
                <w:webHidden/>
              </w:rPr>
              <w:t>1115</w:t>
            </w:r>
            <w:r w:rsidR="00710C7C">
              <w:rPr>
                <w:noProof/>
                <w:webHidden/>
              </w:rPr>
              <w:fldChar w:fldCharType="end"/>
            </w:r>
          </w:hyperlink>
        </w:p>
        <w:p w14:paraId="6BF491C0" w14:textId="7A2A278F" w:rsidR="00710C7C" w:rsidRDefault="003462CF">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710C7C">
              <w:rPr>
                <w:noProof/>
                <w:webHidden/>
              </w:rPr>
              <w:t>1115</w:t>
            </w:r>
            <w:r w:rsidR="00710C7C">
              <w:rPr>
                <w:noProof/>
                <w:webHidden/>
              </w:rPr>
              <w:fldChar w:fldCharType="end"/>
            </w:r>
          </w:hyperlink>
        </w:p>
        <w:p w14:paraId="20887427" w14:textId="7CD32C9C" w:rsidR="00710C7C" w:rsidRDefault="003462CF">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710C7C">
              <w:rPr>
                <w:noProof/>
                <w:webHidden/>
              </w:rPr>
              <w:t>1115</w:t>
            </w:r>
            <w:r w:rsidR="00710C7C">
              <w:rPr>
                <w:noProof/>
                <w:webHidden/>
              </w:rPr>
              <w:fldChar w:fldCharType="end"/>
            </w:r>
          </w:hyperlink>
        </w:p>
        <w:p w14:paraId="2DDCCA52" w14:textId="3C951821" w:rsidR="00710C7C" w:rsidRDefault="003462CF">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710C7C">
              <w:rPr>
                <w:noProof/>
                <w:webHidden/>
              </w:rPr>
              <w:t>1116</w:t>
            </w:r>
            <w:r w:rsidR="00710C7C">
              <w:rPr>
                <w:noProof/>
                <w:webHidden/>
              </w:rPr>
              <w:fldChar w:fldCharType="end"/>
            </w:r>
          </w:hyperlink>
        </w:p>
        <w:p w14:paraId="0A4A7094" w14:textId="566F4B60" w:rsidR="00710C7C" w:rsidRDefault="003462CF">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710C7C">
              <w:rPr>
                <w:noProof/>
                <w:webHidden/>
              </w:rPr>
              <w:t>1117</w:t>
            </w:r>
            <w:r w:rsidR="00710C7C">
              <w:rPr>
                <w:noProof/>
                <w:webHidden/>
              </w:rPr>
              <w:fldChar w:fldCharType="end"/>
            </w:r>
          </w:hyperlink>
        </w:p>
        <w:p w14:paraId="64CD8780" w14:textId="7C9A08C5" w:rsidR="00710C7C" w:rsidRDefault="003462CF">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710C7C">
              <w:rPr>
                <w:noProof/>
                <w:webHidden/>
              </w:rPr>
              <w:t>1118</w:t>
            </w:r>
            <w:r w:rsidR="00710C7C">
              <w:rPr>
                <w:noProof/>
                <w:webHidden/>
              </w:rPr>
              <w:fldChar w:fldCharType="end"/>
            </w:r>
          </w:hyperlink>
        </w:p>
        <w:p w14:paraId="3BD41A02" w14:textId="2C5E4BA1" w:rsidR="00710C7C" w:rsidRDefault="003462CF">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710C7C">
              <w:rPr>
                <w:noProof/>
                <w:webHidden/>
              </w:rPr>
              <w:t>1118</w:t>
            </w:r>
            <w:r w:rsidR="00710C7C">
              <w:rPr>
                <w:noProof/>
                <w:webHidden/>
              </w:rPr>
              <w:fldChar w:fldCharType="end"/>
            </w:r>
          </w:hyperlink>
        </w:p>
        <w:p w14:paraId="52F696C4" w14:textId="10A2C325" w:rsidR="00710C7C" w:rsidRDefault="003462CF">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710C7C">
              <w:rPr>
                <w:noProof/>
                <w:webHidden/>
              </w:rPr>
              <w:t>1118</w:t>
            </w:r>
            <w:r w:rsidR="00710C7C">
              <w:rPr>
                <w:noProof/>
                <w:webHidden/>
              </w:rPr>
              <w:fldChar w:fldCharType="end"/>
            </w:r>
          </w:hyperlink>
        </w:p>
        <w:p w14:paraId="5902C773" w14:textId="28A52E4F" w:rsidR="00710C7C" w:rsidRDefault="003462CF">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710C7C">
              <w:rPr>
                <w:noProof/>
                <w:webHidden/>
              </w:rPr>
              <w:t>1119</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28" w:name="_Toc485884679"/>
      <w:r>
        <w:lastRenderedPageBreak/>
        <w:t>August 1 / Mesori 8: The Confession of St. Peter</w:t>
      </w:r>
      <w:bookmarkEnd w:id="1928"/>
    </w:p>
    <w:p w14:paraId="7DE29A0B" w14:textId="77777777" w:rsidR="00710C7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710C7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0C7C" w14:paraId="5283F16D" w14:textId="77777777" w:rsidTr="00D62D89">
        <w:trPr>
          <w:cantSplit/>
          <w:jc w:val="center"/>
        </w:trPr>
        <w:tc>
          <w:tcPr>
            <w:tcW w:w="288" w:type="dxa"/>
          </w:tcPr>
          <w:p w14:paraId="793C8CF5" w14:textId="77777777" w:rsidR="00710C7C" w:rsidRDefault="00710C7C" w:rsidP="00D62D89">
            <w:pPr>
              <w:pStyle w:val="CopticCross"/>
            </w:pPr>
          </w:p>
        </w:tc>
        <w:tc>
          <w:tcPr>
            <w:tcW w:w="3960" w:type="dxa"/>
          </w:tcPr>
          <w:p w14:paraId="22F881AD" w14:textId="77777777" w:rsidR="00710C7C" w:rsidRDefault="00710C7C" w:rsidP="00D62D89">
            <w:pPr>
              <w:pStyle w:val="EngHang"/>
            </w:pPr>
            <w:r>
              <w:t>Hail to our Father Peter,</w:t>
            </w:r>
          </w:p>
          <w:p w14:paraId="32938844" w14:textId="77777777" w:rsidR="00710C7C" w:rsidRDefault="00710C7C" w:rsidP="00D62D89">
            <w:pPr>
              <w:pStyle w:val="EngHang"/>
            </w:pPr>
            <w:r>
              <w:t>And our Teacher Paul,</w:t>
            </w:r>
          </w:p>
          <w:p w14:paraId="60DF57F1" w14:textId="77777777" w:rsidR="00710C7C" w:rsidRDefault="00710C7C" w:rsidP="00D62D89">
            <w:pPr>
              <w:pStyle w:val="EngHang"/>
            </w:pPr>
            <w:r>
              <w:t>The great pillars,</w:t>
            </w:r>
          </w:p>
          <w:p w14:paraId="733D9E13" w14:textId="77777777" w:rsidR="00710C7C" w:rsidRDefault="00710C7C" w:rsidP="00D62D89">
            <w:pPr>
              <w:pStyle w:val="EngHangEnd"/>
            </w:pPr>
            <w:r>
              <w:t>The firmess of the faithful.</w:t>
            </w:r>
          </w:p>
        </w:tc>
        <w:tc>
          <w:tcPr>
            <w:tcW w:w="288" w:type="dxa"/>
          </w:tcPr>
          <w:p w14:paraId="1DE643D4" w14:textId="77777777" w:rsidR="00710C7C" w:rsidRDefault="00710C7C" w:rsidP="00D62D89"/>
        </w:tc>
        <w:tc>
          <w:tcPr>
            <w:tcW w:w="288" w:type="dxa"/>
          </w:tcPr>
          <w:p w14:paraId="25C4D87C" w14:textId="77777777" w:rsidR="00710C7C" w:rsidRDefault="00710C7C" w:rsidP="00D62D89">
            <w:pPr>
              <w:pStyle w:val="CopticCross"/>
            </w:pPr>
          </w:p>
        </w:tc>
        <w:tc>
          <w:tcPr>
            <w:tcW w:w="3960" w:type="dxa"/>
          </w:tcPr>
          <w:p w14:paraId="0BB1D6EE" w14:textId="77777777" w:rsidR="00710C7C" w:rsidRDefault="00710C7C" w:rsidP="00D62D89">
            <w:pPr>
              <w:pStyle w:val="CopticVersemulti-line"/>
            </w:pPr>
            <w:r>
              <w:t>Ⲭⲉⲣⲉ ⲡⲉⲛⲓⲱⲧ Ⲡⲉⲧⲣⲟⲥ:</w:t>
            </w:r>
          </w:p>
          <w:p w14:paraId="408F1FAF" w14:textId="77777777" w:rsidR="00710C7C" w:rsidRDefault="00710C7C" w:rsidP="00D62D89">
            <w:pPr>
              <w:pStyle w:val="CopticVersemulti-line"/>
            </w:pPr>
            <w:r>
              <w:t>ⲛⲉⲙ ⲡⲉⲛⲥⲁϧ Ⲡⲁⲩⲗⲟⲥ:</w:t>
            </w:r>
          </w:p>
          <w:p w14:paraId="4DBF5164" w14:textId="77777777" w:rsidR="00710C7C" w:rsidRDefault="00710C7C" w:rsidP="00D62D89">
            <w:pPr>
              <w:pStyle w:val="CopticVersemulti-line"/>
            </w:pPr>
            <w:r>
              <w:t>ⲛⲓⲛⲓϣϯ ⲛ̀ⲥⲧⲁⲩⲗⲗⲟⲥ:</w:t>
            </w:r>
          </w:p>
          <w:p w14:paraId="3FA25AD8" w14:textId="77777777" w:rsidR="00710C7C" w:rsidRPr="00240FF0" w:rsidRDefault="00710C7C" w:rsidP="00D62D89">
            <w:pPr>
              <w:pStyle w:val="CopticHangingVerse"/>
              <w:rPr>
                <w:vanish/>
              </w:rPr>
            </w:pPr>
            <w:r>
              <w:t>ⲉⲧⲧⲁϫⲣⲟ ⲛ̀ⲛⲓⲡⲓⲥⲧⲟⲥ.</w:t>
            </w:r>
          </w:p>
        </w:tc>
      </w:tr>
    </w:tbl>
    <w:p w14:paraId="255AA614" w14:textId="605C4E3F" w:rsidR="00306181" w:rsidRDefault="00710C7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1064</w:t>
      </w:r>
      <w:r w:rsidR="00237D47">
        <w:fldChar w:fldCharType="end"/>
      </w:r>
      <w:r w:rsidR="00306181">
        <w:t>.</w:t>
      </w:r>
    </w:p>
    <w:p w14:paraId="21A226CF" w14:textId="77777777" w:rsidR="00DD5136" w:rsidRDefault="00DD5136" w:rsidP="00DD5136">
      <w:pPr>
        <w:pStyle w:val="Heading3"/>
      </w:pPr>
      <w:bookmarkStart w:id="1929" w:name="_Toc485884680"/>
      <w:r>
        <w:t>August 5 / Mesori 12: Commemoration of Archangel Michael</w:t>
      </w:r>
      <w:bookmarkEnd w:id="1929"/>
    </w:p>
    <w:p w14:paraId="1A62CB0D" w14:textId="10232991" w:rsidR="003D4731" w:rsidRPr="00B637D8" w:rsidRDefault="003D4731" w:rsidP="003D4731">
      <w:pPr>
        <w:pStyle w:val="Rubric"/>
      </w:pPr>
      <w:r>
        <w:t xml:space="preserve">See </w:t>
      </w:r>
      <w:r>
        <w:fldChar w:fldCharType="begin"/>
      </w:r>
      <w:r>
        <w:instrText xml:space="preserve"> REF _Ref485105264 \h </w:instrText>
      </w:r>
      <w:r>
        <w:fldChar w:fldCharType="separate"/>
      </w:r>
      <w:r w:rsidR="00710C7C">
        <w:t>November 8 (9) / Athor 12: Archangel Michael</w:t>
      </w:r>
      <w:r>
        <w:fldChar w:fldCharType="end"/>
      </w:r>
      <w:r>
        <w:t xml:space="preserve">, page </w:t>
      </w:r>
      <w:r>
        <w:fldChar w:fldCharType="begin"/>
      </w:r>
      <w:r>
        <w:instrText xml:space="preserve"> PAGEREF _Ref485105267 \h </w:instrText>
      </w:r>
      <w:r>
        <w:fldChar w:fldCharType="separate"/>
      </w:r>
      <w:r w:rsidR="00710C7C">
        <w:rPr>
          <w:noProof/>
        </w:rPr>
        <w:t>790</w:t>
      </w:r>
      <w:r>
        <w:fldChar w:fldCharType="end"/>
      </w:r>
      <w:r>
        <w:t>.</w:t>
      </w:r>
    </w:p>
    <w:p w14:paraId="700F8882" w14:textId="77777777" w:rsidR="00495F1A" w:rsidRDefault="00980D99" w:rsidP="00495F1A">
      <w:pPr>
        <w:pStyle w:val="Heading3"/>
      </w:pPr>
      <w:bookmarkStart w:id="1930" w:name="_Toc485884681"/>
      <w:r>
        <w:t xml:space="preserve">August 6 / Mesori 13: </w:t>
      </w:r>
      <w:r w:rsidR="00495F1A">
        <w:t>The Transfiguration</w:t>
      </w:r>
      <w:bookmarkEnd w:id="1927"/>
      <w:bookmarkEnd w:id="1926"/>
      <w:bookmarkEnd w:id="1925"/>
      <w:bookmarkEnd w:id="1930"/>
    </w:p>
    <w:p w14:paraId="7EAEB060" w14:textId="12F0EC4C" w:rsidR="00155D64" w:rsidRPr="008712A7" w:rsidRDefault="00155D64" w:rsidP="00155D64">
      <w:pPr>
        <w:pStyle w:val="Heading4"/>
        <w:rPr>
          <w:rFonts w:ascii="Arial Unicode MS" w:eastAsia="Arial Unicode MS" w:hAnsi="Arial Unicode MS" w:cs="Arial Unicode MS"/>
        </w:rPr>
      </w:pPr>
      <w:bookmarkStart w:id="1931"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2" w:name="_Ref485108387"/>
      <w:r>
        <w:t>The Doxology</w:t>
      </w:r>
      <w:r w:rsidR="00E21EA3">
        <w:t xml:space="preserve"> of the Transfiguration</w:t>
      </w:r>
      <w:bookmarkEnd w:id="1931"/>
      <w:bookmarkEnd w:id="1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3" w:name="_Ref434476299"/>
      <w:r>
        <w:lastRenderedPageBreak/>
        <w:t>The Psali Adam</w:t>
      </w:r>
      <w:r w:rsidR="006C1B94">
        <w:t xml:space="preserve"> for the Transfiguration</w:t>
      </w:r>
      <w:bookmarkEnd w:id="1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4" w:name="_Ref434476316"/>
      <w:r>
        <w:t>The Psali Batos</w:t>
      </w:r>
      <w:r w:rsidR="006C1B94">
        <w:t xml:space="preserve"> for the Transfiguration</w:t>
      </w:r>
      <w:bookmarkEnd w:id="19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5" w:name="_Toc410196224"/>
      <w:bookmarkStart w:id="1936" w:name="_Toc410196466"/>
      <w:bookmarkStart w:id="1937" w:name="_Toc410196968"/>
      <w:bookmarkStart w:id="1938" w:name="_Ref435642801"/>
      <w:bookmarkStart w:id="1939" w:name="_Ref435642808"/>
      <w:r>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lastRenderedPageBreak/>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0" w:name="_Ref485102883"/>
      <w:bookmarkStart w:id="1941" w:name="_Toc485884682"/>
      <w:r>
        <w:t xml:space="preserve">August 9 / Mesori 16: </w:t>
      </w:r>
      <w:r w:rsidR="00495F1A">
        <w:t>The Assumption of the Virgin</w:t>
      </w:r>
      <w:bookmarkEnd w:id="1935"/>
      <w:bookmarkEnd w:id="1936"/>
      <w:bookmarkEnd w:id="1937"/>
      <w:bookmarkEnd w:id="1938"/>
      <w:bookmarkEnd w:id="1939"/>
      <w:bookmarkEnd w:id="1940"/>
      <w:bookmarkEnd w:id="1941"/>
    </w:p>
    <w:p w14:paraId="7CA90D1D" w14:textId="7FF594DA" w:rsidR="003D07AB" w:rsidRDefault="003D07AB" w:rsidP="003D07AB">
      <w:pPr>
        <w:pStyle w:val="Heading4"/>
      </w:pPr>
      <w:bookmarkStart w:id="1942"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3" w:name="_Ref485192399"/>
      <w:r>
        <w:t xml:space="preserve">The Psali </w:t>
      </w:r>
      <w:commentRangeStart w:id="1944"/>
      <w:r>
        <w:t xml:space="preserve">Adam </w:t>
      </w:r>
      <w:commentRangeEnd w:id="1944"/>
      <w:r>
        <w:rPr>
          <w:rStyle w:val="CommentReference"/>
          <w:rFonts w:eastAsiaTheme="minorHAnsi" w:cstheme="minorBidi"/>
          <w:b w:val="0"/>
          <w:bCs w:val="0"/>
          <w:iCs w:val="0"/>
          <w:color w:val="auto"/>
        </w:rPr>
        <w:commentReference w:id="1944"/>
      </w:r>
      <w:r>
        <w:t>for the Virgin</w:t>
      </w:r>
      <w:bookmarkEnd w:id="1942"/>
      <w:bookmarkEnd w:id="1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5"/>
            <w:r>
              <w:t>With divine hands.”</w:t>
            </w:r>
            <w:commentRangeEnd w:id="1945"/>
            <w:r>
              <w:rPr>
                <w:rStyle w:val="CommentReference"/>
                <w:rFonts w:ascii="Times New Roman" w:eastAsiaTheme="minorHAnsi" w:hAnsi="Times New Roman" w:cstheme="minorBidi"/>
                <w:color w:val="auto"/>
              </w:rPr>
              <w:commentReference w:id="194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46" w:name="_Ref435734818"/>
      <w:r>
        <w:t>The Psali Batos for the Virgin</w:t>
      </w:r>
      <w:bookmarkEnd w:id="19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47"/>
            <w:r>
              <w:t>forever</w:t>
            </w:r>
            <w:commentRangeEnd w:id="1947"/>
            <w:r>
              <w:rPr>
                <w:rStyle w:val="CommentReference"/>
                <w:rFonts w:ascii="Times New Roman" w:eastAsiaTheme="minorHAnsi" w:hAnsi="Times New Roman" w:cstheme="minorBidi"/>
                <w:color w:val="auto"/>
              </w:rPr>
              <w:commentReference w:id="194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48"/>
            <w:r>
              <w:t>In the unshakable places.</w:t>
            </w:r>
            <w:commentRangeEnd w:id="1948"/>
            <w:r>
              <w:rPr>
                <w:rStyle w:val="CommentReference"/>
                <w:rFonts w:ascii="Times New Roman" w:eastAsiaTheme="minorHAnsi" w:hAnsi="Times New Roman" w:cstheme="minorBidi"/>
                <w:color w:val="auto"/>
              </w:rPr>
              <w:commentReference w:id="194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49"/>
            <w:r>
              <w:t>Your name adorns our works.</w:t>
            </w:r>
            <w:commentRangeEnd w:id="1949"/>
            <w:r>
              <w:rPr>
                <w:rStyle w:val="CommentReference"/>
                <w:rFonts w:ascii="Times New Roman" w:eastAsiaTheme="minorHAnsi" w:hAnsi="Times New Roman" w:cstheme="minorBidi"/>
                <w:color w:val="auto"/>
              </w:rPr>
              <w:commentReference w:id="194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0"/>
            <w:r>
              <w:t xml:space="preserve">Interceding </w:t>
            </w:r>
            <w:commentRangeEnd w:id="1950"/>
            <w:r>
              <w:rPr>
                <w:rStyle w:val="CommentReference"/>
                <w:rFonts w:ascii="Times New Roman" w:eastAsiaTheme="minorHAnsi" w:hAnsi="Times New Roman" w:cstheme="minorBidi"/>
                <w:color w:val="auto"/>
              </w:rPr>
              <w:commentReference w:id="195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lastRenderedPageBreak/>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1" w:name="_Toc485884683"/>
      <w:r>
        <w:t>August 12 / Mesori 19: Translocation of the Relics of St. Macarius the Great</w:t>
      </w:r>
      <w:bookmarkEnd w:id="1951"/>
    </w:p>
    <w:p w14:paraId="0744AB3C" w14:textId="1AB25984"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710C7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710C7C">
        <w:rPr>
          <w:noProof/>
        </w:rPr>
        <w:t>990</w:t>
      </w:r>
      <w:r w:rsidR="006D6137">
        <w:fldChar w:fldCharType="end"/>
      </w:r>
      <w:r w:rsidR="00237D47">
        <w:t>.</w:t>
      </w:r>
    </w:p>
    <w:p w14:paraId="7069CDB9" w14:textId="77777777" w:rsidR="005329C1" w:rsidRDefault="005329C1" w:rsidP="005329C1">
      <w:pPr>
        <w:pStyle w:val="Heading3"/>
      </w:pPr>
      <w:bookmarkStart w:id="1952" w:name="_Toc485884684"/>
      <w:r>
        <w:t>August 14 / Mesori 21: Commemoration of the Theotokos</w:t>
      </w:r>
      <w:bookmarkEnd w:id="1952"/>
    </w:p>
    <w:p w14:paraId="3E243021" w14:textId="5C58DA7B" w:rsidR="00DD1748" w:rsidRDefault="00DD1748" w:rsidP="00DD1748">
      <w:pPr>
        <w:pStyle w:val="Rubric"/>
      </w:pPr>
      <w:bookmarkStart w:id="1953" w:name="_Ref434563030"/>
      <w:r>
        <w:t xml:space="preserve">See the Doxologies, Psali, and Theotokia for the Virgin. See </w:t>
      </w:r>
      <w:r>
        <w:fldChar w:fldCharType="begin"/>
      </w:r>
      <w:r>
        <w:instrText xml:space="preserve"> REF _Ref485102883 \h </w:instrText>
      </w:r>
      <w:r>
        <w:fldChar w:fldCharType="separate"/>
      </w:r>
      <w:r w:rsidR="00710C7C">
        <w:t>August 9 / Mesori 16: The Assumption of the Virgin</w:t>
      </w:r>
      <w:r>
        <w:fldChar w:fldCharType="end"/>
      </w:r>
      <w:r>
        <w:t xml:space="preserve">, page </w:t>
      </w:r>
      <w:r>
        <w:fldChar w:fldCharType="begin"/>
      </w:r>
      <w:r>
        <w:instrText xml:space="preserve"> PAGEREF _Ref485102883 \h </w:instrText>
      </w:r>
      <w:r>
        <w:fldChar w:fldCharType="separate"/>
      </w:r>
      <w:r w:rsidR="00710C7C">
        <w:rPr>
          <w:noProof/>
        </w:rPr>
        <w:t>1105</w:t>
      </w:r>
      <w:r>
        <w:fldChar w:fldCharType="end"/>
      </w:r>
      <w:r>
        <w:t>.</w:t>
      </w:r>
    </w:p>
    <w:p w14:paraId="548CB18D" w14:textId="77777777" w:rsidR="009F60F1" w:rsidRDefault="009F60F1" w:rsidP="009F60F1">
      <w:pPr>
        <w:pStyle w:val="Heading3"/>
      </w:pPr>
      <w:bookmarkStart w:id="1954" w:name="_Ref485109122"/>
      <w:bookmarkStart w:id="1955" w:name="_Ref485109128"/>
      <w:bookmarkStart w:id="1956" w:name="_Toc485884685"/>
      <w:r>
        <w:t>August 17 / Mesori 24: Departure of St. Takle Haymanot</w:t>
      </w:r>
      <w:bookmarkEnd w:id="1953"/>
      <w:bookmarkEnd w:id="1954"/>
      <w:bookmarkEnd w:id="1955"/>
      <w:bookmarkEnd w:id="1956"/>
    </w:p>
    <w:p w14:paraId="34845613" w14:textId="77777777" w:rsidR="009F60F1" w:rsidRDefault="009F60F1" w:rsidP="009F60F1">
      <w:pPr>
        <w:pStyle w:val="Heading4"/>
      </w:pPr>
      <w:bookmarkStart w:id="1957" w:name="_Ref434492302"/>
      <w:r>
        <w:t>The Doxology</w:t>
      </w:r>
      <w:r w:rsidR="00B82753">
        <w:t xml:space="preserve"> for St. Takle Haymanot</w:t>
      </w:r>
      <w:bookmarkEnd w:id="1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58" w:name="_Toc485884686"/>
      <w:r>
        <w:lastRenderedPageBreak/>
        <w:t>August 21 / Mesori 28: The Patriarchs: Abraham, Isaac, and Jacob</w:t>
      </w:r>
      <w:bookmarkEnd w:id="1958"/>
    </w:p>
    <w:p w14:paraId="1D063B19" w14:textId="77777777" w:rsidR="00431ABD" w:rsidRDefault="00431ABD" w:rsidP="00431ABD">
      <w:pPr>
        <w:pStyle w:val="Heading4"/>
      </w:pPr>
      <w:bookmarkStart w:id="1959" w:name="_Ref434492413"/>
      <w:r>
        <w:t>The Doxology</w:t>
      </w:r>
      <w:r w:rsidR="00B82753">
        <w:t xml:space="preserve"> for the Patriarchs: Abraham, Isaac, and Jacob</w:t>
      </w:r>
      <w:bookmarkEnd w:id="1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0" w:name="_Toc485884687"/>
      <w:r>
        <w:lastRenderedPageBreak/>
        <w:t>August 22 / Mesori 29: Commemoration of the Annunciation, Nativity, and Resurrection on the 29</w:t>
      </w:r>
      <w:r w:rsidRPr="00C0205C">
        <w:rPr>
          <w:vertAlign w:val="superscript"/>
        </w:rPr>
        <w:t>th</w:t>
      </w:r>
      <w:r>
        <w:t xml:space="preserve"> of Every Month</w:t>
      </w:r>
      <w:bookmarkEnd w:id="1960"/>
    </w:p>
    <w:p w14:paraId="19306DA7" w14:textId="2500F955" w:rsidR="007D439A" w:rsidRPr="00B52D77" w:rsidRDefault="007D439A" w:rsidP="007D439A">
      <w:pPr>
        <w:pStyle w:val="Rubric"/>
      </w:pPr>
      <w:r>
        <w:t xml:space="preserve">See </w:t>
      </w:r>
      <w:r>
        <w:fldChar w:fldCharType="begin"/>
      </w:r>
      <w:r>
        <w:instrText xml:space="preserve"> REF _Ref435003974 \h </w:instrText>
      </w:r>
      <w:r>
        <w:fldChar w:fldCharType="separate"/>
      </w:r>
      <w:r w:rsidR="00710C7C">
        <w:t>September 26 (27) / Tho-out 29: Commemoration of the Annunciation, Nativity, and Resurrection on the 29</w:t>
      </w:r>
      <w:r w:rsidR="00710C7C" w:rsidRPr="00C0205C">
        <w:rPr>
          <w:vertAlign w:val="superscript"/>
        </w:rPr>
        <w:t>th</w:t>
      </w:r>
      <w:r w:rsidR="00710C7C">
        <w:t xml:space="preserve"> of Every Coptic Month</w:t>
      </w:r>
      <w:r>
        <w:fldChar w:fldCharType="end"/>
      </w:r>
      <w:r>
        <w:t xml:space="preserve">, page </w:t>
      </w:r>
      <w:r>
        <w:fldChar w:fldCharType="begin"/>
      </w:r>
      <w:r>
        <w:instrText xml:space="preserve"> PAGEREF _Ref435003974 \h </w:instrText>
      </w:r>
      <w:r>
        <w:fldChar w:fldCharType="separate"/>
      </w:r>
      <w:r w:rsidR="00710C7C">
        <w:rPr>
          <w:noProof/>
        </w:rPr>
        <w:t>760</w:t>
      </w:r>
      <w:r>
        <w:fldChar w:fldCharType="end"/>
      </w:r>
      <w:r>
        <w:t>.</w:t>
      </w:r>
    </w:p>
    <w:p w14:paraId="71EB5850" w14:textId="77777777" w:rsidR="0070722E" w:rsidRDefault="0070722E" w:rsidP="0070722E">
      <w:pPr>
        <w:pStyle w:val="Heading3"/>
      </w:pPr>
      <w:bookmarkStart w:id="1961" w:name="_Toc485884688"/>
      <w:r>
        <w:t xml:space="preserve">August 22 / Mesori 29: </w:t>
      </w:r>
      <w:r w:rsidR="007D439A">
        <w:t xml:space="preserve">Also the </w:t>
      </w:r>
      <w:r>
        <w:t>Translocation of the Relics of St. John the Short to Scetis</w:t>
      </w:r>
      <w:bookmarkEnd w:id="1961"/>
    </w:p>
    <w:p w14:paraId="6CA7DB30" w14:textId="453AE375"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710C7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710C7C">
        <w:rPr>
          <w:noProof/>
        </w:rPr>
        <w:t>777</w:t>
      </w:r>
      <w:r w:rsidR="006D6137">
        <w:fldChar w:fldCharType="end"/>
      </w:r>
      <w:r>
        <w:t>.</w:t>
      </w:r>
    </w:p>
    <w:p w14:paraId="7E90B074" w14:textId="77777777" w:rsidR="00D46726" w:rsidRDefault="00D46726" w:rsidP="00D46726">
      <w:pPr>
        <w:pStyle w:val="Heading3"/>
      </w:pPr>
      <w:bookmarkStart w:id="1962" w:name="_Toc485884689"/>
      <w:r>
        <w:t>August 25 / Little Month 2: Departure of St. Titus the Apostle</w:t>
      </w:r>
      <w:bookmarkEnd w:id="1962"/>
    </w:p>
    <w:p w14:paraId="0FCE4143" w14:textId="75F1F896" w:rsidR="00191A26" w:rsidRDefault="00191A26" w:rsidP="00191A26">
      <w:pPr>
        <w:pStyle w:val="Rubric"/>
      </w:pPr>
      <w:r>
        <w:t xml:space="preserve">See </w:t>
      </w:r>
      <w:r>
        <w:fldChar w:fldCharType="begin"/>
      </w:r>
      <w:r>
        <w:instrText xml:space="preserve"> REF _Ref434488644 \h </w:instrText>
      </w:r>
      <w:r>
        <w:fldChar w:fldCharType="separate"/>
      </w:r>
      <w:r w:rsidR="00710C7C">
        <w:t>A Doxology for the Apostles</w:t>
      </w:r>
      <w:r>
        <w:fldChar w:fldCharType="end"/>
      </w:r>
      <w:r>
        <w:t xml:space="preserve">, on pages </w:t>
      </w:r>
      <w:r>
        <w:fldChar w:fldCharType="begin"/>
      </w:r>
      <w:r>
        <w:instrText xml:space="preserve"> PAGEREF _Ref434488644 \h </w:instrText>
      </w:r>
      <w:r>
        <w:fldChar w:fldCharType="separate"/>
      </w:r>
      <w:r w:rsidR="00710C7C">
        <w:rPr>
          <w:noProof/>
        </w:rPr>
        <w:t>702</w:t>
      </w:r>
      <w:r>
        <w:fldChar w:fldCharType="end"/>
      </w:r>
      <w:r>
        <w:t xml:space="preserve">, </w:t>
      </w:r>
      <w:r>
        <w:fldChar w:fldCharType="begin"/>
      </w:r>
      <w:r>
        <w:instrText xml:space="preserve"> PAGEREF _Ref434488657 \h </w:instrText>
      </w:r>
      <w:r>
        <w:fldChar w:fldCharType="separate"/>
      </w:r>
      <w:r w:rsidR="00710C7C">
        <w:rPr>
          <w:noProof/>
        </w:rPr>
        <w:t>702</w:t>
      </w:r>
      <w:r>
        <w:fldChar w:fldCharType="end"/>
      </w:r>
      <w:r>
        <w:t xml:space="preserve">, or </w:t>
      </w:r>
      <w:r>
        <w:fldChar w:fldCharType="begin"/>
      </w:r>
      <w:r>
        <w:instrText xml:space="preserve"> PAGEREF _Ref434488992 \h </w:instrText>
      </w:r>
      <w:r>
        <w:fldChar w:fldCharType="separate"/>
      </w:r>
      <w:r w:rsidR="00710C7C">
        <w:rPr>
          <w:noProof/>
        </w:rPr>
        <w:t>704</w:t>
      </w:r>
      <w:r>
        <w:fldChar w:fldCharType="end"/>
      </w:r>
      <w:r>
        <w:t>.</w:t>
      </w:r>
    </w:p>
    <w:p w14:paraId="76AA6933" w14:textId="77777777" w:rsidR="00C30039" w:rsidRDefault="00C30039" w:rsidP="00C30039">
      <w:pPr>
        <w:pStyle w:val="Heading3"/>
      </w:pPr>
      <w:bookmarkStart w:id="1963" w:name="_Toc485884690"/>
      <w:r>
        <w:t>August 26 / Little Month 3: Archangel Raphael</w:t>
      </w:r>
      <w:bookmarkEnd w:id="1963"/>
    </w:p>
    <w:p w14:paraId="0292BCC5" w14:textId="77777777" w:rsidR="00C30039" w:rsidRDefault="00C30039" w:rsidP="00C30039">
      <w:pPr>
        <w:pStyle w:val="Heading4"/>
      </w:pPr>
      <w:bookmarkStart w:id="1964" w:name="_Ref434488208"/>
      <w:r>
        <w:t>The Doxology</w:t>
      </w:r>
      <w:r w:rsidR="00B46E6E">
        <w:t xml:space="preserve"> for Archangel Raphael</w:t>
      </w:r>
      <w:bookmarkEnd w:id="19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5" w:name="_Toc485884691"/>
      <w:r>
        <w:t>August 28 / Little Month 5</w:t>
      </w:r>
      <w:r w:rsidR="00980D99">
        <w:t>: St. Parsouma</w:t>
      </w:r>
      <w:bookmarkEnd w:id="1965"/>
    </w:p>
    <w:p w14:paraId="32F5CFB7" w14:textId="77777777" w:rsidR="00980D99" w:rsidRDefault="00980D99" w:rsidP="00980D99">
      <w:pPr>
        <w:pStyle w:val="Heading4"/>
      </w:pPr>
      <w:bookmarkStart w:id="1966" w:name="_Ref434491294"/>
      <w:r>
        <w:t>The Doxology</w:t>
      </w:r>
      <w:r w:rsidR="00810F04">
        <w:t xml:space="preserve"> for St. Parsouma</w:t>
      </w:r>
      <w:bookmarkEnd w:id="19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0"/>
            <w:r>
              <w:t xml:space="preserve">ⲙ̀Ⲡⲭ̄ⲥ̄ </w:t>
            </w:r>
            <w:commentRangeEnd w:id="1970"/>
            <w:r>
              <w:rPr>
                <w:rStyle w:val="CommentReference"/>
                <w:rFonts w:ascii="Times New Roman" w:hAnsi="Times New Roman" w:cstheme="minorBidi"/>
                <w:noProof w:val="0"/>
              </w:rPr>
              <w:commentReference w:id="197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1"/>
            <w:r>
              <w:t xml:space="preserve">ⲡⲉⲛⲥⲱⲧⲏⲣ </w:t>
            </w:r>
            <w:commentRangeEnd w:id="1971"/>
            <w:r>
              <w:rPr>
                <w:rStyle w:val="CommentReference"/>
                <w:rFonts w:ascii="Times New Roman" w:hAnsi="Times New Roman" w:cstheme="minorBidi"/>
                <w:noProof w:val="0"/>
              </w:rPr>
              <w:commentReference w:id="197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2" w:name="_Toc410196226"/>
      <w:bookmarkStart w:id="1973" w:name="_Toc410196468"/>
      <w:bookmarkStart w:id="1974" w:name="_Toc410196970"/>
      <w:bookmarkStart w:id="1975" w:name="_Toc485884457"/>
      <w:bookmarkStart w:id="1976" w:name="Pascal"/>
      <w:bookmarkEnd w:id="1924"/>
      <w:r>
        <w:lastRenderedPageBreak/>
        <w:t>The Pascal Cycle</w:t>
      </w:r>
      <w:bookmarkEnd w:id="1972"/>
      <w:bookmarkEnd w:id="1973"/>
      <w:bookmarkEnd w:id="1974"/>
      <w:bookmarkEnd w:id="1975"/>
    </w:p>
    <w:p w14:paraId="5B5D97E6" w14:textId="018E9B71" w:rsidR="009E261C" w:rsidRDefault="00EF4931" w:rsidP="00EF4931">
      <w:pPr>
        <w:pStyle w:val="TOC3"/>
        <w:tabs>
          <w:tab w:val="right" w:leader="dot" w:pos="8846"/>
        </w:tabs>
      </w:pPr>
      <w:bookmarkStart w:id="1977" w:name="_Toc410196227"/>
      <w:bookmarkStart w:id="1978" w:name="_Toc410196469"/>
      <w:bookmarkStart w:id="1979" w:name="_Toc410196971"/>
      <w:r>
        <w:t>TODO: READD TOC</w:t>
      </w:r>
    </w:p>
    <w:p w14:paraId="0AD076AD" w14:textId="5D532FCC" w:rsidR="00495F1A" w:rsidRDefault="00495F1A" w:rsidP="00495F1A">
      <w:pPr>
        <w:pStyle w:val="Heading3"/>
      </w:pPr>
      <w:bookmarkStart w:id="1980" w:name="_Toc479145670"/>
      <w:r>
        <w:t>Jonah’s Fast</w:t>
      </w:r>
      <w:bookmarkEnd w:id="1977"/>
      <w:bookmarkEnd w:id="1978"/>
      <w:bookmarkEnd w:id="1979"/>
      <w:bookmarkEnd w:id="1980"/>
    </w:p>
    <w:p w14:paraId="7A658690" w14:textId="77777777" w:rsidR="001E5E16" w:rsidRPr="001E5E16" w:rsidRDefault="001E5E16" w:rsidP="001E5E16">
      <w:pPr>
        <w:pStyle w:val="Heading4"/>
      </w:pPr>
      <w:bookmarkStart w:id="1981" w:name="_Ref434478053"/>
      <w:r>
        <w:t>The Doxology</w:t>
      </w:r>
      <w:r w:rsidR="00E21EA3">
        <w:t xml:space="preserve"> of Jonah’s Fast</w:t>
      </w:r>
      <w:bookmarkEnd w:id="1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2" w:name="_Toc410196228"/>
      <w:bookmarkStart w:id="1983" w:name="_Toc410196470"/>
      <w:bookmarkStart w:id="1984" w:name="_Toc410196972"/>
      <w:bookmarkStart w:id="1985" w:name="_Toc479145671"/>
      <w:r>
        <w:t>Jonah’s Feast</w:t>
      </w:r>
      <w:bookmarkEnd w:id="1982"/>
      <w:bookmarkEnd w:id="1983"/>
      <w:bookmarkEnd w:id="1984"/>
      <w:bookmarkEnd w:id="1985"/>
    </w:p>
    <w:p w14:paraId="6EE6C439" w14:textId="77777777" w:rsidR="00495F1A" w:rsidRDefault="00495F1A" w:rsidP="00495F1A">
      <w:pPr>
        <w:pStyle w:val="Heading3"/>
      </w:pPr>
      <w:bookmarkStart w:id="1986" w:name="_Toc410196229"/>
      <w:bookmarkStart w:id="1987" w:name="_Toc410196471"/>
      <w:bookmarkStart w:id="1988" w:name="_Toc410196973"/>
      <w:bookmarkStart w:id="1989" w:name="_Toc479145672"/>
      <w:r>
        <w:t>Great Lent</w:t>
      </w:r>
      <w:bookmarkEnd w:id="1986"/>
      <w:bookmarkEnd w:id="1987"/>
      <w:bookmarkEnd w:id="1988"/>
      <w:bookmarkEnd w:id="1989"/>
    </w:p>
    <w:p w14:paraId="100B48D2" w14:textId="61FB6051" w:rsidR="008C6F4C" w:rsidRDefault="008C6F4C" w:rsidP="008C6F4C">
      <w:pPr>
        <w:pStyle w:val="Heading4"/>
      </w:pPr>
      <w:bookmarkStart w:id="1990"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1"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0"/>
      <w:bookmarkEnd w:id="1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2" w:name="_Ref434478104"/>
      <w:r>
        <w:lastRenderedPageBreak/>
        <w:t>The Doxology</w:t>
      </w:r>
      <w:r w:rsidR="00E21EA3">
        <w:t xml:space="preserve"> for Weekdays in Great Lent</w:t>
      </w:r>
      <w:bookmarkEnd w:id="1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3"/>
            <w:r>
              <w:t>ⲛⲓⲉ̀ⲛⲉϩ</w:t>
            </w:r>
            <w:commentRangeEnd w:id="1993"/>
            <w:r>
              <w:rPr>
                <w:rStyle w:val="CommentReference"/>
                <w:rFonts w:ascii="Times New Roman" w:hAnsi="Times New Roman" w:cstheme="minorBidi"/>
                <w:noProof w:val="0"/>
              </w:rPr>
              <w:commentReference w:id="1993"/>
            </w:r>
            <w:r>
              <w:t>.</w:t>
            </w:r>
          </w:p>
        </w:tc>
      </w:tr>
    </w:tbl>
    <w:p w14:paraId="1A70F51E" w14:textId="77777777" w:rsidR="00420CFA" w:rsidRPr="001E5E16" w:rsidRDefault="00420CFA" w:rsidP="00420CFA">
      <w:pPr>
        <w:pStyle w:val="Heading4"/>
      </w:pPr>
      <w:bookmarkStart w:id="1994" w:name="_Ref434478128"/>
      <w:r>
        <w:lastRenderedPageBreak/>
        <w:t>A Second Doxology for Weekdays</w:t>
      </w:r>
      <w:r w:rsidR="00E21EA3">
        <w:t xml:space="preserve"> in Great Lent</w:t>
      </w:r>
      <w:bookmarkEnd w:id="1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5"/>
            <w:r>
              <w:t xml:space="preserve">He </w:t>
            </w:r>
            <w:r w:rsidR="00253DD3">
              <w:t>humiliated</w:t>
            </w:r>
          </w:p>
          <w:p w14:paraId="774AFAE4" w14:textId="77777777" w:rsidR="00420CFA" w:rsidRDefault="00420CFA" w:rsidP="00420CFA">
            <w:pPr>
              <w:pStyle w:val="EngHangEnd"/>
            </w:pPr>
            <w:r>
              <w:t>The Tempter</w:t>
            </w:r>
            <w:commentRangeEnd w:id="1995"/>
            <w:r>
              <w:rPr>
                <w:rStyle w:val="CommentReference"/>
              </w:rPr>
              <w:commentReference w:id="199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996"/>
            <w:r>
              <w:t>“Fast in watchfulness</w:t>
            </w:r>
          </w:p>
          <w:p w14:paraId="6B2FDE71" w14:textId="77777777" w:rsidR="00420CFA" w:rsidRDefault="00420CFA" w:rsidP="00420CFA">
            <w:pPr>
              <w:pStyle w:val="EngHangEnd"/>
            </w:pPr>
            <w:r>
              <w:t>By day and by night.”</w:t>
            </w:r>
            <w:commentRangeEnd w:id="1996"/>
            <w:r>
              <w:rPr>
                <w:rStyle w:val="CommentReference"/>
              </w:rPr>
              <w:commentReference w:id="199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997" w:name="_Ref434478147"/>
      <w:r>
        <w:t>A Third</w:t>
      </w:r>
      <w:r w:rsidR="00420CFA">
        <w:t xml:space="preserve"> Doxology</w:t>
      </w:r>
      <w:r>
        <w:t xml:space="preserve"> for Weekdays</w:t>
      </w:r>
      <w:r w:rsidR="00E21EA3">
        <w:t xml:space="preserve"> in Great Lent</w:t>
      </w:r>
      <w:bookmarkEnd w:id="1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998" w:name="_Ref434478172"/>
      <w:r>
        <w:lastRenderedPageBreak/>
        <w:t xml:space="preserve">The </w:t>
      </w:r>
      <w:r w:rsidR="007A72D2">
        <w:t xml:space="preserve">Fourth </w:t>
      </w:r>
      <w:r>
        <w:t>Doxology</w:t>
      </w:r>
      <w:r w:rsidR="007A72D2">
        <w:t xml:space="preserve"> </w:t>
      </w:r>
      <w:r w:rsidR="00E21EA3">
        <w:t>for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999"/>
            <w:r>
              <w:t xml:space="preserve">Ϯⲛⲏⲥⲧⲓⲁ̀ </w:t>
            </w:r>
            <w:commentRangeEnd w:id="1999"/>
            <w:r>
              <w:rPr>
                <w:rStyle w:val="CommentReference"/>
                <w:rFonts w:ascii="Times New Roman" w:hAnsi="Times New Roman" w:cstheme="minorBidi"/>
                <w:noProof w:val="0"/>
              </w:rPr>
              <w:commentReference w:id="199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0"/>
            <w:r>
              <w:t>pretense</w:t>
            </w:r>
            <w:commentRangeEnd w:id="2000"/>
            <w:r>
              <w:rPr>
                <w:rStyle w:val="CommentReference"/>
              </w:rPr>
              <w:commentReference w:id="200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1"/>
            <w:r>
              <w:t>strugglers</w:t>
            </w:r>
            <w:commentRangeEnd w:id="2001"/>
            <w:r>
              <w:rPr>
                <w:rStyle w:val="CommentReference"/>
              </w:rPr>
              <w:commentReference w:id="200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2"/>
            <w:r>
              <w:t>martyrdom</w:t>
            </w:r>
            <w:commentRangeEnd w:id="2002"/>
            <w:r>
              <w:rPr>
                <w:rStyle w:val="CommentReference"/>
              </w:rPr>
              <w:commentReference w:id="200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3"/>
            <w:r>
              <w:t xml:space="preserve">carries </w:t>
            </w:r>
            <w:commentRangeEnd w:id="2003"/>
            <w:r>
              <w:rPr>
                <w:rStyle w:val="CommentReference"/>
              </w:rPr>
              <w:commentReference w:id="200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4"/>
            <w:r>
              <w:t>assembly</w:t>
            </w:r>
            <w:commentRangeEnd w:id="2004"/>
            <w:r>
              <w:rPr>
                <w:rStyle w:val="CommentReference"/>
              </w:rPr>
              <w:commentReference w:id="2004"/>
            </w:r>
            <w:r>
              <w:t>,</w:t>
            </w:r>
          </w:p>
          <w:p w14:paraId="33941A18" w14:textId="77777777" w:rsidR="006A78B4" w:rsidRDefault="006A78B4" w:rsidP="006A78B4">
            <w:pPr>
              <w:pStyle w:val="EngHangEnd"/>
            </w:pPr>
            <w:r>
              <w:t xml:space="preserve">From now until the </w:t>
            </w:r>
            <w:commentRangeStart w:id="2005"/>
            <w:r>
              <w:t>ages of ages</w:t>
            </w:r>
            <w:commentRangeEnd w:id="2005"/>
            <w:r>
              <w:rPr>
                <w:rStyle w:val="CommentReference"/>
              </w:rPr>
              <w:commentReference w:id="200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06" w:name="_Ref434476347"/>
      <w:r>
        <w:t>The Psali Adam</w:t>
      </w:r>
      <w:r w:rsidR="006C1B94">
        <w:t xml:space="preserve"> for Great Lent</w:t>
      </w:r>
      <w:bookmarkEnd w:id="20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07" w:name="_Ref434476369"/>
      <w:r>
        <w:t>The Psali Batos</w:t>
      </w:r>
      <w:r w:rsidR="006C1B94">
        <w:t xml:space="preserve"> for Great Lent</w:t>
      </w:r>
      <w:bookmarkEnd w:id="2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08" w:name="_Toc410196230"/>
      <w:bookmarkStart w:id="2009" w:name="_Toc410196472"/>
      <w:bookmarkStart w:id="2010" w:name="_Toc410196974"/>
      <w:bookmarkStart w:id="2011" w:name="_Toc479145673"/>
      <w:r>
        <w:lastRenderedPageBreak/>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08"/>
      <w:bookmarkEnd w:id="2009"/>
      <w:bookmarkEnd w:id="2010"/>
      <w:bookmarkEnd w:id="2011"/>
    </w:p>
    <w:p w14:paraId="536840DE" w14:textId="77777777" w:rsidR="00EC2AEB" w:rsidRPr="001E5E16" w:rsidRDefault="00EC2AEB" w:rsidP="00EC2AEB">
      <w:pPr>
        <w:pStyle w:val="Heading4"/>
      </w:pPr>
      <w:bookmarkStart w:id="2012" w:name="_Ref434478195"/>
      <w:r>
        <w:t>The Doxology</w:t>
      </w:r>
      <w:r w:rsidR="00E21EA3">
        <w:t xml:space="preserve"> for Lazarus Saturday</w:t>
      </w:r>
      <w:bookmarkEnd w:id="2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3" w:name="_Ref434476394"/>
      <w:r>
        <w:t>The Psali Batos</w:t>
      </w:r>
      <w:r w:rsidR="006C1B94">
        <w:t xml:space="preserve"> for Lazarus Saturday</w:t>
      </w:r>
      <w:bookmarkEnd w:id="2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4"/>
            <w:r>
              <w:t>With glory befitting You</w:t>
            </w:r>
            <w:commentRangeEnd w:id="2014"/>
            <w:r>
              <w:rPr>
                <w:rStyle w:val="CommentReference"/>
              </w:rPr>
              <w:commentReference w:id="201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5" w:name="_Toc410196231"/>
      <w:bookmarkStart w:id="2016" w:name="_Toc410196473"/>
      <w:bookmarkStart w:id="2017" w:name="_Toc410196975"/>
      <w:bookmarkStart w:id="2018" w:name="_Toc479145674"/>
      <w:r>
        <w:t>Palm Sunday</w:t>
      </w:r>
      <w:bookmarkEnd w:id="2015"/>
      <w:bookmarkEnd w:id="2016"/>
      <w:bookmarkEnd w:id="2017"/>
      <w:bookmarkEnd w:id="2018"/>
    </w:p>
    <w:p w14:paraId="1C79214B" w14:textId="452580E2" w:rsidR="00B91DD6" w:rsidRPr="00B91DD6" w:rsidRDefault="00B91DD6" w:rsidP="00B91DD6">
      <w:pPr>
        <w:pStyle w:val="Heading4"/>
        <w:rPr>
          <w:rFonts w:ascii="Arial Unicode MS" w:eastAsia="Arial Unicode MS" w:hAnsi="Arial Unicode MS" w:cs="Arial Unicode MS"/>
        </w:rPr>
      </w:pPr>
      <w:bookmarkStart w:id="2019"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0" w:name="_Ref485108442"/>
      <w:r>
        <w:lastRenderedPageBreak/>
        <w:t xml:space="preserve">The </w:t>
      </w:r>
      <w:r w:rsidR="00FA139D">
        <w:t xml:space="preserve">First </w:t>
      </w:r>
      <w:r>
        <w:t>Doxology</w:t>
      </w:r>
      <w:r w:rsidR="00E21EA3">
        <w:t xml:space="preserve"> for Palm Sunday</w:t>
      </w:r>
      <w:bookmarkEnd w:id="2019"/>
      <w:bookmarkEnd w:id="20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1"/>
            <w:r>
              <w:t>To the ages.</w:t>
            </w:r>
            <w:commentRangeEnd w:id="2021"/>
            <w:r>
              <w:rPr>
                <w:rStyle w:val="CommentReference"/>
              </w:rPr>
              <w:commentReference w:id="202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2" w:name="_Ref434478234"/>
      <w:r>
        <w:t>The Second Doxology</w:t>
      </w:r>
      <w:r w:rsidR="00E21EA3">
        <w:t xml:space="preserve"> for Palm Sunday</w:t>
      </w:r>
      <w:bookmarkEnd w:id="20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3" w:name="_Ref434478255"/>
      <w:r>
        <w:lastRenderedPageBreak/>
        <w:t>The Third Doxology</w:t>
      </w:r>
      <w:r w:rsidR="00E21EA3">
        <w:t xml:space="preserve"> for Palm Sunday</w:t>
      </w:r>
      <w:bookmarkEnd w:id="20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8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4"/>
            <w:r>
              <w:t xml:space="preserve">is </w:t>
            </w:r>
            <w:commentRangeEnd w:id="2024"/>
            <w:r>
              <w:rPr>
                <w:rStyle w:val="CommentReference"/>
              </w:rPr>
              <w:commentReference w:id="202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5"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26" w:name="_Ref485192297"/>
      <w:r>
        <w:t>The Psali Adam</w:t>
      </w:r>
      <w:r w:rsidR="006C1B94">
        <w:t xml:space="preserve"> for Palm Sunday</w:t>
      </w:r>
      <w:bookmarkEnd w:id="2025"/>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27"/>
            <w:r>
              <w:t xml:space="preserve">Offer </w:t>
            </w:r>
            <w:commentRangeEnd w:id="2027"/>
            <w:r>
              <w:rPr>
                <w:rStyle w:val="CommentReference"/>
              </w:rPr>
              <w:commentReference w:id="2027"/>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28"/>
            <w:r>
              <w:t>Kranion</w:t>
            </w:r>
            <w:commentRangeEnd w:id="2028"/>
            <w:r>
              <w:rPr>
                <w:rStyle w:val="CommentReference"/>
              </w:rPr>
              <w:commentReference w:id="2028"/>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29" w:name="_Toc479145675"/>
      <w:bookmarkStart w:id="2030" w:name="_Toc410196232"/>
      <w:bookmarkStart w:id="2031" w:name="_Toc410196474"/>
      <w:bookmarkStart w:id="2032"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3" w:name="_Ref485365426"/>
      <w:r>
        <w:t>Bright</w:t>
      </w:r>
      <w:r w:rsidR="003E106D">
        <w:t xml:space="preserve"> Saturday</w:t>
      </w:r>
      <w:bookmarkEnd w:id="2029"/>
      <w:bookmarkEnd w:id="2033"/>
    </w:p>
    <w:p w14:paraId="65F4337A" w14:textId="2CA465AF" w:rsidR="003E106D" w:rsidRDefault="003E106D" w:rsidP="003E106D">
      <w:pPr>
        <w:pStyle w:val="Heading4"/>
      </w:pPr>
      <w:bookmarkStart w:id="2034" w:name="_Ref435562018"/>
      <w:r>
        <w:t>The Psali Batos for the Joyous Saturday</w:t>
      </w:r>
      <w:bookmarkEnd w:id="2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5"/>
            <w:r>
              <w:t xml:space="preserve">abolished </w:t>
            </w:r>
            <w:commentRangeEnd w:id="2035"/>
            <w:r>
              <w:rPr>
                <w:rStyle w:val="CommentReference"/>
              </w:rPr>
              <w:commentReference w:id="203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lastRenderedPageBreak/>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36"/>
            <w:r>
              <w:t>power</w:t>
            </w:r>
            <w:commentRangeEnd w:id="2036"/>
            <w:r>
              <w:rPr>
                <w:rStyle w:val="CommentReference"/>
              </w:rPr>
              <w:commentReference w:id="203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lastRenderedPageBreak/>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lastRenderedPageBreak/>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lastRenderedPageBreak/>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37" w:name="_Toc479145676"/>
      <w:bookmarkEnd w:id="2030"/>
      <w:bookmarkEnd w:id="2031"/>
      <w:bookmarkEnd w:id="2032"/>
      <w:r>
        <w:rPr>
          <w:lang w:val="en-US"/>
        </w:rPr>
        <w:t>Pascha</w:t>
      </w:r>
      <w:bookmarkEnd w:id="2037"/>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38"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39" w:name="_Ref485108466"/>
      <w:r>
        <w:t>The Doxology</w:t>
      </w:r>
      <w:r w:rsidR="00E21EA3">
        <w:t xml:space="preserve"> for </w:t>
      </w:r>
      <w:r w:rsidR="00D22853">
        <w:t>Pascha</w:t>
      </w:r>
      <w:bookmarkEnd w:id="2038"/>
      <w:bookmarkEnd w:id="2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0"/>
            <w:r>
              <w:t>Name</w:t>
            </w:r>
            <w:commentRangeEnd w:id="2040"/>
            <w:r>
              <w:rPr>
                <w:rStyle w:val="CommentReference"/>
              </w:rPr>
              <w:commentReference w:id="20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1" w:name="_Ref434478317"/>
      <w:r>
        <w:t>A</w:t>
      </w:r>
      <w:r w:rsidR="00E21EA3">
        <w:t>nother</w:t>
      </w:r>
      <w:r>
        <w:t xml:space="preserve"> Doxology</w:t>
      </w:r>
      <w:r w:rsidR="00E21EA3">
        <w:t xml:space="preserve"> </w:t>
      </w:r>
      <w:r w:rsidR="00D22853">
        <w:t>Pascha</w:t>
      </w:r>
      <w:bookmarkEnd w:id="2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2" w:name="_Ref434478347"/>
      <w:r>
        <w:t>A Doxology for Archangel Michael</w:t>
      </w:r>
      <w:r w:rsidR="00E21EA3">
        <w:t xml:space="preserve"> </w:t>
      </w:r>
      <w:r w:rsidR="00D22853">
        <w:t>Pascha</w:t>
      </w:r>
      <w:bookmarkEnd w:id="2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3"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lastRenderedPageBreak/>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4" w:name="_Ref485192337"/>
      <w:r>
        <w:lastRenderedPageBreak/>
        <w:t>The Psali Adam</w:t>
      </w:r>
      <w:r w:rsidR="006C1B94">
        <w:t xml:space="preserve"> </w:t>
      </w:r>
      <w:r w:rsidR="00D22853">
        <w:t>Pascha</w:t>
      </w:r>
      <w:bookmarkEnd w:id="2043"/>
      <w:bookmarkEnd w:id="2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lastRenderedPageBreak/>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lastRenderedPageBreak/>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5" w:name="_Ref434476459"/>
      <w:r>
        <w:t>The Psali Batos</w:t>
      </w:r>
      <w:r w:rsidR="006C1B94">
        <w:t xml:space="preserve"> </w:t>
      </w:r>
      <w:r w:rsidR="00D22853">
        <w:t>Pascha</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lastRenderedPageBreak/>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lastRenderedPageBreak/>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46" w:name="_Toc479145677"/>
      <w:bookmarkStart w:id="2047" w:name="_Toc410196233"/>
      <w:bookmarkStart w:id="2048" w:name="_Toc410196475"/>
      <w:bookmarkStart w:id="2049"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46"/>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0" w:name="_Toc479145678"/>
      <w:r>
        <w:t>Thomas Sunday</w:t>
      </w:r>
      <w:bookmarkEnd w:id="2047"/>
      <w:bookmarkEnd w:id="2048"/>
      <w:bookmarkEnd w:id="2049"/>
      <w:bookmarkEnd w:id="2050"/>
    </w:p>
    <w:p w14:paraId="1CFE554E" w14:textId="77777777" w:rsidR="00EC2AEB" w:rsidRDefault="00EC2AEB" w:rsidP="00EC2AEB">
      <w:pPr>
        <w:pStyle w:val="Heading4"/>
      </w:pPr>
      <w:bookmarkStart w:id="2051" w:name="_Ref434478375"/>
      <w:r>
        <w:t>The Doxology</w:t>
      </w:r>
      <w:r w:rsidR="00E21EA3">
        <w:t xml:space="preserve"> for Thomas Sunday</w:t>
      </w:r>
      <w:bookmarkEnd w:id="2051"/>
    </w:p>
    <w:p w14:paraId="641B4975" w14:textId="52703E2A"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710C7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710C7C">
        <w:rPr>
          <w:noProof/>
        </w:rPr>
        <w:t>1179</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2"/>
            <w:r>
              <w:t xml:space="preserve">Jesus </w:t>
            </w:r>
            <w:commentRangeEnd w:id="2052"/>
            <w:r>
              <w:rPr>
                <w:rStyle w:val="CommentReference"/>
                <w:rFonts w:ascii="Times New Roman" w:hAnsi="Times New Roman"/>
              </w:rPr>
              <w:commentReference w:id="205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3" w:name="_Toc410196235"/>
      <w:bookmarkStart w:id="2054" w:name="_Toc410196477"/>
      <w:bookmarkStart w:id="2055" w:name="_Toc410196979"/>
      <w:bookmarkStart w:id="2056" w:name="_Toc479145679"/>
      <w:r>
        <w:lastRenderedPageBreak/>
        <w:t>Ascension</w:t>
      </w:r>
      <w:bookmarkEnd w:id="2053"/>
      <w:bookmarkEnd w:id="2054"/>
      <w:bookmarkEnd w:id="2055"/>
      <w:bookmarkEnd w:id="2056"/>
    </w:p>
    <w:p w14:paraId="55079EBC" w14:textId="6DF7C14F" w:rsidR="000437A2" w:rsidRDefault="000437A2" w:rsidP="000437A2">
      <w:pPr>
        <w:pStyle w:val="Heading4"/>
      </w:pPr>
      <w:bookmarkStart w:id="2057"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58" w:name="_Ref485108492"/>
      <w:r>
        <w:t>The Doxology</w:t>
      </w:r>
      <w:r w:rsidR="00CC1CA8">
        <w:t xml:space="preserve"> for the Ascension</w:t>
      </w:r>
      <w:bookmarkEnd w:id="2057"/>
      <w:bookmarkEnd w:id="20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59"/>
            <w:r>
              <w:t>Name</w:t>
            </w:r>
            <w:commentRangeEnd w:id="2059"/>
            <w:r>
              <w:rPr>
                <w:rStyle w:val="CommentReference"/>
              </w:rPr>
              <w:commentReference w:id="20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0"/>
            <w:r>
              <w:t>to Him</w:t>
            </w:r>
            <w:commentRangeEnd w:id="2060"/>
            <w:r>
              <w:rPr>
                <w:rStyle w:val="CommentReference"/>
              </w:rPr>
              <w:commentReference w:id="20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1"/>
            <w:r>
              <w:t>might</w:t>
            </w:r>
            <w:commentRangeEnd w:id="2061"/>
            <w:r>
              <w:rPr>
                <w:rStyle w:val="CommentReference"/>
              </w:rPr>
              <w:commentReference w:id="20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2"/>
            <w:r>
              <w:t xml:space="preserve">Jesus </w:t>
            </w:r>
            <w:commentRangeEnd w:id="2062"/>
            <w:r>
              <w:rPr>
                <w:rStyle w:val="CommentReference"/>
                <w:rFonts w:ascii="Times New Roman" w:hAnsi="Times New Roman"/>
              </w:rPr>
              <w:commentReference w:id="20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3" w:name="_Ref434476482"/>
      <w:r>
        <w:t>The Psali Adam</w:t>
      </w:r>
      <w:r w:rsidR="006C1B94">
        <w:t xml:space="preserve"> for the Ascension</w:t>
      </w:r>
      <w:bookmarkEnd w:id="2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4" w:name="_Ref434476541"/>
      <w:r>
        <w:t>The Psali Batos</w:t>
      </w:r>
      <w:r w:rsidR="006C1B94">
        <w:t xml:space="preserve"> for the Ascension</w:t>
      </w:r>
      <w:bookmarkEnd w:id="2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5"/>
            <w:r>
              <w:t>miracles</w:t>
            </w:r>
            <w:commentRangeEnd w:id="2065"/>
            <w:r>
              <w:rPr>
                <w:rStyle w:val="CommentReference"/>
              </w:rPr>
              <w:commentReference w:id="20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66" w:name="_Toc410196236"/>
      <w:bookmarkStart w:id="2067" w:name="_Toc410196478"/>
      <w:bookmarkStart w:id="2068" w:name="_Toc410196980"/>
      <w:bookmarkStart w:id="2069"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66"/>
      <w:bookmarkEnd w:id="2067"/>
      <w:bookmarkEnd w:id="2068"/>
      <w:bookmarkEnd w:id="2069"/>
    </w:p>
    <w:p w14:paraId="32BBB15A" w14:textId="73B730F0" w:rsidR="00D46EC1" w:rsidRPr="00924C51" w:rsidRDefault="00D46EC1" w:rsidP="00D46EC1">
      <w:pPr>
        <w:pStyle w:val="Heading4"/>
      </w:pPr>
      <w:bookmarkStart w:id="2070"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1" w:name="_Ref485108524"/>
      <w:r>
        <w:t>The Doxology</w:t>
      </w:r>
      <w:r w:rsidR="00CC1CA8">
        <w:t xml:space="preserve"> for Pentecost</w:t>
      </w:r>
      <w:bookmarkEnd w:id="2070"/>
      <w:bookmarkEnd w:id="20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2"/>
            <w:r>
              <w:t>Name</w:t>
            </w:r>
            <w:commentRangeEnd w:id="2072"/>
            <w:r>
              <w:rPr>
                <w:rStyle w:val="CommentReference"/>
              </w:rPr>
              <w:commentReference w:id="207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3"/>
            <w:r>
              <w:t>to Him</w:t>
            </w:r>
            <w:commentRangeEnd w:id="2073"/>
            <w:r>
              <w:rPr>
                <w:rStyle w:val="CommentReference"/>
              </w:rPr>
              <w:commentReference w:id="207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4"/>
            <w:r>
              <w:t>might</w:t>
            </w:r>
            <w:commentRangeEnd w:id="2074"/>
            <w:r>
              <w:rPr>
                <w:rStyle w:val="CommentReference"/>
              </w:rPr>
              <w:commentReference w:id="207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5" w:name="_Ref434476566"/>
      <w:r>
        <w:lastRenderedPageBreak/>
        <w:t>The Psali Adam</w:t>
      </w:r>
      <w:r w:rsidR="006C1B94">
        <w:t xml:space="preserve"> for Pentecost</w:t>
      </w:r>
      <w:bookmarkEnd w:id="2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76"/>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76" w:name="_Toc485884458"/>
      <w:r>
        <w:lastRenderedPageBreak/>
        <w:t>Index of Psalis</w:t>
      </w:r>
      <w:bookmarkEnd w:id="2076"/>
    </w:p>
    <w:p w14:paraId="440035E9" w14:textId="572103FC" w:rsidR="003E106D" w:rsidRPr="003E106D" w:rsidRDefault="003E106D" w:rsidP="003E106D">
      <w:pPr>
        <w:pStyle w:val="Heading3"/>
      </w:pPr>
      <w:r>
        <w:t>Seasonal Psalis</w:t>
      </w:r>
    </w:p>
    <w:p w14:paraId="0EFBDCCD" w14:textId="2974F9E5"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710C7C">
        <w:t>The Psali Adam for the Ecclesiastical New Year</w:t>
      </w:r>
      <w:r>
        <w:fldChar w:fldCharType="end"/>
      </w:r>
      <w:r>
        <w:tab/>
      </w:r>
      <w:r>
        <w:fldChar w:fldCharType="begin"/>
      </w:r>
      <w:r>
        <w:instrText xml:space="preserve"> PAGEREF _Ref434473482 \h </w:instrText>
      </w:r>
      <w:r>
        <w:fldChar w:fldCharType="separate"/>
      </w:r>
      <w:r w:rsidR="00710C7C">
        <w:rPr>
          <w:noProof/>
        </w:rPr>
        <w:t>722</w:t>
      </w:r>
      <w:r>
        <w:fldChar w:fldCharType="end"/>
      </w:r>
    </w:p>
    <w:p w14:paraId="6F52649C" w14:textId="03A5FCB9"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710C7C">
        <w:t>The Psali Batos for the Ecclesiastical New Year</w:t>
      </w:r>
      <w:r>
        <w:fldChar w:fldCharType="end"/>
      </w:r>
      <w:r>
        <w:tab/>
      </w:r>
      <w:r>
        <w:fldChar w:fldCharType="begin"/>
      </w:r>
      <w:r>
        <w:instrText xml:space="preserve"> PAGEREF _Ref434473530 \h </w:instrText>
      </w:r>
      <w:r>
        <w:fldChar w:fldCharType="separate"/>
      </w:r>
      <w:r w:rsidR="00710C7C">
        <w:rPr>
          <w:noProof/>
        </w:rPr>
        <w:t>727</w:t>
      </w:r>
      <w:r>
        <w:fldChar w:fldCharType="end"/>
      </w:r>
    </w:p>
    <w:p w14:paraId="46EAAC98" w14:textId="097BD8E5"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710C7C">
        <w:t>The Psali Adam for the Feast of the Cross</w:t>
      </w:r>
      <w:r>
        <w:fldChar w:fldCharType="end"/>
      </w:r>
      <w:r>
        <w:tab/>
      </w:r>
      <w:r>
        <w:fldChar w:fldCharType="begin"/>
      </w:r>
      <w:r>
        <w:instrText xml:space="preserve"> PAGEREF _Ref434474964 \h </w:instrText>
      </w:r>
      <w:r>
        <w:fldChar w:fldCharType="separate"/>
      </w:r>
      <w:r w:rsidR="00710C7C">
        <w:rPr>
          <w:noProof/>
        </w:rPr>
        <w:t>745</w:t>
      </w:r>
      <w:r>
        <w:fldChar w:fldCharType="end"/>
      </w:r>
    </w:p>
    <w:p w14:paraId="33EC2573" w14:textId="7CD46876"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710C7C">
        <w:t>The Psali Batos for the Feast of the Cross</w:t>
      </w:r>
      <w:r>
        <w:fldChar w:fldCharType="end"/>
      </w:r>
      <w:r>
        <w:tab/>
      </w:r>
      <w:r>
        <w:fldChar w:fldCharType="begin"/>
      </w:r>
      <w:r>
        <w:instrText xml:space="preserve"> PAGEREF _Ref434474992 \h </w:instrText>
      </w:r>
      <w:r>
        <w:fldChar w:fldCharType="separate"/>
      </w:r>
      <w:r w:rsidR="00710C7C">
        <w:rPr>
          <w:noProof/>
        </w:rPr>
        <w:t>749</w:t>
      </w:r>
      <w:r>
        <w:fldChar w:fldCharType="end"/>
      </w:r>
    </w:p>
    <w:p w14:paraId="05658BA4" w14:textId="2E49DD6B"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710C7C">
        <w:t>The Psali Adam for the 29</w:t>
      </w:r>
      <w:r w:rsidR="00710C7C" w:rsidRPr="00C0205C">
        <w:rPr>
          <w:vertAlign w:val="superscript"/>
        </w:rPr>
        <w:t>th</w:t>
      </w:r>
      <w:r w:rsidR="00710C7C">
        <w:t xml:space="preserve"> of Every Coptic Month</w:t>
      </w:r>
      <w:r>
        <w:fldChar w:fldCharType="end"/>
      </w:r>
      <w:r>
        <w:tab/>
      </w:r>
      <w:r>
        <w:fldChar w:fldCharType="begin"/>
      </w:r>
      <w:r>
        <w:instrText xml:space="preserve"> PAGEREF _Ref435003845 \h </w:instrText>
      </w:r>
      <w:r>
        <w:fldChar w:fldCharType="separate"/>
      </w:r>
      <w:r w:rsidR="00710C7C">
        <w:rPr>
          <w:noProof/>
        </w:rPr>
        <w:t>760</w:t>
      </w:r>
      <w:r>
        <w:fldChar w:fldCharType="end"/>
      </w:r>
    </w:p>
    <w:p w14:paraId="23AAC468" w14:textId="61958F0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710C7C">
        <w:t>The Psali Batos for the 29</w:t>
      </w:r>
      <w:r w:rsidR="00710C7C" w:rsidRPr="00C0205C">
        <w:rPr>
          <w:vertAlign w:val="superscript"/>
        </w:rPr>
        <w:t>th</w:t>
      </w:r>
      <w:r w:rsidR="00710C7C">
        <w:t xml:space="preserve"> of Every Month</w:t>
      </w:r>
      <w:r>
        <w:fldChar w:fldCharType="end"/>
      </w:r>
      <w:r>
        <w:tab/>
      </w:r>
      <w:r>
        <w:fldChar w:fldCharType="begin"/>
      </w:r>
      <w:r>
        <w:instrText xml:space="preserve"> PAGEREF _Ref435003860 \h </w:instrText>
      </w:r>
      <w:r>
        <w:fldChar w:fldCharType="separate"/>
      </w:r>
      <w:r w:rsidR="00710C7C">
        <w:rPr>
          <w:noProof/>
        </w:rPr>
        <w:t>765</w:t>
      </w:r>
      <w:r>
        <w:fldChar w:fldCharType="end"/>
      </w:r>
    </w:p>
    <w:p w14:paraId="693D9B9A" w14:textId="29D16A6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710C7C">
        <w:t>The Sunday Psali Adam for Nativity</w:t>
      </w:r>
      <w:r>
        <w:fldChar w:fldCharType="end"/>
      </w:r>
      <w:r>
        <w:tab/>
      </w:r>
      <w:r>
        <w:fldChar w:fldCharType="begin"/>
      </w:r>
      <w:r>
        <w:instrText xml:space="preserve"> PAGEREF _Ref434475057 \h </w:instrText>
      </w:r>
      <w:r>
        <w:fldChar w:fldCharType="separate"/>
      </w:r>
      <w:r w:rsidR="00710C7C">
        <w:rPr>
          <w:noProof/>
        </w:rPr>
        <w:t>861</w:t>
      </w:r>
      <w:r>
        <w:fldChar w:fldCharType="end"/>
      </w:r>
    </w:p>
    <w:p w14:paraId="7B874A45" w14:textId="2C5AE64A"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710C7C">
        <w:t>The Monday Psali Adam for Nativity</w:t>
      </w:r>
      <w:r>
        <w:fldChar w:fldCharType="end"/>
      </w:r>
      <w:r>
        <w:tab/>
      </w:r>
      <w:r>
        <w:fldChar w:fldCharType="begin"/>
      </w:r>
      <w:r>
        <w:instrText xml:space="preserve"> PAGEREF _Ref434475083 \h </w:instrText>
      </w:r>
      <w:r>
        <w:fldChar w:fldCharType="separate"/>
      </w:r>
      <w:r w:rsidR="00710C7C">
        <w:rPr>
          <w:noProof/>
        </w:rPr>
        <w:t>864</w:t>
      </w:r>
      <w:r>
        <w:fldChar w:fldCharType="end"/>
      </w:r>
    </w:p>
    <w:p w14:paraId="1039256A" w14:textId="7F19F43C"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710C7C">
        <w:t>The Tuesday Psali Adam for Nativity</w:t>
      </w:r>
      <w:r>
        <w:fldChar w:fldCharType="end"/>
      </w:r>
      <w:r>
        <w:tab/>
      </w:r>
      <w:r>
        <w:fldChar w:fldCharType="begin"/>
      </w:r>
      <w:r>
        <w:instrText xml:space="preserve"> PAGEREF _Ref434475102 \h </w:instrText>
      </w:r>
      <w:r>
        <w:fldChar w:fldCharType="separate"/>
      </w:r>
      <w:r w:rsidR="00710C7C">
        <w:rPr>
          <w:noProof/>
        </w:rPr>
        <w:t>869</w:t>
      </w:r>
      <w:r>
        <w:fldChar w:fldCharType="end"/>
      </w:r>
    </w:p>
    <w:p w14:paraId="7B5D2028" w14:textId="4E87096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710C7C">
        <w:t>The Wednesday Psali Batos for Nativity</w:t>
      </w:r>
      <w:r>
        <w:fldChar w:fldCharType="end"/>
      </w:r>
      <w:r>
        <w:tab/>
      </w:r>
      <w:r>
        <w:fldChar w:fldCharType="begin"/>
      </w:r>
      <w:r>
        <w:instrText xml:space="preserve"> PAGEREF _Ref434475128 \h </w:instrText>
      </w:r>
      <w:r>
        <w:fldChar w:fldCharType="separate"/>
      </w:r>
      <w:r w:rsidR="00710C7C">
        <w:rPr>
          <w:noProof/>
        </w:rPr>
        <w:t>874</w:t>
      </w:r>
      <w:r>
        <w:fldChar w:fldCharType="end"/>
      </w:r>
    </w:p>
    <w:p w14:paraId="3EA797C4" w14:textId="1BF0A231"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710C7C">
        <w:t>The Thursday Psali Batos for Nativity</w:t>
      </w:r>
      <w:r>
        <w:fldChar w:fldCharType="end"/>
      </w:r>
      <w:r>
        <w:tab/>
      </w:r>
      <w:r>
        <w:fldChar w:fldCharType="begin"/>
      </w:r>
      <w:r>
        <w:instrText xml:space="preserve"> PAGEREF _Ref434475150 \h </w:instrText>
      </w:r>
      <w:r>
        <w:fldChar w:fldCharType="separate"/>
      </w:r>
      <w:r w:rsidR="00710C7C">
        <w:rPr>
          <w:noProof/>
        </w:rPr>
        <w:t>878</w:t>
      </w:r>
      <w:r>
        <w:fldChar w:fldCharType="end"/>
      </w:r>
    </w:p>
    <w:p w14:paraId="3E761025" w14:textId="4D912AA5"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710C7C">
        <w:t>The Friday Psali Batos for Nativity</w:t>
      </w:r>
      <w:r>
        <w:fldChar w:fldCharType="end"/>
      </w:r>
      <w:r>
        <w:tab/>
      </w:r>
      <w:r>
        <w:fldChar w:fldCharType="begin"/>
      </w:r>
      <w:r>
        <w:instrText xml:space="preserve"> PAGEREF _Ref434475177 \h </w:instrText>
      </w:r>
      <w:r>
        <w:fldChar w:fldCharType="separate"/>
      </w:r>
      <w:r w:rsidR="00710C7C">
        <w:rPr>
          <w:noProof/>
        </w:rPr>
        <w:t>882</w:t>
      </w:r>
      <w:r>
        <w:fldChar w:fldCharType="end"/>
      </w:r>
    </w:p>
    <w:p w14:paraId="52564264" w14:textId="6A72E38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710C7C">
        <w:t>The Saturday Psali Batos for Nativity</w:t>
      </w:r>
      <w:r>
        <w:fldChar w:fldCharType="end"/>
      </w:r>
      <w:r>
        <w:tab/>
      </w:r>
      <w:r>
        <w:fldChar w:fldCharType="begin"/>
      </w:r>
      <w:r>
        <w:instrText xml:space="preserve"> PAGEREF _Ref434475196 \h </w:instrText>
      </w:r>
      <w:r>
        <w:fldChar w:fldCharType="separate"/>
      </w:r>
      <w:r w:rsidR="00710C7C">
        <w:rPr>
          <w:noProof/>
        </w:rPr>
        <w:t>887</w:t>
      </w:r>
      <w:r>
        <w:fldChar w:fldCharType="end"/>
      </w:r>
    </w:p>
    <w:p w14:paraId="523DE632" w14:textId="72C96385"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710C7C">
        <w:t>The Psali Adam for the Circumcision</w:t>
      </w:r>
      <w:r>
        <w:fldChar w:fldCharType="end"/>
      </w:r>
      <w:r>
        <w:tab/>
      </w:r>
      <w:r>
        <w:fldChar w:fldCharType="begin"/>
      </w:r>
      <w:r>
        <w:instrText xml:space="preserve"> PAGEREF _Ref434475229 \h </w:instrText>
      </w:r>
      <w:r>
        <w:fldChar w:fldCharType="separate"/>
      </w:r>
      <w:r w:rsidR="00710C7C">
        <w:rPr>
          <w:noProof/>
        </w:rPr>
        <w:t>903</w:t>
      </w:r>
      <w:r>
        <w:fldChar w:fldCharType="end"/>
      </w:r>
    </w:p>
    <w:p w14:paraId="2BB4ED46" w14:textId="4CD485D5"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710C7C">
        <w:t>The Psali Batos for the Circumcision</w:t>
      </w:r>
      <w:r>
        <w:fldChar w:fldCharType="end"/>
      </w:r>
      <w:r>
        <w:tab/>
      </w:r>
      <w:r>
        <w:fldChar w:fldCharType="begin"/>
      </w:r>
      <w:r>
        <w:instrText xml:space="preserve"> PAGEREF _Ref434475252 \h </w:instrText>
      </w:r>
      <w:r>
        <w:fldChar w:fldCharType="separate"/>
      </w:r>
      <w:r w:rsidR="00710C7C">
        <w:rPr>
          <w:noProof/>
        </w:rPr>
        <w:t>907</w:t>
      </w:r>
      <w:r>
        <w:fldChar w:fldCharType="end"/>
      </w:r>
    </w:p>
    <w:p w14:paraId="56FF597D" w14:textId="2FB85509"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710C7C">
        <w:t>The Sunday Psali Adam for Theophany</w:t>
      </w:r>
      <w:r>
        <w:fldChar w:fldCharType="end"/>
      </w:r>
      <w:r>
        <w:tab/>
      </w:r>
      <w:r>
        <w:fldChar w:fldCharType="begin"/>
      </w:r>
      <w:r>
        <w:instrText xml:space="preserve"> PAGEREF _Ref434475280 \h </w:instrText>
      </w:r>
      <w:r>
        <w:fldChar w:fldCharType="separate"/>
      </w:r>
      <w:r w:rsidR="00710C7C">
        <w:rPr>
          <w:noProof/>
        </w:rPr>
        <w:t>920</w:t>
      </w:r>
      <w:r>
        <w:fldChar w:fldCharType="end"/>
      </w:r>
    </w:p>
    <w:p w14:paraId="1D19000E" w14:textId="56A3F59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710C7C">
        <w:t>The Monday Psali Adam for Theophany</w:t>
      </w:r>
      <w:r>
        <w:fldChar w:fldCharType="end"/>
      </w:r>
      <w:r>
        <w:tab/>
      </w:r>
      <w:r>
        <w:fldChar w:fldCharType="begin"/>
      </w:r>
      <w:r>
        <w:instrText xml:space="preserve"> PAGEREF _Ref434475309 \h </w:instrText>
      </w:r>
      <w:r>
        <w:fldChar w:fldCharType="separate"/>
      </w:r>
      <w:r w:rsidR="00710C7C">
        <w:rPr>
          <w:noProof/>
        </w:rPr>
        <w:t>924</w:t>
      </w:r>
      <w:r>
        <w:fldChar w:fldCharType="end"/>
      </w:r>
    </w:p>
    <w:p w14:paraId="6323E549" w14:textId="3133083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710C7C">
        <w:t>The Tuesday Psali Adam for Theophany</w:t>
      </w:r>
      <w:r>
        <w:fldChar w:fldCharType="end"/>
      </w:r>
      <w:r>
        <w:tab/>
      </w:r>
      <w:r>
        <w:fldChar w:fldCharType="begin"/>
      </w:r>
      <w:r>
        <w:instrText xml:space="preserve"> PAGEREF _Ref434475331 \h </w:instrText>
      </w:r>
      <w:r>
        <w:fldChar w:fldCharType="separate"/>
      </w:r>
      <w:r w:rsidR="00710C7C">
        <w:rPr>
          <w:noProof/>
        </w:rPr>
        <w:t>928</w:t>
      </w:r>
      <w:r>
        <w:fldChar w:fldCharType="end"/>
      </w:r>
    </w:p>
    <w:p w14:paraId="7320174E" w14:textId="1105DDC1"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710C7C">
        <w:t>The Wednesday Psali Batos for Theophany</w:t>
      </w:r>
      <w:r>
        <w:fldChar w:fldCharType="end"/>
      </w:r>
      <w:r>
        <w:tab/>
      </w:r>
      <w:r>
        <w:fldChar w:fldCharType="begin"/>
      </w:r>
      <w:r>
        <w:instrText xml:space="preserve"> PAGEREF _Ref434475362 \h </w:instrText>
      </w:r>
      <w:r>
        <w:fldChar w:fldCharType="separate"/>
      </w:r>
      <w:r w:rsidR="00710C7C">
        <w:rPr>
          <w:noProof/>
        </w:rPr>
        <w:t>931</w:t>
      </w:r>
      <w:r>
        <w:fldChar w:fldCharType="end"/>
      </w:r>
    </w:p>
    <w:p w14:paraId="312AF9DB" w14:textId="796ADDD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710C7C">
        <w:t>The Thursday Psali Batos for Theophany</w:t>
      </w:r>
      <w:r>
        <w:fldChar w:fldCharType="end"/>
      </w:r>
      <w:r>
        <w:tab/>
      </w:r>
      <w:r>
        <w:fldChar w:fldCharType="begin"/>
      </w:r>
      <w:r>
        <w:instrText xml:space="preserve"> PAGEREF _Ref434475388 \h </w:instrText>
      </w:r>
      <w:r>
        <w:fldChar w:fldCharType="separate"/>
      </w:r>
      <w:r w:rsidR="00710C7C">
        <w:rPr>
          <w:noProof/>
        </w:rPr>
        <w:t>935</w:t>
      </w:r>
      <w:r>
        <w:fldChar w:fldCharType="end"/>
      </w:r>
    </w:p>
    <w:p w14:paraId="58C01D66" w14:textId="5C369D1C"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710C7C">
        <w:t>The Friday Psali Batos for Theophany</w:t>
      </w:r>
      <w:r>
        <w:fldChar w:fldCharType="end"/>
      </w:r>
      <w:r>
        <w:tab/>
      </w:r>
      <w:r>
        <w:fldChar w:fldCharType="begin"/>
      </w:r>
      <w:r>
        <w:instrText xml:space="preserve"> PAGEREF _Ref434475411 \h </w:instrText>
      </w:r>
      <w:r>
        <w:fldChar w:fldCharType="separate"/>
      </w:r>
      <w:r w:rsidR="00710C7C">
        <w:rPr>
          <w:noProof/>
        </w:rPr>
        <w:t>939</w:t>
      </w:r>
      <w:r>
        <w:fldChar w:fldCharType="end"/>
      </w:r>
    </w:p>
    <w:p w14:paraId="5D34BFE6" w14:textId="05671682"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710C7C">
        <w:t>The Saturday Psali Batos for Theophany</w:t>
      </w:r>
      <w:r>
        <w:fldChar w:fldCharType="end"/>
      </w:r>
      <w:r>
        <w:tab/>
      </w:r>
      <w:r>
        <w:fldChar w:fldCharType="begin"/>
      </w:r>
      <w:r>
        <w:instrText xml:space="preserve"> PAGEREF _Ref434475434 \h </w:instrText>
      </w:r>
      <w:r>
        <w:fldChar w:fldCharType="separate"/>
      </w:r>
      <w:r w:rsidR="00710C7C">
        <w:rPr>
          <w:noProof/>
        </w:rPr>
        <w:t>943</w:t>
      </w:r>
      <w:r>
        <w:fldChar w:fldCharType="end"/>
      </w:r>
    </w:p>
    <w:p w14:paraId="4BB2BF55" w14:textId="528014E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710C7C">
        <w:t>The Psali Adam for the Wedding of Cana</w:t>
      </w:r>
      <w:r>
        <w:fldChar w:fldCharType="end"/>
      </w:r>
      <w:r>
        <w:tab/>
      </w:r>
      <w:r>
        <w:fldChar w:fldCharType="begin"/>
      </w:r>
      <w:r>
        <w:instrText xml:space="preserve"> PAGEREF _Ref434475472 \h </w:instrText>
      </w:r>
      <w:r>
        <w:fldChar w:fldCharType="separate"/>
      </w:r>
      <w:r w:rsidR="00710C7C">
        <w:rPr>
          <w:noProof/>
        </w:rPr>
        <w:t>952</w:t>
      </w:r>
      <w:r>
        <w:fldChar w:fldCharType="end"/>
      </w:r>
    </w:p>
    <w:p w14:paraId="2363057C" w14:textId="21AE332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710C7C">
        <w:t>The Psali Batos for the Wedding of Cana</w:t>
      </w:r>
      <w:r>
        <w:fldChar w:fldCharType="end"/>
      </w:r>
      <w:r>
        <w:tab/>
      </w:r>
      <w:r>
        <w:fldChar w:fldCharType="begin"/>
      </w:r>
      <w:r>
        <w:instrText xml:space="preserve"> PAGEREF _Ref434475500 \h </w:instrText>
      </w:r>
      <w:r>
        <w:fldChar w:fldCharType="separate"/>
      </w:r>
      <w:r w:rsidR="00710C7C">
        <w:rPr>
          <w:noProof/>
        </w:rPr>
        <w:t>956</w:t>
      </w:r>
      <w:r>
        <w:fldChar w:fldCharType="end"/>
      </w:r>
    </w:p>
    <w:p w14:paraId="28D62537" w14:textId="3F3C5AE2"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710C7C">
        <w:t>The Psali Adam for Annunciation</w:t>
      </w:r>
      <w:r>
        <w:fldChar w:fldCharType="end"/>
      </w:r>
      <w:r>
        <w:tab/>
      </w:r>
      <w:r>
        <w:fldChar w:fldCharType="begin"/>
      </w:r>
      <w:r>
        <w:instrText xml:space="preserve"> PAGEREF _Ref434475566 \h </w:instrText>
      </w:r>
      <w:r>
        <w:fldChar w:fldCharType="separate"/>
      </w:r>
      <w:r w:rsidR="00710C7C">
        <w:rPr>
          <w:noProof/>
        </w:rPr>
        <w:t>996</w:t>
      </w:r>
      <w:r>
        <w:fldChar w:fldCharType="end"/>
      </w:r>
    </w:p>
    <w:p w14:paraId="3A5E672D" w14:textId="6863428F"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710C7C">
        <w:t>The Psali Batos for Annunciation</w:t>
      </w:r>
      <w:r>
        <w:fldChar w:fldCharType="end"/>
      </w:r>
      <w:r>
        <w:tab/>
      </w:r>
      <w:r>
        <w:fldChar w:fldCharType="begin"/>
      </w:r>
      <w:r>
        <w:instrText xml:space="preserve"> PAGEREF _Ref434475591 \h </w:instrText>
      </w:r>
      <w:r>
        <w:fldChar w:fldCharType="separate"/>
      </w:r>
      <w:r w:rsidR="00710C7C">
        <w:rPr>
          <w:noProof/>
        </w:rPr>
        <w:t>1000</w:t>
      </w:r>
      <w:r>
        <w:fldChar w:fldCharType="end"/>
      </w:r>
    </w:p>
    <w:p w14:paraId="52A90C07" w14:textId="347356DC"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710C7C">
        <w:t>The Psali Adam for the Entry into Egypt</w:t>
      </w:r>
      <w:r>
        <w:fldChar w:fldCharType="end"/>
      </w:r>
      <w:r>
        <w:tab/>
      </w:r>
      <w:r>
        <w:fldChar w:fldCharType="begin"/>
      </w:r>
      <w:r>
        <w:instrText xml:space="preserve"> PAGEREF _Ref434476089 \h </w:instrText>
      </w:r>
      <w:r>
        <w:fldChar w:fldCharType="separate"/>
      </w:r>
      <w:r w:rsidR="00710C7C">
        <w:rPr>
          <w:noProof/>
        </w:rPr>
        <w:t>1030</w:t>
      </w:r>
      <w:r>
        <w:fldChar w:fldCharType="end"/>
      </w:r>
    </w:p>
    <w:p w14:paraId="3A3F4AD9" w14:textId="38E3C1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710C7C">
        <w:t>The Psali Batos for the Entry into Egypt</w:t>
      </w:r>
      <w:r>
        <w:fldChar w:fldCharType="end"/>
      </w:r>
      <w:r>
        <w:tab/>
      </w:r>
      <w:r>
        <w:fldChar w:fldCharType="begin"/>
      </w:r>
      <w:r>
        <w:instrText xml:space="preserve"> PAGEREF _Ref434476112 \h </w:instrText>
      </w:r>
      <w:r>
        <w:fldChar w:fldCharType="separate"/>
      </w:r>
      <w:r w:rsidR="00710C7C">
        <w:rPr>
          <w:noProof/>
        </w:rPr>
        <w:t>1034</w:t>
      </w:r>
      <w:r>
        <w:fldChar w:fldCharType="end"/>
      </w:r>
    </w:p>
    <w:p w14:paraId="29274CA9" w14:textId="60D2AADB"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710C7C">
        <w:t>The Psali Adam for the Apostles’ Fast</w:t>
      </w:r>
      <w:r>
        <w:fldChar w:fldCharType="end"/>
      </w:r>
      <w:r>
        <w:tab/>
      </w:r>
      <w:r>
        <w:fldChar w:fldCharType="begin"/>
      </w:r>
      <w:r>
        <w:instrText xml:space="preserve"> PAGEREF _Ref434476183 \h </w:instrText>
      </w:r>
      <w:r>
        <w:fldChar w:fldCharType="separate"/>
      </w:r>
      <w:r w:rsidR="00710C7C">
        <w:rPr>
          <w:noProof/>
        </w:rPr>
        <w:t>1047</w:t>
      </w:r>
      <w:r>
        <w:fldChar w:fldCharType="end"/>
      </w:r>
    </w:p>
    <w:p w14:paraId="63B4C376" w14:textId="6C4CD4B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710C7C">
        <w:t>The Psali Batos for the Apostles’ Fast</w:t>
      </w:r>
      <w:r>
        <w:fldChar w:fldCharType="end"/>
      </w:r>
      <w:r>
        <w:tab/>
      </w:r>
      <w:r>
        <w:fldChar w:fldCharType="begin"/>
      </w:r>
      <w:r>
        <w:instrText xml:space="preserve"> PAGEREF _Ref434476204 \h </w:instrText>
      </w:r>
      <w:r>
        <w:fldChar w:fldCharType="separate"/>
      </w:r>
      <w:r w:rsidR="00710C7C">
        <w:rPr>
          <w:noProof/>
        </w:rPr>
        <w:t>1050</w:t>
      </w:r>
      <w:r>
        <w:fldChar w:fldCharType="end"/>
      </w:r>
    </w:p>
    <w:p w14:paraId="28BB7E6E" w14:textId="109E95E4"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710C7C">
        <w:t>The Psali Adam for the Apostles’ Feast</w:t>
      </w:r>
      <w:r>
        <w:fldChar w:fldCharType="end"/>
      </w:r>
      <w:r>
        <w:tab/>
      </w:r>
      <w:r>
        <w:fldChar w:fldCharType="begin"/>
      </w:r>
      <w:r>
        <w:instrText xml:space="preserve"> PAGEREF _Ref434476236 \h </w:instrText>
      </w:r>
      <w:r>
        <w:fldChar w:fldCharType="separate"/>
      </w:r>
      <w:r w:rsidR="00710C7C">
        <w:rPr>
          <w:noProof/>
        </w:rPr>
        <w:t>1068</w:t>
      </w:r>
      <w:r>
        <w:fldChar w:fldCharType="end"/>
      </w:r>
    </w:p>
    <w:p w14:paraId="3BEDFF67" w14:textId="1A6CACD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710C7C">
        <w:t>The Psali Batos for the Apostles’ Feast</w:t>
      </w:r>
      <w:r>
        <w:fldChar w:fldCharType="end"/>
      </w:r>
      <w:r>
        <w:tab/>
      </w:r>
      <w:r>
        <w:fldChar w:fldCharType="begin"/>
      </w:r>
      <w:r>
        <w:instrText xml:space="preserve"> PAGEREF _Ref434476261 \h </w:instrText>
      </w:r>
      <w:r>
        <w:fldChar w:fldCharType="separate"/>
      </w:r>
      <w:r w:rsidR="00710C7C">
        <w:rPr>
          <w:noProof/>
        </w:rPr>
        <w:t>1072</w:t>
      </w:r>
      <w:r>
        <w:fldChar w:fldCharType="end"/>
      </w:r>
    </w:p>
    <w:p w14:paraId="346BEA29" w14:textId="3D3F0BD1"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710C7C">
        <w:t>The Psali Adam for the Transfiguration</w:t>
      </w:r>
      <w:r>
        <w:fldChar w:fldCharType="end"/>
      </w:r>
      <w:r>
        <w:tab/>
      </w:r>
      <w:r>
        <w:fldChar w:fldCharType="begin"/>
      </w:r>
      <w:r>
        <w:instrText xml:space="preserve"> PAGEREF _Ref434476299 \h </w:instrText>
      </w:r>
      <w:r>
        <w:fldChar w:fldCharType="separate"/>
      </w:r>
      <w:r w:rsidR="00710C7C">
        <w:rPr>
          <w:noProof/>
        </w:rPr>
        <w:t>1096</w:t>
      </w:r>
      <w:r>
        <w:fldChar w:fldCharType="end"/>
      </w:r>
    </w:p>
    <w:p w14:paraId="2B02F545" w14:textId="461F99B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710C7C">
        <w:t>The Psali Batos for the Transfiguration</w:t>
      </w:r>
      <w:r>
        <w:fldChar w:fldCharType="end"/>
      </w:r>
      <w:r>
        <w:tab/>
      </w:r>
      <w:r>
        <w:fldChar w:fldCharType="begin"/>
      </w:r>
      <w:r>
        <w:instrText xml:space="preserve"> PAGEREF _Ref434476316 \h </w:instrText>
      </w:r>
      <w:r>
        <w:fldChar w:fldCharType="separate"/>
      </w:r>
      <w:r w:rsidR="00710C7C">
        <w:rPr>
          <w:noProof/>
        </w:rPr>
        <w:t>1100</w:t>
      </w:r>
      <w:r>
        <w:fldChar w:fldCharType="end"/>
      </w:r>
    </w:p>
    <w:p w14:paraId="2B8831C2" w14:textId="5DA694D3"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710C7C">
        <w:t>The Psali Adam for Great Lent</w:t>
      </w:r>
      <w:r>
        <w:fldChar w:fldCharType="end"/>
      </w:r>
      <w:r>
        <w:tab/>
      </w:r>
      <w:r>
        <w:fldChar w:fldCharType="begin"/>
      </w:r>
      <w:r>
        <w:instrText xml:space="preserve"> PAGEREF _Ref434476347 \h </w:instrText>
      </w:r>
      <w:r>
        <w:fldChar w:fldCharType="separate"/>
      </w:r>
      <w:r w:rsidR="00710C7C">
        <w:rPr>
          <w:noProof/>
        </w:rPr>
        <w:t>1137</w:t>
      </w:r>
      <w:r>
        <w:fldChar w:fldCharType="end"/>
      </w:r>
    </w:p>
    <w:p w14:paraId="22E9A337" w14:textId="24F190E4"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710C7C">
        <w:t>The Psali Batos for Great Lent</w:t>
      </w:r>
      <w:r>
        <w:fldChar w:fldCharType="end"/>
      </w:r>
      <w:r>
        <w:tab/>
      </w:r>
      <w:r>
        <w:fldChar w:fldCharType="begin"/>
      </w:r>
      <w:r>
        <w:instrText xml:space="preserve"> PAGEREF _Ref434476369 \h </w:instrText>
      </w:r>
      <w:r>
        <w:fldChar w:fldCharType="separate"/>
      </w:r>
      <w:r w:rsidR="00710C7C">
        <w:rPr>
          <w:noProof/>
        </w:rPr>
        <w:t>1141</w:t>
      </w:r>
      <w:r>
        <w:fldChar w:fldCharType="end"/>
      </w:r>
    </w:p>
    <w:p w14:paraId="7827303F" w14:textId="4A598E4F"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710C7C">
        <w:t>The Psali Batos for Lazarus Saturday</w:t>
      </w:r>
      <w:r>
        <w:fldChar w:fldCharType="end"/>
      </w:r>
      <w:r>
        <w:tab/>
      </w:r>
      <w:r>
        <w:fldChar w:fldCharType="begin"/>
      </w:r>
      <w:r>
        <w:instrText xml:space="preserve"> PAGEREF _Ref434476394 \h </w:instrText>
      </w:r>
      <w:r>
        <w:fldChar w:fldCharType="separate"/>
      </w:r>
      <w:r w:rsidR="00710C7C">
        <w:rPr>
          <w:noProof/>
        </w:rPr>
        <w:t>1150</w:t>
      </w:r>
      <w:r>
        <w:fldChar w:fldCharType="end"/>
      </w:r>
    </w:p>
    <w:p w14:paraId="1272D4BB" w14:textId="0B48E6EB"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710C7C">
        <w:t>The Psali Adam for Palm Sunday</w:t>
      </w:r>
      <w:r>
        <w:fldChar w:fldCharType="end"/>
      </w:r>
      <w:r w:rsidR="006C1B94">
        <w:tab/>
      </w:r>
      <w:r>
        <w:fldChar w:fldCharType="begin"/>
      </w:r>
      <w:r>
        <w:instrText xml:space="preserve"> PAGEREF _Ref485192297 \h </w:instrText>
      </w:r>
      <w:r>
        <w:fldChar w:fldCharType="separate"/>
      </w:r>
      <w:r w:rsidR="00710C7C">
        <w:rPr>
          <w:noProof/>
        </w:rPr>
        <w:t>1164</w:t>
      </w:r>
      <w:r>
        <w:fldChar w:fldCharType="end"/>
      </w:r>
    </w:p>
    <w:p w14:paraId="0E4E4E45" w14:textId="698D8F5C"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710C7C">
        <w:t>The Psali Batos for the Joyous Saturday</w:t>
      </w:r>
      <w:r>
        <w:fldChar w:fldCharType="end"/>
      </w:r>
      <w:r>
        <w:tab/>
      </w:r>
      <w:r>
        <w:fldChar w:fldCharType="begin"/>
      </w:r>
      <w:r>
        <w:instrText xml:space="preserve"> PAGEREF _Ref435562018 \h </w:instrText>
      </w:r>
      <w:r>
        <w:fldChar w:fldCharType="separate"/>
      </w:r>
      <w:r w:rsidR="00710C7C">
        <w:rPr>
          <w:noProof/>
        </w:rPr>
        <w:t>1169</w:t>
      </w:r>
      <w:r>
        <w:fldChar w:fldCharType="end"/>
      </w:r>
    </w:p>
    <w:p w14:paraId="5A57B684" w14:textId="2DD1C4AA"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710C7C">
        <w:t>The Psali Adam Pascha</w:t>
      </w:r>
      <w:r>
        <w:fldChar w:fldCharType="end"/>
      </w:r>
      <w:r w:rsidR="006C1B94">
        <w:tab/>
      </w:r>
      <w:r>
        <w:fldChar w:fldCharType="begin"/>
      </w:r>
      <w:r>
        <w:instrText xml:space="preserve"> PAGEREF _Ref485192337 \h </w:instrText>
      </w:r>
      <w:r>
        <w:fldChar w:fldCharType="separate"/>
      </w:r>
      <w:r w:rsidR="00710C7C">
        <w:rPr>
          <w:noProof/>
        </w:rPr>
        <w:t>1187</w:t>
      </w:r>
      <w:r>
        <w:fldChar w:fldCharType="end"/>
      </w:r>
    </w:p>
    <w:p w14:paraId="7201C2B6" w14:textId="4F6C0E50"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710C7C">
        <w:t>The Psali Batos Pascha</w:t>
      </w:r>
      <w:r>
        <w:fldChar w:fldCharType="end"/>
      </w:r>
      <w:r>
        <w:tab/>
      </w:r>
      <w:r>
        <w:fldChar w:fldCharType="begin"/>
      </w:r>
      <w:r>
        <w:instrText xml:space="preserve"> PAGEREF _Ref434476459 \h </w:instrText>
      </w:r>
      <w:r>
        <w:fldChar w:fldCharType="separate"/>
      </w:r>
      <w:r w:rsidR="00710C7C">
        <w:rPr>
          <w:noProof/>
        </w:rPr>
        <w:t>1190</w:t>
      </w:r>
      <w:r>
        <w:fldChar w:fldCharType="end"/>
      </w:r>
    </w:p>
    <w:p w14:paraId="4897BB60" w14:textId="20F4E172"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710C7C">
        <w:t>The Psali Adam for the Ascension</w:t>
      </w:r>
      <w:r>
        <w:fldChar w:fldCharType="end"/>
      </w:r>
      <w:r>
        <w:tab/>
      </w:r>
      <w:r>
        <w:fldChar w:fldCharType="begin"/>
      </w:r>
      <w:r>
        <w:instrText xml:space="preserve"> PAGEREF _Ref434476482 \h </w:instrText>
      </w:r>
      <w:r>
        <w:fldChar w:fldCharType="separate"/>
      </w:r>
      <w:r w:rsidR="00710C7C">
        <w:rPr>
          <w:noProof/>
        </w:rPr>
        <w:t>1220</w:t>
      </w:r>
      <w:r>
        <w:fldChar w:fldCharType="end"/>
      </w:r>
    </w:p>
    <w:p w14:paraId="7FFC2411" w14:textId="645F82AE"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710C7C">
        <w:t>The Psali Batos for the Ascension</w:t>
      </w:r>
      <w:r>
        <w:fldChar w:fldCharType="end"/>
      </w:r>
      <w:r>
        <w:tab/>
      </w:r>
      <w:r>
        <w:fldChar w:fldCharType="begin"/>
      </w:r>
      <w:r>
        <w:instrText xml:space="preserve"> PAGEREF _Ref434476541 \h </w:instrText>
      </w:r>
      <w:r>
        <w:fldChar w:fldCharType="separate"/>
      </w:r>
      <w:r w:rsidR="00710C7C">
        <w:rPr>
          <w:noProof/>
        </w:rPr>
        <w:t>1224</w:t>
      </w:r>
      <w:r>
        <w:fldChar w:fldCharType="end"/>
      </w:r>
    </w:p>
    <w:p w14:paraId="0700AA59" w14:textId="2EB63001"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710C7C">
        <w:t>The Psali Adam for Pentecost</w:t>
      </w:r>
      <w:r>
        <w:fldChar w:fldCharType="end"/>
      </w:r>
      <w:r>
        <w:tab/>
      </w:r>
      <w:r>
        <w:fldChar w:fldCharType="begin"/>
      </w:r>
      <w:r>
        <w:instrText xml:space="preserve"> PAGEREF _Ref434476566 \h </w:instrText>
      </w:r>
      <w:r>
        <w:fldChar w:fldCharType="separate"/>
      </w:r>
      <w:r w:rsidR="00710C7C">
        <w:rPr>
          <w:noProof/>
        </w:rPr>
        <w:t>1239</w:t>
      </w:r>
      <w:r>
        <w:fldChar w:fldCharType="end"/>
      </w:r>
    </w:p>
    <w:p w14:paraId="28A2BA4F" w14:textId="553FDEAC" w:rsidR="003E106D" w:rsidRDefault="003E106D" w:rsidP="003E106D">
      <w:pPr>
        <w:pStyle w:val="Heading3"/>
      </w:pPr>
      <w:r>
        <w:t>Saints’ Psalis</w:t>
      </w:r>
    </w:p>
    <w:p w14:paraId="6DAFC3E2" w14:textId="77ED281C"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710C7C">
        <w:t>The Psali Adam for the Virgin</w:t>
      </w:r>
      <w:r>
        <w:fldChar w:fldCharType="end"/>
      </w:r>
      <w:r w:rsidR="007E24F9">
        <w:tab/>
      </w:r>
      <w:r>
        <w:fldChar w:fldCharType="begin"/>
      </w:r>
      <w:r>
        <w:instrText xml:space="preserve"> PAGEREF _Ref485192399 \h </w:instrText>
      </w:r>
      <w:r>
        <w:fldChar w:fldCharType="separate"/>
      </w:r>
      <w:r w:rsidR="00710C7C">
        <w:rPr>
          <w:noProof/>
        </w:rPr>
        <w:t>1106</w:t>
      </w:r>
      <w:r>
        <w:fldChar w:fldCharType="end"/>
      </w:r>
    </w:p>
    <w:p w14:paraId="609D95F6" w14:textId="365AD7F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710C7C">
        <w:t>The Psali Batos for the Virgin</w:t>
      </w:r>
      <w:r>
        <w:fldChar w:fldCharType="end"/>
      </w:r>
      <w:r>
        <w:tab/>
      </w:r>
      <w:r>
        <w:fldChar w:fldCharType="begin"/>
      </w:r>
      <w:r>
        <w:instrText xml:space="preserve"> PAGEREF _Ref435734818 \h </w:instrText>
      </w:r>
      <w:r>
        <w:fldChar w:fldCharType="separate"/>
      </w:r>
      <w:r w:rsidR="00710C7C">
        <w:rPr>
          <w:noProof/>
        </w:rPr>
        <w:t>1109</w:t>
      </w:r>
      <w:r>
        <w:fldChar w:fldCharType="end"/>
      </w:r>
    </w:p>
    <w:p w14:paraId="3F93C9B6" w14:textId="77777777" w:rsidR="00B411C9" w:rsidRDefault="00B411C9" w:rsidP="00B411C9">
      <w:pPr>
        <w:pStyle w:val="Heading2"/>
      </w:pPr>
      <w:bookmarkStart w:id="2077" w:name="_Toc485884459"/>
      <w:r>
        <w:lastRenderedPageBreak/>
        <w:t>Index of Doxologies</w:t>
      </w:r>
      <w:bookmarkEnd w:id="2077"/>
    </w:p>
    <w:p w14:paraId="23AE197F" w14:textId="188ACB63"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710C7C">
        <w:t>The Introduction to the Doxologies</w:t>
      </w:r>
      <w:r>
        <w:fldChar w:fldCharType="end"/>
      </w:r>
      <w:r>
        <w:tab/>
      </w:r>
      <w:r>
        <w:fldChar w:fldCharType="begin"/>
      </w:r>
      <w:r>
        <w:instrText xml:space="preserve"> PAGEREF _Ref434477171 \h </w:instrText>
      </w:r>
      <w:r>
        <w:fldChar w:fldCharType="separate"/>
      </w:r>
      <w:r w:rsidR="00710C7C">
        <w:rPr>
          <w:noProof/>
        </w:rPr>
        <w:t>680</w:t>
      </w:r>
      <w:r>
        <w:fldChar w:fldCharType="end"/>
      </w:r>
    </w:p>
    <w:p w14:paraId="6914D076" w14:textId="77777777" w:rsidR="00E21EA3" w:rsidRDefault="00E21EA3" w:rsidP="00E21EA3">
      <w:pPr>
        <w:pStyle w:val="Heading3"/>
      </w:pPr>
      <w:bookmarkStart w:id="2078" w:name="_Ref435642966"/>
      <w:r>
        <w:t>Seasonal Doxologies</w:t>
      </w:r>
      <w:bookmarkEnd w:id="2078"/>
    </w:p>
    <w:p w14:paraId="5E8E28F7" w14:textId="6810D8CF"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710C7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710C7C">
        <w:rPr>
          <w:noProof/>
        </w:rPr>
        <w:t>721</w:t>
      </w:r>
      <w:r w:rsidR="00E21EA3">
        <w:fldChar w:fldCharType="end"/>
      </w:r>
    </w:p>
    <w:p w14:paraId="0EC66D5E" w14:textId="5554A646"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710C7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710C7C">
        <w:rPr>
          <w:noProof/>
        </w:rPr>
        <w:t>742</w:t>
      </w:r>
      <w:r w:rsidR="00E21EA3">
        <w:fldChar w:fldCharType="end"/>
      </w:r>
    </w:p>
    <w:p w14:paraId="6D5E5642" w14:textId="7C55FE30"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710C7C">
        <w:t xml:space="preserve">The First Doxology of December or </w:t>
      </w:r>
      <w:r w:rsidR="00710C7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710C7C">
        <w:rPr>
          <w:noProof/>
        </w:rPr>
        <w:t>817</w:t>
      </w:r>
      <w:r w:rsidR="00CC1CA8">
        <w:fldChar w:fldCharType="end"/>
      </w:r>
    </w:p>
    <w:p w14:paraId="57201B22" w14:textId="0A14629B"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710C7C">
        <w:t xml:space="preserve">The Second Doxology of December or </w:t>
      </w:r>
      <w:r w:rsidR="00710C7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710C7C">
        <w:rPr>
          <w:noProof/>
        </w:rPr>
        <w:t>819</w:t>
      </w:r>
      <w:r>
        <w:fldChar w:fldCharType="end"/>
      </w:r>
    </w:p>
    <w:p w14:paraId="05BDDC9E" w14:textId="38EBCE0C"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710C7C">
        <w:t xml:space="preserve">The Third Doxology of December or </w:t>
      </w:r>
      <w:r w:rsidR="00710C7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710C7C">
        <w:rPr>
          <w:noProof/>
        </w:rPr>
        <w:t>821</w:t>
      </w:r>
      <w:r>
        <w:fldChar w:fldCharType="end"/>
      </w:r>
    </w:p>
    <w:p w14:paraId="5FC55723" w14:textId="765BDB1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710C7C">
        <w:t xml:space="preserve">The Fourth Doxology of December or </w:t>
      </w:r>
      <w:r w:rsidR="00710C7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710C7C">
        <w:rPr>
          <w:noProof/>
        </w:rPr>
        <w:t>823</w:t>
      </w:r>
      <w:r>
        <w:fldChar w:fldCharType="end"/>
      </w:r>
    </w:p>
    <w:p w14:paraId="30ACCD55" w14:textId="74968EEC"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710C7C">
        <w:t xml:space="preserve">The Fifth Doxology of December or </w:t>
      </w:r>
      <w:r w:rsidR="00710C7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710C7C">
        <w:rPr>
          <w:noProof/>
        </w:rPr>
        <w:t>824</w:t>
      </w:r>
      <w:r>
        <w:fldChar w:fldCharType="end"/>
      </w:r>
    </w:p>
    <w:p w14:paraId="704DF3C4" w14:textId="62B815C2"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710C7C">
        <w:t xml:space="preserve">The Sixth Doxology of December or </w:t>
      </w:r>
      <w:r w:rsidR="00710C7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710C7C">
        <w:rPr>
          <w:noProof/>
        </w:rPr>
        <w:t>826</w:t>
      </w:r>
      <w:r>
        <w:fldChar w:fldCharType="end"/>
      </w:r>
    </w:p>
    <w:p w14:paraId="798DA7C0" w14:textId="2C9F6FB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710C7C">
        <w:t xml:space="preserve">The Doxology of Archangel Gabriel for December or </w:t>
      </w:r>
      <w:r w:rsidR="00710C7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10C7C">
        <w:rPr>
          <w:noProof/>
        </w:rPr>
        <w:t>831</w:t>
      </w:r>
      <w:r>
        <w:fldChar w:fldCharType="end"/>
      </w:r>
    </w:p>
    <w:p w14:paraId="4A697333" w14:textId="0883D205"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710C7C">
        <w:t>The Doxology for the Preparation Day of Nativity</w:t>
      </w:r>
      <w:r>
        <w:fldChar w:fldCharType="end"/>
      </w:r>
      <w:r>
        <w:tab/>
      </w:r>
      <w:r>
        <w:fldChar w:fldCharType="begin"/>
      </w:r>
      <w:r>
        <w:instrText xml:space="preserve"> PAGEREF _Ref434477504 \h </w:instrText>
      </w:r>
      <w:r>
        <w:fldChar w:fldCharType="separate"/>
      </w:r>
      <w:r w:rsidR="00710C7C">
        <w:rPr>
          <w:noProof/>
        </w:rPr>
        <w:t>852</w:t>
      </w:r>
      <w:r>
        <w:fldChar w:fldCharType="end"/>
      </w:r>
    </w:p>
    <w:p w14:paraId="4A754E82" w14:textId="6365A1D4"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710C7C">
        <w:t>The First Doxology for Nativity</w:t>
      </w:r>
      <w:r>
        <w:fldChar w:fldCharType="end"/>
      </w:r>
      <w:r w:rsidR="00E21EA3">
        <w:tab/>
      </w:r>
      <w:r>
        <w:fldChar w:fldCharType="begin"/>
      </w:r>
      <w:r>
        <w:instrText xml:space="preserve"> PAGEREF _Ref485108167 \h </w:instrText>
      </w:r>
      <w:r>
        <w:fldChar w:fldCharType="separate"/>
      </w:r>
      <w:r w:rsidR="00710C7C">
        <w:rPr>
          <w:noProof/>
        </w:rPr>
        <w:t>856</w:t>
      </w:r>
      <w:r>
        <w:fldChar w:fldCharType="end"/>
      </w:r>
    </w:p>
    <w:p w14:paraId="1151A90C" w14:textId="05A0382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710C7C">
        <w:t>The Second Doxology for Nativity</w:t>
      </w:r>
      <w:r>
        <w:fldChar w:fldCharType="end"/>
      </w:r>
      <w:r>
        <w:tab/>
      </w:r>
      <w:r>
        <w:fldChar w:fldCharType="begin"/>
      </w:r>
      <w:r>
        <w:instrText xml:space="preserve"> PAGEREF _Ref434477542 \h </w:instrText>
      </w:r>
      <w:r>
        <w:fldChar w:fldCharType="separate"/>
      </w:r>
      <w:r w:rsidR="00710C7C">
        <w:rPr>
          <w:noProof/>
        </w:rPr>
        <w:t>858</w:t>
      </w:r>
      <w:r>
        <w:fldChar w:fldCharType="end"/>
      </w:r>
    </w:p>
    <w:p w14:paraId="04CEE058" w14:textId="17BE79E5"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710C7C">
        <w:t>The Third Doxology for Nativity</w:t>
      </w:r>
      <w:r>
        <w:fldChar w:fldCharType="end"/>
      </w:r>
      <w:r>
        <w:tab/>
      </w:r>
      <w:r>
        <w:fldChar w:fldCharType="begin"/>
      </w:r>
      <w:r>
        <w:instrText xml:space="preserve"> PAGEREF _Ref434477554 \h </w:instrText>
      </w:r>
      <w:r>
        <w:fldChar w:fldCharType="separate"/>
      </w:r>
      <w:r w:rsidR="00710C7C">
        <w:rPr>
          <w:noProof/>
        </w:rPr>
        <w:t>858</w:t>
      </w:r>
      <w:r>
        <w:fldChar w:fldCharType="end"/>
      </w:r>
    </w:p>
    <w:p w14:paraId="0F813F2D" w14:textId="1ACB2D61"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710C7C">
        <w:t>The Doxology for the Circumcision</w:t>
      </w:r>
      <w:r>
        <w:fldChar w:fldCharType="end"/>
      </w:r>
      <w:r w:rsidR="00E21EA3">
        <w:tab/>
      </w:r>
      <w:r>
        <w:fldChar w:fldCharType="begin"/>
      </w:r>
      <w:r>
        <w:instrText xml:space="preserve"> PAGEREF _Ref485108210 \h </w:instrText>
      </w:r>
      <w:r>
        <w:fldChar w:fldCharType="separate"/>
      </w:r>
      <w:r w:rsidR="00710C7C">
        <w:rPr>
          <w:noProof/>
        </w:rPr>
        <w:t>902</w:t>
      </w:r>
      <w:r>
        <w:fldChar w:fldCharType="end"/>
      </w:r>
    </w:p>
    <w:p w14:paraId="6C616575" w14:textId="2145AE68"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710C7C">
        <w:t>An Abridged Doxology for Theophany</w:t>
      </w:r>
      <w:r>
        <w:fldChar w:fldCharType="end"/>
      </w:r>
      <w:r w:rsidR="00E21EA3">
        <w:tab/>
      </w:r>
      <w:r>
        <w:fldChar w:fldCharType="begin"/>
      </w:r>
      <w:r>
        <w:instrText xml:space="preserve"> PAGEREF _Ref485108233 \h </w:instrText>
      </w:r>
      <w:r>
        <w:fldChar w:fldCharType="separate"/>
      </w:r>
      <w:r w:rsidR="00710C7C">
        <w:rPr>
          <w:noProof/>
        </w:rPr>
        <w:t>914</w:t>
      </w:r>
      <w:r>
        <w:fldChar w:fldCharType="end"/>
      </w:r>
    </w:p>
    <w:p w14:paraId="6F7E179C" w14:textId="0CF1C1C2"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710C7C">
        <w:t>The First Doxology for Theophany</w:t>
      </w:r>
      <w:r>
        <w:fldChar w:fldCharType="end"/>
      </w:r>
      <w:r>
        <w:tab/>
      </w:r>
      <w:r>
        <w:fldChar w:fldCharType="begin"/>
      </w:r>
      <w:r>
        <w:instrText xml:space="preserve"> PAGEREF _Ref434477641 \h </w:instrText>
      </w:r>
      <w:r>
        <w:fldChar w:fldCharType="separate"/>
      </w:r>
      <w:r w:rsidR="00710C7C">
        <w:rPr>
          <w:noProof/>
        </w:rPr>
        <w:t>916</w:t>
      </w:r>
      <w:r>
        <w:fldChar w:fldCharType="end"/>
      </w:r>
    </w:p>
    <w:p w14:paraId="535CC145" w14:textId="35BBE420"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710C7C">
        <w:t>The Second Doxology for Theophany</w:t>
      </w:r>
      <w:r>
        <w:fldChar w:fldCharType="end"/>
      </w:r>
      <w:r>
        <w:tab/>
      </w:r>
      <w:r>
        <w:fldChar w:fldCharType="begin"/>
      </w:r>
      <w:r>
        <w:instrText xml:space="preserve"> PAGEREF _Ref434477660 \h </w:instrText>
      </w:r>
      <w:r>
        <w:fldChar w:fldCharType="separate"/>
      </w:r>
      <w:r w:rsidR="00710C7C">
        <w:rPr>
          <w:noProof/>
        </w:rPr>
        <w:t>918</w:t>
      </w:r>
      <w:r>
        <w:fldChar w:fldCharType="end"/>
      </w:r>
    </w:p>
    <w:p w14:paraId="286F48D0" w14:textId="651C9AD2"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710C7C">
        <w:t>The Doxology for the Wedding of Cana</w:t>
      </w:r>
      <w:r>
        <w:fldChar w:fldCharType="end"/>
      </w:r>
      <w:r w:rsidR="00E21EA3">
        <w:tab/>
      </w:r>
      <w:r>
        <w:fldChar w:fldCharType="begin"/>
      </w:r>
      <w:r>
        <w:instrText xml:space="preserve"> PAGEREF _Ref485108263 \h </w:instrText>
      </w:r>
      <w:r>
        <w:fldChar w:fldCharType="separate"/>
      </w:r>
      <w:r w:rsidR="00710C7C">
        <w:rPr>
          <w:noProof/>
        </w:rPr>
        <w:t>951</w:t>
      </w:r>
      <w:r>
        <w:fldChar w:fldCharType="end"/>
      </w:r>
    </w:p>
    <w:p w14:paraId="504917BF" w14:textId="552CA32D"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710C7C">
        <w:t>The Doxology for the Entrance into the Temple</w:t>
      </w:r>
      <w:r>
        <w:fldChar w:fldCharType="end"/>
      </w:r>
      <w:r w:rsidR="00E21EA3">
        <w:tab/>
      </w:r>
      <w:r>
        <w:fldChar w:fldCharType="begin"/>
      </w:r>
      <w:r>
        <w:instrText xml:space="preserve"> PAGEREF _Ref485108288 \h </w:instrText>
      </w:r>
      <w:r>
        <w:fldChar w:fldCharType="separate"/>
      </w:r>
      <w:r w:rsidR="00710C7C">
        <w:rPr>
          <w:noProof/>
        </w:rPr>
        <w:t>975</w:t>
      </w:r>
      <w:r>
        <w:fldChar w:fldCharType="end"/>
      </w:r>
    </w:p>
    <w:p w14:paraId="1F20DF78" w14:textId="41A33B7D"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710C7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710C7C">
        <w:rPr>
          <w:noProof/>
        </w:rPr>
        <w:t>994</w:t>
      </w:r>
      <w:r w:rsidR="00E21EA3">
        <w:fldChar w:fldCharType="end"/>
      </w:r>
    </w:p>
    <w:p w14:paraId="4B29B358" w14:textId="68E39541"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710C7C">
        <w:t>May 19 / Pashons 24: The Entry into Egypt</w:t>
      </w:r>
      <w:r>
        <w:fldChar w:fldCharType="end"/>
      </w:r>
      <w:r w:rsidR="00E21EA3">
        <w:tab/>
      </w:r>
      <w:r>
        <w:fldChar w:fldCharType="begin"/>
      </w:r>
      <w:r>
        <w:instrText xml:space="preserve"> PAGEREF _Ref485108337 \h </w:instrText>
      </w:r>
      <w:r>
        <w:fldChar w:fldCharType="separate"/>
      </w:r>
      <w:r w:rsidR="00710C7C">
        <w:rPr>
          <w:noProof/>
        </w:rPr>
        <w:t>1029</w:t>
      </w:r>
      <w:r>
        <w:fldChar w:fldCharType="end"/>
      </w:r>
    </w:p>
    <w:p w14:paraId="19D20C04" w14:textId="7B1484C2"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710C7C">
        <w:t>The Doxology of Sts. Peter and Paul</w:t>
      </w:r>
      <w:r>
        <w:fldChar w:fldCharType="end"/>
      </w:r>
      <w:r w:rsidR="00E21EA3">
        <w:tab/>
      </w:r>
      <w:r>
        <w:fldChar w:fldCharType="begin"/>
      </w:r>
      <w:r>
        <w:instrText xml:space="preserve"> PAGEREF _Ref485107884 \h </w:instrText>
      </w:r>
      <w:r>
        <w:fldChar w:fldCharType="separate"/>
      </w:r>
      <w:r w:rsidR="00710C7C">
        <w:rPr>
          <w:noProof/>
        </w:rPr>
        <w:t>1065</w:t>
      </w:r>
      <w:r>
        <w:fldChar w:fldCharType="end"/>
      </w:r>
    </w:p>
    <w:p w14:paraId="2A23AF26" w14:textId="173F0C33"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710C7C">
        <w:t>The Doxology of the Transfiguration</w:t>
      </w:r>
      <w:r>
        <w:fldChar w:fldCharType="end"/>
      </w:r>
      <w:r w:rsidR="00E21EA3">
        <w:tab/>
      </w:r>
      <w:r>
        <w:fldChar w:fldCharType="begin"/>
      </w:r>
      <w:r>
        <w:instrText xml:space="preserve"> PAGEREF _Ref485108387 \h </w:instrText>
      </w:r>
      <w:r>
        <w:fldChar w:fldCharType="separate"/>
      </w:r>
      <w:r w:rsidR="00710C7C">
        <w:rPr>
          <w:noProof/>
        </w:rPr>
        <w:t>1094</w:t>
      </w:r>
      <w:r>
        <w:fldChar w:fldCharType="end"/>
      </w:r>
    </w:p>
    <w:p w14:paraId="36031966" w14:textId="2967D209"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710C7C">
        <w:t>The Doxology of Jonah’s Fast</w:t>
      </w:r>
      <w:r>
        <w:fldChar w:fldCharType="end"/>
      </w:r>
      <w:r>
        <w:tab/>
      </w:r>
      <w:r>
        <w:fldChar w:fldCharType="begin"/>
      </w:r>
      <w:r>
        <w:instrText xml:space="preserve"> PAGEREF _Ref434478053 \h </w:instrText>
      </w:r>
      <w:r>
        <w:fldChar w:fldCharType="separate"/>
      </w:r>
      <w:r w:rsidR="00710C7C">
        <w:rPr>
          <w:noProof/>
        </w:rPr>
        <w:t>1121</w:t>
      </w:r>
      <w:r>
        <w:fldChar w:fldCharType="end"/>
      </w:r>
    </w:p>
    <w:p w14:paraId="2FF23AAB" w14:textId="4C6695D6"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710C7C">
        <w:t>The Doxology for Sundays and Saturdays of Great Lent</w:t>
      </w:r>
      <w:r>
        <w:fldChar w:fldCharType="end"/>
      </w:r>
      <w:r w:rsidR="00E21EA3">
        <w:tab/>
      </w:r>
      <w:r>
        <w:fldChar w:fldCharType="begin"/>
      </w:r>
      <w:r>
        <w:instrText xml:space="preserve"> PAGEREF _Ref485108420 \h </w:instrText>
      </w:r>
      <w:r>
        <w:fldChar w:fldCharType="separate"/>
      </w:r>
      <w:r w:rsidR="00710C7C">
        <w:rPr>
          <w:noProof/>
        </w:rPr>
        <w:t>1124</w:t>
      </w:r>
      <w:r>
        <w:fldChar w:fldCharType="end"/>
      </w:r>
    </w:p>
    <w:p w14:paraId="7AC17913" w14:textId="0AE0D55D"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710C7C">
        <w:t>The Doxology for Weekdays in Great Lent</w:t>
      </w:r>
      <w:r>
        <w:fldChar w:fldCharType="end"/>
      </w:r>
      <w:r>
        <w:tab/>
      </w:r>
      <w:r>
        <w:fldChar w:fldCharType="begin"/>
      </w:r>
      <w:r>
        <w:instrText xml:space="preserve"> PAGEREF _Ref434478104 \h </w:instrText>
      </w:r>
      <w:r>
        <w:fldChar w:fldCharType="separate"/>
      </w:r>
      <w:r w:rsidR="00710C7C">
        <w:rPr>
          <w:noProof/>
        </w:rPr>
        <w:t>1127</w:t>
      </w:r>
      <w:r>
        <w:fldChar w:fldCharType="end"/>
      </w:r>
    </w:p>
    <w:p w14:paraId="6B4ECEA0" w14:textId="569C84A2"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710C7C">
        <w:t>A Second Doxology for Weekdays in Great Lent</w:t>
      </w:r>
      <w:r>
        <w:fldChar w:fldCharType="end"/>
      </w:r>
      <w:r>
        <w:tab/>
      </w:r>
      <w:r>
        <w:fldChar w:fldCharType="begin"/>
      </w:r>
      <w:r>
        <w:instrText xml:space="preserve"> PAGEREF _Ref434478128 \h </w:instrText>
      </w:r>
      <w:r>
        <w:fldChar w:fldCharType="separate"/>
      </w:r>
      <w:r w:rsidR="00710C7C">
        <w:rPr>
          <w:noProof/>
        </w:rPr>
        <w:t>1128</w:t>
      </w:r>
      <w:r>
        <w:fldChar w:fldCharType="end"/>
      </w:r>
    </w:p>
    <w:p w14:paraId="4959D2BA" w14:textId="760A7B1A"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710C7C">
        <w:t>A Third Doxology for Weekdays in Great Lent</w:t>
      </w:r>
      <w:r>
        <w:fldChar w:fldCharType="end"/>
      </w:r>
      <w:r>
        <w:tab/>
      </w:r>
      <w:r>
        <w:fldChar w:fldCharType="begin"/>
      </w:r>
      <w:r>
        <w:instrText xml:space="preserve"> PAGEREF _Ref434478147 \h </w:instrText>
      </w:r>
      <w:r>
        <w:fldChar w:fldCharType="separate"/>
      </w:r>
      <w:r w:rsidR="00710C7C">
        <w:rPr>
          <w:noProof/>
        </w:rPr>
        <w:t>1130</w:t>
      </w:r>
      <w:r>
        <w:fldChar w:fldCharType="end"/>
      </w:r>
    </w:p>
    <w:p w14:paraId="15F5F420" w14:textId="1561E9E4"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710C7C">
        <w:t>The Fourth Doxology for Great Lent</w:t>
      </w:r>
      <w:r>
        <w:fldChar w:fldCharType="end"/>
      </w:r>
      <w:r>
        <w:tab/>
      </w:r>
      <w:r>
        <w:fldChar w:fldCharType="begin"/>
      </w:r>
      <w:r>
        <w:instrText xml:space="preserve"> PAGEREF _Ref434478172 \h </w:instrText>
      </w:r>
      <w:r>
        <w:fldChar w:fldCharType="separate"/>
      </w:r>
      <w:r w:rsidR="00710C7C">
        <w:rPr>
          <w:noProof/>
        </w:rPr>
        <w:t>1132</w:t>
      </w:r>
      <w:r>
        <w:fldChar w:fldCharType="end"/>
      </w:r>
    </w:p>
    <w:p w14:paraId="17A33F34" w14:textId="3F36431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710C7C">
        <w:t>The Doxology for Lazarus Saturday</w:t>
      </w:r>
      <w:r>
        <w:fldChar w:fldCharType="end"/>
      </w:r>
      <w:r>
        <w:tab/>
      </w:r>
      <w:r>
        <w:fldChar w:fldCharType="begin"/>
      </w:r>
      <w:r>
        <w:instrText xml:space="preserve"> PAGEREF _Ref434478195 \h </w:instrText>
      </w:r>
      <w:r>
        <w:fldChar w:fldCharType="separate"/>
      </w:r>
      <w:r w:rsidR="00710C7C">
        <w:rPr>
          <w:noProof/>
        </w:rPr>
        <w:t>1149</w:t>
      </w:r>
      <w:r>
        <w:fldChar w:fldCharType="end"/>
      </w:r>
    </w:p>
    <w:p w14:paraId="6CBC5D9E" w14:textId="3E728589"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710C7C">
        <w:t>The First Doxology for Palm Sunday</w:t>
      </w:r>
      <w:r>
        <w:fldChar w:fldCharType="end"/>
      </w:r>
      <w:r w:rsidR="00E21EA3">
        <w:tab/>
      </w:r>
      <w:r>
        <w:fldChar w:fldCharType="begin"/>
      </w:r>
      <w:r>
        <w:instrText xml:space="preserve"> PAGEREF _Ref485108442 \h </w:instrText>
      </w:r>
      <w:r>
        <w:fldChar w:fldCharType="separate"/>
      </w:r>
      <w:r w:rsidR="00710C7C">
        <w:rPr>
          <w:noProof/>
        </w:rPr>
        <w:t>1155</w:t>
      </w:r>
      <w:r>
        <w:fldChar w:fldCharType="end"/>
      </w:r>
    </w:p>
    <w:p w14:paraId="11606B4A" w14:textId="6542940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710C7C">
        <w:t>The Second Doxology for Palm Sunday</w:t>
      </w:r>
      <w:r>
        <w:fldChar w:fldCharType="end"/>
      </w:r>
      <w:r>
        <w:tab/>
      </w:r>
      <w:r>
        <w:fldChar w:fldCharType="begin"/>
      </w:r>
      <w:r>
        <w:instrText xml:space="preserve"> PAGEREF _Ref434478234 \h </w:instrText>
      </w:r>
      <w:r>
        <w:fldChar w:fldCharType="separate"/>
      </w:r>
      <w:r w:rsidR="00710C7C">
        <w:rPr>
          <w:noProof/>
        </w:rPr>
        <w:t>1156</w:t>
      </w:r>
      <w:r>
        <w:fldChar w:fldCharType="end"/>
      </w:r>
    </w:p>
    <w:p w14:paraId="3B00B725" w14:textId="1F207BD8"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710C7C">
        <w:t>The Third Doxology for Palm Sunday</w:t>
      </w:r>
      <w:r>
        <w:fldChar w:fldCharType="end"/>
      </w:r>
      <w:r>
        <w:tab/>
      </w:r>
      <w:r>
        <w:fldChar w:fldCharType="begin"/>
      </w:r>
      <w:r>
        <w:instrText xml:space="preserve"> PAGEREF _Ref434478255 \h </w:instrText>
      </w:r>
      <w:r>
        <w:fldChar w:fldCharType="separate"/>
      </w:r>
      <w:r w:rsidR="00710C7C">
        <w:rPr>
          <w:noProof/>
        </w:rPr>
        <w:t>1158</w:t>
      </w:r>
      <w:r>
        <w:fldChar w:fldCharType="end"/>
      </w:r>
    </w:p>
    <w:p w14:paraId="257EE84D" w14:textId="61D11498"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710C7C">
        <w:t>The Doxology for Pascha</w:t>
      </w:r>
      <w:r>
        <w:fldChar w:fldCharType="end"/>
      </w:r>
      <w:r w:rsidR="00E21EA3">
        <w:tab/>
      </w:r>
      <w:r>
        <w:fldChar w:fldCharType="begin"/>
      </w:r>
      <w:r>
        <w:instrText xml:space="preserve"> PAGEREF _Ref485108466 \h </w:instrText>
      </w:r>
      <w:r>
        <w:fldChar w:fldCharType="separate"/>
      </w:r>
      <w:r w:rsidR="00710C7C">
        <w:rPr>
          <w:noProof/>
        </w:rPr>
        <w:t>1179</w:t>
      </w:r>
      <w:r>
        <w:fldChar w:fldCharType="end"/>
      </w:r>
    </w:p>
    <w:p w14:paraId="10A28DFE" w14:textId="2F0F03E1"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710C7C">
        <w:t>Another Doxology Pascha</w:t>
      </w:r>
      <w:r>
        <w:fldChar w:fldCharType="end"/>
      </w:r>
      <w:r>
        <w:tab/>
      </w:r>
      <w:r>
        <w:fldChar w:fldCharType="begin"/>
      </w:r>
      <w:r>
        <w:instrText xml:space="preserve"> PAGEREF _Ref434478317 \h </w:instrText>
      </w:r>
      <w:r>
        <w:fldChar w:fldCharType="separate"/>
      </w:r>
      <w:r w:rsidR="00710C7C">
        <w:rPr>
          <w:noProof/>
        </w:rPr>
        <w:t>1180</w:t>
      </w:r>
      <w:r>
        <w:fldChar w:fldCharType="end"/>
      </w:r>
    </w:p>
    <w:p w14:paraId="472E0FB5" w14:textId="6417270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710C7C">
        <w:t>A Doxology for Archangel Michael Pascha</w:t>
      </w:r>
      <w:r>
        <w:fldChar w:fldCharType="end"/>
      </w:r>
      <w:r>
        <w:tab/>
      </w:r>
      <w:r>
        <w:fldChar w:fldCharType="begin"/>
      </w:r>
      <w:r>
        <w:instrText xml:space="preserve"> PAGEREF _Ref434478347 \h </w:instrText>
      </w:r>
      <w:r>
        <w:fldChar w:fldCharType="separate"/>
      </w:r>
      <w:r w:rsidR="00710C7C">
        <w:rPr>
          <w:noProof/>
        </w:rPr>
        <w:t>1181</w:t>
      </w:r>
      <w:r>
        <w:fldChar w:fldCharType="end"/>
      </w:r>
    </w:p>
    <w:p w14:paraId="4D1D62B4" w14:textId="4A735894"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710C7C">
        <w:t>The Doxology for Thomas Sunday</w:t>
      </w:r>
      <w:r>
        <w:fldChar w:fldCharType="end"/>
      </w:r>
      <w:r>
        <w:tab/>
      </w:r>
      <w:r>
        <w:fldChar w:fldCharType="begin"/>
      </w:r>
      <w:r>
        <w:instrText xml:space="preserve"> PAGEREF _Ref434478375 \h </w:instrText>
      </w:r>
      <w:r>
        <w:fldChar w:fldCharType="separate"/>
      </w:r>
      <w:r w:rsidR="00710C7C">
        <w:rPr>
          <w:noProof/>
        </w:rPr>
        <w:t>1215</w:t>
      </w:r>
      <w:r>
        <w:fldChar w:fldCharType="end"/>
      </w:r>
    </w:p>
    <w:p w14:paraId="7B6065F5" w14:textId="6E305581"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710C7C">
        <w:t>The Doxology for the Ascension</w:t>
      </w:r>
      <w:r>
        <w:fldChar w:fldCharType="end"/>
      </w:r>
      <w:r w:rsidR="00CC1CA8">
        <w:tab/>
      </w:r>
      <w:r>
        <w:fldChar w:fldCharType="begin"/>
      </w:r>
      <w:r>
        <w:instrText xml:space="preserve"> PAGEREF _Ref485108492 \h </w:instrText>
      </w:r>
      <w:r>
        <w:fldChar w:fldCharType="separate"/>
      </w:r>
      <w:r w:rsidR="00710C7C">
        <w:rPr>
          <w:noProof/>
        </w:rPr>
        <w:t>1218</w:t>
      </w:r>
      <w:r>
        <w:fldChar w:fldCharType="end"/>
      </w:r>
    </w:p>
    <w:p w14:paraId="3C346EA7" w14:textId="5C509BDD"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710C7C">
        <w:t>The Doxology for Pentecost</w:t>
      </w:r>
      <w:r>
        <w:fldChar w:fldCharType="end"/>
      </w:r>
      <w:r w:rsidR="00CC1CA8">
        <w:tab/>
      </w:r>
      <w:r>
        <w:fldChar w:fldCharType="begin"/>
      </w:r>
      <w:r>
        <w:instrText xml:space="preserve"> PAGEREF _Ref485108524 \h </w:instrText>
      </w:r>
      <w:r>
        <w:fldChar w:fldCharType="separate"/>
      </w:r>
      <w:r w:rsidR="00710C7C">
        <w:rPr>
          <w:noProof/>
        </w:rPr>
        <w:t>1236</w:t>
      </w:r>
      <w:r>
        <w:fldChar w:fldCharType="end"/>
      </w:r>
    </w:p>
    <w:p w14:paraId="4285BFE1" w14:textId="77777777" w:rsidR="00E21EA3" w:rsidRDefault="00E21EA3" w:rsidP="00E21EA3">
      <w:pPr>
        <w:pStyle w:val="Heading3"/>
      </w:pPr>
      <w:bookmarkStart w:id="2079" w:name="_Ref435643009"/>
      <w:r>
        <w:t>Saints’ Doxologies</w:t>
      </w:r>
      <w:bookmarkEnd w:id="2079"/>
    </w:p>
    <w:p w14:paraId="201EF1F5" w14:textId="4DBD7C3A"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710C7C">
        <w:t>The Evening Doxology of the Virgin</w:t>
      </w:r>
      <w:r>
        <w:fldChar w:fldCharType="end"/>
      </w:r>
      <w:r>
        <w:tab/>
      </w:r>
      <w:r>
        <w:fldChar w:fldCharType="begin"/>
      </w:r>
      <w:r>
        <w:instrText xml:space="preserve"> PAGEREF _Ref434487836 \h </w:instrText>
      </w:r>
      <w:r>
        <w:fldChar w:fldCharType="separate"/>
      </w:r>
      <w:r w:rsidR="00710C7C">
        <w:rPr>
          <w:noProof/>
        </w:rPr>
        <w:t>681</w:t>
      </w:r>
      <w:r>
        <w:fldChar w:fldCharType="end"/>
      </w:r>
    </w:p>
    <w:p w14:paraId="5E3507F6" w14:textId="0C1E1A3C"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710C7C" w:rsidRPr="00710C7C">
        <w:t>The Doxology of the Virgin for Midnight Praise</w:t>
      </w:r>
      <w:r>
        <w:fldChar w:fldCharType="end"/>
      </w:r>
      <w:r>
        <w:tab/>
      </w:r>
      <w:r>
        <w:fldChar w:fldCharType="begin"/>
      </w:r>
      <w:r>
        <w:instrText xml:space="preserve"> PAGEREF _Ref434487891 \h </w:instrText>
      </w:r>
      <w:r>
        <w:fldChar w:fldCharType="separate"/>
      </w:r>
      <w:r w:rsidR="00710C7C">
        <w:rPr>
          <w:noProof/>
        </w:rPr>
        <w:t>404</w:t>
      </w:r>
      <w:r>
        <w:fldChar w:fldCharType="end"/>
      </w:r>
    </w:p>
    <w:p w14:paraId="337F5EE8" w14:textId="022B774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710C7C">
        <w:t>The Morning Doxology of the Virgin</w:t>
      </w:r>
      <w:r>
        <w:fldChar w:fldCharType="end"/>
      </w:r>
      <w:r>
        <w:tab/>
      </w:r>
      <w:r>
        <w:fldChar w:fldCharType="begin"/>
      </w:r>
      <w:r>
        <w:instrText xml:space="preserve"> PAGEREF _Ref434487846 \h </w:instrText>
      </w:r>
      <w:r>
        <w:fldChar w:fldCharType="separate"/>
      </w:r>
      <w:r w:rsidR="00710C7C">
        <w:rPr>
          <w:noProof/>
        </w:rPr>
        <w:t>682</w:t>
      </w:r>
      <w:r>
        <w:fldChar w:fldCharType="end"/>
      </w:r>
    </w:p>
    <w:p w14:paraId="11C50006" w14:textId="4EEDD897"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710C7C">
        <w:t>The Doxology of the Entry of the Theotokos into the Temple</w:t>
      </w:r>
      <w:r>
        <w:fldChar w:fldCharType="end"/>
      </w:r>
      <w:r>
        <w:tab/>
      </w:r>
      <w:r>
        <w:fldChar w:fldCharType="begin"/>
      </w:r>
      <w:r>
        <w:instrText xml:space="preserve"> PAGEREF _Ref470555203 \h </w:instrText>
      </w:r>
      <w:r>
        <w:fldChar w:fldCharType="separate"/>
      </w:r>
      <w:r w:rsidR="00710C7C">
        <w:rPr>
          <w:noProof/>
        </w:rPr>
        <w:t>813</w:t>
      </w:r>
      <w:r>
        <w:fldChar w:fldCharType="end"/>
      </w:r>
    </w:p>
    <w:p w14:paraId="3868AB65" w14:textId="795DCBD8"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710C7C">
        <w:t>The Doxology for Archangel Michael</w:t>
      </w:r>
      <w:r>
        <w:fldChar w:fldCharType="end"/>
      </w:r>
      <w:r>
        <w:tab/>
      </w:r>
      <w:r>
        <w:fldChar w:fldCharType="begin"/>
      </w:r>
      <w:r>
        <w:instrText xml:space="preserve"> PAGEREF _Ref434487967 \h </w:instrText>
      </w:r>
      <w:r>
        <w:fldChar w:fldCharType="separate"/>
      </w:r>
      <w:r w:rsidR="00710C7C">
        <w:rPr>
          <w:noProof/>
        </w:rPr>
        <w:t>790</w:t>
      </w:r>
      <w:r>
        <w:fldChar w:fldCharType="end"/>
      </w:r>
    </w:p>
    <w:p w14:paraId="2284159D" w14:textId="0B5517A2"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710C7C">
        <w:t xml:space="preserve">The Doxology of Archangel Gabriel for December or </w:t>
      </w:r>
      <w:r w:rsidR="00710C7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710C7C">
        <w:rPr>
          <w:noProof/>
        </w:rPr>
        <w:t>831</w:t>
      </w:r>
      <w:r>
        <w:fldChar w:fldCharType="end"/>
      </w:r>
    </w:p>
    <w:p w14:paraId="403DEC4C" w14:textId="0B3D2905"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710C7C">
        <w:t>The Doxology for Archangel Gabriel, the Evangelist of Daniel</w:t>
      </w:r>
      <w:r>
        <w:fldChar w:fldCharType="end"/>
      </w:r>
      <w:r>
        <w:tab/>
      </w:r>
      <w:r>
        <w:fldChar w:fldCharType="begin"/>
      </w:r>
      <w:r>
        <w:instrText xml:space="preserve"> PAGEREF _Ref434488149 \h </w:instrText>
      </w:r>
      <w:r>
        <w:fldChar w:fldCharType="separate"/>
      </w:r>
      <w:r w:rsidR="00710C7C">
        <w:rPr>
          <w:noProof/>
        </w:rPr>
        <w:t>1058</w:t>
      </w:r>
      <w:r>
        <w:fldChar w:fldCharType="end"/>
      </w:r>
    </w:p>
    <w:p w14:paraId="229EE54B" w14:textId="3A67CF4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710C7C">
        <w:t>The Doxology for Michael and Gabriel</w:t>
      </w:r>
      <w:r>
        <w:fldChar w:fldCharType="end"/>
      </w:r>
      <w:r>
        <w:tab/>
      </w:r>
      <w:r>
        <w:fldChar w:fldCharType="begin"/>
      </w:r>
      <w:r>
        <w:instrText xml:space="preserve"> PAGEREF _Ref434487984 \h </w:instrText>
      </w:r>
      <w:r>
        <w:fldChar w:fldCharType="separate"/>
      </w:r>
      <w:r w:rsidR="00710C7C">
        <w:rPr>
          <w:noProof/>
        </w:rPr>
        <w:t>791</w:t>
      </w:r>
      <w:r>
        <w:fldChar w:fldCharType="end"/>
      </w:r>
    </w:p>
    <w:p w14:paraId="44CF453D" w14:textId="5B09E1B3"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710C7C">
        <w:t>The Doxology for Archangel Raphael</w:t>
      </w:r>
      <w:r>
        <w:fldChar w:fldCharType="end"/>
      </w:r>
      <w:r>
        <w:tab/>
      </w:r>
      <w:r>
        <w:fldChar w:fldCharType="begin"/>
      </w:r>
      <w:r>
        <w:instrText xml:space="preserve"> PAGEREF _Ref434488208 \h </w:instrText>
      </w:r>
      <w:r>
        <w:fldChar w:fldCharType="separate"/>
      </w:r>
      <w:r w:rsidR="00710C7C">
        <w:rPr>
          <w:noProof/>
        </w:rPr>
        <w:t>1118</w:t>
      </w:r>
      <w:r>
        <w:fldChar w:fldCharType="end"/>
      </w:r>
    </w:p>
    <w:p w14:paraId="5EA00A94" w14:textId="5A7CD8A3"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710C7C">
        <w:t>The Doxology for Archangel Suriel</w:t>
      </w:r>
      <w:r>
        <w:fldChar w:fldCharType="end"/>
      </w:r>
      <w:r>
        <w:tab/>
      </w:r>
      <w:r>
        <w:fldChar w:fldCharType="begin"/>
      </w:r>
      <w:r>
        <w:instrText xml:space="preserve"> PAGEREF _Ref434488250 \h </w:instrText>
      </w:r>
      <w:r>
        <w:fldChar w:fldCharType="separate"/>
      </w:r>
      <w:r w:rsidR="00710C7C">
        <w:rPr>
          <w:noProof/>
        </w:rPr>
        <w:t>971</w:t>
      </w:r>
      <w:r>
        <w:fldChar w:fldCharType="end"/>
      </w:r>
    </w:p>
    <w:p w14:paraId="3CC2AC4D" w14:textId="044F9C5E"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710C7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710C7C">
        <w:rPr>
          <w:noProof/>
        </w:rPr>
        <w:t>787</w:t>
      </w:r>
      <w:r w:rsidR="00B46E6E">
        <w:fldChar w:fldCharType="end"/>
      </w:r>
    </w:p>
    <w:p w14:paraId="1358EC54" w14:textId="07544CF2"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710C7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710C7C">
        <w:rPr>
          <w:noProof/>
        </w:rPr>
        <w:t>802</w:t>
      </w:r>
      <w:r w:rsidR="00B46E6E">
        <w:fldChar w:fldCharType="end"/>
      </w:r>
    </w:p>
    <w:p w14:paraId="556F0AA3" w14:textId="47D1486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710C7C">
        <w:t>The Doxology of the Heavenly</w:t>
      </w:r>
      <w:r>
        <w:fldChar w:fldCharType="end"/>
      </w:r>
      <w:r>
        <w:tab/>
      </w:r>
      <w:r>
        <w:fldChar w:fldCharType="begin"/>
      </w:r>
      <w:r>
        <w:instrText xml:space="preserve"> PAGEREF _Ref434488390 \h </w:instrText>
      </w:r>
      <w:r>
        <w:fldChar w:fldCharType="separate"/>
      </w:r>
      <w:r w:rsidR="00710C7C">
        <w:rPr>
          <w:noProof/>
        </w:rPr>
        <w:t>699</w:t>
      </w:r>
      <w:r>
        <w:fldChar w:fldCharType="end"/>
      </w:r>
    </w:p>
    <w:p w14:paraId="0E766256" w14:textId="1CB82095"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710C7C">
        <w:t>The Doxology for Job the Righteous</w:t>
      </w:r>
      <w:r>
        <w:fldChar w:fldCharType="end"/>
      </w:r>
      <w:r>
        <w:tab/>
      </w:r>
      <w:r>
        <w:fldChar w:fldCharType="begin"/>
      </w:r>
      <w:r>
        <w:instrText xml:space="preserve"> PAGEREF _Ref485797335 \h </w:instrText>
      </w:r>
      <w:r>
        <w:fldChar w:fldCharType="separate"/>
      </w:r>
      <w:r w:rsidR="00710C7C">
        <w:rPr>
          <w:noProof/>
        </w:rPr>
        <w:t>1016</w:t>
      </w:r>
      <w:r>
        <w:fldChar w:fldCharType="end"/>
      </w:r>
    </w:p>
    <w:p w14:paraId="7A324BA9" w14:textId="612E4F22"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710C7C">
        <w:t>The Doxology for Moses the Archprophet</w:t>
      </w:r>
      <w:r>
        <w:fldChar w:fldCharType="end"/>
      </w:r>
      <w:r>
        <w:tab/>
      </w:r>
      <w:r>
        <w:fldChar w:fldCharType="begin"/>
      </w:r>
      <w:r>
        <w:instrText xml:space="preserve"> PAGEREF _Ref485625619 \h </w:instrText>
      </w:r>
      <w:r>
        <w:fldChar w:fldCharType="separate"/>
      </w:r>
      <w:r w:rsidR="00710C7C">
        <w:rPr>
          <w:noProof/>
        </w:rPr>
        <w:t>741</w:t>
      </w:r>
      <w:r>
        <w:fldChar w:fldCharType="end"/>
      </w:r>
    </w:p>
    <w:p w14:paraId="6E52D984" w14:textId="4086BA48"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710C7C">
        <w:t>The Doxology for Prophet Isaias</w:t>
      </w:r>
      <w:r>
        <w:fldChar w:fldCharType="end"/>
      </w:r>
      <w:r>
        <w:tab/>
      </w:r>
      <w:r>
        <w:fldChar w:fldCharType="begin"/>
      </w:r>
      <w:r>
        <w:instrText xml:space="preserve"> PAGEREF _Ref485797659 \h </w:instrText>
      </w:r>
      <w:r>
        <w:fldChar w:fldCharType="separate"/>
      </w:r>
      <w:r w:rsidR="00710C7C">
        <w:rPr>
          <w:noProof/>
        </w:rPr>
        <w:t>738</w:t>
      </w:r>
      <w:r>
        <w:fldChar w:fldCharType="end"/>
      </w:r>
    </w:p>
    <w:p w14:paraId="66DA7D48" w14:textId="20253C10"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710C7C">
        <w:t>The Doxology for Prophet Daniel</w:t>
      </w:r>
      <w:r>
        <w:fldChar w:fldCharType="end"/>
      </w:r>
      <w:r>
        <w:tab/>
      </w:r>
      <w:r>
        <w:fldChar w:fldCharType="begin"/>
      </w:r>
      <w:r>
        <w:instrText xml:space="preserve"> PAGEREF _Ref485796350 \h </w:instrText>
      </w:r>
      <w:r>
        <w:fldChar w:fldCharType="separate"/>
      </w:r>
      <w:r w:rsidR="00710C7C">
        <w:rPr>
          <w:noProof/>
        </w:rPr>
        <w:t>989</w:t>
      </w:r>
      <w:r>
        <w:fldChar w:fldCharType="end"/>
      </w:r>
    </w:p>
    <w:p w14:paraId="241168C8" w14:textId="64ABEF2A"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710C7C">
        <w:t>The Doxology for Prophet Jeremias</w:t>
      </w:r>
      <w:r>
        <w:fldChar w:fldCharType="end"/>
      </w:r>
      <w:r>
        <w:tab/>
      </w:r>
      <w:r>
        <w:fldChar w:fldCharType="begin"/>
      </w:r>
      <w:r>
        <w:instrText xml:space="preserve"> PAGEREF _Ref485798008 \h </w:instrText>
      </w:r>
      <w:r>
        <w:fldChar w:fldCharType="separate"/>
      </w:r>
      <w:r w:rsidR="00710C7C">
        <w:rPr>
          <w:noProof/>
        </w:rPr>
        <w:t>1019</w:t>
      </w:r>
      <w:r>
        <w:fldChar w:fldCharType="end"/>
      </w:r>
    </w:p>
    <w:p w14:paraId="1FF7EAEE" w14:textId="2CAEF94A"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710C7C">
        <w:t>The Doxology of St. John the Baptist</w:t>
      </w:r>
      <w:r>
        <w:fldChar w:fldCharType="end"/>
      </w:r>
      <w:r>
        <w:tab/>
      </w:r>
      <w:r>
        <w:fldChar w:fldCharType="begin"/>
      </w:r>
      <w:r>
        <w:instrText xml:space="preserve"> PAGEREF _Ref434488524 \h </w:instrText>
      </w:r>
      <w:r>
        <w:fldChar w:fldCharType="separate"/>
      </w:r>
      <w:r w:rsidR="00710C7C">
        <w:rPr>
          <w:noProof/>
        </w:rPr>
        <w:t>700</w:t>
      </w:r>
      <w:r>
        <w:fldChar w:fldCharType="end"/>
      </w:r>
    </w:p>
    <w:p w14:paraId="04FC6C87" w14:textId="4C34A0F8"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710C7C">
        <w:t>Another Doxology of St. John the Baptist</w:t>
      </w:r>
      <w:r>
        <w:fldChar w:fldCharType="end"/>
      </w:r>
      <w:r>
        <w:tab/>
      </w:r>
      <w:r>
        <w:fldChar w:fldCharType="begin"/>
      </w:r>
      <w:r>
        <w:instrText xml:space="preserve"> PAGEREF _Ref434488546 \h </w:instrText>
      </w:r>
      <w:r>
        <w:fldChar w:fldCharType="separate"/>
      </w:r>
      <w:r w:rsidR="00710C7C">
        <w:rPr>
          <w:noProof/>
        </w:rPr>
        <w:t>701</w:t>
      </w:r>
      <w:r>
        <w:fldChar w:fldCharType="end"/>
      </w:r>
    </w:p>
    <w:p w14:paraId="62DC3621" w14:textId="5B49163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710C7C">
        <w:t>The Doxology for the One Hundred and Forty Four Thousand</w:t>
      </w:r>
      <w:r>
        <w:fldChar w:fldCharType="end"/>
      </w:r>
      <w:r>
        <w:tab/>
      </w:r>
      <w:r>
        <w:fldChar w:fldCharType="begin"/>
      </w:r>
      <w:r>
        <w:instrText xml:space="preserve"> PAGEREF _Ref434488616 \h </w:instrText>
      </w:r>
      <w:r>
        <w:fldChar w:fldCharType="separate"/>
      </w:r>
      <w:r w:rsidR="00710C7C">
        <w:rPr>
          <w:noProof/>
        </w:rPr>
        <w:t>898</w:t>
      </w:r>
      <w:r>
        <w:fldChar w:fldCharType="end"/>
      </w:r>
    </w:p>
    <w:p w14:paraId="35158DF2" w14:textId="297FE23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710C7C">
        <w:t>A Doxology for the Apostles</w:t>
      </w:r>
      <w:r>
        <w:fldChar w:fldCharType="end"/>
      </w:r>
      <w:r>
        <w:tab/>
      </w:r>
      <w:r>
        <w:fldChar w:fldCharType="begin"/>
      </w:r>
      <w:r>
        <w:instrText xml:space="preserve"> PAGEREF _Ref434488644 \h </w:instrText>
      </w:r>
      <w:r>
        <w:fldChar w:fldCharType="separate"/>
      </w:r>
      <w:r w:rsidR="00710C7C">
        <w:rPr>
          <w:noProof/>
        </w:rPr>
        <w:t>702</w:t>
      </w:r>
      <w:r>
        <w:fldChar w:fldCharType="end"/>
      </w:r>
    </w:p>
    <w:p w14:paraId="16F33D5B" w14:textId="5AA648A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710C7C">
        <w:t>Another Doxology for the Apostles</w:t>
      </w:r>
      <w:r>
        <w:fldChar w:fldCharType="end"/>
      </w:r>
      <w:r>
        <w:tab/>
      </w:r>
      <w:r>
        <w:fldChar w:fldCharType="begin"/>
      </w:r>
      <w:r>
        <w:instrText xml:space="preserve"> PAGEREF _Ref434488657 \h </w:instrText>
      </w:r>
      <w:r>
        <w:fldChar w:fldCharType="separate"/>
      </w:r>
      <w:r w:rsidR="00710C7C">
        <w:rPr>
          <w:noProof/>
        </w:rPr>
        <w:t>702</w:t>
      </w:r>
      <w:r>
        <w:fldChar w:fldCharType="end"/>
      </w:r>
    </w:p>
    <w:p w14:paraId="0C8587A1" w14:textId="00093E16"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710C7C">
        <w:t>The Doxology of Sts. Peter and Paul</w:t>
      </w:r>
      <w:r>
        <w:fldChar w:fldCharType="end"/>
      </w:r>
      <w:r w:rsidR="00B46E6E">
        <w:tab/>
      </w:r>
      <w:r>
        <w:fldChar w:fldCharType="begin"/>
      </w:r>
      <w:r>
        <w:instrText xml:space="preserve"> PAGEREF _Ref485107884 \h </w:instrText>
      </w:r>
      <w:r>
        <w:fldChar w:fldCharType="separate"/>
      </w:r>
      <w:r w:rsidR="00710C7C">
        <w:rPr>
          <w:noProof/>
        </w:rPr>
        <w:t>1065</w:t>
      </w:r>
      <w:r>
        <w:fldChar w:fldCharType="end"/>
      </w:r>
    </w:p>
    <w:p w14:paraId="79B0EE79" w14:textId="0023E0AB"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710C7C">
        <w:t>The Doxology of St. Paul</w:t>
      </w:r>
      <w:r>
        <w:fldChar w:fldCharType="end"/>
      </w:r>
      <w:r>
        <w:tab/>
      </w:r>
      <w:r>
        <w:fldChar w:fldCharType="begin"/>
      </w:r>
      <w:r>
        <w:instrText xml:space="preserve"> PAGEREF _Ref434488724 \h </w:instrText>
      </w:r>
      <w:r>
        <w:fldChar w:fldCharType="separate"/>
      </w:r>
      <w:r w:rsidR="00710C7C">
        <w:rPr>
          <w:noProof/>
        </w:rPr>
        <w:t>1066</w:t>
      </w:r>
      <w:r>
        <w:fldChar w:fldCharType="end"/>
      </w:r>
    </w:p>
    <w:p w14:paraId="13B980A3" w14:textId="1628D3D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710C7C">
        <w:t>The Doxology for St. John the Evangelist</w:t>
      </w:r>
      <w:r>
        <w:fldChar w:fldCharType="end"/>
      </w:r>
      <w:r>
        <w:tab/>
      </w:r>
      <w:r>
        <w:fldChar w:fldCharType="begin"/>
      </w:r>
      <w:r>
        <w:instrText xml:space="preserve"> PAGEREF _Ref434488768 \h </w:instrText>
      </w:r>
      <w:r>
        <w:fldChar w:fldCharType="separate"/>
      </w:r>
      <w:r w:rsidR="00710C7C">
        <w:rPr>
          <w:noProof/>
        </w:rPr>
        <w:t>898</w:t>
      </w:r>
      <w:r>
        <w:fldChar w:fldCharType="end"/>
      </w:r>
    </w:p>
    <w:p w14:paraId="4E889740" w14:textId="31BBDBF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710C7C">
        <w:t>The Doxology of St. Mark</w:t>
      </w:r>
      <w:r>
        <w:fldChar w:fldCharType="end"/>
      </w:r>
      <w:r>
        <w:tab/>
      </w:r>
      <w:r>
        <w:fldChar w:fldCharType="begin"/>
      </w:r>
      <w:r>
        <w:instrText xml:space="preserve"> PAGEREF _Ref434488814 \h </w:instrText>
      </w:r>
      <w:r>
        <w:fldChar w:fldCharType="separate"/>
      </w:r>
      <w:r w:rsidR="00710C7C">
        <w:rPr>
          <w:noProof/>
        </w:rPr>
        <w:t>703</w:t>
      </w:r>
      <w:r>
        <w:fldChar w:fldCharType="end"/>
      </w:r>
    </w:p>
    <w:p w14:paraId="0EF1B0F4" w14:textId="37562769"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t>The Doxology for St. Matthew the Evangelist</w:t>
      </w:r>
      <w:r>
        <w:fldChar w:fldCharType="end"/>
      </w:r>
      <w:r>
        <w:tab/>
      </w:r>
      <w:r>
        <w:fldChar w:fldCharType="begin"/>
      </w:r>
      <w:r>
        <w:instrText xml:space="preserve"> PAGEREF _Ref485885284 \h </w:instrText>
      </w:r>
      <w:r>
        <w:fldChar w:fldCharType="separate"/>
      </w:r>
      <w:r>
        <w:rPr>
          <w:noProof/>
        </w:rPr>
        <w:t>776</w:t>
      </w:r>
      <w:r>
        <w:fldChar w:fldCharType="end"/>
      </w:r>
    </w:p>
    <w:p w14:paraId="5557A11C" w14:textId="3C1477D5"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710C7C">
        <w:t>The Doxology For the Apostle Andrew</w:t>
      </w:r>
      <w:r>
        <w:fldChar w:fldCharType="end"/>
      </w:r>
      <w:r>
        <w:tab/>
      </w:r>
      <w:r>
        <w:fldChar w:fldCharType="begin"/>
      </w:r>
      <w:r>
        <w:instrText xml:space="preserve"> PAGEREF _Ref485710305 \h </w:instrText>
      </w:r>
      <w:r>
        <w:fldChar w:fldCharType="separate"/>
      </w:r>
      <w:r w:rsidR="00710C7C">
        <w:rPr>
          <w:noProof/>
        </w:rPr>
        <w:t>814</w:t>
      </w:r>
      <w:r>
        <w:fldChar w:fldCharType="end"/>
      </w:r>
    </w:p>
    <w:p w14:paraId="6217D1B3" w14:textId="49D8376C"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710C7C">
        <w:t>The Doxology for St. James the Son of Alphaeus</w:t>
      </w:r>
      <w:r>
        <w:fldChar w:fldCharType="end"/>
      </w:r>
      <w:r>
        <w:tab/>
      </w:r>
      <w:r>
        <w:fldChar w:fldCharType="begin"/>
      </w:r>
      <w:r>
        <w:instrText xml:space="preserve"> PAGEREF _Ref485883495 \h </w:instrText>
      </w:r>
      <w:r>
        <w:fldChar w:fldCharType="separate"/>
      </w:r>
      <w:r w:rsidR="00710C7C">
        <w:rPr>
          <w:noProof/>
        </w:rPr>
        <w:t>978</w:t>
      </w:r>
      <w:r>
        <w:fldChar w:fldCharType="end"/>
      </w:r>
    </w:p>
    <w:p w14:paraId="7F0EF8E3" w14:textId="4ECB6CD6"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710C7C">
        <w:t>The Doxology for St. James the Son of Zebedee</w:t>
      </w:r>
      <w:r>
        <w:fldChar w:fldCharType="end"/>
      </w:r>
      <w:r>
        <w:tab/>
      </w:r>
      <w:r>
        <w:fldChar w:fldCharType="begin"/>
      </w:r>
      <w:r>
        <w:instrText xml:space="preserve"> PAGEREF _Ref485883519 \h </w:instrText>
      </w:r>
      <w:r>
        <w:fldChar w:fldCharType="separate"/>
      </w:r>
      <w:r w:rsidR="00710C7C">
        <w:rPr>
          <w:noProof/>
        </w:rPr>
        <w:t>1007</w:t>
      </w:r>
      <w:r>
        <w:fldChar w:fldCharType="end"/>
      </w:r>
    </w:p>
    <w:p w14:paraId="4850D6C1" w14:textId="1B0B4193"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710C7C">
        <w:t>The Doxology for St. James the Brother of the Lord</w:t>
      </w:r>
      <w:r>
        <w:fldChar w:fldCharType="end"/>
      </w:r>
      <w:r>
        <w:tab/>
      </w:r>
      <w:r>
        <w:fldChar w:fldCharType="begin"/>
      </w:r>
      <w:r>
        <w:instrText xml:space="preserve"> PAGEREF _Ref485883643 \h </w:instrText>
      </w:r>
      <w:r>
        <w:fldChar w:fldCharType="separate"/>
      </w:r>
      <w:r w:rsidR="00710C7C">
        <w:rPr>
          <w:noProof/>
        </w:rPr>
        <w:t>1012</w:t>
      </w:r>
      <w:r>
        <w:fldChar w:fldCharType="end"/>
      </w:r>
    </w:p>
    <w:p w14:paraId="691F4844" w14:textId="00D61DF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710C7C">
        <w:t>Another Doxology of St. Mark</w:t>
      </w:r>
      <w:r>
        <w:fldChar w:fldCharType="end"/>
      </w:r>
      <w:r>
        <w:tab/>
      </w:r>
      <w:r>
        <w:fldChar w:fldCharType="begin"/>
      </w:r>
      <w:r>
        <w:instrText xml:space="preserve"> PAGEREF _Ref434488936 \h </w:instrText>
      </w:r>
      <w:r>
        <w:fldChar w:fldCharType="separate"/>
      </w:r>
      <w:r w:rsidR="00710C7C">
        <w:rPr>
          <w:noProof/>
        </w:rPr>
        <w:t>1015</w:t>
      </w:r>
      <w:r>
        <w:fldChar w:fldCharType="end"/>
      </w:r>
    </w:p>
    <w:p w14:paraId="24E309BB" w14:textId="7CA4AC78"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710C7C">
        <w:t>The Doxology for St. Luke the Evangelist</w:t>
      </w:r>
      <w:r>
        <w:fldChar w:fldCharType="end"/>
      </w:r>
      <w:r>
        <w:tab/>
      </w:r>
      <w:r>
        <w:fldChar w:fldCharType="begin"/>
      </w:r>
      <w:r>
        <w:instrText xml:space="preserve"> PAGEREF _Ref485624848 \h </w:instrText>
      </w:r>
      <w:r>
        <w:fldChar w:fldCharType="separate"/>
      </w:r>
      <w:r w:rsidR="00710C7C">
        <w:rPr>
          <w:noProof/>
        </w:rPr>
        <w:t>781</w:t>
      </w:r>
      <w:r>
        <w:fldChar w:fldCharType="end"/>
      </w:r>
    </w:p>
    <w:p w14:paraId="7024469F" w14:textId="5CDDD2B5"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710C7C">
        <w:t>The Doxology of Any Apostle</w:t>
      </w:r>
      <w:r>
        <w:fldChar w:fldCharType="end"/>
      </w:r>
      <w:r>
        <w:tab/>
      </w:r>
      <w:r>
        <w:fldChar w:fldCharType="begin"/>
      </w:r>
      <w:r>
        <w:instrText xml:space="preserve"> PAGEREF _Ref434488992 \h </w:instrText>
      </w:r>
      <w:r>
        <w:fldChar w:fldCharType="separate"/>
      </w:r>
      <w:r w:rsidR="00710C7C">
        <w:rPr>
          <w:noProof/>
        </w:rPr>
        <w:t>704</w:t>
      </w:r>
      <w:r>
        <w:fldChar w:fldCharType="end"/>
      </w:r>
    </w:p>
    <w:p w14:paraId="3AB62D82" w14:textId="5E38DCC8"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710C7C">
        <w:t>The Doxology of St. Stephen</w:t>
      </w:r>
      <w:r>
        <w:fldChar w:fldCharType="end"/>
      </w:r>
      <w:r>
        <w:tab/>
      </w:r>
      <w:r>
        <w:fldChar w:fldCharType="begin"/>
      </w:r>
      <w:r>
        <w:instrText xml:space="preserve"> PAGEREF _Ref434489014 \h </w:instrText>
      </w:r>
      <w:r>
        <w:fldChar w:fldCharType="separate"/>
      </w:r>
      <w:r w:rsidR="00710C7C">
        <w:rPr>
          <w:noProof/>
        </w:rPr>
        <w:t>705</w:t>
      </w:r>
      <w:r>
        <w:fldChar w:fldCharType="end"/>
      </w:r>
    </w:p>
    <w:p w14:paraId="15FA9A83" w14:textId="6BE272A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710C7C">
        <w:t>The Doxology for St. Philip the Deacon</w:t>
      </w:r>
      <w:r>
        <w:fldChar w:fldCharType="end"/>
      </w:r>
      <w:r>
        <w:tab/>
      </w:r>
      <w:r>
        <w:fldChar w:fldCharType="begin"/>
      </w:r>
      <w:r>
        <w:instrText xml:space="preserve"> PAGEREF _Ref465591592 \h </w:instrText>
      </w:r>
      <w:r>
        <w:fldChar w:fldCharType="separate"/>
      </w:r>
      <w:r w:rsidR="00710C7C">
        <w:rPr>
          <w:noProof/>
        </w:rPr>
        <w:t>776</w:t>
      </w:r>
      <w:r>
        <w:fldChar w:fldCharType="end"/>
      </w:r>
    </w:p>
    <w:p w14:paraId="7F6CB8F0" w14:textId="23821514"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710C7C">
        <w:t>The Doxology for St. Onesimus</w:t>
      </w:r>
      <w:r>
        <w:fldChar w:fldCharType="end"/>
      </w:r>
      <w:r>
        <w:tab/>
      </w:r>
      <w:r>
        <w:fldChar w:fldCharType="begin"/>
      </w:r>
      <w:r>
        <w:instrText xml:space="preserve"> PAGEREF _Ref485712030 \h </w:instrText>
      </w:r>
      <w:r>
        <w:fldChar w:fldCharType="separate"/>
      </w:r>
      <w:r w:rsidR="00710C7C">
        <w:rPr>
          <w:noProof/>
        </w:rPr>
        <w:t>980</w:t>
      </w:r>
      <w:r>
        <w:fldChar w:fldCharType="end"/>
      </w:r>
    </w:p>
    <w:p w14:paraId="3F6FF356" w14:textId="46FCD1DF"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710C7C">
        <w:t>The Doxology for St. Phoebe the Protodeaconess</w:t>
      </w:r>
      <w:r>
        <w:fldChar w:fldCharType="end"/>
      </w:r>
      <w:r>
        <w:tab/>
      </w:r>
      <w:r>
        <w:fldChar w:fldCharType="begin"/>
      </w:r>
      <w:r>
        <w:instrText xml:space="preserve"> PAGEREF _Ref485107985 \h </w:instrText>
      </w:r>
      <w:r>
        <w:fldChar w:fldCharType="separate"/>
      </w:r>
      <w:r w:rsidR="00710C7C">
        <w:rPr>
          <w:noProof/>
        </w:rPr>
        <w:t>737</w:t>
      </w:r>
      <w:r>
        <w:fldChar w:fldCharType="end"/>
      </w:r>
    </w:p>
    <w:p w14:paraId="79FCB5DB" w14:textId="1D32CD19"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710C7C">
        <w:t>The Doxology for St. Joseph the Carpenter</w:t>
      </w:r>
      <w:r>
        <w:fldChar w:fldCharType="end"/>
      </w:r>
      <w:r>
        <w:tab/>
      </w:r>
      <w:r>
        <w:fldChar w:fldCharType="begin"/>
      </w:r>
      <w:r>
        <w:instrText xml:space="preserve"> PAGEREF _Ref434488476 \h </w:instrText>
      </w:r>
      <w:r>
        <w:fldChar w:fldCharType="separate"/>
      </w:r>
      <w:r w:rsidR="00710C7C">
        <w:rPr>
          <w:noProof/>
        </w:rPr>
        <w:t>1089</w:t>
      </w:r>
      <w:r>
        <w:fldChar w:fldCharType="end"/>
      </w:r>
    </w:p>
    <w:p w14:paraId="372582DD" w14:textId="3069AE4C"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710C7C">
        <w:t>The Doxology for St. Cornelius</w:t>
      </w:r>
      <w:r>
        <w:fldChar w:fldCharType="end"/>
      </w:r>
      <w:r>
        <w:tab/>
      </w:r>
      <w:r>
        <w:fldChar w:fldCharType="begin"/>
      </w:r>
      <w:r>
        <w:instrText xml:space="preserve"> PAGEREF _Ref485626355 \h </w:instrText>
      </w:r>
      <w:r>
        <w:fldChar w:fldCharType="separate"/>
      </w:r>
      <w:r w:rsidR="00710C7C">
        <w:rPr>
          <w:noProof/>
        </w:rPr>
        <w:t>801</w:t>
      </w:r>
      <w:r>
        <w:fldChar w:fldCharType="end"/>
      </w:r>
    </w:p>
    <w:p w14:paraId="6ED98665" w14:textId="7AFBE5C4"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710C7C">
        <w:t>The Doxology for St. Mary Magdalene</w:t>
      </w:r>
      <w:r>
        <w:fldChar w:fldCharType="end"/>
      </w:r>
      <w:r>
        <w:tab/>
      </w:r>
      <w:r>
        <w:fldChar w:fldCharType="begin"/>
      </w:r>
      <w:r>
        <w:instrText xml:space="preserve"> PAGEREF _Ref434489077 \h </w:instrText>
      </w:r>
      <w:r>
        <w:fldChar w:fldCharType="separate"/>
      </w:r>
      <w:r w:rsidR="00710C7C">
        <w:rPr>
          <w:noProof/>
        </w:rPr>
        <w:t>1090</w:t>
      </w:r>
      <w:r>
        <w:fldChar w:fldCharType="end"/>
      </w:r>
    </w:p>
    <w:p w14:paraId="04DEF5FE" w14:textId="2C1D3793"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710C7C">
        <w:t>The Doxology for St. Joachim</w:t>
      </w:r>
      <w:r>
        <w:fldChar w:fldCharType="end"/>
      </w:r>
      <w:r>
        <w:tab/>
      </w:r>
      <w:r>
        <w:fldChar w:fldCharType="begin"/>
      </w:r>
      <w:r>
        <w:instrText xml:space="preserve"> PAGEREF _Ref485796966 \h </w:instrText>
      </w:r>
      <w:r>
        <w:fldChar w:fldCharType="separate"/>
      </w:r>
      <w:r w:rsidR="00710C7C">
        <w:rPr>
          <w:noProof/>
        </w:rPr>
        <w:t>1011</w:t>
      </w:r>
      <w:r>
        <w:fldChar w:fldCharType="end"/>
      </w:r>
    </w:p>
    <w:p w14:paraId="056965CE" w14:textId="0D7B0F36"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710C7C">
        <w:t>The Doxology for St. Anna, mother of the Theotokos</w:t>
      </w:r>
      <w:r>
        <w:fldChar w:fldCharType="end"/>
      </w:r>
      <w:r>
        <w:tab/>
      </w:r>
      <w:r>
        <w:fldChar w:fldCharType="begin"/>
      </w:r>
      <w:r>
        <w:instrText xml:space="preserve"> PAGEREF _Ref485625144 \h </w:instrText>
      </w:r>
      <w:r>
        <w:fldChar w:fldCharType="separate"/>
      </w:r>
      <w:r w:rsidR="00710C7C">
        <w:rPr>
          <w:noProof/>
        </w:rPr>
        <w:t>788</w:t>
      </w:r>
      <w:r>
        <w:fldChar w:fldCharType="end"/>
      </w:r>
    </w:p>
    <w:p w14:paraId="2A05CA01" w14:textId="5AC004CC"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710C7C">
        <w:t>The Doxology for Lazarus Saturday</w:t>
      </w:r>
      <w:r>
        <w:fldChar w:fldCharType="end"/>
      </w:r>
      <w:r>
        <w:tab/>
      </w:r>
      <w:r>
        <w:fldChar w:fldCharType="begin"/>
      </w:r>
      <w:r>
        <w:instrText xml:space="preserve"> PAGEREF _Ref434478195 \h </w:instrText>
      </w:r>
      <w:r>
        <w:fldChar w:fldCharType="separate"/>
      </w:r>
      <w:r w:rsidR="00710C7C">
        <w:rPr>
          <w:noProof/>
        </w:rPr>
        <w:t>1149</w:t>
      </w:r>
      <w:r>
        <w:fldChar w:fldCharType="end"/>
      </w:r>
    </w:p>
    <w:p w14:paraId="3B233ED6" w14:textId="4C3583A2"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710C7C">
        <w:t>The Doxology of St. George</w:t>
      </w:r>
      <w:r>
        <w:fldChar w:fldCharType="end"/>
      </w:r>
      <w:r>
        <w:tab/>
      </w:r>
      <w:r>
        <w:fldChar w:fldCharType="begin"/>
      </w:r>
      <w:r>
        <w:instrText xml:space="preserve"> PAGEREF _Ref434489170 \h </w:instrText>
      </w:r>
      <w:r>
        <w:fldChar w:fldCharType="separate"/>
      </w:r>
      <w:r w:rsidR="00710C7C">
        <w:rPr>
          <w:noProof/>
        </w:rPr>
        <w:t>707</w:t>
      </w:r>
      <w:r>
        <w:fldChar w:fldCharType="end"/>
      </w:r>
    </w:p>
    <w:p w14:paraId="522E739A" w14:textId="097E0E58"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710C7C">
        <w:t>Another Doxology of St. George</w:t>
      </w:r>
      <w:r>
        <w:fldChar w:fldCharType="end"/>
      </w:r>
      <w:r>
        <w:tab/>
      </w:r>
      <w:r>
        <w:fldChar w:fldCharType="begin"/>
      </w:r>
      <w:r>
        <w:instrText xml:space="preserve"> PAGEREF _Ref434489211 \h </w:instrText>
      </w:r>
      <w:r>
        <w:fldChar w:fldCharType="separate"/>
      </w:r>
      <w:r w:rsidR="00710C7C">
        <w:rPr>
          <w:noProof/>
        </w:rPr>
        <w:t>1013</w:t>
      </w:r>
      <w:r>
        <w:fldChar w:fldCharType="end"/>
      </w:r>
    </w:p>
    <w:p w14:paraId="6DF40848" w14:textId="497962F4"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710C7C">
        <w:t>The Doxology For St. Clement of Rome and St. Peter of Alexandria</w:t>
      </w:r>
      <w:r>
        <w:fldChar w:fldCharType="end"/>
      </w:r>
      <w:r>
        <w:tab/>
      </w:r>
      <w:r>
        <w:fldChar w:fldCharType="begin"/>
      </w:r>
      <w:r>
        <w:instrText xml:space="preserve"> PAGEREF _Ref485709635 \h </w:instrText>
      </w:r>
      <w:r>
        <w:fldChar w:fldCharType="separate"/>
      </w:r>
      <w:r w:rsidR="00710C7C">
        <w:rPr>
          <w:noProof/>
        </w:rPr>
        <w:t>811</w:t>
      </w:r>
      <w:r>
        <w:fldChar w:fldCharType="end"/>
      </w:r>
    </w:p>
    <w:p w14:paraId="6C65AE32" w14:textId="6AD8CB4F"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710C7C">
        <w:t>The Doxology of St. Ignatius</w:t>
      </w:r>
      <w:r>
        <w:fldChar w:fldCharType="end"/>
      </w:r>
      <w:r>
        <w:tab/>
      </w:r>
      <w:r>
        <w:fldChar w:fldCharType="begin"/>
      </w:r>
      <w:r>
        <w:instrText xml:space="preserve"> PAGEREF _Ref472885708 \h </w:instrText>
      </w:r>
      <w:r>
        <w:fldChar w:fldCharType="separate"/>
      </w:r>
      <w:r w:rsidR="00710C7C">
        <w:rPr>
          <w:noProof/>
        </w:rPr>
        <w:t>850</w:t>
      </w:r>
      <w:r>
        <w:fldChar w:fldCharType="end"/>
      </w:r>
    </w:p>
    <w:p w14:paraId="46256D25" w14:textId="51F49365"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710C7C">
        <w:t>The Doxology for St. Polycarp of Smyrna</w:t>
      </w:r>
      <w:r>
        <w:fldChar w:fldCharType="end"/>
      </w:r>
      <w:r>
        <w:tab/>
      </w:r>
      <w:r>
        <w:fldChar w:fldCharType="begin"/>
      </w:r>
      <w:r>
        <w:instrText xml:space="preserve"> PAGEREF _Ref485712077 \h </w:instrText>
      </w:r>
      <w:r>
        <w:fldChar w:fldCharType="separate"/>
      </w:r>
      <w:r w:rsidR="00710C7C">
        <w:rPr>
          <w:noProof/>
        </w:rPr>
        <w:t>981</w:t>
      </w:r>
      <w:r>
        <w:fldChar w:fldCharType="end"/>
      </w:r>
    </w:p>
    <w:p w14:paraId="5B15CF4F" w14:textId="3106282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710C7C">
        <w:t>The Doxology of St. Theodore of Shotep, the General</w:t>
      </w:r>
      <w:r>
        <w:fldChar w:fldCharType="end"/>
      </w:r>
      <w:r>
        <w:tab/>
      </w:r>
      <w:r>
        <w:fldChar w:fldCharType="begin"/>
      </w:r>
      <w:r>
        <w:instrText xml:space="preserve"> PAGEREF _Ref434489277 \h </w:instrText>
      </w:r>
      <w:r>
        <w:fldChar w:fldCharType="separate"/>
      </w:r>
      <w:r w:rsidR="00710C7C">
        <w:rPr>
          <w:noProof/>
        </w:rPr>
        <w:t>1084</w:t>
      </w:r>
      <w:r>
        <w:fldChar w:fldCharType="end"/>
      </w:r>
    </w:p>
    <w:p w14:paraId="6EBEE6E8" w14:textId="3709D701"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710C7C">
        <w:t>Another Doxology of St. Theodore of Shotep, the General</w:t>
      </w:r>
      <w:r>
        <w:fldChar w:fldCharType="end"/>
      </w:r>
      <w:r>
        <w:tab/>
      </w:r>
      <w:r>
        <w:fldChar w:fldCharType="begin"/>
      </w:r>
      <w:r>
        <w:instrText xml:space="preserve"> PAGEREF _Ref434489296 \h </w:instrText>
      </w:r>
      <w:r>
        <w:fldChar w:fldCharType="separate"/>
      </w:r>
      <w:r w:rsidR="00710C7C">
        <w:rPr>
          <w:noProof/>
        </w:rPr>
        <w:t>1085</w:t>
      </w:r>
      <w:r>
        <w:fldChar w:fldCharType="end"/>
      </w:r>
    </w:p>
    <w:p w14:paraId="2CAD50FD" w14:textId="459CC8B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710C7C">
        <w:t>The Doxology for St. Theodore Anatoly</w:t>
      </w:r>
      <w:r>
        <w:fldChar w:fldCharType="end"/>
      </w:r>
      <w:r>
        <w:tab/>
      </w:r>
      <w:r>
        <w:fldChar w:fldCharType="begin"/>
      </w:r>
      <w:r>
        <w:instrText xml:space="preserve"> PAGEREF _Ref434489376 \h </w:instrText>
      </w:r>
      <w:r>
        <w:fldChar w:fldCharType="separate"/>
      </w:r>
      <w:r w:rsidR="00710C7C">
        <w:rPr>
          <w:noProof/>
        </w:rPr>
        <w:t>950</w:t>
      </w:r>
      <w:r>
        <w:fldChar w:fldCharType="end"/>
      </w:r>
      <w:r>
        <w:tab/>
      </w:r>
    </w:p>
    <w:p w14:paraId="1008B362" w14:textId="060088EC"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710C7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710C7C">
        <w:rPr>
          <w:noProof/>
        </w:rPr>
        <w:t>805</w:t>
      </w:r>
      <w:r w:rsidR="00B46E6E">
        <w:fldChar w:fldCharType="end"/>
      </w:r>
    </w:p>
    <w:p w14:paraId="38D6764B" w14:textId="60CC9CF3"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710C7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710C7C">
        <w:rPr>
          <w:noProof/>
        </w:rPr>
        <w:t>795</w:t>
      </w:r>
      <w:r w:rsidR="00B46E6E">
        <w:fldChar w:fldCharType="end"/>
      </w:r>
    </w:p>
    <w:p w14:paraId="1684DDDC" w14:textId="2FE7BA30"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710C7C">
        <w:t>The Doxology for Abba Noub</w:t>
      </w:r>
      <w:r>
        <w:fldChar w:fldCharType="end"/>
      </w:r>
      <w:r>
        <w:tab/>
      </w:r>
      <w:r>
        <w:fldChar w:fldCharType="begin"/>
      </w:r>
      <w:r>
        <w:instrText xml:space="preserve"> PAGEREF _Ref434489534 \h </w:instrText>
      </w:r>
      <w:r>
        <w:fldChar w:fldCharType="separate"/>
      </w:r>
      <w:r w:rsidR="00710C7C">
        <w:rPr>
          <w:noProof/>
        </w:rPr>
        <w:t>1087</w:t>
      </w:r>
      <w:r>
        <w:fldChar w:fldCharType="end"/>
      </w:r>
    </w:p>
    <w:p w14:paraId="024006C2" w14:textId="6A0467F3"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710C7C">
        <w:t>The Doxology for St. Victor</w:t>
      </w:r>
      <w:r>
        <w:fldChar w:fldCharType="end"/>
      </w:r>
      <w:r>
        <w:tab/>
      </w:r>
      <w:r>
        <w:fldChar w:fldCharType="begin"/>
      </w:r>
      <w:r>
        <w:instrText xml:space="preserve"> PAGEREF _Ref434489590 \h </w:instrText>
      </w:r>
      <w:r>
        <w:fldChar w:fldCharType="separate"/>
      </w:r>
      <w:r w:rsidR="00710C7C">
        <w:rPr>
          <w:noProof/>
        </w:rPr>
        <w:t>840</w:t>
      </w:r>
      <w:r>
        <w:fldChar w:fldCharType="end"/>
      </w:r>
    </w:p>
    <w:p w14:paraId="6D4FFF0A" w14:textId="18FC09C2"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710C7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710C7C">
        <w:rPr>
          <w:noProof/>
        </w:rPr>
        <w:t>772</w:t>
      </w:r>
      <w:r w:rsidR="00B46E6E">
        <w:fldChar w:fldCharType="end"/>
      </w:r>
    </w:p>
    <w:p w14:paraId="30F8162D" w14:textId="3698F695"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710C7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710C7C">
        <w:rPr>
          <w:noProof/>
        </w:rPr>
        <w:t>800</w:t>
      </w:r>
      <w:r>
        <w:fldChar w:fldCharType="end"/>
      </w:r>
    </w:p>
    <w:p w14:paraId="38778A59" w14:textId="15A8B53A"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710C7C">
        <w:t>The Doxology for Sts. Apakir and John</w:t>
      </w:r>
      <w:r>
        <w:fldChar w:fldCharType="end"/>
      </w:r>
      <w:r>
        <w:tab/>
      </w:r>
      <w:r>
        <w:fldChar w:fldCharType="begin"/>
      </w:r>
      <w:r>
        <w:instrText xml:space="preserve"> PAGEREF _Ref434489722 \h </w:instrText>
      </w:r>
      <w:r>
        <w:fldChar w:fldCharType="separate"/>
      </w:r>
      <w:r w:rsidR="00710C7C">
        <w:rPr>
          <w:noProof/>
        </w:rPr>
        <w:t>1059</w:t>
      </w:r>
      <w:r>
        <w:fldChar w:fldCharType="end"/>
      </w:r>
    </w:p>
    <w:p w14:paraId="5D03558B" w14:textId="20313B77"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710C7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710C7C">
        <w:rPr>
          <w:noProof/>
        </w:rPr>
        <w:t>809</w:t>
      </w:r>
      <w:r w:rsidR="00B46E6E">
        <w:fldChar w:fldCharType="end"/>
      </w:r>
    </w:p>
    <w:p w14:paraId="63F58DD6" w14:textId="1702042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710C7C">
        <w:t>The Doxology for St. Maurice and the Theban Legion</w:t>
      </w:r>
      <w:r>
        <w:fldChar w:fldCharType="end"/>
      </w:r>
      <w:r>
        <w:tab/>
      </w:r>
      <w:r>
        <w:fldChar w:fldCharType="begin"/>
      </w:r>
      <w:r>
        <w:instrText xml:space="preserve"> PAGEREF _Ref434489859 \h </w:instrText>
      </w:r>
      <w:r>
        <w:fldChar w:fldCharType="separate"/>
      </w:r>
      <w:r w:rsidR="00710C7C">
        <w:rPr>
          <w:noProof/>
        </w:rPr>
        <w:t>757</w:t>
      </w:r>
      <w:r>
        <w:fldChar w:fldCharType="end"/>
      </w:r>
    </w:p>
    <w:p w14:paraId="5E4F2A80" w14:textId="08387A1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710C7C">
        <w:t>Another Doxology of St. Maurice</w:t>
      </w:r>
      <w:r>
        <w:fldChar w:fldCharType="end"/>
      </w:r>
      <w:r>
        <w:tab/>
      </w:r>
      <w:r>
        <w:fldChar w:fldCharType="begin"/>
      </w:r>
      <w:r>
        <w:instrText xml:space="preserve"> PAGEREF _Ref434489873 \h </w:instrText>
      </w:r>
      <w:r>
        <w:fldChar w:fldCharType="separate"/>
      </w:r>
      <w:r w:rsidR="00710C7C">
        <w:rPr>
          <w:noProof/>
        </w:rPr>
        <w:t>758</w:t>
      </w:r>
      <w:r>
        <w:fldChar w:fldCharType="end"/>
      </w:r>
    </w:p>
    <w:p w14:paraId="5DDC8DB2" w14:textId="52199A6B"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710C7C">
        <w:t>The Doxology for St. Christopher</w:t>
      </w:r>
      <w:r>
        <w:fldChar w:fldCharType="end"/>
      </w:r>
      <w:r>
        <w:tab/>
      </w:r>
      <w:r>
        <w:fldChar w:fldCharType="begin"/>
      </w:r>
      <w:r>
        <w:instrText xml:space="preserve"> PAGEREF _Ref485796394 \h </w:instrText>
      </w:r>
      <w:r>
        <w:fldChar w:fldCharType="separate"/>
      </w:r>
      <w:r w:rsidR="00710C7C">
        <w:rPr>
          <w:noProof/>
        </w:rPr>
        <w:t>1026</w:t>
      </w:r>
      <w:r>
        <w:fldChar w:fldCharType="end"/>
      </w:r>
    </w:p>
    <w:p w14:paraId="1E1E4F96" w14:textId="66A57713"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710C7C">
        <w:t>The Doxology for St. George of Zahim</w:t>
      </w:r>
      <w:r>
        <w:fldChar w:fldCharType="end"/>
      </w:r>
      <w:r>
        <w:tab/>
      </w:r>
      <w:r>
        <w:fldChar w:fldCharType="begin"/>
      </w:r>
      <w:r>
        <w:instrText xml:space="preserve"> PAGEREF _Ref434489925 \h </w:instrText>
      </w:r>
      <w:r>
        <w:fldChar w:fldCharType="separate"/>
      </w:r>
      <w:r w:rsidR="00710C7C">
        <w:rPr>
          <w:noProof/>
        </w:rPr>
        <w:t>1060</w:t>
      </w:r>
      <w:r>
        <w:fldChar w:fldCharType="end"/>
      </w:r>
    </w:p>
    <w:p w14:paraId="40B36E78" w14:textId="5B3115B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710C7C">
        <w:t>The Doxology for St. James the Sawn-Asunder</w:t>
      </w:r>
      <w:r>
        <w:fldChar w:fldCharType="end"/>
      </w:r>
      <w:r>
        <w:tab/>
      </w:r>
      <w:r>
        <w:fldChar w:fldCharType="begin"/>
      </w:r>
      <w:r>
        <w:instrText xml:space="preserve"> PAGEREF _Ref468565824 \h </w:instrText>
      </w:r>
      <w:r>
        <w:fldChar w:fldCharType="separate"/>
      </w:r>
      <w:r w:rsidR="00710C7C">
        <w:rPr>
          <w:noProof/>
        </w:rPr>
        <w:t>808</w:t>
      </w:r>
      <w:r>
        <w:fldChar w:fldCharType="end"/>
      </w:r>
    </w:p>
    <w:p w14:paraId="099E3380" w14:textId="29C85320"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710C7C">
        <w:t>The Doxology for St. Peter of Alexandria, the Seal of the Martyrs</w:t>
      </w:r>
      <w:r>
        <w:fldChar w:fldCharType="end"/>
      </w:r>
      <w:r w:rsidR="00350773">
        <w:tab/>
      </w:r>
      <w:r>
        <w:fldChar w:fldCharType="begin"/>
      </w:r>
      <w:r>
        <w:instrText xml:space="preserve"> PAGEREF _Ref485710264 \h </w:instrText>
      </w:r>
      <w:r>
        <w:fldChar w:fldCharType="separate"/>
      </w:r>
      <w:r w:rsidR="00710C7C">
        <w:rPr>
          <w:noProof/>
        </w:rPr>
        <w:t>812</w:t>
      </w:r>
      <w:r>
        <w:fldChar w:fldCharType="end"/>
      </w:r>
    </w:p>
    <w:p w14:paraId="0BDFF43A" w14:textId="38056F71"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710C7C">
        <w:t>The Doxology of St. Demiana</w:t>
      </w:r>
      <w:r>
        <w:fldChar w:fldCharType="end"/>
      </w:r>
      <w:r>
        <w:tab/>
      </w:r>
      <w:r>
        <w:fldChar w:fldCharType="begin"/>
      </w:r>
      <w:r>
        <w:instrText xml:space="preserve"> PAGEREF _Ref434490082 \h </w:instrText>
      </w:r>
      <w:r>
        <w:fldChar w:fldCharType="separate"/>
      </w:r>
      <w:r w:rsidR="00710C7C">
        <w:rPr>
          <w:noProof/>
        </w:rPr>
        <w:t>708</w:t>
      </w:r>
      <w:r>
        <w:fldChar w:fldCharType="end"/>
      </w:r>
    </w:p>
    <w:p w14:paraId="29A91A88" w14:textId="7AABAC09"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710C7C">
        <w:t>Another Doxology of St. Demiana</w:t>
      </w:r>
      <w:r>
        <w:fldChar w:fldCharType="end"/>
      </w:r>
      <w:r>
        <w:tab/>
      </w:r>
      <w:r>
        <w:fldChar w:fldCharType="begin"/>
      </w:r>
      <w:r>
        <w:instrText xml:space="preserve"> PAGEREF _Ref434490124 \h </w:instrText>
      </w:r>
      <w:r>
        <w:fldChar w:fldCharType="separate"/>
      </w:r>
      <w:r w:rsidR="00710C7C">
        <w:rPr>
          <w:noProof/>
        </w:rPr>
        <w:t>964</w:t>
      </w:r>
      <w:r>
        <w:fldChar w:fldCharType="end"/>
      </w:r>
    </w:p>
    <w:p w14:paraId="576B957E" w14:textId="7811379A"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710C7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710C7C">
        <w:rPr>
          <w:noProof/>
        </w:rPr>
        <w:t>842</w:t>
      </w:r>
      <w:r w:rsidR="00B46E6E">
        <w:fldChar w:fldCharType="end"/>
      </w:r>
    </w:p>
    <w:p w14:paraId="5552E48E" w14:textId="7C9BF7D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710C7C">
        <w:t>The Doxology for St. Marina</w:t>
      </w:r>
      <w:r>
        <w:fldChar w:fldCharType="end"/>
      </w:r>
      <w:r>
        <w:tab/>
      </w:r>
      <w:r>
        <w:fldChar w:fldCharType="begin"/>
      </w:r>
      <w:r>
        <w:instrText xml:space="preserve"> PAGEREF _Ref434490204 \h </w:instrText>
      </w:r>
      <w:r>
        <w:fldChar w:fldCharType="separate"/>
      </w:r>
      <w:r w:rsidR="00710C7C">
        <w:rPr>
          <w:noProof/>
        </w:rPr>
        <w:t>1086</w:t>
      </w:r>
      <w:r>
        <w:fldChar w:fldCharType="end"/>
      </w:r>
    </w:p>
    <w:p w14:paraId="6816F6FF" w14:textId="22A31871"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710C7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710C7C">
        <w:rPr>
          <w:noProof/>
        </w:rPr>
        <w:t>739</w:t>
      </w:r>
      <w:r w:rsidR="00B46E6E">
        <w:fldChar w:fldCharType="end"/>
      </w:r>
    </w:p>
    <w:p w14:paraId="540E858E" w14:textId="28C8216B"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710C7C">
        <w:t>The Doxology of the Martyrs</w:t>
      </w:r>
      <w:r>
        <w:fldChar w:fldCharType="end"/>
      </w:r>
      <w:r>
        <w:tab/>
      </w:r>
      <w:r>
        <w:fldChar w:fldCharType="begin"/>
      </w:r>
      <w:r>
        <w:instrText xml:space="preserve"> PAGEREF _Ref434489950 \h </w:instrText>
      </w:r>
      <w:r>
        <w:fldChar w:fldCharType="separate"/>
      </w:r>
      <w:r w:rsidR="00710C7C">
        <w:rPr>
          <w:noProof/>
        </w:rPr>
        <w:t>709</w:t>
      </w:r>
      <w:r>
        <w:fldChar w:fldCharType="end"/>
      </w:r>
    </w:p>
    <w:p w14:paraId="4C266829" w14:textId="555050C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710C7C">
        <w:t>The Doxology for St. Anthony the Great</w:t>
      </w:r>
      <w:r>
        <w:fldChar w:fldCharType="end"/>
      </w:r>
      <w:r>
        <w:tab/>
      </w:r>
      <w:r>
        <w:fldChar w:fldCharType="begin"/>
      </w:r>
      <w:r>
        <w:instrText xml:space="preserve"> PAGEREF _Ref434490340 \h </w:instrText>
      </w:r>
      <w:r>
        <w:fldChar w:fldCharType="separate"/>
      </w:r>
      <w:r w:rsidR="00710C7C">
        <w:rPr>
          <w:noProof/>
        </w:rPr>
        <w:t>969</w:t>
      </w:r>
      <w:r>
        <w:fldChar w:fldCharType="end"/>
      </w:r>
    </w:p>
    <w:p w14:paraId="7876C2FC" w14:textId="2B870B68"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710C7C">
        <w:t>The Doxology for St. Paul the Anchorite</w:t>
      </w:r>
      <w:r>
        <w:fldChar w:fldCharType="end"/>
      </w:r>
      <w:r>
        <w:tab/>
      </w:r>
      <w:r>
        <w:fldChar w:fldCharType="begin"/>
      </w:r>
      <w:r>
        <w:instrText xml:space="preserve"> PAGEREF _Ref434490368 \h </w:instrText>
      </w:r>
      <w:r>
        <w:fldChar w:fldCharType="separate"/>
      </w:r>
      <w:r w:rsidR="00710C7C">
        <w:rPr>
          <w:noProof/>
        </w:rPr>
        <w:t>972</w:t>
      </w:r>
      <w:r>
        <w:fldChar w:fldCharType="end"/>
      </w:r>
    </w:p>
    <w:p w14:paraId="7F23326E" w14:textId="7253AF6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710C7C">
        <w:t>The Doxology of St. Anthony and St. Paul</w:t>
      </w:r>
      <w:r>
        <w:fldChar w:fldCharType="end"/>
      </w:r>
      <w:r>
        <w:tab/>
      </w:r>
      <w:r>
        <w:fldChar w:fldCharType="begin"/>
      </w:r>
      <w:r>
        <w:instrText xml:space="preserve"> PAGEREF _Ref434490311 \h </w:instrText>
      </w:r>
      <w:r>
        <w:fldChar w:fldCharType="separate"/>
      </w:r>
      <w:r w:rsidR="00710C7C">
        <w:rPr>
          <w:noProof/>
        </w:rPr>
        <w:t>714</w:t>
      </w:r>
      <w:r>
        <w:fldChar w:fldCharType="end"/>
      </w:r>
    </w:p>
    <w:p w14:paraId="0452B3F4" w14:textId="1BB9B9D2"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710C7C">
        <w:rPr>
          <w:lang w:val="en-US"/>
        </w:rPr>
        <w:t>The Doxology for St. Pishoy</w:t>
      </w:r>
      <w:r>
        <w:fldChar w:fldCharType="end"/>
      </w:r>
      <w:r>
        <w:tab/>
      </w:r>
      <w:r>
        <w:fldChar w:fldCharType="begin"/>
      </w:r>
      <w:r>
        <w:instrText xml:space="preserve"> PAGEREF _Ref434490783 \h </w:instrText>
      </w:r>
      <w:r>
        <w:fldChar w:fldCharType="separate"/>
      </w:r>
      <w:r w:rsidR="00710C7C">
        <w:rPr>
          <w:noProof/>
        </w:rPr>
        <w:t>1082</w:t>
      </w:r>
      <w:r>
        <w:fldChar w:fldCharType="end"/>
      </w:r>
    </w:p>
    <w:p w14:paraId="73CE5335" w14:textId="0DE410B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710C7C">
        <w:t>The Doxology of St. Pishoy and St. Paul of Tammah</w:t>
      </w:r>
      <w:r>
        <w:fldChar w:fldCharType="end"/>
      </w:r>
      <w:r>
        <w:tab/>
      </w:r>
      <w:r>
        <w:fldChar w:fldCharType="begin"/>
      </w:r>
      <w:r>
        <w:instrText xml:space="preserve"> PAGEREF _Ref434490826 \h </w:instrText>
      </w:r>
      <w:r>
        <w:fldChar w:fldCharType="separate"/>
      </w:r>
      <w:r w:rsidR="00710C7C">
        <w:rPr>
          <w:noProof/>
        </w:rPr>
        <w:t>715</w:t>
      </w:r>
      <w:r>
        <w:fldChar w:fldCharType="end"/>
      </w:r>
    </w:p>
    <w:p w14:paraId="4D5B019A" w14:textId="3F18C90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710C7C">
        <w:t>The Doxology of St. Macarius the Great</w:t>
      </w:r>
      <w:r>
        <w:fldChar w:fldCharType="end"/>
      </w:r>
      <w:r>
        <w:tab/>
      </w:r>
      <w:r>
        <w:fldChar w:fldCharType="begin"/>
      </w:r>
      <w:r>
        <w:instrText xml:space="preserve"> PAGEREF _Ref434490507 \h </w:instrText>
      </w:r>
      <w:r>
        <w:fldChar w:fldCharType="separate"/>
      </w:r>
      <w:r w:rsidR="00710C7C">
        <w:rPr>
          <w:noProof/>
        </w:rPr>
        <w:t>990</w:t>
      </w:r>
      <w:r>
        <w:fldChar w:fldCharType="end"/>
      </w:r>
    </w:p>
    <w:p w14:paraId="375959C5" w14:textId="289462B6"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710C7C">
        <w:t>Another Doxology of St. Macarius the Great</w:t>
      </w:r>
      <w:r>
        <w:fldChar w:fldCharType="end"/>
      </w:r>
      <w:r>
        <w:tab/>
      </w:r>
      <w:r>
        <w:fldChar w:fldCharType="begin"/>
      </w:r>
      <w:r>
        <w:instrText xml:space="preserve"> PAGEREF _Ref434490525 \h </w:instrText>
      </w:r>
      <w:r>
        <w:fldChar w:fldCharType="separate"/>
      </w:r>
      <w:r w:rsidR="00710C7C">
        <w:rPr>
          <w:noProof/>
        </w:rPr>
        <w:t>991</w:t>
      </w:r>
      <w:r>
        <w:fldChar w:fldCharType="end"/>
      </w:r>
    </w:p>
    <w:p w14:paraId="79D5B8D3" w14:textId="75875FCD"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710C7C">
        <w:t>Another Doxology of St. Macarius the Great</w:t>
      </w:r>
      <w:r>
        <w:fldChar w:fldCharType="end"/>
      </w:r>
      <w:r>
        <w:tab/>
      </w:r>
      <w:r>
        <w:fldChar w:fldCharType="begin"/>
      </w:r>
      <w:r>
        <w:instrText xml:space="preserve"> PAGEREF _Ref434490542 \h </w:instrText>
      </w:r>
      <w:r>
        <w:fldChar w:fldCharType="separate"/>
      </w:r>
      <w:r w:rsidR="00710C7C">
        <w:rPr>
          <w:noProof/>
        </w:rPr>
        <w:t>992</w:t>
      </w:r>
      <w:r>
        <w:fldChar w:fldCharType="end"/>
      </w:r>
    </w:p>
    <w:p w14:paraId="172063D3" w14:textId="7C2FD43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710C7C">
        <w:t>The Doxology for St. Macarius of Alexandria, the Presbyter</w:t>
      </w:r>
      <w:r>
        <w:fldChar w:fldCharType="end"/>
      </w:r>
      <w:r>
        <w:tab/>
      </w:r>
      <w:r>
        <w:fldChar w:fldCharType="begin"/>
      </w:r>
      <w:r>
        <w:instrText xml:space="preserve"> PAGEREF _Ref434490596 \h </w:instrText>
      </w:r>
      <w:r>
        <w:fldChar w:fldCharType="separate"/>
      </w:r>
      <w:r w:rsidR="00710C7C">
        <w:rPr>
          <w:noProof/>
        </w:rPr>
        <w:t>1021</w:t>
      </w:r>
      <w:r>
        <w:fldChar w:fldCharType="end"/>
      </w:r>
    </w:p>
    <w:p w14:paraId="50A26227" w14:textId="6DA49336"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710C7C">
        <w:t>The Doxology for St. Macarius the Bishop of Edkow</w:t>
      </w:r>
      <w:r>
        <w:fldChar w:fldCharType="end"/>
      </w:r>
      <w:r>
        <w:tab/>
      </w:r>
      <w:r>
        <w:fldChar w:fldCharType="begin"/>
      </w:r>
      <w:r>
        <w:instrText xml:space="preserve"> PAGEREF _Ref434490474 \h </w:instrText>
      </w:r>
      <w:r>
        <w:fldChar w:fldCharType="separate"/>
      </w:r>
      <w:r w:rsidR="00710C7C">
        <w:rPr>
          <w:noProof/>
        </w:rPr>
        <w:t>783</w:t>
      </w:r>
      <w:r>
        <w:fldChar w:fldCharType="end"/>
      </w:r>
    </w:p>
    <w:p w14:paraId="009C5D78" w14:textId="7F033C13"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710C7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710C7C">
        <w:rPr>
          <w:noProof/>
        </w:rPr>
        <w:t>777</w:t>
      </w:r>
      <w:r w:rsidR="00B46E6E">
        <w:fldChar w:fldCharType="end"/>
      </w:r>
    </w:p>
    <w:p w14:paraId="09BA7C45" w14:textId="7119EBB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710C7C">
        <w:t>The Doxology for St. Thomas the Anchorite</w:t>
      </w:r>
      <w:r>
        <w:fldChar w:fldCharType="end"/>
      </w:r>
      <w:r>
        <w:tab/>
      </w:r>
      <w:r>
        <w:fldChar w:fldCharType="begin"/>
      </w:r>
      <w:r>
        <w:instrText xml:space="preserve"> PAGEREF _Ref434490403 \h </w:instrText>
      </w:r>
      <w:r>
        <w:fldChar w:fldCharType="separate"/>
      </w:r>
      <w:r w:rsidR="00710C7C">
        <w:rPr>
          <w:noProof/>
        </w:rPr>
        <w:t>1041</w:t>
      </w:r>
      <w:r>
        <w:fldChar w:fldCharType="end"/>
      </w:r>
    </w:p>
    <w:p w14:paraId="523E14F8" w14:textId="740DF4CC"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710C7C">
        <w:t>The Doxology for St. Arsenius</w:t>
      </w:r>
      <w:r>
        <w:fldChar w:fldCharType="end"/>
      </w:r>
      <w:r>
        <w:tab/>
      </w:r>
      <w:r>
        <w:fldChar w:fldCharType="begin"/>
      </w:r>
      <w:r>
        <w:instrText xml:space="preserve"> PAGEREF _Ref434490892 \h </w:instrText>
      </w:r>
      <w:r>
        <w:fldChar w:fldCharType="separate"/>
      </w:r>
      <w:r w:rsidR="00710C7C">
        <w:rPr>
          <w:noProof/>
        </w:rPr>
        <w:t>1024</w:t>
      </w:r>
      <w:r>
        <w:fldChar w:fldCharType="end"/>
      </w:r>
    </w:p>
    <w:p w14:paraId="32B75263" w14:textId="5FF4E9B7" w:rsidR="00B46E6E" w:rsidRDefault="00810F04" w:rsidP="00810F04">
      <w:pPr>
        <w:tabs>
          <w:tab w:val="left" w:leader="dot" w:pos="8280"/>
        </w:tabs>
        <w:spacing w:after="0" w:line="240" w:lineRule="auto"/>
      </w:pPr>
      <w:r>
        <w:lastRenderedPageBreak/>
        <w:fldChar w:fldCharType="begin"/>
      </w:r>
      <w:r>
        <w:instrText xml:space="preserve"> REF _Ref434490957 \h  \* MERGEFORMAT </w:instrText>
      </w:r>
      <w:r>
        <w:fldChar w:fldCharType="separate"/>
      </w:r>
      <w:r w:rsidR="00710C7C">
        <w:t>The Doxology for Sts. Maximus and Dometius</w:t>
      </w:r>
      <w:r>
        <w:fldChar w:fldCharType="end"/>
      </w:r>
      <w:r>
        <w:tab/>
      </w:r>
      <w:r>
        <w:fldChar w:fldCharType="begin"/>
      </w:r>
      <w:r>
        <w:instrText xml:space="preserve"> PAGEREF _Ref434490957 \h </w:instrText>
      </w:r>
      <w:r>
        <w:fldChar w:fldCharType="separate"/>
      </w:r>
      <w:r w:rsidR="00710C7C">
        <w:rPr>
          <w:noProof/>
        </w:rPr>
        <w:t>966</w:t>
      </w:r>
      <w:r>
        <w:fldChar w:fldCharType="end"/>
      </w:r>
    </w:p>
    <w:p w14:paraId="3DE06B7E" w14:textId="38A7C7C3"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710C7C" w:rsidRPr="00710C7C">
        <w:t>The Doxology for the Strong St. Moses</w:t>
      </w:r>
      <w:r>
        <w:fldChar w:fldCharType="end"/>
      </w:r>
      <w:r>
        <w:tab/>
      </w:r>
      <w:r>
        <w:fldChar w:fldCharType="begin"/>
      </w:r>
      <w:r>
        <w:instrText xml:space="preserve"> PAGEREF _Ref434491006 \h </w:instrText>
      </w:r>
      <w:r>
        <w:fldChar w:fldCharType="separate"/>
      </w:r>
      <w:r w:rsidR="00710C7C">
        <w:rPr>
          <w:noProof/>
        </w:rPr>
        <w:t>1061</w:t>
      </w:r>
      <w:r>
        <w:fldChar w:fldCharType="end"/>
      </w:r>
    </w:p>
    <w:p w14:paraId="65889E35" w14:textId="18123D6E"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710C7C">
        <w:t>The Doxology for St. John Kami</w:t>
      </w:r>
      <w:r>
        <w:fldChar w:fldCharType="end"/>
      </w:r>
      <w:r>
        <w:tab/>
      </w:r>
      <w:r>
        <w:fldChar w:fldCharType="begin"/>
      </w:r>
      <w:r>
        <w:instrText xml:space="preserve"> PAGEREF _Ref434491108 \h </w:instrText>
      </w:r>
      <w:r>
        <w:fldChar w:fldCharType="separate"/>
      </w:r>
      <w:r w:rsidR="00710C7C">
        <w:rPr>
          <w:noProof/>
        </w:rPr>
        <w:t>851</w:t>
      </w:r>
      <w:r>
        <w:fldChar w:fldCharType="end"/>
      </w:r>
    </w:p>
    <w:p w14:paraId="452A4480" w14:textId="3E1D3C5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710C7C">
        <w:t>The Doxology for St. Pachomius</w:t>
      </w:r>
      <w:r>
        <w:fldChar w:fldCharType="end"/>
      </w:r>
      <w:r>
        <w:tab/>
      </w:r>
      <w:r>
        <w:fldChar w:fldCharType="begin"/>
      </w:r>
      <w:r>
        <w:instrText xml:space="preserve"> PAGEREF _Ref434491150 \h </w:instrText>
      </w:r>
      <w:r>
        <w:fldChar w:fldCharType="separate"/>
      </w:r>
      <w:r w:rsidR="00710C7C">
        <w:rPr>
          <w:noProof/>
        </w:rPr>
        <w:t>1027</w:t>
      </w:r>
      <w:r>
        <w:fldChar w:fldCharType="end"/>
      </w:r>
    </w:p>
    <w:p w14:paraId="0192B5E6" w14:textId="2B45D7EC"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710C7C">
        <w:rPr>
          <w:lang w:val="en-US"/>
        </w:rPr>
        <w:t>The Doxology for St. Shenoute</w:t>
      </w:r>
      <w:r>
        <w:fldChar w:fldCharType="end"/>
      </w:r>
      <w:r>
        <w:tab/>
      </w:r>
      <w:r>
        <w:fldChar w:fldCharType="begin"/>
      </w:r>
      <w:r>
        <w:instrText xml:space="preserve"> PAGEREF _Ref434491186 \h </w:instrText>
      </w:r>
      <w:r>
        <w:fldChar w:fldCharType="separate"/>
      </w:r>
      <w:r w:rsidR="00710C7C">
        <w:rPr>
          <w:noProof/>
        </w:rPr>
        <w:t>1080</w:t>
      </w:r>
      <w:r>
        <w:fldChar w:fldCharType="end"/>
      </w:r>
    </w:p>
    <w:p w14:paraId="7458F265" w14:textId="05A64AB6"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710C7C">
        <w:rPr>
          <w:lang w:val="en-US"/>
        </w:rPr>
        <w:t>A Doxology for St. Besa</w:t>
      </w:r>
      <w:r>
        <w:fldChar w:fldCharType="end"/>
      </w:r>
      <w:r>
        <w:tab/>
      </w:r>
      <w:r>
        <w:fldChar w:fldCharType="begin"/>
      </w:r>
      <w:r>
        <w:instrText xml:space="preserve"> PAGEREF _Ref434491207 \h </w:instrText>
      </w:r>
      <w:r>
        <w:fldChar w:fldCharType="separate"/>
      </w:r>
      <w:r w:rsidR="00710C7C">
        <w:rPr>
          <w:noProof/>
        </w:rPr>
        <w:t>1081</w:t>
      </w:r>
      <w:r>
        <w:fldChar w:fldCharType="end"/>
      </w:r>
    </w:p>
    <w:p w14:paraId="13581597" w14:textId="3A434A0E"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710C7C">
        <w:t>The Doxology for Sts. Apollo and Apip</w:t>
      </w:r>
      <w:r>
        <w:fldChar w:fldCharType="end"/>
      </w:r>
      <w:r>
        <w:tab/>
      </w:r>
      <w:r>
        <w:fldChar w:fldCharType="begin"/>
      </w:r>
      <w:r>
        <w:instrText xml:space="preserve"> PAGEREF _Ref434492837 \h </w:instrText>
      </w:r>
      <w:r>
        <w:fldChar w:fldCharType="separate"/>
      </w:r>
      <w:r w:rsidR="00710C7C">
        <w:rPr>
          <w:noProof/>
        </w:rPr>
        <w:t>782</w:t>
      </w:r>
      <w:r>
        <w:fldChar w:fldCharType="end"/>
      </w:r>
    </w:p>
    <w:p w14:paraId="3540FB7A" w14:textId="57C3EBFB"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710C7C">
        <w:t>The Doxology for St. Samuel the Confessor</w:t>
      </w:r>
      <w:r>
        <w:fldChar w:fldCharType="end"/>
      </w:r>
      <w:r>
        <w:tab/>
      </w:r>
      <w:r>
        <w:fldChar w:fldCharType="begin"/>
      </w:r>
      <w:r>
        <w:instrText xml:space="preserve"> PAGEREF _Ref434491260 \h </w:instrText>
      </w:r>
      <w:r>
        <w:fldChar w:fldCharType="separate"/>
      </w:r>
      <w:r w:rsidR="00710C7C">
        <w:rPr>
          <w:noProof/>
        </w:rPr>
        <w:t>844</w:t>
      </w:r>
      <w:r>
        <w:fldChar w:fldCharType="end"/>
      </w:r>
    </w:p>
    <w:p w14:paraId="18FC44F3" w14:textId="7B4F22DA"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710C7C">
        <w:t>The Doxology for St. Parsouma</w:t>
      </w:r>
      <w:r>
        <w:fldChar w:fldCharType="end"/>
      </w:r>
      <w:r>
        <w:tab/>
      </w:r>
      <w:r>
        <w:fldChar w:fldCharType="begin"/>
      </w:r>
      <w:r>
        <w:instrText xml:space="preserve"> PAGEREF _Ref434491294 \h </w:instrText>
      </w:r>
      <w:r>
        <w:fldChar w:fldCharType="separate"/>
      </w:r>
      <w:r w:rsidR="00710C7C">
        <w:rPr>
          <w:noProof/>
        </w:rPr>
        <w:t>1119</w:t>
      </w:r>
      <w:r>
        <w:fldChar w:fldCharType="end"/>
      </w:r>
    </w:p>
    <w:p w14:paraId="20EDD8A6" w14:textId="59C0E301"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710C7C">
        <w:t>The Doxology for St. Teji (Reweiss)</w:t>
      </w:r>
      <w:r>
        <w:fldChar w:fldCharType="end"/>
      </w:r>
      <w:r>
        <w:tab/>
      </w:r>
      <w:r>
        <w:fldChar w:fldCharType="begin"/>
      </w:r>
      <w:r>
        <w:instrText xml:space="preserve"> PAGEREF _Ref434491337 \h </w:instrText>
      </w:r>
      <w:r>
        <w:fldChar w:fldCharType="separate"/>
      </w:r>
      <w:r w:rsidR="00710C7C">
        <w:rPr>
          <w:noProof/>
        </w:rPr>
        <w:t>778</w:t>
      </w:r>
      <w:r>
        <w:fldChar w:fldCharType="end"/>
      </w:r>
    </w:p>
    <w:p w14:paraId="5F9D1EE3" w14:textId="7D035F90"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710C7C">
        <w:t>The Doxology for St. Pashnouni</w:t>
      </w:r>
      <w:r>
        <w:fldChar w:fldCharType="end"/>
      </w:r>
      <w:r>
        <w:tab/>
      </w:r>
      <w:r>
        <w:fldChar w:fldCharType="begin"/>
      </w:r>
      <w:r>
        <w:instrText xml:space="preserve"> PAGEREF _Ref434491429 \h </w:instrText>
      </w:r>
      <w:r>
        <w:fldChar w:fldCharType="separate"/>
      </w:r>
      <w:r w:rsidR="00710C7C">
        <w:rPr>
          <w:noProof/>
        </w:rPr>
        <w:t>1039</w:t>
      </w:r>
      <w:r>
        <w:fldChar w:fldCharType="end"/>
      </w:r>
    </w:p>
    <w:p w14:paraId="6FC9654C" w14:textId="7836D1B3"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710C7C">
        <w:t>The Doxology for St. Simeon the Stylite</w:t>
      </w:r>
      <w:r>
        <w:fldChar w:fldCharType="end"/>
      </w:r>
      <w:r>
        <w:tab/>
      </w:r>
      <w:r>
        <w:fldChar w:fldCharType="begin"/>
      </w:r>
      <w:r>
        <w:instrText xml:space="preserve"> PAGEREF _Ref439328220 \h </w:instrText>
      </w:r>
      <w:r>
        <w:fldChar w:fldCharType="separate"/>
      </w:r>
      <w:r w:rsidR="00710C7C">
        <w:rPr>
          <w:noProof/>
        </w:rPr>
        <w:t>1042</w:t>
      </w:r>
      <w:r>
        <w:fldChar w:fldCharType="end"/>
      </w:r>
    </w:p>
    <w:p w14:paraId="42D77F6C" w14:textId="218CFE6F"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710C7C">
        <w:t>The Doxology for St. Isaac the Syrian</w:t>
      </w:r>
      <w:r>
        <w:fldChar w:fldCharType="end"/>
      </w:r>
      <w:r>
        <w:tab/>
      </w:r>
      <w:r>
        <w:fldChar w:fldCharType="begin"/>
      </w:r>
      <w:r>
        <w:instrText xml:space="preserve"> PAGEREF _Ref485108083 \h </w:instrText>
      </w:r>
      <w:r>
        <w:fldChar w:fldCharType="separate"/>
      </w:r>
      <w:r w:rsidR="00710C7C">
        <w:rPr>
          <w:noProof/>
        </w:rPr>
        <w:t>979</w:t>
      </w:r>
      <w:r>
        <w:fldChar w:fldCharType="end"/>
      </w:r>
    </w:p>
    <w:p w14:paraId="29B6C85A" w14:textId="724FBD52"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710C7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710C7C">
        <w:rPr>
          <w:noProof/>
        </w:rPr>
        <w:t>735</w:t>
      </w:r>
      <w:r w:rsidR="00810F04">
        <w:fldChar w:fldCharType="end"/>
      </w:r>
    </w:p>
    <w:p w14:paraId="6430EF06" w14:textId="3F7CCE65"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710C7C">
        <w:t>The Doxology for St. Mary of Egypt</w:t>
      </w:r>
      <w:r>
        <w:fldChar w:fldCharType="end"/>
      </w:r>
      <w:r>
        <w:tab/>
      </w:r>
      <w:r>
        <w:fldChar w:fldCharType="begin"/>
      </w:r>
      <w:r>
        <w:instrText xml:space="preserve"> PAGEREF _Ref434491512 \h </w:instrText>
      </w:r>
      <w:r>
        <w:fldChar w:fldCharType="separate"/>
      </w:r>
      <w:r w:rsidR="00710C7C">
        <w:rPr>
          <w:noProof/>
        </w:rPr>
        <w:t>1010</w:t>
      </w:r>
      <w:r>
        <w:fldChar w:fldCharType="end"/>
      </w:r>
    </w:p>
    <w:p w14:paraId="397F448E" w14:textId="18BDB33F"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710C7C">
        <w:t>The Doxology for St. Pelagia</w:t>
      </w:r>
      <w:r>
        <w:fldChar w:fldCharType="end"/>
      </w:r>
      <w:r>
        <w:tab/>
      </w:r>
      <w:r>
        <w:fldChar w:fldCharType="begin"/>
      </w:r>
      <w:r>
        <w:instrText xml:space="preserve"> PAGEREF _Ref465591664 \h </w:instrText>
      </w:r>
      <w:r>
        <w:fldChar w:fldCharType="separate"/>
      </w:r>
      <w:r w:rsidR="00710C7C">
        <w:rPr>
          <w:noProof/>
        </w:rPr>
        <w:t>774</w:t>
      </w:r>
      <w:r>
        <w:fldChar w:fldCharType="end"/>
      </w:r>
    </w:p>
    <w:p w14:paraId="444E9A36" w14:textId="52EDF975"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710C7C">
        <w:t>The Doxology of St. Athanasius the Apostolic</w:t>
      </w:r>
      <w:r>
        <w:fldChar w:fldCharType="end"/>
      </w:r>
      <w:r>
        <w:tab/>
      </w:r>
      <w:r>
        <w:fldChar w:fldCharType="begin"/>
      </w:r>
      <w:r>
        <w:instrText xml:space="preserve"> PAGEREF _Ref434492161 \h </w:instrText>
      </w:r>
      <w:r>
        <w:fldChar w:fldCharType="separate"/>
      </w:r>
      <w:r w:rsidR="00710C7C">
        <w:rPr>
          <w:noProof/>
        </w:rPr>
        <w:t>717</w:t>
      </w:r>
      <w:r>
        <w:fldChar w:fldCharType="end"/>
      </w:r>
    </w:p>
    <w:p w14:paraId="167EEC13" w14:textId="758B549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710C7C">
        <w:t>The Doxology for St. Athanasius the Apostolic</w:t>
      </w:r>
      <w:r>
        <w:fldChar w:fldCharType="end"/>
      </w:r>
      <w:r>
        <w:tab/>
      </w:r>
      <w:r>
        <w:fldChar w:fldCharType="begin"/>
      </w:r>
      <w:r>
        <w:instrText xml:space="preserve"> PAGEREF _Ref434492183 \h </w:instrText>
      </w:r>
      <w:r>
        <w:fldChar w:fldCharType="separate"/>
      </w:r>
      <w:r w:rsidR="00710C7C">
        <w:rPr>
          <w:noProof/>
        </w:rPr>
        <w:t>1021</w:t>
      </w:r>
      <w:r>
        <w:fldChar w:fldCharType="end"/>
      </w:r>
    </w:p>
    <w:p w14:paraId="1E33624E" w14:textId="482E8781"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710C7C">
        <w:t>Another Doxology for St. Athanasius the Apostolic</w:t>
      </w:r>
      <w:r>
        <w:fldChar w:fldCharType="end"/>
      </w:r>
      <w:r>
        <w:tab/>
      </w:r>
      <w:r>
        <w:fldChar w:fldCharType="begin"/>
      </w:r>
      <w:r>
        <w:instrText xml:space="preserve"> PAGEREF _Ref434492196 \h </w:instrText>
      </w:r>
      <w:r>
        <w:fldChar w:fldCharType="separate"/>
      </w:r>
      <w:r w:rsidR="00710C7C">
        <w:rPr>
          <w:noProof/>
        </w:rPr>
        <w:t>1023</w:t>
      </w:r>
      <w:r>
        <w:fldChar w:fldCharType="end"/>
      </w:r>
    </w:p>
    <w:p w14:paraId="344F162A" w14:textId="4D635713"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710C7C">
        <w:t>The Doxology for St. Severus</w:t>
      </w:r>
      <w:r>
        <w:fldChar w:fldCharType="end"/>
      </w:r>
      <w:r>
        <w:tab/>
      </w:r>
      <w:r>
        <w:fldChar w:fldCharType="begin"/>
      </w:r>
      <w:r>
        <w:instrText xml:space="preserve"> PAGEREF _Ref434492249 \h </w:instrText>
      </w:r>
      <w:r>
        <w:fldChar w:fldCharType="separate"/>
      </w:r>
      <w:r w:rsidR="00710C7C">
        <w:rPr>
          <w:noProof/>
        </w:rPr>
        <w:t>769</w:t>
      </w:r>
      <w:r>
        <w:fldChar w:fldCharType="end"/>
      </w:r>
    </w:p>
    <w:p w14:paraId="35B9247F" w14:textId="00E771F6"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710C7C">
        <w:t>The Doxology for St. John Chrysostom</w:t>
      </w:r>
      <w:r>
        <w:fldChar w:fldCharType="end"/>
      </w:r>
      <w:r>
        <w:tab/>
      </w:r>
      <w:r>
        <w:fldChar w:fldCharType="begin"/>
      </w:r>
      <w:r>
        <w:instrText xml:space="preserve"> PAGEREF _Ref467356854 \h </w:instrText>
      </w:r>
      <w:r>
        <w:fldChar w:fldCharType="separate"/>
      </w:r>
      <w:r w:rsidR="00710C7C">
        <w:rPr>
          <w:noProof/>
        </w:rPr>
        <w:t>797</w:t>
      </w:r>
      <w:r>
        <w:fldChar w:fldCharType="end"/>
      </w:r>
    </w:p>
    <w:p w14:paraId="711876BE" w14:textId="072C7B7A"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710C7C">
        <w:t>The Doxology for St. Basil of Caesarea</w:t>
      </w:r>
      <w:r>
        <w:fldChar w:fldCharType="end"/>
      </w:r>
      <w:r>
        <w:tab/>
      </w:r>
      <w:r>
        <w:fldChar w:fldCharType="begin"/>
      </w:r>
      <w:r>
        <w:instrText xml:space="preserve"> PAGEREF _Ref485712805 \h </w:instrText>
      </w:r>
      <w:r>
        <w:fldChar w:fldCharType="separate"/>
      </w:r>
      <w:r w:rsidR="00710C7C">
        <w:rPr>
          <w:noProof/>
        </w:rPr>
        <w:t>987</w:t>
      </w:r>
      <w:r>
        <w:fldChar w:fldCharType="end"/>
      </w:r>
    </w:p>
    <w:p w14:paraId="614D3E90" w14:textId="20023FA6"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710C7C">
        <w:t>The Doxology for St. Gregory the Wonderworker</w:t>
      </w:r>
      <w:r>
        <w:fldChar w:fldCharType="end"/>
      </w:r>
      <w:r>
        <w:tab/>
      </w:r>
      <w:r>
        <w:fldChar w:fldCharType="begin"/>
      </w:r>
      <w:r>
        <w:instrText xml:space="preserve"> PAGEREF _Ref468134316 \h </w:instrText>
      </w:r>
      <w:r>
        <w:fldChar w:fldCharType="separate"/>
      </w:r>
      <w:r w:rsidR="00710C7C">
        <w:rPr>
          <w:noProof/>
        </w:rPr>
        <w:t>798</w:t>
      </w:r>
      <w:r>
        <w:fldChar w:fldCharType="end"/>
      </w:r>
    </w:p>
    <w:p w14:paraId="587B61AB" w14:textId="2CE4963F"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710C7C">
        <w:t>The Doxology for St. Gregory of Nyssa</w:t>
      </w:r>
      <w:r>
        <w:fldChar w:fldCharType="end"/>
      </w:r>
      <w:r>
        <w:tab/>
      </w:r>
      <w:r>
        <w:fldChar w:fldCharType="begin"/>
      </w:r>
      <w:r>
        <w:instrText xml:space="preserve"> PAGEREF _Ref468565896 \h </w:instrText>
      </w:r>
      <w:r>
        <w:fldChar w:fldCharType="separate"/>
      </w:r>
      <w:r w:rsidR="00710C7C">
        <w:rPr>
          <w:noProof/>
        </w:rPr>
        <w:t>806</w:t>
      </w:r>
      <w:r>
        <w:fldChar w:fldCharType="end"/>
      </w:r>
    </w:p>
    <w:p w14:paraId="442E6DD7" w14:textId="194A4E4A"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710C7C">
        <w:t>The Doxology of St. Gregory the Armenian</w:t>
      </w:r>
      <w:r>
        <w:fldChar w:fldCharType="end"/>
      </w:r>
      <w:r>
        <w:tab/>
      </w:r>
      <w:r>
        <w:fldChar w:fldCharType="begin"/>
      </w:r>
      <w:r>
        <w:instrText xml:space="preserve"> PAGEREF _Ref470555434 \h </w:instrText>
      </w:r>
      <w:r>
        <w:fldChar w:fldCharType="separate"/>
      </w:r>
      <w:r w:rsidR="00710C7C">
        <w:rPr>
          <w:noProof/>
        </w:rPr>
        <w:t>847</w:t>
      </w:r>
      <w:r>
        <w:fldChar w:fldCharType="end"/>
      </w:r>
    </w:p>
    <w:p w14:paraId="73EBF89C" w14:textId="42FAF8D2"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710C7C">
        <w:t>The Doxology of St. Ambrose</w:t>
      </w:r>
      <w:r>
        <w:fldChar w:fldCharType="end"/>
      </w:r>
      <w:r>
        <w:tab/>
      </w:r>
      <w:r>
        <w:fldChar w:fldCharType="begin"/>
      </w:r>
      <w:r>
        <w:instrText xml:space="preserve"> PAGEREF _Ref470555388 \h </w:instrText>
      </w:r>
      <w:r>
        <w:fldChar w:fldCharType="separate"/>
      </w:r>
      <w:r w:rsidR="00710C7C">
        <w:rPr>
          <w:noProof/>
        </w:rPr>
        <w:t>846</w:t>
      </w:r>
      <w:r>
        <w:fldChar w:fldCharType="end"/>
      </w:r>
    </w:p>
    <w:p w14:paraId="3E0E25F5" w14:textId="12192B31"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710C7C">
        <w:t>The Doxology of St. Spyridon</w:t>
      </w:r>
      <w:r>
        <w:fldChar w:fldCharType="end"/>
      </w:r>
      <w:r>
        <w:tab/>
      </w:r>
      <w:r>
        <w:fldChar w:fldCharType="begin"/>
      </w:r>
      <w:r>
        <w:instrText xml:space="preserve"> PAGEREF _Ref470555491 \h </w:instrText>
      </w:r>
      <w:r>
        <w:fldChar w:fldCharType="separate"/>
      </w:r>
      <w:r w:rsidR="00710C7C">
        <w:rPr>
          <w:noProof/>
        </w:rPr>
        <w:t>848</w:t>
      </w:r>
      <w:r>
        <w:fldChar w:fldCharType="end"/>
      </w:r>
    </w:p>
    <w:p w14:paraId="7175F111" w14:textId="2F62F47A"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710C7C">
        <w:t>The Doxology of St. Nicholas</w:t>
      </w:r>
      <w:r>
        <w:fldChar w:fldCharType="end"/>
      </w:r>
      <w:r>
        <w:tab/>
      </w:r>
      <w:r>
        <w:fldChar w:fldCharType="begin"/>
      </w:r>
      <w:r>
        <w:instrText xml:space="preserve"> PAGEREF _Ref470555294 \h </w:instrText>
      </w:r>
      <w:r>
        <w:fldChar w:fldCharType="separate"/>
      </w:r>
      <w:r w:rsidR="00710C7C">
        <w:rPr>
          <w:noProof/>
        </w:rPr>
        <w:t>845</w:t>
      </w:r>
      <w:r>
        <w:fldChar w:fldCharType="end"/>
      </w:r>
    </w:p>
    <w:p w14:paraId="59121C34" w14:textId="458019B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710C7C">
        <w:t>The Doxology for St. Takle Haymanot</w:t>
      </w:r>
      <w:r>
        <w:fldChar w:fldCharType="end"/>
      </w:r>
      <w:r>
        <w:tab/>
      </w:r>
      <w:r>
        <w:fldChar w:fldCharType="begin"/>
      </w:r>
      <w:r>
        <w:instrText xml:space="preserve"> PAGEREF _Ref434492302 \h </w:instrText>
      </w:r>
      <w:r>
        <w:fldChar w:fldCharType="separate"/>
      </w:r>
      <w:r w:rsidR="00710C7C">
        <w:rPr>
          <w:noProof/>
        </w:rPr>
        <w:t>1115</w:t>
      </w:r>
      <w:r>
        <w:fldChar w:fldCharType="end"/>
      </w:r>
    </w:p>
    <w:p w14:paraId="26D0D3A7" w14:textId="67D86B38"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710C7C">
        <w:t>The Doxology of St. Simon the Tanner</w:t>
      </w:r>
      <w:r>
        <w:fldChar w:fldCharType="end"/>
      </w:r>
      <w:r>
        <w:tab/>
      </w:r>
      <w:r>
        <w:fldChar w:fldCharType="begin"/>
      </w:r>
      <w:r>
        <w:instrText xml:space="preserve"> PAGEREF _Ref434492343 \h </w:instrText>
      </w:r>
      <w:r>
        <w:fldChar w:fldCharType="separate"/>
      </w:r>
      <w:r w:rsidR="00710C7C">
        <w:rPr>
          <w:noProof/>
        </w:rPr>
        <w:t>841</w:t>
      </w:r>
      <w:r>
        <w:fldChar w:fldCharType="end"/>
      </w:r>
    </w:p>
    <w:p w14:paraId="34548290" w14:textId="349380B4"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710C7C">
        <w:t>The Doxology for St. Cyril VI</w:t>
      </w:r>
      <w:r>
        <w:fldChar w:fldCharType="end"/>
      </w:r>
      <w:r>
        <w:tab/>
      </w:r>
      <w:r>
        <w:fldChar w:fldCharType="begin"/>
      </w:r>
      <w:r>
        <w:instrText xml:space="preserve"> PAGEREF _Ref434492506 \h </w:instrText>
      </w:r>
      <w:r>
        <w:fldChar w:fldCharType="separate"/>
      </w:r>
      <w:r w:rsidR="00710C7C">
        <w:rPr>
          <w:noProof/>
        </w:rPr>
        <w:t>982</w:t>
      </w:r>
      <w:r>
        <w:fldChar w:fldCharType="end"/>
      </w:r>
    </w:p>
    <w:p w14:paraId="2921A070" w14:textId="7724FFC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710C7C">
        <w:t>The Doxology for St. Abraam of Fayyoum</w:t>
      </w:r>
      <w:r>
        <w:fldChar w:fldCharType="end"/>
      </w:r>
      <w:r>
        <w:tab/>
      </w:r>
      <w:r>
        <w:fldChar w:fldCharType="begin"/>
      </w:r>
      <w:r>
        <w:instrText xml:space="preserve"> PAGEREF _Ref434492469 \h </w:instrText>
      </w:r>
      <w:r>
        <w:fldChar w:fldCharType="separate"/>
      </w:r>
      <w:r w:rsidR="00710C7C">
        <w:rPr>
          <w:noProof/>
        </w:rPr>
        <w:t>1044</w:t>
      </w:r>
      <w:r>
        <w:fldChar w:fldCharType="end"/>
      </w:r>
    </w:p>
    <w:p w14:paraId="73E36234" w14:textId="14D4A435"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710C7C">
        <w:t>The Doxology for St. Martin of Tours</w:t>
      </w:r>
      <w:r>
        <w:fldChar w:fldCharType="end"/>
      </w:r>
      <w:r>
        <w:tab/>
      </w:r>
      <w:r>
        <w:fldChar w:fldCharType="begin"/>
      </w:r>
      <w:r>
        <w:instrText xml:space="preserve"> PAGEREF _Ref439518461 \h </w:instrText>
      </w:r>
      <w:r>
        <w:fldChar w:fldCharType="separate"/>
      </w:r>
      <w:r w:rsidR="00710C7C">
        <w:rPr>
          <w:noProof/>
        </w:rPr>
        <w:t>793</w:t>
      </w:r>
      <w:r>
        <w:fldChar w:fldCharType="end"/>
      </w:r>
    </w:p>
    <w:p w14:paraId="0A149F2A" w14:textId="0F2CC3A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710C7C">
        <w:t>The Doxology for St. Chad of Mercia</w:t>
      </w:r>
      <w:r>
        <w:fldChar w:fldCharType="end"/>
      </w:r>
      <w:r>
        <w:tab/>
      </w:r>
      <w:r>
        <w:fldChar w:fldCharType="begin"/>
      </w:r>
      <w:r>
        <w:instrText xml:space="preserve"> PAGEREF _Ref434492702 \h </w:instrText>
      </w:r>
      <w:r>
        <w:fldChar w:fldCharType="separate"/>
      </w:r>
      <w:r w:rsidR="00710C7C">
        <w:rPr>
          <w:noProof/>
        </w:rPr>
        <w:t>986</w:t>
      </w:r>
      <w:r>
        <w:fldChar w:fldCharType="end"/>
      </w:r>
    </w:p>
    <w:p w14:paraId="435AFCAA" w14:textId="33220416"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t>The Doxology for St. Seraphim of Sarov</w:t>
      </w:r>
      <w:r>
        <w:fldChar w:fldCharType="end"/>
      </w:r>
      <w:r>
        <w:tab/>
      </w:r>
      <w:r>
        <w:fldChar w:fldCharType="begin"/>
      </w:r>
      <w:r>
        <w:instrText xml:space="preserve"> PAGEREF _Ref485884692 \h </w:instrText>
      </w:r>
      <w:r>
        <w:fldChar w:fldCharType="separate"/>
      </w:r>
      <w:r>
        <w:rPr>
          <w:noProof/>
        </w:rPr>
        <w:t>912</w:t>
      </w:r>
      <w:r>
        <w:fldChar w:fldCharType="end"/>
      </w:r>
    </w:p>
    <w:p w14:paraId="542AC3C1" w14:textId="1AB11B5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710C7C">
        <w:t>The Doxology for the Patriarchs: Abraham, Isaac, and Jacob</w:t>
      </w:r>
      <w:r>
        <w:fldChar w:fldCharType="end"/>
      </w:r>
      <w:r>
        <w:tab/>
      </w:r>
      <w:r>
        <w:fldChar w:fldCharType="begin"/>
      </w:r>
      <w:r>
        <w:instrText xml:space="preserve"> PAGEREF _Ref434492413 \h </w:instrText>
      </w:r>
      <w:r>
        <w:fldChar w:fldCharType="separate"/>
      </w:r>
      <w:r w:rsidR="00710C7C">
        <w:rPr>
          <w:noProof/>
        </w:rPr>
        <w:t>1116</w:t>
      </w:r>
      <w:r>
        <w:fldChar w:fldCharType="end"/>
      </w:r>
    </w:p>
    <w:p w14:paraId="07A4B77B" w14:textId="03C35095"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710C7C">
        <w:t>The Doxology of the Cross Bearers</w:t>
      </w:r>
      <w:r>
        <w:fldChar w:fldCharType="end"/>
      </w:r>
      <w:r>
        <w:tab/>
      </w:r>
      <w:r>
        <w:fldChar w:fldCharType="begin"/>
      </w:r>
      <w:r>
        <w:instrText xml:space="preserve"> PAGEREF _Ref434492536 \h </w:instrText>
      </w:r>
      <w:r>
        <w:fldChar w:fldCharType="separate"/>
      </w:r>
      <w:r w:rsidR="00710C7C">
        <w:rPr>
          <w:noProof/>
        </w:rPr>
        <w:t>717</w:t>
      </w:r>
      <w:r>
        <w:fldChar w:fldCharType="end"/>
      </w:r>
    </w:p>
    <w:p w14:paraId="551FA088" w14:textId="06133CEF"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710C7C">
        <w:t>The Doxology for a Hierarch Who is Present</w:t>
      </w:r>
      <w:r>
        <w:fldChar w:fldCharType="end"/>
      </w:r>
      <w:r>
        <w:tab/>
      </w:r>
      <w:r>
        <w:fldChar w:fldCharType="begin"/>
      </w:r>
      <w:r>
        <w:instrText xml:space="preserve"> PAGEREF _Ref434492645 \h </w:instrText>
      </w:r>
      <w:r>
        <w:fldChar w:fldCharType="separate"/>
      </w:r>
      <w:r w:rsidR="00710C7C">
        <w:rPr>
          <w:noProof/>
        </w:rPr>
        <w:t>718</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44EB3F3F"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710C7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710C7C">
        <w:rPr>
          <w:noProof/>
          <w:lang w:val="en-US"/>
        </w:rPr>
        <w:t>47</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710C7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710C7C">
        <w:rPr>
          <w:noProof/>
          <w:lang w:val="en-US"/>
        </w:rPr>
        <w:t>5</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A4856B1"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710C7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710C7C">
        <w:rPr>
          <w:noProof/>
          <w:lang w:val="en-US"/>
        </w:rPr>
        <w:t>10</w:t>
      </w:r>
      <w:r>
        <w:rPr>
          <w:lang w:val="en-US"/>
        </w:rPr>
        <w:fldChar w:fldCharType="end"/>
      </w:r>
      <w:r>
        <w:rPr>
          <w:lang w:val="en-US"/>
        </w:rPr>
        <w:t>.</w:t>
      </w:r>
    </w:p>
    <w:p w14:paraId="32A2D5AF" w14:textId="0CDDE3D2"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710C7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710C7C">
        <w:rPr>
          <w:noProof/>
          <w:lang w:val="en-US"/>
        </w:rPr>
        <w:t>10</w:t>
      </w:r>
      <w:r>
        <w:rPr>
          <w:lang w:val="en-US"/>
        </w:rPr>
        <w:fldChar w:fldCharType="end"/>
      </w:r>
      <w:r>
        <w:rPr>
          <w:lang w:val="en-US"/>
        </w:rPr>
        <w:t>.</w:t>
      </w:r>
    </w:p>
    <w:p w14:paraId="1E970639" w14:textId="77777777" w:rsidR="00710C7C" w:rsidRDefault="00513E2D" w:rsidP="00837F89">
      <w:pPr>
        <w:pStyle w:val="Body"/>
      </w:pPr>
      <w:r>
        <w:t xml:space="preserve">In the morning, recite </w:t>
      </w:r>
      <w:r>
        <w:fldChar w:fldCharType="begin"/>
      </w:r>
      <w:r>
        <w:instrText xml:space="preserve"> REF _Ref412098903 \h </w:instrText>
      </w:r>
      <w:r>
        <w:fldChar w:fldCharType="separate"/>
      </w:r>
      <w:r w:rsidR="00710C7C">
        <w:br w:type="page"/>
      </w:r>
    </w:p>
    <w:p w14:paraId="27E7A771" w14:textId="58D6EE90" w:rsidR="00513E2D" w:rsidRDefault="00710C7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2ED8FEEA" w:rsidR="00513E2D" w:rsidRDefault="00513E2D" w:rsidP="00513E2D">
      <w:pPr>
        <w:pStyle w:val="Rubric"/>
      </w:pPr>
      <w:r>
        <w:t xml:space="preserve">Recite </w:t>
      </w:r>
      <w:r>
        <w:fldChar w:fldCharType="begin"/>
      </w:r>
      <w:r>
        <w:instrText xml:space="preserve"> REF _Ref435789344 \h </w:instrText>
      </w:r>
      <w:r>
        <w:fldChar w:fldCharType="separate"/>
      </w:r>
      <w:r w:rsidR="00710C7C">
        <w:t>The Verses of the Cymbals</w:t>
      </w:r>
      <w:r>
        <w:fldChar w:fldCharType="end"/>
      </w:r>
      <w:r>
        <w:t xml:space="preserve">, page </w:t>
      </w:r>
      <w:r>
        <w:fldChar w:fldCharType="begin"/>
      </w:r>
      <w:r>
        <w:instrText xml:space="preserve"> PAGEREF _Ref435789344 \h </w:instrText>
      </w:r>
      <w:r>
        <w:fldChar w:fldCharType="separate"/>
      </w:r>
      <w:r w:rsidR="00710C7C">
        <w:rPr>
          <w:noProof/>
        </w:rPr>
        <w:t>667</w:t>
      </w:r>
      <w:r>
        <w:fldChar w:fldCharType="end"/>
      </w:r>
      <w:r>
        <w:t>.</w:t>
      </w:r>
    </w:p>
    <w:p w14:paraId="52EF59BE" w14:textId="5BB4F290"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710C7C">
        <w:rPr>
          <w:noProof/>
          <w:lang w:val="en-US"/>
        </w:rPr>
        <w:t>159</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2352A867" w14:textId="77777777" w:rsidR="00710C7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4768709"/>
        <w:docPartObj>
          <w:docPartGallery w:val="Table of Contents"/>
          <w:docPartUnique/>
        </w:docPartObj>
      </w:sdtPr>
      <w:sdtEndPr>
        <w:rPr>
          <w:b/>
          <w:bCs/>
          <w:noProof/>
        </w:rPr>
      </w:sdtEndPr>
      <w:sdtContent>
        <w:p w14:paraId="31ACF079" w14:textId="3B3CB759" w:rsidR="00710C7C" w:rsidRDefault="00710C7C">
          <w:pPr>
            <w:pStyle w:val="TOC3"/>
            <w:tabs>
              <w:tab w:val="right" w:leader="dot" w:pos="8846"/>
            </w:tabs>
            <w:rPr>
              <w:rFonts w:asciiTheme="minorHAnsi" w:eastAsiaTheme="minorEastAsia" w:hAnsiTheme="minorHAnsi"/>
              <w:noProof/>
              <w:sz w:val="22"/>
              <w:lang w:val="en-US"/>
            </w:rPr>
          </w:pPr>
          <w:r w:rsidRPr="00AB404D">
            <w:rPr>
              <w:rStyle w:val="Hyperlink"/>
            </w:rPr>
            <w:t>The Psalms of Prime</w:t>
          </w:r>
          <w:r>
            <w:rPr>
              <w:noProof/>
              <w:webHidden/>
            </w:rPr>
            <w:tab/>
            <w:t>49</w:t>
          </w:r>
        </w:p>
        <w:p w14:paraId="529218FD" w14:textId="77777777" w:rsidR="00710C7C" w:rsidRDefault="00710C7C">
          <w:pPr>
            <w:pStyle w:val="TOC3"/>
            <w:tabs>
              <w:tab w:val="right" w:leader="dot" w:pos="8846"/>
            </w:tabs>
            <w:rPr>
              <w:rFonts w:asciiTheme="minorHAnsi" w:eastAsiaTheme="minorEastAsia" w:hAnsiTheme="minorHAnsi"/>
              <w:noProof/>
              <w:sz w:val="22"/>
              <w:lang w:val="en-US"/>
            </w:rPr>
          </w:pPr>
          <w:r w:rsidRPr="00AB404D">
            <w:rPr>
              <w:rStyle w:val="Hyperlink"/>
            </w:rPr>
            <w:t>The Doxology of Prime</w:t>
          </w:r>
          <w:r>
            <w:rPr>
              <w:noProof/>
              <w:webHidden/>
            </w:rPr>
            <w:tab/>
            <w:t>55</w:t>
          </w:r>
        </w:p>
        <w:p w14:paraId="49D5833E" w14:textId="77777777" w:rsidR="00710C7C" w:rsidRDefault="00710C7C">
          <w:pPr>
            <w:pStyle w:val="TOC3"/>
            <w:tabs>
              <w:tab w:val="right" w:leader="dot" w:pos="8846"/>
            </w:tabs>
            <w:rPr>
              <w:rFonts w:asciiTheme="minorHAnsi" w:eastAsiaTheme="minorEastAsia" w:hAnsiTheme="minorHAnsi"/>
              <w:noProof/>
              <w:sz w:val="22"/>
              <w:lang w:val="en-US"/>
            </w:rPr>
          </w:pPr>
          <w:r w:rsidRPr="00AB404D">
            <w:rPr>
              <w:rStyle w:val="Hyperlink"/>
            </w:rPr>
            <w:t>The Raising of Morning Incense</w:t>
          </w:r>
          <w:r>
            <w:rPr>
              <w:noProof/>
              <w:webHidden/>
            </w:rPr>
            <w:tab/>
            <w:t>66</w:t>
          </w:r>
        </w:p>
        <w:p w14:paraId="1F18B97E" w14:textId="77777777" w:rsidR="00710C7C" w:rsidRDefault="003462CF" w:rsidP="009800DB"/>
      </w:sdtContent>
    </w:sdt>
    <w:p w14:paraId="1290D3B1" w14:textId="77777777" w:rsidR="00710C7C" w:rsidRDefault="00710C7C" w:rsidP="00AB3348">
      <w:r>
        <w:br w:type="page"/>
      </w:r>
    </w:p>
    <w:p w14:paraId="7606F17C" w14:textId="5C405B70" w:rsidR="00513E2D" w:rsidRPr="007E0213" w:rsidRDefault="00710C7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2281A641" w14:textId="77777777" w:rsidR="00710C7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710C7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710C7C">
        <w:br w:type="page"/>
      </w:r>
    </w:p>
    <w:p w14:paraId="6B1C629D" w14:textId="665ED87D" w:rsidR="00513E2D" w:rsidRDefault="00710C7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1F9D097" w14:textId="77777777" w:rsidR="00710C7C" w:rsidRDefault="00513E2D" w:rsidP="006869EE">
      <w:pPr>
        <w:pStyle w:val="Body"/>
        <w:rPr>
          <w:lang w:val="en-GB"/>
        </w:rPr>
      </w:pPr>
      <w:r>
        <w:t xml:space="preserve">Recite </w:t>
      </w:r>
      <w:r>
        <w:fldChar w:fldCharType="begin"/>
      </w:r>
      <w:r>
        <w:instrText xml:space="preserve"> REF _Ref435789927 \h </w:instrText>
      </w:r>
      <w:r>
        <w:fldChar w:fldCharType="separate"/>
      </w:r>
      <w:r w:rsidR="00710C7C">
        <w:rPr>
          <w:lang w:val="en-GB"/>
        </w:rPr>
        <w:t>Graciously accord, O Lord, to keep us this night without sin. You are blessed, O Lord, God of our fathers, and Your Holy Name is greatly blessed and full of glory forever. Amen.</w:t>
      </w:r>
    </w:p>
    <w:p w14:paraId="07C3ECE0" w14:textId="77777777" w:rsidR="00710C7C" w:rsidRDefault="00710C7C" w:rsidP="006869EE">
      <w:pPr>
        <w:pStyle w:val="Body"/>
        <w:rPr>
          <w:lang w:val="en-GB"/>
        </w:rPr>
      </w:pPr>
      <w:r>
        <w:rPr>
          <w:lang w:val="en-GB"/>
        </w:rPr>
        <w:t>Let Your mercy be upon us, O Lord, even as we have set our hope in You. For the eyes of everyone wait upon You, for You give them their food in due season.</w:t>
      </w:r>
    </w:p>
    <w:p w14:paraId="026313D0" w14:textId="77777777" w:rsidR="00710C7C" w:rsidRDefault="00710C7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2DFBBC26" w14:textId="77777777" w:rsidR="00710C7C" w:rsidRDefault="00710C7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D6DD061" w14:textId="77777777" w:rsidR="00710C7C" w:rsidRDefault="00710C7C" w:rsidP="006869EE">
      <w:pPr>
        <w:pStyle w:val="Body"/>
        <w:rPr>
          <w:lang w:val="en-GB"/>
        </w:rPr>
      </w:pPr>
      <w:r>
        <w:rPr>
          <w:lang w:val="en-GB"/>
        </w:rPr>
        <w:t>Your mercy, O Lord, endures forever. O despise not the works of Your hands.</w:t>
      </w:r>
    </w:p>
    <w:p w14:paraId="68DFEA29" w14:textId="77777777" w:rsidR="00710C7C" w:rsidRDefault="00710C7C" w:rsidP="006869EE">
      <w:pPr>
        <w:pStyle w:val="Body"/>
        <w:rPr>
          <w:lang w:val="en-GB"/>
        </w:rPr>
      </w:pPr>
      <w:r>
        <w:rPr>
          <w:lang w:val="en-GB"/>
        </w:rPr>
        <w:t>Lord, You have been our refuge in all generations. I said, “Be merciful to me, heal my soul; for I have sinned against You.”</w:t>
      </w:r>
    </w:p>
    <w:p w14:paraId="71270753" w14:textId="77777777" w:rsidR="00710C7C" w:rsidRDefault="00710C7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0150F298" w14:textId="77777777" w:rsidR="00710C7C" w:rsidRDefault="00710C7C" w:rsidP="006869EE">
      <w:pPr>
        <w:pStyle w:val="Body"/>
        <w:rPr>
          <w:lang w:val="en-GB"/>
        </w:rPr>
      </w:pPr>
      <w:r>
        <w:rPr>
          <w:lang w:val="en-GB"/>
        </w:rPr>
        <w:t>Blessing belongs to You, praise belongs to You praise, glory belongs to You, O Father, Son and Holy Spirit, now, and forever and ever. Amen.</w:t>
      </w:r>
    </w:p>
    <w:p w14:paraId="19775304" w14:textId="77777777" w:rsidR="00710C7C" w:rsidRPr="008D61EA" w:rsidRDefault="00710C7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1997137A" w14:textId="77777777" w:rsidR="00710C7C" w:rsidRDefault="00710C7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3D3008B" w14:textId="77777777" w:rsidR="00710C7C" w:rsidRDefault="00710C7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0C8AA70" w14:textId="77777777" w:rsidR="00710C7C" w:rsidRDefault="00710C7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B8C894B" w:rsidR="00513E2D" w:rsidRDefault="00710C7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678</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7"/>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54CCE422" w:rsidR="00513E2D" w:rsidRDefault="00513E2D" w:rsidP="00513E2D">
      <w:pPr>
        <w:pStyle w:val="Rubric"/>
      </w:pPr>
      <w:r>
        <w:t xml:space="preserve">Read </w:t>
      </w:r>
      <w:r>
        <w:fldChar w:fldCharType="begin"/>
      </w:r>
      <w:r>
        <w:instrText xml:space="preserve"> REF _Ref435800051 \h </w:instrText>
      </w:r>
      <w:r>
        <w:fldChar w:fldCharType="separate"/>
      </w:r>
      <w:r w:rsidR="00710C7C">
        <w:t>The Psalms of the Third Hour</w:t>
      </w:r>
      <w:r>
        <w:fldChar w:fldCharType="end"/>
      </w:r>
      <w:r>
        <w:t xml:space="preserve">, page </w:t>
      </w:r>
      <w:r>
        <w:fldChar w:fldCharType="begin"/>
      </w:r>
      <w:r>
        <w:instrText xml:space="preserve"> PAGEREF _Ref435800057 \h </w:instrText>
      </w:r>
      <w:r>
        <w:fldChar w:fldCharType="separate"/>
      </w:r>
      <w:r w:rsidR="00710C7C">
        <w:rPr>
          <w:noProof/>
        </w:rPr>
        <w:t>67</w:t>
      </w:r>
      <w:r>
        <w:fldChar w:fldCharType="end"/>
      </w:r>
      <w:r>
        <w:t xml:space="preserve">, and continue with </w:t>
      </w:r>
      <w:r>
        <w:fldChar w:fldCharType="begin"/>
      </w:r>
      <w:r>
        <w:instrText xml:space="preserve"> REF _Ref435800080 \h </w:instrText>
      </w:r>
      <w:r>
        <w:fldChar w:fldCharType="separate"/>
      </w:r>
      <w:r w:rsidR="00710C7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default" r:id="rId24"/>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5"/>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5589C8BC"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710C7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710C7C">
        <w:rPr>
          <w:noProof/>
          <w:lang w:val="en-US"/>
        </w:rPr>
        <w:t>10</w:t>
      </w:r>
      <w:r>
        <w:rPr>
          <w:lang w:val="en-US"/>
        </w:rPr>
        <w:fldChar w:fldCharType="end"/>
      </w:r>
    </w:p>
    <w:p w14:paraId="3FF6D2AF" w14:textId="4441F132"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710C7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710C7C">
        <w:rPr>
          <w:noProof/>
          <w:lang w:val="en-US"/>
        </w:rPr>
        <w:t>10</w:t>
      </w:r>
      <w:r>
        <w:rPr>
          <w:lang w:val="en-US"/>
        </w:rPr>
        <w:fldChar w:fldCharType="end"/>
      </w:r>
    </w:p>
    <w:p w14:paraId="7AFD631B" w14:textId="4751067F"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710C7C">
        <w:t>The Verses of the Cymbals</w:t>
      </w:r>
      <w:r>
        <w:fldChar w:fldCharType="end"/>
      </w:r>
      <w:r>
        <w:t xml:space="preserve">, page </w:t>
      </w:r>
      <w:r>
        <w:fldChar w:fldCharType="begin"/>
      </w:r>
      <w:r>
        <w:instrText xml:space="preserve"> PAGEREF _Ref435789344 \h </w:instrText>
      </w:r>
      <w:r>
        <w:fldChar w:fldCharType="separate"/>
      </w:r>
      <w:r w:rsidR="00710C7C">
        <w:rPr>
          <w:noProof/>
        </w:rPr>
        <w:t>667</w:t>
      </w:r>
      <w:r>
        <w:fldChar w:fldCharType="end"/>
      </w:r>
      <w:r>
        <w:t xml:space="preserve">. If integrating this service with Prime, the first part of </w:t>
      </w:r>
      <w:r>
        <w:fldChar w:fldCharType="begin"/>
      </w:r>
      <w:r>
        <w:instrText xml:space="preserve"> REF _Ref442855270 \h </w:instrText>
      </w:r>
      <w:r>
        <w:fldChar w:fldCharType="separate"/>
      </w:r>
      <w:r w:rsidR="00710C7C">
        <w:t>The Doxology of Prime</w:t>
      </w:r>
      <w:r>
        <w:fldChar w:fldCharType="end"/>
      </w:r>
      <w:r>
        <w:t xml:space="preserve">, </w:t>
      </w:r>
      <w:r>
        <w:fldChar w:fldCharType="begin"/>
      </w:r>
      <w:r>
        <w:instrText xml:space="preserve"> PAGEREF _Ref442855276 \h </w:instrText>
      </w:r>
      <w:r>
        <w:fldChar w:fldCharType="separate"/>
      </w:r>
      <w:r w:rsidR="00710C7C">
        <w:rPr>
          <w:noProof/>
        </w:rPr>
        <w:t>55</w:t>
      </w:r>
      <w:r>
        <w:fldChar w:fldCharType="end"/>
      </w:r>
      <w:r>
        <w:t>, may precede the Verses of Cymbals. Following the Verses of the Cymbals, the people recite with one voice,</w:t>
      </w:r>
    </w:p>
    <w:p w14:paraId="65CFF359" w14:textId="202A3B72"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710C7C">
        <w:t>Psalm</w:t>
      </w:r>
      <w:r w:rsidR="00710C7C" w:rsidRPr="00AB1781">
        <w:t xml:space="preserve"> 50</w:t>
      </w:r>
      <w:r w:rsidR="00710C7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710C7C">
        <w:rPr>
          <w:noProof/>
          <w:lang w:val="en-US"/>
        </w:rPr>
        <w:t>159</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25DAC2BD" w14:textId="77777777" w:rsidR="00710C7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0C7C" w14:paraId="3D3E17DB" w14:textId="77777777" w:rsidTr="00266A55">
        <w:trPr>
          <w:cantSplit/>
          <w:jc w:val="center"/>
        </w:trPr>
        <w:tc>
          <w:tcPr>
            <w:tcW w:w="288" w:type="dxa"/>
          </w:tcPr>
          <w:p w14:paraId="3BA5A6A9" w14:textId="56661905" w:rsidR="00710C7C" w:rsidRDefault="00710C7C" w:rsidP="00266A55">
            <w:pPr>
              <w:pStyle w:val="CopticCross"/>
            </w:pPr>
          </w:p>
        </w:tc>
        <w:tc>
          <w:tcPr>
            <w:tcW w:w="3960" w:type="dxa"/>
          </w:tcPr>
          <w:p w14:paraId="5CF76AF9" w14:textId="77777777" w:rsidR="00710C7C" w:rsidRPr="007425E1" w:rsidRDefault="00710C7C" w:rsidP="00266A55">
            <w:pPr>
              <w:pStyle w:val="EngHang"/>
            </w:pPr>
            <w:r w:rsidRPr="007425E1">
              <w:t xml:space="preserve">We worship </w:t>
            </w:r>
            <w:r>
              <w:t>You</w:t>
            </w:r>
            <w:r w:rsidRPr="007425E1">
              <w:t>, O Christ,</w:t>
            </w:r>
          </w:p>
          <w:p w14:paraId="1ACFBA89" w14:textId="77777777" w:rsidR="00710C7C" w:rsidRPr="007425E1" w:rsidRDefault="00710C7C" w:rsidP="00266A55">
            <w:pPr>
              <w:pStyle w:val="EngHang"/>
            </w:pPr>
            <w:r w:rsidRPr="007425E1">
              <w:t xml:space="preserve">With </w:t>
            </w:r>
            <w:r>
              <w:t>Your</w:t>
            </w:r>
            <w:r w:rsidRPr="007425E1">
              <w:t xml:space="preserve"> Good Father,</w:t>
            </w:r>
          </w:p>
          <w:p w14:paraId="2E33D8B6" w14:textId="77777777" w:rsidR="00710C7C" w:rsidRPr="007425E1" w:rsidRDefault="00710C7C" w:rsidP="00266A55">
            <w:pPr>
              <w:pStyle w:val="EngHang"/>
            </w:pPr>
            <w:r w:rsidRPr="007425E1">
              <w:t>And the Holy Spirit,</w:t>
            </w:r>
          </w:p>
          <w:p w14:paraId="160D87C6" w14:textId="77777777" w:rsidR="00710C7C" w:rsidRDefault="00710C7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01E7F9D" w14:textId="77777777" w:rsidR="00710C7C" w:rsidRDefault="00710C7C" w:rsidP="00266A55"/>
        </w:tc>
        <w:tc>
          <w:tcPr>
            <w:tcW w:w="288" w:type="dxa"/>
          </w:tcPr>
          <w:p w14:paraId="4D1264DA" w14:textId="77777777" w:rsidR="00710C7C" w:rsidRDefault="00710C7C" w:rsidP="00266A55">
            <w:pPr>
              <w:pStyle w:val="CopticCross"/>
            </w:pPr>
          </w:p>
        </w:tc>
        <w:tc>
          <w:tcPr>
            <w:tcW w:w="3960" w:type="dxa"/>
          </w:tcPr>
          <w:p w14:paraId="55B3EF96" w14:textId="77777777" w:rsidR="00710C7C" w:rsidRDefault="00710C7C" w:rsidP="00266A55">
            <w:pPr>
              <w:pStyle w:val="CopticVersemulti-line"/>
            </w:pPr>
            <w:r>
              <w:t>Ⲧⲉⲛⲟⲩⲱϣⲧ ⲙ̀ⲙⲟⲕ ⲱ̀ Ⲡⲓⲭ̀ⲣⲓⲥⲧⲟⲥ:</w:t>
            </w:r>
          </w:p>
          <w:p w14:paraId="72FB3903" w14:textId="77777777" w:rsidR="00710C7C" w:rsidRDefault="00710C7C" w:rsidP="00266A55">
            <w:pPr>
              <w:pStyle w:val="CopticVersemulti-line"/>
            </w:pPr>
            <w:r>
              <w:t>ⲛⲉⲙ Ⲡⲉⲕⲓⲱⲧ ⲛ̀ⲁ̀ⲅⲁⲑⲟⲥ:</w:t>
            </w:r>
          </w:p>
          <w:p w14:paraId="2AC71B08" w14:textId="77777777" w:rsidR="00710C7C" w:rsidRDefault="00710C7C" w:rsidP="00266A55">
            <w:pPr>
              <w:pStyle w:val="CopticVersemulti-line"/>
            </w:pPr>
            <w:r>
              <w:t>ⲛⲉⲙ Ⲡⲓⲡ̀ⲛⲉⲩⲙⲁ ⲉⲑⲟⲩⲁⲃ:</w:t>
            </w:r>
          </w:p>
          <w:p w14:paraId="3364CDF6" w14:textId="77777777" w:rsidR="00710C7C" w:rsidRDefault="00710C7C" w:rsidP="00266A55">
            <w:pPr>
              <w:pStyle w:val="CopticHangingVerse"/>
            </w:pPr>
            <w:r>
              <w:t>ϫⲉ (_____) ⲁⲕⲥⲱϯ ⲙ̀ⲙⲟⲛ ⲛⲁⲓ ⲛⲁⲛ.</w:t>
            </w:r>
          </w:p>
        </w:tc>
      </w:tr>
    </w:tbl>
    <w:p w14:paraId="26839B4F" w14:textId="3441DB39" w:rsidR="00513E2D" w:rsidRDefault="00710C7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72EB831E"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710C7C">
        <w:t>The Doxology of Prime</w:t>
      </w:r>
      <w:r>
        <w:fldChar w:fldCharType="end"/>
      </w:r>
      <w:r>
        <w:t xml:space="preserve">, </w:t>
      </w:r>
      <w:r>
        <w:fldChar w:fldCharType="begin"/>
      </w:r>
      <w:r>
        <w:instrText xml:space="preserve"> PAGEREF _Ref442855276 \h </w:instrText>
      </w:r>
      <w:r>
        <w:fldChar w:fldCharType="separate"/>
      </w:r>
      <w:r w:rsidR="00710C7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4CCD18CE"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710C7C">
        <w:rPr>
          <w:lang w:val="en-GB"/>
        </w:rPr>
        <w:t>Graciously Accord</w:t>
      </w:r>
      <w:r>
        <w:fldChar w:fldCharType="end"/>
      </w:r>
      <w:r>
        <w:t xml:space="preserve">, page </w:t>
      </w:r>
      <w:r>
        <w:fldChar w:fldCharType="begin"/>
      </w:r>
      <w:r>
        <w:instrText xml:space="preserve"> PAGEREF _Ref435789903 \h </w:instrText>
      </w:r>
      <w:r>
        <w:fldChar w:fldCharType="separate"/>
      </w:r>
      <w:r w:rsidR="00710C7C">
        <w:rPr>
          <w:noProof/>
        </w:rPr>
        <w:t>678</w:t>
      </w:r>
      <w:r>
        <w:fldChar w:fldCharType="end"/>
      </w:r>
      <w:r>
        <w:t xml:space="preserve">. If integrating with the Morning hour, </w:t>
      </w:r>
      <w:r>
        <w:fldChar w:fldCharType="begin"/>
      </w:r>
      <w:r>
        <w:instrText xml:space="preserve"> REF _Ref442856274 \h </w:instrText>
      </w:r>
      <w:r>
        <w:fldChar w:fldCharType="separate"/>
      </w:r>
      <w:r w:rsidR="00710C7C">
        <w:t>The Gloria</w:t>
      </w:r>
      <w:r>
        <w:fldChar w:fldCharType="end"/>
      </w:r>
      <w:r>
        <w:t xml:space="preserve">, page </w:t>
      </w:r>
      <w:r>
        <w:fldChar w:fldCharType="begin"/>
      </w:r>
      <w:r>
        <w:instrText xml:space="preserve"> PAGEREF _Ref442856274 \h </w:instrText>
      </w:r>
      <w:r>
        <w:fldChar w:fldCharType="separate"/>
      </w:r>
      <w:r w:rsidR="00710C7C">
        <w:rPr>
          <w:noProof/>
        </w:rPr>
        <w:t>678</w:t>
      </w:r>
      <w:r>
        <w:fldChar w:fldCharType="end"/>
      </w:r>
      <w:r>
        <w:t>.</w:t>
      </w:r>
    </w:p>
    <w:p w14:paraId="370A695B" w14:textId="6A6D32DC"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710C7C">
        <w:t>The Trisagion</w:t>
      </w:r>
      <w:r>
        <w:fldChar w:fldCharType="end"/>
      </w:r>
      <w:r>
        <w:t xml:space="preserve">, </w:t>
      </w:r>
      <w:r>
        <w:fldChar w:fldCharType="begin"/>
      </w:r>
      <w:r>
        <w:instrText xml:space="preserve"> PAGEREF _Ref442856358 \h </w:instrText>
      </w:r>
      <w:r>
        <w:fldChar w:fldCharType="separate"/>
      </w:r>
      <w:r w:rsidR="00710C7C">
        <w:rPr>
          <w:noProof/>
        </w:rPr>
        <w:t>678</w:t>
      </w:r>
      <w:r>
        <w:fldChar w:fldCharType="end"/>
      </w:r>
      <w:r>
        <w:t xml:space="preserve">, followed by </w:t>
      </w:r>
      <w:r>
        <w:fldChar w:fldCharType="begin"/>
      </w:r>
      <w:r>
        <w:instrText xml:space="preserve"> REF _Ref442856453 \h </w:instrText>
      </w:r>
      <w:r>
        <w:fldChar w:fldCharType="separate"/>
      </w:r>
      <w:r w:rsidR="00710C7C">
        <w:t>Hail to You</w:t>
      </w:r>
      <w:r>
        <w:fldChar w:fldCharType="end"/>
      </w:r>
      <w:r>
        <w:t xml:space="preserve">, page </w:t>
      </w:r>
      <w:r>
        <w:fldChar w:fldCharType="begin"/>
      </w:r>
      <w:r>
        <w:instrText xml:space="preserve"> PAGEREF _Ref442856453 \p \h </w:instrText>
      </w:r>
      <w:r>
        <w:fldChar w:fldCharType="separate"/>
      </w:r>
      <w:r w:rsidR="00710C7C">
        <w:rPr>
          <w:noProof/>
        </w:rPr>
        <w:t>on page 679</w:t>
      </w:r>
      <w:r>
        <w:fldChar w:fldCharType="end"/>
      </w:r>
      <w:r>
        <w:t xml:space="preserve">, </w:t>
      </w:r>
      <w:r>
        <w:fldChar w:fldCharType="begin"/>
      </w:r>
      <w:r>
        <w:instrText xml:space="preserve"> REF _Ref435799700 \h </w:instrText>
      </w:r>
      <w:r>
        <w:fldChar w:fldCharType="separate"/>
      </w:r>
      <w:r w:rsidR="00710C7C">
        <w:t>The Doxologies</w:t>
      </w:r>
      <w:r>
        <w:fldChar w:fldCharType="end"/>
      </w:r>
      <w:r>
        <w:t xml:space="preserve">, </w:t>
      </w:r>
      <w:r>
        <w:fldChar w:fldCharType="begin"/>
      </w:r>
      <w:r>
        <w:instrText xml:space="preserve"> PAGEREF _Ref435799700 \h </w:instrText>
      </w:r>
      <w:r>
        <w:fldChar w:fldCharType="separate"/>
      </w:r>
      <w:r w:rsidR="00710C7C">
        <w:rPr>
          <w:noProof/>
        </w:rPr>
        <w:t>681</w:t>
      </w:r>
      <w:r>
        <w:fldChar w:fldCharType="end"/>
      </w:r>
      <w:r>
        <w:t xml:space="preserve">, </w:t>
      </w:r>
      <w:r>
        <w:fldChar w:fldCharType="begin"/>
      </w:r>
      <w:r>
        <w:instrText xml:space="preserve"> REF _Ref435799710 \h </w:instrText>
      </w:r>
      <w:r>
        <w:fldChar w:fldCharType="separate"/>
      </w:r>
      <w:r w:rsidR="00710C7C">
        <w:t>The Orthodox Creed</w:t>
      </w:r>
      <w:r>
        <w:fldChar w:fldCharType="end"/>
      </w:r>
      <w:r>
        <w:t xml:space="preserve">, </w:t>
      </w:r>
      <w:r>
        <w:fldChar w:fldCharType="begin"/>
      </w:r>
      <w:r>
        <w:instrText xml:space="preserve"> PAGEREF _Ref435799710 \h </w:instrText>
      </w:r>
      <w:r>
        <w:fldChar w:fldCharType="separate"/>
      </w:r>
      <w:r w:rsidR="00710C7C">
        <w:rPr>
          <w:noProof/>
        </w:rPr>
        <w:t>686</w:t>
      </w:r>
      <w:r>
        <w:fldChar w:fldCharType="end"/>
      </w:r>
      <w:r>
        <w:t>.</w:t>
      </w:r>
    </w:p>
    <w:p w14:paraId="2578A20D" w14:textId="26C423FE"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710C7C">
        <w:t>God Have mercy upon us</w:t>
      </w:r>
      <w:r>
        <w:fldChar w:fldCharType="end"/>
      </w:r>
      <w:r>
        <w:t xml:space="preserve">, page </w:t>
      </w:r>
      <w:r>
        <w:fldChar w:fldCharType="begin"/>
      </w:r>
      <w:r>
        <w:instrText xml:space="preserve"> PAGEREF _Ref442856751 \h </w:instrText>
      </w:r>
      <w:r>
        <w:fldChar w:fldCharType="separate"/>
      </w:r>
      <w:r w:rsidR="00710C7C">
        <w:rPr>
          <w:noProof/>
        </w:rPr>
        <w:t>686</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710C7C">
        <w:t>The Prayer for the Gospel</w:t>
      </w:r>
      <w:r>
        <w:fldChar w:fldCharType="end"/>
      </w:r>
      <w:r>
        <w:t xml:space="preserve">, page </w:t>
      </w:r>
      <w:r>
        <w:fldChar w:fldCharType="begin"/>
      </w:r>
      <w:r>
        <w:instrText xml:space="preserve"> PAGEREF _Ref442856856 \h </w:instrText>
      </w:r>
      <w:r>
        <w:fldChar w:fldCharType="separate"/>
      </w:r>
      <w:r w:rsidR="00710C7C">
        <w:rPr>
          <w:noProof/>
        </w:rPr>
        <w:t>688</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613A7FB8"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710C7C">
        <w:rPr>
          <w:noProof/>
        </w:rPr>
        <w:t>690</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45EA208F"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710C7C">
        <w:rPr>
          <w:noProof/>
        </w:rPr>
        <w:t>694</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8"/>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0"/>
            <w:r w:rsidRPr="007425E1">
              <w:t xml:space="preserve">May </w:t>
            </w:r>
            <w:commentRangeEnd w:id="2080"/>
            <w:r>
              <w:rPr>
                <w:rStyle w:val="CommentReference"/>
                <w:rFonts w:eastAsiaTheme="minorHAnsi" w:cstheme="minorBidi"/>
                <w:color w:val="auto"/>
                <w:lang w:val="en-CA"/>
              </w:rPr>
              <w:commentReference w:id="2080"/>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70722C14" w:rsidR="00513E2D" w:rsidRDefault="00513E2D" w:rsidP="00513E2D">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710C7C">
        <w:t>The Prayer of the Hours</w:t>
      </w:r>
      <w:r>
        <w:fldChar w:fldCharType="end"/>
      </w:r>
      <w:r>
        <w:t xml:space="preserve">, page </w:t>
      </w:r>
      <w:r>
        <w:fldChar w:fldCharType="begin"/>
      </w:r>
      <w:r>
        <w:instrText xml:space="preserve"> PAGEREF _Ref411969145 \h </w:instrText>
      </w:r>
      <w:r>
        <w:fldChar w:fldCharType="separate"/>
      </w:r>
      <w:r w:rsidR="00710C7C">
        <w:rPr>
          <w:noProof/>
        </w:rPr>
        <w:t>15</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6"/>
      <w:headerReference w:type="default" r:id="rId27"/>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9" w:author="Windows User" w:date="2015-11-27T20:09:00Z" w:initials="WU">
    <w:p w14:paraId="03405E79" w14:textId="77777777" w:rsidR="003462CF" w:rsidRDefault="003462CF"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3462CF" w:rsidRDefault="003462CF">
      <w:pPr>
        <w:pStyle w:val="CommentText"/>
      </w:pPr>
      <w:r>
        <w:rPr>
          <w:rStyle w:val="CommentReference"/>
        </w:rPr>
        <w:annotationRef/>
      </w:r>
      <w:r>
        <w:t>Compare to various translations</w:t>
      </w:r>
    </w:p>
  </w:comment>
  <w:comment w:id="92" w:author="Windows User" w:date="2015-10-30T12:37:00Z" w:initials="WU">
    <w:p w14:paraId="00B9961B" w14:textId="77777777" w:rsidR="003462CF" w:rsidRDefault="003462CF">
      <w:pPr>
        <w:pStyle w:val="CommentText"/>
      </w:pPr>
      <w:r>
        <w:rPr>
          <w:rStyle w:val="CommentReference"/>
        </w:rPr>
        <w:annotationRef/>
      </w:r>
      <w:r>
        <w:t>Is this supposed to be doubled?</w:t>
      </w:r>
    </w:p>
  </w:comment>
  <w:comment w:id="93" w:author="Windows User" w:date="2015-11-27T20:09:00Z" w:initials="WU">
    <w:p w14:paraId="218998C8" w14:textId="77777777" w:rsidR="003462CF" w:rsidRDefault="003462CF"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3462CF" w:rsidRDefault="003462CF">
      <w:pPr>
        <w:pStyle w:val="CommentText"/>
      </w:pPr>
      <w:r>
        <w:rPr>
          <w:rStyle w:val="CommentReference"/>
        </w:rPr>
        <w:annotationRef/>
      </w:r>
      <w:r>
        <w:t>Does this go before Creed?</w:t>
      </w:r>
    </w:p>
  </w:comment>
  <w:comment w:id="97" w:author="Windows User" w:date="2015-11-06T13:03:00Z" w:initials="WU">
    <w:p w14:paraId="6B9D0F75" w14:textId="77777777" w:rsidR="003462CF" w:rsidRDefault="003462CF">
      <w:pPr>
        <w:pStyle w:val="CommentText"/>
      </w:pPr>
      <w:r>
        <w:rPr>
          <w:rStyle w:val="CommentReference"/>
        </w:rPr>
        <w:annotationRef/>
      </w:r>
      <w:r>
        <w:t>Coptic reader has Ps 3 here!</w:t>
      </w:r>
    </w:p>
  </w:comment>
  <w:comment w:id="114" w:author="Windows User" w:date="2015-11-02T08:54:00Z" w:initials="WU">
    <w:p w14:paraId="0366F544" w14:textId="77777777" w:rsidR="003462CF" w:rsidRDefault="003462CF">
      <w:pPr>
        <w:pStyle w:val="CommentText"/>
      </w:pPr>
      <w:r>
        <w:rPr>
          <w:rStyle w:val="CommentReference"/>
        </w:rPr>
        <w:annotationRef/>
      </w:r>
      <w:r>
        <w:t>Is there a phrase missing here?</w:t>
      </w:r>
    </w:p>
  </w:comment>
  <w:comment w:id="120" w:author="Windows User" w:date="2015-10-30T08:56:00Z" w:initials="WU">
    <w:p w14:paraId="1FDBEBA0" w14:textId="77777777" w:rsidR="003462CF" w:rsidRDefault="003462CF">
      <w:pPr>
        <w:pStyle w:val="CommentText"/>
      </w:pPr>
      <w:r>
        <w:rPr>
          <w:rStyle w:val="CommentReference"/>
        </w:rPr>
        <w:annotationRef/>
      </w:r>
      <w:r>
        <w:t>Should Glory be be here?</w:t>
      </w:r>
    </w:p>
  </w:comment>
  <w:comment w:id="125" w:author="Brett Slote" w:date="2016-05-02T12:37:00Z" w:initials="BS">
    <w:p w14:paraId="6A57FE90" w14:textId="269377C2" w:rsidR="003462CF" w:rsidRDefault="003462CF">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3462CF" w:rsidRDefault="003462CF"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3462CF" w:rsidRDefault="003462CF" w:rsidP="000C38C3">
      <w:pPr>
        <w:pStyle w:val="CommentText"/>
      </w:pPr>
      <w:r>
        <w:rPr>
          <w:rStyle w:val="CommentReference"/>
        </w:rPr>
        <w:annotationRef/>
      </w:r>
      <w:r>
        <w:t>works or deeds?</w:t>
      </w:r>
    </w:p>
  </w:comment>
  <w:comment w:id="128" w:author="Windows User" w:date="2015-11-21T13:24:00Z" w:initials="WU">
    <w:p w14:paraId="00EA2A44" w14:textId="77777777" w:rsidR="003462CF" w:rsidRDefault="003462CF" w:rsidP="000C38C3">
      <w:pPr>
        <w:pStyle w:val="CommentText"/>
      </w:pPr>
      <w:r>
        <w:rPr>
          <w:rStyle w:val="CommentReference"/>
        </w:rPr>
        <w:annotationRef/>
      </w:r>
      <w:r>
        <w:t>review</w:t>
      </w:r>
    </w:p>
  </w:comment>
  <w:comment w:id="129" w:author="Windows User" w:date="2015-10-30T08:56:00Z" w:initials="BS">
    <w:p w14:paraId="326418FE" w14:textId="77777777" w:rsidR="003462CF" w:rsidRDefault="003462CF" w:rsidP="000C38C3">
      <w:pPr>
        <w:pStyle w:val="CommentText"/>
      </w:pPr>
      <w:r>
        <w:rPr>
          <w:rStyle w:val="CommentReference"/>
        </w:rPr>
        <w:annotationRef/>
      </w:r>
      <w:r>
        <w:t>does Coptic have 'high'?</w:t>
      </w:r>
    </w:p>
  </w:comment>
  <w:comment w:id="130" w:author="Windows User" w:date="2015-11-21T13:24:00Z" w:initials="WU">
    <w:p w14:paraId="451F9B25" w14:textId="77777777" w:rsidR="003462CF" w:rsidRDefault="003462CF" w:rsidP="000C38C3">
      <w:pPr>
        <w:pStyle w:val="CommentText"/>
      </w:pPr>
      <w:r>
        <w:rPr>
          <w:rStyle w:val="CommentReference"/>
        </w:rPr>
        <w:annotationRef/>
      </w:r>
      <w:r>
        <w:t>review, add variant</w:t>
      </w:r>
    </w:p>
  </w:comment>
  <w:comment w:id="131" w:author="Windows User" w:date="2015-10-30T08:56:00Z" w:initials="BS">
    <w:p w14:paraId="688FBBBC" w14:textId="77777777" w:rsidR="003462CF" w:rsidRDefault="003462CF"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3462CF" w:rsidRDefault="003462CF">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3462CF" w:rsidRDefault="003462CF" w:rsidP="000278EC">
      <w:pPr>
        <w:pStyle w:val="CommentText"/>
      </w:pPr>
      <w:r>
        <w:rPr>
          <w:rStyle w:val="CommentReference"/>
        </w:rPr>
        <w:annotationRef/>
      </w:r>
      <w:r>
        <w:t>Gives light? Enlightens?</w:t>
      </w:r>
    </w:p>
  </w:comment>
  <w:comment w:id="169" w:author="Windows User" w:date="2015-10-30T08:56:00Z" w:initials="WU">
    <w:p w14:paraId="274DD96D" w14:textId="77777777" w:rsidR="003462CF" w:rsidRDefault="003462CF">
      <w:pPr>
        <w:pStyle w:val="CommentText"/>
      </w:pPr>
      <w:r>
        <w:rPr>
          <w:rStyle w:val="CommentReference"/>
        </w:rPr>
        <w:annotationRef/>
      </w:r>
      <w:r>
        <w:t>split after this vs?</w:t>
      </w:r>
    </w:p>
  </w:comment>
  <w:comment w:id="204" w:author="Windows User" w:date="2015-11-04T08:53:00Z" w:initials="WU">
    <w:p w14:paraId="057654D4" w14:textId="77777777" w:rsidR="003462CF" w:rsidRDefault="003462CF">
      <w:pPr>
        <w:pStyle w:val="CommentText"/>
      </w:pPr>
      <w:r>
        <w:rPr>
          <w:rStyle w:val="CommentReference"/>
        </w:rPr>
        <w:annotationRef/>
      </w:r>
      <w:r>
        <w:t>Life giver or giver of life?</w:t>
      </w:r>
    </w:p>
  </w:comment>
  <w:comment w:id="215" w:author="Windows User" w:date="2015-10-30T08:56:00Z" w:initials="BS">
    <w:p w14:paraId="681427A6" w14:textId="77777777" w:rsidR="003462CF" w:rsidRDefault="003462CF">
      <w:pPr>
        <w:pStyle w:val="CommentText"/>
      </w:pPr>
      <w:r>
        <w:rPr>
          <w:rStyle w:val="CommentReference"/>
        </w:rPr>
        <w:annotationRef/>
      </w:r>
      <w:r>
        <w:t>coptic has confess</w:t>
      </w:r>
    </w:p>
  </w:comment>
  <w:comment w:id="244" w:author="Microsoft Office User" w:date="2015-12-11T19:51:00Z" w:initials="Office">
    <w:p w14:paraId="593CF0B5" w14:textId="77777777" w:rsidR="003462CF" w:rsidRDefault="003462CF" w:rsidP="00704CAA">
      <w:pPr>
        <w:pStyle w:val="CommentText"/>
      </w:pPr>
      <w:r>
        <w:rPr>
          <w:rStyle w:val="CommentReference"/>
        </w:rPr>
        <w:annotationRef/>
      </w:r>
      <w:r>
        <w:t>this one needs rewording</w:t>
      </w:r>
    </w:p>
  </w:comment>
  <w:comment w:id="352" w:author="Windows User" w:date="2015-11-02T12:45:00Z" w:initials="WU">
    <w:p w14:paraId="7D99A743" w14:textId="77777777" w:rsidR="003462CF" w:rsidRDefault="003462CF"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3462CF" w:rsidRDefault="003462CF" w:rsidP="00D31F38">
      <w:pPr>
        <w:pStyle w:val="CommentText"/>
      </w:pPr>
      <w:r>
        <w:rPr>
          <w:rStyle w:val="CommentReference"/>
        </w:rPr>
        <w:annotationRef/>
      </w:r>
      <w:r>
        <w:t>flesh or body?</w:t>
      </w:r>
    </w:p>
  </w:comment>
  <w:comment w:id="354" w:author="Windows User" w:date="2015-10-30T08:56:00Z" w:initials="WU">
    <w:p w14:paraId="0375B80F" w14:textId="77777777" w:rsidR="003462CF" w:rsidRDefault="003462CF" w:rsidP="00D31F38">
      <w:pPr>
        <w:pStyle w:val="CommentText"/>
      </w:pPr>
      <w:r>
        <w:rPr>
          <w:rStyle w:val="CommentReference"/>
        </w:rPr>
        <w:annotationRef/>
      </w:r>
      <w:r>
        <w:t>Send up, or ascribe?</w:t>
      </w:r>
    </w:p>
  </w:comment>
  <w:comment w:id="355" w:author="Windows User" w:date="2015-10-30T08:56:00Z" w:initials="WU">
    <w:p w14:paraId="5622D018" w14:textId="77777777" w:rsidR="003462CF" w:rsidRDefault="003462CF" w:rsidP="00D31F38">
      <w:pPr>
        <w:pStyle w:val="CommentText"/>
      </w:pPr>
      <w:r>
        <w:rPr>
          <w:rStyle w:val="CommentReference"/>
        </w:rPr>
        <w:annotationRef/>
      </w:r>
      <w:r>
        <w:t>doxology or glorification?</w:t>
      </w:r>
    </w:p>
  </w:comment>
  <w:comment w:id="356" w:author="Windows User" w:date="2015-10-30T08:56:00Z" w:initials="WU">
    <w:p w14:paraId="10960ED9" w14:textId="77777777" w:rsidR="003462CF" w:rsidRDefault="003462CF"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3462CF" w:rsidRDefault="003462CF" w:rsidP="00D31F38">
      <w:pPr>
        <w:pStyle w:val="CommentText"/>
      </w:pPr>
      <w:r>
        <w:rPr>
          <w:rStyle w:val="CommentReference"/>
        </w:rPr>
        <w:annotationRef/>
      </w:r>
      <w:r>
        <w:t>You?</w:t>
      </w:r>
    </w:p>
  </w:comment>
  <w:comment w:id="358" w:author="Windows User" w:date="2015-10-30T08:56:00Z" w:initials="WU">
    <w:p w14:paraId="744CF838" w14:textId="77777777" w:rsidR="003462CF" w:rsidRDefault="003462CF"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3462CF" w:rsidRDefault="003462CF"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3462CF" w:rsidRDefault="003462CF" w:rsidP="00D31F38">
      <w:pPr>
        <w:pStyle w:val="CommentText"/>
      </w:pPr>
      <w:r>
        <w:rPr>
          <w:rStyle w:val="CommentReference"/>
        </w:rPr>
        <w:annotationRef/>
      </w:r>
      <w:r>
        <w:t>supplication or cry?</w:t>
      </w:r>
    </w:p>
  </w:comment>
  <w:comment w:id="361" w:author="Windows User" w:date="2015-10-30T08:56:00Z" w:initials="WU">
    <w:p w14:paraId="4FD2340C" w14:textId="77777777" w:rsidR="003462CF" w:rsidRDefault="003462CF"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3462CF" w:rsidRDefault="003462CF" w:rsidP="00D31F38">
      <w:pPr>
        <w:pStyle w:val="CommentText"/>
      </w:pPr>
      <w:r>
        <w:rPr>
          <w:rStyle w:val="CommentReference"/>
        </w:rPr>
        <w:annotationRef/>
      </w:r>
      <w:r>
        <w:t>revive or deliver?</w:t>
      </w:r>
    </w:p>
  </w:comment>
  <w:comment w:id="363" w:author="Windows User" w:date="2015-10-30T08:56:00Z" w:initials="WU">
    <w:p w14:paraId="45934B86" w14:textId="77777777" w:rsidR="003462CF" w:rsidRDefault="003462CF"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3462CF" w:rsidRDefault="003462CF" w:rsidP="00D31F38">
      <w:pPr>
        <w:pStyle w:val="CommentText"/>
      </w:pPr>
      <w:r>
        <w:rPr>
          <w:rStyle w:val="CommentReference"/>
        </w:rPr>
        <w:annotationRef/>
      </w:r>
      <w:r>
        <w:t>blessing or praise?</w:t>
      </w:r>
    </w:p>
  </w:comment>
  <w:comment w:id="365" w:author="Windows User" w:date="2015-10-30T08:56:00Z" w:initials="WU">
    <w:p w14:paraId="30167A78" w14:textId="77777777" w:rsidR="003462CF" w:rsidRDefault="003462CF"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3462CF" w:rsidRDefault="003462CF" w:rsidP="00D31F38">
      <w:pPr>
        <w:pStyle w:val="CommentText"/>
      </w:pPr>
      <w:r>
        <w:rPr>
          <w:rStyle w:val="CommentReference"/>
        </w:rPr>
        <w:annotationRef/>
      </w:r>
      <w:r>
        <w:t>rightous, true, or truth?</w:t>
      </w:r>
    </w:p>
  </w:comment>
  <w:comment w:id="367" w:author="Windows User" w:date="2015-10-30T08:56:00Z" w:initials="WU">
    <w:p w14:paraId="668FF70C" w14:textId="77777777" w:rsidR="003462CF" w:rsidRDefault="003462CF" w:rsidP="00D31F38">
      <w:pPr>
        <w:pStyle w:val="CommentText"/>
      </w:pPr>
      <w:r>
        <w:rPr>
          <w:rStyle w:val="CommentReference"/>
        </w:rPr>
        <w:annotationRef/>
      </w:r>
      <w:r>
        <w:t>meditation, or delight?</w:t>
      </w:r>
    </w:p>
  </w:comment>
  <w:comment w:id="368" w:author="Windows User" w:date="2015-10-30T08:56:00Z" w:initials="WU">
    <w:p w14:paraId="3C05865D" w14:textId="77777777" w:rsidR="003462CF" w:rsidRDefault="003462CF" w:rsidP="00D31F38">
      <w:pPr>
        <w:pStyle w:val="CommentText"/>
      </w:pPr>
      <w:r>
        <w:rPr>
          <w:rStyle w:val="CommentReference"/>
        </w:rPr>
        <w:annotationRef/>
      </w:r>
      <w:r>
        <w:t>forever or always?</w:t>
      </w:r>
    </w:p>
  </w:comment>
  <w:comment w:id="369" w:author="Windows User" w:date="2015-10-30T08:56:00Z" w:initials="WU">
    <w:p w14:paraId="3B00730E" w14:textId="77777777" w:rsidR="003462CF" w:rsidRDefault="003462CF" w:rsidP="00D31F38">
      <w:pPr>
        <w:pStyle w:val="CommentText"/>
      </w:pPr>
      <w:r>
        <w:rPr>
          <w:rStyle w:val="CommentReference"/>
        </w:rPr>
        <w:annotationRef/>
      </w:r>
      <w:r>
        <w:t>and forever?</w:t>
      </w:r>
    </w:p>
  </w:comment>
  <w:comment w:id="370" w:author="Windows User" w:date="2015-10-30T08:56:00Z" w:initials="WU">
    <w:p w14:paraId="1B4AAEB0" w14:textId="77777777" w:rsidR="003462CF" w:rsidRDefault="003462CF" w:rsidP="00D31F38">
      <w:pPr>
        <w:pStyle w:val="CommentText"/>
      </w:pPr>
      <w:r>
        <w:rPr>
          <w:rStyle w:val="CommentReference"/>
        </w:rPr>
        <w:annotationRef/>
      </w:r>
      <w:r>
        <w:t>be?</w:t>
      </w:r>
    </w:p>
  </w:comment>
  <w:comment w:id="371" w:author="Windows User" w:date="2015-10-30T08:56:00Z" w:initials="WU">
    <w:p w14:paraId="1B1C5E2C" w14:textId="77777777" w:rsidR="003462CF" w:rsidRDefault="003462CF" w:rsidP="00D31F38">
      <w:pPr>
        <w:pStyle w:val="CommentText"/>
      </w:pPr>
      <w:r>
        <w:rPr>
          <w:rStyle w:val="CommentReference"/>
        </w:rPr>
        <w:annotationRef/>
      </w:r>
      <w:r>
        <w:t>be?</w:t>
      </w:r>
    </w:p>
  </w:comment>
  <w:comment w:id="372" w:author="Windows User" w:date="2015-10-30T08:56:00Z" w:initials="WU">
    <w:p w14:paraId="2A55755C" w14:textId="77777777" w:rsidR="003462CF" w:rsidRDefault="003462CF"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3462CF" w:rsidRDefault="003462CF" w:rsidP="00D31F38">
      <w:pPr>
        <w:pStyle w:val="CommentText"/>
      </w:pPr>
      <w:r>
        <w:rPr>
          <w:rStyle w:val="CommentReference"/>
        </w:rPr>
        <w:annotationRef/>
      </w:r>
      <w:r>
        <w:t>utter or declare?</w:t>
      </w:r>
    </w:p>
  </w:comment>
  <w:comment w:id="381" w:author="Windows User" w:date="2015-10-30T08:56:00Z" w:initials="BS">
    <w:p w14:paraId="5E20C97F" w14:textId="77777777" w:rsidR="003462CF" w:rsidRDefault="003462CF" w:rsidP="00D31F38">
      <w:pPr>
        <w:pStyle w:val="CommentText"/>
      </w:pPr>
      <w:r>
        <w:rPr>
          <w:rStyle w:val="CommentReference"/>
        </w:rPr>
        <w:annotationRef/>
      </w:r>
      <w:r>
        <w:t>look at? look upon? regard?</w:t>
      </w:r>
    </w:p>
  </w:comment>
  <w:comment w:id="382" w:author="Windows User" w:date="2015-10-30T08:56:00Z" w:initials="BS">
    <w:p w14:paraId="2ADF0207" w14:textId="77777777" w:rsidR="003462CF" w:rsidRDefault="003462CF" w:rsidP="00D31F38">
      <w:pPr>
        <w:pStyle w:val="CommentText"/>
      </w:pPr>
      <w:r>
        <w:rPr>
          <w:rStyle w:val="CommentReference"/>
        </w:rPr>
        <w:annotationRef/>
      </w:r>
      <w:r>
        <w:t>no one?</w:t>
      </w:r>
    </w:p>
  </w:comment>
  <w:comment w:id="383" w:author="Windows User" w:date="2015-10-30T08:56:00Z" w:initials="BS">
    <w:p w14:paraId="485D87CE" w14:textId="77777777" w:rsidR="003462CF" w:rsidRDefault="003462CF" w:rsidP="00D31F38">
      <w:pPr>
        <w:pStyle w:val="CommentText"/>
      </w:pPr>
      <w:r>
        <w:rPr>
          <w:rStyle w:val="CommentReference"/>
        </w:rPr>
        <w:annotationRef/>
      </w:r>
      <w:r>
        <w:t>in?</w:t>
      </w:r>
    </w:p>
    <w:p w14:paraId="472FCBB1" w14:textId="77777777" w:rsidR="003462CF" w:rsidRDefault="003462CF" w:rsidP="00D31F38">
      <w:pPr>
        <w:pStyle w:val="CommentText"/>
      </w:pPr>
    </w:p>
  </w:comment>
  <w:comment w:id="384" w:author="Windows User" w:date="2015-10-30T08:56:00Z" w:initials="BS">
    <w:p w14:paraId="0FA627AF" w14:textId="77777777" w:rsidR="003462CF" w:rsidRDefault="003462CF" w:rsidP="00D31F38">
      <w:pPr>
        <w:pStyle w:val="CommentText"/>
      </w:pPr>
      <w:r>
        <w:rPr>
          <w:rStyle w:val="CommentReference"/>
        </w:rPr>
        <w:annotationRef/>
      </w:r>
      <w:r>
        <w:t>before?</w:t>
      </w:r>
    </w:p>
  </w:comment>
  <w:comment w:id="385" w:author="Windows User" w:date="2015-10-30T08:56:00Z" w:initials="BS">
    <w:p w14:paraId="744D2B01" w14:textId="77777777" w:rsidR="003462CF" w:rsidRDefault="003462CF"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3462CF" w:rsidRDefault="003462CF"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3462CF" w:rsidRDefault="003462CF"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3462CF" w:rsidRDefault="003462CF"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3462CF" w:rsidRDefault="003462CF" w:rsidP="00D31F38">
      <w:pPr>
        <w:pStyle w:val="CommentText"/>
      </w:pPr>
      <w:r>
        <w:rPr>
          <w:rStyle w:val="CommentReference"/>
        </w:rPr>
        <w:annotationRef/>
      </w:r>
      <w:r>
        <w:t>spices or ointment</w:t>
      </w:r>
    </w:p>
  </w:comment>
  <w:comment w:id="390" w:author="Windows User" w:date="2015-10-30T08:56:00Z" w:initials="BS">
    <w:p w14:paraId="5C973492" w14:textId="77777777" w:rsidR="003462CF" w:rsidRDefault="003462CF" w:rsidP="00D31F38">
      <w:pPr>
        <w:pStyle w:val="CommentText"/>
      </w:pPr>
      <w:r>
        <w:rPr>
          <w:rStyle w:val="CommentReference"/>
        </w:rPr>
        <w:annotationRef/>
      </w:r>
      <w:r>
        <w:t>Is risen or has risen?</w:t>
      </w:r>
    </w:p>
  </w:comment>
  <w:comment w:id="391" w:author="Windows User" w:date="2015-10-30T08:56:00Z" w:initials="BS">
    <w:p w14:paraId="2FC8AFF7" w14:textId="77777777" w:rsidR="003462CF" w:rsidRDefault="003462CF"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3462CF" w:rsidRDefault="003462CF"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3462CF" w:rsidRDefault="003462CF" w:rsidP="00D31F38">
      <w:pPr>
        <w:pStyle w:val="CommentText"/>
      </w:pPr>
      <w:r>
        <w:rPr>
          <w:rStyle w:val="CommentReference"/>
        </w:rPr>
        <w:annotationRef/>
      </w:r>
      <w:r>
        <w:t xml:space="preserve">decay? </w:t>
      </w:r>
    </w:p>
  </w:comment>
  <w:comment w:id="395" w:author="Windows User" w:date="2015-10-30T08:56:00Z" w:initials="WU">
    <w:p w14:paraId="70A28C39" w14:textId="77777777" w:rsidR="003462CF" w:rsidRDefault="003462CF"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3462CF" w:rsidRDefault="003462CF"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3462CF" w:rsidRDefault="003462CF"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3462CF" w:rsidRDefault="003462CF"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3462CF" w:rsidRDefault="003462CF"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3462CF" w:rsidRDefault="003462CF" w:rsidP="00D31F38">
      <w:pPr>
        <w:pStyle w:val="CommentText"/>
      </w:pPr>
      <w:r>
        <w:rPr>
          <w:rStyle w:val="CommentReference"/>
        </w:rPr>
        <w:annotationRef/>
      </w:r>
      <w:r>
        <w:t>crushed or destroyed?</w:t>
      </w:r>
    </w:p>
  </w:comment>
  <w:comment w:id="401" w:author="Windows User" w:date="2015-10-30T08:56:00Z" w:initials="WU">
    <w:p w14:paraId="2D37744E" w14:textId="77777777" w:rsidR="003462CF" w:rsidRDefault="003462CF"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3462CF" w:rsidRDefault="003462CF" w:rsidP="00D31F38">
      <w:pPr>
        <w:pStyle w:val="CommentText"/>
      </w:pPr>
      <w:r>
        <w:rPr>
          <w:rStyle w:val="CommentReference"/>
        </w:rPr>
        <w:annotationRef/>
      </w:r>
      <w:r>
        <w:t>sent or sent forth?</w:t>
      </w:r>
    </w:p>
  </w:comment>
  <w:comment w:id="403" w:author="Windows User" w:date="2015-10-30T08:56:00Z" w:initials="WU">
    <w:p w14:paraId="6E78BA80" w14:textId="77777777" w:rsidR="003462CF" w:rsidRDefault="003462CF" w:rsidP="00D31F38">
      <w:pPr>
        <w:pStyle w:val="CommentText"/>
      </w:pPr>
      <w:r>
        <w:rPr>
          <w:rStyle w:val="CommentReference"/>
        </w:rPr>
        <w:annotationRef/>
      </w:r>
      <w:r>
        <w:t>or saints? ft note?</w:t>
      </w:r>
    </w:p>
  </w:comment>
  <w:comment w:id="404" w:author="Windows User" w:date="2015-10-30T08:56:00Z" w:initials="WU">
    <w:p w14:paraId="2897BA2F" w14:textId="77777777" w:rsidR="003462CF" w:rsidRDefault="003462CF"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3462CF" w:rsidRDefault="003462CF" w:rsidP="00D31F38">
      <w:pPr>
        <w:pStyle w:val="CommentText"/>
      </w:pPr>
      <w:r>
        <w:rPr>
          <w:rStyle w:val="CommentReference"/>
        </w:rPr>
        <w:annotationRef/>
      </w:r>
      <w:r>
        <w:t>redeemed? or chose?</w:t>
      </w:r>
    </w:p>
  </w:comment>
  <w:comment w:id="406" w:author="Windows User" w:date="2015-10-30T08:56:00Z" w:initials="WU">
    <w:p w14:paraId="0E9DC1B8" w14:textId="77777777" w:rsidR="003462CF" w:rsidRDefault="003462CF"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3462CF" w:rsidRDefault="003462CF" w:rsidP="00D31F38">
      <w:pPr>
        <w:pStyle w:val="CommentText"/>
      </w:pPr>
      <w:r>
        <w:rPr>
          <w:rStyle w:val="CommentReference"/>
        </w:rPr>
        <w:annotationRef/>
      </w:r>
      <w:r>
        <w:t>Nets has pangs.</w:t>
      </w:r>
    </w:p>
  </w:comment>
  <w:comment w:id="408" w:author="Windows User" w:date="2015-10-30T08:56:00Z" w:initials="WU">
    <w:p w14:paraId="6297DC8C" w14:textId="77777777" w:rsidR="003462CF" w:rsidRDefault="003462CF"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3462CF" w:rsidRDefault="003462CF"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3462CF" w:rsidRDefault="003462CF"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3462CF" w:rsidRDefault="003462CF" w:rsidP="00D31F38">
      <w:pPr>
        <w:pStyle w:val="CommentText"/>
      </w:pPr>
      <w:r>
        <w:rPr>
          <w:rStyle w:val="CommentReference"/>
        </w:rPr>
        <w:annotationRef/>
      </w:r>
      <w:r>
        <w:t>For? or Since?</w:t>
      </w:r>
    </w:p>
  </w:comment>
  <w:comment w:id="412" w:author="Windows User" w:date="2015-10-30T08:56:00Z" w:initials="WU">
    <w:p w14:paraId="031A7CF6" w14:textId="77777777" w:rsidR="003462CF" w:rsidRDefault="003462CF"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3462CF" w:rsidRDefault="003462CF">
      <w:pPr>
        <w:pStyle w:val="CommentText"/>
      </w:pPr>
      <w:r>
        <w:rPr>
          <w:rStyle w:val="CommentReference"/>
        </w:rPr>
        <w:annotationRef/>
      </w:r>
      <w:r>
        <w:t>Or “he has greatly glorified Himself, as NETS?</w:t>
      </w:r>
    </w:p>
  </w:comment>
  <w:comment w:id="414" w:author="Windows User" w:date="2015-10-30T08:56:00Z" w:initials="WU">
    <w:p w14:paraId="2A38A2FD" w14:textId="77777777" w:rsidR="003462CF" w:rsidRDefault="003462CF"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3462CF" w:rsidRDefault="003462CF"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3462CF" w:rsidRDefault="003462CF" w:rsidP="00D31F38">
      <w:pPr>
        <w:pStyle w:val="CommentText"/>
      </w:pPr>
      <w:r>
        <w:rPr>
          <w:rStyle w:val="CommentReference"/>
        </w:rPr>
        <w:annotationRef/>
      </w:r>
      <w:r>
        <w:t>path or walkway?</w:t>
      </w:r>
    </w:p>
  </w:comment>
  <w:comment w:id="423" w:author="Brett Slote" w:date="2015-10-30T08:56:00Z" w:initials="BS">
    <w:p w14:paraId="049D3BBD" w14:textId="77777777" w:rsidR="003462CF" w:rsidRDefault="003462CF"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3462CF" w:rsidRDefault="003462CF"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3462CF" w:rsidRDefault="003462CF"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3462CF" w:rsidRDefault="003462CF" w:rsidP="00D31F38">
      <w:pPr>
        <w:pStyle w:val="CommentText"/>
      </w:pPr>
      <w:r>
        <w:rPr>
          <w:rStyle w:val="CommentReference"/>
        </w:rPr>
        <w:annotationRef/>
      </w:r>
      <w:r>
        <w:t>praising or singing?</w:t>
      </w:r>
    </w:p>
  </w:comment>
  <w:comment w:id="427" w:author="Windows User" w:date="2015-10-30T08:56:00Z" w:initials="WU">
    <w:p w14:paraId="56B7B31B" w14:textId="77777777" w:rsidR="003462CF" w:rsidRDefault="003462CF"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3462CF" w:rsidRDefault="003462CF" w:rsidP="00344A59">
      <w:pPr>
        <w:pStyle w:val="CommentText"/>
      </w:pPr>
      <w:r>
        <w:rPr>
          <w:rStyle w:val="CommentReference"/>
        </w:rPr>
        <w:annotationRef/>
      </w:r>
      <w:r>
        <w:t>check</w:t>
      </w:r>
    </w:p>
  </w:comment>
  <w:comment w:id="449" w:author="Windows User" w:date="2015-10-30T08:56:00Z" w:initials="BS">
    <w:p w14:paraId="396316C8" w14:textId="77777777" w:rsidR="003462CF" w:rsidRDefault="003462CF"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3462CF" w:rsidRDefault="003462CF"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3462CF" w:rsidRDefault="003462CF" w:rsidP="00D31F38">
      <w:pPr>
        <w:pStyle w:val="CommentText"/>
      </w:pPr>
      <w:r>
        <w:rPr>
          <w:rStyle w:val="CommentReference"/>
        </w:rPr>
        <w:annotationRef/>
      </w:r>
      <w:r>
        <w:t>heavens?</w:t>
      </w:r>
    </w:p>
  </w:comment>
  <w:comment w:id="463" w:author="Windows User" w:date="2015-10-30T08:56:00Z" w:initials="BS">
    <w:p w14:paraId="57E2DDC4" w14:textId="77777777" w:rsidR="003462CF" w:rsidRDefault="003462CF" w:rsidP="00D31F38">
      <w:pPr>
        <w:pStyle w:val="CommentText"/>
      </w:pPr>
      <w:r>
        <w:rPr>
          <w:rStyle w:val="CommentReference"/>
        </w:rPr>
        <w:annotationRef/>
      </w:r>
      <w:r>
        <w:t>NETS omits clouds</w:t>
      </w:r>
    </w:p>
  </w:comment>
  <w:comment w:id="464" w:author="Windows User" w:date="2015-10-30T08:56:00Z" w:initials="BS">
    <w:p w14:paraId="35628364" w14:textId="77777777" w:rsidR="003462CF" w:rsidRDefault="003462CF" w:rsidP="00D31F38">
      <w:pPr>
        <w:pStyle w:val="CommentText"/>
      </w:pPr>
      <w:r>
        <w:rPr>
          <w:rStyle w:val="CommentReference"/>
        </w:rPr>
        <w:annotationRef/>
      </w:r>
      <w:r>
        <w:t>NETS omits this vs</w:t>
      </w:r>
    </w:p>
  </w:comment>
  <w:comment w:id="465" w:author="Windows User" w:date="2015-10-30T08:56:00Z" w:initials="BS">
    <w:p w14:paraId="1F576F58" w14:textId="77777777" w:rsidR="003462CF" w:rsidRDefault="003462CF"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3462CF" w:rsidRDefault="003462CF"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3462CF" w:rsidRDefault="003462CF"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3462CF" w:rsidRDefault="003462CF" w:rsidP="00D31F38">
      <w:pPr>
        <w:pStyle w:val="CommentText"/>
      </w:pPr>
      <w:r>
        <w:rPr>
          <w:rStyle w:val="CommentReference"/>
        </w:rPr>
        <w:annotationRef/>
      </w:r>
      <w:r>
        <w:t>NETS has sea-monsters</w:t>
      </w:r>
    </w:p>
  </w:comment>
  <w:comment w:id="469" w:author="Windows User" w:date="2015-10-30T08:56:00Z" w:initials="BS">
    <w:p w14:paraId="43D401E2" w14:textId="77777777" w:rsidR="003462CF" w:rsidRDefault="003462CF"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3462CF" w:rsidRDefault="003462CF" w:rsidP="00D31F38">
      <w:pPr>
        <w:pStyle w:val="CommentText"/>
      </w:pPr>
      <w:r>
        <w:rPr>
          <w:rStyle w:val="CommentReference"/>
        </w:rPr>
        <w:annotationRef/>
      </w:r>
      <w:r>
        <w:t>NETS has all humans on earth</w:t>
      </w:r>
    </w:p>
  </w:comment>
  <w:comment w:id="471" w:author="Windows User" w:date="2015-10-30T08:56:00Z" w:initials="BS">
    <w:p w14:paraId="6D54AC70" w14:textId="77777777" w:rsidR="003462CF" w:rsidRDefault="003462CF"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3462CF" w:rsidRDefault="003462CF" w:rsidP="00D31F38">
      <w:pPr>
        <w:pStyle w:val="CommentText"/>
      </w:pPr>
      <w:r>
        <w:rPr>
          <w:rStyle w:val="CommentReference"/>
        </w:rPr>
        <w:annotationRef/>
      </w:r>
      <w:r>
        <w:t>NETS ends quite differently</w:t>
      </w:r>
    </w:p>
  </w:comment>
  <w:comment w:id="478" w:author="Windows User" w:date="2015-10-30T08:56:00Z" w:initials="BS">
    <w:p w14:paraId="72C14B6E" w14:textId="77777777" w:rsidR="003462CF" w:rsidRDefault="003462CF"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3462CF" w:rsidRDefault="003462CF" w:rsidP="003758F4">
      <w:pPr>
        <w:pStyle w:val="CommentText"/>
      </w:pPr>
      <w:r>
        <w:rPr>
          <w:rStyle w:val="CommentReference"/>
        </w:rPr>
        <w:annotationRef/>
      </w:r>
      <w:r>
        <w:t>heavens?</w:t>
      </w:r>
    </w:p>
  </w:comment>
  <w:comment w:id="480" w:author="Windows User" w:date="2015-10-30T08:56:00Z" w:initials="BS">
    <w:p w14:paraId="18B419AF" w14:textId="77777777" w:rsidR="003462CF" w:rsidRDefault="003462CF"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3462CF" w:rsidRDefault="003462CF"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3462CF" w:rsidRDefault="003462CF"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3462CF" w:rsidRDefault="003462CF" w:rsidP="003758F4">
      <w:pPr>
        <w:pStyle w:val="CommentText"/>
      </w:pPr>
      <w:r>
        <w:rPr>
          <w:rStyle w:val="CommentReference"/>
        </w:rPr>
        <w:annotationRef/>
      </w:r>
      <w:r>
        <w:t>NETS has all humans on earth</w:t>
      </w:r>
    </w:p>
  </w:comment>
  <w:comment w:id="484" w:author="Windows User" w:date="2015-10-30T08:56:00Z" w:initials="BS">
    <w:p w14:paraId="4CB6D1D8" w14:textId="77777777" w:rsidR="003462CF" w:rsidRDefault="003462CF"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3462CF" w:rsidRDefault="003462CF" w:rsidP="003758F4">
      <w:pPr>
        <w:pStyle w:val="CommentText"/>
      </w:pPr>
      <w:r>
        <w:rPr>
          <w:rStyle w:val="CommentReference"/>
        </w:rPr>
        <w:annotationRef/>
      </w:r>
      <w:r>
        <w:t>NETS ends quite differently</w:t>
      </w:r>
    </w:p>
  </w:comment>
  <w:comment w:id="487" w:author="Windows User" w:date="2015-10-30T08:56:00Z" w:initials="BS">
    <w:p w14:paraId="499D113D" w14:textId="77777777" w:rsidR="003462CF" w:rsidRDefault="003462CF" w:rsidP="00D31F38">
      <w:pPr>
        <w:pStyle w:val="CommentText"/>
      </w:pPr>
      <w:r>
        <w:rPr>
          <w:rStyle w:val="CommentReference"/>
        </w:rPr>
        <w:annotationRef/>
      </w:r>
      <w:r>
        <w:t>giver, or maker?</w:t>
      </w:r>
    </w:p>
  </w:comment>
  <w:comment w:id="488" w:author="Windows User" w:date="2015-10-30T08:56:00Z" w:initials="BS">
    <w:p w14:paraId="29AB3125" w14:textId="77777777" w:rsidR="003462CF" w:rsidRDefault="003462CF" w:rsidP="00D31F38">
      <w:pPr>
        <w:pStyle w:val="CommentText"/>
      </w:pPr>
      <w:r>
        <w:rPr>
          <w:rStyle w:val="CommentReference"/>
        </w:rPr>
        <w:annotationRef/>
      </w:r>
      <w:r>
        <w:t>even NETS has Hananias</w:t>
      </w:r>
    </w:p>
  </w:comment>
  <w:comment w:id="489" w:author="Windows User" w:date="2015-10-30T08:56:00Z" w:initials="BS">
    <w:p w14:paraId="27892612" w14:textId="77777777" w:rsidR="003462CF" w:rsidRDefault="003462CF"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3462CF" w:rsidRDefault="003462CF" w:rsidP="00D31F38">
      <w:pPr>
        <w:pStyle w:val="CommentText"/>
      </w:pPr>
      <w:r>
        <w:rPr>
          <w:rStyle w:val="CommentReference"/>
        </w:rPr>
        <w:annotationRef/>
      </w:r>
      <w:r>
        <w:t>Coptic doesn't have "Our God"</w:t>
      </w:r>
    </w:p>
  </w:comment>
  <w:comment w:id="491" w:author="Windows User" w:date="2015-10-30T08:56:00Z" w:initials="BS">
    <w:p w14:paraId="5F8EC33A" w14:textId="77777777" w:rsidR="003462CF" w:rsidRDefault="003462CF" w:rsidP="00D31F38">
      <w:pPr>
        <w:pStyle w:val="CommentText"/>
      </w:pPr>
      <w:r>
        <w:rPr>
          <w:rStyle w:val="CommentReference"/>
        </w:rPr>
        <w:annotationRef/>
      </w:r>
      <w:r>
        <w:t>celebrate or proclaim?</w:t>
      </w:r>
    </w:p>
  </w:comment>
  <w:comment w:id="492" w:author="Windows User" w:date="2015-10-30T08:56:00Z" w:initials="BS">
    <w:p w14:paraId="02E465F6" w14:textId="77777777" w:rsidR="003462CF" w:rsidRDefault="003462CF" w:rsidP="00D31F38">
      <w:pPr>
        <w:pStyle w:val="CommentText"/>
      </w:pPr>
      <w:r>
        <w:rPr>
          <w:rStyle w:val="CommentReference"/>
        </w:rPr>
        <w:annotationRef/>
      </w:r>
      <w:r>
        <w:t>persevere or be sober?</w:t>
      </w:r>
    </w:p>
  </w:comment>
  <w:comment w:id="493" w:author="Windows User" w:date="2015-10-30T08:56:00Z" w:initials="BS">
    <w:p w14:paraId="0F283256" w14:textId="77777777" w:rsidR="003462CF" w:rsidRDefault="003462CF"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3462CF" w:rsidRDefault="003462CF" w:rsidP="00D31F38">
      <w:pPr>
        <w:pStyle w:val="CommentText"/>
      </w:pPr>
      <w:r>
        <w:rPr>
          <w:rStyle w:val="CommentReference"/>
        </w:rPr>
        <w:annotationRef/>
      </w:r>
      <w:r>
        <w:t>esmo is bless, not praise...</w:t>
      </w:r>
    </w:p>
  </w:comment>
  <w:comment w:id="495" w:author="Windows User" w:date="2015-10-30T08:56:00Z" w:initials="BS">
    <w:p w14:paraId="22452F1B" w14:textId="77777777" w:rsidR="003462CF" w:rsidRDefault="003462CF"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3462CF" w:rsidRDefault="003462CF"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3462CF" w:rsidRDefault="003462CF"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3462CF" w:rsidRDefault="003462CF"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3462CF" w:rsidRDefault="003462CF" w:rsidP="00D31F38">
      <w:pPr>
        <w:pStyle w:val="CommentText"/>
      </w:pPr>
      <w:r>
        <w:rPr>
          <w:rStyle w:val="CommentReference"/>
        </w:rPr>
        <w:annotationRef/>
      </w:r>
      <w:r>
        <w:t>disobedient? heretics?</w:t>
      </w:r>
    </w:p>
  </w:comment>
  <w:comment w:id="500" w:author="Windows User" w:date="2015-10-30T08:56:00Z" w:initials="BS">
    <w:p w14:paraId="298A6523" w14:textId="77777777" w:rsidR="003462CF" w:rsidRDefault="003462CF" w:rsidP="00D31F38">
      <w:pPr>
        <w:pStyle w:val="CommentText"/>
      </w:pPr>
      <w:r>
        <w:rPr>
          <w:rStyle w:val="CommentReference"/>
        </w:rPr>
        <w:annotationRef/>
      </w:r>
      <w:r>
        <w:t>souls or spirits?</w:t>
      </w:r>
    </w:p>
  </w:comment>
  <w:comment w:id="501" w:author="Windows User" w:date="2015-10-30T08:56:00Z" w:initials="BS">
    <w:p w14:paraId="3D56C030" w14:textId="77777777" w:rsidR="003462CF" w:rsidRDefault="003462CF" w:rsidP="00D31F38">
      <w:pPr>
        <w:pStyle w:val="CommentText"/>
      </w:pPr>
      <w:r>
        <w:rPr>
          <w:rStyle w:val="CommentReference"/>
        </w:rPr>
        <w:annotationRef/>
      </w:r>
      <w:r>
        <w:t>humble or contrite?</w:t>
      </w:r>
    </w:p>
  </w:comment>
  <w:comment w:id="502" w:author="Windows User" w:date="2015-10-30T08:56:00Z" w:initials="BS">
    <w:p w14:paraId="4417CE6C" w14:textId="77777777" w:rsidR="003462CF" w:rsidRDefault="003462CF" w:rsidP="00D31F38">
      <w:pPr>
        <w:pStyle w:val="CommentText"/>
      </w:pPr>
      <w:r>
        <w:rPr>
          <w:rStyle w:val="CommentReference"/>
        </w:rPr>
        <w:annotationRef/>
      </w:r>
      <w:r>
        <w:t>hearts?</w:t>
      </w:r>
    </w:p>
  </w:comment>
  <w:comment w:id="503" w:author="Windows User" w:date="2015-10-30T08:56:00Z" w:initials="BS">
    <w:p w14:paraId="6056EF08" w14:textId="77777777" w:rsidR="003462CF" w:rsidRDefault="003462CF" w:rsidP="00D31F38">
      <w:pPr>
        <w:pStyle w:val="CommentText"/>
      </w:pPr>
      <w:r>
        <w:rPr>
          <w:rStyle w:val="CommentReference"/>
        </w:rPr>
        <w:annotationRef/>
      </w:r>
      <w:r>
        <w:t>this or LA?</w:t>
      </w:r>
    </w:p>
  </w:comment>
  <w:comment w:id="504" w:author="Windows User" w:date="2015-10-30T08:56:00Z" w:initials="BS">
    <w:p w14:paraId="021CF208" w14:textId="77777777" w:rsidR="003462CF" w:rsidRDefault="003462CF" w:rsidP="00D31F38">
      <w:pPr>
        <w:pStyle w:val="CommentText"/>
      </w:pPr>
      <w:r>
        <w:rPr>
          <w:rStyle w:val="CommentReference"/>
        </w:rPr>
        <w:annotationRef/>
      </w:r>
      <w:r>
        <w:t>righteous of, or who revere</w:t>
      </w:r>
    </w:p>
  </w:comment>
  <w:comment w:id="505" w:author="Windows User" w:date="2015-10-30T08:56:00Z" w:initials="BS">
    <w:p w14:paraId="2B7DD481" w14:textId="77777777" w:rsidR="003462CF" w:rsidRDefault="003462CF"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3462CF" w:rsidRDefault="003462CF" w:rsidP="00D31F38">
      <w:pPr>
        <w:pStyle w:val="CommentText"/>
      </w:pPr>
      <w:r>
        <w:rPr>
          <w:rStyle w:val="CommentReference"/>
        </w:rPr>
        <w:annotationRef/>
      </w:r>
      <w:r>
        <w:t>that he may praise and say?</w:t>
      </w:r>
    </w:p>
  </w:comment>
  <w:comment w:id="524" w:author="Windows User" w:date="2015-11-21T13:00:00Z" w:initials="WU">
    <w:p w14:paraId="72B45ACE" w14:textId="77777777" w:rsidR="003462CF" w:rsidRDefault="003462CF" w:rsidP="00D31F38">
      <w:pPr>
        <w:pStyle w:val="CommentText"/>
      </w:pPr>
      <w:r>
        <w:rPr>
          <w:rStyle w:val="CommentReference"/>
        </w:rPr>
        <w:annotationRef/>
      </w:r>
      <w:r>
        <w:t>Check, and 2 above.</w:t>
      </w:r>
    </w:p>
  </w:comment>
  <w:comment w:id="525" w:author="Brett Slote" w:date="2015-10-30T08:56:00Z" w:initials="BS">
    <w:p w14:paraId="0C0C90F8" w14:textId="77777777" w:rsidR="003462CF" w:rsidRDefault="003462CF"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3462CF" w:rsidRDefault="003462CF" w:rsidP="00D31F38">
      <w:pPr>
        <w:pStyle w:val="CommentText"/>
      </w:pPr>
      <w:r>
        <w:rPr>
          <w:rStyle w:val="CommentReference"/>
        </w:rPr>
        <w:annotationRef/>
      </w:r>
      <w:r>
        <w:t>check</w:t>
      </w:r>
    </w:p>
  </w:comment>
  <w:comment w:id="527" w:author="Windows User" w:date="2015-11-21T13:00:00Z" w:initials="WU">
    <w:p w14:paraId="0CFC2594" w14:textId="77777777" w:rsidR="003462CF" w:rsidRDefault="003462CF" w:rsidP="00D31F38">
      <w:pPr>
        <w:pStyle w:val="CommentText"/>
      </w:pPr>
      <w:r>
        <w:rPr>
          <w:rStyle w:val="CommentReference"/>
        </w:rPr>
        <w:annotationRef/>
      </w:r>
      <w:r>
        <w:t>check</w:t>
      </w:r>
    </w:p>
  </w:comment>
  <w:comment w:id="528" w:author="Windows User" w:date="2015-11-21T13:01:00Z" w:initials="WU">
    <w:p w14:paraId="403A6460" w14:textId="77777777" w:rsidR="003462CF" w:rsidRDefault="003462CF" w:rsidP="00D31F38">
      <w:pPr>
        <w:pStyle w:val="CommentText"/>
      </w:pPr>
      <w:r>
        <w:rPr>
          <w:rStyle w:val="CommentReference"/>
        </w:rPr>
        <w:annotationRef/>
      </w:r>
      <w:r>
        <w:t>check, find Copitic</w:t>
      </w:r>
    </w:p>
  </w:comment>
  <w:comment w:id="529" w:author="Windows User" w:date="2015-10-30T08:56:00Z" w:initials="BS">
    <w:p w14:paraId="1B2986E7" w14:textId="77777777" w:rsidR="003462CF" w:rsidRDefault="003462CF"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3462CF" w:rsidRDefault="003462CF" w:rsidP="00D31F38">
      <w:pPr>
        <w:pStyle w:val="CommentText"/>
      </w:pPr>
      <w:r>
        <w:rPr>
          <w:rStyle w:val="CommentReference"/>
        </w:rPr>
        <w:annotationRef/>
      </w:r>
      <w:r>
        <w:t>add</w:t>
      </w:r>
    </w:p>
  </w:comment>
  <w:comment w:id="533" w:author="Windows User" w:date="2015-10-30T08:56:00Z" w:initials="BS">
    <w:p w14:paraId="76CF17E1" w14:textId="77777777" w:rsidR="003462CF" w:rsidRDefault="003462CF"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3462CF" w:rsidRDefault="003462CF" w:rsidP="00D31F38">
      <w:pPr>
        <w:pStyle w:val="CommentText"/>
      </w:pPr>
      <w:r>
        <w:rPr>
          <w:rStyle w:val="CommentReference"/>
        </w:rPr>
        <w:annotationRef/>
      </w:r>
      <w:r>
        <w:t>Communion or commemoration?</w:t>
      </w:r>
    </w:p>
  </w:comment>
  <w:comment w:id="535" w:author="Windows User" w:date="2015-11-21T13:01:00Z" w:initials="WU">
    <w:p w14:paraId="3C8EDFD6" w14:textId="77777777" w:rsidR="003462CF" w:rsidRDefault="003462CF" w:rsidP="00D31F38">
      <w:pPr>
        <w:pStyle w:val="CommentText"/>
      </w:pPr>
      <w:r>
        <w:rPr>
          <w:rStyle w:val="CommentReference"/>
        </w:rPr>
        <w:annotationRef/>
      </w:r>
      <w:r>
        <w:t>Check, and 2 above</w:t>
      </w:r>
    </w:p>
  </w:comment>
  <w:comment w:id="536" w:author="Brett Slote" w:date="2015-10-30T08:56:00Z" w:initials="BS">
    <w:p w14:paraId="502DF58D" w14:textId="77777777" w:rsidR="003462CF" w:rsidRDefault="003462CF"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3462CF" w:rsidRDefault="003462CF" w:rsidP="00D31F38">
      <w:pPr>
        <w:pStyle w:val="CommentText"/>
      </w:pPr>
      <w:r>
        <w:rPr>
          <w:rStyle w:val="CommentReference"/>
        </w:rPr>
        <w:annotationRef/>
      </w:r>
      <w:r>
        <w:t>check</w:t>
      </w:r>
    </w:p>
  </w:comment>
  <w:comment w:id="538" w:author="Windows User" w:date="2015-10-30T08:56:00Z" w:initials="BS">
    <w:p w14:paraId="303AD0FE" w14:textId="77777777" w:rsidR="003462CF" w:rsidRDefault="003462CF"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3462CF" w:rsidRDefault="003462CF" w:rsidP="00D31F38">
      <w:pPr>
        <w:pStyle w:val="CommentText"/>
      </w:pPr>
      <w:r>
        <w:rPr>
          <w:rStyle w:val="CommentReference"/>
        </w:rPr>
        <w:annotationRef/>
      </w:r>
      <w:r>
        <w:t>check.  Add Coptic</w:t>
      </w:r>
    </w:p>
  </w:comment>
  <w:comment w:id="545" w:author="Windows User" w:date="2015-11-02T12:45:00Z" w:initials="BS">
    <w:p w14:paraId="02E474EA" w14:textId="77777777" w:rsidR="003462CF" w:rsidRDefault="003462CF" w:rsidP="00D31F38">
      <w:pPr>
        <w:pStyle w:val="CommentText"/>
      </w:pPr>
      <w:r>
        <w:rPr>
          <w:rStyle w:val="CommentReference"/>
        </w:rPr>
        <w:annotationRef/>
      </w:r>
      <w:r>
        <w:t>Godhead or Divinity?</w:t>
      </w:r>
    </w:p>
  </w:comment>
  <w:comment w:id="546" w:author="Windows User" w:date="2015-10-30T08:56:00Z" w:initials="BS">
    <w:p w14:paraId="1165D588" w14:textId="77777777" w:rsidR="003462CF" w:rsidRDefault="003462CF"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3462CF" w:rsidRDefault="003462CF"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3462CF" w:rsidRDefault="003462CF"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3462CF" w:rsidRDefault="003462CF" w:rsidP="00D31F38">
      <w:pPr>
        <w:pStyle w:val="CommentText"/>
      </w:pPr>
      <w:r>
        <w:rPr>
          <w:rStyle w:val="CommentReference"/>
        </w:rPr>
        <w:annotationRef/>
      </w:r>
      <w:r>
        <w:t>check</w:t>
      </w:r>
    </w:p>
  </w:comment>
  <w:comment w:id="563" w:author="Windows User" w:date="2015-11-21T13:03:00Z" w:initials="WU">
    <w:p w14:paraId="2CFCDBC4" w14:textId="77777777" w:rsidR="003462CF" w:rsidRDefault="003462CF" w:rsidP="00D31F38">
      <w:pPr>
        <w:pStyle w:val="CommentText"/>
      </w:pPr>
      <w:r>
        <w:rPr>
          <w:rStyle w:val="CommentReference"/>
        </w:rPr>
        <w:annotationRef/>
      </w:r>
      <w:r>
        <w:t>check</w:t>
      </w:r>
    </w:p>
  </w:comment>
  <w:comment w:id="564" w:author="Windows User" w:date="2015-11-21T13:04:00Z" w:initials="WU">
    <w:p w14:paraId="7B87BF1F" w14:textId="77777777" w:rsidR="003462CF" w:rsidRDefault="003462CF" w:rsidP="00D31F38">
      <w:pPr>
        <w:pStyle w:val="CommentText"/>
      </w:pPr>
      <w:r>
        <w:rPr>
          <w:rStyle w:val="CommentReference"/>
        </w:rPr>
        <w:annotationRef/>
      </w:r>
      <w:r>
        <w:t>check</w:t>
      </w:r>
    </w:p>
  </w:comment>
  <w:comment w:id="565" w:author="Windows User" w:date="2015-10-30T08:56:00Z" w:initials="BS">
    <w:p w14:paraId="469A8399" w14:textId="77777777" w:rsidR="003462CF" w:rsidRDefault="003462CF"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3462CF" w:rsidRDefault="003462CF"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3462CF" w:rsidRDefault="003462CF"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3462CF" w:rsidRDefault="003462CF"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3462CF" w:rsidRDefault="003462CF"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3462CF" w:rsidRDefault="003462CF" w:rsidP="00D31F38">
      <w:pPr>
        <w:pStyle w:val="CommentText"/>
      </w:pPr>
      <w:r>
        <w:rPr>
          <w:rStyle w:val="CommentReference"/>
        </w:rPr>
        <w:annotationRef/>
      </w:r>
      <w:r>
        <w:t>NETS has rebukes. punishments?</w:t>
      </w:r>
    </w:p>
  </w:comment>
  <w:comment w:id="581" w:author="Windows User" w:date="2015-10-30T08:56:00Z" w:initials="BS">
    <w:p w14:paraId="37F1C98E" w14:textId="77777777" w:rsidR="003462CF" w:rsidRDefault="003462CF" w:rsidP="00D31F38">
      <w:pPr>
        <w:pStyle w:val="CommentText"/>
      </w:pPr>
      <w:r>
        <w:rPr>
          <w:rStyle w:val="CommentReference"/>
        </w:rPr>
        <w:annotationRef/>
      </w:r>
      <w:r>
        <w:t>psaltry? or lyre?</w:t>
      </w:r>
    </w:p>
  </w:comment>
  <w:comment w:id="594" w:author="Windows User" w:date="2015-11-21T13:04:00Z" w:initials="WU">
    <w:p w14:paraId="43A5D1B1" w14:textId="77777777" w:rsidR="003462CF" w:rsidRDefault="003462CF" w:rsidP="00E35F1F">
      <w:pPr>
        <w:pStyle w:val="CommentText"/>
      </w:pPr>
      <w:r>
        <w:rPr>
          <w:rStyle w:val="CommentReference"/>
        </w:rPr>
        <w:annotationRef/>
      </w:r>
      <w:r>
        <w:t>check</w:t>
      </w:r>
    </w:p>
  </w:comment>
  <w:comment w:id="595" w:author="Windows User" w:date="2015-11-21T13:04:00Z" w:initials="WU">
    <w:p w14:paraId="4B6A4DE4" w14:textId="77777777" w:rsidR="003462CF" w:rsidRDefault="003462CF" w:rsidP="00E35F1F">
      <w:pPr>
        <w:pStyle w:val="CommentText"/>
      </w:pPr>
      <w:r>
        <w:rPr>
          <w:rStyle w:val="CommentReference"/>
        </w:rPr>
        <w:annotationRef/>
      </w:r>
      <w:r>
        <w:t>check</w:t>
      </w:r>
    </w:p>
  </w:comment>
  <w:comment w:id="596" w:author="Windows User" w:date="2015-10-30T08:56:00Z" w:initials="BS">
    <w:p w14:paraId="483AEE75" w14:textId="77777777" w:rsidR="003462CF" w:rsidRDefault="003462CF" w:rsidP="00E35F1F">
      <w:pPr>
        <w:pStyle w:val="CommentText"/>
      </w:pPr>
      <w:r>
        <w:rPr>
          <w:rStyle w:val="CommentReference"/>
        </w:rPr>
        <w:annotationRef/>
      </w:r>
      <w:r>
        <w:t>tense? praise or will praise?</w:t>
      </w:r>
    </w:p>
  </w:comment>
  <w:comment w:id="597" w:author="Windows User" w:date="2015-10-30T08:56:00Z" w:initials="BS">
    <w:p w14:paraId="17DAD50D" w14:textId="77777777" w:rsidR="003462CF" w:rsidRDefault="003462CF" w:rsidP="00E35F1F">
      <w:pPr>
        <w:pStyle w:val="CommentText"/>
      </w:pPr>
      <w:r>
        <w:rPr>
          <w:rStyle w:val="CommentReference"/>
        </w:rPr>
        <w:annotationRef/>
      </w:r>
      <w:r>
        <w:t>earth? land? creation?</w:t>
      </w:r>
    </w:p>
  </w:comment>
  <w:comment w:id="598" w:author="Windows User" w:date="2015-11-21T13:05:00Z" w:initials="WU">
    <w:p w14:paraId="412BFF55" w14:textId="77777777" w:rsidR="003462CF" w:rsidRDefault="003462CF" w:rsidP="00E35F1F">
      <w:pPr>
        <w:pStyle w:val="CommentText"/>
      </w:pPr>
      <w:r>
        <w:rPr>
          <w:rStyle w:val="CommentReference"/>
        </w:rPr>
        <w:annotationRef/>
      </w:r>
      <w:r>
        <w:t>check</w:t>
      </w:r>
    </w:p>
  </w:comment>
  <w:comment w:id="599" w:author="Windows User" w:date="2015-10-30T08:56:00Z" w:initials="BS">
    <w:p w14:paraId="4FEF2EC7" w14:textId="77777777" w:rsidR="003462CF" w:rsidRDefault="003462CF"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3462CF" w:rsidRDefault="003462CF"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3462CF" w:rsidRDefault="003462CF"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3462CF" w:rsidRDefault="003462CF" w:rsidP="00E35F1F">
      <w:pPr>
        <w:pStyle w:val="CommentText"/>
      </w:pPr>
      <w:r>
        <w:rPr>
          <w:rStyle w:val="CommentReference"/>
        </w:rPr>
        <w:annotationRef/>
      </w:r>
      <w:r>
        <w:t>patience or longsuffering?</w:t>
      </w:r>
    </w:p>
  </w:comment>
  <w:comment w:id="603" w:author="Windows User" w:date="2015-10-30T08:56:00Z" w:initials="BS">
    <w:p w14:paraId="2E20A232" w14:textId="77777777" w:rsidR="003462CF" w:rsidRDefault="003462CF" w:rsidP="00E35F1F">
      <w:pPr>
        <w:pStyle w:val="CommentText"/>
      </w:pPr>
      <w:r>
        <w:rPr>
          <w:rStyle w:val="CommentReference"/>
        </w:rPr>
        <w:annotationRef/>
      </w:r>
      <w:r>
        <w:t>just "at the first watch"?</w:t>
      </w:r>
    </w:p>
  </w:comment>
  <w:comment w:id="604" w:author="Windows User" w:date="2015-10-30T08:56:00Z" w:initials="BS">
    <w:p w14:paraId="34FB1BC0" w14:textId="77777777" w:rsidR="003462CF" w:rsidRDefault="003462CF" w:rsidP="00E35F1F">
      <w:pPr>
        <w:pStyle w:val="CommentText"/>
      </w:pPr>
      <w:r>
        <w:rPr>
          <w:rStyle w:val="CommentReference"/>
        </w:rPr>
        <w:annotationRef/>
      </w:r>
      <w:r>
        <w:t>sweet, or easy?</w:t>
      </w:r>
    </w:p>
  </w:comment>
  <w:comment w:id="605" w:author="Windows User" w:date="2015-10-30T08:56:00Z" w:initials="BS">
    <w:p w14:paraId="20646872" w14:textId="77777777" w:rsidR="003462CF" w:rsidRDefault="003462CF"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3462CF" w:rsidRDefault="003462CF" w:rsidP="00E35F1F">
      <w:pPr>
        <w:pStyle w:val="CommentText"/>
      </w:pPr>
      <w:r>
        <w:rPr>
          <w:rStyle w:val="CommentReference"/>
        </w:rPr>
        <w:annotationRef/>
      </w:r>
      <w:r>
        <w:t>sound better if omit of?</w:t>
      </w:r>
    </w:p>
  </w:comment>
  <w:comment w:id="607" w:author="Windows User" w:date="2015-10-30T08:56:00Z" w:initials="BS">
    <w:p w14:paraId="0D6FF167" w14:textId="77777777" w:rsidR="003462CF" w:rsidRDefault="003462CF" w:rsidP="00E35F1F">
      <w:pPr>
        <w:pStyle w:val="CommentText"/>
      </w:pPr>
      <w:r>
        <w:rPr>
          <w:rStyle w:val="CommentReference"/>
        </w:rPr>
        <w:annotationRef/>
      </w:r>
      <w:r>
        <w:t>truth, or righteousness?</w:t>
      </w:r>
    </w:p>
  </w:comment>
  <w:comment w:id="608" w:author="Windows User" w:date="2015-10-30T08:56:00Z" w:initials="BS">
    <w:p w14:paraId="1A8CABED" w14:textId="77777777" w:rsidR="003462CF" w:rsidRDefault="003462CF" w:rsidP="00E35F1F">
      <w:pPr>
        <w:pStyle w:val="CommentText"/>
      </w:pPr>
      <w:r>
        <w:rPr>
          <w:rStyle w:val="CommentReference"/>
        </w:rPr>
        <w:annotationRef/>
      </w:r>
      <w:r>
        <w:t>true, or perfecvt?</w:t>
      </w:r>
    </w:p>
  </w:comment>
  <w:comment w:id="609" w:author="Windows User" w:date="2015-10-30T08:56:00Z" w:initials="BS">
    <w:p w14:paraId="21AC5CB8" w14:textId="77777777" w:rsidR="003462CF" w:rsidRDefault="003462CF" w:rsidP="00E35F1F">
      <w:pPr>
        <w:pStyle w:val="CommentText"/>
      </w:pPr>
      <w:r>
        <w:rPr>
          <w:rStyle w:val="CommentReference"/>
        </w:rPr>
        <w:annotationRef/>
      </w:r>
      <w:r>
        <w:t>and?</w:t>
      </w:r>
    </w:p>
  </w:comment>
  <w:comment w:id="610" w:author="Windows User" w:date="2015-10-30T08:56:00Z" w:initials="BS">
    <w:p w14:paraId="6C6DCC78" w14:textId="77777777" w:rsidR="003462CF" w:rsidRDefault="003462CF"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3462CF" w:rsidRDefault="003462CF" w:rsidP="00E35F1F">
      <w:pPr>
        <w:pStyle w:val="CommentText"/>
      </w:pPr>
      <w:r>
        <w:rPr>
          <w:rStyle w:val="CommentReference"/>
        </w:rPr>
        <w:annotationRef/>
      </w:r>
      <w:r>
        <w:t>will?</w:t>
      </w:r>
    </w:p>
  </w:comment>
  <w:comment w:id="612" w:author="Windows User" w:date="2015-10-30T08:56:00Z" w:initials="BS">
    <w:p w14:paraId="6FC8752C" w14:textId="77777777" w:rsidR="003462CF" w:rsidRDefault="003462CF" w:rsidP="00E35F1F">
      <w:pPr>
        <w:pStyle w:val="CommentText"/>
      </w:pPr>
      <w:r>
        <w:rPr>
          <w:rStyle w:val="CommentReference"/>
        </w:rPr>
        <w:annotationRef/>
      </w:r>
      <w:r>
        <w:t>save? keep? deliver?</w:t>
      </w:r>
    </w:p>
  </w:comment>
  <w:comment w:id="613" w:author="Windows User" w:date="2015-10-30T08:56:00Z" w:initials="BS">
    <w:p w14:paraId="7843FDD6" w14:textId="77777777" w:rsidR="003462CF" w:rsidRDefault="003462CF"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3462CF" w:rsidRDefault="003462CF"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3462CF" w:rsidRDefault="003462CF"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3462CF" w:rsidRDefault="003462CF"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3462CF" w:rsidRDefault="003462CF" w:rsidP="00E35F1F">
      <w:pPr>
        <w:pStyle w:val="CommentText"/>
      </w:pPr>
      <w:r>
        <w:rPr>
          <w:rStyle w:val="CommentReference"/>
        </w:rPr>
        <w:annotationRef/>
      </w:r>
      <w:r>
        <w:t>tense?</w:t>
      </w:r>
    </w:p>
  </w:comment>
  <w:comment w:id="629" w:author="Windows User" w:date="2015-10-30T08:56:00Z" w:initials="BS">
    <w:p w14:paraId="5C472088" w14:textId="77777777" w:rsidR="003462CF" w:rsidRDefault="003462CF" w:rsidP="00E35F1F">
      <w:pPr>
        <w:pStyle w:val="CommentText"/>
      </w:pPr>
      <w:r>
        <w:rPr>
          <w:rStyle w:val="CommentReference"/>
        </w:rPr>
        <w:annotationRef/>
      </w:r>
      <w:r>
        <w:t>exalt or magnify?</w:t>
      </w:r>
    </w:p>
  </w:comment>
  <w:comment w:id="630" w:author="Windows User" w:date="2015-10-30T08:56:00Z" w:initials="BS">
    <w:p w14:paraId="2FB7E2BD" w14:textId="77777777" w:rsidR="003462CF" w:rsidRDefault="003462CF" w:rsidP="00E35F1F">
      <w:pPr>
        <w:pStyle w:val="CommentText"/>
      </w:pPr>
      <w:r>
        <w:rPr>
          <w:rStyle w:val="CommentReference"/>
        </w:rPr>
        <w:annotationRef/>
      </w:r>
      <w:r>
        <w:t>or iwn?</w:t>
      </w:r>
    </w:p>
  </w:comment>
  <w:comment w:id="634" w:author="Windows User" w:date="2015-10-30T08:56:00Z" w:initials="BS">
    <w:p w14:paraId="3C8244A0" w14:textId="77777777" w:rsidR="003462CF" w:rsidRDefault="003462CF"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3462CF" w:rsidRDefault="003462CF"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3462CF" w:rsidRDefault="003462CF"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3462CF" w:rsidRDefault="003462CF"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3462CF" w:rsidRDefault="003462CF" w:rsidP="00E35F1F">
      <w:pPr>
        <w:pStyle w:val="CommentText"/>
      </w:pPr>
      <w:r>
        <w:rPr>
          <w:rStyle w:val="CommentReference"/>
        </w:rPr>
        <w:annotationRef/>
      </w:r>
      <w:r>
        <w:t>coessential or consubstantial?</w:t>
      </w:r>
    </w:p>
  </w:comment>
  <w:comment w:id="639" w:author="Windows User" w:date="2015-10-30T08:56:00Z" w:initials="BS">
    <w:p w14:paraId="66C0B0D7" w14:textId="77777777" w:rsidR="003462CF" w:rsidRDefault="003462CF" w:rsidP="00E35F1F">
      <w:pPr>
        <w:pStyle w:val="CommentText"/>
      </w:pPr>
      <w:r>
        <w:rPr>
          <w:rStyle w:val="CommentReference"/>
        </w:rPr>
        <w:annotationRef/>
      </w:r>
      <w:r>
        <w:t>made one or joined?</w:t>
      </w:r>
    </w:p>
  </w:comment>
  <w:comment w:id="640" w:author="Windows User" w:date="2015-10-30T08:56:00Z" w:initials="BS">
    <w:p w14:paraId="094D26E3" w14:textId="77777777" w:rsidR="003462CF" w:rsidRDefault="003462CF"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3462CF" w:rsidRDefault="003462CF"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3462CF" w:rsidRDefault="003462CF" w:rsidP="00E35F1F">
      <w:pPr>
        <w:pStyle w:val="CommentText"/>
      </w:pPr>
      <w:r>
        <w:rPr>
          <w:rStyle w:val="CommentReference"/>
        </w:rPr>
        <w:annotationRef/>
      </w:r>
      <w:r>
        <w:t>woven or fine?</w:t>
      </w:r>
    </w:p>
  </w:comment>
  <w:comment w:id="643" w:author="Windows User" w:date="2015-10-30T08:56:00Z" w:initials="BS">
    <w:p w14:paraId="7A9FC970" w14:textId="77777777" w:rsidR="003462CF" w:rsidRDefault="003462CF" w:rsidP="00E35F1F">
      <w:pPr>
        <w:pStyle w:val="CommentText"/>
      </w:pPr>
      <w:r>
        <w:rPr>
          <w:rStyle w:val="CommentReference"/>
        </w:rPr>
        <w:annotationRef/>
      </w:r>
      <w:r>
        <w:t>palin</w:t>
      </w:r>
    </w:p>
  </w:comment>
  <w:comment w:id="644" w:author="Windows User" w:date="2015-10-30T08:56:00Z" w:initials="BS">
    <w:p w14:paraId="5EFFC3EC" w14:textId="77777777" w:rsidR="003462CF" w:rsidRDefault="003462CF" w:rsidP="00E35F1F">
      <w:pPr>
        <w:pStyle w:val="CommentText"/>
      </w:pPr>
      <w:r>
        <w:rPr>
          <w:rStyle w:val="CommentReference"/>
        </w:rPr>
        <w:annotationRef/>
      </w:r>
      <w:r>
        <w:t>exalt or magnify?</w:t>
      </w:r>
    </w:p>
  </w:comment>
  <w:comment w:id="645" w:author="Windows User" w:date="2015-10-30T08:56:00Z" w:initials="BS">
    <w:p w14:paraId="150C26DA" w14:textId="77777777" w:rsidR="003462CF" w:rsidRDefault="003462CF" w:rsidP="00E35F1F">
      <w:pPr>
        <w:pStyle w:val="CommentText"/>
      </w:pPr>
      <w:r>
        <w:rPr>
          <w:rStyle w:val="CommentReference"/>
        </w:rPr>
        <w:annotationRef/>
      </w:r>
      <w:r>
        <w:t>or iwn?</w:t>
      </w:r>
    </w:p>
  </w:comment>
  <w:comment w:id="649" w:author="Windows User" w:date="2015-10-30T08:56:00Z" w:initials="BS">
    <w:p w14:paraId="0E3B452D" w14:textId="77777777" w:rsidR="003462CF" w:rsidRDefault="003462CF"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3462CF" w:rsidRDefault="003462CF" w:rsidP="00E35F1F">
      <w:pPr>
        <w:pStyle w:val="CommentText"/>
      </w:pPr>
      <w:r>
        <w:rPr>
          <w:rStyle w:val="CommentReference"/>
        </w:rPr>
        <w:annotationRef/>
      </w:r>
      <w:r>
        <w:t>forged or beaten?</w:t>
      </w:r>
    </w:p>
  </w:comment>
  <w:comment w:id="651" w:author="Windows User" w:date="2015-10-30T08:56:00Z" w:initials="BS">
    <w:p w14:paraId="3E8ADE2B" w14:textId="77777777" w:rsidR="003462CF" w:rsidRDefault="003462CF"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3462CF" w:rsidRDefault="003462CF"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3462CF" w:rsidRDefault="003462CF" w:rsidP="00E35F1F">
      <w:pPr>
        <w:pStyle w:val="CommentText"/>
      </w:pPr>
      <w:r>
        <w:rPr>
          <w:rStyle w:val="CommentReference"/>
        </w:rPr>
        <w:annotationRef/>
      </w:r>
      <w:r>
        <w:t>why does Abouna omit sin?</w:t>
      </w:r>
    </w:p>
  </w:comment>
  <w:comment w:id="654" w:author="Windows User" w:date="2015-10-30T08:56:00Z" w:initials="BS">
    <w:p w14:paraId="027A16CD" w14:textId="77777777" w:rsidR="003462CF" w:rsidRDefault="003462CF" w:rsidP="00E35F1F">
      <w:pPr>
        <w:pStyle w:val="CommentText"/>
      </w:pPr>
      <w:r>
        <w:rPr>
          <w:rStyle w:val="CommentReference"/>
        </w:rPr>
        <w:annotationRef/>
      </w:r>
      <w:r>
        <w:t>exalt or magnify?</w:t>
      </w:r>
    </w:p>
  </w:comment>
  <w:comment w:id="655" w:author="Windows User" w:date="2015-10-30T08:56:00Z" w:initials="BS">
    <w:p w14:paraId="20C9574B" w14:textId="77777777" w:rsidR="003462CF" w:rsidRDefault="003462CF" w:rsidP="00E35F1F">
      <w:pPr>
        <w:pStyle w:val="CommentText"/>
      </w:pPr>
      <w:r>
        <w:rPr>
          <w:rStyle w:val="CommentReference"/>
        </w:rPr>
        <w:annotationRef/>
      </w:r>
      <w:r>
        <w:t>or iwn?</w:t>
      </w:r>
    </w:p>
  </w:comment>
  <w:comment w:id="659" w:author="Windows User" w:date="2015-10-30T08:56:00Z" w:initials="BS">
    <w:p w14:paraId="6726A127" w14:textId="77777777" w:rsidR="003462CF" w:rsidRDefault="003462CF"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3462CF" w:rsidRDefault="003462CF"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3462CF" w:rsidRDefault="003462CF" w:rsidP="00E35F1F">
      <w:pPr>
        <w:pStyle w:val="CommentText"/>
      </w:pPr>
      <w:r>
        <w:rPr>
          <w:rStyle w:val="CommentReference"/>
        </w:rPr>
        <w:annotationRef/>
      </w:r>
      <w:r>
        <w:t>exalt or magnify?</w:t>
      </w:r>
    </w:p>
  </w:comment>
  <w:comment w:id="662" w:author="Windows User" w:date="2015-10-30T08:56:00Z" w:initials="BS">
    <w:p w14:paraId="3A4414A4" w14:textId="77777777" w:rsidR="003462CF" w:rsidRDefault="003462CF" w:rsidP="00E35F1F">
      <w:pPr>
        <w:pStyle w:val="CommentText"/>
      </w:pPr>
      <w:r>
        <w:rPr>
          <w:rStyle w:val="CommentReference"/>
        </w:rPr>
        <w:annotationRef/>
      </w:r>
      <w:r>
        <w:t>or iwn?</w:t>
      </w:r>
    </w:p>
  </w:comment>
  <w:comment w:id="666" w:author="Windows User" w:date="2015-10-30T08:56:00Z" w:initials="BS">
    <w:p w14:paraId="60D89983" w14:textId="77777777" w:rsidR="003462CF" w:rsidRDefault="003462CF" w:rsidP="00E35F1F">
      <w:pPr>
        <w:pStyle w:val="CommentText"/>
      </w:pPr>
      <w:r>
        <w:rPr>
          <w:rStyle w:val="CommentReference"/>
        </w:rPr>
        <w:annotationRef/>
      </w:r>
      <w:r>
        <w:t>perpetual lamp?</w:t>
      </w:r>
    </w:p>
  </w:comment>
  <w:comment w:id="667" w:author="Windows User" w:date="2015-10-30T08:56:00Z" w:initials="BS">
    <w:p w14:paraId="708630CC" w14:textId="77777777" w:rsidR="003462CF" w:rsidRDefault="003462CF" w:rsidP="00E35F1F">
      <w:pPr>
        <w:pStyle w:val="CommentText"/>
      </w:pPr>
      <w:r>
        <w:rPr>
          <w:rStyle w:val="CommentReference"/>
        </w:rPr>
        <w:annotationRef/>
      </w:r>
      <w:r>
        <w:t>parousia?</w:t>
      </w:r>
    </w:p>
  </w:comment>
  <w:comment w:id="668" w:author="Windows User" w:date="2015-10-30T08:56:00Z" w:initials="BS">
    <w:p w14:paraId="670AE5C3" w14:textId="77777777" w:rsidR="003462CF" w:rsidRDefault="003462CF" w:rsidP="00E35F1F">
      <w:pPr>
        <w:pStyle w:val="CommentText"/>
      </w:pPr>
      <w:r>
        <w:rPr>
          <w:rStyle w:val="CommentReference"/>
        </w:rPr>
        <w:annotationRef/>
      </w:r>
      <w:r>
        <w:t>tense?</w:t>
      </w:r>
    </w:p>
  </w:comment>
  <w:comment w:id="669" w:author="Windows User" w:date="2015-10-30T08:56:00Z" w:initials="BS">
    <w:p w14:paraId="281D5A29" w14:textId="77777777" w:rsidR="003462CF" w:rsidRDefault="003462CF" w:rsidP="00E35F1F">
      <w:pPr>
        <w:pStyle w:val="CommentText"/>
      </w:pPr>
      <w:r>
        <w:rPr>
          <w:rStyle w:val="CommentReference"/>
        </w:rPr>
        <w:annotationRef/>
      </w:r>
      <w:r>
        <w:t>enlightens?</w:t>
      </w:r>
    </w:p>
  </w:comment>
  <w:comment w:id="670" w:author="Windows User" w:date="2015-10-30T08:56:00Z" w:initials="BS">
    <w:p w14:paraId="09189517" w14:textId="77777777" w:rsidR="003462CF" w:rsidRDefault="003462CF" w:rsidP="00E35F1F">
      <w:pPr>
        <w:pStyle w:val="CommentText"/>
      </w:pPr>
      <w:r>
        <w:rPr>
          <w:rStyle w:val="CommentReference"/>
        </w:rPr>
        <w:annotationRef/>
      </w:r>
      <w:r>
        <w:t>exalt or magnify?</w:t>
      </w:r>
    </w:p>
  </w:comment>
  <w:comment w:id="671" w:author="Windows User" w:date="2015-10-30T08:56:00Z" w:initials="BS">
    <w:p w14:paraId="0F1C3DB1" w14:textId="77777777" w:rsidR="003462CF" w:rsidRDefault="003462CF" w:rsidP="00E35F1F">
      <w:pPr>
        <w:pStyle w:val="CommentText"/>
      </w:pPr>
      <w:r>
        <w:rPr>
          <w:rStyle w:val="CommentReference"/>
        </w:rPr>
        <w:annotationRef/>
      </w:r>
      <w:r>
        <w:t>or iwn?</w:t>
      </w:r>
    </w:p>
  </w:comment>
  <w:comment w:id="675" w:author="Windows User" w:date="2015-10-30T08:56:00Z" w:initials="BS">
    <w:p w14:paraId="49777AD4" w14:textId="77777777" w:rsidR="003462CF" w:rsidRDefault="003462CF" w:rsidP="00E35F1F">
      <w:pPr>
        <w:pStyle w:val="CommentText"/>
      </w:pPr>
      <w:r>
        <w:rPr>
          <w:rStyle w:val="CommentReference"/>
        </w:rPr>
        <w:annotationRef/>
      </w:r>
      <w:r>
        <w:t>this order better or worse?</w:t>
      </w:r>
    </w:p>
  </w:comment>
  <w:comment w:id="676" w:author="Windows User" w:date="2015-10-30T08:56:00Z" w:initials="BS">
    <w:p w14:paraId="07AFF474" w14:textId="77777777" w:rsidR="003462CF" w:rsidRDefault="003462CF" w:rsidP="00E35F1F">
      <w:pPr>
        <w:pStyle w:val="CommentText"/>
      </w:pPr>
      <w:r>
        <w:rPr>
          <w:rStyle w:val="CommentReference"/>
        </w:rPr>
        <w:annotationRef/>
      </w:r>
      <w:r>
        <w:t>I think upon should stay here</w:t>
      </w:r>
    </w:p>
  </w:comment>
  <w:comment w:id="677" w:author="Windows User" w:date="2015-10-30T08:56:00Z" w:initials="BS">
    <w:p w14:paraId="0441CD07" w14:textId="77777777" w:rsidR="003462CF" w:rsidRDefault="003462CF" w:rsidP="00E35F1F">
      <w:pPr>
        <w:pStyle w:val="CommentText"/>
      </w:pPr>
      <w:r>
        <w:rPr>
          <w:rStyle w:val="CommentReference"/>
        </w:rPr>
        <w:annotationRef/>
      </w:r>
      <w:r>
        <w:t>exalt or magnify?</w:t>
      </w:r>
    </w:p>
  </w:comment>
  <w:comment w:id="678" w:author="Windows User" w:date="2015-10-30T08:56:00Z" w:initials="BS">
    <w:p w14:paraId="6B633293" w14:textId="77777777" w:rsidR="003462CF" w:rsidRDefault="003462CF" w:rsidP="00E35F1F">
      <w:pPr>
        <w:pStyle w:val="CommentText"/>
      </w:pPr>
      <w:r>
        <w:rPr>
          <w:rStyle w:val="CommentReference"/>
        </w:rPr>
        <w:annotationRef/>
      </w:r>
      <w:r>
        <w:t>or iwn?</w:t>
      </w:r>
    </w:p>
  </w:comment>
  <w:comment w:id="686" w:author="Windows User" w:date="2015-10-30T08:56:00Z" w:initials="BS">
    <w:p w14:paraId="5798119C" w14:textId="77777777" w:rsidR="003462CF" w:rsidRDefault="003462CF"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3462CF" w:rsidRDefault="003462CF"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3462CF" w:rsidRDefault="003462CF"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3462CF" w:rsidRDefault="003462CF"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3462CF" w:rsidRDefault="003462CF" w:rsidP="00E35F1F">
      <w:pPr>
        <w:pStyle w:val="CommentText"/>
      </w:pPr>
      <w:r>
        <w:rPr>
          <w:rStyle w:val="CommentReference"/>
        </w:rPr>
        <w:annotationRef/>
      </w:r>
      <w:r>
        <w:t>exalt or magnify?</w:t>
      </w:r>
    </w:p>
  </w:comment>
  <w:comment w:id="691" w:author="Windows User" w:date="2015-10-30T08:56:00Z" w:initials="BS">
    <w:p w14:paraId="6604F03B" w14:textId="77777777" w:rsidR="003462CF" w:rsidRDefault="003462CF" w:rsidP="00E35F1F">
      <w:pPr>
        <w:pStyle w:val="CommentText"/>
      </w:pPr>
      <w:r>
        <w:rPr>
          <w:rStyle w:val="CommentReference"/>
        </w:rPr>
        <w:annotationRef/>
      </w:r>
      <w:r>
        <w:t>or iwn?</w:t>
      </w:r>
    </w:p>
  </w:comment>
  <w:comment w:id="695" w:author="Windows User" w:date="2015-10-30T08:56:00Z" w:initials="BS">
    <w:p w14:paraId="6680EED5" w14:textId="77777777" w:rsidR="003462CF" w:rsidRDefault="003462CF" w:rsidP="00E35F1F">
      <w:pPr>
        <w:pStyle w:val="CommentText"/>
      </w:pPr>
      <w:r>
        <w:rPr>
          <w:rStyle w:val="CommentReference"/>
        </w:rPr>
        <w:annotationRef/>
      </w:r>
      <w:r>
        <w:t>does this work?</w:t>
      </w:r>
    </w:p>
  </w:comment>
  <w:comment w:id="696" w:author="Windows User" w:date="2015-10-30T08:56:00Z" w:initials="BS">
    <w:p w14:paraId="7B5754B1" w14:textId="77777777" w:rsidR="003462CF" w:rsidRDefault="003462CF" w:rsidP="00E35F1F">
      <w:pPr>
        <w:pStyle w:val="CommentText"/>
      </w:pPr>
      <w:r>
        <w:rPr>
          <w:rStyle w:val="CommentReference"/>
        </w:rPr>
        <w:annotationRef/>
      </w:r>
      <w:r>
        <w:t>is this right?</w:t>
      </w:r>
    </w:p>
  </w:comment>
  <w:comment w:id="697" w:author="Windows User" w:date="2015-10-30T08:56:00Z" w:initials="BS">
    <w:p w14:paraId="6058F90B" w14:textId="77777777" w:rsidR="003462CF" w:rsidRDefault="003462CF" w:rsidP="00E35F1F">
      <w:pPr>
        <w:pStyle w:val="CommentText"/>
      </w:pPr>
      <w:r>
        <w:rPr>
          <w:rStyle w:val="CommentReference"/>
        </w:rPr>
        <w:annotationRef/>
      </w:r>
      <w:r>
        <w:t>?</w:t>
      </w:r>
    </w:p>
  </w:comment>
  <w:comment w:id="698" w:author="Windows User" w:date="2015-10-30T08:56:00Z" w:initials="BS">
    <w:p w14:paraId="505706D1" w14:textId="77777777" w:rsidR="003462CF" w:rsidRDefault="003462CF" w:rsidP="00E35F1F">
      <w:pPr>
        <w:pStyle w:val="CommentText"/>
      </w:pPr>
      <w:r>
        <w:rPr>
          <w:rStyle w:val="CommentReference"/>
        </w:rPr>
        <w:annotationRef/>
      </w:r>
      <w:r>
        <w:t>about or to?</w:t>
      </w:r>
    </w:p>
  </w:comment>
  <w:comment w:id="699" w:author="Windows User" w:date="2015-10-30T08:56:00Z" w:initials="BS">
    <w:p w14:paraId="35AD6860" w14:textId="77777777" w:rsidR="003462CF" w:rsidRDefault="003462CF" w:rsidP="00E35F1F">
      <w:pPr>
        <w:pStyle w:val="CommentText"/>
      </w:pPr>
      <w:r>
        <w:rPr>
          <w:rStyle w:val="CommentReference"/>
        </w:rPr>
        <w:annotationRef/>
      </w:r>
      <w:r>
        <w:t>proclaim or cry?</w:t>
      </w:r>
    </w:p>
  </w:comment>
  <w:comment w:id="700" w:author="Windows User" w:date="2015-10-30T08:56:00Z" w:initials="BS">
    <w:p w14:paraId="588A0CA8" w14:textId="77777777" w:rsidR="003462CF" w:rsidRDefault="003462CF" w:rsidP="00E35F1F">
      <w:pPr>
        <w:pStyle w:val="CommentText"/>
      </w:pPr>
      <w:r>
        <w:rPr>
          <w:rStyle w:val="CommentReference"/>
        </w:rPr>
        <w:annotationRef/>
      </w:r>
      <w:r>
        <w:t>??</w:t>
      </w:r>
    </w:p>
  </w:comment>
  <w:comment w:id="701" w:author="Windows User" w:date="2015-10-30T08:56:00Z" w:initials="BS">
    <w:p w14:paraId="43146472" w14:textId="77777777" w:rsidR="003462CF" w:rsidRDefault="003462CF" w:rsidP="00E35F1F">
      <w:pPr>
        <w:pStyle w:val="CommentText"/>
      </w:pPr>
      <w:r>
        <w:rPr>
          <w:rStyle w:val="CommentReference"/>
        </w:rPr>
        <w:annotationRef/>
      </w:r>
      <w:r>
        <w:t>just?</w:t>
      </w:r>
    </w:p>
  </w:comment>
  <w:comment w:id="702" w:author="Windows User" w:date="2015-10-30T08:56:00Z" w:initials="BS">
    <w:p w14:paraId="005E33F9" w14:textId="77777777" w:rsidR="003462CF" w:rsidRDefault="003462CF" w:rsidP="00E35F1F">
      <w:pPr>
        <w:pStyle w:val="CommentText"/>
      </w:pPr>
      <w:r>
        <w:rPr>
          <w:rStyle w:val="CommentReference"/>
        </w:rPr>
        <w:annotationRef/>
      </w:r>
      <w:r>
        <w:t>chaste or meek?</w:t>
      </w:r>
    </w:p>
  </w:comment>
  <w:comment w:id="703" w:author="Windows User" w:date="2015-10-30T08:56:00Z" w:initials="BS">
    <w:p w14:paraId="38FC80AB" w14:textId="77777777" w:rsidR="003462CF" w:rsidRDefault="003462CF" w:rsidP="00E35F1F">
      <w:pPr>
        <w:pStyle w:val="CommentText"/>
      </w:pPr>
      <w:r>
        <w:rPr>
          <w:rStyle w:val="CommentReference"/>
        </w:rPr>
        <w:annotationRef/>
      </w:r>
      <w:r>
        <w:t>St. Isaac? Holy issac?</w:t>
      </w:r>
    </w:p>
  </w:comment>
  <w:comment w:id="704" w:author="Windows User" w:date="2015-10-30T08:56:00Z" w:initials="BS">
    <w:p w14:paraId="49E0F637" w14:textId="77777777" w:rsidR="003462CF" w:rsidRDefault="003462CF" w:rsidP="00E35F1F">
      <w:pPr>
        <w:pStyle w:val="CommentText"/>
      </w:pPr>
      <w:r>
        <w:rPr>
          <w:rStyle w:val="CommentReference"/>
        </w:rPr>
        <w:annotationRef/>
      </w:r>
      <w:r>
        <w:t>ten thousand time?</w:t>
      </w:r>
    </w:p>
  </w:comment>
  <w:comment w:id="705" w:author="Windows User" w:date="2015-10-30T08:56:00Z" w:initials="BS">
    <w:p w14:paraId="565278E4" w14:textId="77777777" w:rsidR="003462CF" w:rsidRDefault="003462CF"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3462CF" w:rsidRDefault="003462CF" w:rsidP="00E35F1F">
      <w:pPr>
        <w:pStyle w:val="CommentText"/>
      </w:pPr>
      <w:r>
        <w:rPr>
          <w:rStyle w:val="CommentReference"/>
        </w:rPr>
        <w:annotationRef/>
      </w:r>
      <w:r>
        <w:t>honour or pride?</w:t>
      </w:r>
    </w:p>
  </w:comment>
  <w:comment w:id="707" w:author="Windows User" w:date="2015-10-30T08:56:00Z" w:initials="BS">
    <w:p w14:paraId="28840E47" w14:textId="77777777" w:rsidR="003462CF" w:rsidRDefault="003462CF" w:rsidP="00E35F1F">
      <w:pPr>
        <w:pStyle w:val="CommentText"/>
      </w:pPr>
      <w:r>
        <w:rPr>
          <w:rStyle w:val="CommentReference"/>
        </w:rPr>
        <w:annotationRef/>
      </w:r>
      <w:r>
        <w:t>spouse or friend???</w:t>
      </w:r>
    </w:p>
  </w:comment>
  <w:comment w:id="708" w:author="Windows User" w:date="2015-10-30T08:56:00Z" w:initials="BS">
    <w:p w14:paraId="6D247103" w14:textId="77777777" w:rsidR="003462CF" w:rsidRDefault="003462CF"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3462CF" w:rsidRDefault="003462CF"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3462CF" w:rsidRDefault="003462CF"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3462CF" w:rsidRDefault="003462CF">
      <w:pPr>
        <w:pStyle w:val="CommentText"/>
      </w:pPr>
      <w:r>
        <w:rPr>
          <w:rStyle w:val="CommentReference"/>
        </w:rPr>
        <w:annotationRef/>
      </w:r>
      <w:r>
        <w:t>check</w:t>
      </w:r>
    </w:p>
  </w:comment>
  <w:comment w:id="712" w:author="Windows User" w:date="2015-10-30T08:56:00Z" w:initials="BS">
    <w:p w14:paraId="5E07F016" w14:textId="77777777" w:rsidR="003462CF" w:rsidRDefault="003462CF"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3462CF" w:rsidRDefault="003462CF"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3462CF" w:rsidRDefault="003462CF" w:rsidP="00E35F1F">
      <w:pPr>
        <w:pStyle w:val="CommentText"/>
      </w:pPr>
      <w:r>
        <w:rPr>
          <w:rStyle w:val="CommentReference"/>
        </w:rPr>
        <w:annotationRef/>
      </w:r>
      <w:r>
        <w:t>Are more honoured?</w:t>
      </w:r>
    </w:p>
  </w:comment>
  <w:comment w:id="721" w:author="Windows User" w:date="2015-10-30T08:56:00Z" w:initials="WU">
    <w:p w14:paraId="38104BB5" w14:textId="77777777" w:rsidR="003462CF" w:rsidRDefault="003462CF"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3462CF" w:rsidRDefault="003462CF"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3462CF" w:rsidRDefault="003462CF"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3462CF" w:rsidRDefault="003462CF" w:rsidP="00E35F1F">
      <w:pPr>
        <w:pStyle w:val="CommentText"/>
      </w:pPr>
      <w:r>
        <w:rPr>
          <w:rStyle w:val="CommentReference"/>
        </w:rPr>
        <w:annotationRef/>
      </w:r>
      <w:r>
        <w:t>The Virgin Mary?</w:t>
      </w:r>
    </w:p>
  </w:comment>
  <w:comment w:id="734" w:author="Windows User" w:date="2015-10-30T08:56:00Z" w:initials="WU">
    <w:p w14:paraId="104BFD73" w14:textId="77777777" w:rsidR="003462CF" w:rsidRDefault="003462CF"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3462CF" w:rsidRDefault="003462CF"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3462CF" w:rsidRDefault="003462CF" w:rsidP="00E35F1F">
      <w:pPr>
        <w:pStyle w:val="CommentText"/>
      </w:pPr>
      <w:r>
        <w:rPr>
          <w:rStyle w:val="CommentReference"/>
        </w:rPr>
        <w:annotationRef/>
      </w:r>
      <w:r>
        <w:t>Not lampstand?</w:t>
      </w:r>
    </w:p>
  </w:comment>
  <w:comment w:id="740" w:author="Windows User" w:date="2015-10-30T08:56:00Z" w:initials="WU">
    <w:p w14:paraId="71035455" w14:textId="77777777" w:rsidR="003462CF" w:rsidRDefault="003462CF"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3462CF" w:rsidRDefault="003462CF"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3462CF" w:rsidRDefault="003462CF" w:rsidP="00E35F1F">
      <w:pPr>
        <w:pStyle w:val="CommentText"/>
      </w:pPr>
      <w:r>
        <w:rPr>
          <w:rStyle w:val="CommentReference"/>
        </w:rPr>
        <w:annotationRef/>
      </w:r>
      <w:r>
        <w:t>Tense(s) of this vs?</w:t>
      </w:r>
    </w:p>
  </w:comment>
  <w:comment w:id="746" w:author="Windows User" w:date="2015-10-30T08:56:00Z" w:initials="WU">
    <w:p w14:paraId="596EE3A5" w14:textId="77777777" w:rsidR="003462CF" w:rsidRDefault="003462CF"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3462CF" w:rsidRPr="00745B45" w:rsidRDefault="003462CF"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3462CF" w:rsidRDefault="003462CF"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3462CF" w:rsidRDefault="003462CF"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3462CF" w:rsidRDefault="003462CF" w:rsidP="00E35F1F">
      <w:pPr>
        <w:pStyle w:val="CommentText"/>
      </w:pPr>
      <w:r>
        <w:rPr>
          <w:rStyle w:val="CommentReference"/>
        </w:rPr>
        <w:annotationRef/>
      </w:r>
      <w:r>
        <w:t>Care or concern?</w:t>
      </w:r>
    </w:p>
  </w:comment>
  <w:comment w:id="760" w:author="Windows User" w:date="2015-10-30T08:56:00Z" w:initials="WU">
    <w:p w14:paraId="78E58888" w14:textId="77777777" w:rsidR="003462CF" w:rsidRDefault="003462CF"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3462CF" w:rsidRDefault="003462CF" w:rsidP="00E35F1F">
      <w:pPr>
        <w:pStyle w:val="CommentText"/>
      </w:pPr>
      <w:r>
        <w:rPr>
          <w:rStyle w:val="CommentReference"/>
        </w:rPr>
        <w:annotationRef/>
      </w:r>
      <w:r>
        <w:t>Exceedingly? Too? So?</w:t>
      </w:r>
    </w:p>
  </w:comment>
  <w:comment w:id="770" w:author="Windows User" w:date="2015-10-30T08:56:00Z" w:initials="WU">
    <w:p w14:paraId="6849FDD2" w14:textId="77777777" w:rsidR="003462CF" w:rsidRDefault="003462CF" w:rsidP="00E35F1F">
      <w:pPr>
        <w:pStyle w:val="CommentText"/>
      </w:pPr>
      <w:r>
        <w:rPr>
          <w:rStyle w:val="CommentReference"/>
        </w:rPr>
        <w:annotationRef/>
      </w:r>
      <w:r>
        <w:t>Ramez, I or me?</w:t>
      </w:r>
    </w:p>
  </w:comment>
  <w:comment w:id="771" w:author="Windows User" w:date="2015-10-30T08:56:00Z" w:initials="WU">
    <w:p w14:paraId="799B59FF" w14:textId="77777777" w:rsidR="003462CF" w:rsidRDefault="003462CF"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3462CF" w:rsidRDefault="003462CF"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3462CF" w:rsidRDefault="003462CF" w:rsidP="00E35F1F">
      <w:pPr>
        <w:pStyle w:val="CommentText"/>
      </w:pPr>
      <w:r>
        <w:rPr>
          <w:rStyle w:val="CommentReference"/>
        </w:rPr>
        <w:annotationRef/>
      </w:r>
      <w:r>
        <w:t>Kind-hearted or merciful?</w:t>
      </w:r>
    </w:p>
  </w:comment>
  <w:comment w:id="774" w:author="Windows User" w:date="2015-10-30T08:56:00Z" w:initials="WU">
    <w:p w14:paraId="1370FE87" w14:textId="77777777" w:rsidR="003462CF" w:rsidRDefault="003462CF" w:rsidP="00E35F1F">
      <w:pPr>
        <w:pStyle w:val="CommentText"/>
      </w:pPr>
      <w:r>
        <w:rPr>
          <w:rStyle w:val="CommentReference"/>
        </w:rPr>
        <w:annotationRef/>
      </w:r>
      <w:r>
        <w:t>Compassions or tender mercies?</w:t>
      </w:r>
    </w:p>
  </w:comment>
  <w:comment w:id="775" w:author="Windows User" w:date="2015-10-30T08:56:00Z" w:initials="WU">
    <w:p w14:paraId="70E14B72" w14:textId="77777777" w:rsidR="003462CF" w:rsidRDefault="003462CF" w:rsidP="00E35F1F">
      <w:pPr>
        <w:pStyle w:val="CommentText"/>
      </w:pPr>
      <w:r>
        <w:rPr>
          <w:rStyle w:val="CommentReference"/>
        </w:rPr>
        <w:annotationRef/>
      </w:r>
      <w:r>
        <w:t>May He or that He may</w:t>
      </w:r>
    </w:p>
  </w:comment>
  <w:comment w:id="787" w:author="Windows User" w:date="2015-10-30T08:56:00Z" w:initials="BS">
    <w:p w14:paraId="1CD83694" w14:textId="77777777" w:rsidR="003462CF" w:rsidRDefault="003462CF" w:rsidP="00E35F1F">
      <w:pPr>
        <w:pStyle w:val="CommentText"/>
      </w:pPr>
      <w:r>
        <w:rPr>
          <w:rStyle w:val="CommentReference"/>
        </w:rPr>
        <w:annotationRef/>
      </w:r>
      <w:r>
        <w:t>very greatly is redundant...</w:t>
      </w:r>
    </w:p>
  </w:comment>
  <w:comment w:id="788" w:author="Windows User" w:date="2015-10-30T08:56:00Z" w:initials="BS">
    <w:p w14:paraId="2DB29619" w14:textId="77777777" w:rsidR="003462CF" w:rsidRDefault="003462CF" w:rsidP="00E35F1F">
      <w:pPr>
        <w:pStyle w:val="CommentText"/>
      </w:pPr>
      <w:r>
        <w:rPr>
          <w:rStyle w:val="CommentReference"/>
        </w:rPr>
        <w:annotationRef/>
      </w:r>
      <w:r>
        <w:t>above? in?</w:t>
      </w:r>
    </w:p>
  </w:comment>
  <w:comment w:id="789" w:author="Windows User" w:date="2015-10-30T08:56:00Z" w:initials="BS">
    <w:p w14:paraId="3734F7C0" w14:textId="77777777" w:rsidR="003462CF" w:rsidRDefault="003462CF"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3462CF" w:rsidRDefault="003462CF" w:rsidP="00E35F1F">
      <w:pPr>
        <w:pStyle w:val="CommentText"/>
      </w:pPr>
      <w:r>
        <w:rPr>
          <w:rStyle w:val="CommentReference"/>
        </w:rPr>
        <w:annotationRef/>
      </w:r>
      <w:r>
        <w:t>mediated or put into practice?</w:t>
      </w:r>
    </w:p>
  </w:comment>
  <w:comment w:id="791" w:author="Windows User" w:date="2015-10-30T08:56:00Z" w:initials="BS">
    <w:p w14:paraId="6417B5A7" w14:textId="77777777" w:rsidR="003462CF" w:rsidRDefault="003462CF"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3462CF" w:rsidRDefault="003462CF"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3462CF" w:rsidRDefault="003462CF" w:rsidP="00E35F1F">
      <w:pPr>
        <w:pStyle w:val="CommentText"/>
      </w:pPr>
      <w:r>
        <w:rPr>
          <w:rStyle w:val="CommentReference"/>
        </w:rPr>
        <w:annotationRef/>
      </w:r>
      <w:r>
        <w:t>thoughts or senses?</w:t>
      </w:r>
    </w:p>
  </w:comment>
  <w:comment w:id="794" w:author="Windows User" w:date="2015-10-30T08:56:00Z" w:initials="BS">
    <w:p w14:paraId="5092C47C" w14:textId="77777777" w:rsidR="003462CF" w:rsidRDefault="003462CF" w:rsidP="00E35F1F">
      <w:pPr>
        <w:pStyle w:val="CommentText"/>
      </w:pPr>
      <w:r>
        <w:rPr>
          <w:rStyle w:val="CommentReference"/>
        </w:rPr>
        <w:annotationRef/>
      </w:r>
      <w:r>
        <w:t>lay? set? cast?</w:t>
      </w:r>
    </w:p>
  </w:comment>
  <w:comment w:id="795" w:author="Windows User" w:date="2015-10-30T08:56:00Z" w:initials="BS">
    <w:p w14:paraId="2988A4E9" w14:textId="77777777" w:rsidR="003462CF" w:rsidRDefault="003462CF"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3462CF" w:rsidRDefault="003462CF" w:rsidP="00E35F1F">
      <w:pPr>
        <w:pStyle w:val="CommentText"/>
      </w:pPr>
      <w:r>
        <w:rPr>
          <w:rStyle w:val="CommentReference"/>
        </w:rPr>
        <w:annotationRef/>
      </w:r>
      <w:r>
        <w:t>types?</w:t>
      </w:r>
    </w:p>
  </w:comment>
  <w:comment w:id="805" w:author="Windows User" w:date="2015-10-30T08:56:00Z" w:initials="BS">
    <w:p w14:paraId="6A283326" w14:textId="77777777" w:rsidR="003462CF" w:rsidRDefault="003462CF"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3462CF" w:rsidRDefault="003462CF" w:rsidP="00E35F1F">
      <w:pPr>
        <w:pStyle w:val="CommentText"/>
      </w:pPr>
      <w:r>
        <w:rPr>
          <w:rStyle w:val="CommentReference"/>
        </w:rPr>
        <w:annotationRef/>
      </w:r>
      <w:r>
        <w:t>risen, or shone?</w:t>
      </w:r>
    </w:p>
  </w:comment>
  <w:comment w:id="810" w:author="Windows User" w:date="2015-10-30T08:56:00Z" w:initials="BS">
    <w:p w14:paraId="301FA11B" w14:textId="77777777" w:rsidR="003462CF" w:rsidRDefault="003462CF" w:rsidP="00D65FD4">
      <w:pPr>
        <w:pStyle w:val="CommentText"/>
      </w:pPr>
      <w:r>
        <w:rPr>
          <w:rStyle w:val="CommentReference"/>
        </w:rPr>
        <w:annotationRef/>
      </w:r>
      <w:r>
        <w:t>risen, or shone?</w:t>
      </w:r>
    </w:p>
  </w:comment>
  <w:comment w:id="814" w:author="Windows User" w:date="2015-10-30T08:56:00Z" w:initials="BS">
    <w:p w14:paraId="4B4155FC" w14:textId="77777777" w:rsidR="003462CF" w:rsidRDefault="003462CF" w:rsidP="00E35F1F">
      <w:pPr>
        <w:pStyle w:val="CommentText"/>
      </w:pPr>
      <w:r>
        <w:rPr>
          <w:rStyle w:val="CommentReference"/>
        </w:rPr>
        <w:annotationRef/>
      </w:r>
      <w:r>
        <w:t>cap?</w:t>
      </w:r>
    </w:p>
  </w:comment>
  <w:comment w:id="815" w:author="Windows User" w:date="2015-10-30T08:56:00Z" w:initials="BS">
    <w:p w14:paraId="248C83A2" w14:textId="77777777" w:rsidR="003462CF" w:rsidRDefault="003462CF" w:rsidP="00E35F1F">
      <w:pPr>
        <w:pStyle w:val="CommentText"/>
      </w:pPr>
      <w:r>
        <w:rPr>
          <w:rStyle w:val="CommentReference"/>
        </w:rPr>
        <w:annotationRef/>
      </w:r>
      <w:r>
        <w:t>save? redeem?</w:t>
      </w:r>
    </w:p>
  </w:comment>
  <w:comment w:id="816" w:author="Windows User" w:date="2015-10-30T08:56:00Z" w:initials="BS">
    <w:p w14:paraId="4C7BFCC0" w14:textId="77777777" w:rsidR="003462CF" w:rsidRDefault="003462CF" w:rsidP="00D65FD4">
      <w:pPr>
        <w:pStyle w:val="CommentText"/>
      </w:pPr>
      <w:r>
        <w:rPr>
          <w:rStyle w:val="CommentReference"/>
        </w:rPr>
        <w:annotationRef/>
      </w:r>
      <w:r>
        <w:t>risen, or shone?</w:t>
      </w:r>
    </w:p>
  </w:comment>
  <w:comment w:id="820" w:author="Windows User" w:date="2015-10-30T08:56:00Z" w:initials="BS">
    <w:p w14:paraId="2390D3F4" w14:textId="77777777" w:rsidR="003462CF" w:rsidRDefault="003462CF" w:rsidP="00E35F1F">
      <w:pPr>
        <w:pStyle w:val="CommentText"/>
      </w:pPr>
      <w:r>
        <w:rPr>
          <w:rStyle w:val="CommentReference"/>
        </w:rPr>
        <w:annotationRef/>
      </w:r>
      <w:r>
        <w:t>or should " be down here</w:t>
      </w:r>
    </w:p>
  </w:comment>
  <w:comment w:id="821" w:author="Windows User" w:date="2015-10-30T08:56:00Z" w:initials="BS">
    <w:p w14:paraId="6D6C2E53" w14:textId="77777777" w:rsidR="003462CF" w:rsidRDefault="003462CF" w:rsidP="00D65FD4">
      <w:pPr>
        <w:pStyle w:val="CommentText"/>
      </w:pPr>
      <w:r>
        <w:rPr>
          <w:rStyle w:val="CommentReference"/>
        </w:rPr>
        <w:annotationRef/>
      </w:r>
      <w:r>
        <w:t>risen, or shone?</w:t>
      </w:r>
    </w:p>
  </w:comment>
  <w:comment w:id="825" w:author="Windows User" w:date="2015-10-30T08:56:00Z" w:initials="BS">
    <w:p w14:paraId="061FF9BB" w14:textId="77777777" w:rsidR="003462CF" w:rsidRDefault="003462CF"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3462CF" w:rsidRDefault="003462CF" w:rsidP="00D65FD4">
      <w:pPr>
        <w:pStyle w:val="CommentText"/>
      </w:pPr>
      <w:r>
        <w:rPr>
          <w:rStyle w:val="CommentReference"/>
        </w:rPr>
        <w:annotationRef/>
      </w:r>
      <w:r>
        <w:t>risen, or shone?</w:t>
      </w:r>
    </w:p>
  </w:comment>
  <w:comment w:id="830" w:author="Windows User" w:date="2015-10-30T08:56:00Z" w:initials="BS">
    <w:p w14:paraId="13BC365B" w14:textId="77777777" w:rsidR="003462CF" w:rsidRDefault="003462CF"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3462CF" w:rsidRDefault="003462CF"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3462CF" w:rsidRDefault="003462CF" w:rsidP="00D65FD4">
      <w:pPr>
        <w:pStyle w:val="CommentText"/>
      </w:pPr>
      <w:r>
        <w:rPr>
          <w:rStyle w:val="CommentReference"/>
        </w:rPr>
        <w:annotationRef/>
      </w:r>
      <w:r>
        <w:t>risen, or shone?</w:t>
      </w:r>
    </w:p>
  </w:comment>
  <w:comment w:id="836" w:author="Windows User" w:date="2015-10-30T08:56:00Z" w:initials="BS">
    <w:p w14:paraId="690C098D" w14:textId="77777777" w:rsidR="003462CF" w:rsidRDefault="003462CF" w:rsidP="00D65FD4">
      <w:pPr>
        <w:pStyle w:val="CommentText"/>
      </w:pPr>
      <w:r>
        <w:rPr>
          <w:rStyle w:val="CommentReference"/>
        </w:rPr>
        <w:annotationRef/>
      </w:r>
      <w:r>
        <w:t>risen, or shone?</w:t>
      </w:r>
    </w:p>
  </w:comment>
  <w:comment w:id="840" w:author="Windows User" w:date="2015-10-30T08:56:00Z" w:initials="BS">
    <w:p w14:paraId="47406125" w14:textId="77777777" w:rsidR="003462CF" w:rsidRDefault="003462CF" w:rsidP="00E35F1F">
      <w:pPr>
        <w:pStyle w:val="CommentText"/>
      </w:pPr>
      <w:r>
        <w:rPr>
          <w:rStyle w:val="CommentReference"/>
        </w:rPr>
        <w:annotationRef/>
      </w:r>
      <w:r>
        <w:t>dividing wall?</w:t>
      </w:r>
    </w:p>
  </w:comment>
  <w:comment w:id="841" w:author="Windows User" w:date="2015-10-30T08:56:00Z" w:initials="BS">
    <w:p w14:paraId="3115FE96" w14:textId="77777777" w:rsidR="003462CF" w:rsidRDefault="003462CF" w:rsidP="00D65FD4">
      <w:pPr>
        <w:pStyle w:val="CommentText"/>
      </w:pPr>
      <w:r>
        <w:rPr>
          <w:rStyle w:val="CommentReference"/>
        </w:rPr>
        <w:annotationRef/>
      </w:r>
      <w:r>
        <w:t>risen, or shone?</w:t>
      </w:r>
    </w:p>
  </w:comment>
  <w:comment w:id="845" w:author="Windows User" w:date="2015-10-30T08:56:00Z" w:initials="BS">
    <w:p w14:paraId="0BDB9E8A" w14:textId="77777777" w:rsidR="003462CF" w:rsidRDefault="003462CF"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3462CF" w:rsidRDefault="003462CF"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3462CF" w:rsidRDefault="003462CF"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3462CF" w:rsidRDefault="003462CF"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3462CF" w:rsidRDefault="003462CF"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3462CF" w:rsidRDefault="003462CF" w:rsidP="00E35F1F">
      <w:pPr>
        <w:pStyle w:val="CommentText"/>
      </w:pPr>
      <w:r>
        <w:rPr>
          <w:rStyle w:val="CommentReference"/>
        </w:rPr>
        <w:annotationRef/>
      </w:r>
      <w:r>
        <w:t>or "sining"?</w:t>
      </w:r>
    </w:p>
  </w:comment>
  <w:comment w:id="851" w:author="Windows User" w:date="2015-10-30T08:56:00Z" w:initials="BS">
    <w:p w14:paraId="112875D2" w14:textId="77777777" w:rsidR="003462CF" w:rsidRDefault="003462CF" w:rsidP="00D65FD4">
      <w:pPr>
        <w:pStyle w:val="CommentText"/>
      </w:pPr>
      <w:r>
        <w:rPr>
          <w:rStyle w:val="CommentReference"/>
        </w:rPr>
        <w:annotationRef/>
      </w:r>
      <w:r>
        <w:t>risen, or shone?</w:t>
      </w:r>
    </w:p>
  </w:comment>
  <w:comment w:id="856" w:author="Windows User" w:date="2015-10-30T08:56:00Z" w:initials="BS">
    <w:p w14:paraId="1CF8EF29" w14:textId="77777777" w:rsidR="003462CF" w:rsidRDefault="003462CF"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3462CF" w:rsidRDefault="003462CF"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3462CF" w:rsidRDefault="003462CF"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3462CF" w:rsidRDefault="003462CF"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3462CF" w:rsidRDefault="003462CF"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3462CF" w:rsidRDefault="003462CF"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3462CF" w:rsidRDefault="003462CF" w:rsidP="00E35F1F">
      <w:pPr>
        <w:pStyle w:val="CommentText"/>
      </w:pPr>
      <w:r>
        <w:rPr>
          <w:rStyle w:val="CommentReference"/>
        </w:rPr>
        <w:annotationRef/>
      </w:r>
      <w:r>
        <w:t>Received or bought?</w:t>
      </w:r>
    </w:p>
  </w:comment>
  <w:comment w:id="896" w:author="Brett Slote" w:date="2015-10-30T08:56:00Z" w:initials="BS">
    <w:p w14:paraId="6DDFB160" w14:textId="77777777" w:rsidR="003462CF" w:rsidRDefault="003462CF" w:rsidP="00E35F1F">
      <w:pPr>
        <w:pStyle w:val="CommentText"/>
      </w:pPr>
      <w:r>
        <w:rPr>
          <w:rStyle w:val="CommentReference"/>
        </w:rPr>
        <w:annotationRef/>
      </w:r>
      <w:r>
        <w:t>Uncircumscript?</w:t>
      </w:r>
    </w:p>
  </w:comment>
  <w:comment w:id="899" w:author="Brett Slote" w:date="2015-10-30T08:56:00Z" w:initials="BS">
    <w:p w14:paraId="39A4B3F9" w14:textId="77777777" w:rsidR="003462CF" w:rsidRDefault="003462CF" w:rsidP="00E35F1F">
      <w:pPr>
        <w:pStyle w:val="CommentText"/>
      </w:pPr>
      <w:r>
        <w:rPr>
          <w:rStyle w:val="CommentReference"/>
        </w:rPr>
        <w:annotationRef/>
      </w:r>
      <w:r>
        <w:t>Orthodox?</w:t>
      </w:r>
    </w:p>
  </w:comment>
  <w:comment w:id="900" w:author="Brett Slote" w:date="2015-10-30T08:56:00Z" w:initials="BS">
    <w:p w14:paraId="7E993A49" w14:textId="77777777" w:rsidR="003462CF" w:rsidRDefault="003462CF" w:rsidP="00E35F1F">
      <w:pPr>
        <w:pStyle w:val="CommentText"/>
      </w:pPr>
      <w:r>
        <w:rPr>
          <w:rStyle w:val="CommentReference"/>
        </w:rPr>
        <w:annotationRef/>
      </w:r>
      <w:r>
        <w:t>Faith?</w:t>
      </w:r>
    </w:p>
  </w:comment>
  <w:comment w:id="903" w:author="Brett Slote" w:date="2015-10-30T08:56:00Z" w:initials="BS">
    <w:p w14:paraId="575DF2C3" w14:textId="77777777" w:rsidR="003462CF" w:rsidRDefault="003462CF" w:rsidP="00E35F1F">
      <w:pPr>
        <w:pStyle w:val="CommentText"/>
      </w:pPr>
      <w:r>
        <w:rPr>
          <w:rStyle w:val="CommentReference"/>
        </w:rPr>
        <w:annotationRef/>
      </w:r>
      <w:r>
        <w:t>Need a consistent policy</w:t>
      </w:r>
    </w:p>
  </w:comment>
  <w:comment w:id="907" w:author="Brett Slote" w:date="2015-10-30T08:56:00Z" w:initials="BS">
    <w:p w14:paraId="4A370093" w14:textId="77777777" w:rsidR="003462CF" w:rsidRDefault="003462CF" w:rsidP="00E35F1F">
      <w:pPr>
        <w:pStyle w:val="CommentText"/>
      </w:pPr>
      <w:r>
        <w:rPr>
          <w:rStyle w:val="CommentReference"/>
        </w:rPr>
        <w:annotationRef/>
      </w:r>
      <w:r>
        <w:t>Ramez, He or Him?</w:t>
      </w:r>
    </w:p>
  </w:comment>
  <w:comment w:id="908" w:author="Brett Slote" w:date="2015-10-30T08:56:00Z" w:initials="BS">
    <w:p w14:paraId="3B1DEA29" w14:textId="77777777" w:rsidR="003462CF" w:rsidRDefault="003462CF" w:rsidP="00E35F1F">
      <w:pPr>
        <w:pStyle w:val="CommentText"/>
      </w:pPr>
      <w:r>
        <w:rPr>
          <w:rStyle w:val="CommentReference"/>
        </w:rPr>
        <w:annotationRef/>
      </w:r>
      <w:r>
        <w:t>On? By?</w:t>
      </w:r>
    </w:p>
  </w:comment>
  <w:comment w:id="909" w:author="Windows User" w:date="2015-11-21T13:15:00Z" w:initials="WU">
    <w:p w14:paraId="05ACE9CF" w14:textId="77777777" w:rsidR="003462CF" w:rsidRDefault="003462CF" w:rsidP="00E35F1F">
      <w:pPr>
        <w:pStyle w:val="CommentText"/>
      </w:pPr>
      <w:r>
        <w:rPr>
          <w:rStyle w:val="CommentReference"/>
        </w:rPr>
        <w:annotationRef/>
      </w:r>
      <w:r>
        <w:t>check</w:t>
      </w:r>
    </w:p>
  </w:comment>
  <w:comment w:id="917" w:author="Windows User" w:date="2015-10-30T08:56:00Z" w:initials="BS">
    <w:p w14:paraId="5592658B" w14:textId="77777777" w:rsidR="003462CF" w:rsidRDefault="003462CF"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3462CF" w:rsidRDefault="003462CF"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3462CF" w:rsidRDefault="003462CF" w:rsidP="00E35F1F">
      <w:pPr>
        <w:pStyle w:val="CommentText"/>
      </w:pPr>
      <w:r>
        <w:rPr>
          <w:rStyle w:val="CommentReference"/>
        </w:rPr>
        <w:annotationRef/>
      </w:r>
      <w:r>
        <w:t>adjective? severe?</w:t>
      </w:r>
    </w:p>
  </w:comment>
  <w:comment w:id="928" w:author="Windows User" w:date="2015-11-21T13:15:00Z" w:initials="WU">
    <w:p w14:paraId="071C1D6C" w14:textId="77777777" w:rsidR="003462CF" w:rsidRDefault="003462CF" w:rsidP="00E35F1F">
      <w:pPr>
        <w:pStyle w:val="CommentText"/>
      </w:pPr>
      <w:r>
        <w:rPr>
          <w:rStyle w:val="CommentReference"/>
        </w:rPr>
        <w:annotationRef/>
      </w:r>
      <w:r>
        <w:t>check</w:t>
      </w:r>
    </w:p>
  </w:comment>
  <w:comment w:id="930" w:author="Windows User" w:date="2015-10-30T08:56:00Z" w:initials="BS">
    <w:p w14:paraId="5CA1796C" w14:textId="77777777" w:rsidR="003462CF" w:rsidRDefault="003462CF" w:rsidP="00E35F1F">
      <w:pPr>
        <w:pStyle w:val="CommentText"/>
      </w:pPr>
      <w:r>
        <w:rPr>
          <w:rStyle w:val="CommentReference"/>
        </w:rPr>
        <w:annotationRef/>
      </w:r>
      <w:r>
        <w:t>too literal?</w:t>
      </w:r>
    </w:p>
  </w:comment>
  <w:comment w:id="933" w:author="Windows User" w:date="2015-10-30T08:56:00Z" w:initials="BS">
    <w:p w14:paraId="39BBFF20" w14:textId="77777777" w:rsidR="003462CF" w:rsidRDefault="003462CF" w:rsidP="00E35F1F">
      <w:pPr>
        <w:pStyle w:val="CommentText"/>
      </w:pPr>
      <w:r>
        <w:rPr>
          <w:rStyle w:val="CommentReference"/>
        </w:rPr>
        <w:annotationRef/>
      </w:r>
      <w:r>
        <w:t>awkward</w:t>
      </w:r>
    </w:p>
  </w:comment>
  <w:comment w:id="934" w:author="Windows User" w:date="2015-10-30T08:56:00Z" w:initials="BS">
    <w:p w14:paraId="7C372EC3" w14:textId="77777777" w:rsidR="003462CF" w:rsidRDefault="003462CF"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3462CF" w:rsidRDefault="003462CF" w:rsidP="00E35F1F">
      <w:pPr>
        <w:pStyle w:val="CommentText"/>
      </w:pPr>
      <w:r>
        <w:rPr>
          <w:rStyle w:val="CommentReference"/>
        </w:rPr>
        <w:annotationRef/>
      </w:r>
      <w:r>
        <w:t>awkward</w:t>
      </w:r>
    </w:p>
  </w:comment>
  <w:comment w:id="937" w:author="Windows User" w:date="2015-10-30T08:56:00Z" w:initials="BS">
    <w:p w14:paraId="512D6CE2" w14:textId="77777777" w:rsidR="003462CF" w:rsidRDefault="003462CF" w:rsidP="00E35F1F">
      <w:pPr>
        <w:pStyle w:val="CommentText"/>
      </w:pPr>
      <w:r>
        <w:rPr>
          <w:rStyle w:val="CommentReference"/>
        </w:rPr>
        <w:annotationRef/>
      </w:r>
      <w:r>
        <w:t>terribly awkward</w:t>
      </w:r>
    </w:p>
  </w:comment>
  <w:comment w:id="938" w:author="Windows User" w:date="2015-11-21T13:16:00Z" w:initials="WU">
    <w:p w14:paraId="56B70852" w14:textId="77777777" w:rsidR="003462CF" w:rsidRDefault="003462CF" w:rsidP="00E35F1F">
      <w:pPr>
        <w:pStyle w:val="CommentText"/>
      </w:pPr>
      <w:r>
        <w:rPr>
          <w:rStyle w:val="CommentReference"/>
        </w:rPr>
        <w:annotationRef/>
      </w:r>
      <w:r>
        <w:t>check</w:t>
      </w:r>
    </w:p>
  </w:comment>
  <w:comment w:id="939" w:author="Windows User" w:date="2015-11-21T13:16:00Z" w:initials="WU">
    <w:p w14:paraId="46C7130C" w14:textId="77777777" w:rsidR="003462CF" w:rsidRDefault="003462CF" w:rsidP="00E35F1F">
      <w:pPr>
        <w:pStyle w:val="CommentText"/>
      </w:pPr>
      <w:r>
        <w:rPr>
          <w:rStyle w:val="CommentReference"/>
        </w:rPr>
        <w:annotationRef/>
      </w:r>
      <w:r>
        <w:t>check</w:t>
      </w:r>
    </w:p>
  </w:comment>
  <w:comment w:id="940" w:author="Windows User" w:date="2015-11-21T13:16:00Z" w:initials="WU">
    <w:p w14:paraId="5E32845B" w14:textId="77777777" w:rsidR="003462CF" w:rsidRDefault="003462CF" w:rsidP="00E35F1F">
      <w:pPr>
        <w:pStyle w:val="CommentText"/>
      </w:pPr>
      <w:r>
        <w:rPr>
          <w:rStyle w:val="CommentReference"/>
        </w:rPr>
        <w:annotationRef/>
      </w:r>
      <w:r>
        <w:t>check</w:t>
      </w:r>
    </w:p>
  </w:comment>
  <w:comment w:id="941" w:author="Windows User" w:date="2015-11-21T13:16:00Z" w:initials="WU">
    <w:p w14:paraId="530C7E75" w14:textId="77777777" w:rsidR="003462CF" w:rsidRDefault="003462CF" w:rsidP="00E35F1F">
      <w:pPr>
        <w:pStyle w:val="CommentText"/>
      </w:pPr>
      <w:r>
        <w:rPr>
          <w:rStyle w:val="CommentReference"/>
        </w:rPr>
        <w:annotationRef/>
      </w:r>
      <w:r>
        <w:t>check</w:t>
      </w:r>
    </w:p>
  </w:comment>
  <w:comment w:id="944" w:author="Windows User" w:date="2015-10-30T08:56:00Z" w:initials="BS">
    <w:p w14:paraId="215C41D2" w14:textId="77777777" w:rsidR="003462CF" w:rsidRDefault="003462CF" w:rsidP="00E35F1F">
      <w:pPr>
        <w:pStyle w:val="CommentText"/>
      </w:pPr>
      <w:r>
        <w:rPr>
          <w:rStyle w:val="CommentReference"/>
        </w:rPr>
        <w:annotationRef/>
      </w:r>
      <w:r>
        <w:t>sat?</w:t>
      </w:r>
    </w:p>
  </w:comment>
  <w:comment w:id="945" w:author="Windows User" w:date="2015-11-21T13:17:00Z" w:initials="WU">
    <w:p w14:paraId="6B55DDAB" w14:textId="77777777" w:rsidR="003462CF" w:rsidRDefault="003462CF" w:rsidP="00E35F1F">
      <w:pPr>
        <w:pStyle w:val="CommentText"/>
      </w:pPr>
      <w:r>
        <w:rPr>
          <w:rStyle w:val="CommentReference"/>
        </w:rPr>
        <w:annotationRef/>
      </w:r>
      <w:r>
        <w:t>check</w:t>
      </w:r>
    </w:p>
  </w:comment>
  <w:comment w:id="946" w:author="Windows User" w:date="2015-11-21T13:17:00Z" w:initials="WU">
    <w:p w14:paraId="5825D4CB" w14:textId="77777777" w:rsidR="003462CF" w:rsidRDefault="003462CF" w:rsidP="00E35F1F">
      <w:pPr>
        <w:pStyle w:val="CommentText"/>
      </w:pPr>
      <w:r>
        <w:rPr>
          <w:rStyle w:val="CommentReference"/>
        </w:rPr>
        <w:annotationRef/>
      </w:r>
      <w:r>
        <w:t>check</w:t>
      </w:r>
    </w:p>
  </w:comment>
  <w:comment w:id="949" w:author="Windows User" w:date="2015-10-30T08:56:00Z" w:initials="BS">
    <w:p w14:paraId="3E614A56" w14:textId="77777777" w:rsidR="003462CF" w:rsidRDefault="003462CF"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3462CF" w:rsidRDefault="003462CF" w:rsidP="00E35F1F">
      <w:pPr>
        <w:pStyle w:val="CommentText"/>
      </w:pPr>
      <w:r>
        <w:rPr>
          <w:rStyle w:val="CommentReference"/>
        </w:rPr>
        <w:annotationRef/>
      </w:r>
      <w:r>
        <w:t>appearing?</w:t>
      </w:r>
    </w:p>
  </w:comment>
  <w:comment w:id="951" w:author="Windows User" w:date="2015-10-30T08:56:00Z" w:initials="BS">
    <w:p w14:paraId="4735348E" w14:textId="77777777" w:rsidR="003462CF" w:rsidRDefault="003462CF" w:rsidP="00E35F1F">
      <w:pPr>
        <w:pStyle w:val="CommentText"/>
      </w:pPr>
      <w:r>
        <w:rPr>
          <w:rStyle w:val="CommentReference"/>
        </w:rPr>
        <w:annotationRef/>
      </w:r>
      <w:r>
        <w:t>He</w:t>
      </w:r>
    </w:p>
  </w:comment>
  <w:comment w:id="958" w:author="Windows User" w:date="2015-10-30T08:56:00Z" w:initials="BS">
    <w:p w14:paraId="5F2DFD8E" w14:textId="77777777" w:rsidR="003462CF" w:rsidRDefault="003462CF"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3462CF" w:rsidRDefault="003462CF">
      <w:pPr>
        <w:pStyle w:val="CommentText"/>
      </w:pPr>
      <w:r>
        <w:rPr>
          <w:rStyle w:val="CommentReference"/>
        </w:rPr>
        <w:annotationRef/>
      </w:r>
      <w:r>
        <w:t>Should this be crush?</w:t>
      </w:r>
    </w:p>
  </w:comment>
  <w:comment w:id="960" w:author="Windows User" w:date="2015-10-30T08:56:00Z" w:initials="BS">
    <w:p w14:paraId="7D69D9EF" w14:textId="77777777" w:rsidR="003462CF" w:rsidRDefault="003462CF"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3462CF" w:rsidRDefault="003462CF"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3462CF" w:rsidRDefault="003462CF"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3462CF" w:rsidRDefault="003462CF"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3462CF" w:rsidRDefault="003462CF"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3462CF" w:rsidRDefault="003462CF" w:rsidP="00E35F1F">
      <w:pPr>
        <w:pStyle w:val="CommentText"/>
      </w:pPr>
      <w:r>
        <w:rPr>
          <w:rStyle w:val="CommentReference"/>
        </w:rPr>
        <w:annotationRef/>
      </w:r>
      <w:r>
        <w:t>repeat quotes or contiguious?</w:t>
      </w:r>
    </w:p>
  </w:comment>
  <w:comment w:id="976" w:author="Windows User" w:date="2015-10-30T08:56:00Z" w:initials="BS">
    <w:p w14:paraId="29400B5B" w14:textId="77777777" w:rsidR="003462CF" w:rsidRDefault="003462CF" w:rsidP="00E35F1F">
      <w:pPr>
        <w:pStyle w:val="CommentText"/>
      </w:pPr>
      <w:r>
        <w:rPr>
          <w:rStyle w:val="CommentReference"/>
        </w:rPr>
        <w:annotationRef/>
      </w:r>
      <w:r>
        <w:t>in strength?</w:t>
      </w:r>
    </w:p>
  </w:comment>
  <w:comment w:id="977" w:author="Windows User" w:date="2015-10-30T08:56:00Z" w:initials="BS">
    <w:p w14:paraId="19007B27" w14:textId="77777777" w:rsidR="003462CF" w:rsidRDefault="003462CF"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3462CF" w:rsidRDefault="003462CF" w:rsidP="00E35F1F">
      <w:pPr>
        <w:pStyle w:val="CommentText"/>
      </w:pPr>
      <w:r>
        <w:rPr>
          <w:rStyle w:val="CommentReference"/>
        </w:rPr>
        <w:annotationRef/>
      </w:r>
      <w:r>
        <w:t>theotokos, not mav em ef Nooti</w:t>
      </w:r>
    </w:p>
  </w:comment>
  <w:comment w:id="980" w:author="Windows User" w:date="2015-10-30T08:56:00Z" w:initials="BS">
    <w:p w14:paraId="72887F8D" w14:textId="77777777" w:rsidR="003462CF" w:rsidRDefault="003462CF" w:rsidP="00E35F1F">
      <w:pPr>
        <w:pStyle w:val="CommentText"/>
      </w:pPr>
      <w:r>
        <w:rPr>
          <w:rStyle w:val="CommentReference"/>
        </w:rPr>
        <w:annotationRef/>
      </w:r>
      <w:r>
        <w:t>in?</w:t>
      </w:r>
    </w:p>
  </w:comment>
  <w:comment w:id="982" w:author="Windows User" w:date="2015-10-30T08:56:00Z" w:initials="BS">
    <w:p w14:paraId="79923510" w14:textId="77777777" w:rsidR="003462CF" w:rsidRDefault="003462CF"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3462CF" w:rsidRDefault="003462CF" w:rsidP="00E35F1F">
      <w:pPr>
        <w:pStyle w:val="CommentText"/>
      </w:pPr>
      <w:r>
        <w:rPr>
          <w:rStyle w:val="CommentReference"/>
        </w:rPr>
        <w:annotationRef/>
      </w:r>
      <w:r>
        <w:t>tense?</w:t>
      </w:r>
    </w:p>
  </w:comment>
  <w:comment w:id="985" w:author="Windows User" w:date="2015-10-30T08:56:00Z" w:initials="BS">
    <w:p w14:paraId="2626B3B0" w14:textId="77777777" w:rsidR="003462CF" w:rsidRDefault="003462CF" w:rsidP="00E35F1F">
      <w:pPr>
        <w:pStyle w:val="CommentText"/>
      </w:pPr>
      <w:r>
        <w:rPr>
          <w:rStyle w:val="CommentReference"/>
        </w:rPr>
        <w:annotationRef/>
      </w:r>
      <w:r>
        <w:t>too far for a pronoun</w:t>
      </w:r>
    </w:p>
  </w:comment>
  <w:comment w:id="986" w:author="Windows User" w:date="2015-10-30T08:56:00Z" w:initials="BS">
    <w:p w14:paraId="35C833E4" w14:textId="77777777" w:rsidR="003462CF" w:rsidRDefault="003462CF" w:rsidP="00E35F1F">
      <w:pPr>
        <w:pStyle w:val="CommentText"/>
      </w:pPr>
      <w:r>
        <w:rPr>
          <w:rStyle w:val="CommentReference"/>
        </w:rPr>
        <w:annotationRef/>
      </w:r>
      <w:r>
        <w:t>deemed or made?</w:t>
      </w:r>
    </w:p>
  </w:comment>
  <w:comment w:id="988" w:author="Windows User" w:date="2015-10-30T08:56:00Z" w:initials="BS">
    <w:p w14:paraId="5C7B7A35" w14:textId="77777777" w:rsidR="003462CF" w:rsidRDefault="003462CF"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3462CF" w:rsidRDefault="003462CF" w:rsidP="00E35F1F">
      <w:pPr>
        <w:pStyle w:val="CommentText"/>
      </w:pPr>
      <w:r>
        <w:rPr>
          <w:rStyle w:val="CommentReference"/>
        </w:rPr>
        <w:annotationRef/>
      </w:r>
      <w:r>
        <w:t>rises or shines?</w:t>
      </w:r>
    </w:p>
  </w:comment>
  <w:comment w:id="993" w:author="Windows User" w:date="2015-10-30T08:56:00Z" w:initials="BS">
    <w:p w14:paraId="5671149C" w14:textId="77777777" w:rsidR="003462CF" w:rsidRDefault="003462CF" w:rsidP="00E35F1F">
      <w:pPr>
        <w:pStyle w:val="CommentText"/>
      </w:pPr>
      <w:r>
        <w:rPr>
          <w:rStyle w:val="CommentReference"/>
        </w:rPr>
        <w:annotationRef/>
      </w:r>
      <w:r>
        <w:t>destroyed or damaged?</w:t>
      </w:r>
    </w:p>
  </w:comment>
  <w:comment w:id="1001" w:author="Windows User" w:date="2015-10-30T08:56:00Z" w:initials="BS">
    <w:p w14:paraId="4B308EB2" w14:textId="77777777" w:rsidR="003462CF" w:rsidRDefault="003462CF" w:rsidP="00E35F1F">
      <w:pPr>
        <w:pStyle w:val="CommentText"/>
      </w:pPr>
      <w:r>
        <w:rPr>
          <w:rStyle w:val="CommentReference"/>
        </w:rPr>
        <w:annotationRef/>
      </w:r>
      <w:r>
        <w:t>servant, or slave?</w:t>
      </w:r>
    </w:p>
  </w:comment>
  <w:comment w:id="1002" w:author="Windows User" w:date="2015-10-30T08:56:00Z" w:initials="BS">
    <w:p w14:paraId="20DF1D54" w14:textId="77777777" w:rsidR="003462CF" w:rsidRDefault="003462CF" w:rsidP="00E35F1F">
      <w:pPr>
        <w:pStyle w:val="CommentText"/>
      </w:pPr>
      <w:r>
        <w:rPr>
          <w:rStyle w:val="CommentReference"/>
        </w:rPr>
        <w:annotationRef/>
      </w:r>
      <w:r>
        <w:t>Feels way too literal</w:t>
      </w:r>
    </w:p>
  </w:comment>
  <w:comment w:id="1003" w:author="Windows User" w:date="2015-11-21T13:18:00Z" w:initials="WU">
    <w:p w14:paraId="2A74F11D" w14:textId="77777777" w:rsidR="003462CF" w:rsidRDefault="003462CF" w:rsidP="00E35F1F">
      <w:pPr>
        <w:pStyle w:val="CommentText"/>
      </w:pPr>
      <w:r>
        <w:rPr>
          <w:rStyle w:val="CommentReference"/>
        </w:rPr>
        <w:annotationRef/>
      </w:r>
      <w:r>
        <w:t>check</w:t>
      </w:r>
    </w:p>
  </w:comment>
  <w:comment w:id="1011" w:author="Windows User" w:date="2015-10-30T08:56:00Z" w:initials="BS">
    <w:p w14:paraId="6352B7F4" w14:textId="77777777" w:rsidR="003462CF" w:rsidRDefault="003462CF"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3462CF" w:rsidRDefault="003462CF"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3462CF" w:rsidRDefault="003462CF"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3462CF" w:rsidRDefault="003462CF"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3462CF" w:rsidRDefault="003462CF" w:rsidP="00E35F1F">
      <w:pPr>
        <w:pStyle w:val="CommentText"/>
      </w:pPr>
      <w:r>
        <w:rPr>
          <w:rStyle w:val="CommentReference"/>
        </w:rPr>
        <w:annotationRef/>
      </w:r>
      <w:r>
        <w:t>net or hook?</w:t>
      </w:r>
    </w:p>
  </w:comment>
  <w:comment w:id="1024" w:author="Windows User" w:date="2015-10-30T08:56:00Z" w:initials="BS">
    <w:p w14:paraId="631E73A0" w14:textId="77777777" w:rsidR="003462CF" w:rsidRDefault="003462CF"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3462CF" w:rsidRDefault="003462CF" w:rsidP="00E35F1F">
      <w:pPr>
        <w:pStyle w:val="CommentText"/>
      </w:pPr>
      <w:r>
        <w:rPr>
          <w:rStyle w:val="CommentReference"/>
        </w:rPr>
        <w:annotationRef/>
      </w:r>
      <w:r>
        <w:t>what does this mean?</w:t>
      </w:r>
    </w:p>
  </w:comment>
  <w:comment w:id="1026" w:author="Windows User" w:date="2015-10-30T08:56:00Z" w:initials="BS">
    <w:p w14:paraId="0A6E9F00" w14:textId="77777777" w:rsidR="003462CF" w:rsidRDefault="003462CF" w:rsidP="00E35F1F">
      <w:pPr>
        <w:pStyle w:val="CommentText"/>
      </w:pPr>
      <w:r>
        <w:rPr>
          <w:rStyle w:val="CommentReference"/>
        </w:rPr>
        <w:annotationRef/>
      </w:r>
      <w:r>
        <w:t>Path? Or Way? i.e. Christ?</w:t>
      </w:r>
    </w:p>
  </w:comment>
  <w:comment w:id="1027" w:author="Windows User" w:date="2015-10-30T08:56:00Z" w:initials="BS">
    <w:p w14:paraId="50D676B3" w14:textId="77777777" w:rsidR="003462CF" w:rsidRDefault="003462CF" w:rsidP="00E35F1F">
      <w:pPr>
        <w:pStyle w:val="CommentText"/>
      </w:pPr>
      <w:r>
        <w:rPr>
          <w:rStyle w:val="CommentReference"/>
        </w:rPr>
        <w:annotationRef/>
      </w:r>
      <w:r>
        <w:t>forward to? Or towards?</w:t>
      </w:r>
    </w:p>
  </w:comment>
  <w:comment w:id="1028" w:author="Windows User" w:date="2015-10-30T08:56:00Z" w:initials="BS">
    <w:p w14:paraId="4E94979B" w14:textId="77777777" w:rsidR="003462CF" w:rsidRDefault="003462CF" w:rsidP="00E35F1F">
      <w:pPr>
        <w:pStyle w:val="CommentText"/>
      </w:pPr>
      <w:r>
        <w:rPr>
          <w:rStyle w:val="CommentReference"/>
        </w:rPr>
        <w:annotationRef/>
      </w:r>
      <w:r>
        <w:t>gladness</w:t>
      </w:r>
    </w:p>
  </w:comment>
  <w:comment w:id="1036" w:author="Windows User" w:date="2015-10-30T08:56:00Z" w:initials="BS">
    <w:p w14:paraId="3588E256" w14:textId="77777777" w:rsidR="003462CF" w:rsidRDefault="003462CF"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3462CF" w:rsidRDefault="003462CF" w:rsidP="00E35F1F">
      <w:pPr>
        <w:pStyle w:val="CommentText"/>
      </w:pPr>
      <w:r>
        <w:rPr>
          <w:rStyle w:val="CommentReference"/>
        </w:rPr>
        <w:annotationRef/>
      </w:r>
      <w:r>
        <w:t>Everyday or a day?</w:t>
      </w:r>
    </w:p>
  </w:comment>
  <w:comment w:id="1038" w:author="Windows User" w:date="2015-10-30T08:56:00Z" w:initials="BS">
    <w:p w14:paraId="7938A467" w14:textId="77777777" w:rsidR="003462CF" w:rsidRDefault="003462CF"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3462CF" w:rsidRDefault="003462CF" w:rsidP="00E35F1F">
      <w:pPr>
        <w:pStyle w:val="CommentText"/>
      </w:pPr>
      <w:r>
        <w:rPr>
          <w:rStyle w:val="CommentReference"/>
        </w:rPr>
        <w:annotationRef/>
      </w:r>
      <w:r>
        <w:t>glory, splendor or beauty?</w:t>
      </w:r>
    </w:p>
  </w:comment>
  <w:comment w:id="1040" w:author="Windows User" w:date="2015-10-30T08:56:00Z" w:initials="BS">
    <w:p w14:paraId="07A7FAB4" w14:textId="77777777" w:rsidR="003462CF" w:rsidRDefault="003462CF" w:rsidP="00E35F1F">
      <w:pPr>
        <w:pStyle w:val="CommentText"/>
      </w:pPr>
      <w:r>
        <w:rPr>
          <w:rStyle w:val="CommentReference"/>
        </w:rPr>
        <w:annotationRef/>
      </w:r>
      <w:r>
        <w:t>from or and?</w:t>
      </w:r>
    </w:p>
  </w:comment>
  <w:comment w:id="1041" w:author="Windows User" w:date="2015-10-30T08:56:00Z" w:initials="BS">
    <w:p w14:paraId="5249720E" w14:textId="77777777" w:rsidR="003462CF" w:rsidRDefault="003462CF"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3462CF" w:rsidRDefault="003462CF"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3462CF" w:rsidRDefault="003462CF" w:rsidP="00E35F1F">
      <w:pPr>
        <w:pStyle w:val="CommentText"/>
      </w:pPr>
      <w:r>
        <w:rPr>
          <w:rStyle w:val="CommentReference"/>
        </w:rPr>
        <w:annotationRef/>
      </w:r>
      <w:r>
        <w:t>is this right?</w:t>
      </w:r>
    </w:p>
  </w:comment>
  <w:comment w:id="1044" w:author="Windows User" w:date="2015-10-30T08:56:00Z" w:initials="BS">
    <w:p w14:paraId="21BA9344" w14:textId="77777777" w:rsidR="003462CF" w:rsidRDefault="003462CF" w:rsidP="00E35F1F">
      <w:pPr>
        <w:pStyle w:val="CommentText"/>
      </w:pPr>
      <w:r>
        <w:rPr>
          <w:rStyle w:val="CommentReference"/>
        </w:rPr>
        <w:annotationRef/>
      </w:r>
      <w:r>
        <w:t>isn't it of?</w:t>
      </w:r>
    </w:p>
  </w:comment>
  <w:comment w:id="1045" w:author="Windows User" w:date="2015-10-30T08:56:00Z" w:initials="BS">
    <w:p w14:paraId="0DB057D8" w14:textId="77777777" w:rsidR="003462CF" w:rsidRDefault="003462CF" w:rsidP="00E35F1F">
      <w:pPr>
        <w:pStyle w:val="CommentText"/>
      </w:pPr>
      <w:r>
        <w:rPr>
          <w:rStyle w:val="CommentReference"/>
        </w:rPr>
        <w:annotationRef/>
      </w:r>
      <w:r>
        <w:t>isn't it blesses?</w:t>
      </w:r>
    </w:p>
  </w:comment>
  <w:comment w:id="1046" w:author="Windows User" w:date="2015-10-30T08:56:00Z" w:initials="BS">
    <w:p w14:paraId="4126BF87" w14:textId="77777777" w:rsidR="003462CF" w:rsidRDefault="003462CF" w:rsidP="00E35F1F">
      <w:pPr>
        <w:pStyle w:val="CommentText"/>
      </w:pPr>
      <w:r>
        <w:rPr>
          <w:rStyle w:val="CommentReference"/>
        </w:rPr>
        <w:annotationRef/>
      </w:r>
      <w:r>
        <w:t>blessing or blessing?</w:t>
      </w:r>
    </w:p>
  </w:comment>
  <w:comment w:id="1047" w:author="Windows User" w:date="2015-10-30T08:56:00Z" w:initials="BS">
    <w:p w14:paraId="068E7184" w14:textId="77777777" w:rsidR="003462CF" w:rsidRDefault="003462CF"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3462CF" w:rsidRDefault="003462CF" w:rsidP="00E35F1F">
      <w:pPr>
        <w:pStyle w:val="CommentText"/>
      </w:pPr>
      <w:r>
        <w:rPr>
          <w:rStyle w:val="CommentReference"/>
        </w:rPr>
        <w:annotationRef/>
      </w:r>
      <w:r>
        <w:t>perfect or true?</w:t>
      </w:r>
    </w:p>
  </w:comment>
  <w:comment w:id="1051" w:author="Windows User" w:date="2015-11-21T13:21:00Z" w:initials="WU">
    <w:p w14:paraId="686F5E9C" w14:textId="77777777" w:rsidR="003462CF" w:rsidRDefault="003462CF" w:rsidP="00E35F1F">
      <w:pPr>
        <w:pStyle w:val="CommentText"/>
      </w:pPr>
      <w:r>
        <w:rPr>
          <w:rStyle w:val="CommentReference"/>
        </w:rPr>
        <w:annotationRef/>
      </w:r>
    </w:p>
  </w:comment>
  <w:comment w:id="1058" w:author="Windows User" w:date="2015-10-30T08:56:00Z" w:initials="BS">
    <w:p w14:paraId="138D81C8" w14:textId="77777777" w:rsidR="003462CF" w:rsidRDefault="003462CF" w:rsidP="00E35F1F">
      <w:pPr>
        <w:pStyle w:val="CommentText"/>
      </w:pPr>
      <w:r>
        <w:rPr>
          <w:rStyle w:val="CommentReference"/>
        </w:rPr>
        <w:annotationRef/>
      </w:r>
      <w:r>
        <w:t>which word is right?</w:t>
      </w:r>
    </w:p>
  </w:comment>
  <w:comment w:id="1059" w:author="Windows User" w:date="2015-10-30T08:56:00Z" w:initials="BS">
    <w:p w14:paraId="36B899D8" w14:textId="77777777" w:rsidR="003462CF" w:rsidRDefault="003462CF" w:rsidP="00E35F1F">
      <w:pPr>
        <w:pStyle w:val="CommentText"/>
      </w:pPr>
      <w:r>
        <w:rPr>
          <w:rStyle w:val="CommentReference"/>
        </w:rPr>
        <w:annotationRef/>
      </w:r>
      <w:r>
        <w:t>wise?</w:t>
      </w:r>
    </w:p>
  </w:comment>
  <w:comment w:id="1061" w:author="Windows User" w:date="2015-10-30T08:56:00Z" w:initials="BS">
    <w:p w14:paraId="62F2B22F" w14:textId="77777777" w:rsidR="003462CF" w:rsidRDefault="003462CF" w:rsidP="00E35F1F">
      <w:pPr>
        <w:pStyle w:val="CommentText"/>
      </w:pPr>
      <w:r>
        <w:rPr>
          <w:rStyle w:val="CommentReference"/>
        </w:rPr>
        <w:annotationRef/>
      </w:r>
      <w:r>
        <w:t>bride, or bridal chamber?</w:t>
      </w:r>
    </w:p>
  </w:comment>
  <w:comment w:id="1062" w:author="Windows User" w:date="2015-10-30T08:56:00Z" w:initials="BS">
    <w:p w14:paraId="13AA9031" w14:textId="77777777" w:rsidR="003462CF" w:rsidRDefault="003462CF" w:rsidP="00E35F1F">
      <w:pPr>
        <w:pStyle w:val="CommentText"/>
      </w:pPr>
      <w:r>
        <w:rPr>
          <w:rStyle w:val="CommentReference"/>
        </w:rPr>
        <w:annotationRef/>
      </w:r>
      <w:r>
        <w:t>truth, logos, or true logos?</w:t>
      </w:r>
    </w:p>
  </w:comment>
  <w:comment w:id="1063" w:author="Windows User" w:date="2015-10-30T08:56:00Z" w:initials="BS">
    <w:p w14:paraId="116A567C" w14:textId="77777777" w:rsidR="003462CF" w:rsidRDefault="003462CF" w:rsidP="00E35F1F">
      <w:pPr>
        <w:pStyle w:val="CommentText"/>
      </w:pPr>
      <w:r>
        <w:rPr>
          <w:rStyle w:val="CommentReference"/>
        </w:rPr>
        <w:annotationRef/>
      </w:r>
      <w:r>
        <w:t>redeemed or saved?</w:t>
      </w:r>
    </w:p>
  </w:comment>
  <w:comment w:id="1065" w:author="Windows User" w:date="2015-10-30T08:56:00Z" w:initials="BS">
    <w:p w14:paraId="37848CBE" w14:textId="77777777" w:rsidR="003462CF" w:rsidRDefault="003462CF" w:rsidP="00E35F1F">
      <w:pPr>
        <w:pStyle w:val="CommentText"/>
      </w:pPr>
      <w:r>
        <w:rPr>
          <w:rStyle w:val="CommentReference"/>
        </w:rPr>
        <w:annotationRef/>
      </w:r>
      <w:r>
        <w:t>for us or unto us?</w:t>
      </w:r>
    </w:p>
  </w:comment>
  <w:comment w:id="1068" w:author="Windows User" w:date="2015-10-30T08:56:00Z" w:initials="BS">
    <w:p w14:paraId="7318299D" w14:textId="77777777" w:rsidR="003462CF" w:rsidRDefault="003462CF" w:rsidP="00E35F1F">
      <w:pPr>
        <w:pStyle w:val="CommentText"/>
      </w:pPr>
      <w:r>
        <w:rPr>
          <w:rStyle w:val="CommentReference"/>
        </w:rPr>
        <w:annotationRef/>
      </w:r>
      <w:r>
        <w:t>what does eshleelooi mean?</w:t>
      </w:r>
    </w:p>
  </w:comment>
  <w:comment w:id="1069" w:author="Windows User" w:date="2015-10-30T08:56:00Z" w:initials="BS">
    <w:p w14:paraId="01016F04" w14:textId="77777777" w:rsidR="003462CF" w:rsidRDefault="003462CF" w:rsidP="00E35F1F">
      <w:pPr>
        <w:pStyle w:val="CommentText"/>
      </w:pPr>
      <w:r>
        <w:rPr>
          <w:rStyle w:val="CommentReference"/>
        </w:rPr>
        <w:annotationRef/>
      </w:r>
      <w:r>
        <w:t>save or redeem?</w:t>
      </w:r>
    </w:p>
  </w:comment>
  <w:comment w:id="1071" w:author="Windows User" w:date="2015-10-30T08:56:00Z" w:initials="BS">
    <w:p w14:paraId="2F0C8D0C" w14:textId="77777777" w:rsidR="003462CF" w:rsidRDefault="003462CF"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3462CF" w:rsidRDefault="003462CF"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3462CF" w:rsidRDefault="003462CF"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3462CF" w:rsidRDefault="003462CF" w:rsidP="00E35F1F">
      <w:pPr>
        <w:pStyle w:val="CommentText"/>
      </w:pPr>
      <w:r>
        <w:rPr>
          <w:rStyle w:val="CommentReference"/>
        </w:rPr>
        <w:annotationRef/>
      </w:r>
      <w:r>
        <w:t>Saviour or redeemer?</w:t>
      </w:r>
    </w:p>
  </w:comment>
  <w:comment w:id="1077" w:author="Windows User" w:date="2015-10-30T08:56:00Z" w:initials="BS">
    <w:p w14:paraId="7BA01F3B" w14:textId="77777777" w:rsidR="003462CF" w:rsidRDefault="003462CF"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3462CF" w:rsidRDefault="003462CF"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3462CF" w:rsidRDefault="003462CF"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3462CF" w:rsidRDefault="003462CF"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3462CF" w:rsidRDefault="003462CF"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3462CF" w:rsidRDefault="003462CF"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3462CF" w:rsidRDefault="003462CF"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3462CF" w:rsidRDefault="003462CF"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3462CF" w:rsidRDefault="003462CF"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3462CF" w:rsidRDefault="003462CF"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3462CF" w:rsidRDefault="003462CF" w:rsidP="00E35F1F">
      <w:pPr>
        <w:pStyle w:val="CommentText"/>
      </w:pPr>
      <w:r>
        <w:rPr>
          <w:rStyle w:val="CommentReference"/>
        </w:rPr>
        <w:annotationRef/>
      </w:r>
      <w:r>
        <w:t>review</w:t>
      </w:r>
    </w:p>
  </w:comment>
  <w:comment w:id="1100" w:author="Windows User" w:date="2015-10-30T08:56:00Z" w:initials="BS">
    <w:p w14:paraId="5D50DB65" w14:textId="77777777" w:rsidR="003462CF" w:rsidRDefault="003462CF"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3462CF" w:rsidRDefault="003462CF" w:rsidP="00E35F1F">
      <w:pPr>
        <w:pStyle w:val="CommentText"/>
      </w:pPr>
      <w:r>
        <w:rPr>
          <w:rStyle w:val="CommentReference"/>
        </w:rPr>
        <w:annotationRef/>
      </w:r>
      <w:r>
        <w:t>works or deeds?</w:t>
      </w:r>
    </w:p>
  </w:comment>
  <w:comment w:id="1102" w:author="Windows User" w:date="2015-11-21T13:24:00Z" w:initials="WU">
    <w:p w14:paraId="7A990723" w14:textId="77777777" w:rsidR="003462CF" w:rsidRDefault="003462CF" w:rsidP="00E35F1F">
      <w:pPr>
        <w:pStyle w:val="CommentText"/>
      </w:pPr>
      <w:r>
        <w:rPr>
          <w:rStyle w:val="CommentReference"/>
        </w:rPr>
        <w:annotationRef/>
      </w:r>
      <w:r>
        <w:t>review</w:t>
      </w:r>
    </w:p>
  </w:comment>
  <w:comment w:id="1103" w:author="Windows User" w:date="2015-10-30T08:56:00Z" w:initials="BS">
    <w:p w14:paraId="5BB3D65B" w14:textId="77777777" w:rsidR="003462CF" w:rsidRDefault="003462CF" w:rsidP="00E35F1F">
      <w:pPr>
        <w:pStyle w:val="CommentText"/>
      </w:pPr>
      <w:r>
        <w:rPr>
          <w:rStyle w:val="CommentReference"/>
        </w:rPr>
        <w:annotationRef/>
      </w:r>
      <w:r>
        <w:t>does Coptic have 'high'?</w:t>
      </w:r>
    </w:p>
  </w:comment>
  <w:comment w:id="1104" w:author="Windows User" w:date="2015-11-21T13:24:00Z" w:initials="WU">
    <w:p w14:paraId="1D334F95" w14:textId="77777777" w:rsidR="003462CF" w:rsidRDefault="003462CF" w:rsidP="00E35F1F">
      <w:pPr>
        <w:pStyle w:val="CommentText"/>
      </w:pPr>
      <w:r>
        <w:rPr>
          <w:rStyle w:val="CommentReference"/>
        </w:rPr>
        <w:annotationRef/>
      </w:r>
      <w:r>
        <w:t>review, add variant</w:t>
      </w:r>
    </w:p>
  </w:comment>
  <w:comment w:id="1105" w:author="Windows User" w:date="2015-10-30T08:56:00Z" w:initials="BS">
    <w:p w14:paraId="5480B788" w14:textId="77777777" w:rsidR="003462CF" w:rsidRDefault="003462CF"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3462CF" w:rsidRDefault="003462CF"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3462CF" w:rsidRDefault="003462CF"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3462CF" w:rsidRDefault="003462CF" w:rsidP="006869EE">
      <w:pPr>
        <w:pStyle w:val="CommentText"/>
      </w:pPr>
      <w:r>
        <w:rPr>
          <w:rStyle w:val="CommentReference"/>
        </w:rPr>
        <w:annotationRef/>
      </w:r>
      <w:r>
        <w:t>May He or that He may</w:t>
      </w:r>
    </w:p>
  </w:comment>
  <w:comment w:id="1171" w:author="Windows User" w:date="2015-10-30T08:56:00Z" w:initials="BS">
    <w:p w14:paraId="5BE9E7DF" w14:textId="77777777" w:rsidR="003462CF" w:rsidRDefault="003462CF" w:rsidP="006869EE">
      <w:pPr>
        <w:pStyle w:val="CommentText"/>
      </w:pPr>
      <w:r>
        <w:rPr>
          <w:rStyle w:val="CommentReference"/>
        </w:rPr>
        <w:annotationRef/>
      </w:r>
      <w:r>
        <w:t>protopresbyters?</w:t>
      </w:r>
    </w:p>
  </w:comment>
  <w:comment w:id="1172" w:author="Windows User" w:date="2015-10-30T08:56:00Z" w:initials="BS">
    <w:p w14:paraId="37712CA1" w14:textId="77777777" w:rsidR="003462CF" w:rsidRDefault="003462CF" w:rsidP="006869EE">
      <w:pPr>
        <w:pStyle w:val="CommentText"/>
      </w:pPr>
      <w:r>
        <w:rPr>
          <w:rStyle w:val="CommentReference"/>
        </w:rPr>
        <w:annotationRef/>
      </w:r>
      <w:r>
        <w:t>those who?</w:t>
      </w:r>
    </w:p>
  </w:comment>
  <w:comment w:id="1173" w:author="Windows User" w:date="2015-10-30T08:56:00Z" w:initials="BS">
    <w:p w14:paraId="0BC9F56F" w14:textId="77777777" w:rsidR="003462CF" w:rsidRDefault="003462CF" w:rsidP="006869EE">
      <w:pPr>
        <w:pStyle w:val="CommentText"/>
      </w:pPr>
      <w:r>
        <w:rPr>
          <w:rStyle w:val="CommentReference"/>
        </w:rPr>
        <w:annotationRef/>
      </w:r>
      <w:r>
        <w:t>Yourself?</w:t>
      </w:r>
    </w:p>
  </w:comment>
  <w:comment w:id="1177" w:author="Windows User" w:date="2015-11-27T20:09:00Z" w:initials="WU">
    <w:p w14:paraId="5DD947BD" w14:textId="77777777" w:rsidR="003462CF" w:rsidRDefault="003462CF"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3462CF" w:rsidRDefault="003462CF"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3462CF" w:rsidRDefault="003462CF" w:rsidP="006869EE">
      <w:pPr>
        <w:pStyle w:val="CommentText"/>
      </w:pPr>
      <w:r>
        <w:rPr>
          <w:rStyle w:val="CommentReference"/>
        </w:rPr>
        <w:annotationRef/>
      </w:r>
      <w:r>
        <w:t>Good News or Glad Tidings?</w:t>
      </w:r>
    </w:p>
  </w:comment>
  <w:comment w:id="1188" w:author="Windows User" w:date="2015-10-30T08:56:00Z" w:initials="WU">
    <w:p w14:paraId="07481CDA" w14:textId="77777777" w:rsidR="003462CF" w:rsidRDefault="003462CF"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3462CF" w:rsidRDefault="003462CF"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3462CF" w:rsidRDefault="003462CF" w:rsidP="006869EE">
      <w:pPr>
        <w:pStyle w:val="CommentText"/>
      </w:pPr>
      <w:r>
        <w:rPr>
          <w:rStyle w:val="CommentReference"/>
        </w:rPr>
        <w:annotationRef/>
      </w:r>
      <w:r>
        <w:t>Add footnote of what this is</w:t>
      </w:r>
    </w:p>
  </w:comment>
  <w:comment w:id="1205" w:author="Windows User" w:date="2015-10-30T08:56:00Z" w:initials="WU">
    <w:p w14:paraId="6841EDAF" w14:textId="77777777" w:rsidR="003462CF" w:rsidRDefault="003462CF">
      <w:pPr>
        <w:pStyle w:val="CommentText"/>
      </w:pPr>
      <w:r>
        <w:rPr>
          <w:rStyle w:val="CommentReference"/>
        </w:rPr>
        <w:annotationRef/>
      </w:r>
      <w:r>
        <w:t>Isn’t this one more faithful?</w:t>
      </w:r>
    </w:p>
  </w:comment>
  <w:comment w:id="1206" w:author="Windows User" w:date="2015-10-30T08:56:00Z" w:initials="WU">
    <w:p w14:paraId="44483F5F" w14:textId="77777777" w:rsidR="003462CF" w:rsidRDefault="003462CF">
      <w:pPr>
        <w:pStyle w:val="CommentText"/>
      </w:pPr>
      <w:r>
        <w:rPr>
          <w:rStyle w:val="CommentReference"/>
        </w:rPr>
        <w:annotationRef/>
      </w:r>
      <w:r>
        <w:t>Which one(s) are/is right?</w:t>
      </w:r>
    </w:p>
  </w:comment>
  <w:comment w:id="1207" w:author="Windows User" w:date="2015-10-30T08:56:00Z" w:initials="WU">
    <w:p w14:paraId="22B3EF76" w14:textId="77777777" w:rsidR="003462CF" w:rsidRDefault="003462CF">
      <w:pPr>
        <w:pStyle w:val="CommentText"/>
      </w:pPr>
      <w:r>
        <w:rPr>
          <w:rStyle w:val="CommentReference"/>
        </w:rPr>
        <w:annotationRef/>
      </w:r>
      <w:r>
        <w:t>Coptic doesn’t seem to have “O Lord”</w:t>
      </w:r>
    </w:p>
  </w:comment>
  <w:comment w:id="1211" w:author="Windows User" w:date="2015-10-30T08:56:00Z" w:initials="WU">
    <w:p w14:paraId="6BF65470" w14:textId="77777777" w:rsidR="003462CF" w:rsidRDefault="003462CF">
      <w:pPr>
        <w:pStyle w:val="CommentText"/>
      </w:pPr>
      <w:r>
        <w:rPr>
          <w:rStyle w:val="CommentReference"/>
        </w:rPr>
        <w:annotationRef/>
      </w:r>
      <w:r>
        <w:t>Called or named?</w:t>
      </w:r>
    </w:p>
  </w:comment>
  <w:comment w:id="1212" w:author="Windows User" w:date="2015-10-30T08:56:00Z" w:initials="WU">
    <w:p w14:paraId="64122CF8" w14:textId="77777777" w:rsidR="003462CF" w:rsidRDefault="003462CF">
      <w:pPr>
        <w:pStyle w:val="CommentText"/>
      </w:pPr>
      <w:r>
        <w:rPr>
          <w:rStyle w:val="CommentReference"/>
        </w:rPr>
        <w:annotationRef/>
      </w:r>
      <w:r>
        <w:t>John loved the Lord, or the Lord loved John?</w:t>
      </w:r>
    </w:p>
  </w:comment>
  <w:comment w:id="1214" w:author="Windows User" w:date="2015-10-30T08:56:00Z" w:initials="WU">
    <w:p w14:paraId="28540FAB" w14:textId="77777777" w:rsidR="003462CF" w:rsidRDefault="003462CF">
      <w:pPr>
        <w:pStyle w:val="CommentText"/>
      </w:pPr>
      <w:r>
        <w:rPr>
          <w:rStyle w:val="CommentReference"/>
        </w:rPr>
        <w:annotationRef/>
      </w:r>
      <w:r>
        <w:t>Not the Lord?</w:t>
      </w:r>
    </w:p>
  </w:comment>
  <w:comment w:id="1215" w:author="Windows User" w:date="2015-10-30T08:56:00Z" w:initials="WU">
    <w:p w14:paraId="3BE9EA57" w14:textId="77777777" w:rsidR="003462CF" w:rsidRDefault="003462CF">
      <w:pPr>
        <w:pStyle w:val="CommentText"/>
      </w:pPr>
      <w:r>
        <w:rPr>
          <w:rStyle w:val="CommentReference"/>
        </w:rPr>
        <w:annotationRef/>
      </w:r>
      <w:r>
        <w:t>The rest missing?</w:t>
      </w:r>
    </w:p>
  </w:comment>
  <w:comment w:id="1216" w:author="Windows User" w:date="2015-10-30T08:56:00Z" w:initials="WU">
    <w:p w14:paraId="17CFCF91" w14:textId="77777777" w:rsidR="003462CF" w:rsidRDefault="003462CF">
      <w:pPr>
        <w:pStyle w:val="CommentText"/>
      </w:pPr>
      <w:r>
        <w:rPr>
          <w:rStyle w:val="CommentReference"/>
        </w:rPr>
        <w:annotationRef/>
      </w:r>
      <w:r>
        <w:t>Completely different…</w:t>
      </w:r>
    </w:p>
  </w:comment>
  <w:comment w:id="1217" w:author="Windows User" w:date="2015-10-30T08:56:00Z" w:initials="WU">
    <w:p w14:paraId="1A5ABDDA" w14:textId="77777777" w:rsidR="003462CF" w:rsidRDefault="003462CF">
      <w:pPr>
        <w:pStyle w:val="CommentText"/>
      </w:pPr>
      <w:r>
        <w:rPr>
          <w:rStyle w:val="CommentReference"/>
        </w:rPr>
        <w:annotationRef/>
      </w:r>
      <w:r>
        <w:t>Sound or voices?</w:t>
      </w:r>
    </w:p>
  </w:comment>
  <w:comment w:id="1220" w:author="Windows User" w:date="2015-10-30T08:56:00Z" w:initials="WU">
    <w:p w14:paraId="6A684B9E" w14:textId="77777777" w:rsidR="003462CF" w:rsidRDefault="003462CF">
      <w:pPr>
        <w:pStyle w:val="CommentText"/>
      </w:pPr>
      <w:r>
        <w:rPr>
          <w:rStyle w:val="CommentReference"/>
        </w:rPr>
        <w:annotationRef/>
      </w:r>
      <w:r>
        <w:t>This one needs looking at.</w:t>
      </w:r>
    </w:p>
  </w:comment>
  <w:comment w:id="1221" w:author="Windows User" w:date="2015-10-30T08:56:00Z" w:initials="WU">
    <w:p w14:paraId="3E29D706" w14:textId="77777777" w:rsidR="003462CF" w:rsidRDefault="003462CF">
      <w:pPr>
        <w:pStyle w:val="CommentText"/>
      </w:pPr>
      <w:r>
        <w:rPr>
          <w:rStyle w:val="CommentReference"/>
        </w:rPr>
        <w:annotationRef/>
      </w:r>
      <w:r>
        <w:t>Partners?</w:t>
      </w:r>
    </w:p>
  </w:comment>
  <w:comment w:id="1226" w:author="Windows User" w:date="2015-10-30T08:56:00Z" w:initials="WU">
    <w:p w14:paraId="662AC6DC" w14:textId="77777777" w:rsidR="003462CF" w:rsidRDefault="003462CF">
      <w:pPr>
        <w:pStyle w:val="CommentText"/>
      </w:pPr>
      <w:r>
        <w:rPr>
          <w:rStyle w:val="CommentReference"/>
        </w:rPr>
        <w:annotationRef/>
      </w:r>
      <w:r>
        <w:t>What land?</w:t>
      </w:r>
    </w:p>
  </w:comment>
  <w:comment w:id="1228" w:author="Windows User" w:date="2015-10-30T08:56:00Z" w:initials="WU">
    <w:p w14:paraId="121BE348" w14:textId="77777777" w:rsidR="003462CF" w:rsidRDefault="003462CF">
      <w:pPr>
        <w:pStyle w:val="CommentText"/>
      </w:pPr>
      <w:r>
        <w:rPr>
          <w:rStyle w:val="CommentReference"/>
        </w:rPr>
        <w:annotationRef/>
      </w:r>
      <w:r>
        <w:t>Or englighten?</w:t>
      </w:r>
    </w:p>
  </w:comment>
  <w:comment w:id="1242" w:author="Windows User" w:date="2015-10-30T08:56:00Z" w:initials="WU">
    <w:p w14:paraId="52EAF036" w14:textId="77777777" w:rsidR="003462CF" w:rsidRDefault="003462CF">
      <w:pPr>
        <w:pStyle w:val="CommentText"/>
      </w:pPr>
      <w:r>
        <w:rPr>
          <w:rStyle w:val="CommentReference"/>
        </w:rPr>
        <w:annotationRef/>
      </w:r>
      <w:r>
        <w:t>What should this verse be?</w:t>
      </w:r>
    </w:p>
  </w:comment>
  <w:comment w:id="1254" w:author="Windows User" w:date="2015-10-30T08:56:00Z" w:initials="BS">
    <w:p w14:paraId="1A0E2428" w14:textId="77777777" w:rsidR="003462CF" w:rsidRDefault="003462CF">
      <w:pPr>
        <w:pStyle w:val="CommentText"/>
      </w:pPr>
      <w:r>
        <w:rPr>
          <w:rStyle w:val="CommentReference"/>
        </w:rPr>
        <w:annotationRef/>
      </w:r>
      <w:r>
        <w:t>wiles or snares?</w:t>
      </w:r>
    </w:p>
  </w:comment>
  <w:comment w:id="1256" w:author="Windows User" w:date="2015-10-30T08:56:00Z" w:initials="BS">
    <w:p w14:paraId="2B8DD286" w14:textId="77777777" w:rsidR="003462CF" w:rsidRDefault="003462CF">
      <w:pPr>
        <w:pStyle w:val="CommentText"/>
      </w:pPr>
      <w:r>
        <w:rPr>
          <w:rStyle w:val="CommentReference"/>
        </w:rPr>
        <w:annotationRef/>
      </w:r>
      <w:r>
        <w:t>I typed this Coptic... so it will have typos..</w:t>
      </w:r>
    </w:p>
  </w:comment>
  <w:comment w:id="1257" w:author="Windows User" w:date="2015-10-30T08:56:00Z" w:initials="WU">
    <w:p w14:paraId="7AD216CC" w14:textId="77777777" w:rsidR="003462CF" w:rsidRDefault="003462CF">
      <w:pPr>
        <w:pStyle w:val="CommentText"/>
      </w:pPr>
      <w:r>
        <w:rPr>
          <w:rStyle w:val="CommentReference"/>
        </w:rPr>
        <w:annotationRef/>
      </w:r>
      <w:r>
        <w:t>You reign? The dominion is yours? Yours is the dominion?</w:t>
      </w:r>
    </w:p>
  </w:comment>
  <w:comment w:id="1259" w:author="Windows User" w:date="2015-10-30T08:56:00Z" w:initials="BS">
    <w:p w14:paraId="68C1922F" w14:textId="77777777" w:rsidR="003462CF" w:rsidRDefault="003462CF">
      <w:pPr>
        <w:pStyle w:val="CommentText"/>
      </w:pPr>
      <w:r>
        <w:rPr>
          <w:rStyle w:val="CommentReference"/>
        </w:rPr>
        <w:annotationRef/>
      </w:r>
      <w:r>
        <w:t>omit 'be' in contemporary?</w:t>
      </w:r>
    </w:p>
  </w:comment>
  <w:comment w:id="1260" w:author="Windows User" w:date="2015-10-30T08:56:00Z" w:initials="BS">
    <w:p w14:paraId="6511FB80" w14:textId="77777777" w:rsidR="003462CF" w:rsidRDefault="003462CF">
      <w:pPr>
        <w:pStyle w:val="CommentText"/>
      </w:pPr>
      <w:r>
        <w:rPr>
          <w:rStyle w:val="CommentReference"/>
        </w:rPr>
        <w:annotationRef/>
      </w:r>
      <w:r>
        <w:t>Abouna Antony: I typed this Coptic from the black book. Jenkims were very unclear. Please proof for typos.</w:t>
      </w:r>
    </w:p>
  </w:comment>
  <w:comment w:id="1261" w:author="Windows User" w:date="2015-10-30T08:56:00Z" w:initials="BS">
    <w:p w14:paraId="7DEA42F3" w14:textId="77777777" w:rsidR="003462CF" w:rsidRDefault="003462CF">
      <w:pPr>
        <w:pStyle w:val="CommentText"/>
      </w:pPr>
      <w:r>
        <w:rPr>
          <w:rStyle w:val="CommentReference"/>
        </w:rPr>
        <w:annotationRef/>
      </w:r>
      <w:r>
        <w:t>"is" before "the King" would make this whole vs flow as a sentence...</w:t>
      </w:r>
    </w:p>
  </w:comment>
  <w:comment w:id="1262" w:author="Windows User" w:date="2015-10-30T08:56:00Z" w:initials="BS">
    <w:p w14:paraId="1F17623C" w14:textId="77777777" w:rsidR="003462CF" w:rsidRDefault="003462CF">
      <w:pPr>
        <w:pStyle w:val="CommentText"/>
      </w:pPr>
      <w:r>
        <w:rPr>
          <w:rStyle w:val="CommentReference"/>
        </w:rPr>
        <w:annotationRef/>
      </w:r>
      <w:r>
        <w:t>ask more modern than entreat... but not quite right?</w:t>
      </w:r>
    </w:p>
  </w:comment>
  <w:comment w:id="1290" w:author="Windows User" w:date="2015-10-30T08:56:00Z" w:initials="WU">
    <w:p w14:paraId="5F20584F" w14:textId="77777777" w:rsidR="003462CF" w:rsidRDefault="003462CF">
      <w:pPr>
        <w:pStyle w:val="CommentText"/>
      </w:pPr>
      <w:r>
        <w:rPr>
          <w:rStyle w:val="CommentReference"/>
        </w:rPr>
        <w:annotationRef/>
      </w:r>
      <w:r>
        <w:t>Needs work.</w:t>
      </w:r>
    </w:p>
  </w:comment>
  <w:comment w:id="1295" w:author="Windows User" w:date="2015-10-30T08:56:00Z" w:initials="WU">
    <w:p w14:paraId="76E8B799" w14:textId="77777777" w:rsidR="003462CF" w:rsidRDefault="003462CF">
      <w:pPr>
        <w:pStyle w:val="CommentText"/>
      </w:pPr>
      <w:r>
        <w:rPr>
          <w:rStyle w:val="CommentReference"/>
        </w:rPr>
        <w:annotationRef/>
      </w:r>
      <w:r>
        <w:t>Should this be tho-out 5? Or 25?</w:t>
      </w:r>
    </w:p>
  </w:comment>
  <w:comment w:id="1302" w:author="Windows User" w:date="2015-11-11T11:06:00Z" w:initials="WU">
    <w:p w14:paraId="58D84DCF" w14:textId="77777777" w:rsidR="003462CF" w:rsidRDefault="003462CF">
      <w:pPr>
        <w:pStyle w:val="CommentText"/>
      </w:pPr>
      <w:r>
        <w:rPr>
          <w:rStyle w:val="CommentReference"/>
        </w:rPr>
        <w:annotationRef/>
      </w:r>
      <w:r>
        <w:t>Should this be last age or something?</w:t>
      </w:r>
    </w:p>
  </w:comment>
  <w:comment w:id="1304" w:author="Windows User" w:date="2015-11-11T11:00:00Z" w:initials="WU">
    <w:p w14:paraId="7D2DE752" w14:textId="77777777" w:rsidR="003462CF" w:rsidRDefault="003462CF">
      <w:pPr>
        <w:pStyle w:val="CommentText"/>
      </w:pPr>
      <w:r>
        <w:rPr>
          <w:rStyle w:val="CommentReference"/>
        </w:rPr>
        <w:annotationRef/>
      </w:r>
      <w:r>
        <w:t>This needs reviewing!</w:t>
      </w:r>
    </w:p>
  </w:comment>
  <w:comment w:id="1305" w:author="Windows User" w:date="2015-11-11T11:00:00Z" w:initials="WU">
    <w:p w14:paraId="65102EEC" w14:textId="77777777" w:rsidR="003462CF" w:rsidRDefault="003462CF">
      <w:pPr>
        <w:pStyle w:val="CommentText"/>
      </w:pPr>
      <w:r>
        <w:rPr>
          <w:rStyle w:val="CommentReference"/>
        </w:rPr>
        <w:annotationRef/>
      </w:r>
      <w:r>
        <w:t xml:space="preserve">This is probably wrong. God on high? </w:t>
      </w:r>
    </w:p>
  </w:comment>
  <w:comment w:id="1310" w:author="Windows User" w:date="2015-10-30T08:56:00Z" w:initials="WU">
    <w:p w14:paraId="38E4F092" w14:textId="77777777" w:rsidR="003462CF" w:rsidRDefault="003462CF">
      <w:pPr>
        <w:pStyle w:val="CommentText"/>
      </w:pPr>
      <w:r>
        <w:rPr>
          <w:rStyle w:val="CommentReference"/>
        </w:rPr>
        <w:annotationRef/>
      </w:r>
      <w:r>
        <w:t>Confirmed?</w:t>
      </w:r>
    </w:p>
  </w:comment>
  <w:comment w:id="1322" w:author="Windows User" w:date="2015-10-30T08:56:00Z" w:initials="WU">
    <w:p w14:paraId="41EDECE7" w14:textId="77777777" w:rsidR="003462CF" w:rsidRDefault="003462CF">
      <w:pPr>
        <w:pStyle w:val="CommentText"/>
      </w:pPr>
      <w:r>
        <w:rPr>
          <w:rStyle w:val="CommentReference"/>
        </w:rPr>
        <w:annotationRef/>
      </w:r>
      <w:r>
        <w:t>Heroes, or athletes?</w:t>
      </w:r>
    </w:p>
  </w:comment>
  <w:comment w:id="1361" w:author="Windows User" w:date="2015-10-30T08:56:00Z" w:initials="WU">
    <w:p w14:paraId="5FA627EB" w14:textId="77777777" w:rsidR="003462CF" w:rsidRDefault="003462CF">
      <w:pPr>
        <w:pStyle w:val="CommentText"/>
      </w:pPr>
      <w:r>
        <w:rPr>
          <w:rStyle w:val="CommentReference"/>
        </w:rPr>
        <w:annotationRef/>
      </w:r>
      <w:r>
        <w:t>Beasts or creatures?</w:t>
      </w:r>
    </w:p>
  </w:comment>
  <w:comment w:id="1362" w:author="Windows User" w:date="2015-10-30T08:56:00Z" w:initials="WU">
    <w:p w14:paraId="04563F96" w14:textId="77777777" w:rsidR="003462CF" w:rsidRDefault="003462CF">
      <w:pPr>
        <w:pStyle w:val="CommentText"/>
      </w:pPr>
      <w:r>
        <w:rPr>
          <w:rStyle w:val="CommentReference"/>
        </w:rPr>
        <w:annotationRef/>
      </w:r>
      <w:r>
        <w:t>Incessant? Or unceasing?</w:t>
      </w:r>
    </w:p>
  </w:comment>
  <w:comment w:id="1363" w:author="Windows User" w:date="2015-10-30T08:56:00Z" w:initials="WU">
    <w:p w14:paraId="7BD20F77" w14:textId="77777777" w:rsidR="003462CF" w:rsidRDefault="003462CF">
      <w:pPr>
        <w:pStyle w:val="CommentText"/>
      </w:pPr>
      <w:r>
        <w:rPr>
          <w:rStyle w:val="CommentReference"/>
        </w:rPr>
        <w:annotationRef/>
      </w:r>
      <w:r>
        <w:t>Flames of fire or fervent as fire?</w:t>
      </w:r>
    </w:p>
  </w:comment>
  <w:comment w:id="1372" w:author="Windows User" w:date="2015-10-30T08:56:00Z" w:initials="WU">
    <w:p w14:paraId="44A84E5A" w14:textId="77777777" w:rsidR="003462CF" w:rsidRDefault="003462CF">
      <w:pPr>
        <w:pStyle w:val="CommentText"/>
      </w:pPr>
      <w:r>
        <w:rPr>
          <w:rStyle w:val="CommentReference"/>
        </w:rPr>
        <w:annotationRef/>
      </w:r>
      <w:r>
        <w:t>Serving the Lord, or serving before the Lord?</w:t>
      </w:r>
    </w:p>
  </w:comment>
  <w:comment w:id="1387" w:author="Windows User" w:date="2015-10-30T08:56:00Z" w:initials="WU">
    <w:p w14:paraId="07D2B1EF" w14:textId="77777777" w:rsidR="003462CF" w:rsidRDefault="003462CF">
      <w:pPr>
        <w:pStyle w:val="CommentText"/>
      </w:pPr>
      <w:r>
        <w:rPr>
          <w:rStyle w:val="CommentReference"/>
        </w:rPr>
        <w:annotationRef/>
      </w:r>
      <w:r>
        <w:t>Or voice of God?</w:t>
      </w:r>
    </w:p>
  </w:comment>
  <w:comment w:id="1388" w:author="Windows User" w:date="2015-10-30T08:56:00Z" w:initials="WU">
    <w:p w14:paraId="3900CC21" w14:textId="77777777" w:rsidR="003462CF" w:rsidRDefault="003462CF">
      <w:pPr>
        <w:pStyle w:val="CommentText"/>
      </w:pPr>
      <w:r>
        <w:rPr>
          <w:rStyle w:val="CommentReference"/>
        </w:rPr>
        <w:annotationRef/>
      </w:r>
      <w:r>
        <w:t>Received or accepted?</w:t>
      </w:r>
    </w:p>
  </w:comment>
  <w:comment w:id="1397" w:author="Windows User" w:date="2015-11-06T08:39:00Z" w:initials="WU">
    <w:p w14:paraId="6EA3F191" w14:textId="77777777" w:rsidR="003462CF" w:rsidRDefault="003462CF">
      <w:pPr>
        <w:pStyle w:val="CommentText"/>
      </w:pPr>
      <w:r>
        <w:rPr>
          <w:rStyle w:val="CommentReference"/>
        </w:rPr>
        <w:annotationRef/>
      </w:r>
      <w:r>
        <w:t>Is this the right St. Theodore?</w:t>
      </w:r>
    </w:p>
  </w:comment>
  <w:comment w:id="1406" w:author="Windows User" w:date="2015-10-30T08:56:00Z" w:initials="WU">
    <w:p w14:paraId="227730E1" w14:textId="77777777" w:rsidR="003462CF" w:rsidRDefault="003462CF">
      <w:pPr>
        <w:pStyle w:val="CommentText"/>
      </w:pPr>
      <w:r>
        <w:rPr>
          <w:rStyle w:val="CommentReference"/>
        </w:rPr>
        <w:annotationRef/>
      </w:r>
      <w:r>
        <w:t>Prabios or Arabius? Doctors and physicians or physicians and well learned?</w:t>
      </w:r>
    </w:p>
  </w:comment>
  <w:comment w:id="1407" w:author="Windows User" w:date="2015-10-30T08:56:00Z" w:initials="WU">
    <w:p w14:paraId="519ADC1D" w14:textId="77777777" w:rsidR="003462CF" w:rsidRDefault="003462CF">
      <w:pPr>
        <w:pStyle w:val="CommentText"/>
      </w:pPr>
      <w:r>
        <w:rPr>
          <w:rStyle w:val="CommentReference"/>
        </w:rPr>
        <w:annotationRef/>
      </w:r>
      <w:r>
        <w:t>Building them upon the Name?</w:t>
      </w:r>
    </w:p>
  </w:comment>
  <w:comment w:id="1421" w:author="Windows User" w:date="2015-10-30T08:56:00Z" w:initials="WU">
    <w:p w14:paraId="3CFB1D1A" w14:textId="77777777" w:rsidR="003462CF" w:rsidRDefault="003462CF">
      <w:pPr>
        <w:pStyle w:val="CommentText"/>
      </w:pPr>
      <w:r>
        <w:rPr>
          <w:rStyle w:val="CommentReference"/>
        </w:rPr>
        <w:annotationRef/>
      </w:r>
      <w:r>
        <w:t>Placed or established?</w:t>
      </w:r>
    </w:p>
  </w:comment>
  <w:comment w:id="1422" w:author="Windows User" w:date="2015-10-30T08:56:00Z" w:initials="WU">
    <w:p w14:paraId="08983CC0" w14:textId="77777777" w:rsidR="003462CF" w:rsidRDefault="003462CF">
      <w:pPr>
        <w:pStyle w:val="CommentText"/>
      </w:pPr>
      <w:r>
        <w:rPr>
          <w:rStyle w:val="CommentReference"/>
        </w:rPr>
        <w:annotationRef/>
      </w:r>
      <w:r>
        <w:t>Or refused?</w:t>
      </w:r>
    </w:p>
  </w:comment>
  <w:comment w:id="1433" w:author="Windows User" w:date="2015-10-30T08:56:00Z" w:initials="WU">
    <w:p w14:paraId="535F3E1B" w14:textId="77777777" w:rsidR="003462CF" w:rsidRDefault="003462CF">
      <w:pPr>
        <w:pStyle w:val="CommentText"/>
      </w:pPr>
      <w:r>
        <w:rPr>
          <w:rStyle w:val="CommentReference"/>
        </w:rPr>
        <w:annotationRef/>
      </w:r>
      <w:r>
        <w:t>Sprung forth? Came forth? Blossomed?</w:t>
      </w:r>
    </w:p>
  </w:comment>
  <w:comment w:id="1454" w:author="Windows User" w:date="2015-10-30T08:56:00Z" w:initials="BS">
    <w:p w14:paraId="07DE8008" w14:textId="77777777" w:rsidR="003462CF" w:rsidRDefault="003462CF">
      <w:pPr>
        <w:pStyle w:val="CommentText"/>
      </w:pPr>
      <w:r>
        <w:rPr>
          <w:rStyle w:val="CommentReference"/>
        </w:rPr>
        <w:annotationRef/>
      </w:r>
      <w:r>
        <w:t>what does this mean?</w:t>
      </w:r>
    </w:p>
  </w:comment>
  <w:comment w:id="1455" w:author="Windows User" w:date="2015-10-30T08:56:00Z" w:initials="BS">
    <w:p w14:paraId="7DE26DCC" w14:textId="77777777" w:rsidR="003462CF" w:rsidRDefault="003462CF">
      <w:pPr>
        <w:pStyle w:val="CommentText"/>
      </w:pPr>
      <w:r>
        <w:rPr>
          <w:rStyle w:val="CommentReference"/>
        </w:rPr>
        <w:annotationRef/>
      </w:r>
      <w:r>
        <w:t>announced or proclaimed?</w:t>
      </w:r>
    </w:p>
  </w:comment>
  <w:comment w:id="1459" w:author="Windows User" w:date="2015-10-30T08:56:00Z" w:initials="WU">
    <w:p w14:paraId="729B2278" w14:textId="77777777" w:rsidR="003462CF" w:rsidRDefault="003462CF">
      <w:pPr>
        <w:pStyle w:val="CommentText"/>
      </w:pPr>
      <w:r>
        <w:rPr>
          <w:rStyle w:val="CommentReference"/>
        </w:rPr>
        <w:annotationRef/>
      </w:r>
      <w:r>
        <w:t>?</w:t>
      </w:r>
    </w:p>
  </w:comment>
  <w:comment w:id="1460" w:author="Windows User" w:date="2015-10-30T08:56:00Z" w:initials="WU">
    <w:p w14:paraId="44863D12" w14:textId="77777777" w:rsidR="003462CF" w:rsidRDefault="003462CF">
      <w:pPr>
        <w:pStyle w:val="CommentText"/>
      </w:pPr>
      <w:r>
        <w:rPr>
          <w:rStyle w:val="CommentReference"/>
        </w:rPr>
        <w:annotationRef/>
      </w:r>
      <w:r>
        <w:t>Bride, no, not bridegroom?</w:t>
      </w:r>
    </w:p>
  </w:comment>
  <w:comment w:id="1463" w:author="Windows User" w:date="2015-10-30T08:56:00Z" w:initials="WU">
    <w:p w14:paraId="6CE1AF88" w14:textId="77777777" w:rsidR="003462CF" w:rsidRDefault="003462CF">
      <w:pPr>
        <w:pStyle w:val="CommentText"/>
      </w:pPr>
      <w:r>
        <w:rPr>
          <w:rStyle w:val="CommentReference"/>
        </w:rPr>
        <w:annotationRef/>
      </w:r>
      <w:r>
        <w:t>Return?</w:t>
      </w:r>
    </w:p>
  </w:comment>
  <w:comment w:id="1464" w:author="Windows User" w:date="2015-10-30T08:56:00Z" w:initials="WU">
    <w:p w14:paraId="2917E600" w14:textId="77777777" w:rsidR="003462CF" w:rsidRDefault="003462CF">
      <w:pPr>
        <w:pStyle w:val="CommentText"/>
      </w:pPr>
      <w:r>
        <w:rPr>
          <w:rStyle w:val="CommentReference"/>
        </w:rPr>
        <w:annotationRef/>
      </w:r>
      <w:r>
        <w:t>Establishment? Building up?</w:t>
      </w:r>
    </w:p>
  </w:comment>
  <w:comment w:id="1466" w:author="Windows User" w:date="2015-10-30T08:56:00Z" w:initials="WU">
    <w:p w14:paraId="14DF4F91" w14:textId="77777777" w:rsidR="003462CF" w:rsidRDefault="003462CF">
      <w:pPr>
        <w:pStyle w:val="CommentText"/>
      </w:pPr>
      <w:r>
        <w:rPr>
          <w:rStyle w:val="CommentReference"/>
        </w:rPr>
        <w:annotationRef/>
      </w:r>
      <w:r>
        <w:t>Heavenly evangelist? Good tidings? Glad tidings? Good news?</w:t>
      </w:r>
    </w:p>
  </w:comment>
  <w:comment w:id="1467" w:author="Windows User" w:date="2015-10-30T08:56:00Z" w:initials="WU">
    <w:p w14:paraId="55FC1EAE" w14:textId="77777777" w:rsidR="003462CF" w:rsidRDefault="003462CF">
      <w:pPr>
        <w:pStyle w:val="CommentText"/>
      </w:pPr>
      <w:r>
        <w:rPr>
          <w:rStyle w:val="CommentReference"/>
        </w:rPr>
        <w:annotationRef/>
      </w:r>
      <w:r>
        <w:t>I don’t see “the Lord is with you” in the Coptic</w:t>
      </w:r>
    </w:p>
    <w:p w14:paraId="4431CB1C" w14:textId="77777777" w:rsidR="003462CF" w:rsidRDefault="003462CF">
      <w:pPr>
        <w:pStyle w:val="CommentText"/>
      </w:pPr>
    </w:p>
  </w:comment>
  <w:comment w:id="1468" w:author="Windows User" w:date="2015-10-30T08:56:00Z" w:initials="WU">
    <w:p w14:paraId="4549B91A" w14:textId="77777777" w:rsidR="003462CF" w:rsidRDefault="003462CF">
      <w:pPr>
        <w:pStyle w:val="CommentText"/>
      </w:pPr>
      <w:r>
        <w:rPr>
          <w:rStyle w:val="CommentReference"/>
        </w:rPr>
        <w:annotationRef/>
      </w:r>
      <w:r>
        <w:t>Heavenly herald of Good News?</w:t>
      </w:r>
    </w:p>
    <w:p w14:paraId="384F02AC" w14:textId="77777777" w:rsidR="003462CF" w:rsidRDefault="003462CF">
      <w:pPr>
        <w:pStyle w:val="CommentText"/>
      </w:pPr>
    </w:p>
  </w:comment>
  <w:comment w:id="1477" w:author="Windows User" w:date="2015-10-30T08:56:00Z" w:initials="WU">
    <w:p w14:paraId="4A264D5C" w14:textId="77777777" w:rsidR="003462CF" w:rsidRDefault="003462CF">
      <w:pPr>
        <w:pStyle w:val="CommentText"/>
      </w:pPr>
      <w:r>
        <w:rPr>
          <w:rStyle w:val="CommentReference"/>
        </w:rPr>
        <w:annotationRef/>
      </w:r>
      <w:r>
        <w:t>I think we’re doing holy for ethowab, but saint for agios… open to discussion though.</w:t>
      </w:r>
    </w:p>
  </w:comment>
  <w:comment w:id="1508" w:author="Windows User" w:date="2015-10-30T08:56:00Z" w:initials="BS">
    <w:p w14:paraId="20FFD670" w14:textId="77777777" w:rsidR="003462CF" w:rsidRDefault="003462CF" w:rsidP="006A0382">
      <w:pPr>
        <w:pStyle w:val="CommentText"/>
      </w:pPr>
      <w:r>
        <w:rPr>
          <w:rStyle w:val="CommentReference"/>
        </w:rPr>
        <w:annotationRef/>
      </w:r>
      <w:r>
        <w:t>theotokos, not mav em ef Nooti</w:t>
      </w:r>
    </w:p>
  </w:comment>
  <w:comment w:id="1513" w:author="Windows User" w:date="2015-10-30T08:56:00Z" w:initials="WU">
    <w:p w14:paraId="3A72AA33" w14:textId="77777777" w:rsidR="003462CF" w:rsidRDefault="003462CF">
      <w:pPr>
        <w:pStyle w:val="CommentText"/>
      </w:pPr>
      <w:r>
        <w:rPr>
          <w:rStyle w:val="CommentReference"/>
        </w:rPr>
        <w:annotationRef/>
      </w:r>
      <w:r>
        <w:t>Redeemed?</w:t>
      </w:r>
    </w:p>
  </w:comment>
  <w:comment w:id="1514" w:author="Windows User" w:date="2015-10-30T08:56:00Z" w:initials="WU">
    <w:p w14:paraId="5BF82FF5" w14:textId="77777777" w:rsidR="003462CF" w:rsidRDefault="003462CF">
      <w:pPr>
        <w:pStyle w:val="CommentText"/>
      </w:pPr>
      <w:r>
        <w:rPr>
          <w:rStyle w:val="CommentReference"/>
        </w:rPr>
        <w:annotationRef/>
      </w:r>
      <w:r>
        <w:t>For? So?</w:t>
      </w:r>
    </w:p>
  </w:comment>
  <w:comment w:id="1519" w:author="Windows User" w:date="2015-10-30T08:56:00Z" w:initials="WU">
    <w:p w14:paraId="5B54A424" w14:textId="77777777" w:rsidR="003462CF" w:rsidRDefault="003462CF">
      <w:pPr>
        <w:pStyle w:val="CommentText"/>
      </w:pPr>
      <w:r>
        <w:rPr>
          <w:rStyle w:val="CommentReference"/>
        </w:rPr>
        <w:annotationRef/>
      </w:r>
      <w:r>
        <w:t>Or did shine and did illuminate</w:t>
      </w:r>
    </w:p>
  </w:comment>
  <w:comment w:id="1520" w:author="Windows User" w:date="2015-10-30T08:56:00Z" w:initials="WU">
    <w:p w14:paraId="5929E69F" w14:textId="77777777" w:rsidR="003462CF" w:rsidRDefault="003462CF">
      <w:pPr>
        <w:pStyle w:val="CommentText"/>
      </w:pPr>
      <w:r>
        <w:rPr>
          <w:rStyle w:val="CommentReference"/>
        </w:rPr>
        <w:annotationRef/>
      </w:r>
      <w:r>
        <w:t>What should this verse be?</w:t>
      </w:r>
    </w:p>
  </w:comment>
  <w:comment w:id="1521" w:author="Windows User" w:date="2015-10-30T08:56:00Z" w:initials="WU">
    <w:p w14:paraId="37815108" w14:textId="77777777" w:rsidR="003462CF" w:rsidRDefault="003462CF">
      <w:pPr>
        <w:pStyle w:val="CommentText"/>
      </w:pPr>
      <w:r>
        <w:rPr>
          <w:rStyle w:val="CommentReference"/>
        </w:rPr>
        <w:annotationRef/>
      </w:r>
      <w:r>
        <w:t>Uhm… does this mean something else, because saying the seal of the door Ezekiel saw was raised seems really bad …</w:t>
      </w:r>
    </w:p>
  </w:comment>
  <w:comment w:id="1522" w:author="Windows User" w:date="2015-10-30T08:56:00Z" w:initials="WU">
    <w:p w14:paraId="770E6FA0" w14:textId="77777777" w:rsidR="003462CF" w:rsidRDefault="003462CF">
      <w:pPr>
        <w:pStyle w:val="CommentText"/>
      </w:pPr>
      <w:r>
        <w:rPr>
          <w:rStyle w:val="CommentReference"/>
        </w:rPr>
        <w:annotationRef/>
      </w:r>
      <w:r>
        <w:t>Who?</w:t>
      </w:r>
    </w:p>
  </w:comment>
  <w:comment w:id="1523" w:author="Windows User" w:date="2015-10-30T08:56:00Z" w:initials="WU">
    <w:p w14:paraId="7FDD5784" w14:textId="77777777" w:rsidR="003462CF" w:rsidRDefault="003462CF">
      <w:pPr>
        <w:pStyle w:val="CommentText"/>
      </w:pPr>
      <w:r>
        <w:rPr>
          <w:rStyle w:val="CommentReference"/>
        </w:rPr>
        <w:annotationRef/>
      </w:r>
      <w:r>
        <w:t>Different adjective</w:t>
      </w:r>
    </w:p>
  </w:comment>
  <w:comment w:id="1524" w:author="Windows User" w:date="2015-10-30T08:56:00Z" w:initials="WU">
    <w:p w14:paraId="69734FAC" w14:textId="77777777" w:rsidR="003462CF" w:rsidRDefault="003462CF">
      <w:pPr>
        <w:pStyle w:val="CommentText"/>
      </w:pPr>
      <w:r>
        <w:rPr>
          <w:rStyle w:val="CommentReference"/>
        </w:rPr>
        <w:annotationRef/>
      </w:r>
      <w:r>
        <w:t>Sickness?</w:t>
      </w:r>
    </w:p>
  </w:comment>
  <w:comment w:id="1527" w:author="Windows User" w:date="2015-10-30T08:56:00Z" w:initials="BS">
    <w:p w14:paraId="07C468E8" w14:textId="77777777" w:rsidR="003462CF" w:rsidRDefault="003462C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0" w:author="Windows User" w:date="2015-10-30T08:56:00Z" w:initials="WU">
    <w:p w14:paraId="14F94395" w14:textId="77777777" w:rsidR="003462CF" w:rsidRDefault="003462CF">
      <w:pPr>
        <w:pStyle w:val="CommentText"/>
      </w:pPr>
      <w:r>
        <w:rPr>
          <w:rStyle w:val="CommentReference"/>
        </w:rPr>
        <w:annotationRef/>
      </w:r>
      <w:r>
        <w:t>What?</w:t>
      </w:r>
    </w:p>
  </w:comment>
  <w:comment w:id="1539" w:author="Windows User" w:date="2015-10-30T08:56:00Z" w:initials="WU">
    <w:p w14:paraId="39A2608E" w14:textId="77777777" w:rsidR="003462CF" w:rsidRDefault="003462CF">
      <w:pPr>
        <w:pStyle w:val="CommentText"/>
      </w:pPr>
      <w:r>
        <w:rPr>
          <w:rStyle w:val="CommentReference"/>
        </w:rPr>
        <w:annotationRef/>
      </w:r>
    </w:p>
  </w:comment>
  <w:comment w:id="1551" w:author="Windows User" w:date="2015-10-30T08:56:00Z" w:initials="WU">
    <w:p w14:paraId="255EEE9F" w14:textId="77777777" w:rsidR="003462CF" w:rsidRDefault="003462CF">
      <w:pPr>
        <w:pStyle w:val="CommentText"/>
      </w:pPr>
      <w:r>
        <w:rPr>
          <w:rStyle w:val="CommentReference"/>
        </w:rPr>
        <w:annotationRef/>
      </w:r>
      <w:r>
        <w:t>Is abouna going by a different version of the Coptic?</w:t>
      </w:r>
    </w:p>
    <w:p w14:paraId="45F504BB" w14:textId="77777777" w:rsidR="003462CF" w:rsidRDefault="003462CF">
      <w:pPr>
        <w:pStyle w:val="CommentText"/>
      </w:pPr>
    </w:p>
  </w:comment>
  <w:comment w:id="1553" w:author="Windows User" w:date="2015-10-30T08:56:00Z" w:initials="WU">
    <w:p w14:paraId="63C351E6" w14:textId="77777777" w:rsidR="003462CF" w:rsidRDefault="003462CF">
      <w:pPr>
        <w:pStyle w:val="CommentText"/>
      </w:pPr>
      <w:r>
        <w:rPr>
          <w:rStyle w:val="CommentReference"/>
        </w:rPr>
        <w:annotationRef/>
      </w:r>
      <w:r>
        <w:t>Praise and victory doesn’t make sense.</w:t>
      </w:r>
    </w:p>
  </w:comment>
  <w:comment w:id="1555" w:author="Windows User" w:date="2015-10-30T08:56:00Z" w:initials="WU">
    <w:p w14:paraId="5729C7D5" w14:textId="77777777" w:rsidR="003462CF" w:rsidRDefault="003462CF">
      <w:pPr>
        <w:pStyle w:val="CommentText"/>
      </w:pPr>
      <w:r>
        <w:rPr>
          <w:rStyle w:val="CommentReference"/>
        </w:rPr>
        <w:annotationRef/>
      </w:r>
      <w:r>
        <w:t>Godhead?</w:t>
      </w:r>
    </w:p>
  </w:comment>
  <w:comment w:id="1568" w:author="Windows User" w:date="2015-10-30T08:56:00Z" w:initials="WU">
    <w:p w14:paraId="78E42A11" w14:textId="77777777" w:rsidR="003462CF" w:rsidRDefault="003462CF">
      <w:pPr>
        <w:pStyle w:val="CommentText"/>
      </w:pPr>
      <w:r>
        <w:rPr>
          <w:rStyle w:val="CommentReference"/>
        </w:rPr>
        <w:annotationRef/>
      </w:r>
      <w:r>
        <w:t>Establish?</w:t>
      </w:r>
    </w:p>
  </w:comment>
  <w:comment w:id="1569" w:author="Windows User" w:date="2015-10-30T08:56:00Z" w:initials="WU">
    <w:p w14:paraId="642EB965" w14:textId="77777777" w:rsidR="003462CF" w:rsidRDefault="003462CF">
      <w:pPr>
        <w:pStyle w:val="CommentText"/>
      </w:pPr>
      <w:r>
        <w:rPr>
          <w:rStyle w:val="CommentReference"/>
        </w:rPr>
        <w:annotationRef/>
      </w:r>
      <w:r>
        <w:t>Check another source… missing puncuation</w:t>
      </w:r>
    </w:p>
  </w:comment>
  <w:comment w:id="1570" w:author="Windows User" w:date="2015-10-30T08:56:00Z" w:initials="WU">
    <w:p w14:paraId="6F8B5532" w14:textId="77777777" w:rsidR="003462CF" w:rsidRDefault="003462CF">
      <w:pPr>
        <w:pStyle w:val="CommentText"/>
      </w:pPr>
      <w:r>
        <w:rPr>
          <w:rStyle w:val="CommentReference"/>
        </w:rPr>
        <w:annotationRef/>
      </w:r>
      <w:r>
        <w:t>Worked?</w:t>
      </w:r>
    </w:p>
  </w:comment>
  <w:comment w:id="1571" w:author="Windows User" w:date="2015-10-30T08:56:00Z" w:initials="WU">
    <w:p w14:paraId="4F504285" w14:textId="77777777" w:rsidR="003462CF" w:rsidRDefault="003462CF">
      <w:pPr>
        <w:pStyle w:val="CommentText"/>
      </w:pPr>
      <w:r>
        <w:rPr>
          <w:rStyle w:val="CommentReference"/>
        </w:rPr>
        <w:annotationRef/>
      </w:r>
      <w:r>
        <w:t>Thrice holy or Trisagion?</w:t>
      </w:r>
    </w:p>
  </w:comment>
  <w:comment w:id="1573" w:author="Windows User" w:date="2015-10-30T08:56:00Z" w:initials="WU">
    <w:p w14:paraId="5514BCC2" w14:textId="77777777" w:rsidR="003462CF" w:rsidRPr="00745B45" w:rsidRDefault="003462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4" w:author="Windows User" w:date="2015-10-30T08:56:00Z" w:initials="WU">
    <w:p w14:paraId="179A5384" w14:textId="77777777" w:rsidR="003462CF" w:rsidRDefault="003462CF">
      <w:pPr>
        <w:pStyle w:val="CommentText"/>
      </w:pPr>
      <w:r>
        <w:rPr>
          <w:rStyle w:val="CommentReference"/>
        </w:rPr>
        <w:annotationRef/>
      </w:r>
      <w:r>
        <w:t>Right translation?</w:t>
      </w:r>
    </w:p>
  </w:comment>
  <w:comment w:id="1576" w:author="Windows User" w:date="2015-10-30T08:56:00Z" w:initials="WU">
    <w:p w14:paraId="1682BE28" w14:textId="77777777" w:rsidR="003462CF" w:rsidRDefault="003462CF">
      <w:pPr>
        <w:pStyle w:val="CommentText"/>
      </w:pPr>
      <w:r>
        <w:rPr>
          <w:rStyle w:val="CommentReference"/>
        </w:rPr>
        <w:annotationRef/>
      </w:r>
      <w:r>
        <w:t>What does this mean?</w:t>
      </w:r>
    </w:p>
  </w:comment>
  <w:comment w:id="1577" w:author="Windows User" w:date="2015-10-30T08:56:00Z" w:initials="WU">
    <w:p w14:paraId="30C5B7C9" w14:textId="77777777" w:rsidR="003462CF" w:rsidRDefault="003462CF">
      <w:pPr>
        <w:pStyle w:val="CommentText"/>
      </w:pPr>
      <w:r>
        <w:rPr>
          <w:rStyle w:val="CommentReference"/>
        </w:rPr>
        <w:annotationRef/>
      </w:r>
      <w:r>
        <w:t>To the end?</w:t>
      </w:r>
    </w:p>
  </w:comment>
  <w:comment w:id="1582" w:author="Windows User" w:date="2015-10-30T08:56:00Z" w:initials="WU">
    <w:p w14:paraId="2C2856CA" w14:textId="77777777" w:rsidR="003462CF" w:rsidRDefault="003462CF">
      <w:pPr>
        <w:pStyle w:val="CommentText"/>
      </w:pPr>
      <w:r>
        <w:rPr>
          <w:rStyle w:val="CommentReference"/>
        </w:rPr>
        <w:annotationRef/>
      </w:r>
      <w:r>
        <w:t>Or freedom?</w:t>
      </w:r>
    </w:p>
  </w:comment>
  <w:comment w:id="1583" w:author="Windows User" w:date="2015-10-30T08:56:00Z" w:initials="WU">
    <w:p w14:paraId="229642C6" w14:textId="77777777" w:rsidR="003462CF" w:rsidRDefault="003462CF">
      <w:pPr>
        <w:pStyle w:val="CommentText"/>
      </w:pPr>
      <w:r>
        <w:rPr>
          <w:rStyle w:val="CommentReference"/>
        </w:rPr>
        <w:annotationRef/>
      </w:r>
      <w:r>
        <w:t>Or establish?</w:t>
      </w:r>
    </w:p>
  </w:comment>
  <w:comment w:id="1591" w:author="Windows User" w:date="2015-10-30T08:56:00Z" w:initials="WU">
    <w:p w14:paraId="798C7307" w14:textId="77777777" w:rsidR="003462CF" w:rsidRDefault="003462CF">
      <w:pPr>
        <w:pStyle w:val="CommentText"/>
      </w:pPr>
      <w:r>
        <w:rPr>
          <w:rStyle w:val="CommentReference"/>
        </w:rPr>
        <w:annotationRef/>
      </w:r>
      <w:r>
        <w:t>Is this the correct date?</w:t>
      </w:r>
    </w:p>
  </w:comment>
  <w:comment w:id="1706" w:author="Windows User" w:date="2015-10-30T08:56:00Z" w:initials="WU">
    <w:p w14:paraId="1C25D03A" w14:textId="77777777" w:rsidR="003462CF" w:rsidRDefault="003462CF">
      <w:pPr>
        <w:pStyle w:val="CommentText"/>
      </w:pPr>
      <w:r>
        <w:rPr>
          <w:rStyle w:val="CommentReference"/>
        </w:rPr>
        <w:annotationRef/>
      </w:r>
      <w:r>
        <w:t>Can this be reworded?</w:t>
      </w:r>
    </w:p>
  </w:comment>
  <w:comment w:id="1708" w:author="Windows User" w:date="2015-10-30T08:56:00Z" w:initials="WU">
    <w:p w14:paraId="71B1FE22" w14:textId="77777777" w:rsidR="003462CF" w:rsidRDefault="003462CF">
      <w:pPr>
        <w:pStyle w:val="CommentText"/>
      </w:pPr>
      <w:r>
        <w:rPr>
          <w:rStyle w:val="CommentReference"/>
        </w:rPr>
        <w:annotationRef/>
      </w:r>
      <w:r>
        <w:t>Check other books for alternate word here.</w:t>
      </w:r>
    </w:p>
  </w:comment>
  <w:comment w:id="1709" w:author="Windows User" w:date="2015-10-30T08:56:00Z" w:initials="WU">
    <w:p w14:paraId="546F5FFA" w14:textId="77777777" w:rsidR="003462CF" w:rsidRDefault="003462CF">
      <w:pPr>
        <w:pStyle w:val="CommentText"/>
      </w:pPr>
      <w:r>
        <w:rPr>
          <w:rStyle w:val="CommentReference"/>
        </w:rPr>
        <w:annotationRef/>
      </w:r>
      <w:r>
        <w:t>Nations or peoples?</w:t>
      </w:r>
    </w:p>
  </w:comment>
  <w:comment w:id="1710" w:author="Windows User" w:date="2015-10-30T08:56:00Z" w:initials="WU">
    <w:p w14:paraId="4FC1DCF3" w14:textId="77777777" w:rsidR="003462CF" w:rsidRDefault="003462CF">
      <w:pPr>
        <w:pStyle w:val="CommentText"/>
      </w:pPr>
      <w:r>
        <w:rPr>
          <w:rStyle w:val="CommentReference"/>
        </w:rPr>
        <w:annotationRef/>
      </w:r>
      <w:r>
        <w:t>Burned or consumed?</w:t>
      </w:r>
    </w:p>
  </w:comment>
  <w:comment w:id="1711" w:author="Windows User" w:date="2015-10-30T08:56:00Z" w:initials="WU">
    <w:p w14:paraId="5B463C07" w14:textId="77777777" w:rsidR="003462CF" w:rsidRDefault="003462CF">
      <w:pPr>
        <w:pStyle w:val="CommentText"/>
      </w:pPr>
      <w:r>
        <w:rPr>
          <w:rStyle w:val="CommentReference"/>
        </w:rPr>
        <w:annotationRef/>
      </w:r>
      <w:r>
        <w:t>?</w:t>
      </w:r>
    </w:p>
  </w:comment>
  <w:comment w:id="1712" w:author="Windows User" w:date="2015-10-30T08:56:00Z" w:initials="WU">
    <w:p w14:paraId="3079CC02" w14:textId="77777777" w:rsidR="003462CF" w:rsidRPr="00745B45" w:rsidRDefault="003462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7" w:author="Windows User" w:date="2015-10-30T08:56:00Z" w:initials="WU">
    <w:p w14:paraId="4B943F0B" w14:textId="77777777" w:rsidR="003462CF" w:rsidRDefault="003462CF">
      <w:pPr>
        <w:pStyle w:val="CommentText"/>
      </w:pPr>
      <w:r>
        <w:rPr>
          <w:rStyle w:val="CommentReference"/>
        </w:rPr>
        <w:annotationRef/>
      </w:r>
      <w:r>
        <w:t>Synaxarium has St. James dying twice… likely one of them should be St. John!</w:t>
      </w:r>
    </w:p>
  </w:comment>
  <w:comment w:id="1768" w:author="Windows User" w:date="2015-10-30T08:56:00Z" w:initials="WU">
    <w:p w14:paraId="11436C6E" w14:textId="77777777" w:rsidR="003462CF" w:rsidRDefault="003462CF">
      <w:pPr>
        <w:pStyle w:val="CommentText"/>
      </w:pPr>
      <w:r>
        <w:rPr>
          <w:rStyle w:val="CommentReference"/>
        </w:rPr>
        <w:annotationRef/>
      </w:r>
      <w:r>
        <w:t>Ramez says print synacarium may have him in july</w:t>
      </w:r>
    </w:p>
  </w:comment>
  <w:comment w:id="1785" w:author="Windows User" w:date="2015-10-30T08:56:00Z" w:initials="WU">
    <w:p w14:paraId="62A36CDC" w14:textId="77777777" w:rsidR="003462CF" w:rsidRDefault="003462CF">
      <w:pPr>
        <w:pStyle w:val="CommentText"/>
      </w:pPr>
      <w:r>
        <w:rPr>
          <w:rStyle w:val="CommentReference"/>
        </w:rPr>
        <w:annotationRef/>
      </w:r>
      <w:r>
        <w:t>Approached? What does this vs mean?</w:t>
      </w:r>
    </w:p>
  </w:comment>
  <w:comment w:id="1786" w:author="Windows User" w:date="2015-10-30T08:56:00Z" w:initials="WU">
    <w:p w14:paraId="329416E7" w14:textId="77777777" w:rsidR="003462CF" w:rsidRPr="00745B45" w:rsidRDefault="003462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2" w:author="Windows User" w:date="2015-10-30T08:56:00Z" w:initials="WU">
    <w:p w14:paraId="763F73BB" w14:textId="77777777" w:rsidR="003462CF" w:rsidRDefault="003462CF">
      <w:pPr>
        <w:pStyle w:val="CommentText"/>
      </w:pPr>
      <w:r>
        <w:rPr>
          <w:rStyle w:val="CommentReference"/>
        </w:rPr>
        <w:annotationRef/>
      </w:r>
      <w:r>
        <w:t>Thoughts?</w:t>
      </w:r>
    </w:p>
  </w:comment>
  <w:comment w:id="1813" w:author="Windows User" w:date="2015-10-30T08:56:00Z" w:initials="WU">
    <w:p w14:paraId="7B47C8A3" w14:textId="77777777" w:rsidR="003462CF" w:rsidRDefault="003462C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4" w:author="Windows User" w:date="2015-10-30T08:56:00Z" w:initials="WU">
    <w:p w14:paraId="113233AB" w14:textId="77777777" w:rsidR="003462CF" w:rsidRDefault="003462CF">
      <w:pPr>
        <w:pStyle w:val="CommentText"/>
      </w:pPr>
      <w:r>
        <w:rPr>
          <w:rStyle w:val="CommentReference"/>
        </w:rPr>
        <w:annotationRef/>
      </w:r>
      <w:r>
        <w:t>Sound or voices?</w:t>
      </w:r>
    </w:p>
  </w:comment>
  <w:comment w:id="1850" w:author="Windows User" w:date="2015-10-30T08:56:00Z" w:initials="WU">
    <w:p w14:paraId="0BE9113A" w14:textId="77777777" w:rsidR="003462CF" w:rsidRDefault="003462CF">
      <w:pPr>
        <w:pStyle w:val="CommentText"/>
      </w:pPr>
      <w:r>
        <w:rPr>
          <w:rStyle w:val="CommentReference"/>
        </w:rPr>
        <w:annotationRef/>
      </w:r>
      <w:r>
        <w:t>Completely different.</w:t>
      </w:r>
    </w:p>
  </w:comment>
  <w:comment w:id="1851" w:author="Windows User" w:date="2015-10-30T08:56:00Z" w:initials="WU">
    <w:p w14:paraId="074682DD" w14:textId="77777777" w:rsidR="003462CF" w:rsidRDefault="003462CF">
      <w:pPr>
        <w:pStyle w:val="CommentText"/>
      </w:pPr>
      <w:r>
        <w:rPr>
          <w:rStyle w:val="CommentReference"/>
        </w:rPr>
        <w:annotationRef/>
      </w:r>
      <w:r>
        <w:t>With or in?</w:t>
      </w:r>
    </w:p>
  </w:comment>
  <w:comment w:id="1852" w:author="Windows User" w:date="2015-10-30T08:56:00Z" w:initials="WU">
    <w:p w14:paraId="371712E1" w14:textId="77777777" w:rsidR="003462CF" w:rsidRDefault="003462CF">
      <w:pPr>
        <w:pStyle w:val="CommentText"/>
      </w:pPr>
      <w:r>
        <w:rPr>
          <w:rStyle w:val="CommentReference"/>
        </w:rPr>
        <w:annotationRef/>
      </w:r>
    </w:p>
  </w:comment>
  <w:comment w:id="1853" w:author="Windows User" w:date="2015-10-30T08:56:00Z" w:initials="WU">
    <w:p w14:paraId="0B3C1D3B" w14:textId="77777777" w:rsidR="003462CF" w:rsidRDefault="003462CF">
      <w:pPr>
        <w:pStyle w:val="CommentText"/>
      </w:pPr>
      <w:r>
        <w:rPr>
          <w:rStyle w:val="CommentReference"/>
        </w:rPr>
        <w:annotationRef/>
      </w:r>
      <w:r>
        <w:t>Sound or voice?</w:t>
      </w:r>
    </w:p>
  </w:comment>
  <w:comment w:id="1855" w:author="Windows User" w:date="2015-10-30T08:56:00Z" w:initials="WU">
    <w:p w14:paraId="1C3A0B98" w14:textId="77777777" w:rsidR="003462CF" w:rsidRDefault="003462CF">
      <w:pPr>
        <w:pStyle w:val="CommentText"/>
      </w:pPr>
      <w:r>
        <w:rPr>
          <w:rStyle w:val="CommentReference"/>
        </w:rPr>
        <w:annotationRef/>
      </w:r>
      <w:r>
        <w:t>Open to suggetions.</w:t>
      </w:r>
    </w:p>
  </w:comment>
  <w:comment w:id="1856" w:author="Windows User" w:date="2015-10-30T08:56:00Z" w:initials="WU">
    <w:p w14:paraId="79DB91AB" w14:textId="77777777" w:rsidR="003462CF" w:rsidRDefault="003462CF">
      <w:pPr>
        <w:pStyle w:val="CommentText"/>
      </w:pPr>
      <w:r>
        <w:rPr>
          <w:rStyle w:val="CommentReference"/>
        </w:rPr>
        <w:annotationRef/>
      </w:r>
      <w:r>
        <w:t>Before?</w:t>
      </w:r>
    </w:p>
  </w:comment>
  <w:comment w:id="1857" w:author="Windows User" w:date="2015-10-30T08:56:00Z" w:initials="WU">
    <w:p w14:paraId="777049F3" w14:textId="77777777" w:rsidR="003462CF" w:rsidRDefault="003462CF">
      <w:pPr>
        <w:pStyle w:val="CommentText"/>
      </w:pPr>
      <w:r>
        <w:rPr>
          <w:rStyle w:val="CommentReference"/>
        </w:rPr>
        <w:annotationRef/>
      </w:r>
      <w:r>
        <w:t>Nations?</w:t>
      </w:r>
    </w:p>
  </w:comment>
  <w:comment w:id="1858" w:author="Windows User" w:date="2015-10-30T08:56:00Z" w:initials="WU">
    <w:p w14:paraId="29D1E0CC" w14:textId="77777777" w:rsidR="003462CF" w:rsidRDefault="003462CF">
      <w:pPr>
        <w:pStyle w:val="CommentText"/>
      </w:pPr>
      <w:r>
        <w:rPr>
          <w:rStyle w:val="CommentReference"/>
        </w:rPr>
        <w:annotationRef/>
      </w:r>
      <w:r>
        <w:t>?</w:t>
      </w:r>
    </w:p>
  </w:comment>
  <w:comment w:id="1898" w:author="Windows User" w:date="2015-10-30T08:56:00Z" w:initials="WU">
    <w:p w14:paraId="73A9ACC7" w14:textId="77777777" w:rsidR="003462CF" w:rsidRDefault="003462CF">
      <w:pPr>
        <w:pStyle w:val="CommentText"/>
      </w:pPr>
      <w:r>
        <w:rPr>
          <w:rStyle w:val="CommentReference"/>
        </w:rPr>
        <w:annotationRef/>
      </w:r>
      <w:r>
        <w:t>?</w:t>
      </w:r>
    </w:p>
  </w:comment>
  <w:comment w:id="1907" w:author="Windows User" w:date="2015-10-30T08:56:00Z" w:initials="WU">
    <w:p w14:paraId="4F5630C0" w14:textId="77777777" w:rsidR="003462CF" w:rsidRDefault="003462CF">
      <w:pPr>
        <w:pStyle w:val="CommentText"/>
      </w:pPr>
      <w:r>
        <w:rPr>
          <w:rStyle w:val="CommentReference"/>
        </w:rPr>
        <w:annotationRef/>
      </w:r>
      <w:r>
        <w:t>Abba Noub, abanoub, Apa Noub, Apnoub?</w:t>
      </w:r>
    </w:p>
  </w:comment>
  <w:comment w:id="1908" w:author="Windows User" w:date="2015-10-30T08:56:00Z" w:initials="WU">
    <w:p w14:paraId="3899034D" w14:textId="77777777" w:rsidR="003462CF" w:rsidRDefault="003462CF">
      <w:pPr>
        <w:pStyle w:val="CommentText"/>
      </w:pPr>
      <w:r>
        <w:rPr>
          <w:rStyle w:val="CommentReference"/>
        </w:rPr>
        <w:annotationRef/>
      </w:r>
      <w:r>
        <w:t>Upright, or orthodox?</w:t>
      </w:r>
    </w:p>
  </w:comment>
  <w:comment w:id="1918" w:author="Windows User" w:date="2015-10-30T08:56:00Z" w:initials="WU">
    <w:p w14:paraId="61207ABC" w14:textId="77777777" w:rsidR="003462CF" w:rsidRDefault="003462CF">
      <w:pPr>
        <w:pStyle w:val="CommentText"/>
      </w:pPr>
      <w:r>
        <w:rPr>
          <w:rStyle w:val="CommentReference"/>
        </w:rPr>
        <w:annotationRef/>
      </w:r>
      <w:r>
        <w:t>Are we going with ti agia = saint and ti ethowab = the holy?</w:t>
      </w:r>
    </w:p>
  </w:comment>
  <w:comment w:id="1944" w:author="Windows User" w:date="2015-11-18T20:43:00Z" w:initials="WU">
    <w:p w14:paraId="08613E46" w14:textId="00F90E8C" w:rsidR="003462CF" w:rsidRDefault="003462CF">
      <w:pPr>
        <w:pStyle w:val="CommentText"/>
      </w:pPr>
      <w:r>
        <w:rPr>
          <w:rStyle w:val="CommentReference"/>
        </w:rPr>
        <w:annotationRef/>
      </w:r>
      <w:r>
        <w:t>Is this for Adam days? Or just Sundays?</w:t>
      </w:r>
    </w:p>
  </w:comment>
  <w:comment w:id="1945" w:author="Windows User" w:date="2015-11-18T20:38:00Z" w:initials="WU">
    <w:p w14:paraId="43F9C3B7" w14:textId="77777777" w:rsidR="003462CF" w:rsidRDefault="003462CF">
      <w:pPr>
        <w:pStyle w:val="CommentText"/>
      </w:pPr>
      <w:r>
        <w:rPr>
          <w:rStyle w:val="CommentReference"/>
        </w:rPr>
        <w:annotationRef/>
      </w:r>
      <w:r>
        <w:t>What does this mean? I feel like we put something else somewhere else</w:t>
      </w:r>
    </w:p>
  </w:comment>
  <w:comment w:id="1947" w:author="Windows User" w:date="2015-11-19T22:12:00Z" w:initials="WU">
    <w:p w14:paraId="79F037D4" w14:textId="77777777" w:rsidR="003462CF" w:rsidRDefault="003462CF">
      <w:pPr>
        <w:pStyle w:val="CommentText"/>
      </w:pPr>
      <w:r>
        <w:rPr>
          <w:rStyle w:val="CommentReference"/>
        </w:rPr>
        <w:annotationRef/>
      </w:r>
      <w:r>
        <w:t>Theotokos forever, or ever-Theotokos?</w:t>
      </w:r>
    </w:p>
  </w:comment>
  <w:comment w:id="1948" w:author="Windows User" w:date="2015-11-19T22:12:00Z" w:initials="WU">
    <w:p w14:paraId="7E2C6DDB" w14:textId="77777777" w:rsidR="003462CF" w:rsidRDefault="003462CF">
      <w:pPr>
        <w:pStyle w:val="CommentText"/>
      </w:pPr>
      <w:r>
        <w:rPr>
          <w:rStyle w:val="CommentReference"/>
        </w:rPr>
        <w:annotationRef/>
      </w:r>
      <w:r>
        <w:t>What does this mean?</w:t>
      </w:r>
    </w:p>
  </w:comment>
  <w:comment w:id="1949" w:author="Windows User" w:date="2015-11-19T22:12:00Z" w:initials="WU">
    <w:p w14:paraId="71146019" w14:textId="77777777" w:rsidR="003462CF" w:rsidRDefault="003462CF">
      <w:pPr>
        <w:pStyle w:val="CommentText"/>
      </w:pPr>
      <w:r>
        <w:rPr>
          <w:rStyle w:val="CommentReference"/>
        </w:rPr>
        <w:annotationRef/>
      </w:r>
      <w:r>
        <w:t>What does this mean?</w:t>
      </w:r>
    </w:p>
  </w:comment>
  <w:comment w:id="1950" w:author="Windows User" w:date="2015-11-19T22:12:00Z" w:initials="WU">
    <w:p w14:paraId="24E4F57A" w14:textId="77777777" w:rsidR="003462CF" w:rsidRDefault="003462CF">
      <w:pPr>
        <w:pStyle w:val="CommentText"/>
      </w:pPr>
      <w:r>
        <w:rPr>
          <w:rStyle w:val="CommentReference"/>
        </w:rPr>
        <w:annotationRef/>
      </w:r>
      <w:r>
        <w:t>Praying or interceding?</w:t>
      </w:r>
    </w:p>
  </w:comment>
  <w:comment w:id="1970" w:author="Windows User" w:date="2015-10-30T08:56:00Z" w:initials="WU">
    <w:p w14:paraId="36116F5D" w14:textId="77777777" w:rsidR="003462CF" w:rsidRPr="00745B45" w:rsidRDefault="003462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1" w:author="Windows User" w:date="2015-10-30T08:56:00Z" w:initials="WU">
    <w:p w14:paraId="55EA204B" w14:textId="77777777" w:rsidR="003462CF" w:rsidRDefault="003462CF">
      <w:pPr>
        <w:pStyle w:val="CommentText"/>
      </w:pPr>
      <w:r>
        <w:rPr>
          <w:rStyle w:val="CommentReference"/>
        </w:rPr>
        <w:annotationRef/>
      </w:r>
      <w:r>
        <w:t>Typo?</w:t>
      </w:r>
    </w:p>
  </w:comment>
  <w:comment w:id="1993" w:author="Windows User" w:date="2015-10-30T08:56:00Z" w:initials="WU">
    <w:p w14:paraId="11E5D177" w14:textId="77777777" w:rsidR="003462CF" w:rsidRPr="00745B45" w:rsidRDefault="003462CF">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5" w:author="Windows User" w:date="2015-10-30T08:56:00Z" w:initials="WU">
    <w:p w14:paraId="38A16B24" w14:textId="77777777" w:rsidR="003462CF" w:rsidRDefault="003462CF">
      <w:pPr>
        <w:pStyle w:val="CommentText"/>
      </w:pPr>
      <w:r>
        <w:rPr>
          <w:rStyle w:val="CommentReference"/>
        </w:rPr>
        <w:annotationRef/>
      </w:r>
      <w:r>
        <w:t>What does the Coptic say?</w:t>
      </w:r>
    </w:p>
  </w:comment>
  <w:comment w:id="1996" w:author="Windows User" w:date="2015-10-30T08:56:00Z" w:initials="WU">
    <w:p w14:paraId="239824AA" w14:textId="77777777" w:rsidR="003462CF" w:rsidRDefault="003462CF">
      <w:pPr>
        <w:pStyle w:val="CommentText"/>
      </w:pPr>
      <w:r>
        <w:rPr>
          <w:rStyle w:val="CommentReference"/>
        </w:rPr>
        <w:annotationRef/>
      </w:r>
      <w:r>
        <w:t>What is being quoted? 2Cor 5?</w:t>
      </w:r>
    </w:p>
  </w:comment>
  <w:comment w:id="1999" w:author="Windows User" w:date="2015-10-30T08:56:00Z" w:initials="WU">
    <w:p w14:paraId="1EC34668" w14:textId="77777777" w:rsidR="003462CF" w:rsidRDefault="003462CF">
      <w:pPr>
        <w:pStyle w:val="CommentText"/>
      </w:pPr>
      <w:r>
        <w:rPr>
          <w:rStyle w:val="CommentReference"/>
        </w:rPr>
        <w:annotationRef/>
      </w:r>
      <w:r>
        <w:t>This is clearly a late composition, bastardizing other hymns. “our father in heaven, the sinless one, with your good father…” right.</w:t>
      </w:r>
    </w:p>
  </w:comment>
  <w:comment w:id="2000" w:author="Windows User" w:date="2015-10-30T08:56:00Z" w:initials="WU">
    <w:p w14:paraId="4470C38C" w14:textId="77777777" w:rsidR="003462CF" w:rsidRDefault="003462CF">
      <w:pPr>
        <w:pStyle w:val="CommentText"/>
      </w:pPr>
      <w:r>
        <w:rPr>
          <w:rStyle w:val="CommentReference"/>
        </w:rPr>
        <w:annotationRef/>
      </w:r>
      <w:r>
        <w:t>Coptic is different from previous verse. What should English be?</w:t>
      </w:r>
    </w:p>
  </w:comment>
  <w:comment w:id="2001" w:author="Windows User" w:date="2015-10-30T08:56:00Z" w:initials="WU">
    <w:p w14:paraId="350A9B71" w14:textId="77777777" w:rsidR="003462CF" w:rsidRDefault="003462CF">
      <w:pPr>
        <w:pStyle w:val="CommentText"/>
      </w:pPr>
      <w:r>
        <w:rPr>
          <w:rStyle w:val="CommentReference"/>
        </w:rPr>
        <w:annotationRef/>
      </w:r>
      <w:r>
        <w:t>Or athletes? Or athletic martyrs?</w:t>
      </w:r>
    </w:p>
  </w:comment>
  <w:comment w:id="2002" w:author="Windows User" w:date="2015-10-30T08:56:00Z" w:initials="WU">
    <w:p w14:paraId="72F9FFC3" w14:textId="77777777" w:rsidR="003462CF" w:rsidRDefault="003462CF">
      <w:pPr>
        <w:pStyle w:val="CommentText"/>
      </w:pPr>
      <w:r>
        <w:rPr>
          <w:rStyle w:val="CommentReference"/>
        </w:rPr>
        <w:annotationRef/>
      </w:r>
      <w:r>
        <w:t>Or of the martyrs?</w:t>
      </w:r>
    </w:p>
  </w:comment>
  <w:comment w:id="2003" w:author="Windows User" w:date="2015-10-30T08:56:00Z" w:initials="WU">
    <w:p w14:paraId="7BD5C124" w14:textId="77777777" w:rsidR="003462CF" w:rsidRDefault="003462CF">
      <w:pPr>
        <w:pStyle w:val="CommentText"/>
      </w:pPr>
      <w:r>
        <w:rPr>
          <w:rStyle w:val="CommentReference"/>
        </w:rPr>
        <w:annotationRef/>
      </w:r>
      <w:r>
        <w:t>Carries or lifts?</w:t>
      </w:r>
    </w:p>
  </w:comment>
  <w:comment w:id="2004" w:author="Windows User" w:date="2015-10-30T08:56:00Z" w:initials="WU">
    <w:p w14:paraId="525F7218" w14:textId="77777777" w:rsidR="003462CF" w:rsidRDefault="003462CF">
      <w:pPr>
        <w:pStyle w:val="CommentText"/>
      </w:pPr>
      <w:r>
        <w:rPr>
          <w:rStyle w:val="CommentReference"/>
        </w:rPr>
        <w:annotationRef/>
      </w:r>
      <w:r>
        <w:t>Churches?</w:t>
      </w:r>
    </w:p>
    <w:p w14:paraId="32A8F1D7" w14:textId="77777777" w:rsidR="003462CF" w:rsidRDefault="003462CF">
      <w:pPr>
        <w:pStyle w:val="CommentText"/>
      </w:pPr>
    </w:p>
  </w:comment>
  <w:comment w:id="2005" w:author="Windows User" w:date="2015-10-30T08:56:00Z" w:initials="WU">
    <w:p w14:paraId="165286E5" w14:textId="77777777" w:rsidR="003462CF" w:rsidRDefault="003462CF">
      <w:pPr>
        <w:pStyle w:val="CommentText"/>
      </w:pPr>
      <w:r>
        <w:rPr>
          <w:rStyle w:val="CommentReference"/>
        </w:rPr>
        <w:annotationRef/>
      </w:r>
      <w:r>
        <w:t>End?</w:t>
      </w:r>
    </w:p>
  </w:comment>
  <w:comment w:id="2014" w:author="Windows User" w:date="2015-10-30T08:56:00Z" w:initials="WU">
    <w:p w14:paraId="770DC519" w14:textId="281A44CF" w:rsidR="003462CF" w:rsidRDefault="003462CF">
      <w:pPr>
        <w:pStyle w:val="CommentText"/>
      </w:pPr>
      <w:r>
        <w:rPr>
          <w:rStyle w:val="CommentReference"/>
        </w:rPr>
        <w:annotationRef/>
      </w:r>
      <w:r>
        <w:t>Or full stop. You are worthy of the glory,</w:t>
      </w:r>
    </w:p>
  </w:comment>
  <w:comment w:id="2021" w:author="Windows User" w:date="2015-10-30T08:56:00Z" w:initials="WU">
    <w:p w14:paraId="664F3BFA" w14:textId="77777777" w:rsidR="003462CF" w:rsidRDefault="003462CF">
      <w:pPr>
        <w:pStyle w:val="CommentText"/>
      </w:pPr>
      <w:r>
        <w:rPr>
          <w:rStyle w:val="CommentReference"/>
        </w:rPr>
        <w:annotationRef/>
      </w:r>
      <w:r>
        <w:t>?</w:t>
      </w:r>
    </w:p>
  </w:comment>
  <w:comment w:id="2024" w:author="Windows User" w:date="2015-10-30T08:56:00Z" w:initials="WU">
    <w:p w14:paraId="08BCD53E" w14:textId="77777777" w:rsidR="003462CF" w:rsidRDefault="003462CF">
      <w:pPr>
        <w:pStyle w:val="CommentText"/>
      </w:pPr>
      <w:r>
        <w:rPr>
          <w:rStyle w:val="CommentReference"/>
        </w:rPr>
        <w:annotationRef/>
      </w:r>
      <w:r>
        <w:t>Is? Or will be? Exalted, or highly exalted?</w:t>
      </w:r>
    </w:p>
  </w:comment>
  <w:comment w:id="2027" w:author="Windows User" w:date="2015-10-30T08:56:00Z" w:initials="WU">
    <w:p w14:paraId="4F4D62D2" w14:textId="77777777" w:rsidR="003462CF" w:rsidRDefault="003462CF">
      <w:pPr>
        <w:pStyle w:val="CommentText"/>
      </w:pPr>
      <w:r>
        <w:rPr>
          <w:rStyle w:val="CommentReference"/>
        </w:rPr>
        <w:annotationRef/>
      </w:r>
      <w:r>
        <w:t>Bring or offer</w:t>
      </w:r>
    </w:p>
  </w:comment>
  <w:comment w:id="2028" w:author="Windows User" w:date="2015-10-30T08:56:00Z" w:initials="WU">
    <w:p w14:paraId="66D4EE13" w14:textId="77777777" w:rsidR="003462CF" w:rsidRDefault="003462CF">
      <w:pPr>
        <w:pStyle w:val="CommentText"/>
      </w:pPr>
      <w:r>
        <w:rPr>
          <w:rStyle w:val="CommentReference"/>
        </w:rPr>
        <w:annotationRef/>
      </w:r>
      <w:r>
        <w:t>Spelling?</w:t>
      </w:r>
    </w:p>
  </w:comment>
  <w:comment w:id="2035" w:author="Windows User" w:date="2015-11-17T22:12:00Z" w:initials="WU">
    <w:p w14:paraId="412F0631" w14:textId="77777777" w:rsidR="003462CF" w:rsidRDefault="003462CF">
      <w:pPr>
        <w:pStyle w:val="CommentText"/>
      </w:pPr>
      <w:r>
        <w:rPr>
          <w:rStyle w:val="CommentReference"/>
        </w:rPr>
        <w:annotationRef/>
      </w:r>
      <w:r>
        <w:t>Literally trampled, right? Or crushed?</w:t>
      </w:r>
    </w:p>
  </w:comment>
  <w:comment w:id="2036" w:author="Windows User" w:date="2015-11-17T22:12:00Z" w:initials="WU">
    <w:p w14:paraId="135DCC31" w14:textId="77777777" w:rsidR="003462CF" w:rsidRDefault="003462CF">
      <w:pPr>
        <w:pStyle w:val="CommentText"/>
      </w:pPr>
      <w:r>
        <w:rPr>
          <w:rStyle w:val="CommentReference"/>
        </w:rPr>
        <w:annotationRef/>
      </w:r>
      <w:r>
        <w:t>Authority? Might? Reign?</w:t>
      </w:r>
    </w:p>
  </w:comment>
  <w:comment w:id="2040" w:author="Windows User" w:date="2015-10-30T08:56:00Z" w:initials="WU">
    <w:p w14:paraId="11BE3C4D" w14:textId="77777777" w:rsidR="003462CF" w:rsidRDefault="003462CF">
      <w:pPr>
        <w:pStyle w:val="CommentText"/>
      </w:pPr>
      <w:r>
        <w:rPr>
          <w:rStyle w:val="CommentReference"/>
        </w:rPr>
        <w:annotationRef/>
      </w:r>
      <w:r>
        <w:t>Name or Holy Name?</w:t>
      </w:r>
    </w:p>
  </w:comment>
  <w:comment w:id="2052" w:author="Windows User" w:date="2015-10-30T08:56:00Z" w:initials="WU">
    <w:p w14:paraId="4A1C10F1" w14:textId="77777777" w:rsidR="003462CF" w:rsidRDefault="003462CF">
      <w:pPr>
        <w:pStyle w:val="CommentText"/>
      </w:pPr>
      <w:r>
        <w:rPr>
          <w:rStyle w:val="CommentReference"/>
        </w:rPr>
        <w:annotationRef/>
      </w:r>
      <w:r>
        <w:t>Christ or Jesus Christ?</w:t>
      </w:r>
    </w:p>
  </w:comment>
  <w:comment w:id="2059" w:author="Windows User" w:date="2015-10-30T08:56:00Z" w:initials="WU">
    <w:p w14:paraId="31C2C585" w14:textId="77777777" w:rsidR="003462CF" w:rsidRDefault="003462CF">
      <w:pPr>
        <w:pStyle w:val="CommentText"/>
      </w:pPr>
      <w:r>
        <w:rPr>
          <w:rStyle w:val="CommentReference"/>
        </w:rPr>
        <w:annotationRef/>
      </w:r>
      <w:r>
        <w:t>Name or Holy Name?</w:t>
      </w:r>
    </w:p>
  </w:comment>
  <w:comment w:id="2060" w:author="Windows User" w:date="2015-10-30T08:56:00Z" w:initials="WU">
    <w:p w14:paraId="18203C3C" w14:textId="77777777" w:rsidR="003462CF" w:rsidRDefault="003462CF">
      <w:pPr>
        <w:pStyle w:val="CommentText"/>
      </w:pPr>
      <w:r>
        <w:rPr>
          <w:rStyle w:val="CommentReference"/>
        </w:rPr>
        <w:annotationRef/>
      </w:r>
      <w:r>
        <w:t>To Him? Or by His might/power?</w:t>
      </w:r>
    </w:p>
  </w:comment>
  <w:comment w:id="2061" w:author="Windows User" w:date="2015-10-30T08:56:00Z" w:initials="WU">
    <w:p w14:paraId="27B39720" w14:textId="77777777" w:rsidR="003462CF" w:rsidRDefault="003462CF">
      <w:pPr>
        <w:pStyle w:val="CommentText"/>
      </w:pPr>
      <w:r>
        <w:rPr>
          <w:rStyle w:val="CommentReference"/>
        </w:rPr>
        <w:annotationRef/>
      </w:r>
      <w:r>
        <w:t>Might, or may?</w:t>
      </w:r>
    </w:p>
  </w:comment>
  <w:comment w:id="2062" w:author="Windows User" w:date="2015-10-30T08:56:00Z" w:initials="WU">
    <w:p w14:paraId="2FB96B7C" w14:textId="77777777" w:rsidR="003462CF" w:rsidRDefault="003462CF" w:rsidP="00F77A5B">
      <w:pPr>
        <w:pStyle w:val="CommentText"/>
      </w:pPr>
      <w:r>
        <w:rPr>
          <w:rStyle w:val="CommentReference"/>
        </w:rPr>
        <w:annotationRef/>
      </w:r>
      <w:r>
        <w:t>Christ or Jesus Christ?</w:t>
      </w:r>
    </w:p>
  </w:comment>
  <w:comment w:id="2065" w:author="Windows User" w:date="2015-10-30T08:56:00Z" w:initials="WU">
    <w:p w14:paraId="775D4B1C" w14:textId="77777777" w:rsidR="003462CF" w:rsidRDefault="003462CF">
      <w:pPr>
        <w:pStyle w:val="CommentText"/>
      </w:pPr>
      <w:r>
        <w:rPr>
          <w:rStyle w:val="CommentReference"/>
        </w:rPr>
        <w:annotationRef/>
      </w:r>
      <w:r>
        <w:t>Miracles?</w:t>
      </w:r>
    </w:p>
  </w:comment>
  <w:comment w:id="2072" w:author="Windows User" w:date="2015-10-30T08:56:00Z" w:initials="WU">
    <w:p w14:paraId="511773EC" w14:textId="77777777" w:rsidR="003462CF" w:rsidRDefault="003462CF">
      <w:pPr>
        <w:pStyle w:val="CommentText"/>
      </w:pPr>
      <w:r>
        <w:rPr>
          <w:rStyle w:val="CommentReference"/>
        </w:rPr>
        <w:annotationRef/>
      </w:r>
      <w:r>
        <w:t>Name or Holy Name?</w:t>
      </w:r>
    </w:p>
  </w:comment>
  <w:comment w:id="2073" w:author="Windows User" w:date="2015-10-30T08:56:00Z" w:initials="WU">
    <w:p w14:paraId="0BC6FD3A" w14:textId="77777777" w:rsidR="003462CF" w:rsidRDefault="003462CF">
      <w:pPr>
        <w:pStyle w:val="CommentText"/>
      </w:pPr>
      <w:r>
        <w:rPr>
          <w:rStyle w:val="CommentReference"/>
        </w:rPr>
        <w:annotationRef/>
      </w:r>
      <w:r>
        <w:t>To Him? Or by His might/power?</w:t>
      </w:r>
    </w:p>
  </w:comment>
  <w:comment w:id="2074" w:author="Windows User" w:date="2015-10-30T08:56:00Z" w:initials="WU">
    <w:p w14:paraId="6BED6166" w14:textId="77777777" w:rsidR="003462CF" w:rsidRDefault="003462CF">
      <w:pPr>
        <w:pStyle w:val="CommentText"/>
      </w:pPr>
      <w:r>
        <w:rPr>
          <w:rStyle w:val="CommentReference"/>
        </w:rPr>
        <w:annotationRef/>
      </w:r>
      <w:r>
        <w:t>Might, or may?</w:t>
      </w:r>
    </w:p>
  </w:comment>
  <w:comment w:id="2080" w:author="Windows User" w:date="2016-02-10T12:41:00Z" w:initials="WU">
    <w:p w14:paraId="1E6C57D4" w14:textId="77777777" w:rsidR="003462CF" w:rsidRDefault="003462CF"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1F3438" w14:textId="77777777" w:rsidR="00FF49CD" w:rsidRDefault="00FF49CD" w:rsidP="006D61CA">
      <w:pPr>
        <w:spacing w:after="0" w:line="240" w:lineRule="auto"/>
      </w:pPr>
      <w:r>
        <w:separator/>
      </w:r>
    </w:p>
  </w:endnote>
  <w:endnote w:type="continuationSeparator" w:id="0">
    <w:p w14:paraId="2F6CAE29" w14:textId="77777777" w:rsidR="00FF49CD" w:rsidRDefault="00FF49C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Segoe UI Historic">
    <w:altName w:val="Calibri"/>
    <w:panose1 w:val="020B0502040204020203"/>
    <w:charset w:val="00"/>
    <w:family w:val="swiss"/>
    <w:pitch w:val="variable"/>
    <w:sig w:usb0="800001EF" w:usb1="02000002" w:usb2="0060C080" w:usb3="00000000" w:csb0="00000001" w:csb1="00000000"/>
  </w:font>
  <w:font w:name="Times">
    <w:panose1 w:val="02020603050405020304"/>
    <w:charset w:val="00"/>
    <w:family w:val="roman"/>
    <w:pitch w:val="variable"/>
    <w:sig w:usb0="E0002EFF" w:usb1="C0007843" w:usb2="00000009" w:usb3="00000000" w:csb0="000001FF" w:csb1="00000000"/>
  </w:font>
  <w:font w:name="FreeSerifAvvaShenouda Medium">
    <w:altName w:val="FreeSerifAvvaShenouda"/>
    <w:charset w:val="00"/>
    <w:family w:val="auto"/>
    <w:pitch w:val="variable"/>
    <w:sig w:usb0="00000000"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panose1 w:val="02020603050405020304"/>
    <w:charset w:val="00"/>
    <w:family w:val="auto"/>
    <w:pitch w:val="variable"/>
    <w:sig w:usb0="E5B3AAFF" w:usb1="D007FDFF" w:usb2="00000B28" w:usb3="00000000" w:csb0="000300FF" w:csb1="00000000"/>
  </w:font>
  <w:font w:name="New Athena Unicode">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FFE5C" w14:textId="14BA1D62" w:rsidR="003462CF" w:rsidRPr="004D6538" w:rsidRDefault="003462CF"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281522">
      <w:rPr>
        <w:noProof/>
        <w:lang w:val="en-US"/>
      </w:rPr>
      <w:t>990</w:t>
    </w:r>
    <w:r w:rsidRPr="00044A4C">
      <w:rPr>
        <w:noProof/>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805AF" w14:textId="071ACFB1" w:rsidR="003462CF" w:rsidRPr="009654EE" w:rsidRDefault="003462CF" w:rsidP="009654EE">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7CBAE5" w14:textId="733EB409" w:rsidR="003462CF" w:rsidRPr="009654EE" w:rsidRDefault="003462C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D5FC1">
      <w:rPr>
        <w:noProof/>
        <w:lang w:val="en-US"/>
      </w:rPr>
      <w:t>3</w:t>
    </w:r>
    <w:r w:rsidRPr="009654EE">
      <w:rPr>
        <w:lang w:val="en-U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13B656" w14:textId="0433B0B3" w:rsidR="003462CF" w:rsidRPr="006D61CA" w:rsidRDefault="003462C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93B55">
      <w:rPr>
        <w:noProof/>
        <w:lang w:val="en-US"/>
      </w:rPr>
      <w:t>301</w:t>
    </w:r>
    <w:r w:rsidRPr="006D61CA">
      <w:rPr>
        <w:lang w:val="en-US"/>
      </w:rPr>
      <w:fldChar w:fldCharType="end"/>
    </w:r>
  </w:p>
  <w:p w14:paraId="1546C8BA" w14:textId="77777777" w:rsidR="003462CF" w:rsidRDefault="003462CF"/>
  <w:p w14:paraId="578F45FC" w14:textId="77777777" w:rsidR="003462CF" w:rsidRDefault="003462CF"/>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CC3C9D" w14:textId="1374CB4A" w:rsidR="003462CF" w:rsidRPr="006D61CA" w:rsidRDefault="003462C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281522">
      <w:rPr>
        <w:noProof/>
        <w:lang w:val="en-US"/>
      </w:rPr>
      <w:t>989</w:t>
    </w:r>
    <w:r w:rsidRPr="006D61CA">
      <w:rPr>
        <w:lang w:val="en-US"/>
      </w:rPr>
      <w:fldChar w:fldCharType="end"/>
    </w:r>
  </w:p>
  <w:p w14:paraId="6E3E0469" w14:textId="77777777" w:rsidR="003462CF" w:rsidRDefault="003462CF"/>
  <w:p w14:paraId="5C3C24E2" w14:textId="77777777" w:rsidR="003462CF" w:rsidRDefault="003462C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D74FCF" w14:textId="77777777" w:rsidR="00FF49CD" w:rsidRDefault="00FF49CD" w:rsidP="006D61CA">
      <w:pPr>
        <w:spacing w:after="0" w:line="240" w:lineRule="auto"/>
      </w:pPr>
      <w:r>
        <w:separator/>
      </w:r>
    </w:p>
  </w:footnote>
  <w:footnote w:type="continuationSeparator" w:id="0">
    <w:p w14:paraId="1243EFAC" w14:textId="77777777" w:rsidR="00FF49CD" w:rsidRDefault="00FF49CD" w:rsidP="006D61CA">
      <w:pPr>
        <w:spacing w:after="0" w:line="240" w:lineRule="auto"/>
      </w:pPr>
      <w:r>
        <w:continuationSeparator/>
      </w:r>
    </w:p>
  </w:footnote>
  <w:footnote w:id="1">
    <w:p w14:paraId="16A75E0F" w14:textId="77777777" w:rsidR="003462CF" w:rsidRDefault="003462CF"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462CF" w:rsidRDefault="003462CF"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462CF" w:rsidRDefault="003462CF" w:rsidP="00F94412">
      <w:pPr>
        <w:pStyle w:val="footnote"/>
      </w:pPr>
      <w:r>
        <w:rPr>
          <w:rStyle w:val="FootnoteReference"/>
        </w:rPr>
        <w:footnoteRef/>
      </w:r>
      <w:r>
        <w:t xml:space="preserve"> [JS] or “assemblies”</w:t>
      </w:r>
    </w:p>
  </w:footnote>
  <w:footnote w:id="4">
    <w:p w14:paraId="5E4DFE5E" w14:textId="5E90AEFA" w:rsidR="003462CF" w:rsidRPr="00926B87" w:rsidRDefault="003462CF"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462CF" w:rsidRDefault="003462CF" w:rsidP="00031314">
      <w:pPr>
        <w:pStyle w:val="footnote"/>
      </w:pPr>
    </w:p>
  </w:footnote>
  <w:footnote w:id="5">
    <w:p w14:paraId="5EDE2D3A" w14:textId="77777777" w:rsidR="003462CF" w:rsidRDefault="003462C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462CF" w:rsidRDefault="003462CF" w:rsidP="00323889">
      <w:pPr>
        <w:pStyle w:val="footnote"/>
      </w:pPr>
      <w:r>
        <w:rPr>
          <w:rStyle w:val="FootnoteReference"/>
        </w:rPr>
        <w:footnoteRef/>
      </w:r>
      <w:r>
        <w:t xml:space="preserve"> Or “The Lord’s Annointed”</w:t>
      </w:r>
    </w:p>
  </w:footnote>
  <w:footnote w:id="7">
    <w:p w14:paraId="31BBF667" w14:textId="77777777" w:rsidR="003462CF" w:rsidRPr="00926B87" w:rsidRDefault="003462C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462CF" w:rsidRDefault="003462CF" w:rsidP="00441BAC">
      <w:pPr>
        <w:pStyle w:val="footnote"/>
      </w:pPr>
    </w:p>
  </w:footnote>
  <w:footnote w:id="8">
    <w:p w14:paraId="580FAEDD" w14:textId="77777777" w:rsidR="003462CF" w:rsidRDefault="003462CF" w:rsidP="00130E47">
      <w:pPr>
        <w:pStyle w:val="footnote"/>
      </w:pPr>
      <w:r>
        <w:rPr>
          <w:rStyle w:val="FootnoteReference"/>
        </w:rPr>
        <w:footnoteRef/>
      </w:r>
      <w:r>
        <w:t xml:space="preserve"> Or “The Lord’s Annointed”</w:t>
      </w:r>
    </w:p>
  </w:footnote>
  <w:footnote w:id="9">
    <w:p w14:paraId="74D64774" w14:textId="4A8F239B" w:rsidR="003462CF" w:rsidRDefault="003462CF"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462CF" w:rsidRDefault="003462C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462CF" w:rsidRDefault="003462C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462CF" w:rsidRDefault="003462CF" w:rsidP="00485E0C">
      <w:pPr>
        <w:pStyle w:val="footnote"/>
      </w:pPr>
      <w:r>
        <w:rPr>
          <w:rStyle w:val="FootnoteReference"/>
          <w:rFonts w:cs="@MingLiU"/>
          <w:szCs w:val="18"/>
        </w:rPr>
        <w:footnoteRef/>
      </w:r>
      <w:r w:rsidRPr="003C6041">
        <w:t>Literally, unbroken fence</w:t>
      </w:r>
    </w:p>
  </w:footnote>
  <w:footnote w:id="13">
    <w:p w14:paraId="7C2A9DE8" w14:textId="15E62972" w:rsidR="003462CF" w:rsidRDefault="003462C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462CF" w:rsidRDefault="003462C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462CF" w:rsidRDefault="003462C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462CF" w:rsidRDefault="003462C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462CF" w:rsidRDefault="003462CF" w:rsidP="006800D4">
      <w:pPr>
        <w:pStyle w:val="footnote"/>
      </w:pPr>
      <w:r>
        <w:rPr>
          <w:rStyle w:val="FootnoteReference"/>
        </w:rPr>
        <w:footnoteRef/>
      </w:r>
      <w:r>
        <w:t xml:space="preserve"> Or ‘Unique’</w:t>
      </w:r>
    </w:p>
  </w:footnote>
  <w:footnote w:id="18">
    <w:p w14:paraId="4D9AA31B" w14:textId="77777777" w:rsidR="003462CF" w:rsidRDefault="003462CF"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462CF" w:rsidRDefault="003462C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462CF" w:rsidRDefault="003462CF"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462CF" w:rsidRDefault="003462CF"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462CF" w:rsidRDefault="003462C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462CF" w:rsidRDefault="003462CF"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462CF" w:rsidRDefault="003462C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462CF" w:rsidRDefault="003462C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3462CF" w:rsidRPr="004A3E27" w:rsidRDefault="003462CF"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3462CF" w:rsidRPr="004A3E27" w:rsidRDefault="003462CF"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3462CF" w:rsidRPr="004A3E27" w:rsidRDefault="003462CF"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3462CF" w:rsidRPr="004A3E27" w:rsidRDefault="003462CF"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3462CF" w:rsidRDefault="003462CF"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3462CF" w:rsidRPr="004A3E27" w:rsidRDefault="003462CF"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3462CF" w:rsidRPr="004A3E27" w:rsidRDefault="003462CF"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3462CF" w:rsidRPr="004A3E27" w:rsidRDefault="003462CF"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3462CF" w:rsidRDefault="003462CF" w:rsidP="00704CAA">
      <w:pPr>
        <w:pStyle w:val="footnote"/>
      </w:pPr>
      <w:r>
        <w:rPr>
          <w:rStyle w:val="FootnoteReference"/>
        </w:rPr>
        <w:footnoteRef/>
      </w:r>
      <w:r>
        <w:t xml:space="preserve"> [JS] or “enlarged me”</w:t>
      </w:r>
    </w:p>
  </w:footnote>
  <w:footnote w:id="35">
    <w:p w14:paraId="2E892BC6" w14:textId="77777777" w:rsidR="003462CF" w:rsidRPr="004A3E27" w:rsidRDefault="003462CF"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3462CF" w:rsidRPr="004A3E27" w:rsidRDefault="003462CF"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3462CF" w:rsidRPr="004A3E27" w:rsidRDefault="003462CF"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3462CF" w:rsidRPr="004A3E27" w:rsidRDefault="003462CF"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3462CF" w:rsidRDefault="003462CF" w:rsidP="00704CAA">
      <w:pPr>
        <w:pStyle w:val="footnote"/>
      </w:pPr>
      <w:r>
        <w:rPr>
          <w:rStyle w:val="FootnoteReference"/>
        </w:rPr>
        <w:footnoteRef/>
      </w:r>
      <w:r>
        <w:t xml:space="preserve"> [JS] literally, “face”</w:t>
      </w:r>
    </w:p>
  </w:footnote>
  <w:footnote w:id="40">
    <w:p w14:paraId="44D56170" w14:textId="77777777" w:rsidR="003462CF" w:rsidRDefault="003462CF"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3462CF" w:rsidRPr="004A3E27" w:rsidRDefault="003462CF"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3462CF" w:rsidRPr="004A3E27" w:rsidRDefault="003462CF"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3462CF" w:rsidRDefault="003462CF" w:rsidP="00704CAA">
      <w:pPr>
        <w:pStyle w:val="footnote"/>
      </w:pPr>
      <w:r>
        <w:rPr>
          <w:rStyle w:val="FootnoteReference"/>
        </w:rPr>
        <w:footnoteRef/>
      </w:r>
      <w:r>
        <w:t xml:space="preserve"> [JS] or “and You will see me.”</w:t>
      </w:r>
    </w:p>
  </w:footnote>
  <w:footnote w:id="44">
    <w:p w14:paraId="0BF91212" w14:textId="77777777" w:rsidR="003462CF" w:rsidRDefault="003462CF" w:rsidP="00704CAA">
      <w:pPr>
        <w:pStyle w:val="footnote"/>
      </w:pPr>
      <w:r>
        <w:rPr>
          <w:rStyle w:val="FootnoteReference"/>
        </w:rPr>
        <w:footnoteRef/>
      </w:r>
      <w:r>
        <w:t xml:space="preserve"> [JS] or lawlessness</w:t>
      </w:r>
    </w:p>
  </w:footnote>
  <w:footnote w:id="45">
    <w:p w14:paraId="6D36F089" w14:textId="77777777" w:rsidR="003462CF" w:rsidRDefault="003462CF" w:rsidP="00704CAA">
      <w:pPr>
        <w:pStyle w:val="footnote"/>
      </w:pPr>
      <w:r>
        <w:rPr>
          <w:rStyle w:val="FootnoteReference"/>
        </w:rPr>
        <w:footnoteRef/>
      </w:r>
      <w:r>
        <w:t xml:space="preserve"> [JS] “do obeisance”, “worship”, referring to the physical act</w:t>
      </w:r>
    </w:p>
  </w:footnote>
  <w:footnote w:id="46">
    <w:p w14:paraId="6FB6BA38" w14:textId="77777777" w:rsidR="003462CF" w:rsidRPr="004A3E27" w:rsidRDefault="003462CF"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3462CF" w:rsidRDefault="003462CF"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3462CF" w:rsidRPr="004A3E27" w:rsidRDefault="003462CF"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3462CF" w:rsidRPr="004A3E27" w:rsidRDefault="003462CF"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3462CF" w:rsidRDefault="003462CF" w:rsidP="00704CAA">
      <w:pPr>
        <w:pStyle w:val="footnote"/>
      </w:pPr>
      <w:r>
        <w:rPr>
          <w:rStyle w:val="FootnoteReference"/>
        </w:rPr>
        <w:footnoteRef/>
      </w:r>
      <w:r>
        <w:t xml:space="preserve"> [JS] or “give thanks”. The word conveys “thankfully confess with praise”</w:t>
      </w:r>
    </w:p>
  </w:footnote>
  <w:footnote w:id="51">
    <w:p w14:paraId="42C6214A" w14:textId="77777777" w:rsidR="003462CF" w:rsidRPr="004A3E27" w:rsidRDefault="003462CF"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3462CF" w:rsidRDefault="003462CF" w:rsidP="00704CAA">
      <w:pPr>
        <w:pStyle w:val="footnote"/>
      </w:pPr>
      <w:r>
        <w:rPr>
          <w:rStyle w:val="FootnoteReference"/>
        </w:rPr>
        <w:footnoteRef/>
      </w:r>
      <w:r>
        <w:t xml:space="preserve"> [JS] Fr. Lazarus and Brenton interpolate “my enemy”</w:t>
      </w:r>
    </w:p>
  </w:footnote>
  <w:footnote w:id="53">
    <w:p w14:paraId="53846296" w14:textId="77777777" w:rsidR="003462CF" w:rsidRPr="004A3E27" w:rsidRDefault="003462CF"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3462CF" w:rsidRPr="004A3E27" w:rsidRDefault="003462CF" w:rsidP="00704CAA">
      <w:pPr>
        <w:pStyle w:val="footnote"/>
      </w:pPr>
      <w:r w:rsidRPr="004A3E27">
        <w:rPr>
          <w:rStyle w:val="FootnoteReference"/>
        </w:rPr>
        <w:footnoteRef/>
      </w:r>
      <w:r w:rsidRPr="004A3E27">
        <w:t xml:space="preserve"> Empties fall (Ephes. 5:18).</w:t>
      </w:r>
    </w:p>
  </w:footnote>
  <w:footnote w:id="55">
    <w:p w14:paraId="22338A3E" w14:textId="77777777" w:rsidR="003462CF" w:rsidRPr="004A3E27" w:rsidRDefault="003462CF"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3462CF" w:rsidRDefault="003462CF" w:rsidP="00704CAA">
      <w:pPr>
        <w:pStyle w:val="footnote"/>
      </w:pPr>
      <w:r>
        <w:rPr>
          <w:rStyle w:val="FootnoteReference"/>
        </w:rPr>
        <w:footnoteRef/>
      </w:r>
      <w:r>
        <w:t xml:space="preserve"> [JS] Fr. Athanasius has “therefore I will return on high.”</w:t>
      </w:r>
    </w:p>
  </w:footnote>
  <w:footnote w:id="57">
    <w:p w14:paraId="17338257" w14:textId="77777777" w:rsidR="003462CF" w:rsidRDefault="003462CF" w:rsidP="00704CAA">
      <w:pPr>
        <w:pStyle w:val="footnote"/>
      </w:pPr>
      <w:r>
        <w:rPr>
          <w:rStyle w:val="FootnoteReference"/>
        </w:rPr>
        <w:footnoteRef/>
      </w:r>
      <w:r>
        <w:t xml:space="preserve"> [JS] or “give thanks to”, or “thankfully confess the Lord with Praise”</w:t>
      </w:r>
    </w:p>
  </w:footnote>
  <w:footnote w:id="58">
    <w:p w14:paraId="2E1C10DC" w14:textId="77777777" w:rsidR="003462CF" w:rsidRPr="004A3E27" w:rsidRDefault="003462CF"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3462CF" w:rsidRPr="004A3E27" w:rsidRDefault="003462CF" w:rsidP="00704CAA">
      <w:pPr>
        <w:pStyle w:val="footnote"/>
      </w:pPr>
      <w:r w:rsidRPr="004A3E27">
        <w:rPr>
          <w:rStyle w:val="FootnoteReference"/>
        </w:rPr>
        <w:footnoteRef/>
      </w:r>
      <w:r w:rsidRPr="004A3E27">
        <w:t xml:space="preserve"> Mt. 21:16.</w:t>
      </w:r>
    </w:p>
  </w:footnote>
  <w:footnote w:id="60">
    <w:p w14:paraId="1F7D57C1" w14:textId="77777777" w:rsidR="003462CF" w:rsidRPr="004A3E27" w:rsidRDefault="003462CF"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3462CF" w:rsidRPr="004A3E27" w:rsidRDefault="003462CF"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3462CF" w:rsidRDefault="003462CF" w:rsidP="00704CAA">
      <w:pPr>
        <w:pStyle w:val="footnote"/>
      </w:pPr>
      <w:r>
        <w:rPr>
          <w:rStyle w:val="FootnoteReference"/>
        </w:rPr>
        <w:footnoteRef/>
      </w:r>
      <w:r>
        <w:t xml:space="preserve"> [JS] or “thank”, “I will thankfully confess You with praise”</w:t>
      </w:r>
    </w:p>
  </w:footnote>
  <w:footnote w:id="63">
    <w:p w14:paraId="25630743" w14:textId="77777777" w:rsidR="003462CF" w:rsidRDefault="003462CF" w:rsidP="00704CAA">
      <w:pPr>
        <w:pStyle w:val="footnote"/>
      </w:pPr>
      <w:r>
        <w:rPr>
          <w:rStyle w:val="FootnoteReference"/>
        </w:rPr>
        <w:footnoteRef/>
      </w:r>
      <w:r>
        <w:t xml:space="preserve"> [JS] Or, “I will confess You with thanksgiving”</w:t>
      </w:r>
    </w:p>
  </w:footnote>
  <w:footnote w:id="64">
    <w:p w14:paraId="631A6E6E" w14:textId="77777777" w:rsidR="003462CF" w:rsidRDefault="003462CF" w:rsidP="00704CAA">
      <w:pPr>
        <w:pStyle w:val="footnote"/>
      </w:pPr>
      <w:r>
        <w:rPr>
          <w:rStyle w:val="FootnoteReference"/>
        </w:rPr>
        <w:footnoteRef/>
      </w:r>
      <w:r>
        <w:t xml:space="preserve"> [JS] literally, “from before Your face”</w:t>
      </w:r>
    </w:p>
  </w:footnote>
  <w:footnote w:id="65">
    <w:p w14:paraId="080B4AAE" w14:textId="77777777" w:rsidR="003462CF" w:rsidRPr="004A3E27" w:rsidRDefault="003462CF"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3462CF" w:rsidRPr="004A3E27" w:rsidRDefault="003462CF"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3462CF" w:rsidRPr="004A3E27" w:rsidRDefault="003462CF"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3462CF" w:rsidRPr="004A3E27" w:rsidRDefault="003462CF"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3462CF" w:rsidRDefault="003462CF" w:rsidP="00704CAA">
      <w:pPr>
        <w:pStyle w:val="footnote"/>
      </w:pPr>
      <w:r>
        <w:rPr>
          <w:rStyle w:val="FootnoteReference"/>
        </w:rPr>
        <w:footnoteRef/>
      </w:r>
      <w:r>
        <w:t xml:space="preserve"> [JS] literally, “arm”</w:t>
      </w:r>
    </w:p>
  </w:footnote>
  <w:footnote w:id="70">
    <w:p w14:paraId="6FD3C231" w14:textId="77777777" w:rsidR="003462CF" w:rsidRPr="004A3E27" w:rsidRDefault="003462CF"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3462CF" w:rsidRPr="004A3E27" w:rsidRDefault="003462CF"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3462CF" w:rsidRPr="004A3E27" w:rsidRDefault="003462CF"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3462CF" w:rsidRDefault="003462CF"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3462CF" w:rsidRDefault="003462CF" w:rsidP="00704CAA">
      <w:pPr>
        <w:pStyle w:val="footnote"/>
      </w:pPr>
      <w:r>
        <w:rPr>
          <w:rStyle w:val="FootnoteReference"/>
        </w:rPr>
        <w:footnoteRef/>
      </w:r>
      <w:r>
        <w:t xml:space="preserve"> [JS] from Fr. Athanasius</w:t>
      </w:r>
    </w:p>
  </w:footnote>
  <w:footnote w:id="75">
    <w:p w14:paraId="2CDBE966" w14:textId="77777777" w:rsidR="003462CF" w:rsidRPr="004A3E27" w:rsidRDefault="003462CF"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3462CF" w:rsidRPr="004A3E27" w:rsidRDefault="003462CF"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3462CF" w:rsidRPr="004A3E27" w:rsidRDefault="003462CF"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3462CF" w:rsidRPr="004A3E27" w:rsidRDefault="003462CF"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3462CF" w:rsidRPr="004A3E27" w:rsidRDefault="003462CF"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3462CF" w:rsidRPr="004A3E27" w:rsidRDefault="003462CF"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3462CF" w:rsidRPr="004A3E27" w:rsidRDefault="003462CF"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3462CF" w:rsidRPr="004A3E27" w:rsidRDefault="003462CF"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3462CF" w:rsidRDefault="003462CF"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3462CF" w:rsidRPr="004A3E27" w:rsidRDefault="003462CF"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3462CF" w:rsidRDefault="003462CF" w:rsidP="00704CAA">
      <w:pPr>
        <w:pStyle w:val="footnote"/>
      </w:pPr>
      <w:r>
        <w:rPr>
          <w:rStyle w:val="FootnoteReference"/>
        </w:rPr>
        <w:footnoteRef/>
      </w:r>
      <w:r>
        <w:t xml:space="preserve"> [JS] or “foundation”</w:t>
      </w:r>
    </w:p>
  </w:footnote>
  <w:footnote w:id="86">
    <w:p w14:paraId="302C0916" w14:textId="77777777" w:rsidR="003462CF" w:rsidRDefault="003462CF"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3462CF" w:rsidRPr="004A3E27" w:rsidRDefault="003462CF"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3462CF" w:rsidRPr="004A3E27" w:rsidRDefault="003462CF"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3462CF" w:rsidRDefault="003462CF" w:rsidP="00704CAA">
      <w:pPr>
        <w:pStyle w:val="footnote"/>
      </w:pPr>
      <w:r>
        <w:rPr>
          <w:rStyle w:val="FootnoteReference"/>
        </w:rPr>
        <w:footnoteRef/>
      </w:r>
      <w:r>
        <w:t xml:space="preserve"> [JS] literally, “then the sptrings of water were seen/appeared”</w:t>
      </w:r>
    </w:p>
  </w:footnote>
  <w:footnote w:id="90">
    <w:p w14:paraId="6316F340" w14:textId="77777777" w:rsidR="003462CF" w:rsidRPr="004A3E27" w:rsidRDefault="003462CF"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3462CF" w:rsidRPr="004A3E27" w:rsidRDefault="003462CF"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3462CF" w:rsidRPr="004A3E27" w:rsidRDefault="003462CF"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3462CF" w:rsidRPr="004A3E27" w:rsidRDefault="003462CF"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3462CF" w:rsidRPr="004A3E27" w:rsidRDefault="003462CF"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3462CF" w:rsidRDefault="003462CF" w:rsidP="00704CAA">
      <w:pPr>
        <w:pStyle w:val="footnote"/>
      </w:pPr>
      <w:r>
        <w:rPr>
          <w:rStyle w:val="FootnoteReference"/>
        </w:rPr>
        <w:footnoteRef/>
      </w:r>
      <w:r>
        <w:t xml:space="preserve"> [JS] or “give thanks to You”, or “thankfully confess You with praise”</w:t>
      </w:r>
    </w:p>
  </w:footnote>
  <w:footnote w:id="96">
    <w:p w14:paraId="011C4A59" w14:textId="77777777" w:rsidR="003462CF" w:rsidRPr="004A3E27" w:rsidRDefault="003462CF"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3462CF" w:rsidRPr="004A3E27" w:rsidRDefault="003462CF"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3462CF" w:rsidRDefault="003462CF" w:rsidP="00704CAA">
      <w:pPr>
        <w:pStyle w:val="footnote"/>
      </w:pPr>
      <w:r>
        <w:rPr>
          <w:rStyle w:val="FootnoteReference"/>
        </w:rPr>
        <w:footnoteRef/>
      </w:r>
      <w:r>
        <w:t xml:space="preserve"> [JS] lit. day to day</w:t>
      </w:r>
    </w:p>
  </w:footnote>
  <w:footnote w:id="99">
    <w:p w14:paraId="1777238E" w14:textId="77777777" w:rsidR="003462CF" w:rsidRDefault="003462CF"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3462CF" w:rsidRPr="004A3E27" w:rsidRDefault="003462CF" w:rsidP="00704CAA">
      <w:pPr>
        <w:pStyle w:val="footnote"/>
      </w:pPr>
      <w:r w:rsidRPr="004A3E27">
        <w:rPr>
          <w:rStyle w:val="FootnoteReference"/>
        </w:rPr>
        <w:footnoteRef/>
      </w:r>
      <w:r w:rsidRPr="004A3E27">
        <w:t xml:space="preserve"> Rom. 10:18.</w:t>
      </w:r>
    </w:p>
  </w:footnote>
  <w:footnote w:id="101">
    <w:p w14:paraId="047A4E68" w14:textId="77777777" w:rsidR="003462CF" w:rsidRDefault="003462CF" w:rsidP="00704CAA">
      <w:pPr>
        <w:pStyle w:val="footnote"/>
      </w:pPr>
      <w:r>
        <w:rPr>
          <w:rStyle w:val="FootnoteReference"/>
        </w:rPr>
        <w:footnoteRef/>
      </w:r>
      <w:r>
        <w:t xml:space="preserve"> [JS] Fr. Lazarus has “sanctuary”</w:t>
      </w:r>
    </w:p>
  </w:footnote>
  <w:footnote w:id="102">
    <w:p w14:paraId="631E8E3F" w14:textId="77777777" w:rsidR="003462CF" w:rsidRPr="004A3E27" w:rsidRDefault="003462CF"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3462CF" w:rsidRDefault="003462CF" w:rsidP="00704CAA">
      <w:pPr>
        <w:pStyle w:val="footnote"/>
      </w:pPr>
      <w:r>
        <w:rPr>
          <w:rStyle w:val="FootnoteReference"/>
        </w:rPr>
        <w:footnoteRef/>
      </w:r>
      <w:r>
        <w:t xml:space="preserve"> [JS] literally “giant”</w:t>
      </w:r>
    </w:p>
  </w:footnote>
  <w:footnote w:id="104">
    <w:p w14:paraId="18416C84" w14:textId="77777777" w:rsidR="003462CF" w:rsidRDefault="003462CF" w:rsidP="00704CAA">
      <w:pPr>
        <w:pStyle w:val="footnote"/>
      </w:pPr>
      <w:r>
        <w:rPr>
          <w:rStyle w:val="FootnoteReference"/>
        </w:rPr>
        <w:footnoteRef/>
      </w:r>
      <w:r>
        <w:t xml:space="preserve"> [JS] or “it”</w:t>
      </w:r>
    </w:p>
  </w:footnote>
  <w:footnote w:id="105">
    <w:p w14:paraId="20ECC9DD" w14:textId="77777777" w:rsidR="003462CF" w:rsidRPr="004A3E27" w:rsidRDefault="003462CF"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3462CF" w:rsidRPr="004A3E27" w:rsidRDefault="003462CF"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3462CF" w:rsidRPr="004A3E27" w:rsidRDefault="003462CF"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3462CF" w:rsidRDefault="003462CF" w:rsidP="00704CAA">
      <w:pPr>
        <w:pStyle w:val="footnote"/>
      </w:pPr>
      <w:r>
        <w:rPr>
          <w:rStyle w:val="FootnoteReference"/>
        </w:rPr>
        <w:footnoteRef/>
      </w:r>
      <w:r>
        <w:t xml:space="preserve"> [JS] literally “holy place”.</w:t>
      </w:r>
    </w:p>
  </w:footnote>
  <w:footnote w:id="109">
    <w:p w14:paraId="12B2466E" w14:textId="77777777" w:rsidR="003462CF" w:rsidRDefault="003462CF"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3462CF" w:rsidRPr="004A3E27" w:rsidRDefault="003462CF"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3462CF" w:rsidRDefault="003462CF"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3462CF" w:rsidRDefault="003462CF" w:rsidP="00704CAA">
      <w:pPr>
        <w:pStyle w:val="footnote"/>
      </w:pPr>
      <w:r>
        <w:rPr>
          <w:rStyle w:val="FootnoteReference"/>
        </w:rPr>
        <w:footnoteRef/>
      </w:r>
      <w:r>
        <w:t xml:space="preserve"> [JS] or “his glory is great by your salvation/deliverance”</w:t>
      </w:r>
    </w:p>
  </w:footnote>
  <w:footnote w:id="113">
    <w:p w14:paraId="6EBFC1CF" w14:textId="77777777" w:rsidR="003462CF" w:rsidRPr="004A3E27" w:rsidRDefault="003462CF"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3462CF" w:rsidRPr="004A3E27" w:rsidRDefault="003462CF"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3462CF" w:rsidRPr="004A3E27" w:rsidRDefault="003462CF"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3462CF" w:rsidRPr="004A3E27" w:rsidRDefault="003462CF"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3462CF" w:rsidRDefault="003462CF" w:rsidP="00704CAA">
      <w:pPr>
        <w:pStyle w:val="footnote"/>
      </w:pPr>
      <w:r>
        <w:rPr>
          <w:rStyle w:val="FootnoteReference"/>
        </w:rPr>
        <w:footnoteRef/>
      </w:r>
      <w:r>
        <w:t xml:space="preserve"> [JS] Fr. Lazarus has “dwell in the holy place”.</w:t>
      </w:r>
    </w:p>
  </w:footnote>
  <w:footnote w:id="118">
    <w:p w14:paraId="120B2502" w14:textId="77777777" w:rsidR="003462CF" w:rsidRPr="004A3E27" w:rsidRDefault="003462CF" w:rsidP="00704CAA">
      <w:pPr>
        <w:pStyle w:val="footnote"/>
      </w:pPr>
      <w:r w:rsidRPr="004A3E27">
        <w:rPr>
          <w:rStyle w:val="FootnoteReference"/>
        </w:rPr>
        <w:footnoteRef/>
      </w:r>
      <w:r w:rsidRPr="004A3E27">
        <w:t xml:space="preserve"> Mt. 27:39,43; Wis. 2:12-20.</w:t>
      </w:r>
    </w:p>
  </w:footnote>
  <w:footnote w:id="119">
    <w:p w14:paraId="50976D4E" w14:textId="77777777" w:rsidR="003462CF" w:rsidRPr="004A3E27" w:rsidRDefault="003462CF" w:rsidP="00704CAA">
      <w:pPr>
        <w:pStyle w:val="footnote"/>
      </w:pPr>
      <w:r w:rsidRPr="004A3E27">
        <w:rPr>
          <w:rStyle w:val="FootnoteReference"/>
        </w:rPr>
        <w:footnoteRef/>
      </w:r>
      <w:r w:rsidRPr="004A3E27">
        <w:t xml:space="preserve"> Lam. 2:16; 3:46.</w:t>
      </w:r>
    </w:p>
  </w:footnote>
  <w:footnote w:id="120">
    <w:p w14:paraId="5C493049" w14:textId="77777777" w:rsidR="003462CF" w:rsidRPr="004A3E27" w:rsidRDefault="003462CF" w:rsidP="00704CAA">
      <w:pPr>
        <w:pStyle w:val="footnote"/>
      </w:pPr>
      <w:r w:rsidRPr="004A3E27">
        <w:rPr>
          <w:rStyle w:val="FootnoteReference"/>
        </w:rPr>
        <w:footnoteRef/>
      </w:r>
      <w:r w:rsidRPr="004A3E27">
        <w:t xml:space="preserve"> Jn. 19:37.</w:t>
      </w:r>
    </w:p>
  </w:footnote>
  <w:footnote w:id="121">
    <w:p w14:paraId="7ECE5062" w14:textId="77777777" w:rsidR="003462CF" w:rsidRPr="004A3E27" w:rsidRDefault="003462CF" w:rsidP="00704CAA">
      <w:pPr>
        <w:pStyle w:val="footnote"/>
      </w:pPr>
      <w:r w:rsidRPr="004A3E27">
        <w:rPr>
          <w:rStyle w:val="FootnoteReference"/>
        </w:rPr>
        <w:footnoteRef/>
      </w:r>
      <w:r w:rsidRPr="004A3E27">
        <w:t xml:space="preserve"> Jn. 19:24.</w:t>
      </w:r>
    </w:p>
  </w:footnote>
  <w:footnote w:id="122">
    <w:p w14:paraId="4BEEC712" w14:textId="77777777" w:rsidR="003462CF" w:rsidRPr="004A3E27" w:rsidRDefault="003462CF"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3462CF" w:rsidRDefault="003462CF" w:rsidP="00704CAA">
      <w:pPr>
        <w:pStyle w:val="footnote"/>
      </w:pPr>
      <w:r>
        <w:rPr>
          <w:rStyle w:val="FootnoteReference"/>
        </w:rPr>
        <w:footnoteRef/>
      </w:r>
      <w:r>
        <w:t xml:space="preserve"> [JS]Others have “and my only-begotten from the hand of the dog.”</w:t>
      </w:r>
    </w:p>
  </w:footnote>
  <w:footnote w:id="124">
    <w:p w14:paraId="21445B03" w14:textId="77777777" w:rsidR="003462CF" w:rsidRDefault="003462CF" w:rsidP="00704CAA">
      <w:pPr>
        <w:pStyle w:val="footnote"/>
      </w:pPr>
      <w:r>
        <w:rPr>
          <w:rStyle w:val="FootnoteReference"/>
        </w:rPr>
        <w:footnoteRef/>
      </w:r>
      <w:r>
        <w:t xml:space="preserve"> [JS] Fr. Lazarus has “the rhinoceros.”</w:t>
      </w:r>
    </w:p>
  </w:footnote>
  <w:footnote w:id="125">
    <w:p w14:paraId="56644E4A" w14:textId="77777777" w:rsidR="003462CF" w:rsidRPr="004A3E27" w:rsidRDefault="003462CF" w:rsidP="00704CAA">
      <w:pPr>
        <w:pStyle w:val="footnote"/>
      </w:pPr>
      <w:r w:rsidRPr="004A3E27">
        <w:rPr>
          <w:rStyle w:val="FootnoteReference"/>
        </w:rPr>
        <w:footnoteRef/>
      </w:r>
      <w:r w:rsidRPr="004A3E27">
        <w:t xml:space="preserve"> Hebrews 2:12.</w:t>
      </w:r>
    </w:p>
  </w:footnote>
  <w:footnote w:id="126">
    <w:p w14:paraId="611C62AB" w14:textId="77777777" w:rsidR="003462CF" w:rsidRDefault="003462CF" w:rsidP="00704CAA">
      <w:pPr>
        <w:pStyle w:val="footnote"/>
      </w:pPr>
      <w:r>
        <w:rPr>
          <w:rStyle w:val="FootnoteReference"/>
        </w:rPr>
        <w:footnoteRef/>
      </w:r>
      <w:r>
        <w:t xml:space="preserve"> [JS] literally “all you seed of Jacob”</w:t>
      </w:r>
    </w:p>
  </w:footnote>
  <w:footnote w:id="127">
    <w:p w14:paraId="190228A5" w14:textId="77777777" w:rsidR="003462CF" w:rsidRDefault="003462CF" w:rsidP="00704CAA">
      <w:pPr>
        <w:pStyle w:val="footnote"/>
      </w:pPr>
      <w:r>
        <w:rPr>
          <w:rStyle w:val="FootnoteReference"/>
        </w:rPr>
        <w:footnoteRef/>
      </w:r>
      <w:r>
        <w:t xml:space="preserve"> [JS] Congregation or assembly, not building.</w:t>
      </w:r>
    </w:p>
  </w:footnote>
  <w:footnote w:id="128">
    <w:p w14:paraId="02DDF259" w14:textId="77777777" w:rsidR="003462CF" w:rsidRDefault="003462CF" w:rsidP="00704CAA">
      <w:pPr>
        <w:pStyle w:val="footnote"/>
      </w:pPr>
      <w:r>
        <w:rPr>
          <w:rStyle w:val="FootnoteReference"/>
        </w:rPr>
        <w:footnoteRef/>
      </w:r>
      <w:r>
        <w:t xml:space="preserve"> [JS] or “give thanks to”</w:t>
      </w:r>
    </w:p>
  </w:footnote>
  <w:footnote w:id="129">
    <w:p w14:paraId="17A700D9" w14:textId="77777777" w:rsidR="003462CF" w:rsidRDefault="003462CF" w:rsidP="00704CAA">
      <w:pPr>
        <w:pStyle w:val="footnote"/>
      </w:pPr>
      <w:r>
        <w:rPr>
          <w:rStyle w:val="FootnoteReference"/>
        </w:rPr>
        <w:footnoteRef/>
      </w:r>
      <w:r>
        <w:t xml:space="preserve"> [JS] did obeisance, i.e. the physical act of bowing down.</w:t>
      </w:r>
    </w:p>
  </w:footnote>
  <w:footnote w:id="130">
    <w:p w14:paraId="7CD8475E" w14:textId="77777777" w:rsidR="003462CF" w:rsidRPr="004A3E27" w:rsidRDefault="003462CF"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3462CF" w:rsidRPr="004A3E27" w:rsidRDefault="003462CF" w:rsidP="00704CAA">
      <w:pPr>
        <w:pStyle w:val="footnote"/>
      </w:pPr>
      <w:r w:rsidRPr="004A3E27">
        <w:rPr>
          <w:rStyle w:val="FootnoteReference"/>
        </w:rPr>
        <w:footnoteRef/>
      </w:r>
      <w:r w:rsidRPr="004A3E27">
        <w:t xml:space="preserve"> Romans 3:24-26; John 17:4; 19:30.</w:t>
      </w:r>
    </w:p>
  </w:footnote>
  <w:footnote w:id="132">
    <w:p w14:paraId="23D7B260" w14:textId="77777777" w:rsidR="003462CF" w:rsidRPr="004A3E27" w:rsidRDefault="003462CF"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3462CF" w:rsidRPr="004A3E27" w:rsidRDefault="003462CF"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3462CF" w:rsidRPr="004A3E27" w:rsidRDefault="003462CF"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3462CF" w:rsidRPr="004A3E27" w:rsidRDefault="003462CF"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3462CF" w:rsidRPr="004A3E27" w:rsidRDefault="003462CF" w:rsidP="00704CAA">
      <w:pPr>
        <w:pStyle w:val="footnote"/>
      </w:pPr>
      <w:r w:rsidRPr="004A3E27">
        <w:rPr>
          <w:rStyle w:val="FootnoteReference"/>
        </w:rPr>
        <w:footnoteRef/>
      </w:r>
      <w:r w:rsidRPr="004A3E27">
        <w:t xml:space="preserve"> Is. 2:2; Dan. 2:35; 1 Cor. 10:4.</w:t>
      </w:r>
    </w:p>
  </w:footnote>
  <w:footnote w:id="137">
    <w:p w14:paraId="398AE7A9" w14:textId="77777777" w:rsidR="003462CF" w:rsidRPr="004A3E27" w:rsidRDefault="003462CF"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3462CF" w:rsidRDefault="003462CF" w:rsidP="00704CAA">
      <w:pPr>
        <w:pStyle w:val="footnote"/>
      </w:pPr>
      <w:r>
        <w:rPr>
          <w:rStyle w:val="FootnoteReference"/>
        </w:rPr>
        <w:footnoteRef/>
      </w:r>
      <w:r>
        <w:t xml:space="preserve"> [JS] [] found in Coptic. See the Ninth Hour of Tuesday of Holy Week.</w:t>
      </w:r>
    </w:p>
  </w:footnote>
  <w:footnote w:id="139">
    <w:p w14:paraId="37E03497" w14:textId="77777777" w:rsidR="003462CF" w:rsidRDefault="003462CF" w:rsidP="00704CAA">
      <w:pPr>
        <w:pStyle w:val="footnote"/>
      </w:pPr>
      <w:r>
        <w:rPr>
          <w:rStyle w:val="FootnoteReference"/>
        </w:rPr>
        <w:footnoteRef/>
      </w:r>
      <w:r>
        <w:t xml:space="preserve"> [JS] literally: “because they are from of old”.</w:t>
      </w:r>
    </w:p>
  </w:footnote>
  <w:footnote w:id="140">
    <w:p w14:paraId="2F4E4405" w14:textId="77777777" w:rsidR="003462CF" w:rsidRDefault="003462CF" w:rsidP="00704CAA">
      <w:pPr>
        <w:pStyle w:val="footnote"/>
      </w:pPr>
      <w:r>
        <w:rPr>
          <w:rStyle w:val="FootnoteReference"/>
        </w:rPr>
        <w:footnoteRef/>
      </w:r>
      <w:r>
        <w:t xml:space="preserve"> [JS] literally, “so He sets a law for those who sin in the way.”</w:t>
      </w:r>
    </w:p>
  </w:footnote>
  <w:footnote w:id="141">
    <w:p w14:paraId="68945260" w14:textId="77777777" w:rsidR="003462CF" w:rsidRPr="004A3E27" w:rsidRDefault="003462CF"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3462CF" w:rsidRPr="004A3E27" w:rsidRDefault="003462CF"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3462CF" w:rsidRDefault="003462CF" w:rsidP="00704CAA">
      <w:pPr>
        <w:pStyle w:val="footnote"/>
      </w:pPr>
      <w:r>
        <w:rPr>
          <w:rStyle w:val="FootnoteReference"/>
        </w:rPr>
        <w:footnoteRef/>
      </w:r>
      <w:r>
        <w:t xml:space="preserve"> [JS] NETS and Fr. Athanasius have “You will”</w:t>
      </w:r>
    </w:p>
  </w:footnote>
  <w:footnote w:id="144">
    <w:p w14:paraId="6EFDBCA7" w14:textId="77777777" w:rsidR="003462CF" w:rsidRPr="004A3E27" w:rsidRDefault="003462CF"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3462CF" w:rsidRDefault="003462CF" w:rsidP="00704CAA">
      <w:pPr>
        <w:pStyle w:val="footnote"/>
      </w:pPr>
      <w:r>
        <w:rPr>
          <w:rStyle w:val="FootnoteReference"/>
        </w:rPr>
        <w:footnoteRef/>
      </w:r>
      <w:r>
        <w:t xml:space="preserve"> Present in Fr. Athanasius and OSB.</w:t>
      </w:r>
    </w:p>
  </w:footnote>
  <w:footnote w:id="146">
    <w:p w14:paraId="5909B0CA" w14:textId="77777777" w:rsidR="003462CF" w:rsidRPr="004A3E27" w:rsidRDefault="003462CF"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3462CF" w:rsidRDefault="003462CF"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3462CF" w:rsidRPr="004A3E27" w:rsidRDefault="003462CF"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3462CF" w:rsidRPr="004A3E27" w:rsidRDefault="003462CF"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3462CF" w:rsidRPr="004A3E27" w:rsidRDefault="003462CF"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3462CF" w:rsidRDefault="003462CF" w:rsidP="00704CAA">
      <w:pPr>
        <w:pStyle w:val="footnote"/>
      </w:pPr>
      <w:r>
        <w:rPr>
          <w:rStyle w:val="FootnoteReference"/>
        </w:rPr>
        <w:footnoteRef/>
      </w:r>
      <w:r>
        <w:t xml:space="preserve"> [JS] literally, “place”</w:t>
      </w:r>
    </w:p>
  </w:footnote>
  <w:footnote w:id="152">
    <w:p w14:paraId="195347EE" w14:textId="77777777" w:rsidR="003462CF" w:rsidRPr="004A3E27" w:rsidRDefault="003462CF"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3462CF" w:rsidRPr="004A3E27" w:rsidRDefault="003462CF"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3462CF" w:rsidRPr="004A3E27" w:rsidRDefault="003462CF"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3462CF" w:rsidRPr="004A3E27" w:rsidRDefault="003462CF" w:rsidP="00704CAA">
      <w:pPr>
        <w:pStyle w:val="footnote"/>
      </w:pPr>
      <w:r w:rsidRPr="004A3E27">
        <w:tab/>
        <w:t>‘No sweeter fragrance than to follow Christ,</w:t>
      </w:r>
    </w:p>
    <w:p w14:paraId="6922B75D" w14:textId="77777777" w:rsidR="003462CF" w:rsidRPr="004A3E27" w:rsidRDefault="003462CF" w:rsidP="00704CAA">
      <w:pPr>
        <w:pStyle w:val="footnote"/>
      </w:pPr>
      <w:r w:rsidRPr="004A3E27">
        <w:tab/>
        <w:t>when man makes offerings of a holy life,</w:t>
      </w:r>
    </w:p>
    <w:p w14:paraId="73E1648A" w14:textId="77777777" w:rsidR="003462CF" w:rsidRPr="004A3E27" w:rsidRDefault="003462CF" w:rsidP="00704CAA">
      <w:pPr>
        <w:pStyle w:val="footnote"/>
      </w:pPr>
      <w:r w:rsidRPr="004A3E27">
        <w:tab/>
        <w:t>and offers golden deeds in sacrifice’ (St. Prosper).</w:t>
      </w:r>
    </w:p>
  </w:footnote>
  <w:footnote w:id="155">
    <w:p w14:paraId="28DB08B5" w14:textId="77777777" w:rsidR="003462CF" w:rsidRPr="004A3E27" w:rsidRDefault="003462CF"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3462CF" w:rsidRPr="004A3E27" w:rsidRDefault="003462CF"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3462CF" w:rsidRDefault="003462CF" w:rsidP="00704CAA">
      <w:pPr>
        <w:pStyle w:val="footnote"/>
      </w:pPr>
      <w:r>
        <w:rPr>
          <w:rStyle w:val="FootnoteReference"/>
        </w:rPr>
        <w:footnoteRef/>
      </w:r>
      <w:r>
        <w:t xml:space="preserve"> [JS] confess: or “give thanks to”, or “thankfully confess”</w:t>
      </w:r>
    </w:p>
  </w:footnote>
  <w:footnote w:id="158">
    <w:p w14:paraId="498018AA" w14:textId="77777777" w:rsidR="003462CF" w:rsidRPr="004A3E27" w:rsidRDefault="003462CF"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3462CF" w:rsidRDefault="003462CF" w:rsidP="00704CAA">
      <w:pPr>
        <w:pStyle w:val="footnote"/>
      </w:pPr>
      <w:r>
        <w:rPr>
          <w:rStyle w:val="FootnoteReference"/>
        </w:rPr>
        <w:footnoteRef/>
      </w:r>
      <w:r>
        <w:t xml:space="preserve"> [JS] “do obeisance”, i.e. a physical act.</w:t>
      </w:r>
    </w:p>
  </w:footnote>
  <w:footnote w:id="160">
    <w:p w14:paraId="58C95173" w14:textId="77777777" w:rsidR="003462CF" w:rsidRPr="004A3E27" w:rsidRDefault="003462CF"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3462CF" w:rsidRPr="004A3E27" w:rsidRDefault="003462CF"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3462CF" w:rsidRPr="004A3E27" w:rsidRDefault="003462CF"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3462CF" w:rsidRDefault="003462CF" w:rsidP="00704CAA">
      <w:pPr>
        <w:pStyle w:val="footnote"/>
      </w:pPr>
      <w:r>
        <w:rPr>
          <w:rStyle w:val="FootnoteReference"/>
        </w:rPr>
        <w:footnoteRef/>
      </w:r>
      <w:r>
        <w:t xml:space="preserve"> [JS] or “You have granted”</w:t>
      </w:r>
    </w:p>
  </w:footnote>
  <w:footnote w:id="164">
    <w:p w14:paraId="08C7ED64" w14:textId="77777777" w:rsidR="003462CF" w:rsidRPr="004A3E27" w:rsidRDefault="003462CF"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3462CF" w:rsidRPr="004A3E27" w:rsidRDefault="003462CF"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3462CF" w:rsidRPr="004A3E27" w:rsidRDefault="003462CF"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3462CF" w:rsidRDefault="003462CF" w:rsidP="00704CAA">
      <w:pPr>
        <w:pStyle w:val="footnote"/>
      </w:pPr>
      <w:r>
        <w:rPr>
          <w:rStyle w:val="FootnoteReference"/>
        </w:rPr>
        <w:footnoteRef/>
      </w:r>
      <w:r>
        <w:t xml:space="preserve"> [JS] or “give thanks to You”, or “thankfully confess You with praise”</w:t>
      </w:r>
    </w:p>
  </w:footnote>
  <w:footnote w:id="168">
    <w:p w14:paraId="671FC951" w14:textId="77777777" w:rsidR="003462CF" w:rsidRPr="004A3E27" w:rsidRDefault="003462CF"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3462CF" w:rsidRPr="004A3E27" w:rsidRDefault="003462CF" w:rsidP="00704CAA">
      <w:pPr>
        <w:pStyle w:val="footnote"/>
      </w:pPr>
      <w:r w:rsidRPr="004A3E27">
        <w:rPr>
          <w:rStyle w:val="FootnoteReference"/>
        </w:rPr>
        <w:footnoteRef/>
      </w:r>
      <w:r w:rsidRPr="004A3E27">
        <w:t xml:space="preserve"> Luke 23:46.</w:t>
      </w:r>
    </w:p>
  </w:footnote>
  <w:footnote w:id="170">
    <w:p w14:paraId="1317CE14" w14:textId="77777777" w:rsidR="003462CF" w:rsidRPr="004A3E27" w:rsidRDefault="003462CF"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3462CF" w:rsidRDefault="003462CF" w:rsidP="00704CAA">
      <w:pPr>
        <w:pStyle w:val="footnote"/>
      </w:pPr>
      <w:r>
        <w:rPr>
          <w:rStyle w:val="FootnoteReference"/>
        </w:rPr>
        <w:footnoteRef/>
      </w:r>
      <w:r>
        <w:t xml:space="preserve"> [JS] Fr. Athanasius has “slander”. See the Sixth Hour of Maundy Thursday.</w:t>
      </w:r>
    </w:p>
  </w:footnote>
  <w:footnote w:id="172">
    <w:p w14:paraId="0A1D8F86" w14:textId="77777777" w:rsidR="003462CF" w:rsidRPr="004A3E27" w:rsidRDefault="003462CF"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3462CF" w:rsidRDefault="003462CF"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3462CF" w:rsidRPr="004A3E27" w:rsidRDefault="003462CF"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3462CF" w:rsidRDefault="003462CF" w:rsidP="00704CAA">
      <w:pPr>
        <w:pStyle w:val="footnote"/>
      </w:pPr>
      <w:r>
        <w:rPr>
          <w:rStyle w:val="FootnoteReference"/>
        </w:rPr>
        <w:footnoteRef/>
      </w:r>
      <w:r>
        <w:t xml:space="preserve"> [JS] or “seeks out”</w:t>
      </w:r>
    </w:p>
  </w:footnote>
  <w:footnote w:id="176">
    <w:p w14:paraId="54A62B74" w14:textId="77777777" w:rsidR="003462CF" w:rsidRDefault="003462CF"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3462CF" w:rsidRPr="004A3E27" w:rsidRDefault="003462CF"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3462CF" w:rsidRPr="004A3E27" w:rsidRDefault="003462CF"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3462CF" w:rsidRPr="004A3E27" w:rsidRDefault="003462CF"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3462CF" w:rsidRDefault="003462CF"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3462CF" w:rsidRDefault="003462CF" w:rsidP="00704CAA">
      <w:pPr>
        <w:pStyle w:val="footnote"/>
      </w:pPr>
      <w:r>
        <w:rPr>
          <w:rStyle w:val="FootnoteReference"/>
        </w:rPr>
        <w:footnoteRef/>
      </w:r>
      <w:r>
        <w:t xml:space="preserve"> [JS] or, “boast”</w:t>
      </w:r>
    </w:p>
  </w:footnote>
  <w:footnote w:id="182">
    <w:p w14:paraId="193C371C" w14:textId="77777777" w:rsidR="003462CF" w:rsidRPr="004A3E27" w:rsidRDefault="003462CF"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3462CF" w:rsidRDefault="003462CF"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3462CF" w:rsidRDefault="003462CF" w:rsidP="00704CAA">
      <w:pPr>
        <w:pStyle w:val="footnote"/>
      </w:pPr>
      <w:r>
        <w:rPr>
          <w:rStyle w:val="FootnoteReference"/>
        </w:rPr>
        <w:footnoteRef/>
      </w:r>
      <w:r>
        <w:t xml:space="preserve"> [JS] or “Confess the Lord with the harp.</w:t>
      </w:r>
    </w:p>
  </w:footnote>
  <w:footnote w:id="185">
    <w:p w14:paraId="7BF5E829" w14:textId="77777777" w:rsidR="003462CF" w:rsidRPr="004A3E27" w:rsidRDefault="003462CF"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3462CF" w:rsidRPr="004A3E27" w:rsidRDefault="003462CF"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3462CF" w:rsidRPr="004A3E27" w:rsidRDefault="003462CF" w:rsidP="00704CAA">
      <w:pPr>
        <w:pStyle w:val="footnote"/>
      </w:pPr>
      <w:r w:rsidRPr="004A3E27">
        <w:rPr>
          <w:rStyle w:val="FootnoteReference"/>
        </w:rPr>
        <w:footnoteRef/>
      </w:r>
      <w:r w:rsidRPr="004A3E27">
        <w:t xml:space="preserve"> Naturally and spiritually (Jn. 3:3-6).</w:t>
      </w:r>
    </w:p>
  </w:footnote>
  <w:footnote w:id="188">
    <w:p w14:paraId="0C9F8424" w14:textId="77777777" w:rsidR="003462CF" w:rsidRDefault="003462CF" w:rsidP="00704CAA">
      <w:pPr>
        <w:pStyle w:val="footnote"/>
      </w:pPr>
      <w:r>
        <w:rPr>
          <w:rStyle w:val="FootnoteReference"/>
        </w:rPr>
        <w:footnoteRef/>
      </w:r>
      <w:r>
        <w:t xml:space="preserve"> [JS] Fr. Lazarus has “plans”</w:t>
      </w:r>
    </w:p>
  </w:footnote>
  <w:footnote w:id="189">
    <w:p w14:paraId="5E9D1817" w14:textId="77777777" w:rsidR="003462CF" w:rsidRDefault="003462CF" w:rsidP="00704CAA">
      <w:pPr>
        <w:pStyle w:val="footnote"/>
      </w:pPr>
      <w:r>
        <w:rPr>
          <w:rStyle w:val="FootnoteReference"/>
        </w:rPr>
        <w:footnoteRef/>
      </w:r>
      <w:r>
        <w:t xml:space="preserve"> [JS] or “fashioned”</w:t>
      </w:r>
    </w:p>
  </w:footnote>
  <w:footnote w:id="190">
    <w:p w14:paraId="4BB22157" w14:textId="77777777" w:rsidR="003462CF" w:rsidRDefault="003462CF" w:rsidP="00704CAA">
      <w:pPr>
        <w:pStyle w:val="footnote"/>
      </w:pPr>
      <w:r>
        <w:rPr>
          <w:rStyle w:val="FootnoteReference"/>
        </w:rPr>
        <w:footnoteRef/>
      </w:r>
      <w:r>
        <w:t xml:space="preserve"> Fr. Athanasius has “My soul shall make her boast in the Lord”</w:t>
      </w:r>
    </w:p>
  </w:footnote>
  <w:footnote w:id="191">
    <w:p w14:paraId="0BB5F188" w14:textId="77777777" w:rsidR="003462CF" w:rsidRPr="004A3E27" w:rsidRDefault="003462CF"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3462CF" w:rsidRPr="004A3E27" w:rsidRDefault="003462CF"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3462CF" w:rsidRDefault="003462CF" w:rsidP="00704CAA">
      <w:pPr>
        <w:pStyle w:val="footnote"/>
      </w:pPr>
      <w:r>
        <w:rPr>
          <w:rStyle w:val="FootnoteReference"/>
        </w:rPr>
        <w:footnoteRef/>
      </w:r>
      <w:r>
        <w:t xml:space="preserve"> [JS] or “contrite in heart”</w:t>
      </w:r>
    </w:p>
  </w:footnote>
  <w:footnote w:id="194">
    <w:p w14:paraId="6E011C0E" w14:textId="77777777" w:rsidR="003462CF" w:rsidRDefault="003462CF" w:rsidP="00704CAA">
      <w:pPr>
        <w:pStyle w:val="footnote"/>
      </w:pPr>
      <w:r>
        <w:rPr>
          <w:rStyle w:val="FootnoteReference"/>
        </w:rPr>
        <w:footnoteRef/>
      </w:r>
      <w:r>
        <w:t xml:space="preserve"> [JS] Coptic has “eat their hearts”, which Fr. Athanasius renders, “regret”</w:t>
      </w:r>
    </w:p>
  </w:footnote>
  <w:footnote w:id="195">
    <w:p w14:paraId="3B9E39E6" w14:textId="77777777" w:rsidR="003462CF" w:rsidRDefault="003462CF" w:rsidP="00704CAA">
      <w:pPr>
        <w:pStyle w:val="footnote"/>
      </w:pPr>
      <w:r>
        <w:rPr>
          <w:rStyle w:val="FootnoteReference"/>
        </w:rPr>
        <w:footnoteRef/>
      </w:r>
      <w:r>
        <w:t xml:space="preserve"> [JS] or regret.</w:t>
      </w:r>
    </w:p>
  </w:footnote>
  <w:footnote w:id="196">
    <w:p w14:paraId="40200D4A" w14:textId="77777777" w:rsidR="003462CF" w:rsidRPr="004A3E27" w:rsidRDefault="003462CF"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3462CF" w:rsidRDefault="003462CF" w:rsidP="00704CAA">
      <w:pPr>
        <w:pStyle w:val="footnote"/>
      </w:pPr>
      <w:r>
        <w:rPr>
          <w:rStyle w:val="FootnoteReference"/>
        </w:rPr>
        <w:footnoteRef/>
      </w:r>
      <w:r>
        <w:t xml:space="preserve"> [JS] literally “and my soul with barrenness/childlessness.”</w:t>
      </w:r>
    </w:p>
  </w:footnote>
  <w:footnote w:id="198">
    <w:p w14:paraId="335B311E" w14:textId="77777777" w:rsidR="003462CF" w:rsidRPr="004A3E27" w:rsidRDefault="003462CF" w:rsidP="00704CAA">
      <w:pPr>
        <w:pStyle w:val="footnote"/>
      </w:pPr>
      <w:r w:rsidRPr="004A3E27">
        <w:rPr>
          <w:rStyle w:val="FootnoteReference"/>
        </w:rPr>
        <w:footnoteRef/>
      </w:r>
      <w:r w:rsidRPr="004A3E27">
        <w:t xml:space="preserve"> John 19:1; Mt. 27:26.</w:t>
      </w:r>
    </w:p>
  </w:footnote>
  <w:footnote w:id="199">
    <w:p w14:paraId="4C78163A" w14:textId="77777777" w:rsidR="003462CF" w:rsidRPr="004A3E27" w:rsidRDefault="003462CF"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3462CF" w:rsidRDefault="003462CF"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3462CF" w:rsidRDefault="003462CF" w:rsidP="00704CAA">
      <w:pPr>
        <w:pStyle w:val="footnote"/>
      </w:pPr>
      <w:r>
        <w:rPr>
          <w:rStyle w:val="FootnoteReference"/>
        </w:rPr>
        <w:footnoteRef/>
      </w:r>
      <w:r>
        <w:t xml:space="preserve"> [JS] [] found in Coptic</w:t>
      </w:r>
    </w:p>
  </w:footnote>
  <w:footnote w:id="202">
    <w:p w14:paraId="7E13C651" w14:textId="77777777" w:rsidR="003462CF" w:rsidRPr="004A3E27" w:rsidRDefault="003462CF"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3462CF" w:rsidRDefault="003462CF" w:rsidP="00704CAA">
      <w:pPr>
        <w:pStyle w:val="footnote"/>
      </w:pPr>
      <w:r>
        <w:rPr>
          <w:rStyle w:val="FootnoteReference"/>
        </w:rPr>
        <w:footnoteRef/>
      </w:r>
      <w:r>
        <w:t xml:space="preserve"> [JS] or “Aha! Aha!” Or “Well done! Well done!”</w:t>
      </w:r>
    </w:p>
  </w:footnote>
  <w:footnote w:id="204">
    <w:p w14:paraId="7D139757" w14:textId="77777777" w:rsidR="003462CF" w:rsidRDefault="003462CF"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3462CF" w:rsidRDefault="003462CF" w:rsidP="00704CAA">
      <w:pPr>
        <w:pStyle w:val="footnote"/>
      </w:pPr>
      <w:r>
        <w:rPr>
          <w:rStyle w:val="FootnoteReference"/>
        </w:rPr>
        <w:footnoteRef/>
      </w:r>
      <w:r>
        <w:t xml:space="preserve"> [JS] Fr. Lazarus has, “towering mountains”</w:t>
      </w:r>
    </w:p>
  </w:footnote>
  <w:footnote w:id="206">
    <w:p w14:paraId="2543C5FB" w14:textId="77777777" w:rsidR="003462CF" w:rsidRPr="004A3E27" w:rsidRDefault="003462CF"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3462CF" w:rsidRDefault="003462CF" w:rsidP="00704CAA">
      <w:pPr>
        <w:pStyle w:val="footnote"/>
      </w:pPr>
      <w:r>
        <w:rPr>
          <w:rStyle w:val="FootnoteReference"/>
        </w:rPr>
        <w:footnoteRef/>
      </w:r>
      <w:r>
        <w:t xml:space="preserve"> [JS] OSB has “many waters”</w:t>
      </w:r>
    </w:p>
  </w:footnote>
  <w:footnote w:id="208">
    <w:p w14:paraId="3AE55734" w14:textId="77777777" w:rsidR="003462CF" w:rsidRPr="004A3E27" w:rsidRDefault="003462CF"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3462CF" w:rsidRPr="004A3E27" w:rsidRDefault="003462CF"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3462CF" w:rsidRPr="004A3E27" w:rsidRDefault="003462CF" w:rsidP="00704CAA">
      <w:pPr>
        <w:pStyle w:val="footnote"/>
      </w:pPr>
      <w:r w:rsidRPr="004A3E27">
        <w:rPr>
          <w:rStyle w:val="FootnoteReference"/>
        </w:rPr>
        <w:footnoteRef/>
      </w:r>
      <w:r w:rsidRPr="004A3E27">
        <w:t xml:space="preserve"> Prov. 24:19.</w:t>
      </w:r>
    </w:p>
  </w:footnote>
  <w:footnote w:id="211">
    <w:p w14:paraId="2BAC33AB" w14:textId="77777777" w:rsidR="003462CF" w:rsidRPr="004A3E27" w:rsidRDefault="003462CF"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3462CF" w:rsidRPr="004A3E27" w:rsidRDefault="003462CF"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3462CF" w:rsidRPr="004A3E27" w:rsidRDefault="003462CF"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3462CF" w:rsidRDefault="003462CF" w:rsidP="00704CAA">
      <w:pPr>
        <w:pStyle w:val="footnote"/>
      </w:pPr>
      <w:r>
        <w:rPr>
          <w:rStyle w:val="FootnoteReference"/>
        </w:rPr>
        <w:footnoteRef/>
      </w:r>
      <w:r>
        <w:t xml:space="preserve"> [JS] or “judgment”</w:t>
      </w:r>
    </w:p>
  </w:footnote>
  <w:footnote w:id="215">
    <w:p w14:paraId="2655FEEF" w14:textId="77777777" w:rsidR="003462CF" w:rsidRPr="004A3E27" w:rsidRDefault="003462CF"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3462CF" w:rsidRDefault="003462CF" w:rsidP="00704CAA">
      <w:pPr>
        <w:pStyle w:val="footnote"/>
      </w:pPr>
      <w:r>
        <w:rPr>
          <w:rStyle w:val="FootnoteReference"/>
        </w:rPr>
        <w:footnoteRef/>
      </w:r>
      <w:r>
        <w:t xml:space="preserve"> [JS] or “fret”</w:t>
      </w:r>
    </w:p>
  </w:footnote>
  <w:footnote w:id="217">
    <w:p w14:paraId="4788BB93" w14:textId="77777777" w:rsidR="003462CF" w:rsidRDefault="003462CF" w:rsidP="00704CAA">
      <w:pPr>
        <w:pStyle w:val="footnote"/>
      </w:pPr>
      <w:r>
        <w:rPr>
          <w:rStyle w:val="FootnoteReference"/>
        </w:rPr>
        <w:footnoteRef/>
      </w:r>
      <w:r>
        <w:t xml:space="preserve"> [JS] or “land”</w:t>
      </w:r>
    </w:p>
  </w:footnote>
  <w:footnote w:id="218">
    <w:p w14:paraId="6390DA94" w14:textId="77777777" w:rsidR="003462CF" w:rsidRPr="004A3E27" w:rsidRDefault="003462CF"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3462CF" w:rsidRPr="004A3E27" w:rsidRDefault="003462CF"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3462CF" w:rsidRDefault="003462CF" w:rsidP="00704CAA">
      <w:pPr>
        <w:pStyle w:val="footnote"/>
      </w:pPr>
      <w:r>
        <w:rPr>
          <w:rStyle w:val="FootnoteReference"/>
        </w:rPr>
        <w:footnoteRef/>
      </w:r>
      <w:r>
        <w:t xml:space="preserve"> [JS] literally, “seed”, here and throughout</w:t>
      </w:r>
    </w:p>
  </w:footnote>
  <w:footnote w:id="221">
    <w:p w14:paraId="3CEEF8CB" w14:textId="77777777" w:rsidR="003462CF" w:rsidRPr="004A3E27" w:rsidRDefault="003462CF"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3462CF" w:rsidRPr="004A3E27" w:rsidRDefault="003462CF"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3462CF" w:rsidRPr="004A3E27" w:rsidRDefault="003462CF"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3462CF" w:rsidRDefault="003462CF" w:rsidP="00704CAA">
      <w:pPr>
        <w:pStyle w:val="footnote"/>
      </w:pPr>
      <w:r>
        <w:rPr>
          <w:rStyle w:val="FootnoteReference"/>
        </w:rPr>
        <w:footnoteRef/>
      </w:r>
      <w:r>
        <w:t xml:space="preserve"> [JS] literally “with a sad face”</w:t>
      </w:r>
    </w:p>
  </w:footnote>
  <w:footnote w:id="225">
    <w:p w14:paraId="3F203C49" w14:textId="77777777" w:rsidR="003462CF" w:rsidRDefault="003462CF" w:rsidP="00704CAA">
      <w:pPr>
        <w:pStyle w:val="footnote"/>
      </w:pPr>
      <w:r>
        <w:rPr>
          <w:rStyle w:val="FootnoteReference"/>
        </w:rPr>
        <w:footnoteRef/>
      </w:r>
      <w:r>
        <w:t xml:space="preserve"> [JS] literally “loins”</w:t>
      </w:r>
    </w:p>
  </w:footnote>
  <w:footnote w:id="226">
    <w:p w14:paraId="52B59A41" w14:textId="77777777" w:rsidR="003462CF" w:rsidRDefault="003462CF" w:rsidP="00704CAA">
      <w:pPr>
        <w:pStyle w:val="footnote"/>
      </w:pPr>
      <w:r>
        <w:rPr>
          <w:rStyle w:val="FootnoteReference"/>
        </w:rPr>
        <w:footnoteRef/>
      </w:r>
      <w:r>
        <w:t xml:space="preserve"> [JS] [] from the Sixth Hour of Great and Holy Friday.</w:t>
      </w:r>
    </w:p>
  </w:footnote>
  <w:footnote w:id="227">
    <w:p w14:paraId="1BEB925F" w14:textId="77777777" w:rsidR="003462CF" w:rsidRPr="004A3E27" w:rsidRDefault="003462CF"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3462CF" w:rsidRDefault="003462CF" w:rsidP="00704CAA">
      <w:pPr>
        <w:pStyle w:val="footnote"/>
      </w:pPr>
      <w:r>
        <w:rPr>
          <w:rStyle w:val="FootnoteReference"/>
        </w:rPr>
        <w:footnoteRef/>
      </w:r>
      <w:r>
        <w:t xml:space="preserve"> [JS] or “walks about like a phantom”</w:t>
      </w:r>
    </w:p>
  </w:footnote>
  <w:footnote w:id="229">
    <w:p w14:paraId="3A8555F1" w14:textId="77777777" w:rsidR="003462CF" w:rsidRPr="004A3E27" w:rsidRDefault="003462CF"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3462CF" w:rsidRPr="004A3E27" w:rsidRDefault="003462CF"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3462CF" w:rsidRPr="004A3E27" w:rsidRDefault="003462CF"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3462CF" w:rsidRPr="004A3E27" w:rsidRDefault="003462CF"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3462CF" w:rsidRPr="004A3E27" w:rsidRDefault="003462CF"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3462CF" w:rsidRDefault="003462CF" w:rsidP="00704CAA">
      <w:pPr>
        <w:pStyle w:val="footnote"/>
      </w:pPr>
      <w:r>
        <w:rPr>
          <w:rStyle w:val="FootnoteReference"/>
        </w:rPr>
        <w:footnoteRef/>
      </w:r>
      <w:r>
        <w:t xml:space="preserve"> Fr. Athanasius adds here “my truth”. See Matins of the 12 Day of Paopi.</w:t>
      </w:r>
    </w:p>
  </w:footnote>
  <w:footnote w:id="235">
    <w:p w14:paraId="61A8E851" w14:textId="77777777" w:rsidR="003462CF" w:rsidRDefault="003462CF" w:rsidP="00704CAA">
      <w:pPr>
        <w:pStyle w:val="footnote"/>
      </w:pPr>
      <w:r>
        <w:rPr>
          <w:rStyle w:val="FootnoteReference"/>
        </w:rPr>
        <w:footnoteRef/>
      </w:r>
      <w:r>
        <w:t xml:space="preserve"> [JS] or “Aha! Aha!” or “Well done! Well done!”</w:t>
      </w:r>
    </w:p>
  </w:footnote>
  <w:footnote w:id="236">
    <w:p w14:paraId="27E55EE4" w14:textId="77777777" w:rsidR="003462CF" w:rsidRPr="004A3E27" w:rsidRDefault="003462CF" w:rsidP="00704CAA">
      <w:pPr>
        <w:pStyle w:val="footnote"/>
      </w:pPr>
      <w:r w:rsidRPr="004A3E27">
        <w:rPr>
          <w:rStyle w:val="FootnoteReference"/>
        </w:rPr>
        <w:footnoteRef/>
      </w:r>
      <w:r w:rsidRPr="004A3E27">
        <w:t xml:space="preserve"> John 13:30.</w:t>
      </w:r>
    </w:p>
  </w:footnote>
  <w:footnote w:id="237">
    <w:p w14:paraId="25762726" w14:textId="77777777" w:rsidR="003462CF" w:rsidRPr="004A3E27" w:rsidRDefault="003462CF"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3462CF" w:rsidRPr="004A3E27" w:rsidRDefault="003462CF"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3462CF" w:rsidRPr="004A3E27" w:rsidRDefault="003462CF"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3462CF" w:rsidRDefault="003462CF" w:rsidP="00704CAA">
      <w:pPr>
        <w:pStyle w:val="footnote"/>
      </w:pPr>
      <w:r>
        <w:rPr>
          <w:rStyle w:val="FootnoteReference"/>
        </w:rPr>
        <w:footnoteRef/>
      </w:r>
      <w:r>
        <w:t xml:space="preserve"> [JS] or “from age to age. So be it! So be it!”</w:t>
      </w:r>
    </w:p>
  </w:footnote>
  <w:footnote w:id="241">
    <w:p w14:paraId="3C5066F6" w14:textId="77777777" w:rsidR="003462CF" w:rsidRPr="004A3E27" w:rsidRDefault="003462CF"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3462CF" w:rsidRDefault="003462CF" w:rsidP="00704CAA">
      <w:pPr>
        <w:pStyle w:val="footnote"/>
      </w:pPr>
      <w:r>
        <w:rPr>
          <w:rStyle w:val="FootnoteReference"/>
        </w:rPr>
        <w:footnoteRef/>
      </w:r>
      <w:r>
        <w:t xml:space="preserve"> [JS] or “thanksgiving”, or “thankful confession with praise”</w:t>
      </w:r>
    </w:p>
  </w:footnote>
  <w:footnote w:id="243">
    <w:p w14:paraId="2D0FDBB0" w14:textId="77777777" w:rsidR="003462CF" w:rsidRDefault="003462CF"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3462CF" w:rsidRDefault="003462CF"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3462CF" w:rsidRDefault="003462CF"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3462CF" w:rsidRDefault="003462CF" w:rsidP="00704CAA">
      <w:pPr>
        <w:pStyle w:val="footnote"/>
      </w:pPr>
      <w:r>
        <w:rPr>
          <w:rStyle w:val="FootnoteReference"/>
        </w:rPr>
        <w:footnoteRef/>
      </w:r>
      <w:r>
        <w:t xml:space="preserve"> [JS] Fr. Lazarus has “dwelling”</w:t>
      </w:r>
    </w:p>
  </w:footnote>
  <w:footnote w:id="247">
    <w:p w14:paraId="4B4E6517" w14:textId="77777777" w:rsidR="003462CF" w:rsidRPr="004A3E27" w:rsidRDefault="003462CF"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3462CF" w:rsidRDefault="003462CF"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3462CF" w:rsidRDefault="003462CF"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3462CF" w:rsidRPr="004A3E27" w:rsidRDefault="003462CF"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3462CF" w:rsidRDefault="003462CF" w:rsidP="00704CAA">
      <w:pPr>
        <w:pStyle w:val="footnote"/>
      </w:pPr>
      <w:r>
        <w:rPr>
          <w:rStyle w:val="FootnoteReference"/>
        </w:rPr>
        <w:footnoteRef/>
      </w:r>
      <w:r>
        <w:t xml:space="preserve"> [JS] or “presence”</w:t>
      </w:r>
    </w:p>
  </w:footnote>
  <w:footnote w:id="252">
    <w:p w14:paraId="74E86BCD" w14:textId="77777777" w:rsidR="003462CF" w:rsidRDefault="003462CF" w:rsidP="00704CAA">
      <w:pPr>
        <w:pStyle w:val="footnote"/>
      </w:pPr>
      <w:r>
        <w:rPr>
          <w:rStyle w:val="FootnoteReference"/>
        </w:rPr>
        <w:footnoteRef/>
      </w:r>
      <w:r>
        <w:t xml:space="preserve"> [JS] or “boast in” or “praise”</w:t>
      </w:r>
    </w:p>
  </w:footnote>
  <w:footnote w:id="253">
    <w:p w14:paraId="137C7CEE" w14:textId="77777777" w:rsidR="003462CF" w:rsidRDefault="003462CF" w:rsidP="00704CAA">
      <w:pPr>
        <w:pStyle w:val="footnote"/>
      </w:pPr>
      <w:r>
        <w:rPr>
          <w:rStyle w:val="FootnoteReference"/>
        </w:rPr>
        <w:footnoteRef/>
      </w:r>
      <w:r>
        <w:t xml:space="preserve"> [JS] or “give thanks to”, or “thankfully confess Your Name with praise”</w:t>
      </w:r>
    </w:p>
  </w:footnote>
  <w:footnote w:id="254">
    <w:p w14:paraId="29D167D7" w14:textId="77777777" w:rsidR="003462CF" w:rsidRPr="004A3E27" w:rsidRDefault="003462CF"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3462CF" w:rsidRPr="004A3E27" w:rsidRDefault="003462CF"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3462CF" w:rsidRPr="004A3E27" w:rsidRDefault="003462CF"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3462CF" w:rsidRDefault="003462CF" w:rsidP="00704CAA">
      <w:pPr>
        <w:pStyle w:val="footnote"/>
      </w:pPr>
      <w:r>
        <w:rPr>
          <w:rStyle w:val="FootnoteReference"/>
        </w:rPr>
        <w:footnoteRef/>
      </w:r>
      <w:r>
        <w:t xml:space="preserve"> [JS] or “grace was poured out on Your lips”</w:t>
      </w:r>
    </w:p>
  </w:footnote>
  <w:footnote w:id="258">
    <w:p w14:paraId="0253CD4F" w14:textId="77777777" w:rsidR="003462CF" w:rsidRPr="004A3E27" w:rsidRDefault="003462CF"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3462CF" w:rsidRPr="004A3E27" w:rsidRDefault="003462CF"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3462CF" w:rsidRPr="004A3E27" w:rsidRDefault="003462CF"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3462CF" w:rsidRDefault="003462CF"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3462CF" w:rsidRDefault="003462CF" w:rsidP="00704CAA">
      <w:pPr>
        <w:pStyle w:val="footnote"/>
      </w:pPr>
      <w:r>
        <w:rPr>
          <w:rStyle w:val="FootnoteReference"/>
        </w:rPr>
        <w:footnoteRef/>
      </w:r>
      <w:r>
        <w:t xml:space="preserve"> [JS] literally “do obeisance”, i.e. “bow down to”</w:t>
      </w:r>
    </w:p>
  </w:footnote>
  <w:footnote w:id="263">
    <w:p w14:paraId="3A9D055B" w14:textId="77777777" w:rsidR="003462CF" w:rsidRPr="004A3E27" w:rsidRDefault="003462CF"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3462CF" w:rsidRPr="004A3E27" w:rsidRDefault="003462CF" w:rsidP="00704CAA">
      <w:pPr>
        <w:pStyle w:val="footnote"/>
      </w:pPr>
      <w:r w:rsidRPr="004A3E27">
        <w:rPr>
          <w:rStyle w:val="FootnoteReference"/>
        </w:rPr>
        <w:footnoteRef/>
      </w:r>
      <w:r w:rsidRPr="004A3E27">
        <w:t xml:space="preserve"> Rev. 22:1.</w:t>
      </w:r>
    </w:p>
  </w:footnote>
  <w:footnote w:id="265">
    <w:p w14:paraId="0D981498" w14:textId="77777777" w:rsidR="003462CF" w:rsidRDefault="003462CF" w:rsidP="00704CAA">
      <w:pPr>
        <w:pStyle w:val="footnote"/>
      </w:pPr>
      <w:r>
        <w:rPr>
          <w:rStyle w:val="FootnoteReference"/>
        </w:rPr>
        <w:footnoteRef/>
      </w:r>
      <w:r>
        <w:t xml:space="preserve"> Fr. Lazarus has “dwelling-place”</w:t>
      </w:r>
    </w:p>
  </w:footnote>
  <w:footnote w:id="266">
    <w:p w14:paraId="1E5AC7FD" w14:textId="77777777" w:rsidR="003462CF" w:rsidRDefault="003462CF" w:rsidP="00704CAA">
      <w:pPr>
        <w:pStyle w:val="footnote"/>
      </w:pPr>
      <w:r>
        <w:rPr>
          <w:rStyle w:val="FootnoteReference"/>
        </w:rPr>
        <w:footnoteRef/>
      </w:r>
      <w:r>
        <w:t xml:space="preserve"> [JS] the city’s</w:t>
      </w:r>
    </w:p>
  </w:footnote>
  <w:footnote w:id="267">
    <w:p w14:paraId="1BB6F44D" w14:textId="77777777" w:rsidR="003462CF" w:rsidRPr="004A3E27" w:rsidRDefault="003462CF"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3462CF" w:rsidRPr="004A3E27" w:rsidRDefault="003462CF"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3462CF" w:rsidRPr="004A3E27" w:rsidRDefault="003462CF"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3462CF" w:rsidRPr="004A3E27" w:rsidRDefault="003462CF"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3462CF" w:rsidRPr="004A3E27" w:rsidRDefault="003462CF"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3462CF" w:rsidRPr="004A3E27" w:rsidRDefault="003462CF"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3462CF" w:rsidRPr="004A3E27" w:rsidRDefault="003462CF"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3462CF" w:rsidRDefault="003462CF" w:rsidP="00704CAA">
      <w:pPr>
        <w:pStyle w:val="footnote"/>
      </w:pPr>
      <w:r>
        <w:rPr>
          <w:rStyle w:val="FootnoteReference"/>
        </w:rPr>
        <w:footnoteRef/>
      </w:r>
      <w:r>
        <w:t xml:space="preserve"> [JS] or “beautifully situated”</w:t>
      </w:r>
    </w:p>
  </w:footnote>
  <w:footnote w:id="275">
    <w:p w14:paraId="54B46EEB" w14:textId="77777777" w:rsidR="003462CF" w:rsidRPr="004A3E27" w:rsidRDefault="003462CF"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3462CF" w:rsidRPr="004A3E27" w:rsidRDefault="003462CF"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3462CF" w:rsidRPr="004A3E27" w:rsidRDefault="003462CF"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3462CF" w:rsidRDefault="003462CF" w:rsidP="00704CAA">
      <w:pPr>
        <w:pStyle w:val="footnote"/>
      </w:pPr>
      <w:r>
        <w:rPr>
          <w:rStyle w:val="FootnoteReference"/>
        </w:rPr>
        <w:footnoteRef/>
      </w:r>
      <w:r>
        <w:t xml:space="preserve"> [JS] Fr. Lazarus adds “justice and right judgment” to “righteousness”</w:t>
      </w:r>
    </w:p>
  </w:footnote>
  <w:footnote w:id="279">
    <w:p w14:paraId="20C0E7EF" w14:textId="77777777" w:rsidR="003462CF" w:rsidRPr="004A3E27" w:rsidRDefault="003462CF"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3462CF" w:rsidRPr="004A3E27" w:rsidRDefault="003462CF"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3462CF" w:rsidRDefault="003462CF" w:rsidP="00704CAA">
      <w:pPr>
        <w:pStyle w:val="footnote"/>
      </w:pPr>
      <w:r>
        <w:rPr>
          <w:rStyle w:val="FootnoteReference"/>
        </w:rPr>
        <w:footnoteRef/>
      </w:r>
      <w:r>
        <w:t xml:space="preserve"> [JS] or “eternally”</w:t>
      </w:r>
    </w:p>
  </w:footnote>
  <w:footnote w:id="282">
    <w:p w14:paraId="29183457" w14:textId="77777777" w:rsidR="003462CF" w:rsidRDefault="003462CF"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3462CF" w:rsidRDefault="003462CF" w:rsidP="00704CAA">
      <w:pPr>
        <w:pStyle w:val="footnote"/>
      </w:pPr>
      <w:r>
        <w:rPr>
          <w:rStyle w:val="FootnoteReference"/>
        </w:rPr>
        <w:footnoteRef/>
      </w:r>
      <w:r>
        <w:t xml:space="preserve"> [JS] or “workers of iniquity”</w:t>
      </w:r>
    </w:p>
  </w:footnote>
  <w:footnote w:id="284">
    <w:p w14:paraId="3726AE69" w14:textId="77777777" w:rsidR="003462CF" w:rsidRPr="004A3E27" w:rsidRDefault="003462CF"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3462CF" w:rsidRDefault="003462CF" w:rsidP="00704CAA">
      <w:pPr>
        <w:pStyle w:val="footnote"/>
      </w:pPr>
      <w:r>
        <w:rPr>
          <w:rStyle w:val="FootnoteReference"/>
        </w:rPr>
        <w:footnoteRef/>
      </w:r>
      <w:r>
        <w:t xml:space="preserve"> [JS] or “ransom”</w:t>
      </w:r>
    </w:p>
  </w:footnote>
  <w:footnote w:id="286">
    <w:p w14:paraId="5DBB946B" w14:textId="77777777" w:rsidR="003462CF" w:rsidRDefault="003462CF" w:rsidP="00704CAA">
      <w:pPr>
        <w:pStyle w:val="footnote"/>
      </w:pPr>
      <w:r>
        <w:rPr>
          <w:rStyle w:val="FootnoteReference"/>
        </w:rPr>
        <w:footnoteRef/>
      </w:r>
      <w:r>
        <w:t xml:space="preserve"> [JS] or tabernacles.</w:t>
      </w:r>
    </w:p>
  </w:footnote>
  <w:footnote w:id="287">
    <w:p w14:paraId="0039C2F6" w14:textId="77777777" w:rsidR="003462CF" w:rsidRDefault="003462CF"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3462CF" w:rsidRDefault="003462CF" w:rsidP="00704CAA">
      <w:pPr>
        <w:pStyle w:val="footnote"/>
      </w:pPr>
      <w:r>
        <w:rPr>
          <w:rStyle w:val="FootnoteReference"/>
        </w:rPr>
        <w:footnoteRef/>
      </w:r>
      <w:r>
        <w:t xml:space="preserve"> [JS] or “I will not find fault with your sacrifices”</w:t>
      </w:r>
    </w:p>
  </w:footnote>
  <w:footnote w:id="289">
    <w:p w14:paraId="68A8C08D" w14:textId="77777777" w:rsidR="003462CF" w:rsidRPr="004A3E27" w:rsidRDefault="003462CF"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3462CF" w:rsidRDefault="003462CF" w:rsidP="00704CAA">
      <w:pPr>
        <w:pStyle w:val="footnote"/>
      </w:pPr>
      <w:r>
        <w:rPr>
          <w:rStyle w:val="FootnoteReference"/>
        </w:rPr>
        <w:footnoteRef/>
      </w:r>
      <w:r>
        <w:t xml:space="preserve"> [JS] [] found in Coptic</w:t>
      </w:r>
    </w:p>
  </w:footnote>
  <w:footnote w:id="291">
    <w:p w14:paraId="083DB491" w14:textId="77777777" w:rsidR="003462CF" w:rsidRPr="004A3E27" w:rsidRDefault="003462CF"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3462CF" w:rsidRDefault="003462CF" w:rsidP="00704CAA">
      <w:pPr>
        <w:pStyle w:val="footnote"/>
      </w:pPr>
      <w:r>
        <w:rPr>
          <w:rStyle w:val="FootnoteReference"/>
        </w:rPr>
        <w:footnoteRef/>
      </w:r>
      <w:r>
        <w:t xml:space="preserve"> [JS] “showed me” or “made known to me”</w:t>
      </w:r>
    </w:p>
  </w:footnote>
  <w:footnote w:id="293">
    <w:p w14:paraId="6841512E" w14:textId="77777777" w:rsidR="003462CF" w:rsidRPr="004A3E27" w:rsidRDefault="003462CF" w:rsidP="00704CAA">
      <w:pPr>
        <w:pStyle w:val="footnote"/>
      </w:pPr>
      <w:r w:rsidRPr="004A3E27">
        <w:rPr>
          <w:rStyle w:val="FootnoteReference"/>
        </w:rPr>
        <w:footnoteRef/>
      </w:r>
      <w:r w:rsidRPr="004A3E27">
        <w:t xml:space="preserve"> Exodus 12:22; John 19:29; Hebrews 9:19.</w:t>
      </w:r>
    </w:p>
  </w:footnote>
  <w:footnote w:id="294">
    <w:p w14:paraId="2CD43332" w14:textId="77777777" w:rsidR="003462CF" w:rsidRDefault="003462CF" w:rsidP="00704CAA">
      <w:pPr>
        <w:pStyle w:val="footnote"/>
      </w:pPr>
      <w:r>
        <w:rPr>
          <w:rStyle w:val="FootnoteReference"/>
        </w:rPr>
        <w:footnoteRef/>
      </w:r>
      <w:r>
        <w:t xml:space="preserve"> [JS] literally “face”.</w:t>
      </w:r>
    </w:p>
  </w:footnote>
  <w:footnote w:id="295">
    <w:p w14:paraId="63BCC4B4" w14:textId="77777777" w:rsidR="003462CF" w:rsidRDefault="003462CF" w:rsidP="00704CAA">
      <w:pPr>
        <w:pStyle w:val="footnote"/>
      </w:pPr>
      <w:r>
        <w:rPr>
          <w:rStyle w:val="FootnoteReference"/>
        </w:rPr>
        <w:footnoteRef/>
      </w:r>
      <w:r>
        <w:t xml:space="preserve"> [JS] or “blood-guiltiness”</w:t>
      </w:r>
    </w:p>
  </w:footnote>
  <w:footnote w:id="296">
    <w:p w14:paraId="5BD3086D" w14:textId="77777777" w:rsidR="003462CF" w:rsidRDefault="003462CF" w:rsidP="00704CAA">
      <w:pPr>
        <w:pStyle w:val="footnote"/>
      </w:pPr>
      <w:r>
        <w:rPr>
          <w:rStyle w:val="FootnoteReference"/>
        </w:rPr>
        <w:footnoteRef/>
      </w:r>
      <w:r>
        <w:t xml:space="preserve"> [JS] or “gives thanks to,” or “thankfully confess You with praise”</w:t>
      </w:r>
    </w:p>
  </w:footnote>
  <w:footnote w:id="297">
    <w:p w14:paraId="49F73209" w14:textId="77777777" w:rsidR="003462CF" w:rsidRPr="004A3E27" w:rsidRDefault="003462CF"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3462CF" w:rsidRPr="004A3E27" w:rsidRDefault="003462CF"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3462CF" w:rsidRDefault="003462CF" w:rsidP="00704CAA">
      <w:pPr>
        <w:pStyle w:val="footnote"/>
      </w:pPr>
      <w:r>
        <w:rPr>
          <w:rStyle w:val="FootnoteReference"/>
        </w:rPr>
        <w:footnoteRef/>
      </w:r>
      <w:r>
        <w:t xml:space="preserve"> [JS] or “give thanks to You,” or “thankfully confess You with praise”</w:t>
      </w:r>
    </w:p>
  </w:footnote>
  <w:footnote w:id="300">
    <w:p w14:paraId="767368C4" w14:textId="77777777" w:rsidR="003462CF" w:rsidRPr="004A3E27" w:rsidRDefault="003462CF"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3462CF" w:rsidRPr="004A3E27" w:rsidRDefault="003462CF" w:rsidP="00704CAA">
      <w:pPr>
        <w:pStyle w:val="footnote"/>
      </w:pPr>
      <w:r w:rsidRPr="004A3E27">
        <w:rPr>
          <w:rStyle w:val="FootnoteReference"/>
        </w:rPr>
        <w:footnoteRef/>
      </w:r>
      <w:r w:rsidRPr="004A3E27">
        <w:t xml:space="preserve"> Lk. 10:18; 2 Thess. 1:6.</w:t>
      </w:r>
    </w:p>
  </w:footnote>
  <w:footnote w:id="302">
    <w:p w14:paraId="10448F6D" w14:textId="77777777" w:rsidR="003462CF" w:rsidRPr="004A3E27" w:rsidRDefault="003462CF"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3462CF" w:rsidRDefault="003462CF" w:rsidP="00704CAA">
      <w:pPr>
        <w:pStyle w:val="footnote"/>
      </w:pPr>
      <w:r>
        <w:rPr>
          <w:rStyle w:val="FootnoteReference"/>
        </w:rPr>
        <w:footnoteRef/>
      </w:r>
      <w:r>
        <w:t xml:space="preserve"> [JS] “it” refers to the iniquity and strife.</w:t>
      </w:r>
    </w:p>
  </w:footnote>
  <w:footnote w:id="304">
    <w:p w14:paraId="5BC02F63" w14:textId="77777777" w:rsidR="003462CF" w:rsidRPr="004A3E27" w:rsidRDefault="003462CF"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3462CF" w:rsidRPr="004A3E27" w:rsidRDefault="003462CF"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3462CF" w:rsidRDefault="003462CF" w:rsidP="00704CAA">
      <w:pPr>
        <w:pStyle w:val="footnote"/>
      </w:pPr>
      <w:r>
        <w:rPr>
          <w:rStyle w:val="FootnoteReference"/>
        </w:rPr>
        <w:footnoteRef/>
      </w:r>
      <w:r>
        <w:t xml:space="preserve"> [JS] NETS omits “not”</w:t>
      </w:r>
    </w:p>
  </w:footnote>
  <w:footnote w:id="307">
    <w:p w14:paraId="586AA817" w14:textId="77777777" w:rsidR="003462CF" w:rsidRPr="004A3E27" w:rsidRDefault="003462CF"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3462CF" w:rsidRPr="004A3E27" w:rsidRDefault="003462CF"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3462CF" w:rsidRDefault="003462CF" w:rsidP="00704CAA">
      <w:pPr>
        <w:pStyle w:val="footnote"/>
      </w:pPr>
      <w:r>
        <w:rPr>
          <w:rStyle w:val="FootnoteReference"/>
        </w:rPr>
        <w:footnoteRef/>
      </w:r>
      <w:r>
        <w:t xml:space="preserve"> [JS] or “I will sing and praise,” or “I will sing and make music”</w:t>
      </w:r>
    </w:p>
  </w:footnote>
  <w:footnote w:id="310">
    <w:p w14:paraId="433EB3DE" w14:textId="77777777" w:rsidR="003462CF" w:rsidRDefault="003462CF"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3462CF" w:rsidRDefault="003462CF" w:rsidP="00704CAA">
      <w:pPr>
        <w:pStyle w:val="footnote"/>
      </w:pPr>
      <w:r>
        <w:rPr>
          <w:rStyle w:val="FootnoteReference"/>
        </w:rPr>
        <w:footnoteRef/>
      </w:r>
      <w:r>
        <w:t xml:space="preserve"> [JS] Coptic has “Name” in place of “mercy”.</w:t>
      </w:r>
    </w:p>
  </w:footnote>
  <w:footnote w:id="312">
    <w:p w14:paraId="7728F8E8" w14:textId="77777777" w:rsidR="003462CF" w:rsidRPr="004A3E27" w:rsidRDefault="003462CF"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3462CF" w:rsidRDefault="003462CF" w:rsidP="00704CAA">
      <w:pPr>
        <w:pStyle w:val="footnote"/>
      </w:pPr>
      <w:r>
        <w:rPr>
          <w:rStyle w:val="FootnoteReference"/>
        </w:rPr>
        <w:footnoteRef/>
      </w:r>
      <w:r>
        <w:t xml:space="preserve"> [JS] or “the lawless,” or “those that do wickedness”</w:t>
      </w:r>
    </w:p>
  </w:footnote>
  <w:footnote w:id="314">
    <w:p w14:paraId="670E273A" w14:textId="77777777" w:rsidR="003462CF" w:rsidRPr="004A3E27" w:rsidRDefault="003462CF" w:rsidP="00704CAA">
      <w:pPr>
        <w:pStyle w:val="footnote"/>
      </w:pPr>
      <w:r w:rsidRPr="004A3E27">
        <w:rPr>
          <w:rStyle w:val="FootnoteReference"/>
        </w:rPr>
        <w:footnoteRef/>
      </w:r>
      <w:r w:rsidRPr="004A3E27">
        <w:t xml:space="preserve"> Mercy: love (Luke 10:37).</w:t>
      </w:r>
    </w:p>
  </w:footnote>
  <w:footnote w:id="315">
    <w:p w14:paraId="2503BB75" w14:textId="77777777" w:rsidR="003462CF" w:rsidRPr="004A3E27" w:rsidRDefault="003462CF"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3462CF" w:rsidRPr="004A3E27" w:rsidRDefault="003462CF"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3462CF" w:rsidRPr="004A3E27" w:rsidRDefault="003462CF"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3462CF" w:rsidRPr="004A3E27" w:rsidRDefault="003462CF"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3462CF" w:rsidRDefault="003462CF"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3462CF" w:rsidRPr="004A3E27" w:rsidRDefault="003462CF"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3462CF" w:rsidRPr="004A3E27" w:rsidRDefault="003462CF"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3462CF" w:rsidRDefault="003462CF"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3462CF" w:rsidRPr="004A3E27" w:rsidRDefault="003462CF" w:rsidP="00704CAA">
      <w:pPr>
        <w:pStyle w:val="footnote"/>
      </w:pPr>
      <w:r w:rsidRPr="004A3E27">
        <w:rPr>
          <w:rStyle w:val="FootnoteReference"/>
        </w:rPr>
        <w:footnoteRef/>
      </w:r>
      <w:r w:rsidRPr="004A3E27">
        <w:t xml:space="preserve"> Job. 33:14.</w:t>
      </w:r>
    </w:p>
  </w:footnote>
  <w:footnote w:id="324">
    <w:p w14:paraId="733C9AA0" w14:textId="77777777" w:rsidR="003462CF" w:rsidRDefault="003462CF"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3462CF" w:rsidRDefault="003462CF" w:rsidP="00704CAA">
      <w:pPr>
        <w:pStyle w:val="footnote"/>
      </w:pPr>
      <w:r>
        <w:rPr>
          <w:rStyle w:val="FootnoteReference"/>
        </w:rPr>
        <w:footnoteRef/>
      </w:r>
      <w:r>
        <w:t xml:space="preserve"> [JS] literally, “holy place”</w:t>
      </w:r>
    </w:p>
  </w:footnote>
  <w:footnote w:id="326">
    <w:p w14:paraId="105BC1C0" w14:textId="77777777" w:rsidR="003462CF" w:rsidRPr="004A3E27" w:rsidRDefault="003462CF"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3462CF" w:rsidRDefault="003462CF" w:rsidP="00704CAA">
      <w:pPr>
        <w:pStyle w:val="footnote"/>
      </w:pPr>
      <w:r>
        <w:rPr>
          <w:rStyle w:val="FootnoteReference"/>
        </w:rPr>
        <w:footnoteRef/>
      </w:r>
      <w:r>
        <w:t xml:space="preserve"> [JS] Fr. Athanasius’ translation from the Coptic has “shall glory”</w:t>
      </w:r>
    </w:p>
  </w:footnote>
  <w:footnote w:id="328">
    <w:p w14:paraId="397554C6" w14:textId="77777777" w:rsidR="003462CF" w:rsidRDefault="003462CF"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3462CF" w:rsidRDefault="003462CF" w:rsidP="00704CAA">
      <w:pPr>
        <w:pStyle w:val="footnote"/>
      </w:pPr>
      <w:r>
        <w:rPr>
          <w:rStyle w:val="FootnoteReference"/>
        </w:rPr>
        <w:footnoteRef/>
      </w:r>
      <w:r>
        <w:t xml:space="preserve"> [] Found in Fr. Athanasius’ translation from the Coptic</w:t>
      </w:r>
    </w:p>
  </w:footnote>
  <w:footnote w:id="330">
    <w:p w14:paraId="2E69FFAD" w14:textId="77777777" w:rsidR="003462CF" w:rsidRDefault="003462CF" w:rsidP="00704CAA">
      <w:pPr>
        <w:pStyle w:val="footnote"/>
      </w:pPr>
      <w:r>
        <w:rPr>
          <w:rStyle w:val="FootnoteReference"/>
        </w:rPr>
        <w:footnoteRef/>
      </w:r>
      <w:r>
        <w:t xml:space="preserve"> [JS] [] found in Coptic, see Vespers of Pashons 20.</w:t>
      </w:r>
    </w:p>
  </w:footnote>
  <w:footnote w:id="331">
    <w:p w14:paraId="33825382" w14:textId="77777777" w:rsidR="003462CF" w:rsidRPr="004A3E27" w:rsidRDefault="003462CF"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3462CF" w:rsidRPr="004A3E27" w:rsidRDefault="003462CF"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3462CF" w:rsidRDefault="003462CF" w:rsidP="00704CAA">
      <w:pPr>
        <w:pStyle w:val="footnote"/>
      </w:pPr>
      <w:r>
        <w:rPr>
          <w:rStyle w:val="FootnoteReference"/>
        </w:rPr>
        <w:footnoteRef/>
      </w:r>
      <w:r>
        <w:t xml:space="preserve"> [JS] lit, “filled with fatness.”</w:t>
      </w:r>
    </w:p>
  </w:footnote>
  <w:footnote w:id="334">
    <w:p w14:paraId="461E1005" w14:textId="77777777" w:rsidR="003462CF" w:rsidRPr="004A3E27" w:rsidRDefault="003462CF"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3462CF" w:rsidRPr="004A3E27" w:rsidRDefault="003462CF"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3462CF" w:rsidRPr="004A3E27" w:rsidRDefault="003462CF"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3462CF" w:rsidRPr="004A3E27" w:rsidRDefault="003462CF" w:rsidP="00704CAA">
      <w:pPr>
        <w:pStyle w:val="footnote"/>
      </w:pPr>
      <w:r w:rsidRPr="004A3E27">
        <w:rPr>
          <w:rStyle w:val="FootnoteReference"/>
        </w:rPr>
        <w:footnoteRef/>
      </w:r>
      <w:r w:rsidRPr="004A3E27">
        <w:t xml:space="preserve"> See footnote 62. &lt;2 previously&gt;</w:t>
      </w:r>
    </w:p>
  </w:footnote>
  <w:footnote w:id="338">
    <w:p w14:paraId="1020379C" w14:textId="77777777" w:rsidR="003462CF" w:rsidRDefault="003462CF" w:rsidP="00704CAA">
      <w:pPr>
        <w:pStyle w:val="footnote"/>
      </w:pPr>
      <w:r>
        <w:rPr>
          <w:rStyle w:val="FootnoteReference"/>
        </w:rPr>
        <w:footnoteRef/>
      </w:r>
      <w:r>
        <w:t xml:space="preserve"> [JS], “do obeisance”, i.e. prostrate, not just an attitude, but an act</w:t>
      </w:r>
    </w:p>
  </w:footnote>
  <w:footnote w:id="339">
    <w:p w14:paraId="3F0207F5" w14:textId="77777777" w:rsidR="003462CF" w:rsidRPr="004A3E27" w:rsidRDefault="003462CF"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3462CF" w:rsidRPr="004A3E27" w:rsidRDefault="003462CF"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3462CF" w:rsidRDefault="003462CF" w:rsidP="00704CAA">
      <w:pPr>
        <w:pStyle w:val="footnote"/>
      </w:pPr>
      <w:r>
        <w:rPr>
          <w:rStyle w:val="FootnoteReference"/>
        </w:rPr>
        <w:footnoteRef/>
      </w:r>
      <w:r>
        <w:t xml:space="preserve"> [JS] Fr. Lazarus has, “for”</w:t>
      </w:r>
    </w:p>
  </w:footnote>
  <w:footnote w:id="342">
    <w:p w14:paraId="7332204F" w14:textId="77777777" w:rsidR="003462CF" w:rsidRPr="004A3E27" w:rsidRDefault="003462CF"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3462CF" w:rsidRPr="004A3E27" w:rsidRDefault="003462CF"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3462CF" w:rsidRPr="004A3E27" w:rsidRDefault="003462CF"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3462CF" w:rsidRPr="004A3E27" w:rsidRDefault="003462CF"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3462CF" w:rsidRDefault="003462CF" w:rsidP="00704CAA">
      <w:pPr>
        <w:pStyle w:val="footnote"/>
      </w:pPr>
      <w:r>
        <w:rPr>
          <w:rStyle w:val="FootnoteReference"/>
        </w:rPr>
        <w:footnoteRef/>
      </w:r>
      <w:r>
        <w:t xml:space="preserve"> [JS] or “give thanks to You” or “thankfully confess You with praise”</w:t>
      </w:r>
    </w:p>
  </w:footnote>
  <w:footnote w:id="347">
    <w:p w14:paraId="10E8EE46" w14:textId="77777777" w:rsidR="003462CF" w:rsidRDefault="003462CF"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3462CF" w:rsidRPr="004A3E27" w:rsidRDefault="003462CF"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3462CF" w:rsidRPr="004A3E27" w:rsidRDefault="003462CF"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3462CF" w:rsidRPr="004A3E27" w:rsidRDefault="003462CF"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3462CF" w:rsidRDefault="003462CF" w:rsidP="00704CAA">
      <w:pPr>
        <w:pStyle w:val="footnote"/>
      </w:pPr>
      <w:r>
        <w:rPr>
          <w:rStyle w:val="FootnoteReference"/>
        </w:rPr>
        <w:footnoteRef/>
      </w:r>
      <w:r>
        <w:t xml:space="preserve"> [JS] literally, “before the face of”</w:t>
      </w:r>
    </w:p>
  </w:footnote>
  <w:footnote w:id="352">
    <w:p w14:paraId="102533E3" w14:textId="77777777" w:rsidR="003462CF" w:rsidRPr="004A3E27" w:rsidRDefault="003462CF"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3462CF" w:rsidRDefault="003462CF" w:rsidP="00704CAA">
      <w:pPr>
        <w:pStyle w:val="footnote"/>
      </w:pPr>
      <w:r>
        <w:rPr>
          <w:rStyle w:val="FootnoteReference"/>
        </w:rPr>
        <w:footnoteRef/>
      </w:r>
      <w:r>
        <w:t xml:space="preserve"> [JS] literally “hosts”</w:t>
      </w:r>
    </w:p>
  </w:footnote>
  <w:footnote w:id="354">
    <w:p w14:paraId="1B31F91F" w14:textId="77777777" w:rsidR="003462CF" w:rsidRDefault="003462CF"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3462CF" w:rsidRPr="004A3E27" w:rsidRDefault="003462CF"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3462CF" w:rsidRDefault="003462CF" w:rsidP="00704CAA">
      <w:pPr>
        <w:pStyle w:val="footnote"/>
      </w:pPr>
      <w:r>
        <w:rPr>
          <w:rStyle w:val="FootnoteReference"/>
        </w:rPr>
        <w:footnoteRef/>
      </w:r>
      <w:r>
        <w:t xml:space="preserve"> [JS] literally, “ten-thousand fold”</w:t>
      </w:r>
    </w:p>
  </w:footnote>
  <w:footnote w:id="357">
    <w:p w14:paraId="475823DF" w14:textId="77777777" w:rsidR="003462CF" w:rsidRDefault="003462CF"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3462CF" w:rsidRPr="004A3E27" w:rsidRDefault="003462CF"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3462CF" w:rsidRDefault="003462CF"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3462CF" w:rsidRDefault="003462CF" w:rsidP="00704CAA">
      <w:pPr>
        <w:pStyle w:val="footnote"/>
      </w:pPr>
      <w:r>
        <w:rPr>
          <w:rStyle w:val="FootnoteReference"/>
        </w:rPr>
        <w:footnoteRef/>
      </w:r>
      <w:r>
        <w:t xml:space="preserve"> [JS] “assemblies” or “congregations”</w:t>
      </w:r>
    </w:p>
  </w:footnote>
  <w:footnote w:id="361">
    <w:p w14:paraId="291850C2" w14:textId="77777777" w:rsidR="003462CF" w:rsidRPr="004A3E27" w:rsidRDefault="003462CF"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3462CF" w:rsidRDefault="003462CF"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3462CF" w:rsidRPr="004A3E27" w:rsidRDefault="003462CF"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3462CF" w:rsidRDefault="003462CF" w:rsidP="00704CAA">
      <w:pPr>
        <w:pStyle w:val="footnote"/>
      </w:pPr>
      <w:r>
        <w:rPr>
          <w:rStyle w:val="FootnoteReference"/>
        </w:rPr>
        <w:footnoteRef/>
      </w:r>
      <w:r>
        <w:t xml:space="preserve"> [JS] Coptic has “mire of death”. See the Ninth Hour of Great Friday.</w:t>
      </w:r>
    </w:p>
  </w:footnote>
  <w:footnote w:id="365">
    <w:p w14:paraId="24447BAC" w14:textId="77777777" w:rsidR="003462CF" w:rsidRPr="004A3E27" w:rsidRDefault="003462CF"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3462CF" w:rsidRPr="004A3E27" w:rsidRDefault="003462CF"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3462CF" w:rsidRPr="004A3E27" w:rsidRDefault="003462CF" w:rsidP="00704CAA">
      <w:pPr>
        <w:pStyle w:val="footnote"/>
      </w:pPr>
      <w:r w:rsidRPr="004A3E27">
        <w:rPr>
          <w:rStyle w:val="FootnoteReference"/>
        </w:rPr>
        <w:footnoteRef/>
      </w:r>
      <w:r w:rsidRPr="004A3E27">
        <w:t xml:space="preserve"> Mk. 15:29; Jn. 2:17; Rom. 15:3.</w:t>
      </w:r>
    </w:p>
  </w:footnote>
  <w:footnote w:id="368">
    <w:p w14:paraId="22B19FA9" w14:textId="77777777" w:rsidR="003462CF" w:rsidRPr="004A3E27" w:rsidRDefault="003462CF" w:rsidP="00704CAA">
      <w:pPr>
        <w:pStyle w:val="footnote"/>
      </w:pPr>
      <w:r w:rsidRPr="004A3E27">
        <w:rPr>
          <w:rStyle w:val="FootnoteReference"/>
        </w:rPr>
        <w:footnoteRef/>
      </w:r>
      <w:r w:rsidRPr="004A3E27">
        <w:t xml:space="preserve"> The elders and chief priests.</w:t>
      </w:r>
    </w:p>
  </w:footnote>
  <w:footnote w:id="369">
    <w:p w14:paraId="1346C83A" w14:textId="77777777" w:rsidR="003462CF" w:rsidRPr="004A3E27" w:rsidRDefault="003462CF"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3462CF" w:rsidRDefault="003462CF"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3462CF" w:rsidRPr="004A3E27" w:rsidRDefault="003462CF" w:rsidP="00704CAA">
      <w:pPr>
        <w:pStyle w:val="footnote"/>
      </w:pPr>
      <w:r w:rsidRPr="004A3E27">
        <w:rPr>
          <w:rStyle w:val="FootnoteReference"/>
        </w:rPr>
        <w:footnoteRef/>
      </w:r>
      <w:r w:rsidRPr="004A3E27">
        <w:t xml:space="preserve"> Mt. 16:21; Mk. 8:31.</w:t>
      </w:r>
    </w:p>
  </w:footnote>
  <w:footnote w:id="372">
    <w:p w14:paraId="1283807F" w14:textId="77777777" w:rsidR="003462CF" w:rsidRPr="004A3E27" w:rsidRDefault="003462CF" w:rsidP="00704CAA">
      <w:pPr>
        <w:pStyle w:val="footnote"/>
      </w:pPr>
      <w:r w:rsidRPr="004A3E27">
        <w:rPr>
          <w:rStyle w:val="FootnoteReference"/>
        </w:rPr>
        <w:footnoteRef/>
      </w:r>
      <w:r w:rsidRPr="004A3E27">
        <w:t xml:space="preserve"> Mt. 27:34.</w:t>
      </w:r>
    </w:p>
  </w:footnote>
  <w:footnote w:id="373">
    <w:p w14:paraId="59E554A3" w14:textId="77777777" w:rsidR="003462CF" w:rsidRPr="004A3E27" w:rsidRDefault="003462CF"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3462CF" w:rsidRPr="004A3E27" w:rsidRDefault="003462CF"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3462CF" w:rsidRDefault="003462CF"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3462CF" w:rsidRPr="004A3E27" w:rsidRDefault="003462CF"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3462CF" w:rsidRDefault="003462CF"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3462CF" w:rsidRPr="004A3E27" w:rsidRDefault="003462CF"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3462CF" w:rsidRPr="004A3E27" w:rsidRDefault="003462CF"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3462CF" w:rsidRDefault="003462CF" w:rsidP="00704CAA">
      <w:pPr>
        <w:pStyle w:val="footnote"/>
      </w:pPr>
      <w:r>
        <w:rPr>
          <w:rStyle w:val="FootnoteReference"/>
        </w:rPr>
        <w:footnoteRef/>
      </w:r>
      <w:r>
        <w:t xml:space="preserve"> [JS] literally, “arm”.</w:t>
      </w:r>
    </w:p>
  </w:footnote>
  <w:footnote w:id="381">
    <w:p w14:paraId="6A96DAD6" w14:textId="77777777" w:rsidR="003462CF" w:rsidRPr="004A3E27" w:rsidRDefault="003462CF" w:rsidP="00704CAA">
      <w:pPr>
        <w:pStyle w:val="footnote"/>
      </w:pPr>
      <w:r w:rsidRPr="004A3E27">
        <w:rPr>
          <w:rStyle w:val="FootnoteReference"/>
        </w:rPr>
        <w:footnoteRef/>
      </w:r>
      <w:r w:rsidRPr="004A3E27">
        <w:t xml:space="preserve"> Ephes. 3:10; 4:8.</w:t>
      </w:r>
    </w:p>
  </w:footnote>
  <w:footnote w:id="382">
    <w:p w14:paraId="3856467E" w14:textId="77777777" w:rsidR="003462CF" w:rsidRDefault="003462CF"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3462CF" w:rsidRPr="004A3E27" w:rsidRDefault="003462CF"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3462CF" w:rsidRPr="004A3E27" w:rsidRDefault="003462CF"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3462CF" w:rsidRDefault="003462CF" w:rsidP="00704CAA">
      <w:pPr>
        <w:pStyle w:val="footnote"/>
      </w:pPr>
      <w:r>
        <w:rPr>
          <w:rStyle w:val="FootnoteReference"/>
        </w:rPr>
        <w:footnoteRef/>
      </w:r>
      <w:r>
        <w:t xml:space="preserve"> [JS] literally “He will judge the poor of the people.”</w:t>
      </w:r>
    </w:p>
  </w:footnote>
  <w:footnote w:id="386">
    <w:p w14:paraId="5CB4BFD0" w14:textId="77777777" w:rsidR="003462CF" w:rsidRPr="004A3E27" w:rsidRDefault="003462CF"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3462CF" w:rsidRPr="004A3E27" w:rsidRDefault="003462CF" w:rsidP="00704CAA">
      <w:pPr>
        <w:pStyle w:val="footnote"/>
      </w:pPr>
      <w:r w:rsidRPr="004A3E27">
        <w:rPr>
          <w:rStyle w:val="FootnoteReference"/>
        </w:rPr>
        <w:footnoteRef/>
      </w:r>
      <w:r w:rsidRPr="004A3E27">
        <w:t xml:space="preserve"> Rivers: Tigris and Euphrates.</w:t>
      </w:r>
    </w:p>
  </w:footnote>
  <w:footnote w:id="388">
    <w:p w14:paraId="40EFD021" w14:textId="77777777" w:rsidR="003462CF" w:rsidRPr="004A3E27" w:rsidRDefault="003462CF"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3462CF" w:rsidRDefault="003462CF"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3462CF" w:rsidRPr="004A3E27" w:rsidRDefault="003462CF"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3462CF" w:rsidRPr="004A3E27" w:rsidRDefault="003462CF"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3462CF" w:rsidRDefault="003462CF" w:rsidP="00704CAA">
      <w:pPr>
        <w:pStyle w:val="footnote"/>
      </w:pPr>
      <w:r>
        <w:rPr>
          <w:rStyle w:val="FootnoteReference"/>
        </w:rPr>
        <w:footnoteRef/>
      </w:r>
      <w:r>
        <w:t xml:space="preserve"> [JS] Fr. Athanasius has, “all nations shall glorify Him.</w:t>
      </w:r>
    </w:p>
  </w:footnote>
  <w:footnote w:id="393">
    <w:p w14:paraId="266FC831" w14:textId="77777777" w:rsidR="003462CF" w:rsidRDefault="003462CF" w:rsidP="00704CAA">
      <w:pPr>
        <w:pStyle w:val="footnote"/>
      </w:pPr>
      <w:r>
        <w:rPr>
          <w:rStyle w:val="FootnoteReference"/>
        </w:rPr>
        <w:footnoteRef/>
      </w:r>
      <w:r>
        <w:t xml:space="preserve"> [JS] found in Copitc. See the First Hour of Monday of Holy Week.</w:t>
      </w:r>
    </w:p>
  </w:footnote>
  <w:footnote w:id="394">
    <w:p w14:paraId="295FC4E3" w14:textId="77777777" w:rsidR="003462CF" w:rsidRDefault="003462CF" w:rsidP="00704CAA">
      <w:pPr>
        <w:pStyle w:val="footnote"/>
      </w:pPr>
      <w:r>
        <w:rPr>
          <w:rStyle w:val="FootnoteReference"/>
        </w:rPr>
        <w:footnoteRef/>
      </w:r>
      <w:r>
        <w:t xml:space="preserve"> [JS] or, “So be it! So be it!”</w:t>
      </w:r>
    </w:p>
  </w:footnote>
  <w:footnote w:id="395">
    <w:p w14:paraId="5A10FE12" w14:textId="77777777" w:rsidR="003462CF" w:rsidRPr="004A3E27" w:rsidRDefault="003462CF"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3462CF" w:rsidRPr="004A3E27" w:rsidRDefault="003462CF"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3462CF" w:rsidRPr="004A3E27" w:rsidRDefault="003462CF" w:rsidP="00704CAA">
      <w:pPr>
        <w:pStyle w:val="footnote"/>
      </w:pPr>
      <w:r w:rsidRPr="004A3E27">
        <w:tab/>
        <w:t>For them there are no pains;</w:t>
      </w:r>
    </w:p>
    <w:p w14:paraId="329CF061" w14:textId="77777777" w:rsidR="003462CF" w:rsidRPr="004A3E27" w:rsidRDefault="003462CF" w:rsidP="00704CAA">
      <w:pPr>
        <w:pStyle w:val="footnote"/>
      </w:pPr>
      <w:r w:rsidRPr="004A3E27">
        <w:tab/>
        <w:t>fit and strong are their bodies.</w:t>
      </w:r>
    </w:p>
  </w:footnote>
  <w:footnote w:id="397">
    <w:p w14:paraId="49BE7CC0" w14:textId="77777777" w:rsidR="003462CF" w:rsidRPr="004A3E27" w:rsidRDefault="003462CF"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3462CF" w:rsidRPr="004A3E27" w:rsidRDefault="003462CF"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3462CF" w:rsidRPr="004A3E27" w:rsidRDefault="003462CF"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3462CF" w:rsidRPr="004A3E27" w:rsidRDefault="003462CF"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3462CF" w:rsidRPr="004A3E27" w:rsidRDefault="003462CF"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3462CF" w:rsidRPr="004A3E27" w:rsidRDefault="003462CF"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3462CF" w:rsidRPr="004A3E27" w:rsidRDefault="003462CF"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3462CF" w:rsidRDefault="003462CF"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3462CF" w:rsidRDefault="003462CF" w:rsidP="00704CAA">
      <w:pPr>
        <w:pStyle w:val="footnote"/>
      </w:pPr>
      <w:r>
        <w:rPr>
          <w:rStyle w:val="FootnoteReference"/>
        </w:rPr>
        <w:footnoteRef/>
      </w:r>
      <w:r>
        <w:t xml:space="preserve"> [JS] or emblems.</w:t>
      </w:r>
    </w:p>
  </w:footnote>
  <w:footnote w:id="406">
    <w:p w14:paraId="3520D724" w14:textId="77777777" w:rsidR="003462CF" w:rsidRPr="004A3E27" w:rsidRDefault="003462CF"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3462CF" w:rsidRPr="004A3E27" w:rsidRDefault="003462CF"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3462CF" w:rsidRPr="004A3E27" w:rsidRDefault="003462CF"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3462CF" w:rsidRPr="005B2E82" w:rsidRDefault="003462CF"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3462CF" w:rsidRDefault="003462CF" w:rsidP="00704CAA">
      <w:pPr>
        <w:pStyle w:val="footnote"/>
      </w:pPr>
      <w:r>
        <w:rPr>
          <w:rStyle w:val="FootnoteReference"/>
        </w:rPr>
        <w:footnoteRef/>
      </w:r>
      <w:r>
        <w:t xml:space="preserve"> [JS] or “give thanks to You” or “thankfully confess you with praise”</w:t>
      </w:r>
    </w:p>
  </w:footnote>
  <w:footnote w:id="411">
    <w:p w14:paraId="3CA113B3" w14:textId="77777777" w:rsidR="003462CF" w:rsidRDefault="003462CF"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3462CF" w:rsidRDefault="003462CF" w:rsidP="00704CAA">
      <w:pPr>
        <w:pStyle w:val="footnote"/>
      </w:pPr>
      <w:r>
        <w:rPr>
          <w:rStyle w:val="FootnoteReference"/>
        </w:rPr>
        <w:footnoteRef/>
      </w:r>
      <w:r>
        <w:t xml:space="preserve"> [JS] literally “horn”, here and below.</w:t>
      </w:r>
    </w:p>
  </w:footnote>
  <w:footnote w:id="413">
    <w:p w14:paraId="0BE9BC7E" w14:textId="77777777" w:rsidR="003462CF" w:rsidRPr="004A3E27" w:rsidRDefault="003462CF"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3462CF" w:rsidRPr="004A3E27" w:rsidRDefault="003462CF"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3462CF" w:rsidRPr="004A3E27" w:rsidRDefault="003462CF"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3462CF" w:rsidRPr="004A3E27" w:rsidRDefault="003462CF"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3462CF" w:rsidRPr="004A3E27" w:rsidRDefault="003462CF"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3462CF" w:rsidRDefault="003462CF"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3462CF" w:rsidRDefault="003462CF" w:rsidP="00704CAA">
      <w:pPr>
        <w:pStyle w:val="footnote"/>
      </w:pPr>
      <w:r>
        <w:rPr>
          <w:rStyle w:val="FootnoteReference"/>
        </w:rPr>
        <w:footnoteRef/>
      </w:r>
      <w:r>
        <w:t xml:space="preserve"> [JS] literally, “their voice”</w:t>
      </w:r>
    </w:p>
  </w:footnote>
  <w:footnote w:id="420">
    <w:p w14:paraId="5681D4C4" w14:textId="77777777" w:rsidR="003462CF" w:rsidRDefault="003462CF" w:rsidP="00704CAA">
      <w:pPr>
        <w:pStyle w:val="footnote"/>
      </w:pPr>
      <w:r>
        <w:rPr>
          <w:rStyle w:val="FootnoteReference"/>
        </w:rPr>
        <w:footnoteRef/>
      </w:r>
      <w:r>
        <w:t xml:space="preserve"> [JS] literally, “arrows”</w:t>
      </w:r>
    </w:p>
  </w:footnote>
  <w:footnote w:id="421">
    <w:p w14:paraId="4DCC51CC" w14:textId="77777777" w:rsidR="003462CF" w:rsidRDefault="003462CF" w:rsidP="00704CAA">
      <w:pPr>
        <w:pStyle w:val="footnote"/>
      </w:pPr>
      <w:r>
        <w:rPr>
          <w:rStyle w:val="FootnoteReference"/>
        </w:rPr>
        <w:footnoteRef/>
      </w:r>
      <w:r>
        <w:t xml:space="preserve"> [JS] literally, “voice”</w:t>
      </w:r>
    </w:p>
  </w:footnote>
  <w:footnote w:id="422">
    <w:p w14:paraId="326ADCD9" w14:textId="77777777" w:rsidR="003462CF" w:rsidRDefault="003462CF"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3462CF" w:rsidRDefault="003462CF"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3462CF" w:rsidRDefault="003462CF" w:rsidP="00704CAA">
      <w:pPr>
        <w:pStyle w:val="footnote"/>
      </w:pPr>
      <w:r>
        <w:tab/>
        <w:t>‘I will speak My mind in parables,</w:t>
      </w:r>
    </w:p>
    <w:p w14:paraId="2B8A9AE4" w14:textId="77777777" w:rsidR="003462CF" w:rsidRDefault="003462CF" w:rsidP="00704CAA">
      <w:pPr>
        <w:pStyle w:val="footnote"/>
      </w:pPr>
      <w:r>
        <w:tab/>
        <w:t>divulge secrets hidden since creation’ (cf. Rev. 3:14).</w:t>
      </w:r>
    </w:p>
  </w:footnote>
  <w:footnote w:id="424">
    <w:p w14:paraId="7F64F145" w14:textId="77777777" w:rsidR="003462CF" w:rsidRDefault="003462CF"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3462CF" w:rsidRDefault="003462CF" w:rsidP="00704CAA">
      <w:pPr>
        <w:pStyle w:val="footnote"/>
      </w:pPr>
      <w:r>
        <w:rPr>
          <w:rStyle w:val="FootnoteReference"/>
        </w:rPr>
        <w:footnoteRef/>
      </w:r>
      <w:r>
        <w:t xml:space="preserve"> Ephraim = Israel (cf. Hos. 7; Num. 14; 1 Sam. 4).</w:t>
      </w:r>
    </w:p>
  </w:footnote>
  <w:footnote w:id="426">
    <w:p w14:paraId="42FDB028" w14:textId="77777777" w:rsidR="003462CF" w:rsidRDefault="003462CF" w:rsidP="00704CAA">
      <w:pPr>
        <w:pStyle w:val="footnote"/>
      </w:pPr>
      <w:r>
        <w:rPr>
          <w:rStyle w:val="FootnoteReference"/>
        </w:rPr>
        <w:footnoteRef/>
      </w:r>
      <w:r>
        <w:t xml:space="preserve"> [JS] literally, “a waterless land”</w:t>
      </w:r>
    </w:p>
  </w:footnote>
  <w:footnote w:id="427">
    <w:p w14:paraId="195BD616" w14:textId="77777777" w:rsidR="003462CF" w:rsidRDefault="003462CF"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3462CF" w:rsidRDefault="003462CF" w:rsidP="00704CAA">
      <w:pPr>
        <w:pStyle w:val="footnote"/>
      </w:pPr>
      <w:r>
        <w:rPr>
          <w:rStyle w:val="FootnoteReference"/>
        </w:rPr>
        <w:footnoteRef/>
      </w:r>
      <w:r>
        <w:t xml:space="preserve"> He deferred giving them the promised food and the Promised Land.</w:t>
      </w:r>
    </w:p>
  </w:footnote>
  <w:footnote w:id="429">
    <w:p w14:paraId="3009B475" w14:textId="77777777" w:rsidR="003462CF" w:rsidRDefault="003462CF"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3462CF" w:rsidRDefault="003462CF" w:rsidP="00704CAA">
      <w:pPr>
        <w:pStyle w:val="footnote"/>
      </w:pPr>
      <w:r>
        <w:rPr>
          <w:rStyle w:val="FootnoteReference"/>
        </w:rPr>
        <w:footnoteRef/>
      </w:r>
      <w:r>
        <w:t xml:space="preserve"> [JS] Fr. Lazarus has “recovered from wine”</w:t>
      </w:r>
    </w:p>
  </w:footnote>
  <w:footnote w:id="431">
    <w:p w14:paraId="223B11C9" w14:textId="77777777" w:rsidR="003462CF" w:rsidRDefault="003462CF"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3462CF" w:rsidRDefault="003462CF"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3462CF" w:rsidRDefault="003462CF" w:rsidP="00704CAA">
      <w:pPr>
        <w:pStyle w:val="footnote"/>
      </w:pPr>
      <w:r>
        <w:rPr>
          <w:rStyle w:val="FootnoteReference"/>
        </w:rPr>
        <w:footnoteRef/>
      </w:r>
      <w:r>
        <w:t xml:space="preserve"> John 15.</w:t>
      </w:r>
    </w:p>
  </w:footnote>
  <w:footnote w:id="434">
    <w:p w14:paraId="2C8E5EE9" w14:textId="77777777" w:rsidR="003462CF" w:rsidRDefault="003462CF" w:rsidP="00704CAA">
      <w:pPr>
        <w:pStyle w:val="footnote"/>
      </w:pPr>
      <w:r>
        <w:rPr>
          <w:rStyle w:val="FootnoteReference"/>
        </w:rPr>
        <w:footnoteRef/>
      </w:r>
      <w:r>
        <w:t xml:space="preserve"> Joseph = Israel (Gen. 40:23; 48:15; Amos 6:6).</w:t>
      </w:r>
    </w:p>
  </w:footnote>
  <w:footnote w:id="435">
    <w:p w14:paraId="6CDBD594" w14:textId="77777777" w:rsidR="003462CF" w:rsidRDefault="003462CF" w:rsidP="00704CAA">
      <w:pPr>
        <w:pStyle w:val="footnote"/>
      </w:pPr>
      <w:r>
        <w:rPr>
          <w:rStyle w:val="FootnoteReference"/>
        </w:rPr>
        <w:footnoteRef/>
      </w:r>
      <w:r>
        <w:t xml:space="preserve"> 2 Sam. 6:2 (LXX).</w:t>
      </w:r>
    </w:p>
  </w:footnote>
  <w:footnote w:id="436">
    <w:p w14:paraId="489D83CE" w14:textId="77777777" w:rsidR="003462CF" w:rsidRDefault="003462CF" w:rsidP="00704CAA">
      <w:pPr>
        <w:pStyle w:val="footnote"/>
      </w:pPr>
      <w:r>
        <w:rPr>
          <w:rStyle w:val="FootnoteReference"/>
        </w:rPr>
        <w:footnoteRef/>
      </w:r>
      <w:r>
        <w:t xml:space="preserve"> [JS] or “appear” or “reveal Yourself”</w:t>
      </w:r>
    </w:p>
  </w:footnote>
  <w:footnote w:id="437">
    <w:p w14:paraId="5DD6452F" w14:textId="77777777" w:rsidR="003462CF" w:rsidRDefault="003462CF" w:rsidP="00704CAA">
      <w:pPr>
        <w:pStyle w:val="footnote"/>
      </w:pPr>
      <w:r>
        <w:rPr>
          <w:rStyle w:val="FootnoteReference"/>
        </w:rPr>
        <w:footnoteRef/>
      </w:r>
      <w:r>
        <w:t xml:space="preserve"> [JS] or “reveal Your face”.</w:t>
      </w:r>
    </w:p>
  </w:footnote>
  <w:footnote w:id="438">
    <w:p w14:paraId="002903A1" w14:textId="77777777" w:rsidR="003462CF" w:rsidRDefault="003462CF"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3462CF" w:rsidRDefault="003462CF"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3462CF" w:rsidRDefault="003462CF" w:rsidP="00704CAA">
      <w:pPr>
        <w:pStyle w:val="footnote"/>
      </w:pPr>
      <w:r>
        <w:rPr>
          <w:rStyle w:val="FootnoteReference"/>
        </w:rPr>
        <w:footnoteRef/>
      </w:r>
      <w:r>
        <w:t xml:space="preserve"> ‘What tongue? The voice of God’ (St Athanasius).</w:t>
      </w:r>
    </w:p>
  </w:footnote>
  <w:footnote w:id="441">
    <w:p w14:paraId="5A843CA9" w14:textId="77777777" w:rsidR="003462CF" w:rsidRDefault="003462CF" w:rsidP="00704CAA">
      <w:pPr>
        <w:pStyle w:val="footnote"/>
      </w:pPr>
      <w:r>
        <w:rPr>
          <w:rStyle w:val="FootnoteReference"/>
        </w:rPr>
        <w:footnoteRef/>
      </w:r>
      <w:r>
        <w:t xml:space="preserve"> Exodus 9:23; 19:16.</w:t>
      </w:r>
    </w:p>
  </w:footnote>
  <w:footnote w:id="442">
    <w:p w14:paraId="1E18146F" w14:textId="77777777" w:rsidR="003462CF" w:rsidRDefault="003462CF"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3462CF" w:rsidRDefault="003462CF"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3462CF" w:rsidRDefault="003462CF" w:rsidP="00704CAA">
      <w:pPr>
        <w:pStyle w:val="footnote"/>
      </w:pPr>
      <w:r>
        <w:rPr>
          <w:rStyle w:val="FootnoteReference"/>
        </w:rPr>
        <w:footnoteRef/>
      </w:r>
      <w:r>
        <w:t xml:space="preserve"> </w:t>
      </w:r>
      <w:r>
        <w:rPr>
          <w:i/>
        </w:rPr>
        <w:t>See the previous footnote</w:t>
      </w:r>
      <w:r>
        <w:t>.</w:t>
      </w:r>
    </w:p>
  </w:footnote>
  <w:footnote w:id="445">
    <w:p w14:paraId="1105B361" w14:textId="77777777" w:rsidR="003462CF" w:rsidRDefault="003462CF" w:rsidP="00704CAA">
      <w:pPr>
        <w:pStyle w:val="footnote"/>
      </w:pPr>
      <w:r>
        <w:rPr>
          <w:rStyle w:val="FootnoteReference"/>
        </w:rPr>
        <w:footnoteRef/>
      </w:r>
      <w:r>
        <w:t xml:space="preserve"> Cf. Isaiah 36:6; 2 Chron. 32:8; 1 Tim. 6:17; Ps. 74:4; Gal. 2:9; 1 Sam. 2:8.</w:t>
      </w:r>
    </w:p>
  </w:footnote>
  <w:footnote w:id="446">
    <w:p w14:paraId="22BF4FA1" w14:textId="77777777" w:rsidR="003462CF" w:rsidRDefault="003462CF" w:rsidP="00704CAA">
      <w:pPr>
        <w:pStyle w:val="footnote"/>
      </w:pPr>
      <w:r>
        <w:rPr>
          <w:rStyle w:val="FootnoteReference"/>
        </w:rPr>
        <w:footnoteRef/>
      </w:r>
      <w:r>
        <w:t xml:space="preserve"> John 10:34-36.</w:t>
      </w:r>
    </w:p>
  </w:footnote>
  <w:footnote w:id="447">
    <w:p w14:paraId="205EA097" w14:textId="77777777" w:rsidR="003462CF" w:rsidRDefault="003462CF" w:rsidP="00704CAA">
      <w:pPr>
        <w:pStyle w:val="footnote"/>
      </w:pPr>
      <w:r>
        <w:rPr>
          <w:rStyle w:val="FootnoteReference"/>
        </w:rPr>
        <w:footnoteRef/>
      </w:r>
      <w:r>
        <w:t xml:space="preserve"> This prayer is already answered (John 3:18; 9:39; 12:31; Acts 17:31).</w:t>
      </w:r>
    </w:p>
  </w:footnote>
  <w:footnote w:id="448">
    <w:p w14:paraId="6943972C" w14:textId="77777777" w:rsidR="003462CF" w:rsidRDefault="003462CF"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3462CF" w:rsidRDefault="003462CF" w:rsidP="00704CAA">
      <w:pPr>
        <w:pStyle w:val="footnote"/>
      </w:pPr>
      <w:r>
        <w:rPr>
          <w:rStyle w:val="FootnoteReference"/>
        </w:rPr>
        <w:footnoteRef/>
      </w:r>
      <w:r>
        <w:t xml:space="preserve"> Man has made a mess of the earth (Gen. 3; Isaiah 24:4-6 etc.)</w:t>
      </w:r>
    </w:p>
  </w:footnote>
  <w:footnote w:id="450">
    <w:p w14:paraId="0AFEFBC6" w14:textId="77777777" w:rsidR="003462CF" w:rsidRDefault="003462CF" w:rsidP="00704CAA">
      <w:pPr>
        <w:pStyle w:val="footnote"/>
      </w:pPr>
      <w:r>
        <w:rPr>
          <w:rStyle w:val="FootnoteReference"/>
        </w:rPr>
        <w:footnoteRef/>
      </w:r>
      <w:r>
        <w:t xml:space="preserve"> [JS] or “anointed”</w:t>
      </w:r>
    </w:p>
  </w:footnote>
  <w:footnote w:id="451">
    <w:p w14:paraId="730D978B" w14:textId="77777777" w:rsidR="003462CF" w:rsidRDefault="003462CF" w:rsidP="00704CAA">
      <w:pPr>
        <w:pStyle w:val="footnote"/>
      </w:pPr>
      <w:r>
        <w:rPr>
          <w:rStyle w:val="FootnoteReference"/>
        </w:rPr>
        <w:footnoteRef/>
      </w:r>
      <w:r>
        <w:t xml:space="preserve"> Cf. Lk. 13:25; Mk. 4:11; Col. 4:5; Rev. 22:15.</w:t>
      </w:r>
    </w:p>
  </w:footnote>
  <w:footnote w:id="452">
    <w:p w14:paraId="6B7BADAC" w14:textId="77777777" w:rsidR="003462CF" w:rsidRDefault="003462CF" w:rsidP="00704CAA">
      <w:pPr>
        <w:pStyle w:val="footnote"/>
      </w:pPr>
      <w:r>
        <w:rPr>
          <w:rStyle w:val="FootnoteReference"/>
        </w:rPr>
        <w:footnoteRef/>
      </w:r>
      <w:r>
        <w:t xml:space="preserve"> [JS] or “transgressions”</w:t>
      </w:r>
    </w:p>
  </w:footnote>
  <w:footnote w:id="453">
    <w:p w14:paraId="02C29B32" w14:textId="77777777" w:rsidR="003462CF" w:rsidRDefault="003462CF"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3462CF" w:rsidRDefault="003462CF" w:rsidP="00704CAA">
      <w:pPr>
        <w:pStyle w:val="footnote"/>
      </w:pPr>
      <w:r>
        <w:rPr>
          <w:rStyle w:val="FootnoteReference"/>
        </w:rPr>
        <w:footnoteRef/>
      </w:r>
      <w:r>
        <w:t xml:space="preserve"> [JS] Fr. Lazarus has, “convert us”</w:t>
      </w:r>
    </w:p>
  </w:footnote>
  <w:footnote w:id="455">
    <w:p w14:paraId="6C5AEC7E" w14:textId="77777777" w:rsidR="003462CF" w:rsidRDefault="003462CF" w:rsidP="00704CAA">
      <w:pPr>
        <w:pStyle w:val="footnote"/>
      </w:pPr>
      <w:r>
        <w:rPr>
          <w:rStyle w:val="FootnoteReference"/>
        </w:rPr>
        <w:footnoteRef/>
      </w:r>
      <w:r>
        <w:t xml:space="preserve"> [JS] or “sprouted”</w:t>
      </w:r>
    </w:p>
  </w:footnote>
  <w:footnote w:id="456">
    <w:p w14:paraId="772F8ED6" w14:textId="77777777" w:rsidR="003462CF" w:rsidRDefault="003462CF" w:rsidP="00704CAA">
      <w:pPr>
        <w:pStyle w:val="footnote"/>
      </w:pPr>
      <w:r>
        <w:rPr>
          <w:rStyle w:val="FootnoteReference"/>
        </w:rPr>
        <w:footnoteRef/>
      </w:r>
      <w:r>
        <w:t xml:space="preserve"> holy: cf. 1 Cor. 3:16,17; 6:15-19; Heb. 3:1; 12:10; 1 Pet. 1:15,16; 2 Pet. 1-4.</w:t>
      </w:r>
    </w:p>
  </w:footnote>
  <w:footnote w:id="457">
    <w:p w14:paraId="7687ABB0" w14:textId="77777777" w:rsidR="003462CF" w:rsidRDefault="003462CF"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3462CF" w:rsidRDefault="003462CF" w:rsidP="00704CAA">
      <w:pPr>
        <w:pStyle w:val="footnote"/>
      </w:pPr>
      <w:r>
        <w:rPr>
          <w:rStyle w:val="FootnoteReference"/>
        </w:rPr>
        <w:footnoteRef/>
      </w:r>
      <w:r>
        <w:t xml:space="preserve"> [JS] literally, “voice”</w:t>
      </w:r>
    </w:p>
  </w:footnote>
  <w:footnote w:id="459">
    <w:p w14:paraId="1EA6A25D" w14:textId="77777777" w:rsidR="003462CF" w:rsidRDefault="003462CF" w:rsidP="00704CAA">
      <w:pPr>
        <w:pStyle w:val="footnote"/>
      </w:pPr>
      <w:r>
        <w:rPr>
          <w:rStyle w:val="FootnoteReference"/>
        </w:rPr>
        <w:footnoteRef/>
      </w:r>
      <w:r>
        <w:t xml:space="preserve"> [JS] Literally, “do obeisance”, i.e. physically bow down</w:t>
      </w:r>
    </w:p>
  </w:footnote>
  <w:footnote w:id="460">
    <w:p w14:paraId="79AF8739" w14:textId="77777777" w:rsidR="003462CF" w:rsidRDefault="003462CF" w:rsidP="00704CAA">
      <w:pPr>
        <w:pStyle w:val="footnote"/>
      </w:pPr>
      <w:r>
        <w:rPr>
          <w:rStyle w:val="FootnoteReference"/>
        </w:rPr>
        <w:footnoteRef/>
      </w:r>
      <w:r>
        <w:t xml:space="preserve"> ‘The song of the Lamb.’ (Rev. 15:3-5; John 12:32).</w:t>
      </w:r>
    </w:p>
  </w:footnote>
  <w:footnote w:id="461">
    <w:p w14:paraId="5DE393CF" w14:textId="77777777" w:rsidR="003462CF" w:rsidRDefault="003462CF"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3462CF" w:rsidRDefault="003462CF" w:rsidP="00704CAA">
      <w:pPr>
        <w:pStyle w:val="footnote"/>
      </w:pPr>
      <w:r>
        <w:rPr>
          <w:rStyle w:val="FootnoteReference"/>
        </w:rPr>
        <w:footnoteRef/>
      </w:r>
      <w:r>
        <w:t xml:space="preserve"> [JS] or “lawless”</w:t>
      </w:r>
    </w:p>
  </w:footnote>
  <w:footnote w:id="463">
    <w:p w14:paraId="695890BF" w14:textId="77777777" w:rsidR="003462CF" w:rsidRDefault="003462CF" w:rsidP="00704CAA">
      <w:pPr>
        <w:pStyle w:val="footnote"/>
      </w:pPr>
      <w:r>
        <w:rPr>
          <w:rStyle w:val="FootnoteReference"/>
        </w:rPr>
        <w:footnoteRef/>
      </w:r>
      <w:r>
        <w:t xml:space="preserve"> [JS] Or, “band”, “gathering”, or “synagogue”</w:t>
      </w:r>
    </w:p>
  </w:footnote>
  <w:footnote w:id="464">
    <w:p w14:paraId="05B5D585" w14:textId="77777777" w:rsidR="003462CF" w:rsidRDefault="003462CF"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3462CF" w:rsidRDefault="003462CF"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3462CF" w:rsidRDefault="003462CF"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3462CF" w:rsidRDefault="003462CF" w:rsidP="00704CAA">
      <w:pPr>
        <w:pStyle w:val="footnote"/>
      </w:pPr>
      <w:r>
        <w:rPr>
          <w:rStyle w:val="FootnoteReference"/>
        </w:rPr>
        <w:footnoteRef/>
      </w:r>
      <w:r>
        <w:t xml:space="preserve"> [JS] or “Mother Zion will say,”</w:t>
      </w:r>
    </w:p>
  </w:footnote>
  <w:footnote w:id="468">
    <w:p w14:paraId="60FDE590" w14:textId="77777777" w:rsidR="003462CF" w:rsidRDefault="003462CF" w:rsidP="00704CAA">
      <w:pPr>
        <w:pStyle w:val="footnote"/>
      </w:pPr>
      <w:r>
        <w:rPr>
          <w:rStyle w:val="FootnoteReference"/>
        </w:rPr>
        <w:footnoteRef/>
      </w:r>
      <w:r>
        <w:t xml:space="preserve"> [JS] Coptic has, “that a man and a man dwelt in her”</w:t>
      </w:r>
    </w:p>
  </w:footnote>
  <w:footnote w:id="469">
    <w:p w14:paraId="075CB45C" w14:textId="77777777" w:rsidR="003462CF" w:rsidRDefault="003462CF" w:rsidP="00704CAA">
      <w:pPr>
        <w:pStyle w:val="footnote"/>
      </w:pPr>
      <w:r>
        <w:rPr>
          <w:rStyle w:val="FootnoteReference"/>
        </w:rPr>
        <w:footnoteRef/>
      </w:r>
      <w:r>
        <w:t xml:space="preserve"> [JS] Coptic has, “established her forever”</w:t>
      </w:r>
    </w:p>
  </w:footnote>
  <w:footnote w:id="470">
    <w:p w14:paraId="0A7FE83F" w14:textId="77777777" w:rsidR="003462CF" w:rsidRDefault="003462CF"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3462CF" w:rsidRDefault="003462CF" w:rsidP="00704CAA">
      <w:pPr>
        <w:pStyle w:val="footnote"/>
      </w:pPr>
      <w:r>
        <w:rPr>
          <w:rStyle w:val="FootnoteReference"/>
        </w:rPr>
        <w:footnoteRef/>
      </w:r>
      <w:r>
        <w:t xml:space="preserve"> [JS] or, “corpses”</w:t>
      </w:r>
    </w:p>
  </w:footnote>
  <w:footnote w:id="472">
    <w:p w14:paraId="7DD478BE" w14:textId="77777777" w:rsidR="003462CF" w:rsidRDefault="003462CF"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3462CF" w:rsidRDefault="003462CF" w:rsidP="00704CAA">
      <w:pPr>
        <w:pStyle w:val="footnote"/>
      </w:pPr>
      <w:r>
        <w:rPr>
          <w:rStyle w:val="FootnoteReference"/>
        </w:rPr>
        <w:footnoteRef/>
      </w:r>
      <w:r>
        <w:t xml:space="preserve"> [JS] or “billows”</w:t>
      </w:r>
    </w:p>
  </w:footnote>
  <w:footnote w:id="474">
    <w:p w14:paraId="4F89E6C8" w14:textId="77777777" w:rsidR="003462CF" w:rsidRDefault="003462CF" w:rsidP="00704CAA">
      <w:pPr>
        <w:pStyle w:val="footnote"/>
      </w:pPr>
      <w:r>
        <w:rPr>
          <w:rStyle w:val="FootnoteReference"/>
        </w:rPr>
        <w:footnoteRef/>
      </w:r>
      <w:r>
        <w:t xml:space="preserve"> [JS] “they” refers to “the dead”, not to “physicians”</w:t>
      </w:r>
    </w:p>
  </w:footnote>
  <w:footnote w:id="475">
    <w:p w14:paraId="78676E81" w14:textId="77777777" w:rsidR="003462CF" w:rsidRDefault="003462CF"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3462CF" w:rsidRDefault="003462CF"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3462CF" w:rsidRDefault="003462CF"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3462CF" w:rsidRDefault="003462CF"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3462CF" w:rsidRDefault="003462CF"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3462CF" w:rsidRDefault="003462CF" w:rsidP="00704CAA">
      <w:pPr>
        <w:pStyle w:val="footnote"/>
      </w:pPr>
      <w:r>
        <w:rPr>
          <w:rStyle w:val="FootnoteReference"/>
        </w:rPr>
        <w:footnoteRef/>
      </w:r>
      <w:r>
        <w:t xml:space="preserve"> [JS] Fr. Lazarus has, “for an eternal reign”</w:t>
      </w:r>
    </w:p>
  </w:footnote>
  <w:footnote w:id="481">
    <w:p w14:paraId="3116D8E7" w14:textId="77777777" w:rsidR="003462CF" w:rsidRDefault="003462CF" w:rsidP="00704CAA">
      <w:pPr>
        <w:pStyle w:val="footnote"/>
      </w:pPr>
      <w:r>
        <w:rPr>
          <w:rStyle w:val="FootnoteReference"/>
        </w:rPr>
        <w:footnoteRef/>
      </w:r>
      <w:r>
        <w:t xml:space="preserve"> [JS] Fr. Lazarus has, “for all generations.”</w:t>
      </w:r>
    </w:p>
  </w:footnote>
  <w:footnote w:id="482">
    <w:p w14:paraId="548BF35A" w14:textId="77777777" w:rsidR="003462CF" w:rsidRDefault="003462CF"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3462CF" w:rsidRDefault="003462CF" w:rsidP="00704CAA">
      <w:pPr>
        <w:pStyle w:val="footnote"/>
      </w:pPr>
      <w:r>
        <w:rPr>
          <w:rStyle w:val="FootnoteReference"/>
        </w:rPr>
        <w:footnoteRef/>
      </w:r>
      <w:r>
        <w:t xml:space="preserve"> [JS] literally, “an assembly of holy ones”</w:t>
      </w:r>
    </w:p>
  </w:footnote>
  <w:footnote w:id="484">
    <w:p w14:paraId="60A7E0F2" w14:textId="77777777" w:rsidR="003462CF" w:rsidRDefault="003462CF"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3462CF" w:rsidRDefault="003462CF" w:rsidP="00704CAA">
      <w:pPr>
        <w:pStyle w:val="footnote"/>
      </w:pPr>
      <w:r>
        <w:rPr>
          <w:rStyle w:val="FootnoteReference"/>
        </w:rPr>
        <w:footnoteRef/>
      </w:r>
      <w:r>
        <w:t xml:space="preserve"> [JS] OSB inserts “wind” here.</w:t>
      </w:r>
    </w:p>
  </w:footnote>
  <w:footnote w:id="486">
    <w:p w14:paraId="3B727BCB" w14:textId="77777777" w:rsidR="003462CF" w:rsidRDefault="003462CF"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3462CF" w:rsidRDefault="003462CF" w:rsidP="00704CAA">
      <w:pPr>
        <w:pStyle w:val="footnote"/>
      </w:pPr>
      <w:r>
        <w:rPr>
          <w:rStyle w:val="FootnoteReference"/>
        </w:rPr>
        <w:footnoteRef/>
      </w:r>
      <w:r>
        <w:t xml:space="preserve"> [JS] Fr. Lazarus has, “will pave the way for Your presence”</w:t>
      </w:r>
    </w:p>
  </w:footnote>
  <w:footnote w:id="488">
    <w:p w14:paraId="5BF9199A" w14:textId="77777777" w:rsidR="003462CF" w:rsidRDefault="003462CF" w:rsidP="00704CAA">
      <w:pPr>
        <w:pStyle w:val="footnote"/>
      </w:pPr>
      <w:r>
        <w:rPr>
          <w:rStyle w:val="FootnoteReference"/>
        </w:rPr>
        <w:footnoteRef/>
      </w:r>
      <w:r>
        <w:t xml:space="preserve"> [JS] or “face”</w:t>
      </w:r>
    </w:p>
  </w:footnote>
  <w:footnote w:id="489">
    <w:p w14:paraId="7E5822A0" w14:textId="77777777" w:rsidR="003462CF" w:rsidRDefault="003462CF" w:rsidP="00704CAA">
      <w:pPr>
        <w:pStyle w:val="footnote"/>
      </w:pPr>
      <w:r>
        <w:rPr>
          <w:rStyle w:val="FootnoteReference"/>
        </w:rPr>
        <w:footnoteRef/>
      </w:r>
      <w:r>
        <w:t xml:space="preserve"> [JS] Fr. Lazrus has “we are raised to power”</w:t>
      </w:r>
    </w:p>
  </w:footnote>
  <w:footnote w:id="490">
    <w:p w14:paraId="163553BB" w14:textId="77777777" w:rsidR="003462CF" w:rsidRDefault="003462CF" w:rsidP="00704CAA">
      <w:pPr>
        <w:pStyle w:val="footnote"/>
      </w:pPr>
      <w:r>
        <w:rPr>
          <w:rStyle w:val="FootnoteReference"/>
        </w:rPr>
        <w:footnoteRef/>
      </w:r>
      <w:r>
        <w:t xml:space="preserve"> Cf. 2 Samuel 7:4-17; 1 Chron. 17:3-14.</w:t>
      </w:r>
    </w:p>
  </w:footnote>
  <w:footnote w:id="491">
    <w:p w14:paraId="16D9ED4D" w14:textId="77777777" w:rsidR="003462CF" w:rsidRDefault="003462CF" w:rsidP="00704CAA">
      <w:pPr>
        <w:pStyle w:val="footnote"/>
      </w:pPr>
      <w:r>
        <w:rPr>
          <w:rStyle w:val="FootnoteReference"/>
        </w:rPr>
        <w:footnoteRef/>
      </w:r>
      <w:r>
        <w:t xml:space="preserve"> [JS] or “lawlessness,” or “transgression</w:t>
      </w:r>
    </w:p>
  </w:footnote>
  <w:footnote w:id="492">
    <w:p w14:paraId="41715793" w14:textId="77777777" w:rsidR="003462CF" w:rsidRDefault="003462CF" w:rsidP="00704CAA">
      <w:pPr>
        <w:pStyle w:val="footnote"/>
      </w:pPr>
      <w:r>
        <w:rPr>
          <w:rStyle w:val="FootnoteReference"/>
        </w:rPr>
        <w:footnoteRef/>
      </w:r>
      <w:r>
        <w:t xml:space="preserve"> [JS] Coptic has “faithfulness”. See Matins of Mesori 3</w:t>
      </w:r>
    </w:p>
  </w:footnote>
  <w:footnote w:id="493">
    <w:p w14:paraId="34396983" w14:textId="77777777" w:rsidR="003462CF" w:rsidRDefault="003462CF" w:rsidP="00704CAA">
      <w:pPr>
        <w:pStyle w:val="footnote"/>
      </w:pPr>
      <w:r>
        <w:rPr>
          <w:rStyle w:val="FootnoteReference"/>
        </w:rPr>
        <w:footnoteRef/>
      </w:r>
      <w:r>
        <w:t xml:space="preserve"> [JS] literally, “his horn will be exalted”</w:t>
      </w:r>
    </w:p>
  </w:footnote>
  <w:footnote w:id="494">
    <w:p w14:paraId="19918888" w14:textId="77777777" w:rsidR="003462CF" w:rsidRDefault="003462CF" w:rsidP="00704CAA">
      <w:pPr>
        <w:pStyle w:val="footnote"/>
      </w:pPr>
      <w:r>
        <w:rPr>
          <w:rStyle w:val="FootnoteReference"/>
        </w:rPr>
        <w:footnoteRef/>
      </w:r>
      <w:r>
        <w:t xml:space="preserve"> [JS] Fr. Lazarus has, “I will extend his power over the sea”</w:t>
      </w:r>
    </w:p>
  </w:footnote>
  <w:footnote w:id="495">
    <w:p w14:paraId="7F2F76E2" w14:textId="77777777" w:rsidR="003462CF" w:rsidRDefault="003462CF"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3462CF" w:rsidRDefault="003462CF" w:rsidP="00704CAA">
      <w:pPr>
        <w:pStyle w:val="footnote"/>
      </w:pPr>
      <w:r>
        <w:rPr>
          <w:rStyle w:val="FootnoteReference"/>
        </w:rPr>
        <w:footnoteRef/>
      </w:r>
      <w:r>
        <w:t xml:space="preserve"> [JS] Fr. Lazarus renders this, “dynasty”</w:t>
      </w:r>
    </w:p>
  </w:footnote>
  <w:footnote w:id="497">
    <w:p w14:paraId="61ED5D37" w14:textId="77777777" w:rsidR="003462CF" w:rsidRDefault="003462CF"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3462CF" w:rsidRDefault="003462CF" w:rsidP="00704CAA">
      <w:pPr>
        <w:pStyle w:val="footnote"/>
      </w:pPr>
      <w:r>
        <w:rPr>
          <w:rStyle w:val="FootnoteReference"/>
        </w:rPr>
        <w:footnoteRef/>
      </w:r>
      <w:r>
        <w:t xml:space="preserve"> [JS] or “in my holy place”</w:t>
      </w:r>
    </w:p>
  </w:footnote>
  <w:footnote w:id="499">
    <w:p w14:paraId="18E1B778" w14:textId="77777777" w:rsidR="003462CF" w:rsidRDefault="003462CF" w:rsidP="00704CAA">
      <w:pPr>
        <w:pStyle w:val="footnote"/>
      </w:pPr>
      <w:r>
        <w:rPr>
          <w:rStyle w:val="FootnoteReference"/>
        </w:rPr>
        <w:footnoteRef/>
      </w:r>
      <w:r>
        <w:t xml:space="preserve"> Rev. 1:5; 3:14.</w:t>
      </w:r>
    </w:p>
  </w:footnote>
  <w:footnote w:id="500">
    <w:p w14:paraId="26484220" w14:textId="77777777" w:rsidR="003462CF" w:rsidRDefault="003462CF" w:rsidP="00704CAA">
      <w:pPr>
        <w:pStyle w:val="footnote"/>
      </w:pPr>
      <w:r>
        <w:rPr>
          <w:rStyle w:val="FootnoteReference"/>
        </w:rPr>
        <w:footnoteRef/>
      </w:r>
      <w:r>
        <w:t xml:space="preserve"> [JS] “anointed”</w:t>
      </w:r>
    </w:p>
  </w:footnote>
  <w:footnote w:id="501">
    <w:p w14:paraId="3D1D7CB3" w14:textId="77777777" w:rsidR="003462CF" w:rsidRDefault="003462CF"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3462CF" w:rsidRDefault="003462CF" w:rsidP="00704CAA">
      <w:pPr>
        <w:pStyle w:val="footnote"/>
      </w:pPr>
      <w:r>
        <w:rPr>
          <w:rStyle w:val="FootnoteReference"/>
        </w:rPr>
        <w:footnoteRef/>
      </w:r>
      <w:r>
        <w:t xml:space="preserve"> [JS] “So be it! So be it!” or “May it be! May it be!”</w:t>
      </w:r>
    </w:p>
  </w:footnote>
  <w:footnote w:id="503">
    <w:p w14:paraId="1DFAAF0B" w14:textId="77777777" w:rsidR="003462CF" w:rsidRDefault="003462CF" w:rsidP="00704CAA">
      <w:pPr>
        <w:pStyle w:val="footnote"/>
      </w:pPr>
      <w:r>
        <w:rPr>
          <w:rStyle w:val="FootnoteReference"/>
        </w:rPr>
        <w:footnoteRef/>
      </w:r>
      <w:r>
        <w:t xml:space="preserve"> [JS] or “expired”</w:t>
      </w:r>
    </w:p>
  </w:footnote>
  <w:footnote w:id="504">
    <w:p w14:paraId="3519F2D7" w14:textId="77777777" w:rsidR="003462CF" w:rsidRDefault="003462CF"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3462CF" w:rsidRDefault="003462CF" w:rsidP="00704CAA">
      <w:pPr>
        <w:pStyle w:val="footnote"/>
      </w:pPr>
      <w:r>
        <w:rPr>
          <w:rStyle w:val="FootnoteReference"/>
        </w:rPr>
        <w:footnoteRef/>
      </w:r>
      <w:r>
        <w:t xml:space="preserve"> [JS] or “chastened”</w:t>
      </w:r>
    </w:p>
  </w:footnote>
  <w:footnote w:id="506">
    <w:p w14:paraId="136CB596" w14:textId="77777777" w:rsidR="003462CF" w:rsidRDefault="003462CF"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3462CF" w:rsidRDefault="003462CF" w:rsidP="00704CAA">
      <w:pPr>
        <w:pStyle w:val="footnote"/>
      </w:pPr>
      <w:r>
        <w:rPr>
          <w:rStyle w:val="FootnoteReference"/>
        </w:rPr>
        <w:footnoteRef/>
      </w:r>
      <w:r>
        <w:t xml:space="preserve"> That is, in the Kingdom (1 Cor. 4:20).</w:t>
      </w:r>
    </w:p>
  </w:footnote>
  <w:footnote w:id="508">
    <w:p w14:paraId="3FAA8ED9" w14:textId="77777777" w:rsidR="003462CF" w:rsidRDefault="003462CF"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3462CF" w:rsidRDefault="003462CF" w:rsidP="00704CAA">
      <w:pPr>
        <w:pStyle w:val="footnote"/>
      </w:pPr>
      <w:r>
        <w:rPr>
          <w:rStyle w:val="FootnoteReference"/>
        </w:rPr>
        <w:footnoteRef/>
      </w:r>
      <w:r>
        <w:t xml:space="preserve"> [JS] Coptic may mean “bruise” rather than “trample”</w:t>
      </w:r>
    </w:p>
  </w:footnote>
  <w:footnote w:id="510">
    <w:p w14:paraId="103E3D32" w14:textId="77777777" w:rsidR="003462CF" w:rsidRDefault="003462CF"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3462CF" w:rsidRDefault="003462CF"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3462CF" w:rsidRDefault="003462CF" w:rsidP="00704CAA">
      <w:pPr>
        <w:pStyle w:val="footnote"/>
      </w:pPr>
      <w:r>
        <w:rPr>
          <w:rStyle w:val="FootnoteReference"/>
        </w:rPr>
        <w:footnoteRef/>
      </w:r>
      <w:r>
        <w:t xml:space="preserve"> [JS] Or “ode”</w:t>
      </w:r>
    </w:p>
  </w:footnote>
  <w:footnote w:id="513">
    <w:p w14:paraId="5D1C882B" w14:textId="77777777" w:rsidR="003462CF" w:rsidRDefault="003462CF" w:rsidP="00704CAA">
      <w:pPr>
        <w:pStyle w:val="footnote"/>
      </w:pPr>
      <w:r>
        <w:rPr>
          <w:rStyle w:val="FootnoteReference"/>
        </w:rPr>
        <w:footnoteRef/>
      </w:r>
      <w:r>
        <w:t xml:space="preserve"> [JS] or “forever and ever.”</w:t>
      </w:r>
    </w:p>
  </w:footnote>
  <w:footnote w:id="514">
    <w:p w14:paraId="2AA0B0FD" w14:textId="77777777" w:rsidR="003462CF" w:rsidRDefault="003462CF" w:rsidP="00704CAA">
      <w:pPr>
        <w:pStyle w:val="footnote"/>
      </w:pPr>
      <w:r>
        <w:rPr>
          <w:rStyle w:val="FootnoteReference"/>
        </w:rPr>
        <w:footnoteRef/>
      </w:r>
      <w:r>
        <w:t xml:space="preserve"> [JS] literally, “And my horn will be exalted like a unicorn’s”</w:t>
      </w:r>
    </w:p>
  </w:footnote>
  <w:footnote w:id="515">
    <w:p w14:paraId="71B2ABCE" w14:textId="77777777" w:rsidR="003462CF" w:rsidRDefault="003462CF"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3462CF" w:rsidRDefault="003462CF"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3462CF" w:rsidRDefault="003462CF" w:rsidP="00704CAA">
      <w:pPr>
        <w:pStyle w:val="footnote"/>
      </w:pPr>
      <w:r>
        <w:rPr>
          <w:rStyle w:val="FootnoteReference"/>
        </w:rPr>
        <w:footnoteRef/>
      </w:r>
      <w:r>
        <w:t xml:space="preserve"> [JS] literally “still increase”</w:t>
      </w:r>
    </w:p>
  </w:footnote>
  <w:footnote w:id="518">
    <w:p w14:paraId="74BF88EE" w14:textId="77777777" w:rsidR="003462CF" w:rsidRDefault="003462CF" w:rsidP="00704CAA">
      <w:pPr>
        <w:pStyle w:val="footnote"/>
      </w:pPr>
      <w:r>
        <w:rPr>
          <w:rStyle w:val="FootnoteReference"/>
        </w:rPr>
        <w:footnoteRef/>
      </w:r>
      <w:r>
        <w:t xml:space="preserve"> [JS] literally, “rich” or “prosperous”</w:t>
      </w:r>
    </w:p>
  </w:footnote>
  <w:footnote w:id="519">
    <w:p w14:paraId="72F50134" w14:textId="77777777" w:rsidR="003462CF" w:rsidRDefault="003462CF" w:rsidP="00704CAA">
      <w:pPr>
        <w:pStyle w:val="footnote"/>
      </w:pPr>
      <w:r>
        <w:rPr>
          <w:rStyle w:val="FootnoteReference"/>
        </w:rPr>
        <w:footnoteRef/>
      </w:r>
      <w:r>
        <w:t xml:space="preserve"> John 7:38.</w:t>
      </w:r>
    </w:p>
  </w:footnote>
  <w:footnote w:id="520">
    <w:p w14:paraId="3C3C13B7" w14:textId="77777777" w:rsidR="003462CF" w:rsidRDefault="003462CF" w:rsidP="00704CAA">
      <w:pPr>
        <w:pStyle w:val="footnote"/>
      </w:pPr>
      <w:r>
        <w:rPr>
          <w:rStyle w:val="FootnoteReference"/>
        </w:rPr>
        <w:footnoteRef/>
      </w:r>
      <w:r>
        <w:t xml:space="preserve"> Coptic has “it” here, and “beauty” in place of majesty.</w:t>
      </w:r>
    </w:p>
  </w:footnote>
  <w:footnote w:id="521">
    <w:p w14:paraId="67CD15A4" w14:textId="77777777" w:rsidR="003462CF" w:rsidRDefault="003462CF"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3462CF" w:rsidRDefault="003462CF" w:rsidP="00704CAA">
      <w:pPr>
        <w:pStyle w:val="footnote"/>
      </w:pPr>
      <w:r>
        <w:rPr>
          <w:rStyle w:val="FootnoteReference"/>
        </w:rPr>
        <w:footnoteRef/>
      </w:r>
      <w:r>
        <w:t xml:space="preserve"> [JS] or “forever”</w:t>
      </w:r>
    </w:p>
  </w:footnote>
  <w:footnote w:id="523">
    <w:p w14:paraId="1BA5F6CF" w14:textId="77777777" w:rsidR="003462CF" w:rsidRDefault="003462CF"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3462CF" w:rsidRDefault="003462CF" w:rsidP="00704CAA">
      <w:pPr>
        <w:pStyle w:val="footnote"/>
      </w:pPr>
      <w:r>
        <w:rPr>
          <w:rStyle w:val="FootnoteReference"/>
        </w:rPr>
        <w:footnoteRef/>
      </w:r>
      <w:r>
        <w:t xml:space="preserve"> [JS] resident alien</w:t>
      </w:r>
    </w:p>
  </w:footnote>
  <w:footnote w:id="525">
    <w:p w14:paraId="40C8740A" w14:textId="77777777" w:rsidR="003462CF" w:rsidRDefault="003462CF" w:rsidP="00704CAA">
      <w:pPr>
        <w:pStyle w:val="footnote"/>
      </w:pPr>
      <w:r>
        <w:rPr>
          <w:rStyle w:val="FootnoteReference"/>
        </w:rPr>
        <w:footnoteRef/>
      </w:r>
      <w:r>
        <w:t xml:space="preserve"> Cf. 1 Cor. 3:20, ‘The Lord knows the thoughts of the wise…’</w:t>
      </w:r>
    </w:p>
  </w:footnote>
  <w:footnote w:id="526">
    <w:p w14:paraId="65188B7B" w14:textId="77777777" w:rsidR="003462CF" w:rsidRDefault="003462CF" w:rsidP="00704CAA">
      <w:pPr>
        <w:pStyle w:val="footnote"/>
      </w:pPr>
      <w:r>
        <w:rPr>
          <w:rStyle w:val="FootnoteReference"/>
        </w:rPr>
        <w:footnoteRef/>
      </w:r>
      <w:r>
        <w:t xml:space="preserve"> [JS] or “lawless,” or “the throne of iniquity”</w:t>
      </w:r>
    </w:p>
  </w:footnote>
  <w:footnote w:id="527">
    <w:p w14:paraId="79ABE471" w14:textId="77777777" w:rsidR="003462CF" w:rsidRDefault="003462CF" w:rsidP="00704CAA">
      <w:pPr>
        <w:pStyle w:val="footnote"/>
      </w:pPr>
      <w:r>
        <w:rPr>
          <w:rStyle w:val="FootnoteReference"/>
        </w:rPr>
        <w:footnoteRef/>
      </w:r>
      <w:r>
        <w:t xml:space="preserve"> [JS] i.e. presence</w:t>
      </w:r>
    </w:p>
  </w:footnote>
  <w:footnote w:id="528">
    <w:p w14:paraId="5267BF6E" w14:textId="77777777" w:rsidR="003462CF" w:rsidRDefault="003462CF"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3462CF" w:rsidRDefault="003462CF" w:rsidP="00704CAA">
      <w:pPr>
        <w:pStyle w:val="footnote"/>
      </w:pPr>
      <w:r>
        <w:rPr>
          <w:rStyle w:val="FootnoteReference"/>
        </w:rPr>
        <w:footnoteRef/>
      </w:r>
      <w:r>
        <w:t xml:space="preserve"> [JS] or melody</w:t>
      </w:r>
    </w:p>
  </w:footnote>
  <w:footnote w:id="530">
    <w:p w14:paraId="1EEBBF7D" w14:textId="77777777" w:rsidR="003462CF" w:rsidRDefault="003462CF" w:rsidP="00704CAA">
      <w:pPr>
        <w:pStyle w:val="footnote"/>
      </w:pPr>
      <w:r>
        <w:rPr>
          <w:rStyle w:val="FootnoteReference"/>
        </w:rPr>
        <w:footnoteRef/>
      </w:r>
      <w:r>
        <w:t xml:space="preserve"> [JS] “do obeisance”</w:t>
      </w:r>
    </w:p>
  </w:footnote>
  <w:footnote w:id="531">
    <w:p w14:paraId="551DD9AD" w14:textId="77777777" w:rsidR="003462CF" w:rsidRDefault="003462CF" w:rsidP="00704CAA">
      <w:pPr>
        <w:pStyle w:val="footnote"/>
      </w:pPr>
      <w:r>
        <w:rPr>
          <w:rStyle w:val="FootnoteReference"/>
        </w:rPr>
        <w:footnoteRef/>
      </w:r>
      <w:r>
        <w:t xml:space="preserve"> [JS] “prostrate”</w:t>
      </w:r>
    </w:p>
  </w:footnote>
  <w:footnote w:id="532">
    <w:p w14:paraId="7534B5AF" w14:textId="77777777" w:rsidR="003462CF" w:rsidRDefault="003462CF" w:rsidP="00704CAA">
      <w:pPr>
        <w:pStyle w:val="footnote"/>
      </w:pPr>
      <w:r>
        <w:rPr>
          <w:rStyle w:val="FootnoteReference"/>
        </w:rPr>
        <w:footnoteRef/>
      </w:r>
      <w:r>
        <w:t xml:space="preserve"> [JS] OSB has, “Rebellion,” NETS has “embittering”</w:t>
      </w:r>
    </w:p>
  </w:footnote>
  <w:footnote w:id="533">
    <w:p w14:paraId="022AF3BD" w14:textId="77777777" w:rsidR="003462CF" w:rsidRDefault="003462CF" w:rsidP="00704CAA">
      <w:pPr>
        <w:pStyle w:val="footnote"/>
      </w:pPr>
      <w:r>
        <w:rPr>
          <w:rStyle w:val="FootnoteReference"/>
        </w:rPr>
        <w:footnoteRef/>
      </w:r>
      <w:r>
        <w:t xml:space="preserve"> Ex. 17:1-7.</w:t>
      </w:r>
    </w:p>
  </w:footnote>
  <w:footnote w:id="534">
    <w:p w14:paraId="44D54232" w14:textId="77777777" w:rsidR="003462CF" w:rsidRDefault="003462CF" w:rsidP="00704CAA">
      <w:pPr>
        <w:pStyle w:val="footnote"/>
      </w:pPr>
      <w:r>
        <w:rPr>
          <w:rStyle w:val="FootnoteReference"/>
        </w:rPr>
        <w:footnoteRef/>
      </w:r>
      <w:r>
        <w:t xml:space="preserve"> [JS] or “tempted”</w:t>
      </w:r>
    </w:p>
  </w:footnote>
  <w:footnote w:id="535">
    <w:p w14:paraId="44595C45" w14:textId="77777777" w:rsidR="003462CF" w:rsidRDefault="003462CF" w:rsidP="00704CAA">
      <w:pPr>
        <w:pStyle w:val="footnote"/>
      </w:pPr>
      <w:r>
        <w:rPr>
          <w:rStyle w:val="FootnoteReference"/>
        </w:rPr>
        <w:footnoteRef/>
      </w:r>
      <w:r>
        <w:t xml:space="preserve"> Num. 14:32-34.</w:t>
      </w:r>
    </w:p>
  </w:footnote>
  <w:footnote w:id="536">
    <w:p w14:paraId="3335A752" w14:textId="77777777" w:rsidR="003462CF" w:rsidRDefault="003462CF" w:rsidP="00704CAA">
      <w:pPr>
        <w:pStyle w:val="footnote"/>
      </w:pPr>
      <w:r>
        <w:rPr>
          <w:rStyle w:val="FootnoteReference"/>
        </w:rPr>
        <w:footnoteRef/>
      </w:r>
      <w:r>
        <w:t xml:space="preserve"> Cf. Heb.3:7-11; 4:10.</w:t>
      </w:r>
    </w:p>
  </w:footnote>
  <w:footnote w:id="537">
    <w:p w14:paraId="2C60CFFA" w14:textId="77777777" w:rsidR="003462CF" w:rsidRDefault="003462CF" w:rsidP="00704CAA">
      <w:pPr>
        <w:pStyle w:val="footnote"/>
      </w:pPr>
      <w:r>
        <w:rPr>
          <w:rStyle w:val="FootnoteReference"/>
        </w:rPr>
        <w:footnoteRef/>
      </w:r>
      <w:r>
        <w:t xml:space="preserve"> Cf. Deut. 32:17; 1 Cor. 10:20; Psalm 105:36-38; 1 Chron. 16:26.</w:t>
      </w:r>
    </w:p>
  </w:footnote>
  <w:footnote w:id="538">
    <w:p w14:paraId="191785D6" w14:textId="77777777" w:rsidR="003462CF" w:rsidRDefault="003462CF" w:rsidP="00704CAA">
      <w:pPr>
        <w:pStyle w:val="footnote"/>
      </w:pPr>
      <w:r>
        <w:rPr>
          <w:rStyle w:val="FootnoteReference"/>
        </w:rPr>
        <w:footnoteRef/>
      </w:r>
      <w:r>
        <w:t xml:space="preserve"> [JS] or “thanksgiving”, or “praise”. Really, “thankful confession with praise”.</w:t>
      </w:r>
    </w:p>
  </w:footnote>
  <w:footnote w:id="539">
    <w:p w14:paraId="36761851" w14:textId="77777777" w:rsidR="003462CF" w:rsidRDefault="003462CF" w:rsidP="00704CAA">
      <w:pPr>
        <w:pStyle w:val="footnote"/>
      </w:pPr>
      <w:r>
        <w:rPr>
          <w:rStyle w:val="FootnoteReference"/>
        </w:rPr>
        <w:footnoteRef/>
      </w:r>
      <w:r>
        <w:t xml:space="preserve"> [JS] literally, “holy place”</w:t>
      </w:r>
    </w:p>
  </w:footnote>
  <w:footnote w:id="540">
    <w:p w14:paraId="6B8FB064" w14:textId="77777777" w:rsidR="003462CF" w:rsidRDefault="003462CF" w:rsidP="00704CAA">
      <w:pPr>
        <w:pStyle w:val="footnote"/>
      </w:pPr>
      <w:r>
        <w:rPr>
          <w:rStyle w:val="FootnoteReference"/>
        </w:rPr>
        <w:footnoteRef/>
      </w:r>
      <w:r>
        <w:t xml:space="preserve"> [JS] or, “sacrifices”</w:t>
      </w:r>
    </w:p>
  </w:footnote>
  <w:footnote w:id="541">
    <w:p w14:paraId="026EEBC9" w14:textId="77777777" w:rsidR="003462CF" w:rsidRDefault="003462CF" w:rsidP="00704CAA">
      <w:pPr>
        <w:pStyle w:val="footnote"/>
      </w:pPr>
      <w:r>
        <w:rPr>
          <w:rStyle w:val="FootnoteReference"/>
        </w:rPr>
        <w:footnoteRef/>
      </w:r>
      <w:r>
        <w:t xml:space="preserve"> [JS] “do obeisance”</w:t>
      </w:r>
    </w:p>
  </w:footnote>
  <w:footnote w:id="542">
    <w:p w14:paraId="74583072" w14:textId="77777777" w:rsidR="003462CF" w:rsidRDefault="003462CF"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3462CF" w:rsidRDefault="003462CF" w:rsidP="00704CAA">
      <w:pPr>
        <w:pStyle w:val="footnote"/>
      </w:pPr>
      <w:r>
        <w:rPr>
          <w:rStyle w:val="FootnoteReference"/>
        </w:rPr>
        <w:footnoteRef/>
      </w:r>
      <w:r>
        <w:t xml:space="preserve"> [JS] literally, “set right the world”.</w:t>
      </w:r>
    </w:p>
  </w:footnote>
  <w:footnote w:id="544">
    <w:p w14:paraId="2C857933" w14:textId="77777777" w:rsidR="003462CF" w:rsidRDefault="003462CF"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3462CF" w:rsidRDefault="003462CF" w:rsidP="00704CAA">
      <w:pPr>
        <w:pStyle w:val="footnote"/>
      </w:pPr>
      <w:r>
        <w:rPr>
          <w:rStyle w:val="FootnoteReference"/>
        </w:rPr>
        <w:footnoteRef/>
      </w:r>
      <w:r>
        <w:t xml:space="preserve"> [JS] or “exult.”</w:t>
      </w:r>
    </w:p>
  </w:footnote>
  <w:footnote w:id="546">
    <w:p w14:paraId="3F8D4F69" w14:textId="77777777" w:rsidR="003462CF" w:rsidRDefault="003462CF" w:rsidP="00704CAA">
      <w:pPr>
        <w:pStyle w:val="footnote"/>
      </w:pPr>
      <w:r>
        <w:rPr>
          <w:rStyle w:val="FootnoteReference"/>
        </w:rPr>
        <w:footnoteRef/>
      </w:r>
      <w:r>
        <w:t xml:space="preserve"> [JS] i.e. “the the presence of the Lord”</w:t>
      </w:r>
    </w:p>
  </w:footnote>
  <w:footnote w:id="547">
    <w:p w14:paraId="2B2C4B3C" w14:textId="77777777" w:rsidR="003462CF" w:rsidRDefault="003462CF" w:rsidP="00704CAA">
      <w:pPr>
        <w:pStyle w:val="footnote"/>
      </w:pPr>
      <w:r>
        <w:rPr>
          <w:rStyle w:val="FootnoteReference"/>
        </w:rPr>
        <w:footnoteRef/>
      </w:r>
      <w:r>
        <w:t xml:space="preserve"> [JS] or “keep His throne straight.”</w:t>
      </w:r>
    </w:p>
  </w:footnote>
  <w:footnote w:id="548">
    <w:p w14:paraId="5D4EF956" w14:textId="77777777" w:rsidR="003462CF" w:rsidRDefault="003462CF" w:rsidP="00704CAA">
      <w:pPr>
        <w:pStyle w:val="footnote"/>
      </w:pPr>
      <w:r>
        <w:rPr>
          <w:rStyle w:val="FootnoteReference"/>
        </w:rPr>
        <w:footnoteRef/>
      </w:r>
      <w:r>
        <w:t xml:space="preserve"> Cf. Pss. 32:5b; 84:10b. Rom. 1:19-21; 2 Cor. 4:6; Jn. 1:14; 6:40; 17:22-24.</w:t>
      </w:r>
    </w:p>
  </w:footnote>
  <w:footnote w:id="549">
    <w:p w14:paraId="39C04F74" w14:textId="77777777" w:rsidR="003462CF" w:rsidRDefault="003462CF" w:rsidP="00704CAA">
      <w:pPr>
        <w:pStyle w:val="footnote"/>
      </w:pPr>
      <w:r>
        <w:rPr>
          <w:rStyle w:val="FootnoteReference"/>
        </w:rPr>
        <w:footnoteRef/>
      </w:r>
      <w:r>
        <w:t xml:space="preserve"> [JS] “do obeisance to”</w:t>
      </w:r>
    </w:p>
  </w:footnote>
  <w:footnote w:id="550">
    <w:p w14:paraId="21B4EE9B" w14:textId="77777777" w:rsidR="003462CF" w:rsidRDefault="003462CF" w:rsidP="00704CAA">
      <w:pPr>
        <w:pStyle w:val="footnote"/>
      </w:pPr>
      <w:r>
        <w:rPr>
          <w:rStyle w:val="FootnoteReference"/>
        </w:rPr>
        <w:footnoteRef/>
      </w:r>
      <w:r>
        <w:t xml:space="preserve"> [JS] “do obeisance to”</w:t>
      </w:r>
    </w:p>
  </w:footnote>
  <w:footnote w:id="551">
    <w:p w14:paraId="35328581" w14:textId="77777777" w:rsidR="003462CF" w:rsidRDefault="003462CF" w:rsidP="00704CAA">
      <w:pPr>
        <w:pStyle w:val="footnote"/>
      </w:pPr>
      <w:r>
        <w:rPr>
          <w:rStyle w:val="FootnoteReference"/>
        </w:rPr>
        <w:footnoteRef/>
      </w:r>
      <w:r>
        <w:t xml:space="preserve"> [JS] Fr. Lazarus has “lives”</w:t>
      </w:r>
    </w:p>
  </w:footnote>
  <w:footnote w:id="552">
    <w:p w14:paraId="6E386D7E" w14:textId="77777777" w:rsidR="003462CF" w:rsidRDefault="003462CF"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3462CF" w:rsidRDefault="003462CF"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3462CF" w:rsidRDefault="003462CF" w:rsidP="00704CAA">
      <w:pPr>
        <w:pStyle w:val="footnote"/>
      </w:pPr>
      <w:r>
        <w:rPr>
          <w:rStyle w:val="FootnoteReference"/>
        </w:rPr>
        <w:footnoteRef/>
      </w:r>
      <w:r>
        <w:t xml:space="preserve"> Rev. 4:6, Ezek. 1:5-10.</w:t>
      </w:r>
    </w:p>
  </w:footnote>
  <w:footnote w:id="555">
    <w:p w14:paraId="30FB18B7" w14:textId="77777777" w:rsidR="003462CF" w:rsidRDefault="003462CF"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3462CF" w:rsidRDefault="003462CF" w:rsidP="00704CAA">
      <w:pPr>
        <w:pStyle w:val="footnote"/>
      </w:pPr>
      <w:r>
        <w:rPr>
          <w:rStyle w:val="FootnoteReference"/>
        </w:rPr>
        <w:footnoteRef/>
      </w:r>
      <w:r>
        <w:t xml:space="preserve"> [JS] Fr. Lazarus has “laws”</w:t>
      </w:r>
    </w:p>
  </w:footnote>
  <w:footnote w:id="557">
    <w:p w14:paraId="30052C96" w14:textId="77777777" w:rsidR="003462CF" w:rsidRDefault="003462CF" w:rsidP="00704CAA">
      <w:pPr>
        <w:pStyle w:val="footnote"/>
      </w:pPr>
      <w:r>
        <w:rPr>
          <w:rStyle w:val="FootnoteReference"/>
        </w:rPr>
        <w:footnoteRef/>
      </w:r>
      <w:r>
        <w:t xml:space="preserve"> [JS] “do obeisance”, commonly rendered “worship”</w:t>
      </w:r>
    </w:p>
  </w:footnote>
  <w:footnote w:id="558">
    <w:p w14:paraId="518C32A9" w14:textId="77777777" w:rsidR="003462CF" w:rsidRDefault="003462CF" w:rsidP="00704CAA">
      <w:pPr>
        <w:pStyle w:val="footnote"/>
      </w:pPr>
      <w:r>
        <w:rPr>
          <w:rStyle w:val="FootnoteReference"/>
        </w:rPr>
        <w:footnoteRef/>
      </w:r>
      <w:r>
        <w:t xml:space="preserve"> [JS] Fr. Lazarus has “correcting”</w:t>
      </w:r>
    </w:p>
  </w:footnote>
  <w:footnote w:id="559">
    <w:p w14:paraId="0A8051C4" w14:textId="77777777" w:rsidR="003462CF" w:rsidRDefault="003462CF" w:rsidP="00704CAA">
      <w:pPr>
        <w:pStyle w:val="footnote"/>
      </w:pPr>
      <w:r>
        <w:rPr>
          <w:rStyle w:val="FootnoteReference"/>
        </w:rPr>
        <w:footnoteRef/>
      </w:r>
      <w:r>
        <w:t xml:space="preserve"> [JS] “do obeisance” or “fall down”</w:t>
      </w:r>
    </w:p>
  </w:footnote>
  <w:footnote w:id="560">
    <w:p w14:paraId="77CD93E8" w14:textId="77777777" w:rsidR="003462CF" w:rsidRDefault="003462CF"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3462CF" w:rsidRDefault="003462CF" w:rsidP="00704CAA">
      <w:pPr>
        <w:pStyle w:val="footnote"/>
      </w:pPr>
      <w:r>
        <w:rPr>
          <w:rStyle w:val="FootnoteReference"/>
        </w:rPr>
        <w:footnoteRef/>
      </w:r>
      <w:r>
        <w:t xml:space="preserve"> [JS] or, “and not we Him”</w:t>
      </w:r>
    </w:p>
  </w:footnote>
  <w:footnote w:id="562">
    <w:p w14:paraId="1486F0F9" w14:textId="77777777" w:rsidR="003462CF" w:rsidRDefault="003462CF"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3462CF" w:rsidRDefault="003462CF" w:rsidP="00704CAA">
      <w:pPr>
        <w:pStyle w:val="footnote"/>
      </w:pPr>
      <w:r>
        <w:rPr>
          <w:rStyle w:val="FootnoteReference"/>
        </w:rPr>
        <w:footnoteRef/>
      </w:r>
      <w:r>
        <w:t xml:space="preserve"> [JS] or “do wrong,” or “the workers of iniquity”</w:t>
      </w:r>
    </w:p>
  </w:footnote>
  <w:footnote w:id="564">
    <w:p w14:paraId="37DBB362" w14:textId="77777777" w:rsidR="003462CF" w:rsidRDefault="003462CF" w:rsidP="00704CAA">
      <w:pPr>
        <w:pStyle w:val="footnote"/>
      </w:pPr>
      <w:r>
        <w:rPr>
          <w:rStyle w:val="FootnoteReference"/>
        </w:rPr>
        <w:footnoteRef/>
      </w:r>
      <w:r>
        <w:t xml:space="preserve"> [JS] or proud/haughty eyes.</w:t>
      </w:r>
    </w:p>
  </w:footnote>
  <w:footnote w:id="565">
    <w:p w14:paraId="027D81D5" w14:textId="77777777" w:rsidR="003462CF" w:rsidRDefault="003462CF"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3462CF" w:rsidRDefault="003462CF"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3462CF" w:rsidRDefault="003462CF" w:rsidP="00704CAA">
      <w:pPr>
        <w:pStyle w:val="footnote"/>
      </w:pPr>
      <w:r>
        <w:rPr>
          <w:rStyle w:val="FootnoteReference"/>
        </w:rPr>
        <w:footnoteRef/>
      </w:r>
      <w:r>
        <w:t xml:space="preserve"> Cf. Ps. 38:7a.</w:t>
      </w:r>
    </w:p>
  </w:footnote>
  <w:footnote w:id="568">
    <w:p w14:paraId="517B5545" w14:textId="77777777" w:rsidR="003462CF" w:rsidRDefault="003462CF"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3462CF" w:rsidRDefault="003462CF"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3462CF" w:rsidRDefault="003462CF" w:rsidP="00704CAA">
      <w:pPr>
        <w:pStyle w:val="footnote"/>
      </w:pPr>
      <w:r>
        <w:rPr>
          <w:rStyle w:val="FootnoteReference"/>
        </w:rPr>
        <w:footnoteRef/>
      </w:r>
      <w:r>
        <w:t xml:space="preserve"> ‘God is love’ (1 John 4:8,16).</w:t>
      </w:r>
    </w:p>
  </w:footnote>
  <w:footnote w:id="571">
    <w:p w14:paraId="39DCC369" w14:textId="77777777" w:rsidR="003462CF" w:rsidRDefault="003462CF"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3462CF" w:rsidRDefault="003462CF" w:rsidP="00704CAA">
      <w:pPr>
        <w:pStyle w:val="footnote"/>
      </w:pPr>
      <w:r>
        <w:rPr>
          <w:rStyle w:val="FootnoteReference"/>
        </w:rPr>
        <w:footnoteRef/>
      </w:r>
      <w:r>
        <w:t xml:space="preserve"> Cf. Ps. 147:8.</w:t>
      </w:r>
    </w:p>
  </w:footnote>
  <w:footnote w:id="573">
    <w:p w14:paraId="1B0A2532" w14:textId="77777777" w:rsidR="003462CF" w:rsidRDefault="003462CF" w:rsidP="00704CAA">
      <w:pPr>
        <w:pStyle w:val="footnote"/>
      </w:pPr>
      <w:r>
        <w:rPr>
          <w:rStyle w:val="FootnoteReference"/>
        </w:rPr>
        <w:footnoteRef/>
      </w:r>
      <w:r>
        <w:t xml:space="preserve"> [JS] or “long-suffering”</w:t>
      </w:r>
    </w:p>
  </w:footnote>
  <w:footnote w:id="574">
    <w:p w14:paraId="6F41A290" w14:textId="77777777" w:rsidR="003462CF" w:rsidRDefault="003462CF" w:rsidP="00704CAA">
      <w:pPr>
        <w:pStyle w:val="footnote"/>
      </w:pPr>
      <w:r>
        <w:rPr>
          <w:rStyle w:val="FootnoteReference"/>
        </w:rPr>
        <w:footnoteRef/>
      </w:r>
      <w:r>
        <w:t xml:space="preserve"> [JS] or “transgressions”</w:t>
      </w:r>
    </w:p>
  </w:footnote>
  <w:footnote w:id="575">
    <w:p w14:paraId="44065F61" w14:textId="77777777" w:rsidR="003462CF" w:rsidRDefault="003462CF"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3462CF" w:rsidRDefault="003462CF"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3462CF" w:rsidRDefault="003462CF"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3462CF" w:rsidRDefault="003462CF" w:rsidP="00704CAA">
      <w:pPr>
        <w:pStyle w:val="footnote"/>
      </w:pPr>
      <w:r>
        <w:rPr>
          <w:rStyle w:val="FootnoteReference"/>
        </w:rPr>
        <w:footnoteRef/>
      </w:r>
      <w:r>
        <w:t xml:space="preserve"> [JS] Fr. Lazarus has “very great”</w:t>
      </w:r>
    </w:p>
  </w:footnote>
  <w:footnote w:id="579">
    <w:p w14:paraId="7AEE0420" w14:textId="77777777" w:rsidR="003462CF" w:rsidRDefault="003462CF" w:rsidP="00704CAA">
      <w:pPr>
        <w:pStyle w:val="footnote"/>
      </w:pPr>
      <w:r>
        <w:rPr>
          <w:rStyle w:val="FootnoteReference"/>
        </w:rPr>
        <w:footnoteRef/>
      </w:r>
      <w:r>
        <w:t xml:space="preserve"> [JS] or “thanksgiving,” or “thankful confession with praise”</w:t>
      </w:r>
    </w:p>
  </w:footnote>
  <w:footnote w:id="580">
    <w:p w14:paraId="1821417A" w14:textId="77777777" w:rsidR="003462CF" w:rsidRDefault="003462CF"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3462CF" w:rsidRDefault="003462CF" w:rsidP="00704CAA">
      <w:pPr>
        <w:pStyle w:val="footnote"/>
      </w:pPr>
      <w:r>
        <w:rPr>
          <w:rStyle w:val="FootnoteReference"/>
        </w:rPr>
        <w:footnoteRef/>
      </w:r>
      <w:r>
        <w:t xml:space="preserve"> [JS] or “makes the clouds His chariot”</w:t>
      </w:r>
    </w:p>
  </w:footnote>
  <w:footnote w:id="582">
    <w:p w14:paraId="114B27CC" w14:textId="77777777" w:rsidR="003462CF" w:rsidRDefault="003462CF" w:rsidP="00704CAA">
      <w:pPr>
        <w:pStyle w:val="footnote"/>
      </w:pPr>
      <w:r>
        <w:rPr>
          <w:rStyle w:val="FootnoteReference"/>
        </w:rPr>
        <w:footnoteRef/>
      </w:r>
      <w:r>
        <w:t xml:space="preserve"> [JS] or “messengers”</w:t>
      </w:r>
    </w:p>
  </w:footnote>
  <w:footnote w:id="583">
    <w:p w14:paraId="0B426919" w14:textId="77777777" w:rsidR="003462CF" w:rsidRDefault="003462CF" w:rsidP="00704CAA">
      <w:pPr>
        <w:pStyle w:val="footnote"/>
      </w:pPr>
      <w:r>
        <w:rPr>
          <w:rStyle w:val="FootnoteReference"/>
        </w:rPr>
        <w:footnoteRef/>
      </w:r>
      <w:r>
        <w:t xml:space="preserve"> [JS] Fr. Lazarus has “servants”</w:t>
      </w:r>
    </w:p>
  </w:footnote>
  <w:footnote w:id="584">
    <w:p w14:paraId="0DC6891A" w14:textId="77777777" w:rsidR="003462CF" w:rsidRDefault="003462CF" w:rsidP="00704CAA">
      <w:pPr>
        <w:pStyle w:val="footnote"/>
      </w:pPr>
      <w:r>
        <w:rPr>
          <w:rStyle w:val="FootnoteReference"/>
        </w:rPr>
        <w:footnoteRef/>
      </w:r>
      <w:r>
        <w:t xml:space="preserve"> Heb. 1:7; Ezek. 1:14; 2 Esdras 8:22.</w:t>
      </w:r>
    </w:p>
  </w:footnote>
  <w:footnote w:id="585">
    <w:p w14:paraId="14865395" w14:textId="77777777" w:rsidR="003462CF" w:rsidRDefault="003462CF" w:rsidP="00704CAA">
      <w:pPr>
        <w:pStyle w:val="footnote"/>
      </w:pPr>
      <w:r>
        <w:rPr>
          <w:rStyle w:val="FootnoteReference"/>
        </w:rPr>
        <w:footnoteRef/>
      </w:r>
      <w:r>
        <w:t xml:space="preserve"> [JS] Fr. Lazarus has “axis”</w:t>
      </w:r>
    </w:p>
  </w:footnote>
  <w:footnote w:id="586">
    <w:p w14:paraId="00414A42" w14:textId="77777777" w:rsidR="003462CF" w:rsidRDefault="003462CF" w:rsidP="00704CAA">
      <w:pPr>
        <w:pStyle w:val="footnote"/>
      </w:pPr>
      <w:r>
        <w:rPr>
          <w:rStyle w:val="FootnoteReference"/>
        </w:rPr>
        <w:footnoteRef/>
      </w:r>
      <w:r>
        <w:t xml:space="preserve"> [JS] Fr. Lazarus has “wander”. NETS has “be tilted”</w:t>
      </w:r>
    </w:p>
  </w:footnote>
  <w:footnote w:id="587">
    <w:p w14:paraId="63CA7242" w14:textId="77777777" w:rsidR="003462CF" w:rsidRDefault="003462CF" w:rsidP="00704CAA">
      <w:pPr>
        <w:pStyle w:val="footnote"/>
      </w:pPr>
      <w:r>
        <w:rPr>
          <w:rStyle w:val="FootnoteReference"/>
        </w:rPr>
        <w:footnoteRef/>
      </w:r>
      <w:r>
        <w:t xml:space="preserve"> [JS] literally, “founded”</w:t>
      </w:r>
    </w:p>
  </w:footnote>
  <w:footnote w:id="588">
    <w:p w14:paraId="688E353A" w14:textId="77777777" w:rsidR="003462CF" w:rsidRDefault="003462CF" w:rsidP="00704CAA">
      <w:pPr>
        <w:pStyle w:val="footnote"/>
      </w:pPr>
      <w:r>
        <w:rPr>
          <w:rStyle w:val="FootnoteReference"/>
        </w:rPr>
        <w:footnoteRef/>
      </w:r>
      <w:r>
        <w:t xml:space="preserve"> [JS] or “takes the lead among them”</w:t>
      </w:r>
    </w:p>
  </w:footnote>
  <w:footnote w:id="589">
    <w:p w14:paraId="329CE5D6" w14:textId="77777777" w:rsidR="003462CF" w:rsidRDefault="003462CF" w:rsidP="00704CAA">
      <w:pPr>
        <w:pStyle w:val="footnote"/>
      </w:pPr>
      <w:r>
        <w:rPr>
          <w:rStyle w:val="FootnoteReference"/>
        </w:rPr>
        <w:footnoteRef/>
      </w:r>
      <w:r>
        <w:t xml:space="preserve"> [JS] or “serpent”</w:t>
      </w:r>
    </w:p>
  </w:footnote>
  <w:footnote w:id="590">
    <w:p w14:paraId="482A0E92" w14:textId="77777777" w:rsidR="003462CF" w:rsidRDefault="003462CF" w:rsidP="00704CAA">
      <w:pPr>
        <w:pStyle w:val="footnote"/>
      </w:pPr>
      <w:r>
        <w:rPr>
          <w:rStyle w:val="FootnoteReference"/>
        </w:rPr>
        <w:footnoteRef/>
      </w:r>
      <w:r>
        <w:t xml:space="preserve"> [JS] or, “the universe”</w:t>
      </w:r>
    </w:p>
  </w:footnote>
  <w:footnote w:id="591">
    <w:p w14:paraId="107DC9FD" w14:textId="77777777" w:rsidR="003462CF" w:rsidRDefault="003462CF" w:rsidP="00704CAA">
      <w:pPr>
        <w:pStyle w:val="footnote"/>
      </w:pPr>
      <w:r>
        <w:rPr>
          <w:rStyle w:val="FootnoteReference"/>
        </w:rPr>
        <w:footnoteRef/>
      </w:r>
      <w:r>
        <w:t xml:space="preserve"> [JS] or, “breath”</w:t>
      </w:r>
    </w:p>
  </w:footnote>
  <w:footnote w:id="592">
    <w:p w14:paraId="44BAA54F" w14:textId="77777777" w:rsidR="003462CF" w:rsidRDefault="003462CF" w:rsidP="00704CAA">
      <w:pPr>
        <w:pStyle w:val="footnote"/>
      </w:pPr>
      <w:r>
        <w:rPr>
          <w:rStyle w:val="FootnoteReference"/>
        </w:rPr>
        <w:footnoteRef/>
      </w:r>
      <w:r>
        <w:t xml:space="preserve"> [JS] Fr. Lazarus has, “meditation”</w:t>
      </w:r>
    </w:p>
  </w:footnote>
  <w:footnote w:id="593">
    <w:p w14:paraId="47649C98" w14:textId="77777777" w:rsidR="003462CF" w:rsidRDefault="003462CF" w:rsidP="00704CAA">
      <w:pPr>
        <w:pStyle w:val="footnote"/>
      </w:pPr>
      <w:r>
        <w:rPr>
          <w:rStyle w:val="FootnoteReference"/>
        </w:rPr>
        <w:footnoteRef/>
      </w:r>
      <w:r>
        <w:t xml:space="preserve"> Much of Psalm 104 occurs almost verbatim in 1 Chron. 16:8-22 (cf. vv. 7:36).</w:t>
      </w:r>
    </w:p>
  </w:footnote>
  <w:footnote w:id="594">
    <w:p w14:paraId="79D84556" w14:textId="77777777" w:rsidR="003462CF" w:rsidRDefault="003462CF" w:rsidP="00704CAA">
      <w:pPr>
        <w:pStyle w:val="footnote"/>
      </w:pPr>
      <w:r>
        <w:rPr>
          <w:rStyle w:val="FootnoteReference"/>
        </w:rPr>
        <w:footnoteRef/>
      </w:r>
      <w:r>
        <w:t xml:space="preserve"> [JS] or “give thanks to”. “Thankfully confess with praise”</w:t>
      </w:r>
    </w:p>
  </w:footnote>
  <w:footnote w:id="595">
    <w:p w14:paraId="78E8F770" w14:textId="77777777" w:rsidR="003462CF" w:rsidRDefault="003462CF" w:rsidP="00704CAA">
      <w:pPr>
        <w:pStyle w:val="footnote"/>
      </w:pPr>
      <w:r>
        <w:rPr>
          <w:rStyle w:val="FootnoteReference"/>
        </w:rPr>
        <w:footnoteRef/>
      </w:r>
      <w:r>
        <w:t xml:space="preserve"> [JS] or “make music to”</w:t>
      </w:r>
    </w:p>
  </w:footnote>
  <w:footnote w:id="596">
    <w:p w14:paraId="1C6985FE" w14:textId="77777777" w:rsidR="003462CF" w:rsidRDefault="003462CF" w:rsidP="00704CAA">
      <w:pPr>
        <w:pStyle w:val="footnote"/>
      </w:pPr>
      <w:r>
        <w:rPr>
          <w:rStyle w:val="FootnoteReference"/>
        </w:rPr>
        <w:footnoteRef/>
      </w:r>
      <w:r>
        <w:t xml:space="preserve"> [JS] i.e. presence</w:t>
      </w:r>
    </w:p>
  </w:footnote>
  <w:footnote w:id="597">
    <w:p w14:paraId="17460FF5" w14:textId="77777777" w:rsidR="003462CF" w:rsidRDefault="003462CF"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3462CF" w:rsidRDefault="003462CF" w:rsidP="00704CAA">
      <w:pPr>
        <w:pStyle w:val="footnote"/>
      </w:pPr>
      <w:r>
        <w:rPr>
          <w:rStyle w:val="FootnoteReference"/>
        </w:rPr>
        <w:footnoteRef/>
      </w:r>
      <w:r>
        <w:t xml:space="preserve"> [JS] literally, “seed”</w:t>
      </w:r>
    </w:p>
  </w:footnote>
  <w:footnote w:id="599">
    <w:p w14:paraId="02D21EA0" w14:textId="77777777" w:rsidR="003462CF" w:rsidRDefault="003462CF" w:rsidP="00704CAA">
      <w:pPr>
        <w:pStyle w:val="footnote"/>
      </w:pPr>
      <w:r>
        <w:rPr>
          <w:rStyle w:val="FootnoteReference"/>
        </w:rPr>
        <w:footnoteRef/>
      </w:r>
      <w:r>
        <w:t xml:space="preserve"> [JS] literally, “He remembered His covenant forever”</w:t>
      </w:r>
    </w:p>
  </w:footnote>
  <w:footnote w:id="600">
    <w:p w14:paraId="51ED9672" w14:textId="77777777" w:rsidR="003462CF" w:rsidRDefault="003462CF" w:rsidP="00704CAA">
      <w:pPr>
        <w:pStyle w:val="footnote"/>
      </w:pPr>
      <w:r>
        <w:rPr>
          <w:rStyle w:val="FootnoteReference"/>
        </w:rPr>
        <w:footnoteRef/>
      </w:r>
      <w:r>
        <w:t xml:space="preserve"> [JS] i.e. the covenant</w:t>
      </w:r>
    </w:p>
  </w:footnote>
  <w:footnote w:id="601">
    <w:p w14:paraId="22B187B5" w14:textId="77777777" w:rsidR="003462CF" w:rsidRDefault="003462CF" w:rsidP="00704CAA">
      <w:pPr>
        <w:pStyle w:val="footnote"/>
      </w:pPr>
      <w:r>
        <w:rPr>
          <w:rStyle w:val="FootnoteReference"/>
        </w:rPr>
        <w:footnoteRef/>
      </w:r>
      <w:r>
        <w:t xml:space="preserve"> [JS] or foreigners, resident aliens.</w:t>
      </w:r>
    </w:p>
  </w:footnote>
  <w:footnote w:id="602">
    <w:p w14:paraId="0FAFF1A4" w14:textId="77777777" w:rsidR="003462CF" w:rsidRDefault="003462CF"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3462CF" w:rsidRDefault="003462CF" w:rsidP="00704CAA">
      <w:pPr>
        <w:pStyle w:val="footnote"/>
      </w:pPr>
      <w:r>
        <w:rPr>
          <w:rStyle w:val="FootnoteReference"/>
        </w:rPr>
        <w:footnoteRef/>
      </w:r>
      <w:r>
        <w:t xml:space="preserve"> caterpillars: larva of the locust.</w:t>
      </w:r>
    </w:p>
  </w:footnote>
  <w:footnote w:id="604">
    <w:p w14:paraId="043DB9E2" w14:textId="77777777" w:rsidR="003462CF" w:rsidRDefault="003462CF" w:rsidP="00704CAA">
      <w:pPr>
        <w:pStyle w:val="footnote"/>
      </w:pPr>
      <w:r>
        <w:rPr>
          <w:rStyle w:val="FootnoteReference"/>
        </w:rPr>
        <w:footnoteRef/>
      </w:r>
      <w:r>
        <w:t xml:space="preserve"> Ex. 16:12-15; Jn. 6:31-35.</w:t>
      </w:r>
    </w:p>
  </w:footnote>
  <w:footnote w:id="605">
    <w:p w14:paraId="4F10CF45" w14:textId="77777777" w:rsidR="003462CF" w:rsidRDefault="003462CF" w:rsidP="00704CAA">
      <w:pPr>
        <w:pStyle w:val="footnote"/>
      </w:pPr>
      <w:r>
        <w:rPr>
          <w:rStyle w:val="FootnoteReference"/>
        </w:rPr>
        <w:footnoteRef/>
      </w:r>
      <w:r>
        <w:t xml:space="preserve"> [JS] or “promise”</w:t>
      </w:r>
    </w:p>
  </w:footnote>
  <w:footnote w:id="606">
    <w:p w14:paraId="52EC5E6F" w14:textId="77777777" w:rsidR="003462CF" w:rsidRDefault="003462CF" w:rsidP="00704CAA">
      <w:pPr>
        <w:pStyle w:val="footnote"/>
      </w:pPr>
      <w:r>
        <w:rPr>
          <w:rStyle w:val="FootnoteReference"/>
        </w:rPr>
        <w:footnoteRef/>
      </w:r>
      <w:r>
        <w:t xml:space="preserve"> Gen. 15:14.</w:t>
      </w:r>
    </w:p>
  </w:footnote>
  <w:footnote w:id="607">
    <w:p w14:paraId="50EFB665" w14:textId="77777777" w:rsidR="003462CF" w:rsidRDefault="003462CF"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3462CF" w:rsidRDefault="003462CF" w:rsidP="00704CAA">
      <w:pPr>
        <w:pStyle w:val="footnote"/>
      </w:pPr>
      <w:r>
        <w:rPr>
          <w:rStyle w:val="FootnoteReference"/>
        </w:rPr>
        <w:footnoteRef/>
      </w:r>
      <w:r>
        <w:t xml:space="preserve"> [JS] or “give thanks to”. “Thankfully confess with praise”</w:t>
      </w:r>
    </w:p>
  </w:footnote>
  <w:footnote w:id="609">
    <w:p w14:paraId="6A4D9054" w14:textId="77777777" w:rsidR="003462CF" w:rsidRDefault="003462CF"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3462CF" w:rsidRDefault="003462CF" w:rsidP="00704CAA">
      <w:pPr>
        <w:pStyle w:val="footnote"/>
      </w:pPr>
      <w:r>
        <w:rPr>
          <w:rStyle w:val="FootnoteReference"/>
        </w:rPr>
        <w:footnoteRef/>
      </w:r>
      <w:r>
        <w:t xml:space="preserve"> [JS] or “observe justice”</w:t>
      </w:r>
    </w:p>
  </w:footnote>
  <w:footnote w:id="611">
    <w:p w14:paraId="6619BE9D" w14:textId="77777777" w:rsidR="003462CF" w:rsidRDefault="003462CF" w:rsidP="00704CAA">
      <w:pPr>
        <w:pStyle w:val="footnote"/>
      </w:pPr>
      <w:r>
        <w:rPr>
          <w:rStyle w:val="FootnoteReference"/>
        </w:rPr>
        <w:footnoteRef/>
      </w:r>
      <w:r>
        <w:t xml:space="preserve"> [JS] literally, “do”</w:t>
      </w:r>
    </w:p>
  </w:footnote>
  <w:footnote w:id="612">
    <w:p w14:paraId="04B27EA1" w14:textId="77777777" w:rsidR="003462CF" w:rsidRDefault="003462CF" w:rsidP="00704CAA">
      <w:pPr>
        <w:pStyle w:val="footnote"/>
      </w:pPr>
      <w:r>
        <w:rPr>
          <w:rStyle w:val="FootnoteReference"/>
        </w:rPr>
        <w:footnoteRef/>
      </w:r>
      <w:r>
        <w:t xml:space="preserve"> [JS] or “because of the good will of Your people”</w:t>
      </w:r>
    </w:p>
  </w:footnote>
  <w:footnote w:id="613">
    <w:p w14:paraId="4EB0A80D" w14:textId="77777777" w:rsidR="003462CF" w:rsidRDefault="003462CF" w:rsidP="00704CAA">
      <w:pPr>
        <w:pStyle w:val="footnote"/>
      </w:pPr>
      <w:r>
        <w:rPr>
          <w:rStyle w:val="FootnoteReference"/>
        </w:rPr>
        <w:footnoteRef/>
      </w:r>
      <w:r>
        <w:t xml:space="preserve"> Cf. Mark 8:17-21; Matthew 16:9-12.</w:t>
      </w:r>
    </w:p>
  </w:footnote>
  <w:footnote w:id="614">
    <w:p w14:paraId="6A2BD216" w14:textId="77777777" w:rsidR="003462CF" w:rsidRDefault="003462CF" w:rsidP="00704CAA">
      <w:pPr>
        <w:pStyle w:val="footnote"/>
      </w:pPr>
      <w:r>
        <w:rPr>
          <w:rStyle w:val="FootnoteReference"/>
        </w:rPr>
        <w:footnoteRef/>
      </w:r>
      <w:r>
        <w:t xml:space="preserve"> [JS] Fr. Lazarus has “will”</w:t>
      </w:r>
    </w:p>
  </w:footnote>
  <w:footnote w:id="615">
    <w:p w14:paraId="2E278E41" w14:textId="77777777" w:rsidR="003462CF" w:rsidRDefault="003462CF" w:rsidP="00704CAA">
      <w:pPr>
        <w:pStyle w:val="footnote"/>
      </w:pPr>
      <w:r>
        <w:rPr>
          <w:rStyle w:val="FootnoteReference"/>
        </w:rPr>
        <w:footnoteRef/>
      </w:r>
      <w:r>
        <w:t xml:space="preserve"> Num. 11:34.</w:t>
      </w:r>
    </w:p>
  </w:footnote>
  <w:footnote w:id="616">
    <w:p w14:paraId="3E891B8B" w14:textId="77777777" w:rsidR="003462CF" w:rsidRDefault="003462CF" w:rsidP="00704CAA">
      <w:pPr>
        <w:pStyle w:val="footnote"/>
      </w:pPr>
      <w:r>
        <w:rPr>
          <w:rStyle w:val="FootnoteReference"/>
        </w:rPr>
        <w:footnoteRef/>
      </w:r>
      <w:r>
        <w:t xml:space="preserve"> Num. 16:32.</w:t>
      </w:r>
    </w:p>
  </w:footnote>
  <w:footnote w:id="617">
    <w:p w14:paraId="2CF28BB9" w14:textId="77777777" w:rsidR="003462CF" w:rsidRDefault="003462CF" w:rsidP="00704CAA">
      <w:pPr>
        <w:pStyle w:val="footnote"/>
      </w:pPr>
      <w:r>
        <w:rPr>
          <w:rStyle w:val="FootnoteReference"/>
        </w:rPr>
        <w:footnoteRef/>
      </w:r>
      <w:r>
        <w:t xml:space="preserve"> [JS] “did obeisance”. “bowed down to”.</w:t>
      </w:r>
    </w:p>
  </w:footnote>
  <w:footnote w:id="618">
    <w:p w14:paraId="6FE70515" w14:textId="77777777" w:rsidR="003462CF" w:rsidRDefault="003462CF" w:rsidP="00704CAA">
      <w:pPr>
        <w:pStyle w:val="footnote"/>
      </w:pPr>
      <w:r>
        <w:rPr>
          <w:rStyle w:val="FootnoteReference"/>
        </w:rPr>
        <w:footnoteRef/>
      </w:r>
      <w:r>
        <w:t xml:space="preserve"> [JS] or fearful, terrible.</w:t>
      </w:r>
    </w:p>
  </w:footnote>
  <w:footnote w:id="619">
    <w:p w14:paraId="0CBADE68" w14:textId="77777777" w:rsidR="003462CF" w:rsidRDefault="003462CF"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3462CF" w:rsidRDefault="003462CF" w:rsidP="00704CAA">
      <w:pPr>
        <w:pStyle w:val="footnote"/>
      </w:pPr>
      <w:r>
        <w:rPr>
          <w:rStyle w:val="FootnoteReference"/>
        </w:rPr>
        <w:footnoteRef/>
      </w:r>
      <w:r>
        <w:t xml:space="preserve"> [JS] or, “destruction”</w:t>
      </w:r>
    </w:p>
  </w:footnote>
  <w:footnote w:id="621">
    <w:p w14:paraId="411EA2A0" w14:textId="77777777" w:rsidR="003462CF" w:rsidRDefault="003462CF" w:rsidP="00704CAA">
      <w:pPr>
        <w:pStyle w:val="footnote"/>
      </w:pPr>
      <w:r>
        <w:rPr>
          <w:rStyle w:val="FootnoteReference"/>
        </w:rPr>
        <w:footnoteRef/>
      </w:r>
      <w:r>
        <w:t xml:space="preserve"> [JS] or “the breach abated”</w:t>
      </w:r>
    </w:p>
  </w:footnote>
  <w:footnote w:id="622">
    <w:p w14:paraId="4F51BD8C" w14:textId="77777777" w:rsidR="003462CF" w:rsidRDefault="003462CF" w:rsidP="00704CAA">
      <w:pPr>
        <w:pStyle w:val="footnote"/>
      </w:pPr>
      <w:r>
        <w:rPr>
          <w:rStyle w:val="FootnoteReference"/>
        </w:rPr>
        <w:footnoteRef/>
      </w:r>
      <w:r>
        <w:t xml:space="preserve"> [JS] or “reckoned”</w:t>
      </w:r>
    </w:p>
  </w:footnote>
  <w:footnote w:id="623">
    <w:p w14:paraId="0DE19382" w14:textId="77777777" w:rsidR="003462CF" w:rsidRDefault="003462CF" w:rsidP="00704CAA">
      <w:pPr>
        <w:pStyle w:val="footnote"/>
      </w:pPr>
      <w:r>
        <w:rPr>
          <w:rStyle w:val="FootnoteReference"/>
        </w:rPr>
        <w:footnoteRef/>
      </w:r>
      <w:r>
        <w:t xml:space="preserve"> [JS] literally “mingled” and “works”</w:t>
      </w:r>
    </w:p>
  </w:footnote>
  <w:footnote w:id="624">
    <w:p w14:paraId="21E48811" w14:textId="77777777" w:rsidR="003462CF" w:rsidRDefault="003462CF" w:rsidP="00704CAA">
      <w:pPr>
        <w:pStyle w:val="footnote"/>
      </w:pPr>
      <w:r>
        <w:rPr>
          <w:rStyle w:val="FootnoteReference"/>
        </w:rPr>
        <w:footnoteRef/>
      </w:r>
      <w:r>
        <w:t xml:space="preserve"> [JS] or “give thanks to”, “thankfully confess with praise”</w:t>
      </w:r>
    </w:p>
  </w:footnote>
  <w:footnote w:id="625">
    <w:p w14:paraId="5744C399" w14:textId="77777777" w:rsidR="003462CF" w:rsidRDefault="003462CF" w:rsidP="00704CAA">
      <w:pPr>
        <w:pStyle w:val="footnote"/>
      </w:pPr>
      <w:r>
        <w:rPr>
          <w:rStyle w:val="FootnoteReference"/>
        </w:rPr>
        <w:footnoteRef/>
      </w:r>
      <w:r>
        <w:t xml:space="preserve"> [JS] or “age to age”</w:t>
      </w:r>
    </w:p>
  </w:footnote>
  <w:footnote w:id="626">
    <w:p w14:paraId="0410B31B" w14:textId="77777777" w:rsidR="003462CF" w:rsidRDefault="003462CF" w:rsidP="00704CAA">
      <w:pPr>
        <w:pStyle w:val="footnote"/>
      </w:pPr>
      <w:r>
        <w:rPr>
          <w:rStyle w:val="FootnoteReference"/>
        </w:rPr>
        <w:footnoteRef/>
      </w:r>
      <w:r>
        <w:t xml:space="preserve"> [JS] or “May it be! May it be” or “So be it! So be it!”</w:t>
      </w:r>
    </w:p>
  </w:footnote>
  <w:footnote w:id="627">
    <w:p w14:paraId="0FB3C337" w14:textId="77777777" w:rsidR="003462CF" w:rsidRDefault="003462CF" w:rsidP="00704CAA">
      <w:pPr>
        <w:pStyle w:val="footnote"/>
      </w:pPr>
      <w:r>
        <w:rPr>
          <w:rStyle w:val="FootnoteReference"/>
        </w:rPr>
        <w:footnoteRef/>
      </w:r>
      <w:r>
        <w:t xml:space="preserve"> [JS] or “give thanks to”, “thankfully confess with praise”</w:t>
      </w:r>
    </w:p>
  </w:footnote>
  <w:footnote w:id="628">
    <w:p w14:paraId="7E54D57E" w14:textId="77777777" w:rsidR="003462CF" w:rsidRDefault="003462CF" w:rsidP="00704CAA">
      <w:pPr>
        <w:pStyle w:val="footnote"/>
      </w:pPr>
      <w:r>
        <w:rPr>
          <w:rStyle w:val="FootnoteReference"/>
        </w:rPr>
        <w:footnoteRef/>
      </w:r>
      <w:r>
        <w:t xml:space="preserve"> [JS] NETS, Fr. Lazarus, and the Coptic have “sea”, others have “south”</w:t>
      </w:r>
    </w:p>
  </w:footnote>
  <w:footnote w:id="629">
    <w:p w14:paraId="178F2BAD" w14:textId="77777777" w:rsidR="003462CF" w:rsidRDefault="003462CF" w:rsidP="00704CAA">
      <w:pPr>
        <w:pStyle w:val="footnote"/>
      </w:pPr>
      <w:r>
        <w:rPr>
          <w:rStyle w:val="FootnoteReference"/>
        </w:rPr>
        <w:footnoteRef/>
      </w:r>
      <w:r>
        <w:t xml:space="preserve"> [JS] or “praise and thank”, “thankfully confess with praise”</w:t>
      </w:r>
    </w:p>
  </w:footnote>
  <w:footnote w:id="630">
    <w:p w14:paraId="6A8B4AB6" w14:textId="77777777" w:rsidR="003462CF" w:rsidRDefault="003462CF" w:rsidP="00704CAA">
      <w:pPr>
        <w:pStyle w:val="footnote"/>
      </w:pPr>
      <w:r>
        <w:rPr>
          <w:rStyle w:val="FootnoteReference"/>
        </w:rPr>
        <w:footnoteRef/>
      </w:r>
      <w:r>
        <w:t xml:space="preserve"> [JS] or “praise and thank”, “thankfully confess with praise.”</w:t>
      </w:r>
    </w:p>
  </w:footnote>
  <w:footnote w:id="631">
    <w:p w14:paraId="7CBE112A" w14:textId="77777777" w:rsidR="003462CF" w:rsidRDefault="003462CF" w:rsidP="00704CAA">
      <w:pPr>
        <w:pStyle w:val="footnote"/>
      </w:pPr>
      <w:r>
        <w:rPr>
          <w:rStyle w:val="FootnoteReference"/>
        </w:rPr>
        <w:footnoteRef/>
      </w:r>
      <w:r>
        <w:t xml:space="preserve"> [JS] or “He helped them out of the way of their iniquity”</w:t>
      </w:r>
    </w:p>
  </w:footnote>
  <w:footnote w:id="632">
    <w:p w14:paraId="22A56B6D" w14:textId="77777777" w:rsidR="003462CF" w:rsidRDefault="003462CF"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3462CF" w:rsidRDefault="003462CF" w:rsidP="00704CAA">
      <w:pPr>
        <w:pStyle w:val="footnote"/>
      </w:pPr>
      <w:r>
        <w:rPr>
          <w:rStyle w:val="FootnoteReference"/>
        </w:rPr>
        <w:footnoteRef/>
      </w:r>
      <w:r>
        <w:t xml:space="preserve"> [JS] or “praise and thank”, “thankfully confess with praise”</w:t>
      </w:r>
    </w:p>
  </w:footnote>
  <w:footnote w:id="634">
    <w:p w14:paraId="6DE0266A" w14:textId="77777777" w:rsidR="003462CF" w:rsidRDefault="003462CF" w:rsidP="00704CAA">
      <w:pPr>
        <w:pStyle w:val="footnote"/>
      </w:pPr>
      <w:r>
        <w:rPr>
          <w:rStyle w:val="FootnoteReference"/>
        </w:rPr>
        <w:footnoteRef/>
      </w:r>
      <w:r>
        <w:t xml:space="preserve"> [JS] Fr. Lazarus has “all their skill was scuttled.”</w:t>
      </w:r>
    </w:p>
  </w:footnote>
  <w:footnote w:id="635">
    <w:p w14:paraId="4B2EAC84" w14:textId="77777777" w:rsidR="003462CF" w:rsidRDefault="003462CF" w:rsidP="00704CAA">
      <w:pPr>
        <w:pStyle w:val="footnote"/>
      </w:pPr>
      <w:r>
        <w:rPr>
          <w:rStyle w:val="FootnoteReference"/>
        </w:rPr>
        <w:footnoteRef/>
      </w:r>
      <w:r>
        <w:t xml:space="preserve"> [JS] or “praise and thank”, “thankfully confess with praise”</w:t>
      </w:r>
    </w:p>
  </w:footnote>
  <w:footnote w:id="636">
    <w:p w14:paraId="589D0F1B" w14:textId="77777777" w:rsidR="003462CF" w:rsidRDefault="003462CF"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3462CF" w:rsidRDefault="003462CF" w:rsidP="00704CAA">
      <w:pPr>
        <w:pStyle w:val="footnote"/>
      </w:pPr>
      <w:r>
        <w:rPr>
          <w:rStyle w:val="FootnoteReference"/>
        </w:rPr>
        <w:footnoteRef/>
      </w:r>
      <w:r>
        <w:t xml:space="preserve"> [JS] NETS has, “make music”, OSB, “give praise”</w:t>
      </w:r>
    </w:p>
  </w:footnote>
  <w:footnote w:id="638">
    <w:p w14:paraId="2BBBBDB1" w14:textId="77777777" w:rsidR="003462CF" w:rsidRDefault="003462CF" w:rsidP="00704CAA">
      <w:pPr>
        <w:pStyle w:val="footnote"/>
      </w:pPr>
      <w:r>
        <w:rPr>
          <w:rStyle w:val="FootnoteReference"/>
        </w:rPr>
        <w:footnoteRef/>
      </w:r>
      <w:r>
        <w:t xml:space="preserve"> [JS] “thankfully confess You with praise”</w:t>
      </w:r>
    </w:p>
  </w:footnote>
  <w:footnote w:id="639">
    <w:p w14:paraId="5C6900D2" w14:textId="77777777" w:rsidR="003462CF" w:rsidRDefault="003462CF"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3462CF" w:rsidRDefault="003462CF" w:rsidP="00704CAA">
      <w:pPr>
        <w:pStyle w:val="footnote"/>
      </w:pPr>
      <w:r>
        <w:rPr>
          <w:rStyle w:val="FootnoteReference"/>
        </w:rPr>
        <w:footnoteRef/>
      </w:r>
      <w:r>
        <w:t xml:space="preserve"> [JS] “holy place.”</w:t>
      </w:r>
    </w:p>
  </w:footnote>
  <w:footnote w:id="641">
    <w:p w14:paraId="25606447" w14:textId="77777777" w:rsidR="003462CF" w:rsidRDefault="003462CF" w:rsidP="00704CAA">
      <w:pPr>
        <w:pStyle w:val="footnote"/>
      </w:pPr>
      <w:r>
        <w:rPr>
          <w:rStyle w:val="FootnoteReference"/>
        </w:rPr>
        <w:footnoteRef/>
      </w:r>
      <w:r>
        <w:t xml:space="preserve"> See Psalm 59:10 and footnote.</w:t>
      </w:r>
    </w:p>
  </w:footnote>
  <w:footnote w:id="642">
    <w:p w14:paraId="7DF3C2CB" w14:textId="77777777" w:rsidR="003462CF" w:rsidRDefault="003462CF"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3462CF" w:rsidRDefault="003462CF" w:rsidP="00704CAA">
      <w:pPr>
        <w:pStyle w:val="footnote"/>
      </w:pPr>
      <w:r>
        <w:rPr>
          <w:rStyle w:val="FootnoteReference"/>
        </w:rPr>
        <w:footnoteRef/>
      </w:r>
      <w:r>
        <w:t xml:space="preserve"> [JS] or “lawlessness”</w:t>
      </w:r>
    </w:p>
  </w:footnote>
  <w:footnote w:id="644">
    <w:p w14:paraId="0370D8B9" w14:textId="77777777" w:rsidR="003462CF" w:rsidRDefault="003462CF" w:rsidP="00704CAA">
      <w:pPr>
        <w:pStyle w:val="footnote"/>
      </w:pPr>
      <w:r>
        <w:rPr>
          <w:rStyle w:val="FootnoteReference"/>
        </w:rPr>
        <w:footnoteRef/>
      </w:r>
      <w:r>
        <w:t xml:space="preserve"> Cf. Num. 5:22.</w:t>
      </w:r>
    </w:p>
  </w:footnote>
  <w:footnote w:id="645">
    <w:p w14:paraId="1B36DB9E" w14:textId="77777777" w:rsidR="003462CF" w:rsidRDefault="003462CF" w:rsidP="00704CAA">
      <w:pPr>
        <w:pStyle w:val="footnote"/>
      </w:pPr>
      <w:r>
        <w:rPr>
          <w:rStyle w:val="FootnoteReference"/>
        </w:rPr>
        <w:footnoteRef/>
      </w:r>
      <w:r>
        <w:t xml:space="preserve"> Mt. 27:39.</w:t>
      </w:r>
    </w:p>
  </w:footnote>
  <w:footnote w:id="646">
    <w:p w14:paraId="22940EE6" w14:textId="77777777" w:rsidR="003462CF" w:rsidRDefault="003462CF" w:rsidP="00704CAA">
      <w:pPr>
        <w:pStyle w:val="footnote"/>
      </w:pPr>
      <w:r>
        <w:rPr>
          <w:rStyle w:val="FootnoteReference"/>
        </w:rPr>
        <w:footnoteRef/>
      </w:r>
      <w:r>
        <w:t xml:space="preserve"> [JS] or “give thanks to”. “thankfully confess with praise”</w:t>
      </w:r>
    </w:p>
  </w:footnote>
  <w:footnote w:id="647">
    <w:p w14:paraId="250C4082" w14:textId="77777777" w:rsidR="003462CF" w:rsidRDefault="003462CF"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3462CF" w:rsidRDefault="003462CF"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3462CF" w:rsidRDefault="003462CF" w:rsidP="00704CAA">
      <w:pPr>
        <w:pStyle w:val="footnote"/>
      </w:pPr>
      <w:r>
        <w:rPr>
          <w:rStyle w:val="FootnoteReference"/>
        </w:rPr>
        <w:footnoteRef/>
      </w:r>
      <w:r>
        <w:t xml:space="preserve"> [JS] “with You is the dominion/rule in the day of Your power”</w:t>
      </w:r>
    </w:p>
  </w:footnote>
  <w:footnote w:id="650">
    <w:p w14:paraId="04BA8F57" w14:textId="77777777" w:rsidR="003462CF" w:rsidRDefault="003462CF" w:rsidP="00704CAA">
      <w:pPr>
        <w:pStyle w:val="footnote"/>
      </w:pPr>
      <w:r>
        <w:rPr>
          <w:rStyle w:val="FootnoteReference"/>
        </w:rPr>
        <w:footnoteRef/>
      </w:r>
      <w:r>
        <w:t xml:space="preserve"> Cf. 1 Cor. 15:41-43.</w:t>
      </w:r>
    </w:p>
  </w:footnote>
  <w:footnote w:id="651">
    <w:p w14:paraId="0419BAA6" w14:textId="77777777" w:rsidR="003462CF" w:rsidRDefault="003462CF" w:rsidP="00704CAA">
      <w:pPr>
        <w:pStyle w:val="footnote"/>
      </w:pPr>
      <w:r>
        <w:rPr>
          <w:rStyle w:val="FootnoteReference"/>
        </w:rPr>
        <w:footnoteRef/>
      </w:r>
      <w:r>
        <w:t xml:space="preserve"> [JS] literally “morning star”</w:t>
      </w:r>
    </w:p>
  </w:footnote>
  <w:footnote w:id="652">
    <w:p w14:paraId="6A1A3510" w14:textId="77777777" w:rsidR="003462CF" w:rsidRDefault="003462CF"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3462CF" w:rsidRDefault="003462CF" w:rsidP="00704CAA">
      <w:pPr>
        <w:pStyle w:val="footnote"/>
      </w:pPr>
      <w:r>
        <w:rPr>
          <w:rStyle w:val="FootnoteReference"/>
        </w:rPr>
        <w:footnoteRef/>
      </w:r>
      <w:r>
        <w:t xml:space="preserve"> [JS] Fr. Lazarus renders “repent” as “change His mind”</w:t>
      </w:r>
    </w:p>
  </w:footnote>
  <w:footnote w:id="654">
    <w:p w14:paraId="6A954099" w14:textId="77777777" w:rsidR="003462CF" w:rsidRDefault="003462CF" w:rsidP="00704CAA">
      <w:pPr>
        <w:pStyle w:val="footnote"/>
      </w:pPr>
      <w:r>
        <w:rPr>
          <w:rStyle w:val="FootnoteReference"/>
        </w:rPr>
        <w:footnoteRef/>
      </w:r>
      <w:r>
        <w:t xml:space="preserve"> Heb. 7:21.</w:t>
      </w:r>
    </w:p>
  </w:footnote>
  <w:footnote w:id="655">
    <w:p w14:paraId="7ADC21DE" w14:textId="77777777" w:rsidR="003462CF" w:rsidRDefault="003462CF"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3462CF" w:rsidRDefault="003462CF" w:rsidP="00704CAA">
      <w:pPr>
        <w:pStyle w:val="footnote"/>
      </w:pPr>
      <w:r>
        <w:rPr>
          <w:rStyle w:val="FootnoteReference"/>
        </w:rPr>
        <w:footnoteRef/>
      </w:r>
      <w:r>
        <w:t xml:space="preserve"> [JS] or “give thanks,” or “thankfully confess with praise”</w:t>
      </w:r>
    </w:p>
  </w:footnote>
  <w:footnote w:id="657">
    <w:p w14:paraId="72BD2026" w14:textId="77777777" w:rsidR="003462CF" w:rsidRDefault="003462CF" w:rsidP="00704CAA">
      <w:pPr>
        <w:pStyle w:val="footnote"/>
      </w:pPr>
      <w:r>
        <w:rPr>
          <w:rStyle w:val="FootnoteReference"/>
        </w:rPr>
        <w:footnoteRef/>
      </w:r>
      <w:r>
        <w:t xml:space="preserve"> [JS] or “assembly”</w:t>
      </w:r>
    </w:p>
  </w:footnote>
  <w:footnote w:id="658">
    <w:p w14:paraId="5C873828" w14:textId="77777777" w:rsidR="003462CF" w:rsidRDefault="003462CF" w:rsidP="00704CAA">
      <w:pPr>
        <w:pStyle w:val="footnote"/>
      </w:pPr>
      <w:r>
        <w:rPr>
          <w:rStyle w:val="FootnoteReference"/>
        </w:rPr>
        <w:footnoteRef/>
      </w:r>
      <w:r>
        <w:t xml:space="preserve"> [JS] or “sought out in all things according to His will.”</w:t>
      </w:r>
    </w:p>
  </w:footnote>
  <w:footnote w:id="659">
    <w:p w14:paraId="4A82352A" w14:textId="77777777" w:rsidR="003462CF" w:rsidRDefault="003462CF" w:rsidP="00704CAA">
      <w:pPr>
        <w:pStyle w:val="footnote"/>
      </w:pPr>
      <w:r>
        <w:rPr>
          <w:rStyle w:val="FootnoteReference"/>
        </w:rPr>
        <w:footnoteRef/>
      </w:r>
      <w:r>
        <w:t xml:space="preserve"> [JS] or “thanksgiving,” or “thankful confession with praise”</w:t>
      </w:r>
    </w:p>
  </w:footnote>
  <w:footnote w:id="660">
    <w:p w14:paraId="003E75E9" w14:textId="77777777" w:rsidR="003462CF" w:rsidRDefault="003462CF"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3462CF" w:rsidRDefault="003462CF" w:rsidP="00704CAA">
      <w:pPr>
        <w:pStyle w:val="footnote"/>
      </w:pPr>
      <w:r>
        <w:rPr>
          <w:rStyle w:val="FootnoteReference"/>
        </w:rPr>
        <w:footnoteRef/>
      </w:r>
      <w:r>
        <w:t xml:space="preserve"> Gen. 6:18; 9:9f; 15; 17; Ex. 19:5; Mk. 14:24; Lk. 22:20,29,30.</w:t>
      </w:r>
    </w:p>
  </w:footnote>
  <w:footnote w:id="662">
    <w:p w14:paraId="25E37270" w14:textId="77777777" w:rsidR="003462CF" w:rsidRDefault="003462CF" w:rsidP="00704CAA">
      <w:pPr>
        <w:pStyle w:val="footnote"/>
      </w:pPr>
      <w:r>
        <w:rPr>
          <w:rStyle w:val="FootnoteReference"/>
        </w:rPr>
        <w:footnoteRef/>
      </w:r>
      <w:r>
        <w:t xml:space="preserve"> [JS] or “awesome”, “terrible”</w:t>
      </w:r>
    </w:p>
  </w:footnote>
  <w:footnote w:id="663">
    <w:p w14:paraId="21A9EB43" w14:textId="77777777" w:rsidR="003462CF" w:rsidRDefault="003462CF"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3462CF" w:rsidRDefault="003462CF"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3462CF" w:rsidRDefault="003462CF" w:rsidP="00704CAA">
      <w:pPr>
        <w:pStyle w:val="footnote"/>
      </w:pPr>
      <w:r>
        <w:rPr>
          <w:rStyle w:val="FootnoteReference"/>
        </w:rPr>
        <w:footnoteRef/>
      </w:r>
      <w:r>
        <w:t xml:space="preserve"> [JS] or “endures forever and ever”</w:t>
      </w:r>
    </w:p>
  </w:footnote>
  <w:footnote w:id="666">
    <w:p w14:paraId="4732D835" w14:textId="77777777" w:rsidR="003462CF" w:rsidRDefault="003462CF" w:rsidP="00704CAA">
      <w:pPr>
        <w:pStyle w:val="footnote"/>
      </w:pPr>
      <w:r>
        <w:rPr>
          <w:rStyle w:val="FootnoteReference"/>
        </w:rPr>
        <w:footnoteRef/>
      </w:r>
      <w:r>
        <w:t xml:space="preserve"> [JS] or “dawned”</w:t>
      </w:r>
    </w:p>
  </w:footnote>
  <w:footnote w:id="667">
    <w:p w14:paraId="049D5215" w14:textId="77777777" w:rsidR="003462CF" w:rsidRDefault="003462CF" w:rsidP="00704CAA">
      <w:pPr>
        <w:pStyle w:val="footnote"/>
      </w:pPr>
      <w:r>
        <w:rPr>
          <w:rStyle w:val="FootnoteReference"/>
        </w:rPr>
        <w:footnoteRef/>
      </w:r>
      <w:r>
        <w:t xml:space="preserve"> [JS] NETS interprets this as “He scattered [His enemies]”</w:t>
      </w:r>
    </w:p>
  </w:footnote>
  <w:footnote w:id="668">
    <w:p w14:paraId="2262A787" w14:textId="77777777" w:rsidR="003462CF" w:rsidRDefault="003462CF" w:rsidP="00704CAA">
      <w:pPr>
        <w:pStyle w:val="footnote"/>
      </w:pPr>
      <w:r>
        <w:rPr>
          <w:rStyle w:val="FootnoteReference"/>
        </w:rPr>
        <w:footnoteRef/>
      </w:r>
      <w:r>
        <w:t xml:space="preserve"> [JS] or “contines forever and ever”</w:t>
      </w:r>
    </w:p>
  </w:footnote>
  <w:footnote w:id="669">
    <w:p w14:paraId="3DC1ACDA" w14:textId="77777777" w:rsidR="003462CF" w:rsidRDefault="003462CF" w:rsidP="00704CAA">
      <w:pPr>
        <w:pStyle w:val="footnote"/>
      </w:pPr>
      <w:r>
        <w:rPr>
          <w:rStyle w:val="FootnoteReference"/>
        </w:rPr>
        <w:footnoteRef/>
      </w:r>
      <w:r>
        <w:t xml:space="preserve"> [JS] or “he will be raised to power and glory.”</w:t>
      </w:r>
    </w:p>
  </w:footnote>
  <w:footnote w:id="670">
    <w:p w14:paraId="4A10F39F" w14:textId="77777777" w:rsidR="003462CF" w:rsidRDefault="003462CF"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3462CF" w:rsidRDefault="003462CF"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3462CF" w:rsidRDefault="003462CF"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3462CF" w:rsidRDefault="003462CF" w:rsidP="00704CAA">
      <w:pPr>
        <w:pStyle w:val="footnote"/>
      </w:pPr>
      <w:r>
        <w:rPr>
          <w:rStyle w:val="FootnoteReference"/>
        </w:rPr>
        <w:footnoteRef/>
      </w:r>
      <w:r>
        <w:t xml:space="preserve"> Ex. 19:6; 29:43-46; Deut. 27:9; Is. 63:18,19; Jer. 2:3; 2 Cor. 6:16.</w:t>
      </w:r>
    </w:p>
  </w:footnote>
  <w:footnote w:id="674">
    <w:p w14:paraId="4ACA2EFF" w14:textId="77777777" w:rsidR="003462CF" w:rsidRDefault="003462CF"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3462CF" w:rsidRDefault="003462CF"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3462CF" w:rsidRDefault="003462CF" w:rsidP="00704CAA">
      <w:pPr>
        <w:pStyle w:val="footnote"/>
      </w:pPr>
      <w:r>
        <w:rPr>
          <w:rStyle w:val="FootnoteReference"/>
        </w:rPr>
        <w:footnoteRef/>
      </w:r>
      <w:r>
        <w:t xml:space="preserve"> [JS] or “presence”</w:t>
      </w:r>
    </w:p>
  </w:footnote>
  <w:footnote w:id="677">
    <w:p w14:paraId="263120E9" w14:textId="77777777" w:rsidR="003462CF" w:rsidRDefault="003462CF" w:rsidP="00704CAA">
      <w:pPr>
        <w:pStyle w:val="footnote"/>
      </w:pPr>
      <w:r>
        <w:rPr>
          <w:rStyle w:val="FootnoteReference"/>
        </w:rPr>
        <w:footnoteRef/>
      </w:r>
      <w:r>
        <w:t xml:space="preserve"> Cf. John 1:18; 3:13; Wisdom 18:16.</w:t>
      </w:r>
    </w:p>
  </w:footnote>
  <w:footnote w:id="678">
    <w:p w14:paraId="45C85546" w14:textId="77777777" w:rsidR="003462CF" w:rsidRDefault="003462CF"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3462CF" w:rsidRDefault="003462CF" w:rsidP="00704CAA">
      <w:pPr>
        <w:pStyle w:val="footnote"/>
      </w:pPr>
      <w:r>
        <w:rPr>
          <w:rStyle w:val="FootnoteReference"/>
        </w:rPr>
        <w:footnoteRef/>
      </w:r>
      <w:r>
        <w:t xml:space="preserve"> [JS] or “from now and forevermore.”</w:t>
      </w:r>
    </w:p>
  </w:footnote>
  <w:footnote w:id="680">
    <w:p w14:paraId="0509066F" w14:textId="77777777" w:rsidR="003462CF" w:rsidRDefault="003462CF"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3462CF" w:rsidRDefault="003462CF" w:rsidP="00704CAA">
      <w:pPr>
        <w:pStyle w:val="footnote"/>
      </w:pPr>
      <w:r>
        <w:rPr>
          <w:rStyle w:val="FootnoteReference"/>
        </w:rPr>
        <w:footnoteRef/>
      </w:r>
      <w:r>
        <w:t xml:space="preserve"> [JS] or “cry”</w:t>
      </w:r>
    </w:p>
  </w:footnote>
  <w:footnote w:id="682">
    <w:p w14:paraId="65517406" w14:textId="77777777" w:rsidR="003462CF" w:rsidRDefault="003462CF" w:rsidP="00704CAA">
      <w:pPr>
        <w:pStyle w:val="footnote"/>
      </w:pPr>
      <w:r>
        <w:rPr>
          <w:rStyle w:val="FootnoteReference"/>
        </w:rPr>
        <w:footnoteRef/>
      </w:r>
      <w:r>
        <w:t xml:space="preserve"> [JS] or “rescue”, i.e. “O Lord, rescue me!”</w:t>
      </w:r>
    </w:p>
  </w:footnote>
  <w:footnote w:id="683">
    <w:p w14:paraId="00DCFDCC" w14:textId="77777777" w:rsidR="003462CF" w:rsidRDefault="003462CF" w:rsidP="00704CAA">
      <w:pPr>
        <w:pStyle w:val="footnote"/>
      </w:pPr>
      <w:r>
        <w:rPr>
          <w:rStyle w:val="FootnoteReference"/>
        </w:rPr>
        <w:footnoteRef/>
      </w:r>
      <w:r>
        <w:t xml:space="preserve"> Or “life,” or “self.</w:t>
      </w:r>
    </w:p>
  </w:footnote>
  <w:footnote w:id="684">
    <w:p w14:paraId="39013900" w14:textId="77777777" w:rsidR="003462CF" w:rsidRDefault="003462CF" w:rsidP="00704CAA">
      <w:pPr>
        <w:pStyle w:val="footnote"/>
      </w:pPr>
      <w:r>
        <w:rPr>
          <w:rStyle w:val="FootnoteReference"/>
        </w:rPr>
        <w:footnoteRef/>
      </w:r>
      <w:r>
        <w:t xml:space="preserve"> cf. Heb. 4:10; Phil. 2:12; Mt. 11:28,29; Jer. 6:16.</w:t>
      </w:r>
    </w:p>
  </w:footnote>
  <w:footnote w:id="685">
    <w:p w14:paraId="7EF4902F" w14:textId="77777777" w:rsidR="003462CF" w:rsidRDefault="003462CF" w:rsidP="00704CAA">
      <w:pPr>
        <w:pStyle w:val="footnote"/>
      </w:pPr>
      <w:r>
        <w:rPr>
          <w:rStyle w:val="FootnoteReference"/>
        </w:rPr>
        <w:footnoteRef/>
      </w:r>
      <w:r>
        <w:t xml:space="preserve"> [JS] Fr. Lazarus has, “I will live to please the Lord”</w:t>
      </w:r>
    </w:p>
  </w:footnote>
  <w:footnote w:id="686">
    <w:p w14:paraId="074C68EB" w14:textId="77777777" w:rsidR="003462CF" w:rsidRDefault="003462CF" w:rsidP="00704CAA">
      <w:pPr>
        <w:pStyle w:val="footnote"/>
      </w:pPr>
      <w:r>
        <w:rPr>
          <w:rStyle w:val="FootnoteReference"/>
        </w:rPr>
        <w:footnoteRef/>
      </w:r>
      <w:r>
        <w:t xml:space="preserve"> 2 Cor. 4:13.</w:t>
      </w:r>
    </w:p>
  </w:footnote>
  <w:footnote w:id="687">
    <w:p w14:paraId="1961AD01" w14:textId="77777777" w:rsidR="003462CF" w:rsidRDefault="003462CF" w:rsidP="00704CAA">
      <w:pPr>
        <w:pStyle w:val="footnote"/>
      </w:pPr>
      <w:r>
        <w:rPr>
          <w:rStyle w:val="FootnoteReference"/>
        </w:rPr>
        <w:footnoteRef/>
      </w:r>
      <w:r>
        <w:t xml:space="preserve"> [JS] or “brought very low”</w:t>
      </w:r>
    </w:p>
  </w:footnote>
  <w:footnote w:id="688">
    <w:p w14:paraId="5336CA97" w14:textId="77777777" w:rsidR="003462CF" w:rsidRDefault="003462CF" w:rsidP="00704CAA">
      <w:pPr>
        <w:pStyle w:val="footnote"/>
      </w:pPr>
      <w:r>
        <w:rPr>
          <w:rStyle w:val="FootnoteReference"/>
        </w:rPr>
        <w:footnoteRef/>
      </w:r>
      <w:r>
        <w:t xml:space="preserve"> [JS] OSB has, “ecstasy,” Fr. Lazarus has “madness,” Brenton has “amazement.”</w:t>
      </w:r>
    </w:p>
  </w:footnote>
  <w:footnote w:id="689">
    <w:p w14:paraId="7806EAC7" w14:textId="77777777" w:rsidR="003462CF" w:rsidRDefault="003462CF" w:rsidP="00704CAA">
      <w:pPr>
        <w:pStyle w:val="footnote"/>
      </w:pPr>
      <w:r>
        <w:rPr>
          <w:rStyle w:val="FootnoteReference"/>
        </w:rPr>
        <w:footnoteRef/>
      </w:r>
      <w:r>
        <w:t xml:space="preserve"> [JS] NETS and OSB omit vs. 5.</w:t>
      </w:r>
    </w:p>
  </w:footnote>
  <w:footnote w:id="690">
    <w:p w14:paraId="3C69D206" w14:textId="77777777" w:rsidR="003462CF" w:rsidRDefault="003462CF" w:rsidP="00704CAA">
      <w:pPr>
        <w:pStyle w:val="footnote"/>
      </w:pPr>
      <w:r>
        <w:rPr>
          <w:rStyle w:val="FootnoteReference"/>
        </w:rPr>
        <w:footnoteRef/>
      </w:r>
      <w:r>
        <w:t xml:space="preserve"> [JS] literally, “holy ones.”</w:t>
      </w:r>
    </w:p>
  </w:footnote>
  <w:footnote w:id="691">
    <w:p w14:paraId="42AB023A" w14:textId="77777777" w:rsidR="003462CF" w:rsidRDefault="003462CF"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3462CF" w:rsidRDefault="003462CF" w:rsidP="00704CAA">
      <w:pPr>
        <w:pStyle w:val="footnote"/>
      </w:pPr>
      <w:r>
        <w:rPr>
          <w:rStyle w:val="FootnoteReference"/>
        </w:rPr>
        <w:footnoteRef/>
      </w:r>
      <w:r>
        <w:t xml:space="preserve"> [JS] litearlly, “slave”.</w:t>
      </w:r>
    </w:p>
  </w:footnote>
  <w:footnote w:id="693">
    <w:p w14:paraId="3AA5172C" w14:textId="77777777" w:rsidR="003462CF" w:rsidRDefault="003462CF" w:rsidP="00704CAA">
      <w:pPr>
        <w:pStyle w:val="footnote"/>
      </w:pPr>
      <w:r>
        <w:rPr>
          <w:rStyle w:val="FootnoteReference"/>
        </w:rPr>
        <w:footnoteRef/>
      </w:r>
      <w:r>
        <w:t xml:space="preserve"> [JS] [] lacking in NETS and OSB.</w:t>
      </w:r>
    </w:p>
  </w:footnote>
  <w:footnote w:id="694">
    <w:p w14:paraId="6A76C09C" w14:textId="77777777" w:rsidR="003462CF" w:rsidRDefault="003462CF" w:rsidP="00704CAA">
      <w:pPr>
        <w:pStyle w:val="footnote"/>
      </w:pPr>
      <w:r>
        <w:rPr>
          <w:rStyle w:val="FootnoteReference"/>
        </w:rPr>
        <w:footnoteRef/>
      </w:r>
      <w:r>
        <w:t xml:space="preserve"> Rom. 15:11.</w:t>
      </w:r>
    </w:p>
  </w:footnote>
  <w:footnote w:id="695">
    <w:p w14:paraId="68C80167" w14:textId="77777777" w:rsidR="003462CF" w:rsidRDefault="003462CF"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3462CF" w:rsidRDefault="003462CF" w:rsidP="00704CAA">
      <w:pPr>
        <w:pStyle w:val="footnote"/>
      </w:pPr>
      <w:r>
        <w:rPr>
          <w:rStyle w:val="FootnoteReference"/>
        </w:rPr>
        <w:footnoteRef/>
      </w:r>
      <w:r>
        <w:t xml:space="preserve"> [JS] “thankfully confess the Lord with praise,” here and throughout</w:t>
      </w:r>
    </w:p>
  </w:footnote>
  <w:footnote w:id="697">
    <w:p w14:paraId="56D602AB" w14:textId="77777777" w:rsidR="003462CF" w:rsidRDefault="003462CF"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3462CF" w:rsidRPr="00C544D6" w:rsidRDefault="003462CF" w:rsidP="00704CAA">
      <w:pPr>
        <w:pStyle w:val="footnote"/>
      </w:pPr>
      <w:r w:rsidRPr="00C544D6">
        <w:rPr>
          <w:rStyle w:val="FootnoteReference"/>
        </w:rPr>
        <w:footnoteRef/>
      </w:r>
      <w:r w:rsidRPr="00C544D6">
        <w:t xml:space="preserve"> Heb. 13:6.</w:t>
      </w:r>
    </w:p>
  </w:footnote>
  <w:footnote w:id="699">
    <w:p w14:paraId="5D0FEE98" w14:textId="77777777" w:rsidR="003462CF" w:rsidRDefault="003462CF" w:rsidP="00704CAA">
      <w:pPr>
        <w:pStyle w:val="footnote"/>
      </w:pPr>
      <w:r>
        <w:rPr>
          <w:rStyle w:val="FootnoteReference"/>
        </w:rPr>
        <w:footnoteRef/>
      </w:r>
      <w:r>
        <w:t xml:space="preserve"> [JS] Fr. Lazarus has “see the fall of”</w:t>
      </w:r>
    </w:p>
  </w:footnote>
  <w:footnote w:id="700">
    <w:p w14:paraId="47411FC0" w14:textId="77777777" w:rsidR="003462CF" w:rsidRDefault="003462CF"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3462CF" w:rsidRDefault="003462CF" w:rsidP="00704CAA">
      <w:pPr>
        <w:pStyle w:val="footnote"/>
      </w:pPr>
      <w:r>
        <w:rPr>
          <w:rStyle w:val="FootnoteReference"/>
        </w:rPr>
        <w:footnoteRef/>
      </w:r>
      <w:r>
        <w:t xml:space="preserve"> [JS] or “give thanks to”, “thankfully confess with praise”</w:t>
      </w:r>
    </w:p>
  </w:footnote>
  <w:footnote w:id="702">
    <w:p w14:paraId="4D0EB5F8" w14:textId="77777777" w:rsidR="003462CF" w:rsidRDefault="003462CF" w:rsidP="00704CAA">
      <w:pPr>
        <w:pStyle w:val="footnote"/>
      </w:pPr>
      <w:r>
        <w:rPr>
          <w:rStyle w:val="FootnoteReference"/>
        </w:rPr>
        <w:footnoteRef/>
      </w:r>
      <w:r>
        <w:t xml:space="preserve"> [JS] or “praise and thank,” “thankfully confess with praise”</w:t>
      </w:r>
    </w:p>
  </w:footnote>
  <w:footnote w:id="703">
    <w:p w14:paraId="4867BE6A" w14:textId="77777777" w:rsidR="003462CF" w:rsidRDefault="003462CF"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3462CF" w:rsidRDefault="003462CF" w:rsidP="00704CAA">
      <w:pPr>
        <w:pStyle w:val="footnote"/>
      </w:pPr>
      <w:r>
        <w:rPr>
          <w:rStyle w:val="FootnoteReference"/>
        </w:rPr>
        <w:footnoteRef/>
      </w:r>
      <w:r>
        <w:t xml:space="preserve"> [JS] or “prosper us”</w:t>
      </w:r>
    </w:p>
  </w:footnote>
  <w:footnote w:id="705">
    <w:p w14:paraId="6B15A309" w14:textId="77777777" w:rsidR="003462CF" w:rsidRDefault="003462CF"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3462CF" w:rsidRDefault="003462CF"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3462CF" w:rsidRDefault="003462CF"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3462CF" w:rsidRDefault="003462CF" w:rsidP="00704CAA">
      <w:pPr>
        <w:pStyle w:val="footnote"/>
      </w:pPr>
      <w:r>
        <w:rPr>
          <w:rStyle w:val="FootnoteReference"/>
        </w:rPr>
        <w:footnoteRef/>
      </w:r>
      <w:r>
        <w:t xml:space="preserve"> [JS] “thankfully confess You with praise”</w:t>
      </w:r>
    </w:p>
  </w:footnote>
  <w:footnote w:id="709">
    <w:p w14:paraId="6C5B9009" w14:textId="77777777" w:rsidR="003462CF" w:rsidRDefault="003462CF" w:rsidP="00704CAA">
      <w:pPr>
        <w:pStyle w:val="footnote"/>
      </w:pPr>
      <w:r>
        <w:rPr>
          <w:rStyle w:val="FootnoteReference"/>
        </w:rPr>
        <w:footnoteRef/>
      </w:r>
      <w:r>
        <w:t xml:space="preserve"> [JS] “thankfully confess You with praise”</w:t>
      </w:r>
    </w:p>
  </w:footnote>
  <w:footnote w:id="710">
    <w:p w14:paraId="0FB1A1E8" w14:textId="77777777" w:rsidR="003462CF" w:rsidRDefault="003462CF"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3462CF" w:rsidRDefault="003462CF" w:rsidP="00704CAA">
      <w:pPr>
        <w:pStyle w:val="footnote"/>
      </w:pPr>
      <w:r>
        <w:rPr>
          <w:rStyle w:val="FootnoteReference"/>
        </w:rPr>
        <w:footnoteRef/>
      </w:r>
      <w:r>
        <w:t xml:space="preserve"> Rom. 10:5; Gal. 3:12; Lev. 18:5; Luke 10:25-28.</w:t>
      </w:r>
    </w:p>
  </w:footnote>
  <w:footnote w:id="712">
    <w:p w14:paraId="1EF5EAAA" w14:textId="77777777" w:rsidR="003462CF" w:rsidRDefault="003462CF"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3462CF" w:rsidRDefault="003462CF"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3462CF" w:rsidRDefault="003462CF"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3462CF" w:rsidRDefault="003462CF"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3462CF" w:rsidRDefault="003462CF" w:rsidP="00704CAA">
      <w:pPr>
        <w:pStyle w:val="footnote"/>
      </w:pPr>
      <w:r>
        <w:rPr>
          <w:rStyle w:val="FootnoteReference"/>
        </w:rPr>
        <w:footnoteRef/>
      </w:r>
      <w:r>
        <w:t xml:space="preserve"> [JS] or “sayings,” or “teachings”</w:t>
      </w:r>
    </w:p>
  </w:footnote>
  <w:footnote w:id="717">
    <w:p w14:paraId="6D49B268" w14:textId="77777777" w:rsidR="003462CF" w:rsidRDefault="003462CF" w:rsidP="00704CAA">
      <w:pPr>
        <w:pStyle w:val="footnote"/>
      </w:pPr>
      <w:r>
        <w:rPr>
          <w:rStyle w:val="FootnoteReference"/>
        </w:rPr>
        <w:footnoteRef/>
      </w:r>
      <w:r>
        <w:t xml:space="preserve"> [JS] Fr. Athanasius has, “repaly,” Brenton has “recompense”</w:t>
      </w:r>
    </w:p>
  </w:footnote>
  <w:footnote w:id="718">
    <w:p w14:paraId="3F4E21CA" w14:textId="77777777" w:rsidR="003462CF" w:rsidRDefault="003462CF"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3462CF" w:rsidRDefault="003462CF"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3462CF" w:rsidRDefault="003462CF"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3462CF" w:rsidRDefault="003462CF"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3462CF" w:rsidRDefault="003462CF" w:rsidP="00704CAA">
      <w:pPr>
        <w:pStyle w:val="footnote"/>
      </w:pPr>
      <w:r>
        <w:rPr>
          <w:rStyle w:val="FootnoteReference"/>
        </w:rPr>
        <w:footnoteRef/>
      </w:r>
      <w:r>
        <w:t xml:space="preserve"> [JS] or “establish,” “confirm”</w:t>
      </w:r>
    </w:p>
  </w:footnote>
  <w:footnote w:id="723">
    <w:p w14:paraId="7016EE01" w14:textId="77777777" w:rsidR="003462CF" w:rsidRDefault="003462CF" w:rsidP="00704CAA">
      <w:pPr>
        <w:pStyle w:val="footnote"/>
      </w:pPr>
      <w:r>
        <w:rPr>
          <w:rStyle w:val="FootnoteReference"/>
        </w:rPr>
        <w:footnoteRef/>
      </w:r>
      <w:r>
        <w:t xml:space="preserve"> [JS] or “covetousness”</w:t>
      </w:r>
    </w:p>
  </w:footnote>
  <w:footnote w:id="724">
    <w:p w14:paraId="3AB589AF" w14:textId="77777777" w:rsidR="003462CF" w:rsidRDefault="003462CF"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3462CF" w:rsidRDefault="003462CF"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3462CF" w:rsidRDefault="003462CF"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3462CF" w:rsidRDefault="003462CF"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3462CF" w:rsidRDefault="003462CF"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3462CF" w:rsidRDefault="003462CF" w:rsidP="00704CAA">
      <w:pPr>
        <w:pStyle w:val="footnote"/>
      </w:pPr>
      <w:r>
        <w:rPr>
          <w:rStyle w:val="FootnoteReference"/>
        </w:rPr>
        <w:footnoteRef/>
      </w:r>
      <w:r>
        <w:t xml:space="preserve"> [JS] or “thank,” “thankfully confess You with praise”</w:t>
      </w:r>
    </w:p>
  </w:footnote>
  <w:footnote w:id="730">
    <w:p w14:paraId="7A133E63" w14:textId="77777777" w:rsidR="003462CF" w:rsidRDefault="003462CF"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3462CF" w:rsidRDefault="003462CF" w:rsidP="00704CAA">
      <w:pPr>
        <w:pStyle w:val="footnote"/>
      </w:pPr>
      <w:r>
        <w:rPr>
          <w:rStyle w:val="FootnoteReference"/>
        </w:rPr>
        <w:footnoteRef/>
      </w:r>
      <w:r>
        <w:t xml:space="preserve"> Curdled with scorn, anger and fear.</w:t>
      </w:r>
    </w:p>
  </w:footnote>
  <w:footnote w:id="732">
    <w:p w14:paraId="63630B8F" w14:textId="77777777" w:rsidR="003462CF" w:rsidRDefault="003462CF"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3462CF" w:rsidRDefault="003462CF"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3462CF" w:rsidRDefault="003462CF" w:rsidP="00704CAA">
      <w:pPr>
        <w:pStyle w:val="footnote"/>
      </w:pPr>
      <w:r>
        <w:rPr>
          <w:rStyle w:val="FootnoteReference"/>
        </w:rPr>
        <w:footnoteRef/>
      </w:r>
      <w:r>
        <w:t xml:space="preserve"> [JS] i.e. my eyes were straigned looking for your word.</w:t>
      </w:r>
    </w:p>
  </w:footnote>
  <w:footnote w:id="735">
    <w:p w14:paraId="7FC6C490" w14:textId="77777777" w:rsidR="003462CF" w:rsidRDefault="003462CF"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3462CF" w:rsidRDefault="003462CF"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3462CF" w:rsidRDefault="003462CF" w:rsidP="00704CAA">
      <w:pPr>
        <w:pStyle w:val="footnote"/>
      </w:pPr>
      <w:r>
        <w:rPr>
          <w:rStyle w:val="FootnoteReference"/>
        </w:rPr>
        <w:footnoteRef/>
      </w:r>
      <w:r>
        <w:t xml:space="preserve"> [JS] revive, “give me life”</w:t>
      </w:r>
    </w:p>
  </w:footnote>
  <w:footnote w:id="738">
    <w:p w14:paraId="1F853481" w14:textId="77777777" w:rsidR="003462CF" w:rsidRDefault="003462CF" w:rsidP="00704CAA">
      <w:pPr>
        <w:pStyle w:val="footnote"/>
      </w:pPr>
      <w:r>
        <w:rPr>
          <w:rStyle w:val="FootnoteReference"/>
        </w:rPr>
        <w:footnoteRef/>
      </w:r>
      <w:r>
        <w:t xml:space="preserve"> [JS] “all things together”, i.e. “all the universe”</w:t>
      </w:r>
    </w:p>
  </w:footnote>
  <w:footnote w:id="739">
    <w:p w14:paraId="543C0AC2" w14:textId="77777777" w:rsidR="003462CF" w:rsidRDefault="003462CF"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3462CF" w:rsidRDefault="003462CF"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3462CF" w:rsidRDefault="003462CF"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3462CF" w:rsidRDefault="003462CF" w:rsidP="00704CAA">
      <w:pPr>
        <w:pStyle w:val="footnote"/>
      </w:pPr>
      <w:r>
        <w:rPr>
          <w:rStyle w:val="FootnoteReference"/>
        </w:rPr>
        <w:footnoteRef/>
      </w:r>
      <w:r>
        <w:t xml:space="preserve"> [JS] probably “forever for a reward”, rather than “for an eternal reward”</w:t>
      </w:r>
    </w:p>
  </w:footnote>
  <w:footnote w:id="743">
    <w:p w14:paraId="62CCD289" w14:textId="77777777" w:rsidR="003462CF" w:rsidRDefault="003462CF"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3462CF" w:rsidRDefault="003462CF"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3462CF" w:rsidRDefault="003462CF"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3462CF" w:rsidRDefault="003462CF"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3462CF" w:rsidRDefault="003462CF"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3462CF" w:rsidRDefault="003462CF" w:rsidP="00704CAA">
      <w:pPr>
        <w:pStyle w:val="footnote"/>
      </w:pPr>
      <w:r>
        <w:rPr>
          <w:rStyle w:val="FootnoteReference"/>
        </w:rPr>
        <w:footnoteRef/>
      </w:r>
      <w:r>
        <w:t xml:space="preserve"> [JS] or “I directed myself towards”</w:t>
      </w:r>
    </w:p>
  </w:footnote>
  <w:footnote w:id="749">
    <w:p w14:paraId="7AA4F803" w14:textId="77777777" w:rsidR="003462CF" w:rsidRDefault="003462CF" w:rsidP="00704CAA">
      <w:pPr>
        <w:pStyle w:val="footnote"/>
      </w:pPr>
      <w:r>
        <w:rPr>
          <w:rStyle w:val="FootnoteReference"/>
        </w:rPr>
        <w:footnoteRef/>
      </w:r>
      <w:r>
        <w:t xml:space="preserve"> Cf. Lk. 24:27,32,45.</w:t>
      </w:r>
    </w:p>
  </w:footnote>
  <w:footnote w:id="750">
    <w:p w14:paraId="25CB77BD" w14:textId="77777777" w:rsidR="003462CF" w:rsidRDefault="003462CF"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3462CF" w:rsidRDefault="003462CF"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3462CF" w:rsidRDefault="003462CF"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3462CF" w:rsidRDefault="003462CF"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3462CF" w:rsidRDefault="003462CF"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3462CF" w:rsidRDefault="003462CF"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3462CF" w:rsidRDefault="003462CF" w:rsidP="00704CAA">
      <w:pPr>
        <w:pStyle w:val="footnote"/>
      </w:pPr>
      <w:r>
        <w:rPr>
          <w:rStyle w:val="FootnoteReference"/>
        </w:rPr>
        <w:footnoteRef/>
      </w:r>
      <w:r>
        <w:t xml:space="preserve"> [JS] or “wickedness”</w:t>
      </w:r>
    </w:p>
  </w:footnote>
  <w:footnote w:id="757">
    <w:p w14:paraId="5B4CF2F0" w14:textId="77777777" w:rsidR="003462CF" w:rsidRDefault="003462CF" w:rsidP="00704CAA">
      <w:pPr>
        <w:pStyle w:val="footnote"/>
      </w:pPr>
      <w:r>
        <w:rPr>
          <w:rStyle w:val="FootnoteReference"/>
        </w:rPr>
        <w:footnoteRef/>
      </w:r>
      <w:r>
        <w:t xml:space="preserve"> Cf. Ps. 110:10.</w:t>
      </w:r>
    </w:p>
  </w:footnote>
  <w:footnote w:id="758">
    <w:p w14:paraId="3210B748" w14:textId="77777777" w:rsidR="003462CF" w:rsidRDefault="003462CF"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3462CF" w:rsidRDefault="003462CF" w:rsidP="00704CAA">
      <w:pPr>
        <w:pStyle w:val="footnote"/>
      </w:pPr>
      <w:r>
        <w:rPr>
          <w:rStyle w:val="FootnoteReference"/>
        </w:rPr>
        <w:footnoteRef/>
      </w:r>
      <w:r>
        <w:t xml:space="preserve"> [JS] Coptic has, “Name”.</w:t>
      </w:r>
    </w:p>
  </w:footnote>
  <w:footnote w:id="760">
    <w:p w14:paraId="2283E1D7" w14:textId="77777777" w:rsidR="003462CF" w:rsidRDefault="003462CF" w:rsidP="00704CAA">
      <w:pPr>
        <w:pStyle w:val="footnote"/>
      </w:pPr>
      <w:r>
        <w:rPr>
          <w:rStyle w:val="FootnoteReference"/>
        </w:rPr>
        <w:footnoteRef/>
      </w:r>
      <w:r>
        <w:t xml:space="preserve"> [JS] or “word,” or “teachings</w:t>
      </w:r>
    </w:p>
  </w:footnote>
  <w:footnote w:id="761">
    <w:p w14:paraId="387BB099" w14:textId="77777777" w:rsidR="003462CF" w:rsidRDefault="003462CF" w:rsidP="00704CAA">
      <w:pPr>
        <w:pStyle w:val="footnote"/>
      </w:pPr>
      <w:r>
        <w:rPr>
          <w:rStyle w:val="FootnoteReference"/>
        </w:rPr>
        <w:footnoteRef/>
      </w:r>
      <w:r>
        <w:t xml:space="preserve"> [JS] [] found in Coptic. See the First Hour of Tuesday of Holy Week.</w:t>
      </w:r>
    </w:p>
  </w:footnote>
  <w:footnote w:id="762">
    <w:p w14:paraId="7C32BFF6" w14:textId="77777777" w:rsidR="003462CF" w:rsidRDefault="003462CF"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3462CF" w:rsidRDefault="003462CF"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3462CF" w:rsidRDefault="003462CF" w:rsidP="00704CAA">
      <w:pPr>
        <w:pStyle w:val="footnote"/>
      </w:pPr>
      <w:r>
        <w:rPr>
          <w:rStyle w:val="FootnoteReference"/>
        </w:rPr>
        <w:footnoteRef/>
      </w:r>
      <w:r>
        <w:t xml:space="preserve"> Cf. Jeremiah 3:23. I look through the hills to their unseen Maker.</w:t>
      </w:r>
    </w:p>
  </w:footnote>
  <w:footnote w:id="765">
    <w:p w14:paraId="1876E7D4" w14:textId="77777777" w:rsidR="003462CF" w:rsidRDefault="003462CF"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3462CF" w:rsidRDefault="003462CF"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3462CF" w:rsidRDefault="003462CF"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3462CF" w:rsidRDefault="003462CF" w:rsidP="00704CAA">
      <w:pPr>
        <w:pStyle w:val="footnote"/>
      </w:pPr>
      <w:r>
        <w:rPr>
          <w:rStyle w:val="FootnoteReference"/>
        </w:rPr>
        <w:footnoteRef/>
      </w:r>
      <w:r>
        <w:t xml:space="preserve"> [JS] or “thank and praise”, “thankfully confess with praise”</w:t>
      </w:r>
    </w:p>
  </w:footnote>
  <w:footnote w:id="769">
    <w:p w14:paraId="1FAE8E94" w14:textId="77777777" w:rsidR="003462CF" w:rsidRDefault="003462CF"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3462CF" w:rsidRDefault="003462CF"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3462CF" w:rsidRDefault="003462CF" w:rsidP="00704CAA">
      <w:pPr>
        <w:pStyle w:val="footnote"/>
      </w:pPr>
      <w:r>
        <w:rPr>
          <w:rStyle w:val="FootnoteReference"/>
        </w:rPr>
        <w:footnoteRef/>
      </w:r>
      <w:r>
        <w:t xml:space="preserve"> Hebrews 11:26; 13:13.</w:t>
      </w:r>
    </w:p>
  </w:footnote>
  <w:footnote w:id="772">
    <w:p w14:paraId="05D5FD0A" w14:textId="77777777" w:rsidR="003462CF" w:rsidRDefault="003462CF" w:rsidP="00704CAA">
      <w:pPr>
        <w:pStyle w:val="footnote"/>
      </w:pPr>
      <w:r>
        <w:rPr>
          <w:rStyle w:val="FootnoteReference"/>
        </w:rPr>
        <w:footnoteRef/>
      </w:r>
      <w:r>
        <w:t xml:space="preserve"> Heaven is here (Mt. 4:17; Lk. 17:21; Prov. 17:24).</w:t>
      </w:r>
    </w:p>
  </w:footnote>
  <w:footnote w:id="773">
    <w:p w14:paraId="7D59277F" w14:textId="77777777" w:rsidR="003462CF" w:rsidRDefault="003462CF" w:rsidP="00704CAA">
      <w:pPr>
        <w:pStyle w:val="footnote"/>
      </w:pPr>
      <w:r>
        <w:rPr>
          <w:rStyle w:val="FootnoteReference"/>
        </w:rPr>
        <w:footnoteRef/>
      </w:r>
      <w:r>
        <w:t xml:space="preserve"> [JS] Fr. Lazarus and NETS have “irresistible”, OSB has “overwhelming”</w:t>
      </w:r>
    </w:p>
  </w:footnote>
  <w:footnote w:id="774">
    <w:p w14:paraId="604D1C2F" w14:textId="77777777" w:rsidR="003462CF" w:rsidRDefault="003462CF" w:rsidP="00704CAA">
      <w:pPr>
        <w:pStyle w:val="footnote"/>
      </w:pPr>
      <w:r>
        <w:rPr>
          <w:rStyle w:val="FootnoteReference"/>
        </w:rPr>
        <w:footnoteRef/>
      </w:r>
      <w:r>
        <w:t xml:space="preserve"> [JS] or “evildoers”</w:t>
      </w:r>
    </w:p>
  </w:footnote>
  <w:footnote w:id="775">
    <w:p w14:paraId="093F2A64" w14:textId="77777777" w:rsidR="003462CF" w:rsidRDefault="003462CF" w:rsidP="00704CAA">
      <w:pPr>
        <w:pStyle w:val="footnote"/>
      </w:pPr>
      <w:r>
        <w:rPr>
          <w:rStyle w:val="FootnoteReference"/>
        </w:rPr>
        <w:footnoteRef/>
      </w:r>
      <w:r>
        <w:t xml:space="preserve"> [JS] Fr. Athanasius has, “the Lord has magnified His doings with them.”</w:t>
      </w:r>
    </w:p>
  </w:footnote>
  <w:footnote w:id="776">
    <w:p w14:paraId="574A06B5" w14:textId="77777777" w:rsidR="003462CF" w:rsidRDefault="003462CF"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3462CF" w:rsidRDefault="003462CF"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3462CF" w:rsidRDefault="003462CF" w:rsidP="00704CAA">
      <w:pPr>
        <w:pStyle w:val="footnote"/>
      </w:pPr>
      <w:r>
        <w:rPr>
          <w:rStyle w:val="FootnoteReference"/>
        </w:rPr>
        <w:footnoteRef/>
      </w:r>
      <w:r>
        <w:t xml:space="preserve"> [JS] “from your rest”, literally, “after sitting”</w:t>
      </w:r>
    </w:p>
  </w:footnote>
  <w:footnote w:id="779">
    <w:p w14:paraId="5C7D4D32" w14:textId="77777777" w:rsidR="003462CF" w:rsidRDefault="003462CF" w:rsidP="00704CAA">
      <w:pPr>
        <w:pStyle w:val="footnote"/>
      </w:pPr>
      <w:r>
        <w:rPr>
          <w:rStyle w:val="FootnoteReference"/>
        </w:rPr>
        <w:footnoteRef/>
      </w:r>
      <w:r>
        <w:t xml:space="preserve"> [JS] Fr. Athanasius has, “the children of those who have been awakened.”</w:t>
      </w:r>
    </w:p>
  </w:footnote>
  <w:footnote w:id="780">
    <w:p w14:paraId="4E0751D4" w14:textId="77777777" w:rsidR="003462CF" w:rsidRDefault="003462CF" w:rsidP="00704CAA">
      <w:pPr>
        <w:pStyle w:val="footnote"/>
      </w:pPr>
      <w:r>
        <w:rPr>
          <w:rStyle w:val="FootnoteReference"/>
        </w:rPr>
        <w:footnoteRef/>
      </w:r>
      <w:r>
        <w:t xml:space="preserve"> [JS] Fr. Lazarus has, “such exiles”</w:t>
      </w:r>
    </w:p>
  </w:footnote>
  <w:footnote w:id="781">
    <w:p w14:paraId="09DB039E" w14:textId="77777777" w:rsidR="003462CF" w:rsidRDefault="003462CF" w:rsidP="00704CAA">
      <w:pPr>
        <w:pStyle w:val="footnote"/>
      </w:pPr>
      <w:r>
        <w:rPr>
          <w:rStyle w:val="FootnoteReference"/>
        </w:rPr>
        <w:footnoteRef/>
      </w:r>
      <w:r>
        <w:t xml:space="preserve"> [JS] Fr. Athanasius has, “You will be blessed”</w:t>
      </w:r>
    </w:p>
  </w:footnote>
  <w:footnote w:id="782">
    <w:p w14:paraId="32267075" w14:textId="77777777" w:rsidR="003462CF" w:rsidRDefault="003462CF" w:rsidP="00704CAA">
      <w:pPr>
        <w:pStyle w:val="footnote"/>
      </w:pPr>
      <w:r>
        <w:rPr>
          <w:rStyle w:val="FootnoteReference"/>
        </w:rPr>
        <w:footnoteRef/>
      </w:r>
      <w:r>
        <w:t xml:space="preserve"> [JS] Fr. Athanasius has “the Lord will bless,” and “you will see the joys”</w:t>
      </w:r>
    </w:p>
  </w:footnote>
  <w:footnote w:id="783">
    <w:p w14:paraId="07B50ADB" w14:textId="77777777" w:rsidR="003462CF" w:rsidRDefault="003462CF"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3462CF" w:rsidRDefault="003462CF"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3462CF" w:rsidRDefault="003462CF" w:rsidP="00704CAA">
      <w:pPr>
        <w:pStyle w:val="footnote"/>
      </w:pPr>
      <w:r>
        <w:rPr>
          <w:rStyle w:val="FootnoteReference"/>
        </w:rPr>
        <w:footnoteRef/>
      </w:r>
      <w:r>
        <w:t xml:space="preserve"> [JS] or “lawlessness”</w:t>
      </w:r>
    </w:p>
  </w:footnote>
  <w:footnote w:id="786">
    <w:p w14:paraId="67C4030A" w14:textId="77777777" w:rsidR="003462CF" w:rsidRDefault="003462CF"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3462CF" w:rsidRDefault="003462CF" w:rsidP="00704CAA">
      <w:pPr>
        <w:pStyle w:val="footnote"/>
      </w:pPr>
      <w:r>
        <w:rPr>
          <w:rStyle w:val="FootnoteReference"/>
        </w:rPr>
        <w:footnoteRef/>
      </w:r>
      <w:r>
        <w:t xml:space="preserve"> [JS] or “transgressions” or “acts of lawlessness”, throughout.</w:t>
      </w:r>
    </w:p>
  </w:footnote>
  <w:footnote w:id="788">
    <w:p w14:paraId="01546DD5" w14:textId="77777777" w:rsidR="003462CF" w:rsidRDefault="003462CF" w:rsidP="00704CAA">
      <w:pPr>
        <w:pStyle w:val="footnote"/>
      </w:pPr>
      <w:r>
        <w:rPr>
          <w:rStyle w:val="FootnoteReference"/>
        </w:rPr>
        <w:footnoteRef/>
      </w:r>
      <w:r>
        <w:t xml:space="preserve"> [JS] or “forgiveness”</w:t>
      </w:r>
    </w:p>
  </w:footnote>
  <w:footnote w:id="789">
    <w:p w14:paraId="1F064365" w14:textId="77777777" w:rsidR="003462CF" w:rsidRDefault="003462CF"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3462CF" w:rsidRDefault="003462CF" w:rsidP="00704CAA">
      <w:pPr>
        <w:pStyle w:val="footnote"/>
      </w:pPr>
      <w:r>
        <w:rPr>
          <w:rStyle w:val="FootnoteReference"/>
        </w:rPr>
        <w:footnoteRef/>
      </w:r>
      <w:r>
        <w:t xml:space="preserve"> Cf. Titus 2:14.</w:t>
      </w:r>
    </w:p>
  </w:footnote>
  <w:footnote w:id="791">
    <w:p w14:paraId="12B3D57D" w14:textId="77777777" w:rsidR="003462CF" w:rsidRDefault="003462CF" w:rsidP="00704CAA">
      <w:pPr>
        <w:pStyle w:val="footnote"/>
      </w:pPr>
      <w:r>
        <w:rPr>
          <w:rStyle w:val="FootnoteReference"/>
        </w:rPr>
        <w:footnoteRef/>
      </w:r>
      <w:r>
        <w:t xml:space="preserve"> Prov. 29:1; 2 Kings 17:14; Neh. 9:16; Dt. 9:6.</w:t>
      </w:r>
    </w:p>
  </w:footnote>
  <w:footnote w:id="792">
    <w:p w14:paraId="1811E64B" w14:textId="77777777" w:rsidR="003462CF" w:rsidRDefault="003462CF" w:rsidP="00704CAA">
      <w:pPr>
        <w:pStyle w:val="footnote"/>
      </w:pPr>
      <w:r>
        <w:rPr>
          <w:rStyle w:val="FootnoteReference"/>
        </w:rPr>
        <w:footnoteRef/>
      </w:r>
      <w:r>
        <w:t xml:space="preserve"> [JS] literally “the tent of my house”</w:t>
      </w:r>
    </w:p>
  </w:footnote>
  <w:footnote w:id="793">
    <w:p w14:paraId="01BC8279" w14:textId="77777777" w:rsidR="003462CF" w:rsidRDefault="003462CF"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3462CF" w:rsidRDefault="003462CF" w:rsidP="00704CAA">
      <w:pPr>
        <w:pStyle w:val="footnote"/>
      </w:pPr>
      <w:r>
        <w:rPr>
          <w:rStyle w:val="FootnoteReference"/>
        </w:rPr>
        <w:footnoteRef/>
      </w:r>
      <w:r>
        <w:t xml:space="preserve"> Cf. 1 Kings 6:21 (1 Sam. 6:21).</w:t>
      </w:r>
    </w:p>
  </w:footnote>
  <w:footnote w:id="795">
    <w:p w14:paraId="0F2A4FAB" w14:textId="77777777" w:rsidR="003462CF" w:rsidRDefault="003462CF" w:rsidP="00704CAA">
      <w:pPr>
        <w:pStyle w:val="footnote"/>
      </w:pPr>
      <w:r>
        <w:rPr>
          <w:rStyle w:val="FootnoteReference"/>
        </w:rPr>
        <w:footnoteRef/>
      </w:r>
      <w:r>
        <w:t xml:space="preserve"> [JS] “do obeisance”, i.e. literally “bow down”</w:t>
      </w:r>
    </w:p>
  </w:footnote>
  <w:footnote w:id="796">
    <w:p w14:paraId="653EFE5A" w14:textId="77777777" w:rsidR="003462CF" w:rsidRDefault="003462CF" w:rsidP="00704CAA">
      <w:pPr>
        <w:pStyle w:val="footnote"/>
      </w:pPr>
      <w:r>
        <w:rPr>
          <w:rStyle w:val="FootnoteReference"/>
        </w:rPr>
        <w:footnoteRef/>
      </w:r>
      <w:r>
        <w:t xml:space="preserve"> [JS] Fr. Lazarus has “resting-place”</w:t>
      </w:r>
    </w:p>
  </w:footnote>
  <w:footnote w:id="797">
    <w:p w14:paraId="3CB0BB7B" w14:textId="77777777" w:rsidR="003462CF" w:rsidRDefault="003462CF" w:rsidP="00704CAA">
      <w:pPr>
        <w:pStyle w:val="footnote"/>
      </w:pPr>
      <w:r>
        <w:rPr>
          <w:rStyle w:val="FootnoteReference"/>
        </w:rPr>
        <w:footnoteRef/>
      </w:r>
      <w:r>
        <w:t xml:space="preserve"> [JS] or “the ark of Your holiness”</w:t>
      </w:r>
    </w:p>
  </w:footnote>
  <w:footnote w:id="798">
    <w:p w14:paraId="63153007" w14:textId="77777777" w:rsidR="003462CF" w:rsidRDefault="003462CF" w:rsidP="00704CAA">
      <w:pPr>
        <w:pStyle w:val="footnote"/>
      </w:pPr>
      <w:r>
        <w:rPr>
          <w:rStyle w:val="FootnoteReference"/>
        </w:rPr>
        <w:footnoteRef/>
      </w:r>
      <w:r>
        <w:t xml:space="preserve"> Ps. 131:8-10 = 2 Chron. 6:41-42.</w:t>
      </w:r>
    </w:p>
  </w:footnote>
  <w:footnote w:id="799">
    <w:p w14:paraId="3EE06E49" w14:textId="77777777" w:rsidR="003462CF" w:rsidRDefault="003462CF" w:rsidP="00704CAA">
      <w:pPr>
        <w:pStyle w:val="footnote"/>
      </w:pPr>
      <w:r>
        <w:rPr>
          <w:rStyle w:val="FootnoteReference"/>
        </w:rPr>
        <w:footnoteRef/>
      </w:r>
      <w:r>
        <w:t xml:space="preserve"> I Chron. 17:11-14; Acts 2:30-33.</w:t>
      </w:r>
    </w:p>
  </w:footnote>
  <w:footnote w:id="800">
    <w:p w14:paraId="42F3B605" w14:textId="77777777" w:rsidR="003462CF" w:rsidRDefault="003462CF" w:rsidP="00704CAA">
      <w:pPr>
        <w:pStyle w:val="footnote"/>
      </w:pPr>
      <w:r>
        <w:rPr>
          <w:rStyle w:val="FootnoteReference"/>
        </w:rPr>
        <w:footnoteRef/>
      </w:r>
      <w:r>
        <w:t xml:space="preserve"> [JS] Coptic has “widow”.</w:t>
      </w:r>
    </w:p>
  </w:footnote>
  <w:footnote w:id="801">
    <w:p w14:paraId="1A9AACF1" w14:textId="77777777" w:rsidR="003462CF" w:rsidRDefault="003462CF" w:rsidP="00704CAA">
      <w:pPr>
        <w:pStyle w:val="footnote"/>
      </w:pPr>
      <w:r>
        <w:rPr>
          <w:rStyle w:val="FootnoteReference"/>
        </w:rPr>
        <w:footnoteRef/>
      </w:r>
      <w:r>
        <w:t xml:space="preserve"> [JS] or “rejoice with rejoicing”</w:t>
      </w:r>
    </w:p>
  </w:footnote>
  <w:footnote w:id="802">
    <w:p w14:paraId="3AE96C33" w14:textId="77777777" w:rsidR="003462CF" w:rsidRDefault="003462CF" w:rsidP="00704CAA">
      <w:pPr>
        <w:pStyle w:val="footnote"/>
      </w:pPr>
      <w:r>
        <w:rPr>
          <w:rStyle w:val="FootnoteReference"/>
        </w:rPr>
        <w:footnoteRef/>
      </w:r>
      <w:r>
        <w:t xml:space="preserve"> stock: </w:t>
      </w:r>
      <w:r w:rsidRPr="00783CA0">
        <w:rPr>
          <w:i/>
        </w:rPr>
        <w:t>lit</w:t>
      </w:r>
      <w:r>
        <w:t>. horn.</w:t>
      </w:r>
    </w:p>
  </w:footnote>
  <w:footnote w:id="803">
    <w:p w14:paraId="27E8A16B" w14:textId="77777777" w:rsidR="003462CF" w:rsidRDefault="003462CF"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3462CF" w:rsidRDefault="003462CF"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3462CF" w:rsidRDefault="003462CF"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3462CF" w:rsidRDefault="003462CF"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3462CF" w:rsidRDefault="003462CF" w:rsidP="00704CAA">
      <w:pPr>
        <w:pStyle w:val="footnote"/>
      </w:pPr>
      <w:r>
        <w:rPr>
          <w:rStyle w:val="FootnoteReference"/>
        </w:rPr>
        <w:footnoteRef/>
      </w:r>
      <w:r>
        <w:t xml:space="preserve"> [JS] literally, “slaves”</w:t>
      </w:r>
    </w:p>
  </w:footnote>
  <w:footnote w:id="808">
    <w:p w14:paraId="158F5E0F" w14:textId="77777777" w:rsidR="003462CF" w:rsidRDefault="003462CF"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3462CF" w:rsidRDefault="003462CF" w:rsidP="00704CAA">
      <w:pPr>
        <w:pStyle w:val="footnote"/>
      </w:pPr>
      <w:r>
        <w:rPr>
          <w:rStyle w:val="FootnoteReference"/>
        </w:rPr>
        <w:footnoteRef/>
      </w:r>
      <w:r>
        <w:t xml:space="preserve"> Deut. 32:36.</w:t>
      </w:r>
    </w:p>
  </w:footnote>
  <w:footnote w:id="810">
    <w:p w14:paraId="0E72D9EE" w14:textId="77777777" w:rsidR="003462CF" w:rsidRDefault="003462CF" w:rsidP="00704CAA">
      <w:pPr>
        <w:pStyle w:val="footnote"/>
      </w:pPr>
      <w:r>
        <w:rPr>
          <w:rStyle w:val="FootnoteReference"/>
        </w:rPr>
        <w:footnoteRef/>
      </w:r>
      <w:r>
        <w:t xml:space="preserve"> [JS] [] lacking in all but OSB</w:t>
      </w:r>
    </w:p>
  </w:footnote>
  <w:footnote w:id="811">
    <w:p w14:paraId="671F363B" w14:textId="77777777" w:rsidR="003462CF" w:rsidRDefault="003462CF"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3462CF" w:rsidRDefault="003462CF"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3462CF" w:rsidRDefault="003462CF"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3462CF" w:rsidRDefault="003462CF"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3462CF" w:rsidRDefault="003462CF" w:rsidP="00704CAA">
      <w:pPr>
        <w:pStyle w:val="footnote"/>
      </w:pPr>
      <w:r>
        <w:rPr>
          <w:rStyle w:val="FootnoteReference"/>
        </w:rPr>
        <w:footnoteRef/>
      </w:r>
      <w:r>
        <w:t xml:space="preserve"> [JS] or “and shook of Pharaoh and his army into the Red sea,”</w:t>
      </w:r>
    </w:p>
  </w:footnote>
  <w:footnote w:id="816">
    <w:p w14:paraId="3F59DD13" w14:textId="77777777" w:rsidR="003462CF" w:rsidRDefault="003462CF" w:rsidP="00704CAA">
      <w:pPr>
        <w:pStyle w:val="footnote"/>
      </w:pPr>
      <w:r>
        <w:rPr>
          <w:rStyle w:val="FootnoteReference"/>
        </w:rPr>
        <w:footnoteRef/>
      </w:r>
      <w:r>
        <w:t xml:space="preserve"> [JS] or “slew”</w:t>
      </w:r>
    </w:p>
  </w:footnote>
  <w:footnote w:id="817">
    <w:p w14:paraId="7583087A" w14:textId="77777777" w:rsidR="003462CF" w:rsidRDefault="003462CF"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3462CF" w:rsidRDefault="003462CF"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3462CF" w:rsidRDefault="003462CF" w:rsidP="00704CAA">
      <w:pPr>
        <w:pStyle w:val="footnote"/>
      </w:pPr>
      <w:r>
        <w:rPr>
          <w:rStyle w:val="FootnoteReference"/>
        </w:rPr>
        <w:footnoteRef/>
      </w:r>
      <w:r>
        <w:t xml:space="preserve"> See previous footnote.</w:t>
      </w:r>
    </w:p>
  </w:footnote>
  <w:footnote w:id="820">
    <w:p w14:paraId="0CAFD8C9" w14:textId="77777777" w:rsidR="003462CF" w:rsidRDefault="003462CF"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3462CF" w:rsidRDefault="003462CF" w:rsidP="00704CAA">
      <w:pPr>
        <w:pStyle w:val="footnote"/>
      </w:pPr>
      <w:r>
        <w:rPr>
          <w:rStyle w:val="FootnoteReference"/>
        </w:rPr>
        <w:footnoteRef/>
      </w:r>
      <w:r>
        <w:t xml:space="preserve"> [JS] or “thank”, or “thankfully confess with praise”</w:t>
      </w:r>
    </w:p>
  </w:footnote>
  <w:footnote w:id="822">
    <w:p w14:paraId="458AF9FF" w14:textId="77777777" w:rsidR="003462CF" w:rsidRDefault="003462CF"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3462CF" w:rsidRDefault="003462CF"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3462CF" w:rsidRDefault="003462CF"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3462CF" w:rsidRDefault="003462CF"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3462CF" w:rsidRDefault="003462CF"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3462CF" w:rsidRDefault="003462CF"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3462CF" w:rsidRDefault="003462CF" w:rsidP="00704CAA">
      <w:pPr>
        <w:pStyle w:val="footnote"/>
      </w:pPr>
      <w:r>
        <w:rPr>
          <w:rStyle w:val="FootnoteReference"/>
        </w:rPr>
        <w:footnoteRef/>
      </w:r>
      <w:r>
        <w:t xml:space="preserve"> [JS] literally “those who are exalted” or “the high things”</w:t>
      </w:r>
    </w:p>
  </w:footnote>
  <w:footnote w:id="829">
    <w:p w14:paraId="792E0633" w14:textId="77777777" w:rsidR="003462CF" w:rsidRDefault="003462CF"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3462CF" w:rsidRDefault="003462CF" w:rsidP="00704CAA">
      <w:pPr>
        <w:pStyle w:val="footnote"/>
      </w:pPr>
      <w:r>
        <w:rPr>
          <w:rStyle w:val="FootnoteReference"/>
        </w:rPr>
        <w:footnoteRef/>
      </w:r>
      <w:r>
        <w:t xml:space="preserve"> [JS] or “possess”</w:t>
      </w:r>
    </w:p>
  </w:footnote>
  <w:footnote w:id="831">
    <w:p w14:paraId="1B57A445" w14:textId="77777777" w:rsidR="003462CF" w:rsidRDefault="003462CF"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3462CF" w:rsidRDefault="003462CF" w:rsidP="00704CAA">
      <w:pPr>
        <w:pStyle w:val="footnote"/>
      </w:pPr>
      <w:r>
        <w:rPr>
          <w:rStyle w:val="FootnoteReference"/>
        </w:rPr>
        <w:footnoteRef/>
      </w:r>
      <w:r>
        <w:t xml:space="preserve"> [JS] or “give thanks,” or “thankfully confess You with praise”</w:t>
      </w:r>
    </w:p>
  </w:footnote>
  <w:footnote w:id="833">
    <w:p w14:paraId="67B776F5" w14:textId="77777777" w:rsidR="003462CF" w:rsidRDefault="003462CF" w:rsidP="00704CAA">
      <w:pPr>
        <w:pStyle w:val="footnote"/>
      </w:pPr>
      <w:r>
        <w:rPr>
          <w:rStyle w:val="FootnoteReference"/>
        </w:rPr>
        <w:footnoteRef/>
      </w:r>
      <w:r>
        <w:t xml:space="preserve"> [JS] or “authorities” or “powers”</w:t>
      </w:r>
    </w:p>
  </w:footnote>
  <w:footnote w:id="834">
    <w:p w14:paraId="045B7D15" w14:textId="77777777" w:rsidR="003462CF" w:rsidRDefault="003462CF" w:rsidP="00704CAA">
      <w:pPr>
        <w:pStyle w:val="footnote"/>
      </w:pPr>
      <w:r>
        <w:rPr>
          <w:rStyle w:val="FootnoteReference"/>
        </w:rPr>
        <w:footnoteRef/>
      </w:r>
      <w:r>
        <w:t xml:space="preserve"> [JS] or “and do I not waste away because of my enemies?”</w:t>
      </w:r>
    </w:p>
  </w:footnote>
  <w:footnote w:id="835">
    <w:p w14:paraId="44DA4D92" w14:textId="77777777" w:rsidR="003462CF" w:rsidRDefault="003462CF" w:rsidP="00704CAA">
      <w:pPr>
        <w:pStyle w:val="footnote"/>
      </w:pPr>
      <w:r>
        <w:rPr>
          <w:rStyle w:val="FootnoteReference"/>
        </w:rPr>
        <w:footnoteRef/>
      </w:r>
      <w:r>
        <w:t xml:space="preserve"> [JS] or “way of iniquity”</w:t>
      </w:r>
    </w:p>
  </w:footnote>
  <w:footnote w:id="836">
    <w:p w14:paraId="05DEA3B3" w14:textId="77777777" w:rsidR="003462CF" w:rsidRDefault="003462CF" w:rsidP="00704CAA">
      <w:pPr>
        <w:pStyle w:val="footnote"/>
      </w:pPr>
      <w:r>
        <w:rPr>
          <w:rStyle w:val="FootnoteReference"/>
        </w:rPr>
        <w:footnoteRef/>
      </w:r>
      <w:r>
        <w:t xml:space="preserve"> ‘He gives songs in the night’ (Job. 35:10).</w:t>
      </w:r>
    </w:p>
  </w:footnote>
  <w:footnote w:id="837">
    <w:p w14:paraId="493AAC58" w14:textId="77777777" w:rsidR="003462CF" w:rsidRDefault="003462CF" w:rsidP="00704CAA">
      <w:pPr>
        <w:pStyle w:val="footnote"/>
      </w:pPr>
      <w:r>
        <w:rPr>
          <w:rStyle w:val="FootnoteReference"/>
        </w:rPr>
        <w:footnoteRef/>
      </w:r>
      <w:r>
        <w:t xml:space="preserve"> Literally “voice”</w:t>
      </w:r>
    </w:p>
  </w:footnote>
  <w:footnote w:id="838">
    <w:p w14:paraId="6AF28D26" w14:textId="77777777" w:rsidR="003462CF" w:rsidRDefault="003462CF" w:rsidP="00704CAA">
      <w:pPr>
        <w:pStyle w:val="footnote"/>
      </w:pPr>
      <w:r>
        <w:rPr>
          <w:rStyle w:val="FootnoteReference"/>
        </w:rPr>
        <w:footnoteRef/>
      </w:r>
      <w:r>
        <w:t xml:space="preserve"> [JS] or “praise,” or “give thanks to,” or “thankfully confess with praise”</w:t>
      </w:r>
    </w:p>
  </w:footnote>
  <w:footnote w:id="839">
    <w:p w14:paraId="761DDB32" w14:textId="77777777" w:rsidR="003462CF" w:rsidRDefault="003462CF" w:rsidP="00704CAA">
      <w:pPr>
        <w:pStyle w:val="footnote"/>
      </w:pPr>
      <w:r>
        <w:rPr>
          <w:rStyle w:val="FootnoteReference"/>
        </w:rPr>
        <w:footnoteRef/>
      </w:r>
      <w:r>
        <w:t xml:space="preserve"> [JS] or “Hades”.</w:t>
      </w:r>
    </w:p>
  </w:footnote>
  <w:footnote w:id="840">
    <w:p w14:paraId="726EF8AF" w14:textId="77777777" w:rsidR="003462CF" w:rsidRDefault="003462CF"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3462CF" w:rsidRDefault="003462CF" w:rsidP="00704CAA">
      <w:pPr>
        <w:pStyle w:val="footnote"/>
      </w:pPr>
      <w:r>
        <w:rPr>
          <w:rStyle w:val="FootnoteReference"/>
        </w:rPr>
        <w:footnoteRef/>
      </w:r>
      <w:r>
        <w:t xml:space="preserve"> this way: the confession of Christ (2 Tim. 3:12).</w:t>
      </w:r>
    </w:p>
  </w:footnote>
  <w:footnote w:id="842">
    <w:p w14:paraId="171F27CE" w14:textId="77777777" w:rsidR="003462CF" w:rsidRDefault="003462CF" w:rsidP="00704CAA">
      <w:pPr>
        <w:pStyle w:val="footnote"/>
      </w:pPr>
      <w:r>
        <w:rPr>
          <w:rStyle w:val="FootnoteReference"/>
        </w:rPr>
        <w:footnoteRef/>
      </w:r>
      <w:r>
        <w:t xml:space="preserve"> [JS] or “praise” or “thive thanks to,” or “thankfully confess with praise”</w:t>
      </w:r>
    </w:p>
  </w:footnote>
  <w:footnote w:id="843">
    <w:p w14:paraId="2146C03C" w14:textId="77777777" w:rsidR="003462CF" w:rsidRDefault="003462CF" w:rsidP="00704CAA">
      <w:pPr>
        <w:pStyle w:val="footnote"/>
      </w:pPr>
      <w:r>
        <w:rPr>
          <w:rStyle w:val="FootnoteReference"/>
        </w:rPr>
        <w:footnoteRef/>
      </w:r>
      <w:r>
        <w:t xml:space="preserve"> These two lines are identical with Lamentations 3:6.</w:t>
      </w:r>
    </w:p>
  </w:footnote>
  <w:footnote w:id="844">
    <w:p w14:paraId="324992B1" w14:textId="77777777" w:rsidR="003462CF" w:rsidRDefault="003462CF" w:rsidP="00704CAA">
      <w:pPr>
        <w:pStyle w:val="footnote"/>
      </w:pPr>
      <w:r>
        <w:rPr>
          <w:rStyle w:val="FootnoteReference"/>
        </w:rPr>
        <w:footnoteRef/>
      </w:r>
      <w:r>
        <w:t xml:space="preserve"> Cf. Rev. 10:5; Ezek. 20:23,28,42; Deut. 32:14.</w:t>
      </w:r>
    </w:p>
  </w:footnote>
  <w:footnote w:id="845">
    <w:p w14:paraId="4B8D626C" w14:textId="77777777" w:rsidR="003462CF" w:rsidRDefault="003462CF"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3462CF" w:rsidRDefault="003462CF"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3462CF" w:rsidRDefault="003462CF"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3462CF" w:rsidRDefault="003462CF" w:rsidP="00704CAA">
      <w:pPr>
        <w:pStyle w:val="footnote"/>
      </w:pPr>
      <w:r>
        <w:rPr>
          <w:rStyle w:val="FootnoteReference"/>
        </w:rPr>
        <w:footnoteRef/>
      </w:r>
      <w:r>
        <w:t xml:space="preserve"> [JS] or “gush forth”, “overflow”</w:t>
      </w:r>
    </w:p>
  </w:footnote>
  <w:footnote w:id="849">
    <w:p w14:paraId="4045CB15" w14:textId="77777777" w:rsidR="003462CF" w:rsidRDefault="003462CF"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3462CF" w:rsidRDefault="003462CF" w:rsidP="00704CAA">
      <w:pPr>
        <w:pStyle w:val="footnote"/>
      </w:pPr>
      <w:r>
        <w:rPr>
          <w:rStyle w:val="FootnoteReference"/>
        </w:rPr>
        <w:footnoteRef/>
      </w:r>
      <w:r>
        <w:t xml:space="preserve"> [JS] literally “holy ones”</w:t>
      </w:r>
    </w:p>
  </w:footnote>
  <w:footnote w:id="851">
    <w:p w14:paraId="423A55DA" w14:textId="77777777" w:rsidR="003462CF" w:rsidRDefault="003462CF"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3462CF" w:rsidRDefault="003462CF" w:rsidP="00704CAA">
      <w:pPr>
        <w:pStyle w:val="footnote"/>
      </w:pPr>
      <w:r>
        <w:rPr>
          <w:rStyle w:val="FootnoteReference"/>
        </w:rPr>
        <w:footnoteRef/>
      </w:r>
      <w:r>
        <w:t xml:space="preserve"> Cf. Ps. 145:2 with Ps. 103:33. Only verbs differ.</w:t>
      </w:r>
    </w:p>
  </w:footnote>
  <w:footnote w:id="853">
    <w:p w14:paraId="38AC6FE4" w14:textId="77777777" w:rsidR="003462CF" w:rsidRDefault="003462CF" w:rsidP="00704CAA">
      <w:pPr>
        <w:pStyle w:val="footnote"/>
      </w:pPr>
      <w:r>
        <w:rPr>
          <w:rStyle w:val="FootnoteReference"/>
        </w:rPr>
        <w:footnoteRef/>
      </w:r>
      <w:r>
        <w:t xml:space="preserve"> [JS] or “spirit”</w:t>
      </w:r>
    </w:p>
  </w:footnote>
  <w:footnote w:id="854">
    <w:p w14:paraId="4A4D4349" w14:textId="77777777" w:rsidR="003462CF" w:rsidRDefault="003462CF" w:rsidP="00704CAA">
      <w:pPr>
        <w:pStyle w:val="footnote"/>
      </w:pPr>
      <w:r>
        <w:rPr>
          <w:rStyle w:val="FootnoteReference"/>
        </w:rPr>
        <w:footnoteRef/>
      </w:r>
      <w:r>
        <w:t xml:space="preserve"> [JS] thoughts, or designs, plans, projects</w:t>
      </w:r>
    </w:p>
  </w:footnote>
  <w:footnote w:id="855">
    <w:p w14:paraId="111B2FF9" w14:textId="77777777" w:rsidR="003462CF" w:rsidRDefault="003462CF" w:rsidP="00704CAA">
      <w:pPr>
        <w:pStyle w:val="footnote"/>
      </w:pPr>
      <w:r>
        <w:rPr>
          <w:rStyle w:val="FootnoteReference"/>
        </w:rPr>
        <w:footnoteRef/>
      </w:r>
      <w:r>
        <w:t xml:space="preserve"> [JS] or “guards”</w:t>
      </w:r>
    </w:p>
  </w:footnote>
  <w:footnote w:id="856">
    <w:p w14:paraId="5B0C1EE0" w14:textId="77777777" w:rsidR="003462CF" w:rsidRDefault="003462CF" w:rsidP="00704CAA">
      <w:pPr>
        <w:pStyle w:val="footnote"/>
      </w:pPr>
      <w:r>
        <w:rPr>
          <w:rStyle w:val="FootnoteReference"/>
        </w:rPr>
        <w:footnoteRef/>
      </w:r>
      <w:r>
        <w:t xml:space="preserve"> [JS] or “frees the prisoners”</w:t>
      </w:r>
    </w:p>
  </w:footnote>
  <w:footnote w:id="857">
    <w:p w14:paraId="7B0952C9" w14:textId="77777777" w:rsidR="003462CF" w:rsidRDefault="003462CF" w:rsidP="00704CAA">
      <w:pPr>
        <w:pStyle w:val="footnote"/>
      </w:pPr>
      <w:r>
        <w:rPr>
          <w:rStyle w:val="FootnoteReference"/>
        </w:rPr>
        <w:footnoteRef/>
      </w:r>
      <w:r>
        <w:t xml:space="preserve"> [JS] or “bent”</w:t>
      </w:r>
    </w:p>
  </w:footnote>
  <w:footnote w:id="858">
    <w:p w14:paraId="2FB9D9F0" w14:textId="77777777" w:rsidR="003462CF" w:rsidRDefault="003462CF" w:rsidP="00704CAA">
      <w:pPr>
        <w:pStyle w:val="footnote"/>
      </w:pPr>
      <w:r>
        <w:rPr>
          <w:rStyle w:val="FootnoteReference"/>
        </w:rPr>
        <w:footnoteRef/>
      </w:r>
      <w:r>
        <w:t xml:space="preserve"> [JS] or “skill”</w:t>
      </w:r>
    </w:p>
  </w:footnote>
  <w:footnote w:id="859">
    <w:p w14:paraId="07EA9BD7" w14:textId="77777777" w:rsidR="003462CF" w:rsidRDefault="003462CF" w:rsidP="00704CAA">
      <w:pPr>
        <w:pStyle w:val="footnote"/>
      </w:pPr>
      <w:r>
        <w:rPr>
          <w:rStyle w:val="FootnoteReference"/>
        </w:rPr>
        <w:footnoteRef/>
      </w:r>
      <w:r>
        <w:t xml:space="preserve"> [JS] or “foreigners”</w:t>
      </w:r>
    </w:p>
  </w:footnote>
  <w:footnote w:id="860">
    <w:p w14:paraId="4E693DCD" w14:textId="77777777" w:rsidR="003462CF" w:rsidRDefault="003462CF" w:rsidP="00704CAA">
      <w:pPr>
        <w:pStyle w:val="footnote"/>
      </w:pPr>
      <w:r>
        <w:rPr>
          <w:rStyle w:val="FootnoteReference"/>
        </w:rPr>
        <w:footnoteRef/>
      </w:r>
      <w:r>
        <w:t xml:space="preserve"> [JS] or a psalm, or a melody</w:t>
      </w:r>
    </w:p>
  </w:footnote>
  <w:footnote w:id="861">
    <w:p w14:paraId="3674D23E" w14:textId="77777777" w:rsidR="003462CF" w:rsidRDefault="003462CF"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3462CF" w:rsidRDefault="003462CF"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3462CF" w:rsidRDefault="003462CF" w:rsidP="00704CAA">
      <w:pPr>
        <w:pStyle w:val="footnote"/>
      </w:pPr>
      <w:r>
        <w:rPr>
          <w:rStyle w:val="FootnoteReference"/>
        </w:rPr>
        <w:footnoteRef/>
      </w:r>
      <w:r>
        <w:t xml:space="preserve"> [JS] or word, or teaching</w:t>
      </w:r>
    </w:p>
  </w:footnote>
  <w:footnote w:id="864">
    <w:p w14:paraId="2CF34236" w14:textId="77777777" w:rsidR="003462CF" w:rsidRDefault="003462CF"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3462CF" w:rsidRDefault="003462CF" w:rsidP="00704CAA">
      <w:pPr>
        <w:pStyle w:val="footnote"/>
      </w:pPr>
      <w:r>
        <w:rPr>
          <w:rStyle w:val="FootnoteReference"/>
        </w:rPr>
        <w:footnoteRef/>
      </w:r>
      <w:r>
        <w:t xml:space="preserve"> [JS] or “stormy wind”</w:t>
      </w:r>
    </w:p>
  </w:footnote>
  <w:footnote w:id="866">
    <w:p w14:paraId="2B981771" w14:textId="77777777" w:rsidR="003462CF" w:rsidRDefault="003462CF" w:rsidP="00704CAA">
      <w:pPr>
        <w:pStyle w:val="footnote"/>
      </w:pPr>
      <w:r>
        <w:rPr>
          <w:rStyle w:val="FootnoteReference"/>
        </w:rPr>
        <w:footnoteRef/>
      </w:r>
      <w:r>
        <w:t xml:space="preserve"> [JS] or “maidens,” or “unmarried women”</w:t>
      </w:r>
    </w:p>
  </w:footnote>
  <w:footnote w:id="867">
    <w:p w14:paraId="04C80253" w14:textId="77777777" w:rsidR="003462CF" w:rsidRDefault="003462CF"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3462CF" w:rsidRDefault="003462CF" w:rsidP="00704CAA">
      <w:pPr>
        <w:pStyle w:val="footnote"/>
      </w:pPr>
      <w:r>
        <w:rPr>
          <w:rStyle w:val="FootnoteReference"/>
        </w:rPr>
        <w:footnoteRef/>
      </w:r>
      <w:r>
        <w:t xml:space="preserve"> [JS] literally, “And He will raise/exalt the horn of His people”</w:t>
      </w:r>
    </w:p>
  </w:footnote>
  <w:footnote w:id="869">
    <w:p w14:paraId="195ABFE0" w14:textId="77777777" w:rsidR="003462CF" w:rsidRDefault="003462CF" w:rsidP="00704CAA">
      <w:pPr>
        <w:pStyle w:val="footnote"/>
      </w:pPr>
      <w:r>
        <w:rPr>
          <w:rStyle w:val="FootnoteReference"/>
        </w:rPr>
        <w:footnoteRef/>
      </w:r>
      <w:r>
        <w:t xml:space="preserve"> [JS] “assembly”</w:t>
      </w:r>
    </w:p>
  </w:footnote>
  <w:footnote w:id="870">
    <w:p w14:paraId="497FB437" w14:textId="77777777" w:rsidR="003462CF" w:rsidRDefault="003462CF" w:rsidP="00704CAA">
      <w:pPr>
        <w:pStyle w:val="footnote"/>
      </w:pPr>
      <w:r>
        <w:rPr>
          <w:rStyle w:val="FootnoteReference"/>
        </w:rPr>
        <w:footnoteRef/>
      </w:r>
      <w:r>
        <w:t xml:space="preserve"> [JS] Coptic has “in the chorus”</w:t>
      </w:r>
    </w:p>
  </w:footnote>
  <w:footnote w:id="871">
    <w:p w14:paraId="43317287" w14:textId="77777777" w:rsidR="003462CF" w:rsidRDefault="003462CF" w:rsidP="00704CAA">
      <w:pPr>
        <w:pStyle w:val="footnote"/>
      </w:pPr>
      <w:r>
        <w:rPr>
          <w:rStyle w:val="FootnoteReference"/>
        </w:rPr>
        <w:footnoteRef/>
      </w:r>
      <w:r>
        <w:t xml:space="preserve"> [JS] Fr. Athanasius has “exalt,” See the Liturgy of Mesori 26)</w:t>
      </w:r>
    </w:p>
  </w:footnote>
  <w:footnote w:id="872">
    <w:p w14:paraId="5B0388FF" w14:textId="77777777" w:rsidR="003462CF" w:rsidRDefault="003462CF" w:rsidP="00704CAA">
      <w:pPr>
        <w:pStyle w:val="footnote"/>
      </w:pPr>
      <w:r>
        <w:rPr>
          <w:rStyle w:val="FootnoteReference"/>
        </w:rPr>
        <w:footnoteRef/>
      </w:r>
      <w:r>
        <w:t xml:space="preserve"> two-edged sword: praise which conquers Amalek (St. Chrysostom).</w:t>
      </w:r>
    </w:p>
  </w:footnote>
  <w:footnote w:id="873">
    <w:p w14:paraId="31AB8451" w14:textId="77777777" w:rsidR="003462CF" w:rsidRDefault="003462CF" w:rsidP="00704CAA">
      <w:pPr>
        <w:pStyle w:val="footnote"/>
      </w:pPr>
      <w:r>
        <w:rPr>
          <w:rStyle w:val="FootnoteReference"/>
        </w:rPr>
        <w:footnoteRef/>
      </w:r>
      <w:r>
        <w:t xml:space="preserve"> ‘Holiness of life is the mother of glory’ (St Theodoret).</w:t>
      </w:r>
    </w:p>
  </w:footnote>
  <w:footnote w:id="874">
    <w:p w14:paraId="1BFFDD90" w14:textId="77777777" w:rsidR="003462CF" w:rsidRDefault="003462CF" w:rsidP="00704CAA">
      <w:pPr>
        <w:pStyle w:val="footnote"/>
      </w:pPr>
      <w:r>
        <w:rPr>
          <w:rStyle w:val="FootnoteReference"/>
        </w:rPr>
        <w:footnoteRef/>
      </w:r>
      <w:r>
        <w:t xml:space="preserve"> [JS] variant reading, “harp and lyre”</w:t>
      </w:r>
    </w:p>
  </w:footnote>
  <w:footnote w:id="875">
    <w:p w14:paraId="41E39163" w14:textId="77777777" w:rsidR="003462CF" w:rsidRDefault="003462CF"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3462CF" w:rsidRDefault="003462CF"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462CF" w:rsidRDefault="003462CF" w:rsidP="00865C59">
      <w:pPr>
        <w:pStyle w:val="footnote"/>
      </w:pPr>
      <w:r>
        <w:rPr>
          <w:rStyle w:val="FootnoteReference"/>
        </w:rPr>
        <w:footnoteRef/>
      </w:r>
      <w:r>
        <w:t xml:space="preserve"> Or “Spirit”</w:t>
      </w:r>
    </w:p>
  </w:footnote>
  <w:footnote w:id="878">
    <w:p w14:paraId="296DD30B" w14:textId="77777777" w:rsidR="003462CF" w:rsidRDefault="003462CF"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462CF" w:rsidRDefault="003462CF" w:rsidP="00344A59">
      <w:pPr>
        <w:pStyle w:val="footnote"/>
      </w:pPr>
      <w:r>
        <w:rPr>
          <w:rStyle w:val="FootnoteReference"/>
        </w:rPr>
        <w:footnoteRef/>
      </w:r>
      <w:r>
        <w:t xml:space="preserve"> The “alleluia” in each vs is inserted into each verse of the Psalm</w:t>
      </w:r>
    </w:p>
  </w:footnote>
  <w:footnote w:id="880">
    <w:p w14:paraId="1F1613E0" w14:textId="77777777" w:rsidR="003462CF" w:rsidRDefault="003462CF"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462CF" w:rsidRDefault="003462CF" w:rsidP="00A7333E">
      <w:pPr>
        <w:pStyle w:val="footnote"/>
      </w:pPr>
      <w:r>
        <w:rPr>
          <w:rStyle w:val="FootnoteReference"/>
        </w:rPr>
        <w:footnoteRef/>
      </w:r>
      <w:r>
        <w:t xml:space="preserve"> Do obiesance</w:t>
      </w:r>
    </w:p>
  </w:footnote>
  <w:footnote w:id="882">
    <w:p w14:paraId="109CBDA9" w14:textId="77777777" w:rsidR="003462CF" w:rsidRDefault="003462CF" w:rsidP="00A7333E">
      <w:pPr>
        <w:pStyle w:val="footnote"/>
      </w:pPr>
      <w:r>
        <w:rPr>
          <w:rStyle w:val="FootnoteReference"/>
        </w:rPr>
        <w:footnoteRef/>
      </w:r>
      <w:r>
        <w:t xml:space="preserve"> Literally, “horn”</w:t>
      </w:r>
    </w:p>
  </w:footnote>
  <w:footnote w:id="883">
    <w:p w14:paraId="6824A765" w14:textId="77777777" w:rsidR="003462CF" w:rsidRDefault="003462CF" w:rsidP="00A7333E">
      <w:pPr>
        <w:pStyle w:val="footnote"/>
      </w:pPr>
      <w:r>
        <w:rPr>
          <w:rStyle w:val="FootnoteReference"/>
        </w:rPr>
        <w:footnoteRef/>
      </w:r>
      <w:r>
        <w:t xml:space="preserve"> Or, “ways”</w:t>
      </w:r>
    </w:p>
  </w:footnote>
  <w:footnote w:id="884">
    <w:p w14:paraId="6136C7AC" w14:textId="77777777" w:rsidR="003462CF" w:rsidRDefault="003462CF" w:rsidP="00A7333E">
      <w:pPr>
        <w:pStyle w:val="footnote"/>
      </w:pPr>
      <w:r>
        <w:rPr>
          <w:rStyle w:val="FootnoteReference"/>
        </w:rPr>
        <w:footnoteRef/>
      </w:r>
      <w:r>
        <w:t xml:space="preserve"> Literally, “exalt the horn”</w:t>
      </w:r>
    </w:p>
  </w:footnote>
  <w:footnote w:id="885">
    <w:p w14:paraId="640045D3" w14:textId="27C5899B" w:rsidR="003462CF" w:rsidRPr="00542C00" w:rsidRDefault="003462CF"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3462CF" w:rsidRDefault="003462CF" w:rsidP="00A7333E">
      <w:pPr>
        <w:pStyle w:val="footnote"/>
      </w:pPr>
      <w:r>
        <w:rPr>
          <w:rStyle w:val="FootnoteReference"/>
        </w:rPr>
        <w:footnoteRef/>
      </w:r>
      <w:r>
        <w:t xml:space="preserve"> Or “christs”</w:t>
      </w:r>
    </w:p>
  </w:footnote>
  <w:footnote w:id="887">
    <w:p w14:paraId="75E4F1BF" w14:textId="77777777" w:rsidR="003462CF" w:rsidRDefault="003462CF" w:rsidP="00A7333E">
      <w:pPr>
        <w:pStyle w:val="footnote"/>
      </w:pPr>
      <w:r>
        <w:rPr>
          <w:rStyle w:val="FootnoteReference"/>
        </w:rPr>
        <w:footnoteRef/>
      </w:r>
      <w:r>
        <w:t xml:space="preserve"> Or “workers of iniquity”</w:t>
      </w:r>
    </w:p>
  </w:footnote>
  <w:footnote w:id="888">
    <w:p w14:paraId="6B1B283E" w14:textId="77777777" w:rsidR="003462CF" w:rsidRDefault="003462CF"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3462CF" w:rsidRDefault="003462CF" w:rsidP="00A7333E">
      <w:pPr>
        <w:pStyle w:val="footnote"/>
      </w:pPr>
      <w:r>
        <w:rPr>
          <w:rStyle w:val="FootnoteReference"/>
        </w:rPr>
        <w:footnoteRef/>
      </w:r>
      <w:r>
        <w:t xml:space="preserve"> or “blessing”</w:t>
      </w:r>
    </w:p>
  </w:footnote>
  <w:footnote w:id="890">
    <w:p w14:paraId="39CDECB8" w14:textId="77777777" w:rsidR="003462CF" w:rsidRDefault="003462CF" w:rsidP="00A7333E">
      <w:pPr>
        <w:pStyle w:val="footnote"/>
      </w:pPr>
      <w:r>
        <w:rPr>
          <w:rStyle w:val="FootnoteReference"/>
        </w:rPr>
        <w:footnoteRef/>
      </w:r>
      <w:r>
        <w:t xml:space="preserve"> Or “Thy holy Name we do utter”</w:t>
      </w:r>
    </w:p>
  </w:footnote>
  <w:footnote w:id="891">
    <w:p w14:paraId="2BFF308D" w14:textId="77777777" w:rsidR="003462CF" w:rsidRDefault="003462CF" w:rsidP="00A7333E">
      <w:pPr>
        <w:pStyle w:val="footnote"/>
      </w:pPr>
      <w:r>
        <w:rPr>
          <w:rStyle w:val="FootnoteReference"/>
        </w:rPr>
        <w:footnoteRef/>
      </w:r>
      <w:r>
        <w:t xml:space="preserve"> Or “May it be so, Lord!”</w:t>
      </w:r>
    </w:p>
  </w:footnote>
  <w:footnote w:id="892">
    <w:p w14:paraId="7211B02A" w14:textId="77777777" w:rsidR="003462CF" w:rsidRDefault="003462CF" w:rsidP="008A378B">
      <w:pPr>
        <w:pStyle w:val="footnote"/>
      </w:pPr>
      <w:r>
        <w:rPr>
          <w:rStyle w:val="FootnoteReference"/>
        </w:rPr>
        <w:footnoteRef/>
      </w:r>
      <w:r>
        <w:t xml:space="preserve"> Or “thankfully confess You with praise”</w:t>
      </w:r>
    </w:p>
  </w:footnote>
  <w:footnote w:id="893">
    <w:p w14:paraId="693B122B" w14:textId="28D696D4" w:rsidR="003462CF" w:rsidRDefault="003462CF"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3462CF" w:rsidRDefault="003462CF" w:rsidP="00A7333E">
      <w:pPr>
        <w:pStyle w:val="footnote"/>
      </w:pPr>
      <w:r>
        <w:rPr>
          <w:rStyle w:val="FootnoteReference"/>
        </w:rPr>
        <w:footnoteRef/>
      </w:r>
      <w:r>
        <w:t xml:space="preserve"> Latria</w:t>
      </w:r>
    </w:p>
  </w:footnote>
  <w:footnote w:id="895">
    <w:p w14:paraId="6A1BE515" w14:textId="5E13A526" w:rsidR="003462CF" w:rsidRDefault="003462CF" w:rsidP="00426715">
      <w:pPr>
        <w:pStyle w:val="footnote"/>
      </w:pPr>
      <w:r>
        <w:rPr>
          <w:rStyle w:val="FootnoteReference"/>
        </w:rPr>
        <w:footnoteRef/>
      </w:r>
      <w:r>
        <w:t xml:space="preserve"> Or, “Sing a hymn to Him, and exalt Him beyond measure unto the ages.”</w:t>
      </w:r>
    </w:p>
  </w:footnote>
  <w:footnote w:id="896">
    <w:p w14:paraId="68D0AB21" w14:textId="61EA66CA" w:rsidR="003462CF" w:rsidRDefault="003462CF" w:rsidP="00426715">
      <w:pPr>
        <w:pStyle w:val="footnote"/>
      </w:pPr>
      <w:r>
        <w:rPr>
          <w:rStyle w:val="FootnoteReference"/>
        </w:rPr>
        <w:footnoteRef/>
      </w:r>
      <w:r>
        <w:t xml:space="preserve"> This verse is lacking in the Greek.</w:t>
      </w:r>
    </w:p>
  </w:footnote>
  <w:footnote w:id="897">
    <w:p w14:paraId="26544D11" w14:textId="10502CC8" w:rsidR="003462CF" w:rsidRDefault="003462CF"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3462CF" w:rsidRDefault="003462CF" w:rsidP="007757C9">
      <w:pPr>
        <w:pStyle w:val="footnote"/>
      </w:pPr>
      <w:r>
        <w:rPr>
          <w:rStyle w:val="FootnoteReference"/>
        </w:rPr>
        <w:footnoteRef/>
      </w:r>
      <w:r>
        <w:t xml:space="preserve"> Greek has “sea-monsters”</w:t>
      </w:r>
    </w:p>
  </w:footnote>
  <w:footnote w:id="899">
    <w:p w14:paraId="0ECD7B50" w14:textId="7593729A" w:rsidR="003462CF" w:rsidRDefault="003462CF" w:rsidP="007757C9">
      <w:pPr>
        <w:pStyle w:val="footnote"/>
      </w:pPr>
      <w:r>
        <w:rPr>
          <w:rStyle w:val="FootnoteReference"/>
        </w:rPr>
        <w:footnoteRef/>
      </w:r>
      <w:r>
        <w:t xml:space="preserve"> [] not found in Gk.</w:t>
      </w:r>
    </w:p>
  </w:footnote>
  <w:footnote w:id="900">
    <w:p w14:paraId="0A00818E" w14:textId="6F9A1D3E" w:rsidR="003462CF" w:rsidRDefault="003462CF"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3462CF" w:rsidRDefault="003462CF"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3462CF" w:rsidRDefault="003462CF" w:rsidP="003758F4">
      <w:pPr>
        <w:pStyle w:val="footnote"/>
      </w:pPr>
      <w:r>
        <w:rPr>
          <w:rStyle w:val="FootnoteReference"/>
        </w:rPr>
        <w:footnoteRef/>
      </w:r>
      <w:r>
        <w:t xml:space="preserve"> Or, “Sing a hymn to Him, and exalt Him beyond measure unto the ages.”</w:t>
      </w:r>
    </w:p>
  </w:footnote>
  <w:footnote w:id="903">
    <w:p w14:paraId="3AF01027" w14:textId="77777777" w:rsidR="003462CF" w:rsidRDefault="003462CF"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3462CF" w:rsidRDefault="003462CF" w:rsidP="003758F4">
      <w:pPr>
        <w:pStyle w:val="footnote"/>
      </w:pPr>
      <w:r>
        <w:rPr>
          <w:rStyle w:val="FootnoteReference"/>
        </w:rPr>
        <w:footnoteRef/>
      </w:r>
      <w:r>
        <w:t xml:space="preserve"> [] not found in Gk.</w:t>
      </w:r>
    </w:p>
  </w:footnote>
  <w:footnote w:id="905">
    <w:p w14:paraId="3D357C32" w14:textId="77777777" w:rsidR="003462CF" w:rsidRDefault="003462CF"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3462CF" w:rsidRPr="00FD7CBF" w:rsidRDefault="003462C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3462CF" w:rsidRPr="00FD7CBF" w:rsidRDefault="003462C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3462CF" w:rsidRDefault="003462C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3462CF" w:rsidRDefault="003462CF"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3462CF" w:rsidRPr="008D5F3D" w:rsidRDefault="003462CF" w:rsidP="008D5F3D">
      <w:pPr>
        <w:pStyle w:val="footnote"/>
      </w:pPr>
      <w:r>
        <w:rPr>
          <w:rStyle w:val="FootnoteReference"/>
        </w:rPr>
        <w:footnoteRef/>
      </w:r>
      <w:r>
        <w:t xml:space="preserve"> [JS] Greek has “stars and light,” while Coptic has “stars of light”</w:t>
      </w:r>
    </w:p>
  </w:footnote>
  <w:footnote w:id="911">
    <w:p w14:paraId="6888EF75" w14:textId="7291EAAC" w:rsidR="003462CF" w:rsidRDefault="003462CF" w:rsidP="00A17656">
      <w:pPr>
        <w:pStyle w:val="footnote"/>
      </w:pPr>
      <w:r>
        <w:rPr>
          <w:rStyle w:val="FootnoteReference"/>
        </w:rPr>
        <w:footnoteRef/>
      </w:r>
      <w:r>
        <w:t xml:space="preserve"> [JS] Gk has “confession/praise of Him is in the earth and heaven”</w:t>
      </w:r>
    </w:p>
  </w:footnote>
  <w:footnote w:id="912">
    <w:p w14:paraId="0C9270F2" w14:textId="14BEF321" w:rsidR="003462CF" w:rsidRDefault="003462CF" w:rsidP="00A17656">
      <w:pPr>
        <w:pStyle w:val="footnote"/>
      </w:pPr>
      <w:r>
        <w:rPr>
          <w:rStyle w:val="FootnoteReference"/>
        </w:rPr>
        <w:footnoteRef/>
      </w:r>
      <w:r>
        <w:t xml:space="preserve"> [JS] literally, “And He will exalt the horn of His people”</w:t>
      </w:r>
    </w:p>
  </w:footnote>
  <w:footnote w:id="913">
    <w:p w14:paraId="2890F7AF" w14:textId="127DC52C" w:rsidR="003462CF" w:rsidRDefault="003462CF"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3462CF" w:rsidRDefault="003462CF" w:rsidP="00680B91">
      <w:pPr>
        <w:pStyle w:val="footnote"/>
      </w:pPr>
      <w:r>
        <w:rPr>
          <w:rStyle w:val="FootnoteReference"/>
        </w:rPr>
        <w:footnoteRef/>
      </w:r>
      <w:r>
        <w:t xml:space="preserve"> Latria</w:t>
      </w:r>
    </w:p>
  </w:footnote>
  <w:footnote w:id="915">
    <w:p w14:paraId="690DC348" w14:textId="77777777" w:rsidR="003462CF" w:rsidRDefault="003462C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3462CF" w:rsidRDefault="003462CF"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3462CF" w:rsidRDefault="003462C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3462CF" w:rsidRDefault="003462CF"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3462CF" w:rsidRDefault="003462CF" w:rsidP="00E60591">
      <w:pPr>
        <w:pStyle w:val="footnote"/>
      </w:pPr>
      <w:r>
        <w:rPr>
          <w:rStyle w:val="FootnoteReference"/>
        </w:rPr>
        <w:footnoteRef/>
      </w:r>
      <w:r>
        <w:t xml:space="preserve"> Fr. Athanasius has “My soul shall make her boast in the Lord”</w:t>
      </w:r>
    </w:p>
  </w:footnote>
  <w:footnote w:id="920">
    <w:p w14:paraId="71668483" w14:textId="77777777" w:rsidR="003462CF" w:rsidRDefault="003462CF" w:rsidP="00E60591">
      <w:pPr>
        <w:pStyle w:val="footnote"/>
      </w:pPr>
      <w:r>
        <w:rPr>
          <w:rStyle w:val="FootnoteReference"/>
        </w:rPr>
        <w:footnoteRef/>
      </w:r>
      <w:r>
        <w:t xml:space="preserve"> 2 Sam. 6:2 (LXX).</w:t>
      </w:r>
    </w:p>
  </w:footnote>
  <w:footnote w:id="921">
    <w:p w14:paraId="04F68D8E" w14:textId="77777777" w:rsidR="003462CF" w:rsidRDefault="003462CF" w:rsidP="00E60591">
      <w:pPr>
        <w:pStyle w:val="footnote"/>
      </w:pPr>
      <w:r>
        <w:rPr>
          <w:rStyle w:val="FootnoteReference"/>
        </w:rPr>
        <w:footnoteRef/>
      </w:r>
      <w:r>
        <w:t xml:space="preserve"> [JS] or “appear” or “reveal Yourself”</w:t>
      </w:r>
    </w:p>
  </w:footnote>
  <w:footnote w:id="922">
    <w:p w14:paraId="01A143A7" w14:textId="77777777" w:rsidR="003462CF" w:rsidRDefault="003462CF" w:rsidP="00E60591">
      <w:pPr>
        <w:pStyle w:val="footnote"/>
      </w:pPr>
      <w:r>
        <w:rPr>
          <w:rStyle w:val="FootnoteReference"/>
        </w:rPr>
        <w:footnoteRef/>
      </w:r>
      <w:r>
        <w:t xml:space="preserve"> [JS] or “reveal Your face”.</w:t>
      </w:r>
    </w:p>
  </w:footnote>
  <w:footnote w:id="923">
    <w:p w14:paraId="22AD0096" w14:textId="77777777" w:rsidR="003462CF" w:rsidRPr="004A3E27" w:rsidRDefault="003462CF"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3462CF" w:rsidRDefault="003462CF" w:rsidP="00E60591">
      <w:pPr>
        <w:pStyle w:val="footnote"/>
      </w:pPr>
      <w:r>
        <w:rPr>
          <w:rStyle w:val="FootnoteReference"/>
        </w:rPr>
        <w:footnoteRef/>
      </w:r>
      <w:r>
        <w:t xml:space="preserve"> [JS] literally “do obeisance”, i.e. “bow down to”</w:t>
      </w:r>
    </w:p>
  </w:footnote>
  <w:footnote w:id="925">
    <w:p w14:paraId="2630F597" w14:textId="77777777" w:rsidR="003462CF" w:rsidRPr="004A3E27" w:rsidRDefault="003462CF"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3462CF" w:rsidRDefault="003462CF" w:rsidP="00E60591">
      <w:pPr>
        <w:pStyle w:val="footnote"/>
      </w:pPr>
      <w:r>
        <w:rPr>
          <w:rStyle w:val="FootnoteReference"/>
        </w:rPr>
        <w:footnoteRef/>
      </w:r>
      <w:r>
        <w:t xml:space="preserve"> [JS] or “beautifully situated”</w:t>
      </w:r>
    </w:p>
  </w:footnote>
  <w:footnote w:id="927">
    <w:p w14:paraId="270252A4" w14:textId="77777777" w:rsidR="003462CF" w:rsidRPr="004A3E27" w:rsidRDefault="003462CF"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3462CF" w:rsidRDefault="003462CF"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3462CF" w:rsidRDefault="003462CF" w:rsidP="00E60591">
      <w:pPr>
        <w:pStyle w:val="footnote"/>
      </w:pPr>
      <w:r>
        <w:rPr>
          <w:rStyle w:val="FootnoteReference"/>
        </w:rPr>
        <w:footnoteRef/>
      </w:r>
      <w:r>
        <w:t xml:space="preserve"> [JS] or “Mother Zion will say,”</w:t>
      </w:r>
    </w:p>
  </w:footnote>
  <w:footnote w:id="930">
    <w:p w14:paraId="33656AE4" w14:textId="77777777" w:rsidR="003462CF" w:rsidRDefault="003462CF" w:rsidP="00E60591">
      <w:pPr>
        <w:pStyle w:val="footnote"/>
      </w:pPr>
      <w:r>
        <w:rPr>
          <w:rStyle w:val="FootnoteReference"/>
        </w:rPr>
        <w:footnoteRef/>
      </w:r>
      <w:r>
        <w:t xml:space="preserve"> [JS] Coptic has, “that a man and a man dwelt in her”</w:t>
      </w:r>
    </w:p>
  </w:footnote>
  <w:footnote w:id="931">
    <w:p w14:paraId="54C279A1" w14:textId="77777777" w:rsidR="003462CF" w:rsidRDefault="003462CF" w:rsidP="00E60591">
      <w:pPr>
        <w:pStyle w:val="footnote"/>
      </w:pPr>
      <w:r>
        <w:rPr>
          <w:rStyle w:val="FootnoteReference"/>
        </w:rPr>
        <w:footnoteRef/>
      </w:r>
      <w:r>
        <w:t xml:space="preserve"> [JS] or “messengers”</w:t>
      </w:r>
    </w:p>
  </w:footnote>
  <w:footnote w:id="932">
    <w:p w14:paraId="43C0F64C" w14:textId="77777777" w:rsidR="003462CF" w:rsidRDefault="003462CF" w:rsidP="00E60591">
      <w:pPr>
        <w:pStyle w:val="footnote"/>
      </w:pPr>
      <w:r>
        <w:rPr>
          <w:rStyle w:val="FootnoteReference"/>
        </w:rPr>
        <w:footnoteRef/>
      </w:r>
      <w:r>
        <w:t xml:space="preserve"> [JS] Fr. Lazarus has “servants”</w:t>
      </w:r>
    </w:p>
  </w:footnote>
  <w:footnote w:id="933">
    <w:p w14:paraId="5CB58F29" w14:textId="77777777" w:rsidR="003462CF" w:rsidRDefault="003462CF" w:rsidP="00E60591">
      <w:pPr>
        <w:pStyle w:val="footnote"/>
      </w:pPr>
      <w:r>
        <w:rPr>
          <w:rStyle w:val="FootnoteReference"/>
        </w:rPr>
        <w:footnoteRef/>
      </w:r>
      <w:r>
        <w:t xml:space="preserve"> Heb. 1:7; Ezek. 1:14; 2 Esdras 8:22.</w:t>
      </w:r>
    </w:p>
  </w:footnote>
  <w:footnote w:id="934">
    <w:p w14:paraId="3C41F1A9" w14:textId="77777777" w:rsidR="003462CF" w:rsidRDefault="003462CF" w:rsidP="00E60591">
      <w:pPr>
        <w:pStyle w:val="footnote"/>
      </w:pPr>
      <w:r>
        <w:rPr>
          <w:rStyle w:val="FootnoteReference"/>
        </w:rPr>
        <w:footnoteRef/>
      </w:r>
      <w:r>
        <w:t xml:space="preserve"> [JS] or “makes the clouds His chariot”</w:t>
      </w:r>
    </w:p>
  </w:footnote>
  <w:footnote w:id="935">
    <w:p w14:paraId="48E0AB19" w14:textId="77777777" w:rsidR="003462CF" w:rsidRDefault="003462CF"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3462CF" w:rsidRDefault="003462CF" w:rsidP="00E60591">
      <w:pPr>
        <w:pStyle w:val="footnote"/>
      </w:pPr>
      <w:r>
        <w:rPr>
          <w:rStyle w:val="FootnoteReference"/>
        </w:rPr>
        <w:footnoteRef/>
      </w:r>
      <w:r>
        <w:t xml:space="preserve"> [JS] lit. day to day</w:t>
      </w:r>
    </w:p>
  </w:footnote>
  <w:footnote w:id="937">
    <w:p w14:paraId="12F98413" w14:textId="77777777" w:rsidR="003462CF" w:rsidRPr="004A3E27" w:rsidRDefault="003462CF" w:rsidP="00E60591">
      <w:pPr>
        <w:pStyle w:val="footnote"/>
      </w:pPr>
      <w:r w:rsidRPr="004A3E27">
        <w:rPr>
          <w:rStyle w:val="FootnoteReference"/>
        </w:rPr>
        <w:footnoteRef/>
      </w:r>
      <w:r w:rsidRPr="004A3E27">
        <w:t xml:space="preserve"> Luke 4:32.</w:t>
      </w:r>
    </w:p>
  </w:footnote>
  <w:footnote w:id="938">
    <w:p w14:paraId="094C75E4" w14:textId="77777777" w:rsidR="003462CF" w:rsidRDefault="003462CF" w:rsidP="00E60591">
      <w:pPr>
        <w:pStyle w:val="footnote"/>
      </w:pPr>
      <w:r>
        <w:rPr>
          <w:rStyle w:val="FootnoteReference"/>
        </w:rPr>
        <w:footnoteRef/>
      </w:r>
      <w:r>
        <w:t xml:space="preserve"> [JS] or “give thanks to”. “Thankfully confess with praise”</w:t>
      </w:r>
    </w:p>
  </w:footnote>
  <w:footnote w:id="939">
    <w:p w14:paraId="55536D04" w14:textId="77777777" w:rsidR="003462CF" w:rsidRDefault="003462CF" w:rsidP="00E60591">
      <w:pPr>
        <w:pStyle w:val="footnote"/>
      </w:pPr>
      <w:r>
        <w:rPr>
          <w:rStyle w:val="FootnoteReference"/>
        </w:rPr>
        <w:footnoteRef/>
      </w:r>
      <w:r>
        <w:t xml:space="preserve"> [JS] literally, “holy ones.”</w:t>
      </w:r>
    </w:p>
  </w:footnote>
  <w:footnote w:id="940">
    <w:p w14:paraId="7C8A0D56" w14:textId="77777777" w:rsidR="003462CF" w:rsidRDefault="003462CF"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3462CF" w:rsidRDefault="003462CF" w:rsidP="00E60591">
      <w:pPr>
        <w:pStyle w:val="footnote"/>
      </w:pPr>
      <w:r>
        <w:rPr>
          <w:rStyle w:val="FootnoteReference"/>
        </w:rPr>
        <w:footnoteRef/>
      </w:r>
      <w:r>
        <w:t xml:space="preserve"> [JS] litearlly, “slave”.</w:t>
      </w:r>
    </w:p>
  </w:footnote>
  <w:footnote w:id="942">
    <w:p w14:paraId="341A5D3B" w14:textId="77777777" w:rsidR="003462CF" w:rsidRPr="004A3E27" w:rsidRDefault="003462CF"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3462CF" w:rsidRDefault="003462CF"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3462CF" w:rsidRDefault="003462CF"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3462CF" w:rsidRDefault="003462CF"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3462CF" w:rsidRDefault="003462CF" w:rsidP="00E60591">
      <w:pPr>
        <w:pStyle w:val="footnote"/>
      </w:pPr>
      <w:r>
        <w:rPr>
          <w:rStyle w:val="FootnoteReference"/>
        </w:rPr>
        <w:footnoteRef/>
      </w:r>
      <w:r>
        <w:t xml:space="preserve"> [JS] or, “boast”</w:t>
      </w:r>
    </w:p>
  </w:footnote>
  <w:footnote w:id="947">
    <w:p w14:paraId="5CB3133E" w14:textId="77777777" w:rsidR="003462CF" w:rsidRPr="004A3E27" w:rsidRDefault="003462CF"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3462CF" w:rsidRDefault="003462CF" w:rsidP="00E60591">
      <w:pPr>
        <w:pStyle w:val="footnote"/>
      </w:pPr>
      <w:r>
        <w:rPr>
          <w:rStyle w:val="FootnoteReference"/>
        </w:rPr>
        <w:footnoteRef/>
      </w:r>
      <w:r>
        <w:t xml:space="preserve"> [JS] Fr. Lazarus renders “repent” as “change His mind”</w:t>
      </w:r>
    </w:p>
  </w:footnote>
  <w:footnote w:id="949">
    <w:p w14:paraId="673E3386" w14:textId="77777777" w:rsidR="003462CF" w:rsidRDefault="003462CF" w:rsidP="00E60591">
      <w:pPr>
        <w:pStyle w:val="footnote"/>
      </w:pPr>
      <w:r>
        <w:rPr>
          <w:rStyle w:val="FootnoteReference"/>
        </w:rPr>
        <w:footnoteRef/>
      </w:r>
      <w:r>
        <w:t xml:space="preserve"> Heb. 7:21.</w:t>
      </w:r>
    </w:p>
  </w:footnote>
  <w:footnote w:id="950">
    <w:p w14:paraId="584B7EF5" w14:textId="77777777" w:rsidR="003462CF" w:rsidRPr="004A3E27" w:rsidRDefault="003462CF"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3462CF" w:rsidRPr="004A3E27" w:rsidRDefault="003462CF"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3462CF" w:rsidRDefault="003462CF"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3462CF" w:rsidRDefault="003462CF" w:rsidP="00E60591">
      <w:pPr>
        <w:pStyle w:val="footnote"/>
      </w:pPr>
      <w:r>
        <w:rPr>
          <w:rStyle w:val="FootnoteReference"/>
        </w:rPr>
        <w:footnoteRef/>
      </w:r>
      <w:r>
        <w:t xml:space="preserve"> This column is the version abridged by Fr. Athanasius Iskander.</w:t>
      </w:r>
    </w:p>
  </w:footnote>
  <w:footnote w:id="954">
    <w:p w14:paraId="4081C3EC" w14:textId="77777777" w:rsidR="003462CF" w:rsidRDefault="003462CF"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3462CF" w:rsidRDefault="003462CF"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3462CF" w:rsidRDefault="003462CF"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3462CF" w:rsidRDefault="003462CF"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3462CF" w:rsidRDefault="003462CF"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3462CF" w:rsidRDefault="003462CF" w:rsidP="00E60591">
      <w:pPr>
        <w:pStyle w:val="footnote"/>
      </w:pPr>
      <w:r>
        <w:rPr>
          <w:rStyle w:val="FootnoteReference"/>
        </w:rPr>
        <w:footnoteRef/>
      </w:r>
      <w:r>
        <w:t xml:space="preserve"> Meaning of “o-ti eros tattis etenhoot” unclear.</w:t>
      </w:r>
    </w:p>
  </w:footnote>
  <w:footnote w:id="960">
    <w:p w14:paraId="1FAA9981" w14:textId="77777777" w:rsidR="003462CF" w:rsidRDefault="003462CF" w:rsidP="00E60591">
      <w:pPr>
        <w:pStyle w:val="footnote"/>
      </w:pPr>
      <w:r>
        <w:rPr>
          <w:rStyle w:val="FootnoteReference"/>
        </w:rPr>
        <w:footnoteRef/>
      </w:r>
      <w:r>
        <w:t xml:space="preserve"> Coptic has “El”, but that would be somewhat obscure in English.</w:t>
      </w:r>
    </w:p>
  </w:footnote>
  <w:footnote w:id="961">
    <w:p w14:paraId="6ECFB0E5" w14:textId="77777777" w:rsidR="003462CF" w:rsidRDefault="003462CF" w:rsidP="00E60591">
      <w:pPr>
        <w:pStyle w:val="footnote"/>
      </w:pPr>
      <w:r>
        <w:rPr>
          <w:rStyle w:val="FootnoteReference"/>
        </w:rPr>
        <w:footnoteRef/>
      </w:r>
      <w:r>
        <w:t xml:space="preserve"> Perhaps His order as Highpriest, after the order of Melchizedek.</w:t>
      </w:r>
    </w:p>
  </w:footnote>
  <w:footnote w:id="962">
    <w:p w14:paraId="3DC9334B" w14:textId="77777777" w:rsidR="003462CF" w:rsidRDefault="003462C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3462CF" w:rsidRPr="00260CA9" w:rsidRDefault="003462CF"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3462CF" w:rsidRPr="00FD7CBF" w:rsidRDefault="003462CF"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3462CF" w:rsidRDefault="003462CF"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3462CF" w:rsidRDefault="003462CF" w:rsidP="00B62960">
      <w:pPr>
        <w:pStyle w:val="footnote"/>
      </w:pPr>
      <w:r>
        <w:rPr>
          <w:rStyle w:val="FootnoteReference"/>
        </w:rPr>
        <w:footnoteRef/>
      </w:r>
      <w:r>
        <w:t xml:space="preserve"> “brethren”, because said by a deacon.</w:t>
      </w:r>
    </w:p>
  </w:footnote>
  <w:footnote w:id="967">
    <w:p w14:paraId="620F336B" w14:textId="77777777" w:rsidR="003462CF" w:rsidRDefault="003462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3462CF" w:rsidRDefault="003462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3462CF" w:rsidRDefault="003462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3462CF" w:rsidRDefault="003462CF"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3462CF" w:rsidRPr="00B021F8" w:rsidRDefault="003462CF"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3462CF" w:rsidRDefault="003462CF"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3462CF" w:rsidRDefault="003462CF" w:rsidP="00E83105">
      <w:pPr>
        <w:pStyle w:val="footnote"/>
      </w:pPr>
      <w:r>
        <w:rPr>
          <w:rStyle w:val="FootnoteReference"/>
        </w:rPr>
        <w:footnoteRef/>
      </w:r>
      <w:r>
        <w:t xml:space="preserve"> Some translations replace “Barbarians” with “those who desire war”</w:t>
      </w:r>
    </w:p>
  </w:footnote>
  <w:footnote w:id="974">
    <w:p w14:paraId="6BD2B85F" w14:textId="3AA00754" w:rsidR="003462CF" w:rsidRDefault="003462CF" w:rsidP="00B02DD7">
      <w:pPr>
        <w:pStyle w:val="footnote"/>
      </w:pPr>
      <w:r>
        <w:rPr>
          <w:rStyle w:val="FootnoteReference"/>
        </w:rPr>
        <w:footnoteRef/>
      </w:r>
      <w:r>
        <w:t xml:space="preserve"> Or “assemblies,” i.e. not a group of people, but an action.</w:t>
      </w:r>
    </w:p>
  </w:footnote>
  <w:footnote w:id="975">
    <w:p w14:paraId="69447F9F" w14:textId="7CAFAA2C" w:rsidR="003462CF" w:rsidRDefault="003462CF" w:rsidP="00B02DD7">
      <w:pPr>
        <w:pStyle w:val="footnote"/>
      </w:pPr>
      <w:r>
        <w:rPr>
          <w:rStyle w:val="FootnoteReference"/>
        </w:rPr>
        <w:footnoteRef/>
      </w:r>
      <w:r>
        <w:t xml:space="preserve"> Literally, “raise the horn”</w:t>
      </w:r>
    </w:p>
  </w:footnote>
  <w:footnote w:id="976">
    <w:p w14:paraId="1C38F898" w14:textId="533A4129" w:rsidR="003462CF" w:rsidRPr="00FD7CBF" w:rsidRDefault="003462C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3462CF" w:rsidRDefault="003462CF">
      <w:pPr>
        <w:pStyle w:val="FootnoteText"/>
      </w:pPr>
      <w:r>
        <w:rPr>
          <w:rStyle w:val="FootnoteReference"/>
        </w:rPr>
        <w:footnoteRef/>
      </w:r>
      <w:r>
        <w:t xml:space="preserve"> Acts 7:60</w:t>
      </w:r>
    </w:p>
  </w:footnote>
  <w:footnote w:id="978">
    <w:p w14:paraId="66841CA4" w14:textId="77777777" w:rsidR="003462CF" w:rsidRDefault="003462CF"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3462CF" w:rsidRDefault="003462CF"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3462CF" w:rsidRDefault="003462CF">
      <w:pPr>
        <w:pStyle w:val="footnote"/>
        <w:rPr>
          <w:ins w:id="1233" w:author="Brett Slote" w:date="2011-07-21T19:13:00Z"/>
        </w:rPr>
        <w:pPrChange w:id="1234" w:author="Brett Slote" w:date="2011-07-21T20:05:00Z">
          <w:pPr>
            <w:pStyle w:val="FootnoteText"/>
          </w:pPr>
        </w:pPrChange>
      </w:pPr>
      <w:ins w:id="1235" w:author="Brett Slote" w:date="2011-07-21T19:13:00Z">
        <w:r>
          <w:rPr>
            <w:rStyle w:val="FootnoteReference"/>
          </w:rPr>
          <w:footnoteRef/>
        </w:r>
        <w:r>
          <w:t xml:space="preserve"> Numbers 12:7-8</w:t>
        </w:r>
      </w:ins>
    </w:p>
  </w:footnote>
  <w:footnote w:id="981">
    <w:p w14:paraId="7099EBEB" w14:textId="77777777" w:rsidR="003462CF" w:rsidRDefault="003462CF">
      <w:pPr>
        <w:pStyle w:val="footnote"/>
        <w:rPr>
          <w:ins w:id="1236" w:author="Brett Slote" w:date="2011-07-21T19:13:00Z"/>
        </w:rPr>
        <w:pPrChange w:id="1237" w:author="Brett Slote" w:date="2011-07-21T20:05:00Z">
          <w:pPr>
            <w:pStyle w:val="FootnoteText"/>
          </w:pPr>
        </w:pPrChange>
      </w:pPr>
      <w:ins w:id="1238" w:author="Brett Slote" w:date="2011-07-21T19:13:00Z">
        <w:r>
          <w:rPr>
            <w:rStyle w:val="FootnoteReference"/>
          </w:rPr>
          <w:footnoteRef/>
        </w:r>
        <w:r>
          <w:t xml:space="preserve"> Exodus 28:1</w:t>
        </w:r>
      </w:ins>
    </w:p>
  </w:footnote>
  <w:footnote w:id="982">
    <w:p w14:paraId="5BFC95F9" w14:textId="77777777" w:rsidR="003462CF" w:rsidRDefault="003462CF">
      <w:pPr>
        <w:pStyle w:val="footnote"/>
        <w:rPr>
          <w:ins w:id="1239" w:author="Brett Slote" w:date="2011-07-21T19:13:00Z"/>
        </w:rPr>
        <w:pPrChange w:id="1240" w:author="Brett Slote" w:date="2011-07-21T20:05:00Z">
          <w:pPr>
            <w:pStyle w:val="FootnoteText"/>
          </w:pPr>
        </w:pPrChange>
      </w:pPr>
      <w:ins w:id="1241" w:author="Brett Slote" w:date="2011-07-21T19:13:00Z">
        <w:r>
          <w:rPr>
            <w:rStyle w:val="FootnoteReference"/>
          </w:rPr>
          <w:footnoteRef/>
        </w:r>
        <w:r>
          <w:t xml:space="preserve"> Matthew 16:18</w:t>
        </w:r>
      </w:ins>
    </w:p>
  </w:footnote>
  <w:footnote w:id="983">
    <w:p w14:paraId="04125830" w14:textId="77777777" w:rsidR="003462CF" w:rsidRDefault="003462CF">
      <w:pPr>
        <w:pStyle w:val="footnote"/>
        <w:rPr>
          <w:ins w:id="1243" w:author="Brett Slote" w:date="2011-07-21T19:13:00Z"/>
        </w:rPr>
        <w:pPrChange w:id="1244" w:author="Brett Slote" w:date="2011-07-21T20:05:00Z">
          <w:pPr>
            <w:pStyle w:val="FootnoteText"/>
          </w:pPr>
        </w:pPrChange>
      </w:pPr>
      <w:ins w:id="1245" w:author="Brett Slote" w:date="2011-07-21T19:13:00Z">
        <w:r>
          <w:rPr>
            <w:rStyle w:val="FootnoteReference"/>
          </w:rPr>
          <w:footnoteRef/>
        </w:r>
        <w:r>
          <w:t xml:space="preserve"> Psalms 110:4, Hebrews 5:6,10</w:t>
        </w:r>
      </w:ins>
    </w:p>
  </w:footnote>
  <w:footnote w:id="984">
    <w:p w14:paraId="4ECDDE09" w14:textId="77777777" w:rsidR="003462CF" w:rsidRDefault="003462C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3462CF" w:rsidRDefault="003462CF" w:rsidP="00AA0D73">
      <w:pPr>
        <w:pStyle w:val="footnote"/>
      </w:pPr>
      <w:r>
        <w:rPr>
          <w:rStyle w:val="FootnoteReference"/>
        </w:rPr>
        <w:footnoteRef/>
      </w:r>
      <w:r>
        <w:t xml:space="preserve"> Composed in 2017 A.D. based on the Byzantine Troparion.</w:t>
      </w:r>
    </w:p>
  </w:footnote>
  <w:footnote w:id="986">
    <w:p w14:paraId="4B423B56" w14:textId="77777777" w:rsidR="003462CF" w:rsidRDefault="003462CF" w:rsidP="005A4893">
      <w:pPr>
        <w:pStyle w:val="footnote"/>
      </w:pPr>
      <w:r>
        <w:rPr>
          <w:rStyle w:val="FootnoteReference"/>
        </w:rPr>
        <w:footnoteRef/>
      </w:r>
      <w:r>
        <w:t xml:space="preserve"> Composed in 2017 A.D. based on the Byzantine Troparion.</w:t>
      </w:r>
    </w:p>
  </w:footnote>
  <w:footnote w:id="987">
    <w:p w14:paraId="43D7A435" w14:textId="12276A7D" w:rsidR="003462CF" w:rsidRDefault="003462CF" w:rsidP="00FA1142">
      <w:pPr>
        <w:pStyle w:val="footnote"/>
      </w:pPr>
      <w:r>
        <w:rPr>
          <w:rStyle w:val="FootnoteReference"/>
        </w:rPr>
        <w:footnoteRef/>
      </w:r>
      <w:r>
        <w:t xml:space="preserve"> Adapted from Byzantine Troparion in 2017</w:t>
      </w:r>
    </w:p>
  </w:footnote>
  <w:footnote w:id="988">
    <w:p w14:paraId="4ACBECBD" w14:textId="77777777" w:rsidR="003462CF" w:rsidRDefault="003462C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3462CF" w:rsidRDefault="003462CF" w:rsidP="00C0205C">
      <w:pPr>
        <w:pStyle w:val="footnote"/>
      </w:pPr>
      <w:r>
        <w:rPr>
          <w:rStyle w:val="FootnoteReference"/>
          <w:rFonts w:eastAsiaTheme="majorEastAsia"/>
        </w:rPr>
        <w:footnoteRef/>
      </w:r>
      <w:r>
        <w:t xml:space="preserve"> Ps 72:10</w:t>
      </w:r>
    </w:p>
  </w:footnote>
  <w:footnote w:id="990">
    <w:p w14:paraId="73200F36" w14:textId="77777777" w:rsidR="003462CF" w:rsidRDefault="003462CF">
      <w:pPr>
        <w:pStyle w:val="FootnoteText"/>
      </w:pPr>
      <w:r>
        <w:rPr>
          <w:rStyle w:val="FootnoteReference"/>
        </w:rPr>
        <w:footnoteRef/>
      </w:r>
      <w:r>
        <w:t xml:space="preserve"> Pope Dioscorus can but substituted here to use this doxology on his feast.</w:t>
      </w:r>
    </w:p>
  </w:footnote>
  <w:footnote w:id="991">
    <w:p w14:paraId="6EE19208" w14:textId="77777777" w:rsidR="003462CF" w:rsidRDefault="003462CF" w:rsidP="008B74E6">
      <w:pPr>
        <w:pStyle w:val="footnote"/>
      </w:pPr>
      <w:r>
        <w:rPr>
          <w:rStyle w:val="FootnoteReference"/>
        </w:rPr>
        <w:footnoteRef/>
      </w:r>
      <w:r>
        <w:t xml:space="preserve"> Taken from Byzantine rite hymns in 2016.</w:t>
      </w:r>
    </w:p>
  </w:footnote>
  <w:footnote w:id="992">
    <w:p w14:paraId="55DD5410" w14:textId="77777777" w:rsidR="003462CF" w:rsidRDefault="003462CF" w:rsidP="003765FB">
      <w:pPr>
        <w:pStyle w:val="footnote"/>
      </w:pPr>
      <w:r>
        <w:rPr>
          <w:rStyle w:val="FootnoteReference"/>
        </w:rPr>
        <w:footnoteRef/>
      </w:r>
      <w:r>
        <w:t xml:space="preserve"> Taken from Byzantine rite hymns in 2016.</w:t>
      </w:r>
    </w:p>
  </w:footnote>
  <w:footnote w:id="993">
    <w:p w14:paraId="10C81BCA" w14:textId="32EF878B" w:rsidR="003462CF" w:rsidRDefault="003462CF" w:rsidP="008B74E6">
      <w:pPr>
        <w:pStyle w:val="footnote"/>
      </w:pPr>
      <w:r>
        <w:rPr>
          <w:rStyle w:val="FootnoteReference"/>
        </w:rPr>
        <w:footnoteRef/>
      </w:r>
      <w:r>
        <w:t xml:space="preserve"> Taken from Byzantine rite hymns in 2016.</w:t>
      </w:r>
    </w:p>
  </w:footnote>
  <w:footnote w:id="994">
    <w:p w14:paraId="2FF46E46" w14:textId="77777777" w:rsidR="003462CF" w:rsidRDefault="003462CF" w:rsidP="003D4209">
      <w:pPr>
        <w:pStyle w:val="footnote"/>
      </w:pPr>
      <w:r>
        <w:rPr>
          <w:rStyle w:val="FootnoteReference"/>
        </w:rPr>
        <w:footnoteRef/>
      </w:r>
      <w:r>
        <w:t xml:space="preserve"> Dan 12:3</w:t>
      </w:r>
    </w:p>
  </w:footnote>
  <w:footnote w:id="995">
    <w:p w14:paraId="4F373D62" w14:textId="77777777" w:rsidR="003462CF" w:rsidRDefault="003462CF"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3462CF" w:rsidRDefault="003462CF"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3462CF" w:rsidRDefault="003462CF" w:rsidP="00CB28F2">
      <w:pPr>
        <w:pStyle w:val="footnote"/>
      </w:pPr>
      <w:r>
        <w:rPr>
          <w:rStyle w:val="FootnoteReference"/>
        </w:rPr>
        <w:footnoteRef/>
      </w:r>
      <w:r>
        <w:t xml:space="preserve"> Compiled based on the Byzantine Troparion and Kontakion in 2017.</w:t>
      </w:r>
    </w:p>
  </w:footnote>
  <w:footnote w:id="998">
    <w:p w14:paraId="0977783C" w14:textId="77777777" w:rsidR="003462CF" w:rsidRDefault="003462CF">
      <w:pPr>
        <w:pStyle w:val="FootnoteText"/>
      </w:pPr>
      <w:r>
        <w:rPr>
          <w:rStyle w:val="FootnoteReference"/>
        </w:rPr>
        <w:footnoteRef/>
      </w:r>
      <w:r>
        <w:t xml:space="preserve"> Rev 4:6</w:t>
      </w:r>
    </w:p>
  </w:footnote>
  <w:footnote w:id="999">
    <w:p w14:paraId="4ED11EF4" w14:textId="7D8D49ED" w:rsidR="003462CF" w:rsidRDefault="003462CF"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0">
    <w:p w14:paraId="474C3AF6" w14:textId="77777777" w:rsidR="003462CF" w:rsidRDefault="003462CF" w:rsidP="00C14556">
      <w:pPr>
        <w:pStyle w:val="footnote"/>
        <w:rPr>
          <w:ins w:id="1373" w:author="Brett Slote" w:date="2011-07-19T15:43:00Z"/>
        </w:rPr>
      </w:pPr>
      <w:ins w:id="1374" w:author="Brett Slote" w:date="2011-07-19T15:43:00Z">
        <w:r>
          <w:rPr>
            <w:rStyle w:val="FootnoteReference"/>
          </w:rPr>
          <w:footnoteRef/>
        </w:r>
        <w:r>
          <w:t xml:space="preserve"> or supplications/intercessions</w:t>
        </w:r>
      </w:ins>
    </w:p>
  </w:footnote>
  <w:footnote w:id="1001">
    <w:p w14:paraId="527ECCCD" w14:textId="77777777" w:rsidR="003462CF" w:rsidRDefault="003462CF">
      <w:pPr>
        <w:pStyle w:val="footnote"/>
        <w:rPr>
          <w:ins w:id="1375" w:author="Brett Slote" w:date="2011-07-19T15:43:00Z"/>
        </w:rPr>
        <w:pPrChange w:id="1376" w:author="Brett Slote" w:date="2011-07-21T19:56:00Z">
          <w:pPr>
            <w:pStyle w:val="FootnoteText"/>
          </w:pPr>
        </w:pPrChange>
      </w:pPr>
      <w:ins w:id="1377" w:author="Brett Slote" w:date="2011-07-19T15:43:00Z">
        <w:r>
          <w:rPr>
            <w:rStyle w:val="FootnoteReference"/>
          </w:rPr>
          <w:footnoteRef/>
        </w:r>
        <w:r>
          <w:t xml:space="preserve"> Joel 3:13 – but I’m trying to remember something that says “the harvest is full and the wheat plentiful”</w:t>
        </w:r>
      </w:ins>
    </w:p>
  </w:footnote>
  <w:footnote w:id="1002">
    <w:p w14:paraId="6583C1B7" w14:textId="77777777" w:rsidR="003462CF" w:rsidRDefault="003462CF">
      <w:pPr>
        <w:pStyle w:val="footnote"/>
        <w:rPr>
          <w:ins w:id="1378" w:author="Brett Slote" w:date="2011-07-19T15:43:00Z"/>
          <w:rFonts w:ascii="Antonious" w:hAnsi="Antonious" w:cs="Antonious"/>
        </w:rPr>
        <w:pPrChange w:id="1379" w:author="Brett Slote" w:date="2011-07-21T19:56:00Z">
          <w:pPr>
            <w:widowControl w:val="0"/>
            <w:autoSpaceDE w:val="0"/>
            <w:autoSpaceDN w:val="0"/>
            <w:adjustRightInd w:val="0"/>
          </w:pPr>
        </w:pPrChange>
      </w:pPr>
      <w:ins w:id="1380"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3">
    <w:p w14:paraId="3A76C60E" w14:textId="214D0337" w:rsidR="003462CF" w:rsidRDefault="003462C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4">
    <w:p w14:paraId="0CF37F72" w14:textId="7D818E4C" w:rsidR="003462CF" w:rsidRDefault="003462CF" w:rsidP="00E64404">
      <w:pPr>
        <w:pStyle w:val="footnote"/>
      </w:pPr>
      <w:r>
        <w:rPr>
          <w:rStyle w:val="FootnoteReference"/>
        </w:rPr>
        <w:footnoteRef/>
      </w:r>
      <w:r>
        <w:t xml:space="preserve"> Modified into the style of a Coptic Doxology from the Byzantine Rite hymns in 2016. </w:t>
      </w:r>
    </w:p>
  </w:footnote>
  <w:footnote w:id="1005">
    <w:p w14:paraId="3A27F85F" w14:textId="3A3B7D60" w:rsidR="003462CF" w:rsidRDefault="003462CF" w:rsidP="00E43E17">
      <w:pPr>
        <w:pStyle w:val="footnote"/>
      </w:pPr>
      <w:r>
        <w:rPr>
          <w:rStyle w:val="FootnoteReference"/>
        </w:rPr>
        <w:footnoteRef/>
      </w:r>
      <w:r>
        <w:t xml:space="preserve"> Added in 2017 based on the Byzantine hymns.</w:t>
      </w:r>
    </w:p>
  </w:footnote>
  <w:footnote w:id="1006">
    <w:p w14:paraId="13C4CE75" w14:textId="77777777" w:rsidR="003462CF" w:rsidRDefault="003462CF" w:rsidP="003462CF">
      <w:pPr>
        <w:pStyle w:val="footnote"/>
      </w:pPr>
      <w:r>
        <w:rPr>
          <w:rStyle w:val="FootnoteReference"/>
        </w:rPr>
        <w:footnoteRef/>
      </w:r>
      <w:r>
        <w:t xml:space="preserve"> Added in 2017 based on the Byzantine hymns.</w:t>
      </w:r>
    </w:p>
  </w:footnote>
  <w:footnote w:id="1007">
    <w:p w14:paraId="3B864A3D" w14:textId="77777777" w:rsidR="003462CF" w:rsidRDefault="003462CF" w:rsidP="00325E43">
      <w:pPr>
        <w:pStyle w:val="footnote"/>
      </w:pPr>
      <w:r>
        <w:rPr>
          <w:rStyle w:val="FootnoteReference"/>
        </w:rPr>
        <w:footnoteRef/>
      </w:r>
      <w:r>
        <w:t xml:space="preserve"> Modified into the style of a Coptic Doxology from the Byzantine Rite hymns in 2016. </w:t>
      </w:r>
    </w:p>
  </w:footnote>
  <w:footnote w:id="1008">
    <w:p w14:paraId="2D6D51F6" w14:textId="3736A776" w:rsidR="003462CF" w:rsidRDefault="003462CF" w:rsidP="00056BED">
      <w:pPr>
        <w:pStyle w:val="footnote"/>
      </w:pPr>
      <w:r>
        <w:rPr>
          <w:rStyle w:val="FootnoteReference"/>
        </w:rPr>
        <w:footnoteRef/>
      </w:r>
      <w:r>
        <w:t xml:space="preserve"> Added in 2017 based on the Byzantine hymns</w:t>
      </w:r>
    </w:p>
  </w:footnote>
  <w:footnote w:id="1009">
    <w:p w14:paraId="0AAB833E" w14:textId="77777777" w:rsidR="003462CF" w:rsidRDefault="003462CF" w:rsidP="00935F13">
      <w:pPr>
        <w:pStyle w:val="footnote"/>
      </w:pPr>
      <w:r>
        <w:rPr>
          <w:rStyle w:val="FootnoteReference"/>
        </w:rPr>
        <w:footnoteRef/>
      </w:r>
      <w:r>
        <w:t xml:space="preserve"> Rev 4:4</w:t>
      </w:r>
    </w:p>
  </w:footnote>
  <w:footnote w:id="1010">
    <w:p w14:paraId="70D69B5E" w14:textId="77777777" w:rsidR="003462CF" w:rsidRDefault="003462CF" w:rsidP="00935F13">
      <w:pPr>
        <w:pStyle w:val="footnote"/>
      </w:pPr>
      <w:r>
        <w:rPr>
          <w:rStyle w:val="FootnoteReference"/>
        </w:rPr>
        <w:footnoteRef/>
      </w:r>
      <w:r>
        <w:t xml:space="preserve"> Rev 5:8</w:t>
      </w:r>
    </w:p>
  </w:footnote>
  <w:footnote w:id="1011">
    <w:p w14:paraId="741347AD" w14:textId="77777777" w:rsidR="003462CF" w:rsidRDefault="003462CF">
      <w:pPr>
        <w:pStyle w:val="footnote"/>
        <w:rPr>
          <w:ins w:id="1417" w:author="Brett Slote" w:date="2011-07-19T18:33:00Z"/>
        </w:rPr>
        <w:pPrChange w:id="1418" w:author="Brett Slote" w:date="2011-07-21T19:58:00Z">
          <w:pPr>
            <w:pStyle w:val="FootnoteText"/>
          </w:pPr>
        </w:pPrChange>
      </w:pPr>
      <w:ins w:id="1419" w:author="Brett Slote" w:date="2011-07-19T18:33:00Z">
        <w:r w:rsidRPr="00C96A85">
          <w:rPr>
            <w:rStyle w:val="FootnoteReference"/>
            <w:vertAlign w:val="baseline"/>
          </w:rPr>
          <w:footnoteRef/>
        </w:r>
        <w:r w:rsidRPr="00C96A85">
          <w:t xml:space="preserve"> Ephesians 6:11</w:t>
        </w:r>
      </w:ins>
      <w:r>
        <w:t xml:space="preserve"> </w:t>
      </w:r>
      <w:ins w:id="1420" w:author="Brett Slote" w:date="2011-07-19T18:33:00Z">
        <w:r w:rsidRPr="00C96A85">
          <w:t>(Literally: “all the girding”)</w:t>
        </w:r>
      </w:ins>
    </w:p>
  </w:footnote>
  <w:footnote w:id="1012">
    <w:p w14:paraId="22B1B2A8" w14:textId="77777777" w:rsidR="003462CF" w:rsidRDefault="003462CF">
      <w:pPr>
        <w:pStyle w:val="footnote"/>
        <w:rPr>
          <w:ins w:id="1423" w:author="Brett Slote" w:date="2011-07-19T18:34:00Z"/>
        </w:rPr>
        <w:pPrChange w:id="1424" w:author="Brett Slote" w:date="2011-07-21T19:58:00Z">
          <w:pPr>
            <w:pStyle w:val="FootnoteText"/>
          </w:pPr>
        </w:pPrChange>
      </w:pPr>
      <w:ins w:id="1425" w:author="Brett Slote" w:date="2011-07-19T18:34:00Z">
        <w:r>
          <w:rPr>
            <w:rStyle w:val="FootnoteReference"/>
          </w:rPr>
          <w:footnoteRef/>
        </w:r>
        <w:r>
          <w:t xml:space="preserve"> Col 3:1</w:t>
        </w:r>
      </w:ins>
    </w:p>
  </w:footnote>
  <w:footnote w:id="1013">
    <w:p w14:paraId="2F80CBFF" w14:textId="77777777" w:rsidR="003462CF" w:rsidRDefault="003462CF" w:rsidP="00F4564C">
      <w:pPr>
        <w:pStyle w:val="footnote"/>
      </w:pPr>
      <w:r>
        <w:rPr>
          <w:rStyle w:val="FootnoteReference"/>
        </w:rPr>
        <w:footnoteRef/>
      </w:r>
      <w:r>
        <w:t xml:space="preserve"> Modified into the style of a Coptic Doxology from the Byzantine Rite hymns in 2016. </w:t>
      </w:r>
    </w:p>
  </w:footnote>
  <w:footnote w:id="1014">
    <w:p w14:paraId="0F21DE2B" w14:textId="77777777" w:rsidR="003462CF" w:rsidRDefault="003462CF" w:rsidP="00F4564C">
      <w:pPr>
        <w:pStyle w:val="footnote"/>
      </w:pPr>
      <w:r>
        <w:rPr>
          <w:rStyle w:val="FootnoteReference"/>
        </w:rPr>
        <w:footnoteRef/>
      </w:r>
      <w:r>
        <w:t xml:space="preserve"> Modified into the style of a Coptic Doxology from the Byzantine Rite hymns in 2016. </w:t>
      </w:r>
    </w:p>
  </w:footnote>
  <w:footnote w:id="1015">
    <w:p w14:paraId="51F98596" w14:textId="77777777" w:rsidR="003462CF" w:rsidRDefault="003462CF" w:rsidP="00902554">
      <w:pPr>
        <w:pStyle w:val="footnote"/>
      </w:pPr>
      <w:r>
        <w:rPr>
          <w:rStyle w:val="FootnoteReference"/>
        </w:rPr>
        <w:footnoteRef/>
      </w:r>
      <w:r>
        <w:t xml:space="preserve"> Modified into the style of a Coptic Doxology from the Byzantine Rite hymns in 2017. </w:t>
      </w:r>
    </w:p>
  </w:footnote>
  <w:footnote w:id="1016">
    <w:p w14:paraId="26B5BB59" w14:textId="77777777" w:rsidR="003462CF" w:rsidRDefault="003462CF" w:rsidP="002A29E0">
      <w:pPr>
        <w:pStyle w:val="footnote"/>
      </w:pPr>
      <w:r>
        <w:rPr>
          <w:rStyle w:val="FootnoteReference"/>
        </w:rPr>
        <w:footnoteRef/>
      </w:r>
      <w:r>
        <w:t xml:space="preserve"> Modified into the style of a Coptic Doxology from the Byzantine Rite hymns in 2016. </w:t>
      </w:r>
    </w:p>
  </w:footnote>
  <w:footnote w:id="1017">
    <w:p w14:paraId="53DCE367" w14:textId="77777777" w:rsidR="003462CF" w:rsidRDefault="003462CF" w:rsidP="00347E10">
      <w:pPr>
        <w:pStyle w:val="footnote"/>
      </w:pPr>
      <w:r>
        <w:rPr>
          <w:rStyle w:val="FootnoteReference"/>
        </w:rPr>
        <w:footnoteRef/>
      </w:r>
      <w:r>
        <w:t xml:space="preserve"> Modified into the style of a Coptic Doxology from the Byzantine Rite hymns in 2017. </w:t>
      </w:r>
    </w:p>
  </w:footnote>
  <w:footnote w:id="1018">
    <w:p w14:paraId="515A7079" w14:textId="77777777" w:rsidR="003462CF" w:rsidRDefault="003462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19">
    <w:p w14:paraId="11CE8A3A" w14:textId="77777777" w:rsidR="003462CF" w:rsidRDefault="003462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40B3C553" w14:textId="77777777" w:rsidR="003462CF" w:rsidRDefault="003462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161FA5C9" w14:textId="726A1A97" w:rsidR="003462CF" w:rsidRDefault="003462C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2">
    <w:p w14:paraId="5727BFD3" w14:textId="77777777" w:rsidR="003462CF" w:rsidRDefault="003462C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3">
    <w:p w14:paraId="5AA889F2" w14:textId="77777777" w:rsidR="003462CF" w:rsidRDefault="003462CF">
      <w:pPr>
        <w:pStyle w:val="footnote"/>
        <w:rPr>
          <w:ins w:id="1485" w:author="Brett Slote" w:date="2011-07-21T19:00:00Z"/>
        </w:rPr>
        <w:pPrChange w:id="1486" w:author="Brett Slote" w:date="2011-07-21T20:03:00Z">
          <w:pPr>
            <w:pStyle w:val="FootnoteText"/>
          </w:pPr>
        </w:pPrChange>
      </w:pPr>
      <w:ins w:id="1487" w:author="Brett Slote" w:date="2011-07-21T19:00:00Z">
        <w:r>
          <w:rPr>
            <w:rStyle w:val="FootnoteReference"/>
          </w:rPr>
          <w:footnoteRef/>
        </w:r>
        <w:r>
          <w:t xml:space="preserve"> Need to do some research into the name of this man in English</w:t>
        </w:r>
      </w:ins>
    </w:p>
  </w:footnote>
  <w:footnote w:id="1024">
    <w:p w14:paraId="6E951873" w14:textId="77777777" w:rsidR="003462CF" w:rsidRDefault="003462CF" w:rsidP="002A29E0">
      <w:pPr>
        <w:pStyle w:val="footnote"/>
      </w:pPr>
      <w:r>
        <w:rPr>
          <w:rStyle w:val="FootnoteReference"/>
        </w:rPr>
        <w:footnoteRef/>
      </w:r>
      <w:r>
        <w:t xml:space="preserve"> Modified into the style of a Coptic Doxology from the Byzantine Rite hymns in 2016. </w:t>
      </w:r>
    </w:p>
  </w:footnote>
  <w:footnote w:id="1025">
    <w:p w14:paraId="76640201" w14:textId="77777777" w:rsidR="003462CF" w:rsidRDefault="003462CF" w:rsidP="002A29E0">
      <w:pPr>
        <w:pStyle w:val="footnote"/>
      </w:pPr>
      <w:r>
        <w:rPr>
          <w:rStyle w:val="FootnoteReference"/>
        </w:rPr>
        <w:footnoteRef/>
      </w:r>
      <w:r>
        <w:t xml:space="preserve"> Modified into the style of a Coptic Doxology from the Byzantine Rite hymns in 2016. </w:t>
      </w:r>
    </w:p>
  </w:footnote>
  <w:footnote w:id="1026">
    <w:p w14:paraId="392B3FA1" w14:textId="77777777" w:rsidR="003462CF" w:rsidRDefault="003462CF" w:rsidP="002A29E0">
      <w:pPr>
        <w:pStyle w:val="footnote"/>
      </w:pPr>
      <w:r>
        <w:rPr>
          <w:rStyle w:val="FootnoteReference"/>
        </w:rPr>
        <w:footnoteRef/>
      </w:r>
      <w:r>
        <w:t xml:space="preserve"> Modified into the style of a Coptic Doxology from the Byzantine Rite hymns in 2016. </w:t>
      </w:r>
    </w:p>
  </w:footnote>
  <w:footnote w:id="1027">
    <w:p w14:paraId="4DD173AD" w14:textId="50F9B05A" w:rsidR="003462CF" w:rsidRDefault="003462CF" w:rsidP="00B52F78">
      <w:pPr>
        <w:pStyle w:val="footnote"/>
      </w:pPr>
      <w:r>
        <w:rPr>
          <w:rStyle w:val="FootnoteReference"/>
        </w:rPr>
        <w:footnoteRef/>
      </w:r>
      <w:r>
        <w:t xml:space="preserve"> Though not found on the Coptic Calendar, as one of the 318 gathered at Nicaea, it is fitting to venerate St. Spyridon.</w:t>
      </w:r>
    </w:p>
  </w:footnote>
  <w:footnote w:id="1028">
    <w:p w14:paraId="539218C4" w14:textId="77777777" w:rsidR="003462CF" w:rsidRDefault="003462CF" w:rsidP="002A29E0">
      <w:pPr>
        <w:pStyle w:val="footnote"/>
      </w:pPr>
      <w:r>
        <w:rPr>
          <w:rStyle w:val="FootnoteReference"/>
        </w:rPr>
        <w:footnoteRef/>
      </w:r>
      <w:r>
        <w:t xml:space="preserve"> Modified into the style of a Coptic Doxology from the Byzantine Rite hymns in 2016. </w:t>
      </w:r>
    </w:p>
  </w:footnote>
  <w:footnote w:id="1029">
    <w:p w14:paraId="1E132703" w14:textId="77777777" w:rsidR="003462CF" w:rsidRDefault="003462CF" w:rsidP="00D94D36">
      <w:pPr>
        <w:pStyle w:val="footnote"/>
      </w:pPr>
      <w:r>
        <w:rPr>
          <w:rStyle w:val="FootnoteReference"/>
        </w:rPr>
        <w:footnoteRef/>
      </w:r>
      <w:r>
        <w:t xml:space="preserve"> Modified into the style of a Coptic Doxology from the Byzantine Rite hymns in 2016. </w:t>
      </w:r>
    </w:p>
  </w:footnote>
  <w:footnote w:id="1030">
    <w:p w14:paraId="0EC0EB26" w14:textId="77777777" w:rsidR="003462CF" w:rsidRDefault="003462C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1">
    <w:p w14:paraId="1A09C94E" w14:textId="77777777" w:rsidR="003462CF" w:rsidRDefault="003462CF" w:rsidP="00073003">
      <w:pPr>
        <w:pStyle w:val="footnote"/>
      </w:pPr>
      <w:r>
        <w:rPr>
          <w:rStyle w:val="FootnoteReference"/>
        </w:rPr>
        <w:footnoteRef/>
      </w:r>
      <w:r>
        <w:t xml:space="preserve"> Revelation 7:2</w:t>
      </w:r>
    </w:p>
  </w:footnote>
  <w:footnote w:id="1032">
    <w:p w14:paraId="047C672B" w14:textId="77777777" w:rsidR="003462CF" w:rsidRDefault="003462CF" w:rsidP="00073003">
      <w:pPr>
        <w:pStyle w:val="footnote"/>
      </w:pPr>
      <w:r>
        <w:rPr>
          <w:rStyle w:val="FootnoteReference"/>
        </w:rPr>
        <w:footnoteRef/>
      </w:r>
      <w:r>
        <w:t xml:space="preserve"> Revelation 7:3</w:t>
      </w:r>
    </w:p>
  </w:footnote>
  <w:footnote w:id="1033">
    <w:p w14:paraId="338E8815" w14:textId="77777777" w:rsidR="003462CF" w:rsidRDefault="003462C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4">
    <w:p w14:paraId="7E074E97" w14:textId="77777777" w:rsidR="003462CF" w:rsidRDefault="003462CF" w:rsidP="00BC160E">
      <w:pPr>
        <w:pStyle w:val="footnote"/>
      </w:pPr>
      <w:r>
        <w:rPr>
          <w:rStyle w:val="FootnoteReference"/>
        </w:rPr>
        <w:footnoteRef/>
      </w:r>
      <w:r>
        <w:t xml:space="preserve"> John 13:25</w:t>
      </w:r>
    </w:p>
  </w:footnote>
  <w:footnote w:id="1035">
    <w:p w14:paraId="72C55A17" w14:textId="77777777" w:rsidR="003462CF" w:rsidRDefault="003462CF"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6">
    <w:p w14:paraId="181E1786" w14:textId="77777777" w:rsidR="003462CF" w:rsidRDefault="003462CF" w:rsidP="00B54DE8">
      <w:pPr>
        <w:pStyle w:val="footnote"/>
      </w:pPr>
      <w:r>
        <w:rPr>
          <w:rStyle w:val="FootnoteReference"/>
        </w:rPr>
        <w:footnoteRef/>
      </w:r>
      <w:r>
        <w:t xml:space="preserve"> Adapted from the Byzantine hymns in 2017.</w:t>
      </w:r>
    </w:p>
  </w:footnote>
  <w:footnote w:id="1037">
    <w:p w14:paraId="0E087572" w14:textId="27E962C9" w:rsidR="003462CF" w:rsidRDefault="003462CF"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8">
    <w:p w14:paraId="795EE333" w14:textId="77777777" w:rsidR="003462CF" w:rsidRDefault="003462CF" w:rsidP="00B53E05">
      <w:pPr>
        <w:pStyle w:val="footnote"/>
      </w:pPr>
      <w:r>
        <w:rPr>
          <w:rStyle w:val="FootnoteReference"/>
        </w:rPr>
        <w:footnoteRef/>
      </w:r>
      <w:r>
        <w:t xml:space="preserve"> Normally reserved for the Theotokos.</w:t>
      </w:r>
    </w:p>
  </w:footnote>
  <w:footnote w:id="1039">
    <w:p w14:paraId="483F0E8B" w14:textId="77777777" w:rsidR="003462CF" w:rsidRDefault="003462CF" w:rsidP="00B53E05">
      <w:pPr>
        <w:pStyle w:val="footnote"/>
      </w:pPr>
      <w:r>
        <w:rPr>
          <w:rStyle w:val="FootnoteReference"/>
        </w:rPr>
        <w:footnoteRef/>
      </w:r>
      <w:r>
        <w:t xml:space="preserve"> The law of righteousness, not the Law of the Old Covenant.</w:t>
      </w:r>
    </w:p>
  </w:footnote>
  <w:footnote w:id="1040">
    <w:p w14:paraId="361DBD71" w14:textId="77777777" w:rsidR="003462CF" w:rsidRDefault="003462CF" w:rsidP="00662600">
      <w:pPr>
        <w:pStyle w:val="footnote"/>
      </w:pPr>
      <w:r>
        <w:rPr>
          <w:rStyle w:val="FootnoteReference"/>
        </w:rPr>
        <w:footnoteRef/>
      </w:r>
      <w:r>
        <w:t xml:space="preserve"> Or image</w:t>
      </w:r>
    </w:p>
  </w:footnote>
  <w:footnote w:id="1041">
    <w:p w14:paraId="2DF974D0" w14:textId="77777777" w:rsidR="003462CF" w:rsidRDefault="003462CF">
      <w:pPr>
        <w:pStyle w:val="footnote"/>
        <w:rPr>
          <w:ins w:id="1607" w:author="Brett Slote" w:date="2011-07-21T18:57:00Z"/>
        </w:rPr>
        <w:pPrChange w:id="1608" w:author="Brett Slote" w:date="2011-07-21T20:03:00Z">
          <w:pPr>
            <w:pStyle w:val="FootnoteText"/>
          </w:pPr>
        </w:pPrChange>
      </w:pPr>
      <w:ins w:id="1609" w:author="Brett Slote" w:date="2011-07-21T18:57:00Z">
        <w:r>
          <w:rPr>
            <w:rStyle w:val="FootnoteReference"/>
          </w:rPr>
          <w:footnoteRef/>
        </w:r>
        <w:r>
          <w:t xml:space="preserve"> Colossians 3:14</w:t>
        </w:r>
      </w:ins>
    </w:p>
  </w:footnote>
  <w:footnote w:id="1042">
    <w:p w14:paraId="371983D9" w14:textId="0B3CAEFE" w:rsidR="003462CF" w:rsidRDefault="003462CF" w:rsidP="006035EE">
      <w:pPr>
        <w:pStyle w:val="footnote"/>
      </w:pPr>
      <w:r>
        <w:rPr>
          <w:rStyle w:val="FootnoteReference"/>
        </w:rPr>
        <w:footnoteRef/>
      </w:r>
      <w:r>
        <w:t xml:space="preserve"> Composed in A.D. 2016 in English for St. George’s Ministry to the British people.</w:t>
      </w:r>
    </w:p>
  </w:footnote>
  <w:footnote w:id="1043">
    <w:p w14:paraId="56032475" w14:textId="77777777" w:rsidR="003462CF" w:rsidRDefault="003462CF" w:rsidP="00E22010">
      <w:pPr>
        <w:pStyle w:val="footnote"/>
      </w:pPr>
      <w:r>
        <w:rPr>
          <w:rStyle w:val="FootnoteReference"/>
        </w:rPr>
        <w:footnoteRef/>
      </w:r>
      <w:r>
        <w:t xml:space="preserve"> 2 Tim 4:7</w:t>
      </w:r>
    </w:p>
  </w:footnote>
  <w:footnote w:id="1044">
    <w:p w14:paraId="519A6EA0" w14:textId="77777777" w:rsidR="003462CF" w:rsidRDefault="003462CF" w:rsidP="00E22010">
      <w:pPr>
        <w:pStyle w:val="footnote"/>
      </w:pPr>
      <w:r>
        <w:rPr>
          <w:rStyle w:val="FootnoteReference"/>
        </w:rPr>
        <w:footnoteRef/>
      </w:r>
      <w:r>
        <w:t xml:space="preserve"> 2 Tim 4:8</w:t>
      </w:r>
    </w:p>
  </w:footnote>
  <w:footnote w:id="1045">
    <w:p w14:paraId="7CA44E2F" w14:textId="57439995" w:rsidR="003462CF" w:rsidRDefault="003462CF" w:rsidP="00D93653">
      <w:pPr>
        <w:pStyle w:val="footnote"/>
      </w:pPr>
      <w:r>
        <w:rPr>
          <w:rStyle w:val="FootnoteReference"/>
        </w:rPr>
        <w:footnoteRef/>
      </w:r>
      <w:r>
        <w:t xml:space="preserve"> Composed in 2017 based on the Byznatine hymns.</w:t>
      </w:r>
    </w:p>
  </w:footnote>
  <w:footnote w:id="1046">
    <w:p w14:paraId="42EF2EEC" w14:textId="5D62416A" w:rsidR="003462CF" w:rsidRDefault="003462CF" w:rsidP="00DD1748">
      <w:pPr>
        <w:pStyle w:val="footnote"/>
      </w:pPr>
      <w:r>
        <w:rPr>
          <w:rStyle w:val="FootnoteReference"/>
        </w:rPr>
        <w:footnoteRef/>
      </w:r>
      <w:r>
        <w:t xml:space="preserve"> Composed in 2017 A.D. based on the Byzantine hymns.</w:t>
      </w:r>
    </w:p>
  </w:footnote>
  <w:footnote w:id="1047">
    <w:p w14:paraId="52362ED9" w14:textId="0D5017D3" w:rsidR="003462CF" w:rsidRDefault="003462CF" w:rsidP="00885E1E">
      <w:pPr>
        <w:pStyle w:val="footnote"/>
      </w:pPr>
      <w:r>
        <w:rPr>
          <w:rStyle w:val="FootnoteReference"/>
        </w:rPr>
        <w:footnoteRef/>
      </w:r>
      <w:r>
        <w:t xml:space="preserve"> Composed based on the Byzantine hymns in 2017.</w:t>
      </w:r>
    </w:p>
  </w:footnote>
  <w:footnote w:id="1048">
    <w:p w14:paraId="51918F66" w14:textId="77777777" w:rsidR="003462CF" w:rsidRDefault="003462CF" w:rsidP="00885E1E">
      <w:pPr>
        <w:pStyle w:val="footnote"/>
      </w:pPr>
      <w:r>
        <w:rPr>
          <w:rStyle w:val="FootnoteReference"/>
        </w:rPr>
        <w:footnoteRef/>
      </w:r>
      <w:r>
        <w:t xml:space="preserve"> Composed based on the Byzantine hymns in 2017.</w:t>
      </w:r>
    </w:p>
  </w:footnote>
  <w:footnote w:id="1049">
    <w:p w14:paraId="2C92CCF6" w14:textId="77777777" w:rsidR="003462CF" w:rsidRDefault="003462CF" w:rsidP="001779C0">
      <w:pPr>
        <w:pStyle w:val="footnote"/>
      </w:pPr>
      <w:r>
        <w:rPr>
          <w:rStyle w:val="FootnoteReference"/>
        </w:rPr>
        <w:footnoteRef/>
      </w:r>
      <w:r>
        <w:t xml:space="preserve"> Composed in Coptic and Arabic by H.G. Bishop Demetrius of Malawi circa A.D. 2000.</w:t>
      </w:r>
    </w:p>
  </w:footnote>
  <w:footnote w:id="1050">
    <w:p w14:paraId="16CDD53B" w14:textId="77777777" w:rsidR="003462CF" w:rsidRDefault="003462C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1">
    <w:p w14:paraId="78276995" w14:textId="77777777" w:rsidR="00281522" w:rsidRDefault="00281522" w:rsidP="00281522">
      <w:pPr>
        <w:pStyle w:val="footnote"/>
      </w:pPr>
      <w:r>
        <w:rPr>
          <w:rStyle w:val="FootnoteReference"/>
        </w:rPr>
        <w:footnoteRef/>
      </w:r>
      <w:r>
        <w:t xml:space="preserve"> Modified from the Byzantine hymns in 2017.</w:t>
      </w:r>
    </w:p>
  </w:footnote>
  <w:footnote w:id="1052">
    <w:p w14:paraId="12537685" w14:textId="7413E1F7" w:rsidR="003462CF" w:rsidRDefault="003462CF" w:rsidP="00BD15D3">
      <w:pPr>
        <w:pStyle w:val="footnote"/>
      </w:pPr>
      <w:r>
        <w:rPr>
          <w:rStyle w:val="FootnoteReference"/>
        </w:rPr>
        <w:footnoteRef/>
      </w:r>
      <w:r>
        <w:t xml:space="preserve"> Modified from the Byzantine hymns in 2017.</w:t>
      </w:r>
    </w:p>
  </w:footnote>
  <w:footnote w:id="1053">
    <w:p w14:paraId="467934E6" w14:textId="77777777" w:rsidR="003462CF" w:rsidRDefault="003462CF" w:rsidP="004C6309">
      <w:pPr>
        <w:pStyle w:val="footnote"/>
      </w:pPr>
      <w:r>
        <w:rPr>
          <w:rStyle w:val="FootnoteReference"/>
        </w:rPr>
        <w:footnoteRef/>
      </w:r>
      <w:r>
        <w:t xml:space="preserve"> Modified from the Byzantine hymns in 2017.</w:t>
      </w:r>
    </w:p>
  </w:footnote>
  <w:footnote w:id="1054">
    <w:p w14:paraId="717A066E" w14:textId="77777777" w:rsidR="003462CF" w:rsidRDefault="003462CF">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5">
    <w:p w14:paraId="7155AD88" w14:textId="77777777" w:rsidR="003462CF" w:rsidRDefault="003462CF">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6">
    <w:p w14:paraId="7EEF391B" w14:textId="77777777" w:rsidR="003462CF" w:rsidRDefault="003462CF">
      <w:pPr>
        <w:pStyle w:val="FootnoteText"/>
      </w:pPr>
      <w:r>
        <w:rPr>
          <w:rStyle w:val="FootnoteReference"/>
        </w:rPr>
        <w:footnoteRef/>
      </w:r>
      <w:r>
        <w:t xml:space="preserve"> Published by Abouna Matta El-Maskeen of St. Macarius’ Monastery.</w:t>
      </w:r>
    </w:p>
  </w:footnote>
  <w:footnote w:id="1057">
    <w:p w14:paraId="6BC2BFA9" w14:textId="77777777" w:rsidR="003462CF" w:rsidRDefault="003462C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8">
    <w:p w14:paraId="6A7BDCC9" w14:textId="77777777" w:rsidR="003462CF" w:rsidRDefault="003462CF" w:rsidP="00894260">
      <w:pPr>
        <w:pStyle w:val="footnote"/>
      </w:pPr>
      <w:r>
        <w:rPr>
          <w:rStyle w:val="FootnoteReference"/>
        </w:rPr>
        <w:footnoteRef/>
      </w:r>
      <w:r>
        <w:t xml:space="preserve"> Composed in 2017 based on the Byznatine hymns.</w:t>
      </w:r>
    </w:p>
  </w:footnote>
  <w:footnote w:id="1059">
    <w:p w14:paraId="1DBA48D7" w14:textId="77777777" w:rsidR="003462CF" w:rsidRDefault="003462CF" w:rsidP="00182B91">
      <w:pPr>
        <w:pStyle w:val="footnote"/>
      </w:pPr>
      <w:r>
        <w:rPr>
          <w:rStyle w:val="FootnoteReference"/>
        </w:rPr>
        <w:footnoteRef/>
      </w:r>
      <w:r>
        <w:t xml:space="preserve"> Modified from the Byzantine hymns in 2017.</w:t>
      </w:r>
    </w:p>
  </w:footnote>
  <w:footnote w:id="1060">
    <w:p w14:paraId="50BD250A" w14:textId="77777777" w:rsidR="003462CF" w:rsidRDefault="003462CF" w:rsidP="00894260">
      <w:pPr>
        <w:pStyle w:val="footnote"/>
      </w:pPr>
      <w:r>
        <w:rPr>
          <w:rStyle w:val="FootnoteReference"/>
        </w:rPr>
        <w:footnoteRef/>
      </w:r>
      <w:r>
        <w:t xml:space="preserve"> Composed in 2017 based on the Byznatine hymns.</w:t>
      </w:r>
    </w:p>
  </w:footnote>
  <w:footnote w:id="1061">
    <w:p w14:paraId="13898138" w14:textId="3CDF7BE3" w:rsidR="003462CF" w:rsidRPr="00FD7CBF" w:rsidRDefault="003462CF"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2">
    <w:p w14:paraId="4A2715C9" w14:textId="77777777" w:rsidR="003462CF" w:rsidRDefault="003462CF" w:rsidP="005A4893">
      <w:pPr>
        <w:pStyle w:val="footnote"/>
      </w:pPr>
      <w:r>
        <w:rPr>
          <w:rStyle w:val="FootnoteReference"/>
        </w:rPr>
        <w:footnoteRef/>
      </w:r>
      <w:r>
        <w:t xml:space="preserve"> Modified from the Byzantine hymns in 2017.</w:t>
      </w:r>
    </w:p>
  </w:footnote>
  <w:footnote w:id="1063">
    <w:p w14:paraId="0DF506F7" w14:textId="77777777" w:rsidR="003462CF" w:rsidRDefault="003462CF" w:rsidP="00FD5DB0">
      <w:pPr>
        <w:pStyle w:val="footnote"/>
      </w:pPr>
      <w:r>
        <w:rPr>
          <w:rStyle w:val="FootnoteReference"/>
        </w:rPr>
        <w:footnoteRef/>
      </w:r>
      <w:r>
        <w:t xml:space="preserve"> Modified from the Byzantine hymns in 2017.</w:t>
      </w:r>
    </w:p>
  </w:footnote>
  <w:footnote w:id="1064">
    <w:p w14:paraId="3A6EC701" w14:textId="77777777" w:rsidR="003462CF" w:rsidRDefault="003462CF" w:rsidP="00670C79">
      <w:pPr>
        <w:pStyle w:val="footnote"/>
      </w:pPr>
      <w:r>
        <w:rPr>
          <w:rStyle w:val="FootnoteReference"/>
        </w:rPr>
        <w:footnoteRef/>
      </w:r>
      <w:r>
        <w:t xml:space="preserve"> Modern day Ethiopia and Eritrea.</w:t>
      </w:r>
    </w:p>
  </w:footnote>
  <w:footnote w:id="1065">
    <w:p w14:paraId="46D5577E" w14:textId="77777777" w:rsidR="003462CF" w:rsidRDefault="003462CF" w:rsidP="0047441D">
      <w:pPr>
        <w:pStyle w:val="footnote"/>
      </w:pPr>
      <w:r>
        <w:rPr>
          <w:rStyle w:val="FootnoteReference"/>
        </w:rPr>
        <w:footnoteRef/>
      </w:r>
      <w:r>
        <w:t xml:space="preserve"> St. F</w:t>
      </w:r>
      <w:r w:rsidRPr="006422C6">
        <w:t>rumentius</w:t>
      </w:r>
      <w:r>
        <w:t>, whom the Ethiopians called “Abune Selama.”</w:t>
      </w:r>
    </w:p>
  </w:footnote>
  <w:footnote w:id="1066">
    <w:p w14:paraId="290ED47D" w14:textId="77777777" w:rsidR="003462CF" w:rsidRDefault="003462CF" w:rsidP="008C608D">
      <w:pPr>
        <w:pStyle w:val="footnote"/>
      </w:pPr>
      <w:r>
        <w:rPr>
          <w:rStyle w:val="FootnoteReference"/>
        </w:rPr>
        <w:footnoteRef/>
      </w:r>
      <w:r>
        <w:t xml:space="preserve"> Modified from the Byzantine hymns in 2017.</w:t>
      </w:r>
    </w:p>
  </w:footnote>
  <w:footnote w:id="1067">
    <w:p w14:paraId="540EA838" w14:textId="77777777" w:rsidR="003462CF" w:rsidRDefault="003462CF" w:rsidP="003462CF">
      <w:pPr>
        <w:pStyle w:val="footnote"/>
      </w:pPr>
      <w:r>
        <w:rPr>
          <w:rStyle w:val="FootnoteReference"/>
        </w:rPr>
        <w:footnoteRef/>
      </w:r>
      <w:r>
        <w:t xml:space="preserve"> Modified from the Byzantine hymns in 2017.</w:t>
      </w:r>
    </w:p>
  </w:footnote>
  <w:footnote w:id="1068">
    <w:p w14:paraId="2F5E6ED4" w14:textId="52CEBBCB" w:rsidR="003462CF" w:rsidRDefault="003462CF" w:rsidP="00BD2B3F">
      <w:pPr>
        <w:pStyle w:val="footnote"/>
      </w:pPr>
      <w:r>
        <w:rPr>
          <w:rStyle w:val="FootnoteReference"/>
        </w:rPr>
        <w:footnoteRef/>
      </w:r>
      <w:r>
        <w:t xml:space="preserve"> Adapted from the hymn of St. Severus of Antioch, in 2015 in English.</w:t>
      </w:r>
    </w:p>
  </w:footnote>
  <w:footnote w:id="1069">
    <w:p w14:paraId="018A465B" w14:textId="77777777" w:rsidR="003462CF" w:rsidRDefault="003462CF">
      <w:pPr>
        <w:pStyle w:val="footnote"/>
        <w:rPr>
          <w:ins w:id="1801" w:author="Brett Slote" w:date="2011-07-21T19:11:00Z"/>
        </w:rPr>
        <w:pPrChange w:id="1802" w:author="Brett Slote" w:date="2011-07-21T20:05:00Z">
          <w:pPr>
            <w:pStyle w:val="FootnoteText"/>
          </w:pPr>
        </w:pPrChange>
      </w:pPr>
      <w:ins w:id="1803" w:author="Brett Slote" w:date="2011-07-21T19:11:00Z">
        <w:r>
          <w:rPr>
            <w:rStyle w:val="FootnoteReference"/>
          </w:rPr>
          <w:footnoteRef/>
        </w:r>
        <w:r>
          <w:t xml:space="preserve"> Psalm 41:1</w:t>
        </w:r>
      </w:ins>
    </w:p>
  </w:footnote>
  <w:footnote w:id="1070">
    <w:p w14:paraId="30B9D2C6" w14:textId="77777777" w:rsidR="003462CF" w:rsidRDefault="003462CF"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1">
    <w:p w14:paraId="63D7B4DE" w14:textId="77777777" w:rsidR="003462CF" w:rsidRDefault="003462CF"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2">
    <w:p w14:paraId="6542A42A" w14:textId="77777777" w:rsidR="003462CF" w:rsidRDefault="003462CF"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3">
    <w:p w14:paraId="48A0DCFD" w14:textId="77777777" w:rsidR="003462CF" w:rsidRDefault="003462CF" w:rsidP="006D27E4">
      <w:pPr>
        <w:pStyle w:val="Footnote0"/>
      </w:pPr>
      <w:r>
        <w:rPr>
          <w:rStyle w:val="FootnoteReference"/>
        </w:rPr>
        <w:footnoteRef/>
      </w:r>
      <w:r>
        <w:t xml:space="preserve"> In modern day Libya</w:t>
      </w:r>
    </w:p>
  </w:footnote>
  <w:footnote w:id="1074">
    <w:p w14:paraId="5E4AA7CE" w14:textId="77777777" w:rsidR="003462CF" w:rsidRDefault="003462CF">
      <w:pPr>
        <w:pStyle w:val="footnote"/>
        <w:rPr>
          <w:ins w:id="1829" w:author="Brett Slote" w:date="2011-07-21T18:49:00Z"/>
        </w:rPr>
        <w:pPrChange w:id="1830" w:author="Brett Slote" w:date="2011-07-21T20:02:00Z">
          <w:pPr>
            <w:pStyle w:val="FootnoteText"/>
          </w:pPr>
        </w:pPrChange>
      </w:pPr>
      <w:ins w:id="1831" w:author="Brett Slote" w:date="2011-07-21T18:49:00Z">
        <w:r>
          <w:rPr>
            <w:rStyle w:val="FootnoteReference"/>
          </w:rPr>
          <w:footnoteRef/>
        </w:r>
        <w:r>
          <w:t xml:space="preserve"> Note that </w:t>
        </w:r>
        <w:r w:rsidRPr="003A78C2">
          <w:rPr>
            <w:rFonts w:ascii="CS Avva Shenouda" w:hAnsi="CS Avva Shenouda"/>
            <w:rPrChange w:id="1832" w:author="Brett Slote" w:date="2011-07-21T20:02:00Z">
              <w:rPr>
                <w:rFonts w:ascii="Antonious Normal" w:hAnsi="Antonious Normal"/>
              </w:rPr>
            </w:rPrChange>
          </w:rPr>
          <w:t>twou</w:t>
        </w:r>
        <w:r>
          <w:t xml:space="preserve"> is used as mountain and desert interchangeably in Coptic monastic literature</w:t>
        </w:r>
      </w:ins>
    </w:p>
  </w:footnote>
  <w:footnote w:id="1075">
    <w:p w14:paraId="71147821" w14:textId="77777777" w:rsidR="003462CF" w:rsidRDefault="003462CF">
      <w:pPr>
        <w:pStyle w:val="footnote"/>
        <w:rPr>
          <w:ins w:id="1833" w:author="Brett Slote" w:date="2011-07-21T18:50:00Z"/>
        </w:rPr>
        <w:pPrChange w:id="1834" w:author="Brett Slote" w:date="2011-07-21T20:02:00Z">
          <w:pPr>
            <w:pStyle w:val="FootnoteText"/>
          </w:pPr>
        </w:pPrChange>
      </w:pPr>
      <w:ins w:id="1835" w:author="Brett Slote" w:date="2011-07-21T18:50:00Z">
        <w:r>
          <w:rPr>
            <w:rStyle w:val="FootnoteReference"/>
          </w:rPr>
          <w:footnoteRef/>
        </w:r>
        <w:r>
          <w:t xml:space="preserve"> US book has “travails of torment” – but it’s not possessive.</w:t>
        </w:r>
      </w:ins>
    </w:p>
  </w:footnote>
  <w:footnote w:id="1076">
    <w:p w14:paraId="39517237" w14:textId="77777777" w:rsidR="003462CF" w:rsidRDefault="003462CF">
      <w:pPr>
        <w:pStyle w:val="footnote"/>
        <w:rPr>
          <w:ins w:id="1836" w:author="Brett Slote" w:date="2011-07-21T18:49:00Z"/>
        </w:rPr>
        <w:pPrChange w:id="1837" w:author="Brett Slote" w:date="2011-07-21T20:02:00Z">
          <w:pPr>
            <w:pStyle w:val="FootnoteText"/>
          </w:pPr>
        </w:pPrChange>
      </w:pPr>
      <w:ins w:id="1838" w:author="Brett Slote" w:date="2011-07-21T18:49:00Z">
        <w:r>
          <w:rPr>
            <w:rStyle w:val="FootnoteReference"/>
          </w:rPr>
          <w:footnoteRef/>
        </w:r>
        <w:r>
          <w:t xml:space="preserve"> 1 Peter 1:4</w:t>
        </w:r>
      </w:ins>
    </w:p>
  </w:footnote>
  <w:footnote w:id="1077">
    <w:p w14:paraId="45663590" w14:textId="77777777" w:rsidR="00F93B55" w:rsidRDefault="00F93B55" w:rsidP="00F93B55">
      <w:pPr>
        <w:pStyle w:val="footnote"/>
      </w:pPr>
      <w:r>
        <w:rPr>
          <w:rStyle w:val="FootnoteReference"/>
        </w:rPr>
        <w:footnoteRef/>
      </w:r>
      <w:r>
        <w:t xml:space="preserve"> Modified from the Byzantine hymns in 2017.</w:t>
      </w:r>
    </w:p>
  </w:footnote>
  <w:footnote w:id="1078">
    <w:p w14:paraId="049774F0" w14:textId="77777777" w:rsidR="003462CF" w:rsidRDefault="003462CF" w:rsidP="00E77C68">
      <w:pPr>
        <w:pStyle w:val="footnote"/>
      </w:pPr>
      <w:r>
        <w:rPr>
          <w:rStyle w:val="FootnoteReference"/>
        </w:rPr>
        <w:footnoteRef/>
      </w:r>
      <w:r>
        <w:t xml:space="preserve"> The Coptic has “Three names, one God,” which is the heresy of modalism, and certainly was not said at Ephesus.</w:t>
      </w:r>
    </w:p>
  </w:footnote>
  <w:footnote w:id="1079">
    <w:p w14:paraId="416DBD35" w14:textId="77777777" w:rsidR="003462CF" w:rsidRDefault="003462CF" w:rsidP="00E77C68">
      <w:pPr>
        <w:pStyle w:val="footnote"/>
      </w:pPr>
      <w:r>
        <w:rPr>
          <w:rStyle w:val="FootnoteReference"/>
        </w:rPr>
        <w:footnoteRef/>
      </w:r>
      <w:r>
        <w:t xml:space="preserve"> This line is heretical.</w:t>
      </w:r>
    </w:p>
  </w:footnote>
  <w:footnote w:id="1080">
    <w:p w14:paraId="2A005F90" w14:textId="77777777" w:rsidR="003462CF" w:rsidRDefault="003462CF">
      <w:pPr>
        <w:pStyle w:val="footnote"/>
        <w:rPr>
          <w:ins w:id="1874" w:author="Brett Slote" w:date="2011-07-21T18:55:00Z"/>
        </w:rPr>
        <w:pPrChange w:id="1875" w:author="Brett Slote" w:date="2011-07-21T20:02:00Z">
          <w:pPr>
            <w:pStyle w:val="FootnoteText"/>
          </w:pPr>
        </w:pPrChange>
      </w:pPr>
      <w:ins w:id="1876" w:author="Brett Slote" w:date="2011-07-21T18:55:00Z">
        <w:r>
          <w:rPr>
            <w:rStyle w:val="FootnoteReference"/>
          </w:rPr>
          <w:footnoteRef/>
        </w:r>
        <w:r>
          <w:t xml:space="preserve"> Hallow or consecrate – this was, according to a tradition, when he formerly became an archimandrite</w:t>
        </w:r>
      </w:ins>
    </w:p>
  </w:footnote>
  <w:footnote w:id="1081">
    <w:p w14:paraId="6B5EF1D3" w14:textId="77777777" w:rsidR="003462CF" w:rsidRDefault="003462CF">
      <w:pPr>
        <w:pStyle w:val="footnote"/>
        <w:rPr>
          <w:ins w:id="1882" w:author="Brett Slote" w:date="2011-07-21T18:52:00Z"/>
        </w:rPr>
        <w:pPrChange w:id="1883" w:author="Brett Slote" w:date="2011-07-21T20:02:00Z">
          <w:pPr/>
        </w:pPrChange>
      </w:pPr>
      <w:ins w:id="1884" w:author="Brett Slote" w:date="2011-07-21T18:52:00Z">
        <w:r w:rsidRPr="00FB36D8">
          <w:rPr>
            <w:rStyle w:val="FootnoteReference"/>
            <w:vertAlign w:val="baseline"/>
          </w:rPr>
          <w:footnoteRef/>
        </w:r>
        <w:r w:rsidRPr="00FB36D8">
          <w:t xml:space="preserve"> This line is literally “because the hope of the good”</w:t>
        </w:r>
      </w:ins>
    </w:p>
  </w:footnote>
  <w:footnote w:id="1082">
    <w:p w14:paraId="347015AD" w14:textId="77777777" w:rsidR="003462CF" w:rsidRPr="00A20ACC" w:rsidRDefault="003462CF">
      <w:pPr>
        <w:pStyle w:val="footnote"/>
        <w:rPr>
          <w:ins w:id="1885" w:author="Brett Slote" w:date="2011-07-21T18:52:00Z"/>
          <w:rFonts w:ascii="CS Avva Shenouda" w:hAnsi="CS Avva Shenouda"/>
          <w:color w:val="FF0000"/>
          <w:rPrChange w:id="1886" w:author="Brett Slote" w:date="2011-07-21T20:02:00Z">
            <w:rPr>
              <w:ins w:id="1887" w:author="Brett Slote" w:date="2011-07-21T18:52:00Z"/>
              <w:color w:val="FF0000"/>
            </w:rPr>
          </w:rPrChange>
        </w:rPr>
        <w:pPrChange w:id="1888" w:author="Brett Slote" w:date="2011-07-21T20:02:00Z">
          <w:pPr/>
        </w:pPrChange>
      </w:pPr>
      <w:ins w:id="1889" w:author="Brett Slote" w:date="2011-07-21T18:52:00Z">
        <w:r w:rsidRPr="00FB36D8">
          <w:rPr>
            <w:rStyle w:val="FootnoteReference"/>
            <w:vertAlign w:val="baseline"/>
          </w:rPr>
          <w:footnoteRef/>
        </w:r>
        <w:r w:rsidRPr="00FB36D8">
          <w:t xml:space="preserve"> </w:t>
        </w:r>
        <w:r w:rsidRPr="003A78C2">
          <w:rPr>
            <w:rPrChange w:id="1890" w:author="Brett Slote" w:date="2011-07-21T20:02:00Z">
              <w:rPr>
                <w:rFonts w:ascii="Antonious Normal" w:hAnsi="Antonious Normal"/>
                <w:color w:val="FF0000"/>
              </w:rPr>
            </w:rPrChange>
          </w:rPr>
          <w:t>qen hanhwd/ nem han'almoc</w:t>
        </w:r>
      </w:ins>
    </w:p>
  </w:footnote>
  <w:footnote w:id="1083">
    <w:p w14:paraId="0D9B9A7D" w14:textId="77777777" w:rsidR="006D5FC1" w:rsidRDefault="006D5FC1" w:rsidP="006D5FC1">
      <w:pPr>
        <w:pStyle w:val="footnote"/>
      </w:pPr>
      <w:r>
        <w:rPr>
          <w:rStyle w:val="FootnoteReference"/>
        </w:rPr>
        <w:footnoteRef/>
      </w:r>
      <w:r>
        <w:t xml:space="preserve"> Modified from the Byzantine hymns in 2017.</w:t>
      </w:r>
    </w:p>
  </w:footnote>
  <w:footnote w:id="1084">
    <w:p w14:paraId="437E843D" w14:textId="620C793B" w:rsidR="003462CF" w:rsidRDefault="003462CF"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5">
    <w:p w14:paraId="4AFC6896" w14:textId="77777777" w:rsidR="003462CF" w:rsidRDefault="003462CF" w:rsidP="00B54DE8">
      <w:pPr>
        <w:pStyle w:val="footnote"/>
      </w:pPr>
      <w:r>
        <w:rPr>
          <w:rStyle w:val="FootnoteReference"/>
        </w:rPr>
        <w:footnoteRef/>
      </w:r>
      <w:r>
        <w:t xml:space="preserve"> Matthew 1:20</w:t>
      </w:r>
    </w:p>
  </w:footnote>
  <w:footnote w:id="1086">
    <w:p w14:paraId="0E9CA519" w14:textId="77777777" w:rsidR="003462CF" w:rsidRDefault="003462CF" w:rsidP="00662A48">
      <w:pPr>
        <w:pStyle w:val="footnote"/>
      </w:pPr>
      <w:r>
        <w:rPr>
          <w:rStyle w:val="FootnoteReference"/>
          <w:rFonts w:eastAsiaTheme="majorEastAsia"/>
        </w:rPr>
        <w:footnoteRef/>
      </w:r>
      <w:r>
        <w:t xml:space="preserve"> All-holy</w:t>
      </w:r>
    </w:p>
  </w:footnote>
  <w:footnote w:id="1087">
    <w:p w14:paraId="50451B0F" w14:textId="77777777" w:rsidR="003462CF" w:rsidRDefault="003462CF">
      <w:pPr>
        <w:pStyle w:val="footnote"/>
        <w:rPr>
          <w:ins w:id="1967" w:author="Brett Slote" w:date="2011-07-21T19:04:00Z"/>
        </w:rPr>
        <w:pPrChange w:id="1968" w:author="Brett Slote" w:date="2011-07-21T20:04:00Z">
          <w:pPr>
            <w:pStyle w:val="FootnoteText"/>
          </w:pPr>
        </w:pPrChange>
      </w:pPr>
      <w:ins w:id="1969" w:author="Brett Slote" w:date="2011-07-21T19:04:00Z">
        <w:r>
          <w:rPr>
            <w:rStyle w:val="FootnoteReference"/>
          </w:rPr>
          <w:footnoteRef/>
        </w:r>
        <w:r>
          <w:t xml:space="preserve"> literal is disregarded</w:t>
        </w:r>
      </w:ins>
    </w:p>
  </w:footnote>
  <w:footnote w:id="1088">
    <w:p w14:paraId="062BDCC1" w14:textId="77777777" w:rsidR="003462CF" w:rsidRDefault="003462CF">
      <w:pPr>
        <w:pStyle w:val="FootnoteText"/>
      </w:pPr>
      <w:r>
        <w:rPr>
          <w:rStyle w:val="FootnoteReference"/>
        </w:rPr>
        <w:footnoteRef/>
      </w:r>
      <w:r>
        <w:t xml:space="preserve"> Ps 8:2</w:t>
      </w:r>
    </w:p>
  </w:footnote>
  <w:footnote w:id="1089">
    <w:p w14:paraId="5BC08478" w14:textId="77777777" w:rsidR="003462CF" w:rsidRPr="000C76BB" w:rsidRDefault="003462C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0">
    <w:p w14:paraId="03A6DDD1" w14:textId="77777777" w:rsidR="003462CF" w:rsidRDefault="003462CF">
      <w:pPr>
        <w:pStyle w:val="FootnoteText"/>
      </w:pPr>
      <w:r>
        <w:rPr>
          <w:rStyle w:val="FootnoteReference"/>
        </w:rPr>
        <w:footnoteRef/>
      </w:r>
      <w:r>
        <w:t xml:space="preserve"> Matthew 28:6</w:t>
      </w:r>
    </w:p>
  </w:footnote>
  <w:footnote w:id="1091">
    <w:p w14:paraId="339855D2" w14:textId="77777777" w:rsidR="003462CF" w:rsidRDefault="003462CF">
      <w:pPr>
        <w:pStyle w:val="FootnoteText"/>
      </w:pPr>
      <w:r>
        <w:rPr>
          <w:rStyle w:val="FootnoteReference"/>
        </w:rPr>
        <w:footnoteRef/>
      </w:r>
      <w:r>
        <w:t xml:space="preserve"> Matthew 28:7,6</w:t>
      </w:r>
    </w:p>
  </w:footnote>
  <w:footnote w:id="1092">
    <w:p w14:paraId="76212A49" w14:textId="77777777" w:rsidR="003462CF" w:rsidRDefault="003462CF">
      <w:pPr>
        <w:pStyle w:val="FootnoteText"/>
      </w:pPr>
      <w:r>
        <w:rPr>
          <w:rStyle w:val="FootnoteReference"/>
        </w:rPr>
        <w:footnoteRef/>
      </w:r>
      <w:r>
        <w:t xml:space="preserve"> Matthew 28:7</w:t>
      </w:r>
    </w:p>
  </w:footnote>
  <w:footnote w:id="1093">
    <w:p w14:paraId="716019EB" w14:textId="77777777" w:rsidR="003462CF" w:rsidRDefault="003462CF">
      <w:pPr>
        <w:pStyle w:val="FootnoteText"/>
      </w:pPr>
      <w:r>
        <w:rPr>
          <w:rStyle w:val="FootnoteReference"/>
        </w:rPr>
        <w:footnoteRef/>
      </w:r>
      <w:r>
        <w:t xml:space="preserve"> John 20:27</w:t>
      </w:r>
    </w:p>
  </w:footnote>
  <w:footnote w:id="1094">
    <w:p w14:paraId="0ECF3FB0" w14:textId="77777777" w:rsidR="003462CF" w:rsidRDefault="003462CF">
      <w:pPr>
        <w:pStyle w:val="FootnoteText"/>
      </w:pPr>
      <w:r>
        <w:rPr>
          <w:rStyle w:val="FootnoteReference"/>
        </w:rPr>
        <w:footnoteRef/>
      </w:r>
      <w:r>
        <w:t xml:space="preserve"> John 20:28</w:t>
      </w:r>
    </w:p>
  </w:footnote>
  <w:footnote w:id="1095">
    <w:p w14:paraId="3FCB0B65" w14:textId="77777777" w:rsidR="003462CF" w:rsidRDefault="003462CF">
      <w:pPr>
        <w:pStyle w:val="FootnoteText"/>
      </w:pPr>
      <w:r>
        <w:rPr>
          <w:rStyle w:val="FootnoteReference"/>
        </w:rPr>
        <w:footnoteRef/>
      </w:r>
      <w:r>
        <w:t xml:space="preserve"> John 20:29</w:t>
      </w:r>
    </w:p>
  </w:footnote>
  <w:footnote w:id="1096">
    <w:p w14:paraId="6B80EDF7" w14:textId="77777777" w:rsidR="003462CF" w:rsidRDefault="003462CF">
      <w:pPr>
        <w:pStyle w:val="FootnoteText"/>
      </w:pPr>
      <w:r>
        <w:rPr>
          <w:rStyle w:val="FootnoteReference"/>
        </w:rPr>
        <w:footnoteRef/>
      </w:r>
      <w:r>
        <w:t xml:space="preserve"> John 20:29</w:t>
      </w:r>
    </w:p>
  </w:footnote>
  <w:footnote w:id="1097">
    <w:p w14:paraId="3D721105" w14:textId="77777777" w:rsidR="003462CF" w:rsidRDefault="003462CF"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8">
    <w:p w14:paraId="5C03BEB6" w14:textId="77777777" w:rsidR="003462CF" w:rsidRDefault="003462CF" w:rsidP="00513E2D">
      <w:pPr>
        <w:pStyle w:val="footnote"/>
      </w:pPr>
      <w:r>
        <w:rPr>
          <w:rStyle w:val="FootnoteReference"/>
        </w:rPr>
        <w:footnoteRef/>
      </w:r>
      <w:r>
        <w:t xml:space="preserve"> From Paoni 12 to Paopi 19: “Bless the waters of the river this year”.</w:t>
      </w:r>
    </w:p>
    <w:p w14:paraId="16B83A6A" w14:textId="77777777" w:rsidR="003462CF" w:rsidRDefault="003462CF" w:rsidP="00513E2D">
      <w:pPr>
        <w:pStyle w:val="footnote"/>
      </w:pPr>
      <w:r>
        <w:t>From Paopi 10 to Tobi 10: “Bless the herbs and the plants”.</w:t>
      </w:r>
    </w:p>
    <w:p w14:paraId="34A5B65F" w14:textId="77777777" w:rsidR="003462CF" w:rsidRDefault="003462CF" w:rsidP="00513E2D">
      <w:pPr>
        <w:pStyle w:val="footnote"/>
      </w:pPr>
      <w:r>
        <w:t>From Tobi 11 to paoni 18: “Bless the air of heaven”.</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FE63" w14:textId="4A166D05" w:rsidR="003462CF" w:rsidRPr="00E00D27" w:rsidRDefault="003462C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D5FC1">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70D96" w14:textId="59C0FECB" w:rsidR="003462CF" w:rsidRPr="00E00D27" w:rsidRDefault="003462C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8A2E82" w14:textId="2DF1C795" w:rsidR="003462CF" w:rsidRPr="00E00D27" w:rsidRDefault="003462CF" w:rsidP="00686912">
    <w:pPr>
      <w:pStyle w:val="Header"/>
      <w:jc w:val="center"/>
      <w:rPr>
        <w:sz w:val="20"/>
        <w:szCs w:val="20"/>
      </w:rPr>
    </w:pPr>
  </w:p>
  <w:p w14:paraId="022704DA" w14:textId="77777777" w:rsidR="003462CF" w:rsidRPr="00686912" w:rsidRDefault="003462CF" w:rsidP="006869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9CF7F3" w14:textId="77777777" w:rsidR="003462CF" w:rsidRPr="00E00D27" w:rsidRDefault="003462CF" w:rsidP="00E00D2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D5EBA" w14:textId="30ACC576" w:rsidR="003462CF" w:rsidRPr="00E00D27" w:rsidRDefault="003462C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D5FC1">
      <w:rPr>
        <w:noProof/>
        <w:sz w:val="20"/>
        <w:szCs w:val="20"/>
      </w:rPr>
      <w:t>The Midnight Praise</w:t>
    </w:r>
    <w:r>
      <w:rPr>
        <w:sz w:val="20"/>
        <w:szCs w:val="20"/>
      </w:rPr>
      <w:fldChar w:fldCharType="end"/>
    </w:r>
  </w:p>
  <w:p w14:paraId="0D77CDA8" w14:textId="77777777" w:rsidR="003462CF" w:rsidRPr="00E00D27" w:rsidRDefault="003462CF" w:rsidP="00E00D2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DF7B2" w14:textId="71DA0E3E" w:rsidR="003462CF" w:rsidRPr="00E00D27" w:rsidRDefault="003462CF"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281522">
      <w:rPr>
        <w:noProof/>
        <w:sz w:val="20"/>
        <w:szCs w:val="20"/>
      </w:rPr>
      <w:t>March 6 / Phamenoth 10: The Finding of the Holy Cross</w:t>
    </w:r>
    <w:r>
      <w:rPr>
        <w:sz w:val="20"/>
        <w:szCs w:val="20"/>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C38A0" w14:textId="4FB565D6" w:rsidR="003462CF" w:rsidRPr="00E00D27" w:rsidRDefault="003462CF"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93B55">
      <w:rPr>
        <w:noProof/>
        <w:sz w:val="20"/>
        <w:szCs w:val="20"/>
      </w:rPr>
      <w:t>The Psalms</w:t>
    </w:r>
    <w:r w:rsidRPr="00E00D27">
      <w:rPr>
        <w:sz w:val="20"/>
        <w:szCs w:val="20"/>
      </w:rPr>
      <w:fldChar w:fldCharType="end"/>
    </w:r>
  </w:p>
  <w:p w14:paraId="48CF3F9A" w14:textId="245E316D" w:rsidR="003462CF" w:rsidRPr="00686912" w:rsidRDefault="003462CF" w:rsidP="0068691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8B0C78" w14:textId="68887721" w:rsidR="003462CF" w:rsidRPr="00E00D27" w:rsidRDefault="003462C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D5FC1">
      <w:rPr>
        <w:noProof/>
        <w:sz w:val="20"/>
        <w:szCs w:val="20"/>
      </w:rPr>
      <w:t>Hymn on the Thursday Theotokia (The Fiery Bush)</w:t>
    </w:r>
    <w:r w:rsidRPr="00E00D27">
      <w:rPr>
        <w:sz w:val="20"/>
        <w:szCs w:val="20"/>
      </w:rPr>
      <w:fldChar w:fldCharType="end"/>
    </w:r>
  </w:p>
  <w:p w14:paraId="246A3E66" w14:textId="77777777" w:rsidR="003462CF" w:rsidRPr="00686912" w:rsidRDefault="003462CF" w:rsidP="0068691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B5680" w14:textId="77777777" w:rsidR="003462CF" w:rsidRPr="00686912" w:rsidRDefault="003462CF" w:rsidP="0068691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1AA94" w14:textId="39E133F4" w:rsidR="003462CF" w:rsidRPr="00E00D27" w:rsidRDefault="003462C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81522">
      <w:rPr>
        <w:noProof/>
        <w:sz w:val="20"/>
        <w:szCs w:val="20"/>
      </w:rPr>
      <w:t>March 4 / Phamenoth 8: Martyrdom of St. Matthias the Apostle</w:t>
    </w:r>
    <w:r w:rsidRPr="00E00D27">
      <w:rPr>
        <w:sz w:val="20"/>
        <w:szCs w:val="20"/>
      </w:rPr>
      <w:fldChar w:fldCharType="end"/>
    </w:r>
  </w:p>
  <w:p w14:paraId="0BA9A7AA" w14:textId="77777777" w:rsidR="003462CF" w:rsidRPr="00686912" w:rsidRDefault="003462CF" w:rsidP="0068691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22763" w14:textId="79FA3A53" w:rsidR="003462CF" w:rsidRPr="00E00D27" w:rsidRDefault="003462C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281522">
      <w:rPr>
        <w:noProof/>
        <w:sz w:val="20"/>
        <w:szCs w:val="20"/>
      </w:rPr>
      <w:t>Prayer for the Church</w:t>
    </w:r>
    <w:r w:rsidRPr="00E00D27">
      <w:rPr>
        <w:sz w:val="20"/>
        <w:szCs w:val="20"/>
      </w:rPr>
      <w:fldChar w:fldCharType="end"/>
    </w:r>
  </w:p>
  <w:p w14:paraId="6EBDE8BD" w14:textId="77777777" w:rsidR="003462CF" w:rsidRPr="00686912" w:rsidRDefault="003462CF" w:rsidP="006869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5EE8AA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8EB"/>
    <w:rsid w:val="00100928"/>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646F"/>
    <w:rsid w:val="004568B8"/>
    <w:rsid w:val="00461652"/>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5164"/>
    <w:rsid w:val="006263C2"/>
    <w:rsid w:val="00626974"/>
    <w:rsid w:val="00627006"/>
    <w:rsid w:val="00630182"/>
    <w:rsid w:val="006303CE"/>
    <w:rsid w:val="00630A24"/>
    <w:rsid w:val="0063128B"/>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25BE"/>
    <w:rsid w:val="00773777"/>
    <w:rsid w:val="007747BE"/>
    <w:rsid w:val="007757C9"/>
    <w:rsid w:val="00777816"/>
    <w:rsid w:val="0078031B"/>
    <w:rsid w:val="0078100C"/>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4DD"/>
    <w:rsid w:val="00850941"/>
    <w:rsid w:val="00850BB5"/>
    <w:rsid w:val="0085168E"/>
    <w:rsid w:val="00852DD0"/>
    <w:rsid w:val="00853000"/>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461A"/>
    <w:rsid w:val="009A4C25"/>
    <w:rsid w:val="009A603E"/>
    <w:rsid w:val="009A65C4"/>
    <w:rsid w:val="009A75FD"/>
    <w:rsid w:val="009B2259"/>
    <w:rsid w:val="009B2A54"/>
    <w:rsid w:val="009B3D2D"/>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2763"/>
    <w:rsid w:val="00B52D77"/>
    <w:rsid w:val="00B52F78"/>
    <w:rsid w:val="00B5373A"/>
    <w:rsid w:val="00B53E05"/>
    <w:rsid w:val="00B54D8D"/>
    <w:rsid w:val="00B54DE8"/>
    <w:rsid w:val="00B5582D"/>
    <w:rsid w:val="00B5676D"/>
    <w:rsid w:val="00B56E83"/>
    <w:rsid w:val="00B57319"/>
    <w:rsid w:val="00B57847"/>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AAA"/>
    <w:rsid w:val="00D050AA"/>
    <w:rsid w:val="00D06333"/>
    <w:rsid w:val="00D06AFD"/>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header" Target="header5.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2.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header" Target="header7.xm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eader" Target="header4.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0A0FB-D1B8-45FE-8A72-51882148DC8F}">
  <ds:schemaRefs>
    <ds:schemaRef ds:uri="http://schemas.openxmlformats.org/officeDocument/2006/bibliography"/>
  </ds:schemaRefs>
</ds:datastoreItem>
</file>

<file path=customXml/itemProps2.xml><?xml version="1.0" encoding="utf-8"?>
<ds:datastoreItem xmlns:ds="http://schemas.openxmlformats.org/officeDocument/2006/customXml" ds:itemID="{BEC84DE6-B653-4133-AD8F-9AF9C7BE9FA1}">
  <ds:schemaRefs>
    <ds:schemaRef ds:uri="http://schemas.openxmlformats.org/officeDocument/2006/bibliography"/>
  </ds:schemaRefs>
</ds:datastoreItem>
</file>

<file path=customXml/itemProps3.xml><?xml version="1.0" encoding="utf-8"?>
<ds:datastoreItem xmlns:ds="http://schemas.openxmlformats.org/officeDocument/2006/customXml" ds:itemID="{86B24E9A-4473-4A94-AC57-5663432D3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1439</TotalTime>
  <Pages>1294</Pages>
  <Words>238588</Words>
  <Characters>1359958</Characters>
  <Application>Microsoft Office Word</Application>
  <DocSecurity>0</DocSecurity>
  <Lines>11332</Lines>
  <Paragraphs>3190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Slote, Brett (B.)</cp:lastModifiedBy>
  <cp:revision>132</cp:revision>
  <cp:lastPrinted>2017-06-19T13:24:00Z</cp:lastPrinted>
  <dcterms:created xsi:type="dcterms:W3CDTF">2017-05-21T02:46:00Z</dcterms:created>
  <dcterms:modified xsi:type="dcterms:W3CDTF">2017-06-23T13:02:00Z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