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27B24B5" w14:textId="77777777" w:rsidR="00D16E1F"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515378" w:history="1">
        <w:r w:rsidR="00D16E1F" w:rsidRPr="007F0EBB">
          <w:rPr>
            <w:rStyle w:val="Hyperlink"/>
            <w:noProof/>
          </w:rPr>
          <w:t>The Horologion: The Book of the Hour</w:t>
        </w:r>
        <w:r w:rsidR="00D16E1F">
          <w:rPr>
            <w:noProof/>
            <w:webHidden/>
          </w:rPr>
          <w:tab/>
        </w:r>
        <w:r w:rsidR="00D16E1F">
          <w:rPr>
            <w:noProof/>
            <w:webHidden/>
          </w:rPr>
          <w:fldChar w:fldCharType="begin"/>
        </w:r>
        <w:r w:rsidR="00D16E1F">
          <w:rPr>
            <w:noProof/>
            <w:webHidden/>
          </w:rPr>
          <w:instrText xml:space="preserve"> PAGEREF _Toc448515378 \h </w:instrText>
        </w:r>
        <w:r w:rsidR="00D16E1F">
          <w:rPr>
            <w:noProof/>
            <w:webHidden/>
          </w:rPr>
        </w:r>
        <w:r w:rsidR="00D16E1F">
          <w:rPr>
            <w:noProof/>
            <w:webHidden/>
          </w:rPr>
          <w:fldChar w:fldCharType="separate"/>
        </w:r>
        <w:r w:rsidR="00D16E1F">
          <w:rPr>
            <w:noProof/>
            <w:webHidden/>
          </w:rPr>
          <w:t>3</w:t>
        </w:r>
        <w:r w:rsidR="00D16E1F">
          <w:rPr>
            <w:noProof/>
            <w:webHidden/>
          </w:rPr>
          <w:fldChar w:fldCharType="end"/>
        </w:r>
      </w:hyperlink>
    </w:p>
    <w:p w14:paraId="193BFFA9"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79" w:history="1">
        <w:r w:rsidRPr="007F0EBB">
          <w:rPr>
            <w:rStyle w:val="Hyperlink"/>
            <w:noProof/>
          </w:rPr>
          <w:t>The Setting of the Sun: Vespers (the Eleventh Hour)</w:t>
        </w:r>
        <w:r>
          <w:rPr>
            <w:noProof/>
            <w:webHidden/>
          </w:rPr>
          <w:tab/>
        </w:r>
        <w:r>
          <w:rPr>
            <w:noProof/>
            <w:webHidden/>
          </w:rPr>
          <w:fldChar w:fldCharType="begin"/>
        </w:r>
        <w:r>
          <w:rPr>
            <w:noProof/>
            <w:webHidden/>
          </w:rPr>
          <w:instrText xml:space="preserve"> PAGEREF _Toc448515379 \h </w:instrText>
        </w:r>
        <w:r>
          <w:rPr>
            <w:noProof/>
            <w:webHidden/>
          </w:rPr>
        </w:r>
        <w:r>
          <w:rPr>
            <w:noProof/>
            <w:webHidden/>
          </w:rPr>
          <w:fldChar w:fldCharType="separate"/>
        </w:r>
        <w:r>
          <w:rPr>
            <w:noProof/>
            <w:webHidden/>
          </w:rPr>
          <w:t>4</w:t>
        </w:r>
        <w:r>
          <w:rPr>
            <w:noProof/>
            <w:webHidden/>
          </w:rPr>
          <w:fldChar w:fldCharType="end"/>
        </w:r>
      </w:hyperlink>
    </w:p>
    <w:p w14:paraId="2DCBA9F2"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0" w:history="1">
        <w:r w:rsidRPr="007F0EBB">
          <w:rPr>
            <w:rStyle w:val="Hyperlink"/>
            <w:noProof/>
          </w:rPr>
          <w:t>After Supper: Retiring (the Twelfth Hour)</w:t>
        </w:r>
        <w:r>
          <w:rPr>
            <w:noProof/>
            <w:webHidden/>
          </w:rPr>
          <w:tab/>
        </w:r>
        <w:r>
          <w:rPr>
            <w:noProof/>
            <w:webHidden/>
          </w:rPr>
          <w:fldChar w:fldCharType="begin"/>
        </w:r>
        <w:r>
          <w:rPr>
            <w:noProof/>
            <w:webHidden/>
          </w:rPr>
          <w:instrText xml:space="preserve"> PAGEREF _Toc448515380 \h </w:instrText>
        </w:r>
        <w:r>
          <w:rPr>
            <w:noProof/>
            <w:webHidden/>
          </w:rPr>
        </w:r>
        <w:r>
          <w:rPr>
            <w:noProof/>
            <w:webHidden/>
          </w:rPr>
          <w:fldChar w:fldCharType="separate"/>
        </w:r>
        <w:r>
          <w:rPr>
            <w:noProof/>
            <w:webHidden/>
          </w:rPr>
          <w:t>17</w:t>
        </w:r>
        <w:r>
          <w:rPr>
            <w:noProof/>
            <w:webHidden/>
          </w:rPr>
          <w:fldChar w:fldCharType="end"/>
        </w:r>
      </w:hyperlink>
    </w:p>
    <w:p w14:paraId="7943818D"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1" w:history="1">
        <w:r w:rsidRPr="007F0EBB">
          <w:rPr>
            <w:rStyle w:val="Hyperlink"/>
            <w:noProof/>
          </w:rPr>
          <w:t>Midnight</w:t>
        </w:r>
        <w:r>
          <w:rPr>
            <w:noProof/>
            <w:webHidden/>
          </w:rPr>
          <w:tab/>
        </w:r>
        <w:r>
          <w:rPr>
            <w:noProof/>
            <w:webHidden/>
          </w:rPr>
          <w:fldChar w:fldCharType="begin"/>
        </w:r>
        <w:r>
          <w:rPr>
            <w:noProof/>
            <w:webHidden/>
          </w:rPr>
          <w:instrText xml:space="preserve"> PAGEREF _Toc448515381 \h </w:instrText>
        </w:r>
        <w:r>
          <w:rPr>
            <w:noProof/>
            <w:webHidden/>
          </w:rPr>
        </w:r>
        <w:r>
          <w:rPr>
            <w:noProof/>
            <w:webHidden/>
          </w:rPr>
          <w:fldChar w:fldCharType="separate"/>
        </w:r>
        <w:r>
          <w:rPr>
            <w:noProof/>
            <w:webHidden/>
          </w:rPr>
          <w:t>32</w:t>
        </w:r>
        <w:r>
          <w:rPr>
            <w:noProof/>
            <w:webHidden/>
          </w:rPr>
          <w:fldChar w:fldCharType="end"/>
        </w:r>
      </w:hyperlink>
    </w:p>
    <w:p w14:paraId="2DCDF9DB"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2" w:history="1">
        <w:r w:rsidRPr="007F0EBB">
          <w:rPr>
            <w:rStyle w:val="Hyperlink"/>
            <w:noProof/>
          </w:rPr>
          <w:t>The Rising of the Sun: Matins (or Lauds)</w:t>
        </w:r>
        <w:r>
          <w:rPr>
            <w:noProof/>
            <w:webHidden/>
          </w:rPr>
          <w:tab/>
        </w:r>
        <w:r>
          <w:rPr>
            <w:noProof/>
            <w:webHidden/>
          </w:rPr>
          <w:fldChar w:fldCharType="begin"/>
        </w:r>
        <w:r>
          <w:rPr>
            <w:noProof/>
            <w:webHidden/>
          </w:rPr>
          <w:instrText xml:space="preserve"> PAGEREF _Toc448515382 \h </w:instrText>
        </w:r>
        <w:r>
          <w:rPr>
            <w:noProof/>
            <w:webHidden/>
          </w:rPr>
        </w:r>
        <w:r>
          <w:rPr>
            <w:noProof/>
            <w:webHidden/>
          </w:rPr>
          <w:fldChar w:fldCharType="separate"/>
        </w:r>
        <w:r>
          <w:rPr>
            <w:noProof/>
            <w:webHidden/>
          </w:rPr>
          <w:t>45</w:t>
        </w:r>
        <w:r>
          <w:rPr>
            <w:noProof/>
            <w:webHidden/>
          </w:rPr>
          <w:fldChar w:fldCharType="end"/>
        </w:r>
      </w:hyperlink>
    </w:p>
    <w:p w14:paraId="51F7154F"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3" w:history="1">
        <w:r w:rsidRPr="007F0EBB">
          <w:rPr>
            <w:rStyle w:val="Hyperlink"/>
            <w:noProof/>
          </w:rPr>
          <w:t>Early Morning: Prime (The First Hour)</w:t>
        </w:r>
        <w:r>
          <w:rPr>
            <w:noProof/>
            <w:webHidden/>
          </w:rPr>
          <w:tab/>
        </w:r>
        <w:r>
          <w:rPr>
            <w:noProof/>
            <w:webHidden/>
          </w:rPr>
          <w:fldChar w:fldCharType="begin"/>
        </w:r>
        <w:r>
          <w:rPr>
            <w:noProof/>
            <w:webHidden/>
          </w:rPr>
          <w:instrText xml:space="preserve"> PAGEREF _Toc448515383 \h </w:instrText>
        </w:r>
        <w:r>
          <w:rPr>
            <w:noProof/>
            <w:webHidden/>
          </w:rPr>
        </w:r>
        <w:r>
          <w:rPr>
            <w:noProof/>
            <w:webHidden/>
          </w:rPr>
          <w:fldChar w:fldCharType="separate"/>
        </w:r>
        <w:r>
          <w:rPr>
            <w:noProof/>
            <w:webHidden/>
          </w:rPr>
          <w:t>46</w:t>
        </w:r>
        <w:r>
          <w:rPr>
            <w:noProof/>
            <w:webHidden/>
          </w:rPr>
          <w:fldChar w:fldCharType="end"/>
        </w:r>
      </w:hyperlink>
    </w:p>
    <w:p w14:paraId="0EF94DDF"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4" w:history="1">
        <w:r w:rsidRPr="007F0EBB">
          <w:rPr>
            <w:rStyle w:val="Hyperlink"/>
            <w:noProof/>
          </w:rPr>
          <w:t>Mid-Morning (The Third Hour)</w:t>
        </w:r>
        <w:r>
          <w:rPr>
            <w:noProof/>
            <w:webHidden/>
          </w:rPr>
          <w:tab/>
        </w:r>
        <w:r>
          <w:rPr>
            <w:noProof/>
            <w:webHidden/>
          </w:rPr>
          <w:fldChar w:fldCharType="begin"/>
        </w:r>
        <w:r>
          <w:rPr>
            <w:noProof/>
            <w:webHidden/>
          </w:rPr>
          <w:instrText xml:space="preserve"> PAGEREF _Toc448515384 \h </w:instrText>
        </w:r>
        <w:r>
          <w:rPr>
            <w:noProof/>
            <w:webHidden/>
          </w:rPr>
        </w:r>
        <w:r>
          <w:rPr>
            <w:noProof/>
            <w:webHidden/>
          </w:rPr>
          <w:fldChar w:fldCharType="separate"/>
        </w:r>
        <w:r>
          <w:rPr>
            <w:noProof/>
            <w:webHidden/>
          </w:rPr>
          <w:t>67</w:t>
        </w:r>
        <w:r>
          <w:rPr>
            <w:noProof/>
            <w:webHidden/>
          </w:rPr>
          <w:fldChar w:fldCharType="end"/>
        </w:r>
      </w:hyperlink>
    </w:p>
    <w:p w14:paraId="0D2D1325"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5" w:history="1">
        <w:r w:rsidRPr="007F0EBB">
          <w:rPr>
            <w:rStyle w:val="Hyperlink"/>
            <w:noProof/>
          </w:rPr>
          <w:t>Noon (The Sixth Hour)</w:t>
        </w:r>
        <w:r>
          <w:rPr>
            <w:noProof/>
            <w:webHidden/>
          </w:rPr>
          <w:tab/>
        </w:r>
        <w:r>
          <w:rPr>
            <w:noProof/>
            <w:webHidden/>
          </w:rPr>
          <w:fldChar w:fldCharType="begin"/>
        </w:r>
        <w:r>
          <w:rPr>
            <w:noProof/>
            <w:webHidden/>
          </w:rPr>
          <w:instrText xml:space="preserve"> PAGEREF _Toc448515385 \h </w:instrText>
        </w:r>
        <w:r>
          <w:rPr>
            <w:noProof/>
            <w:webHidden/>
          </w:rPr>
        </w:r>
        <w:r>
          <w:rPr>
            <w:noProof/>
            <w:webHidden/>
          </w:rPr>
          <w:fldChar w:fldCharType="separate"/>
        </w:r>
        <w:r>
          <w:rPr>
            <w:noProof/>
            <w:webHidden/>
          </w:rPr>
          <w:t>70</w:t>
        </w:r>
        <w:r>
          <w:rPr>
            <w:noProof/>
            <w:webHidden/>
          </w:rPr>
          <w:fldChar w:fldCharType="end"/>
        </w:r>
      </w:hyperlink>
    </w:p>
    <w:p w14:paraId="15442F96"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6" w:history="1">
        <w:r w:rsidRPr="007F0EBB">
          <w:rPr>
            <w:rStyle w:val="Hyperlink"/>
            <w:noProof/>
          </w:rPr>
          <w:t>Afternoon (The Ninth Hour)</w:t>
        </w:r>
        <w:r>
          <w:rPr>
            <w:noProof/>
            <w:webHidden/>
          </w:rPr>
          <w:tab/>
        </w:r>
        <w:r>
          <w:rPr>
            <w:noProof/>
            <w:webHidden/>
          </w:rPr>
          <w:fldChar w:fldCharType="begin"/>
        </w:r>
        <w:r>
          <w:rPr>
            <w:noProof/>
            <w:webHidden/>
          </w:rPr>
          <w:instrText xml:space="preserve"> PAGEREF _Toc448515386 \h </w:instrText>
        </w:r>
        <w:r>
          <w:rPr>
            <w:noProof/>
            <w:webHidden/>
          </w:rPr>
        </w:r>
        <w:r>
          <w:rPr>
            <w:noProof/>
            <w:webHidden/>
          </w:rPr>
          <w:fldChar w:fldCharType="separate"/>
        </w:r>
        <w:r>
          <w:rPr>
            <w:noProof/>
            <w:webHidden/>
          </w:rPr>
          <w:t>74</w:t>
        </w:r>
        <w:r>
          <w:rPr>
            <w:noProof/>
            <w:webHidden/>
          </w:rPr>
          <w:fldChar w:fldCharType="end"/>
        </w:r>
      </w:hyperlink>
    </w:p>
    <w:p w14:paraId="73E2495B" w14:textId="77777777" w:rsidR="00D16E1F" w:rsidRDefault="00D16E1F">
      <w:pPr>
        <w:pStyle w:val="TOC1"/>
        <w:tabs>
          <w:tab w:val="right" w:leader="dot" w:pos="8846"/>
        </w:tabs>
        <w:rPr>
          <w:rFonts w:asciiTheme="minorHAnsi" w:eastAsiaTheme="minorEastAsia" w:hAnsiTheme="minorHAnsi"/>
          <w:noProof/>
          <w:szCs w:val="24"/>
          <w:lang w:val="en-US"/>
        </w:rPr>
      </w:pPr>
      <w:hyperlink w:anchor="_Toc448515387" w:history="1">
        <w:r w:rsidRPr="007F0EBB">
          <w:rPr>
            <w:rStyle w:val="Hyperlink"/>
            <w:noProof/>
          </w:rPr>
          <w:t>The Book of the Psalter</w:t>
        </w:r>
        <w:r>
          <w:rPr>
            <w:noProof/>
            <w:webHidden/>
          </w:rPr>
          <w:tab/>
        </w:r>
        <w:r>
          <w:rPr>
            <w:noProof/>
            <w:webHidden/>
          </w:rPr>
          <w:fldChar w:fldCharType="begin"/>
        </w:r>
        <w:r>
          <w:rPr>
            <w:noProof/>
            <w:webHidden/>
          </w:rPr>
          <w:instrText xml:space="preserve"> PAGEREF _Toc448515387 \h </w:instrText>
        </w:r>
        <w:r>
          <w:rPr>
            <w:noProof/>
            <w:webHidden/>
          </w:rPr>
        </w:r>
        <w:r>
          <w:rPr>
            <w:noProof/>
            <w:webHidden/>
          </w:rPr>
          <w:fldChar w:fldCharType="separate"/>
        </w:r>
        <w:r>
          <w:rPr>
            <w:noProof/>
            <w:webHidden/>
          </w:rPr>
          <w:t>78</w:t>
        </w:r>
        <w:r>
          <w:rPr>
            <w:noProof/>
            <w:webHidden/>
          </w:rPr>
          <w:fldChar w:fldCharType="end"/>
        </w:r>
      </w:hyperlink>
    </w:p>
    <w:p w14:paraId="4B252D48"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8" w:history="1">
        <w:r w:rsidRPr="007F0EBB">
          <w:rPr>
            <w:rStyle w:val="Hyperlink"/>
            <w:noProof/>
          </w:rPr>
          <w:t>The Psalms</w:t>
        </w:r>
        <w:r>
          <w:rPr>
            <w:noProof/>
            <w:webHidden/>
          </w:rPr>
          <w:tab/>
        </w:r>
        <w:r>
          <w:rPr>
            <w:noProof/>
            <w:webHidden/>
          </w:rPr>
          <w:fldChar w:fldCharType="begin"/>
        </w:r>
        <w:r>
          <w:rPr>
            <w:noProof/>
            <w:webHidden/>
          </w:rPr>
          <w:instrText xml:space="preserve"> PAGEREF _Toc448515388 \h </w:instrText>
        </w:r>
        <w:r>
          <w:rPr>
            <w:noProof/>
            <w:webHidden/>
          </w:rPr>
        </w:r>
        <w:r>
          <w:rPr>
            <w:noProof/>
            <w:webHidden/>
          </w:rPr>
          <w:fldChar w:fldCharType="separate"/>
        </w:r>
        <w:r>
          <w:rPr>
            <w:noProof/>
            <w:webHidden/>
          </w:rPr>
          <w:t>84</w:t>
        </w:r>
        <w:r>
          <w:rPr>
            <w:noProof/>
            <w:webHidden/>
          </w:rPr>
          <w:fldChar w:fldCharType="end"/>
        </w:r>
      </w:hyperlink>
    </w:p>
    <w:p w14:paraId="6C46FB7F"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89" w:history="1">
        <w:r w:rsidRPr="007F0EBB">
          <w:rPr>
            <w:rStyle w:val="Hyperlink"/>
            <w:noProof/>
          </w:rPr>
          <w:t>The Canticles</w:t>
        </w:r>
        <w:r>
          <w:rPr>
            <w:noProof/>
            <w:webHidden/>
          </w:rPr>
          <w:tab/>
        </w:r>
        <w:r>
          <w:rPr>
            <w:noProof/>
            <w:webHidden/>
          </w:rPr>
          <w:fldChar w:fldCharType="begin"/>
        </w:r>
        <w:r>
          <w:rPr>
            <w:noProof/>
            <w:webHidden/>
          </w:rPr>
          <w:instrText xml:space="preserve"> PAGEREF _Toc448515389 \h </w:instrText>
        </w:r>
        <w:r>
          <w:rPr>
            <w:noProof/>
            <w:webHidden/>
          </w:rPr>
        </w:r>
        <w:r>
          <w:rPr>
            <w:noProof/>
            <w:webHidden/>
          </w:rPr>
          <w:fldChar w:fldCharType="separate"/>
        </w:r>
        <w:r>
          <w:rPr>
            <w:noProof/>
            <w:webHidden/>
          </w:rPr>
          <w:t>320</w:t>
        </w:r>
        <w:r>
          <w:rPr>
            <w:noProof/>
            <w:webHidden/>
          </w:rPr>
          <w:fldChar w:fldCharType="end"/>
        </w:r>
      </w:hyperlink>
    </w:p>
    <w:p w14:paraId="7A2B16E4" w14:textId="77777777" w:rsidR="00D16E1F" w:rsidRDefault="00D16E1F">
      <w:pPr>
        <w:pStyle w:val="TOC1"/>
        <w:tabs>
          <w:tab w:val="right" w:leader="dot" w:pos="8846"/>
        </w:tabs>
        <w:rPr>
          <w:rFonts w:asciiTheme="minorHAnsi" w:eastAsiaTheme="minorEastAsia" w:hAnsiTheme="minorHAnsi"/>
          <w:noProof/>
          <w:szCs w:val="24"/>
          <w:lang w:val="en-US"/>
        </w:rPr>
      </w:pPr>
      <w:hyperlink w:anchor="_Toc448515390" w:history="1">
        <w:r w:rsidRPr="007F0EBB">
          <w:rPr>
            <w:rStyle w:val="Hyperlink"/>
            <w:noProof/>
          </w:rPr>
          <w:t>The Annual Psalis and Theotokia</w:t>
        </w:r>
        <w:r>
          <w:rPr>
            <w:noProof/>
            <w:webHidden/>
          </w:rPr>
          <w:tab/>
        </w:r>
        <w:r>
          <w:rPr>
            <w:noProof/>
            <w:webHidden/>
          </w:rPr>
          <w:fldChar w:fldCharType="begin"/>
        </w:r>
        <w:r>
          <w:rPr>
            <w:noProof/>
            <w:webHidden/>
          </w:rPr>
          <w:instrText xml:space="preserve"> PAGEREF _Toc448515390 \h </w:instrText>
        </w:r>
        <w:r>
          <w:rPr>
            <w:noProof/>
            <w:webHidden/>
          </w:rPr>
        </w:r>
        <w:r>
          <w:rPr>
            <w:noProof/>
            <w:webHidden/>
          </w:rPr>
          <w:fldChar w:fldCharType="separate"/>
        </w:r>
        <w:r>
          <w:rPr>
            <w:noProof/>
            <w:webHidden/>
          </w:rPr>
          <w:t>373</w:t>
        </w:r>
        <w:r>
          <w:rPr>
            <w:noProof/>
            <w:webHidden/>
          </w:rPr>
          <w:fldChar w:fldCharType="end"/>
        </w:r>
      </w:hyperlink>
    </w:p>
    <w:p w14:paraId="621A2E6C"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1" w:history="1">
        <w:r w:rsidRPr="007F0EBB">
          <w:rPr>
            <w:rStyle w:val="Hyperlink"/>
            <w:noProof/>
          </w:rPr>
          <w:t>Sunday</w:t>
        </w:r>
        <w:r>
          <w:rPr>
            <w:noProof/>
            <w:webHidden/>
          </w:rPr>
          <w:tab/>
        </w:r>
        <w:r>
          <w:rPr>
            <w:noProof/>
            <w:webHidden/>
          </w:rPr>
          <w:fldChar w:fldCharType="begin"/>
        </w:r>
        <w:r>
          <w:rPr>
            <w:noProof/>
            <w:webHidden/>
          </w:rPr>
          <w:instrText xml:space="preserve"> PAGEREF _Toc448515391 \h </w:instrText>
        </w:r>
        <w:r>
          <w:rPr>
            <w:noProof/>
            <w:webHidden/>
          </w:rPr>
        </w:r>
        <w:r>
          <w:rPr>
            <w:noProof/>
            <w:webHidden/>
          </w:rPr>
          <w:fldChar w:fldCharType="separate"/>
        </w:r>
        <w:r>
          <w:rPr>
            <w:noProof/>
            <w:webHidden/>
          </w:rPr>
          <w:t>374</w:t>
        </w:r>
        <w:r>
          <w:rPr>
            <w:noProof/>
            <w:webHidden/>
          </w:rPr>
          <w:fldChar w:fldCharType="end"/>
        </w:r>
      </w:hyperlink>
    </w:p>
    <w:p w14:paraId="2173E058"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2" w:history="1">
        <w:r w:rsidRPr="007F0EBB">
          <w:rPr>
            <w:rStyle w:val="Hyperlink"/>
            <w:noProof/>
          </w:rPr>
          <w:t>The Conclus</w:t>
        </w:r>
        <w:r w:rsidRPr="007F0EBB">
          <w:rPr>
            <w:rStyle w:val="Hyperlink"/>
            <w:noProof/>
          </w:rPr>
          <w:t>i</w:t>
        </w:r>
        <w:r w:rsidRPr="007F0EBB">
          <w:rPr>
            <w:rStyle w:val="Hyperlink"/>
            <w:noProof/>
          </w:rPr>
          <w:t>on of the Adam Theotokias</w:t>
        </w:r>
        <w:r>
          <w:rPr>
            <w:noProof/>
            <w:webHidden/>
          </w:rPr>
          <w:tab/>
        </w:r>
        <w:r>
          <w:rPr>
            <w:noProof/>
            <w:webHidden/>
          </w:rPr>
          <w:fldChar w:fldCharType="begin"/>
        </w:r>
        <w:r>
          <w:rPr>
            <w:noProof/>
            <w:webHidden/>
          </w:rPr>
          <w:instrText xml:space="preserve"> PAGEREF _Toc448515392 \h </w:instrText>
        </w:r>
        <w:r>
          <w:rPr>
            <w:noProof/>
            <w:webHidden/>
          </w:rPr>
        </w:r>
        <w:r>
          <w:rPr>
            <w:noProof/>
            <w:webHidden/>
          </w:rPr>
          <w:fldChar w:fldCharType="separate"/>
        </w:r>
        <w:r>
          <w:rPr>
            <w:noProof/>
            <w:webHidden/>
          </w:rPr>
          <w:t>412</w:t>
        </w:r>
        <w:r>
          <w:rPr>
            <w:noProof/>
            <w:webHidden/>
          </w:rPr>
          <w:fldChar w:fldCharType="end"/>
        </w:r>
      </w:hyperlink>
    </w:p>
    <w:p w14:paraId="75725427"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3" w:history="1">
        <w:r w:rsidRPr="007F0EBB">
          <w:rPr>
            <w:rStyle w:val="Hyperlink"/>
            <w:noProof/>
          </w:rPr>
          <w:t>Monday</w:t>
        </w:r>
        <w:r>
          <w:rPr>
            <w:noProof/>
            <w:webHidden/>
          </w:rPr>
          <w:tab/>
        </w:r>
        <w:r>
          <w:rPr>
            <w:noProof/>
            <w:webHidden/>
          </w:rPr>
          <w:fldChar w:fldCharType="begin"/>
        </w:r>
        <w:r>
          <w:rPr>
            <w:noProof/>
            <w:webHidden/>
          </w:rPr>
          <w:instrText xml:space="preserve"> PAGEREF _Toc448515393 \h </w:instrText>
        </w:r>
        <w:r>
          <w:rPr>
            <w:noProof/>
            <w:webHidden/>
          </w:rPr>
        </w:r>
        <w:r>
          <w:rPr>
            <w:noProof/>
            <w:webHidden/>
          </w:rPr>
          <w:fldChar w:fldCharType="separate"/>
        </w:r>
        <w:r>
          <w:rPr>
            <w:noProof/>
            <w:webHidden/>
          </w:rPr>
          <w:t>415</w:t>
        </w:r>
        <w:r>
          <w:rPr>
            <w:noProof/>
            <w:webHidden/>
          </w:rPr>
          <w:fldChar w:fldCharType="end"/>
        </w:r>
      </w:hyperlink>
    </w:p>
    <w:p w14:paraId="3E13413F"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4" w:history="1">
        <w:r w:rsidRPr="007F0EBB">
          <w:rPr>
            <w:rStyle w:val="Hyperlink"/>
            <w:noProof/>
          </w:rPr>
          <w:t>Tuesday</w:t>
        </w:r>
        <w:r>
          <w:rPr>
            <w:noProof/>
            <w:webHidden/>
          </w:rPr>
          <w:tab/>
        </w:r>
        <w:r>
          <w:rPr>
            <w:noProof/>
            <w:webHidden/>
          </w:rPr>
          <w:fldChar w:fldCharType="begin"/>
        </w:r>
        <w:r>
          <w:rPr>
            <w:noProof/>
            <w:webHidden/>
          </w:rPr>
          <w:instrText xml:space="preserve"> PAGEREF _Toc448515394 \h </w:instrText>
        </w:r>
        <w:r>
          <w:rPr>
            <w:noProof/>
            <w:webHidden/>
          </w:rPr>
        </w:r>
        <w:r>
          <w:rPr>
            <w:noProof/>
            <w:webHidden/>
          </w:rPr>
          <w:fldChar w:fldCharType="separate"/>
        </w:r>
        <w:r>
          <w:rPr>
            <w:noProof/>
            <w:webHidden/>
          </w:rPr>
          <w:t>430</w:t>
        </w:r>
        <w:r>
          <w:rPr>
            <w:noProof/>
            <w:webHidden/>
          </w:rPr>
          <w:fldChar w:fldCharType="end"/>
        </w:r>
      </w:hyperlink>
    </w:p>
    <w:p w14:paraId="03BAE914"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5" w:history="1">
        <w:r w:rsidRPr="007F0EBB">
          <w:rPr>
            <w:rStyle w:val="Hyperlink"/>
            <w:noProof/>
          </w:rPr>
          <w:t>Wednesday</w:t>
        </w:r>
        <w:r>
          <w:rPr>
            <w:noProof/>
            <w:webHidden/>
          </w:rPr>
          <w:tab/>
        </w:r>
        <w:r>
          <w:rPr>
            <w:noProof/>
            <w:webHidden/>
          </w:rPr>
          <w:fldChar w:fldCharType="begin"/>
        </w:r>
        <w:r>
          <w:rPr>
            <w:noProof/>
            <w:webHidden/>
          </w:rPr>
          <w:instrText xml:space="preserve"> PAGEREF _Toc448515395 \h </w:instrText>
        </w:r>
        <w:r>
          <w:rPr>
            <w:noProof/>
            <w:webHidden/>
          </w:rPr>
        </w:r>
        <w:r>
          <w:rPr>
            <w:noProof/>
            <w:webHidden/>
          </w:rPr>
          <w:fldChar w:fldCharType="separate"/>
        </w:r>
        <w:r>
          <w:rPr>
            <w:noProof/>
            <w:webHidden/>
          </w:rPr>
          <w:t>442</w:t>
        </w:r>
        <w:r>
          <w:rPr>
            <w:noProof/>
            <w:webHidden/>
          </w:rPr>
          <w:fldChar w:fldCharType="end"/>
        </w:r>
      </w:hyperlink>
    </w:p>
    <w:p w14:paraId="348C59EA"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6" w:history="1">
        <w:r w:rsidRPr="007F0EBB">
          <w:rPr>
            <w:rStyle w:val="Hyperlink"/>
            <w:noProof/>
          </w:rPr>
          <w:t>Thursday</w:t>
        </w:r>
        <w:r>
          <w:rPr>
            <w:noProof/>
            <w:webHidden/>
          </w:rPr>
          <w:tab/>
        </w:r>
        <w:r>
          <w:rPr>
            <w:noProof/>
            <w:webHidden/>
          </w:rPr>
          <w:fldChar w:fldCharType="begin"/>
        </w:r>
        <w:r>
          <w:rPr>
            <w:noProof/>
            <w:webHidden/>
          </w:rPr>
          <w:instrText xml:space="preserve"> PAGEREF _Toc448515396 \h </w:instrText>
        </w:r>
        <w:r>
          <w:rPr>
            <w:noProof/>
            <w:webHidden/>
          </w:rPr>
        </w:r>
        <w:r>
          <w:rPr>
            <w:noProof/>
            <w:webHidden/>
          </w:rPr>
          <w:fldChar w:fldCharType="separate"/>
        </w:r>
        <w:r>
          <w:rPr>
            <w:noProof/>
            <w:webHidden/>
          </w:rPr>
          <w:t>454</w:t>
        </w:r>
        <w:r>
          <w:rPr>
            <w:noProof/>
            <w:webHidden/>
          </w:rPr>
          <w:fldChar w:fldCharType="end"/>
        </w:r>
      </w:hyperlink>
    </w:p>
    <w:p w14:paraId="076241F3"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7" w:history="1">
        <w:r w:rsidRPr="007F0EBB">
          <w:rPr>
            <w:rStyle w:val="Hyperlink"/>
            <w:noProof/>
          </w:rPr>
          <w:t>Friday</w:t>
        </w:r>
        <w:r>
          <w:rPr>
            <w:noProof/>
            <w:webHidden/>
          </w:rPr>
          <w:tab/>
        </w:r>
        <w:r>
          <w:rPr>
            <w:noProof/>
            <w:webHidden/>
          </w:rPr>
          <w:fldChar w:fldCharType="begin"/>
        </w:r>
        <w:r>
          <w:rPr>
            <w:noProof/>
            <w:webHidden/>
          </w:rPr>
          <w:instrText xml:space="preserve"> PAGEREF _Toc448515397 \h </w:instrText>
        </w:r>
        <w:r>
          <w:rPr>
            <w:noProof/>
            <w:webHidden/>
          </w:rPr>
        </w:r>
        <w:r>
          <w:rPr>
            <w:noProof/>
            <w:webHidden/>
          </w:rPr>
          <w:fldChar w:fldCharType="separate"/>
        </w:r>
        <w:r>
          <w:rPr>
            <w:noProof/>
            <w:webHidden/>
          </w:rPr>
          <w:t>469</w:t>
        </w:r>
        <w:r>
          <w:rPr>
            <w:noProof/>
            <w:webHidden/>
          </w:rPr>
          <w:fldChar w:fldCharType="end"/>
        </w:r>
      </w:hyperlink>
    </w:p>
    <w:p w14:paraId="5F88B5E2"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8" w:history="1">
        <w:r w:rsidRPr="007F0EBB">
          <w:rPr>
            <w:rStyle w:val="Hyperlink"/>
            <w:noProof/>
          </w:rPr>
          <w:t>Saturday</w:t>
        </w:r>
        <w:r>
          <w:rPr>
            <w:noProof/>
            <w:webHidden/>
          </w:rPr>
          <w:tab/>
        </w:r>
        <w:r>
          <w:rPr>
            <w:noProof/>
            <w:webHidden/>
          </w:rPr>
          <w:fldChar w:fldCharType="begin"/>
        </w:r>
        <w:r>
          <w:rPr>
            <w:noProof/>
            <w:webHidden/>
          </w:rPr>
          <w:instrText xml:space="preserve"> PAGEREF _Toc448515398 \h </w:instrText>
        </w:r>
        <w:r>
          <w:rPr>
            <w:noProof/>
            <w:webHidden/>
          </w:rPr>
        </w:r>
        <w:r>
          <w:rPr>
            <w:noProof/>
            <w:webHidden/>
          </w:rPr>
          <w:fldChar w:fldCharType="separate"/>
        </w:r>
        <w:r>
          <w:rPr>
            <w:noProof/>
            <w:webHidden/>
          </w:rPr>
          <w:t>478</w:t>
        </w:r>
        <w:r>
          <w:rPr>
            <w:noProof/>
            <w:webHidden/>
          </w:rPr>
          <w:fldChar w:fldCharType="end"/>
        </w:r>
      </w:hyperlink>
    </w:p>
    <w:p w14:paraId="1AB67832"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399" w:history="1">
        <w:r w:rsidRPr="007F0EBB">
          <w:rPr>
            <w:rStyle w:val="Hyperlink"/>
            <w:noProof/>
          </w:rPr>
          <w:t>The Ending of the Batos Theotokias</w:t>
        </w:r>
        <w:r>
          <w:rPr>
            <w:noProof/>
            <w:webHidden/>
          </w:rPr>
          <w:tab/>
        </w:r>
        <w:r>
          <w:rPr>
            <w:noProof/>
            <w:webHidden/>
          </w:rPr>
          <w:fldChar w:fldCharType="begin"/>
        </w:r>
        <w:r>
          <w:rPr>
            <w:noProof/>
            <w:webHidden/>
          </w:rPr>
          <w:instrText xml:space="preserve"> PAGEREF _Toc448515399 \h </w:instrText>
        </w:r>
        <w:r>
          <w:rPr>
            <w:noProof/>
            <w:webHidden/>
          </w:rPr>
        </w:r>
        <w:r>
          <w:rPr>
            <w:noProof/>
            <w:webHidden/>
          </w:rPr>
          <w:fldChar w:fldCharType="separate"/>
        </w:r>
        <w:r>
          <w:rPr>
            <w:noProof/>
            <w:webHidden/>
          </w:rPr>
          <w:t>493</w:t>
        </w:r>
        <w:r>
          <w:rPr>
            <w:noProof/>
            <w:webHidden/>
          </w:rPr>
          <w:fldChar w:fldCharType="end"/>
        </w:r>
      </w:hyperlink>
    </w:p>
    <w:p w14:paraId="652DC884" w14:textId="77777777" w:rsidR="00D16E1F" w:rsidRDefault="00D16E1F">
      <w:pPr>
        <w:pStyle w:val="TOC1"/>
        <w:tabs>
          <w:tab w:val="right" w:leader="dot" w:pos="8846"/>
        </w:tabs>
        <w:rPr>
          <w:rFonts w:asciiTheme="minorHAnsi" w:eastAsiaTheme="minorEastAsia" w:hAnsiTheme="minorHAnsi"/>
          <w:noProof/>
          <w:szCs w:val="24"/>
          <w:lang w:val="en-US"/>
        </w:rPr>
      </w:pPr>
      <w:hyperlink w:anchor="_Toc448515400" w:history="1">
        <w:r w:rsidRPr="007F0EBB">
          <w:rPr>
            <w:rStyle w:val="Hyperlink"/>
            <w:noProof/>
          </w:rPr>
          <w:t>The Raising of Incense</w:t>
        </w:r>
        <w:r>
          <w:rPr>
            <w:noProof/>
            <w:webHidden/>
          </w:rPr>
          <w:tab/>
        </w:r>
        <w:r>
          <w:rPr>
            <w:noProof/>
            <w:webHidden/>
          </w:rPr>
          <w:fldChar w:fldCharType="begin"/>
        </w:r>
        <w:r>
          <w:rPr>
            <w:noProof/>
            <w:webHidden/>
          </w:rPr>
          <w:instrText xml:space="preserve"> PAGEREF _Toc448515400 \h </w:instrText>
        </w:r>
        <w:r>
          <w:rPr>
            <w:noProof/>
            <w:webHidden/>
          </w:rPr>
        </w:r>
        <w:r>
          <w:rPr>
            <w:noProof/>
            <w:webHidden/>
          </w:rPr>
          <w:fldChar w:fldCharType="separate"/>
        </w:r>
        <w:r>
          <w:rPr>
            <w:noProof/>
            <w:webHidden/>
          </w:rPr>
          <w:t>495</w:t>
        </w:r>
        <w:r>
          <w:rPr>
            <w:noProof/>
            <w:webHidden/>
          </w:rPr>
          <w:fldChar w:fldCharType="end"/>
        </w:r>
      </w:hyperlink>
    </w:p>
    <w:p w14:paraId="28724C31" w14:textId="77777777" w:rsidR="00D16E1F" w:rsidRDefault="00D16E1F">
      <w:pPr>
        <w:pStyle w:val="TOC1"/>
        <w:tabs>
          <w:tab w:val="right" w:leader="dot" w:pos="8846"/>
        </w:tabs>
        <w:rPr>
          <w:rFonts w:asciiTheme="minorHAnsi" w:eastAsiaTheme="minorEastAsia" w:hAnsiTheme="minorHAnsi"/>
          <w:noProof/>
          <w:szCs w:val="24"/>
          <w:lang w:val="en-US"/>
        </w:rPr>
      </w:pPr>
      <w:hyperlink w:anchor="_Toc448515401" w:history="1">
        <w:r w:rsidRPr="007F0EBB">
          <w:rPr>
            <w:rStyle w:val="Hyperlink"/>
            <w:noProof/>
          </w:rPr>
          <w:t>Non-Traditional</w:t>
        </w:r>
        <w:r>
          <w:rPr>
            <w:noProof/>
            <w:webHidden/>
          </w:rPr>
          <w:tab/>
        </w:r>
        <w:r>
          <w:rPr>
            <w:noProof/>
            <w:webHidden/>
          </w:rPr>
          <w:fldChar w:fldCharType="begin"/>
        </w:r>
        <w:r>
          <w:rPr>
            <w:noProof/>
            <w:webHidden/>
          </w:rPr>
          <w:instrText xml:space="preserve"> PAGEREF _Toc448515401 \h </w:instrText>
        </w:r>
        <w:r>
          <w:rPr>
            <w:noProof/>
            <w:webHidden/>
          </w:rPr>
        </w:r>
        <w:r>
          <w:rPr>
            <w:noProof/>
            <w:webHidden/>
          </w:rPr>
          <w:fldChar w:fldCharType="separate"/>
        </w:r>
        <w:r>
          <w:rPr>
            <w:noProof/>
            <w:webHidden/>
          </w:rPr>
          <w:t>529</w:t>
        </w:r>
        <w:r>
          <w:rPr>
            <w:noProof/>
            <w:webHidden/>
          </w:rPr>
          <w:fldChar w:fldCharType="end"/>
        </w:r>
      </w:hyperlink>
    </w:p>
    <w:p w14:paraId="43E1BE48"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2" w:history="1">
        <w:r w:rsidRPr="007F0EBB">
          <w:rPr>
            <w:rStyle w:val="Hyperlink"/>
            <w:noProof/>
            <w:lang w:val="en-GB"/>
          </w:rPr>
          <w:t>Reader’s Service</w:t>
        </w:r>
        <w:r>
          <w:rPr>
            <w:noProof/>
            <w:webHidden/>
          </w:rPr>
          <w:tab/>
        </w:r>
        <w:r>
          <w:rPr>
            <w:noProof/>
            <w:webHidden/>
          </w:rPr>
          <w:fldChar w:fldCharType="begin"/>
        </w:r>
        <w:r>
          <w:rPr>
            <w:noProof/>
            <w:webHidden/>
          </w:rPr>
          <w:instrText xml:space="preserve"> PAGEREF _Toc448515402 \h </w:instrText>
        </w:r>
        <w:r>
          <w:rPr>
            <w:noProof/>
            <w:webHidden/>
          </w:rPr>
        </w:r>
        <w:r>
          <w:rPr>
            <w:noProof/>
            <w:webHidden/>
          </w:rPr>
          <w:fldChar w:fldCharType="separate"/>
        </w:r>
        <w:r>
          <w:rPr>
            <w:noProof/>
            <w:webHidden/>
          </w:rPr>
          <w:t>530</w:t>
        </w:r>
        <w:r>
          <w:rPr>
            <w:noProof/>
            <w:webHidden/>
          </w:rPr>
          <w:fldChar w:fldCharType="end"/>
        </w:r>
      </w:hyperlink>
    </w:p>
    <w:p w14:paraId="464D98C3"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3" w:history="1">
        <w:r w:rsidRPr="007F0EBB">
          <w:rPr>
            <w:rStyle w:val="Hyperlink"/>
            <w:noProof/>
          </w:rPr>
          <w:t>Prayers for Needs</w:t>
        </w:r>
        <w:r>
          <w:rPr>
            <w:noProof/>
            <w:webHidden/>
          </w:rPr>
          <w:tab/>
        </w:r>
        <w:r>
          <w:rPr>
            <w:noProof/>
            <w:webHidden/>
          </w:rPr>
          <w:fldChar w:fldCharType="begin"/>
        </w:r>
        <w:r>
          <w:rPr>
            <w:noProof/>
            <w:webHidden/>
          </w:rPr>
          <w:instrText xml:space="preserve"> PAGEREF _Toc448515403 \h </w:instrText>
        </w:r>
        <w:r>
          <w:rPr>
            <w:noProof/>
            <w:webHidden/>
          </w:rPr>
        </w:r>
        <w:r>
          <w:rPr>
            <w:noProof/>
            <w:webHidden/>
          </w:rPr>
          <w:fldChar w:fldCharType="separate"/>
        </w:r>
        <w:r>
          <w:rPr>
            <w:noProof/>
            <w:webHidden/>
          </w:rPr>
          <w:t>551</w:t>
        </w:r>
        <w:r>
          <w:rPr>
            <w:noProof/>
            <w:webHidden/>
          </w:rPr>
          <w:fldChar w:fldCharType="end"/>
        </w:r>
      </w:hyperlink>
    </w:p>
    <w:p w14:paraId="29EA4B0E" w14:textId="77777777" w:rsidR="00D16E1F" w:rsidRDefault="00D16E1F">
      <w:pPr>
        <w:pStyle w:val="TOC1"/>
        <w:tabs>
          <w:tab w:val="right" w:leader="dot" w:pos="8846"/>
        </w:tabs>
        <w:rPr>
          <w:rFonts w:asciiTheme="minorHAnsi" w:eastAsiaTheme="minorEastAsia" w:hAnsiTheme="minorHAnsi"/>
          <w:noProof/>
          <w:szCs w:val="24"/>
          <w:lang w:val="en-US"/>
        </w:rPr>
      </w:pPr>
      <w:hyperlink w:anchor="_Toc448515404" w:history="1">
        <w:r w:rsidRPr="007F0EBB">
          <w:rPr>
            <w:rStyle w:val="Hyperlink"/>
            <w:noProof/>
          </w:rPr>
          <w:t>The Book of Psalis and Doxologies</w:t>
        </w:r>
        <w:r>
          <w:rPr>
            <w:noProof/>
            <w:webHidden/>
          </w:rPr>
          <w:tab/>
        </w:r>
        <w:r>
          <w:rPr>
            <w:noProof/>
            <w:webHidden/>
          </w:rPr>
          <w:fldChar w:fldCharType="begin"/>
        </w:r>
        <w:r>
          <w:rPr>
            <w:noProof/>
            <w:webHidden/>
          </w:rPr>
          <w:instrText xml:space="preserve"> PAGEREF _Toc448515404 \h </w:instrText>
        </w:r>
        <w:r>
          <w:rPr>
            <w:noProof/>
            <w:webHidden/>
          </w:rPr>
        </w:r>
        <w:r>
          <w:rPr>
            <w:noProof/>
            <w:webHidden/>
          </w:rPr>
          <w:fldChar w:fldCharType="separate"/>
        </w:r>
        <w:r>
          <w:rPr>
            <w:noProof/>
            <w:webHidden/>
          </w:rPr>
          <w:t>563</w:t>
        </w:r>
        <w:r>
          <w:rPr>
            <w:noProof/>
            <w:webHidden/>
          </w:rPr>
          <w:fldChar w:fldCharType="end"/>
        </w:r>
      </w:hyperlink>
    </w:p>
    <w:p w14:paraId="1C4E263D"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5" w:history="1">
        <w:r w:rsidRPr="007F0EBB">
          <w:rPr>
            <w:rStyle w:val="Hyperlink"/>
            <w:noProof/>
          </w:rPr>
          <w:t>General and Common Doxologies</w:t>
        </w:r>
        <w:r>
          <w:rPr>
            <w:noProof/>
            <w:webHidden/>
          </w:rPr>
          <w:tab/>
        </w:r>
        <w:r>
          <w:rPr>
            <w:noProof/>
            <w:webHidden/>
          </w:rPr>
          <w:fldChar w:fldCharType="begin"/>
        </w:r>
        <w:r>
          <w:rPr>
            <w:noProof/>
            <w:webHidden/>
          </w:rPr>
          <w:instrText xml:space="preserve"> PAGEREF _Toc448515405 \h </w:instrText>
        </w:r>
        <w:r>
          <w:rPr>
            <w:noProof/>
            <w:webHidden/>
          </w:rPr>
        </w:r>
        <w:r>
          <w:rPr>
            <w:noProof/>
            <w:webHidden/>
          </w:rPr>
          <w:fldChar w:fldCharType="separate"/>
        </w:r>
        <w:r>
          <w:rPr>
            <w:noProof/>
            <w:webHidden/>
          </w:rPr>
          <w:t>564</w:t>
        </w:r>
        <w:r>
          <w:rPr>
            <w:noProof/>
            <w:webHidden/>
          </w:rPr>
          <w:fldChar w:fldCharType="end"/>
        </w:r>
      </w:hyperlink>
    </w:p>
    <w:p w14:paraId="7D1DB6F1"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6" w:history="1">
        <w:r w:rsidRPr="007F0EBB">
          <w:rPr>
            <w:rStyle w:val="Hyperlink"/>
            <w:noProof/>
          </w:rPr>
          <w:t xml:space="preserve">September or </w:t>
        </w:r>
        <w:r w:rsidRPr="007F0EBB">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_Toc448515406 \h </w:instrText>
        </w:r>
        <w:r>
          <w:rPr>
            <w:noProof/>
            <w:webHidden/>
          </w:rPr>
        </w:r>
        <w:r>
          <w:rPr>
            <w:noProof/>
            <w:webHidden/>
          </w:rPr>
          <w:fldChar w:fldCharType="separate"/>
        </w:r>
        <w:r>
          <w:rPr>
            <w:noProof/>
            <w:webHidden/>
          </w:rPr>
          <w:t>585</w:t>
        </w:r>
        <w:r>
          <w:rPr>
            <w:noProof/>
            <w:webHidden/>
          </w:rPr>
          <w:fldChar w:fldCharType="end"/>
        </w:r>
      </w:hyperlink>
    </w:p>
    <w:p w14:paraId="78003202"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7" w:history="1">
        <w:r w:rsidRPr="007F0EBB">
          <w:rPr>
            <w:rStyle w:val="Hyperlink"/>
            <w:noProof/>
          </w:rPr>
          <w:t xml:space="preserve">October or </w:t>
        </w:r>
        <w:r w:rsidRPr="007F0EBB">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_Toc448515407 \h </w:instrText>
        </w:r>
        <w:r>
          <w:rPr>
            <w:noProof/>
            <w:webHidden/>
          </w:rPr>
        </w:r>
        <w:r>
          <w:rPr>
            <w:noProof/>
            <w:webHidden/>
          </w:rPr>
          <w:fldChar w:fldCharType="separate"/>
        </w:r>
        <w:r>
          <w:rPr>
            <w:noProof/>
            <w:webHidden/>
          </w:rPr>
          <w:t>625</w:t>
        </w:r>
        <w:r>
          <w:rPr>
            <w:noProof/>
            <w:webHidden/>
          </w:rPr>
          <w:fldChar w:fldCharType="end"/>
        </w:r>
      </w:hyperlink>
    </w:p>
    <w:p w14:paraId="3A8B7DAC"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8" w:history="1">
        <w:r w:rsidRPr="007F0EBB">
          <w:rPr>
            <w:rStyle w:val="Hyperlink"/>
            <w:noProof/>
          </w:rPr>
          <w:t xml:space="preserve">November or </w:t>
        </w:r>
        <w:r w:rsidRPr="007F0EBB">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_Toc448515408 \h </w:instrText>
        </w:r>
        <w:r>
          <w:rPr>
            <w:noProof/>
            <w:webHidden/>
          </w:rPr>
        </w:r>
        <w:r>
          <w:rPr>
            <w:noProof/>
            <w:webHidden/>
          </w:rPr>
          <w:fldChar w:fldCharType="separate"/>
        </w:r>
        <w:r>
          <w:rPr>
            <w:noProof/>
            <w:webHidden/>
          </w:rPr>
          <w:t>633</w:t>
        </w:r>
        <w:r>
          <w:rPr>
            <w:noProof/>
            <w:webHidden/>
          </w:rPr>
          <w:fldChar w:fldCharType="end"/>
        </w:r>
      </w:hyperlink>
    </w:p>
    <w:p w14:paraId="14610E92"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09" w:history="1">
        <w:r w:rsidRPr="007F0EBB">
          <w:rPr>
            <w:rStyle w:val="Hyperlink"/>
            <w:noProof/>
          </w:rPr>
          <w:t xml:space="preserve">December or </w:t>
        </w:r>
        <w:r w:rsidRPr="007F0EBB">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_Toc448515409 \h </w:instrText>
        </w:r>
        <w:r>
          <w:rPr>
            <w:noProof/>
            <w:webHidden/>
          </w:rPr>
        </w:r>
        <w:r>
          <w:rPr>
            <w:noProof/>
            <w:webHidden/>
          </w:rPr>
          <w:fldChar w:fldCharType="separate"/>
        </w:r>
        <w:r>
          <w:rPr>
            <w:noProof/>
            <w:webHidden/>
          </w:rPr>
          <w:t>648</w:t>
        </w:r>
        <w:r>
          <w:rPr>
            <w:noProof/>
            <w:webHidden/>
          </w:rPr>
          <w:fldChar w:fldCharType="end"/>
        </w:r>
      </w:hyperlink>
    </w:p>
    <w:p w14:paraId="6A78BDC5"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0" w:history="1">
        <w:r w:rsidRPr="007F0EBB">
          <w:rPr>
            <w:rStyle w:val="Hyperlink"/>
            <w:noProof/>
          </w:rPr>
          <w:t xml:space="preserve">January or </w:t>
        </w:r>
        <w:r w:rsidRPr="007F0EBB">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_Toc448515410 \h </w:instrText>
        </w:r>
        <w:r>
          <w:rPr>
            <w:noProof/>
            <w:webHidden/>
          </w:rPr>
        </w:r>
        <w:r>
          <w:rPr>
            <w:noProof/>
            <w:webHidden/>
          </w:rPr>
          <w:fldChar w:fldCharType="separate"/>
        </w:r>
        <w:r>
          <w:rPr>
            <w:noProof/>
            <w:webHidden/>
          </w:rPr>
          <w:t>711</w:t>
        </w:r>
        <w:r>
          <w:rPr>
            <w:noProof/>
            <w:webHidden/>
          </w:rPr>
          <w:fldChar w:fldCharType="end"/>
        </w:r>
      </w:hyperlink>
    </w:p>
    <w:p w14:paraId="35151A64"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1" w:history="1">
        <w:r w:rsidRPr="007F0EBB">
          <w:rPr>
            <w:rStyle w:val="Hyperlink"/>
            <w:noProof/>
          </w:rPr>
          <w:t xml:space="preserve">February or </w:t>
        </w:r>
        <w:r w:rsidRPr="007F0EBB">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_Toc448515411 \h </w:instrText>
        </w:r>
        <w:r>
          <w:rPr>
            <w:noProof/>
            <w:webHidden/>
          </w:rPr>
        </w:r>
        <w:r>
          <w:rPr>
            <w:noProof/>
            <w:webHidden/>
          </w:rPr>
          <w:fldChar w:fldCharType="separate"/>
        </w:r>
        <w:r>
          <w:rPr>
            <w:noProof/>
            <w:webHidden/>
          </w:rPr>
          <w:t>772</w:t>
        </w:r>
        <w:r>
          <w:rPr>
            <w:noProof/>
            <w:webHidden/>
          </w:rPr>
          <w:fldChar w:fldCharType="end"/>
        </w:r>
      </w:hyperlink>
    </w:p>
    <w:p w14:paraId="05A2306B"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2" w:history="1">
        <w:r w:rsidRPr="007F0EBB">
          <w:rPr>
            <w:rStyle w:val="Hyperlink"/>
            <w:noProof/>
          </w:rPr>
          <w:t xml:space="preserve">March or </w:t>
        </w:r>
        <w:r w:rsidRPr="007F0EBB">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_Toc448515412 \h </w:instrText>
        </w:r>
        <w:r>
          <w:rPr>
            <w:noProof/>
            <w:webHidden/>
          </w:rPr>
        </w:r>
        <w:r>
          <w:rPr>
            <w:noProof/>
            <w:webHidden/>
          </w:rPr>
          <w:fldChar w:fldCharType="separate"/>
        </w:r>
        <w:r>
          <w:rPr>
            <w:noProof/>
            <w:webHidden/>
          </w:rPr>
          <w:t>777</w:t>
        </w:r>
        <w:r>
          <w:rPr>
            <w:noProof/>
            <w:webHidden/>
          </w:rPr>
          <w:fldChar w:fldCharType="end"/>
        </w:r>
      </w:hyperlink>
    </w:p>
    <w:p w14:paraId="3A28344A"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3" w:history="1">
        <w:r w:rsidRPr="007F0EBB">
          <w:rPr>
            <w:rStyle w:val="Hyperlink"/>
            <w:noProof/>
          </w:rPr>
          <w:t>April</w:t>
        </w:r>
        <w:r w:rsidRPr="007F0EBB">
          <w:rPr>
            <w:rStyle w:val="Hyperlink"/>
            <w:noProof/>
            <w:lang w:val="en-US"/>
          </w:rPr>
          <w:t xml:space="preserve"> or</w:t>
        </w:r>
        <w:r w:rsidRPr="007F0EBB">
          <w:rPr>
            <w:rStyle w:val="Hyperlink"/>
            <w:noProof/>
          </w:rPr>
          <w:t xml:space="preserve"> </w:t>
        </w:r>
        <w:r w:rsidRPr="007F0EBB">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_Toc448515413 \h </w:instrText>
        </w:r>
        <w:r>
          <w:rPr>
            <w:noProof/>
            <w:webHidden/>
          </w:rPr>
        </w:r>
        <w:r>
          <w:rPr>
            <w:noProof/>
            <w:webHidden/>
          </w:rPr>
          <w:fldChar w:fldCharType="separate"/>
        </w:r>
        <w:r>
          <w:rPr>
            <w:noProof/>
            <w:webHidden/>
          </w:rPr>
          <w:t>794</w:t>
        </w:r>
        <w:r>
          <w:rPr>
            <w:noProof/>
            <w:webHidden/>
          </w:rPr>
          <w:fldChar w:fldCharType="end"/>
        </w:r>
      </w:hyperlink>
    </w:p>
    <w:p w14:paraId="336AD64C"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4" w:history="1">
        <w:r w:rsidRPr="007F0EBB">
          <w:rPr>
            <w:rStyle w:val="Hyperlink"/>
            <w:noProof/>
          </w:rPr>
          <w:t xml:space="preserve">May or </w:t>
        </w:r>
        <w:r w:rsidRPr="007F0EBB">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_Toc448515414 \h </w:instrText>
        </w:r>
        <w:r>
          <w:rPr>
            <w:noProof/>
            <w:webHidden/>
          </w:rPr>
        </w:r>
        <w:r>
          <w:rPr>
            <w:noProof/>
            <w:webHidden/>
          </w:rPr>
          <w:fldChar w:fldCharType="separate"/>
        </w:r>
        <w:r>
          <w:rPr>
            <w:noProof/>
            <w:webHidden/>
          </w:rPr>
          <w:t>800</w:t>
        </w:r>
        <w:r>
          <w:rPr>
            <w:noProof/>
            <w:webHidden/>
          </w:rPr>
          <w:fldChar w:fldCharType="end"/>
        </w:r>
      </w:hyperlink>
    </w:p>
    <w:p w14:paraId="24ABEC2A"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5" w:history="1">
        <w:r w:rsidRPr="007F0EBB">
          <w:rPr>
            <w:rStyle w:val="Hyperlink"/>
            <w:noProof/>
          </w:rPr>
          <w:t xml:space="preserve">June or </w:t>
        </w:r>
        <w:r w:rsidRPr="007F0EBB">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_Toc448515415 \h </w:instrText>
        </w:r>
        <w:r>
          <w:rPr>
            <w:noProof/>
            <w:webHidden/>
          </w:rPr>
        </w:r>
        <w:r>
          <w:rPr>
            <w:noProof/>
            <w:webHidden/>
          </w:rPr>
          <w:fldChar w:fldCharType="separate"/>
        </w:r>
        <w:r>
          <w:rPr>
            <w:noProof/>
            <w:webHidden/>
          </w:rPr>
          <w:t>823</w:t>
        </w:r>
        <w:r>
          <w:rPr>
            <w:noProof/>
            <w:webHidden/>
          </w:rPr>
          <w:fldChar w:fldCharType="end"/>
        </w:r>
      </w:hyperlink>
    </w:p>
    <w:p w14:paraId="728FD6D4"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6" w:history="1">
        <w:r w:rsidRPr="007F0EBB">
          <w:rPr>
            <w:rStyle w:val="Hyperlink"/>
            <w:noProof/>
          </w:rPr>
          <w:t xml:space="preserve">July or </w:t>
        </w:r>
        <w:r w:rsidRPr="007F0EBB">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_Toc448515416 \h </w:instrText>
        </w:r>
        <w:r>
          <w:rPr>
            <w:noProof/>
            <w:webHidden/>
          </w:rPr>
        </w:r>
        <w:r>
          <w:rPr>
            <w:noProof/>
            <w:webHidden/>
          </w:rPr>
          <w:fldChar w:fldCharType="separate"/>
        </w:r>
        <w:r>
          <w:rPr>
            <w:noProof/>
            <w:webHidden/>
          </w:rPr>
          <w:t>850</w:t>
        </w:r>
        <w:r>
          <w:rPr>
            <w:noProof/>
            <w:webHidden/>
          </w:rPr>
          <w:fldChar w:fldCharType="end"/>
        </w:r>
      </w:hyperlink>
    </w:p>
    <w:p w14:paraId="13317F79"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7" w:history="1">
        <w:r w:rsidRPr="007F0EBB">
          <w:rPr>
            <w:rStyle w:val="Hyperlink"/>
            <w:noProof/>
          </w:rPr>
          <w:t xml:space="preserve">August or </w:t>
        </w:r>
        <w:r w:rsidRPr="007F0EBB">
          <w:rPr>
            <w:rStyle w:val="Hyperlink"/>
            <w:rFonts w:ascii="FreeSerifAvvaShenouda" w:hAnsi="FreeSerifAvvaShenouda" w:cs="FreeSerifAvvaShenouda"/>
            <w:noProof/>
          </w:rPr>
          <w:t>Ⲙⲉⲥⲟⲣⲏ and Ⲕⲟⲩϫⲓ ⲛ</w:t>
        </w:r>
        <w:r w:rsidRPr="007F0EBB">
          <w:rPr>
            <w:rStyle w:val="Hyperlink"/>
            <w:rFonts w:ascii="FreeSerifAvvaShenouda" w:hAnsi="FreeSerifAvvaShenouda" w:cs="FreeSerifAvvaShenouda"/>
            <w:noProof/>
            <w:lang w:val="en-US"/>
          </w:rPr>
          <w:t xml:space="preserve">̀ⲁ̀ⲃⲟⲧ </w:t>
        </w:r>
        <w:r w:rsidRPr="007F0EBB">
          <w:rPr>
            <w:rStyle w:val="Hyperlink"/>
            <w:noProof/>
          </w:rPr>
          <w:t>(The Little Month)</w:t>
        </w:r>
        <w:r>
          <w:rPr>
            <w:noProof/>
            <w:webHidden/>
          </w:rPr>
          <w:tab/>
        </w:r>
        <w:r>
          <w:rPr>
            <w:noProof/>
            <w:webHidden/>
          </w:rPr>
          <w:fldChar w:fldCharType="begin"/>
        </w:r>
        <w:r>
          <w:rPr>
            <w:noProof/>
            <w:webHidden/>
          </w:rPr>
          <w:instrText xml:space="preserve"> PAGEREF _Toc448515417 \h </w:instrText>
        </w:r>
        <w:r>
          <w:rPr>
            <w:noProof/>
            <w:webHidden/>
          </w:rPr>
        </w:r>
        <w:r>
          <w:rPr>
            <w:noProof/>
            <w:webHidden/>
          </w:rPr>
          <w:fldChar w:fldCharType="separate"/>
        </w:r>
        <w:r>
          <w:rPr>
            <w:noProof/>
            <w:webHidden/>
          </w:rPr>
          <w:t>864</w:t>
        </w:r>
        <w:r>
          <w:rPr>
            <w:noProof/>
            <w:webHidden/>
          </w:rPr>
          <w:fldChar w:fldCharType="end"/>
        </w:r>
      </w:hyperlink>
    </w:p>
    <w:p w14:paraId="6CF4138E"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8" w:history="1">
        <w:r w:rsidRPr="007F0EBB">
          <w:rPr>
            <w:rStyle w:val="Hyperlink"/>
            <w:noProof/>
          </w:rPr>
          <w:t>The Pascal Cycle</w:t>
        </w:r>
        <w:r>
          <w:rPr>
            <w:noProof/>
            <w:webHidden/>
          </w:rPr>
          <w:tab/>
        </w:r>
        <w:r>
          <w:rPr>
            <w:noProof/>
            <w:webHidden/>
          </w:rPr>
          <w:fldChar w:fldCharType="begin"/>
        </w:r>
        <w:r>
          <w:rPr>
            <w:noProof/>
            <w:webHidden/>
          </w:rPr>
          <w:instrText xml:space="preserve"> PAGEREF _Toc448515418 \h </w:instrText>
        </w:r>
        <w:r>
          <w:rPr>
            <w:noProof/>
            <w:webHidden/>
          </w:rPr>
        </w:r>
        <w:r>
          <w:rPr>
            <w:noProof/>
            <w:webHidden/>
          </w:rPr>
          <w:fldChar w:fldCharType="separate"/>
        </w:r>
        <w:r>
          <w:rPr>
            <w:noProof/>
            <w:webHidden/>
          </w:rPr>
          <w:t>888</w:t>
        </w:r>
        <w:r>
          <w:rPr>
            <w:noProof/>
            <w:webHidden/>
          </w:rPr>
          <w:fldChar w:fldCharType="end"/>
        </w:r>
      </w:hyperlink>
    </w:p>
    <w:p w14:paraId="6A9F1D2E"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19" w:history="1">
        <w:r w:rsidRPr="007F0EBB">
          <w:rPr>
            <w:rStyle w:val="Hyperlink"/>
            <w:noProof/>
          </w:rPr>
          <w:t>Hymns for Koiak</w:t>
        </w:r>
        <w:r>
          <w:rPr>
            <w:noProof/>
            <w:webHidden/>
          </w:rPr>
          <w:tab/>
        </w:r>
        <w:r>
          <w:rPr>
            <w:noProof/>
            <w:webHidden/>
          </w:rPr>
          <w:fldChar w:fldCharType="begin"/>
        </w:r>
        <w:r>
          <w:rPr>
            <w:noProof/>
            <w:webHidden/>
          </w:rPr>
          <w:instrText xml:space="preserve"> PAGEREF _Toc448515419 \h </w:instrText>
        </w:r>
        <w:r>
          <w:rPr>
            <w:noProof/>
            <w:webHidden/>
          </w:rPr>
        </w:r>
        <w:r>
          <w:rPr>
            <w:noProof/>
            <w:webHidden/>
          </w:rPr>
          <w:fldChar w:fldCharType="separate"/>
        </w:r>
        <w:r>
          <w:rPr>
            <w:noProof/>
            <w:webHidden/>
          </w:rPr>
          <w:t>963</w:t>
        </w:r>
        <w:r>
          <w:rPr>
            <w:noProof/>
            <w:webHidden/>
          </w:rPr>
          <w:fldChar w:fldCharType="end"/>
        </w:r>
      </w:hyperlink>
    </w:p>
    <w:p w14:paraId="752F4B71"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20" w:history="1">
        <w:r w:rsidRPr="007F0EBB">
          <w:rPr>
            <w:rStyle w:val="Hyperlink"/>
            <w:noProof/>
          </w:rPr>
          <w:t>Index of Psalis</w:t>
        </w:r>
        <w:r>
          <w:rPr>
            <w:noProof/>
            <w:webHidden/>
          </w:rPr>
          <w:tab/>
        </w:r>
        <w:r>
          <w:rPr>
            <w:noProof/>
            <w:webHidden/>
          </w:rPr>
          <w:fldChar w:fldCharType="begin"/>
        </w:r>
        <w:r>
          <w:rPr>
            <w:noProof/>
            <w:webHidden/>
          </w:rPr>
          <w:instrText xml:space="preserve"> PAGEREF _Toc448515420 \h </w:instrText>
        </w:r>
        <w:r>
          <w:rPr>
            <w:noProof/>
            <w:webHidden/>
          </w:rPr>
        </w:r>
        <w:r>
          <w:rPr>
            <w:noProof/>
            <w:webHidden/>
          </w:rPr>
          <w:fldChar w:fldCharType="separate"/>
        </w:r>
        <w:r>
          <w:rPr>
            <w:noProof/>
            <w:webHidden/>
          </w:rPr>
          <w:t>978</w:t>
        </w:r>
        <w:r>
          <w:rPr>
            <w:noProof/>
            <w:webHidden/>
          </w:rPr>
          <w:fldChar w:fldCharType="end"/>
        </w:r>
      </w:hyperlink>
    </w:p>
    <w:p w14:paraId="326E372C" w14:textId="77777777" w:rsidR="00D16E1F" w:rsidRDefault="00D16E1F">
      <w:pPr>
        <w:pStyle w:val="TOC2"/>
        <w:tabs>
          <w:tab w:val="right" w:leader="dot" w:pos="8846"/>
        </w:tabs>
        <w:rPr>
          <w:rFonts w:asciiTheme="minorHAnsi" w:eastAsiaTheme="minorEastAsia" w:hAnsiTheme="minorHAnsi"/>
          <w:noProof/>
          <w:szCs w:val="24"/>
          <w:lang w:val="en-US"/>
        </w:rPr>
      </w:pPr>
      <w:hyperlink w:anchor="_Toc448515421" w:history="1">
        <w:r w:rsidRPr="007F0EBB">
          <w:rPr>
            <w:rStyle w:val="Hyperlink"/>
            <w:noProof/>
          </w:rPr>
          <w:t>Index of Doxologies</w:t>
        </w:r>
        <w:r>
          <w:rPr>
            <w:noProof/>
            <w:webHidden/>
          </w:rPr>
          <w:tab/>
        </w:r>
        <w:r>
          <w:rPr>
            <w:noProof/>
            <w:webHidden/>
          </w:rPr>
          <w:fldChar w:fldCharType="begin"/>
        </w:r>
        <w:r>
          <w:rPr>
            <w:noProof/>
            <w:webHidden/>
          </w:rPr>
          <w:instrText xml:space="preserve"> PAGEREF _Toc448515421 \h </w:instrText>
        </w:r>
        <w:r>
          <w:rPr>
            <w:noProof/>
            <w:webHidden/>
          </w:rPr>
        </w:r>
        <w:r>
          <w:rPr>
            <w:noProof/>
            <w:webHidden/>
          </w:rPr>
          <w:fldChar w:fldCharType="separate"/>
        </w:r>
        <w:r>
          <w:rPr>
            <w:noProof/>
            <w:webHidden/>
          </w:rPr>
          <w:t>980</w:t>
        </w:r>
        <w:r>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bookmarkStart w:id="18" w:name="_Toc448515378"/>
      <w:r w:rsidRPr="003A7286">
        <w:lastRenderedPageBreak/>
        <w:t>The Horologion: The Book of the Hour</w:t>
      </w:r>
      <w:bookmarkEnd w:id="10"/>
      <w:bookmarkEnd w:id="18"/>
    </w:p>
    <w:p w14:paraId="04A2C45E" w14:textId="77777777" w:rsidR="00964F23" w:rsidRDefault="00964F23" w:rsidP="00964F23">
      <w:pPr>
        <w:pStyle w:val="Heading2"/>
      </w:pPr>
      <w:bookmarkStart w:id="19" w:name="_Toc410196171"/>
      <w:bookmarkStart w:id="20" w:name="_Toc410196402"/>
      <w:bookmarkStart w:id="21" w:name="_Toc410196904"/>
      <w:bookmarkStart w:id="22" w:name="Vespers"/>
      <w:bookmarkStart w:id="23" w:name="_Toc448515379"/>
      <w:r>
        <w:lastRenderedPageBreak/>
        <w:t>The Setting of the Sun: Vespers (the Eleventh Hour)</w:t>
      </w:r>
      <w:bookmarkEnd w:id="19"/>
      <w:bookmarkEnd w:id="20"/>
      <w:bookmarkEnd w:id="21"/>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D16E1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D16E1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Compline"/>
      <w:bookmarkStart w:id="75" w:name="_Toc448515380"/>
      <w:bookmarkEnd w:id="22"/>
      <w:r>
        <w:lastRenderedPageBreak/>
        <w:t>After Supper: Retiring</w:t>
      </w:r>
      <w:r>
        <w:rPr>
          <w:rStyle w:val="FootnoteReference"/>
        </w:rPr>
        <w:footnoteReference w:id="2"/>
      </w:r>
      <w:r>
        <w:t xml:space="preserve"> (the Twelfth Hour)</w:t>
      </w:r>
      <w:bookmarkEnd w:id="71"/>
      <w:bookmarkEnd w:id="72"/>
      <w:bookmarkEnd w:id="73"/>
      <w:bookmarkEnd w:id="75"/>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D16E1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D16E1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Midnight"/>
      <w:bookmarkStart w:id="103" w:name="_Toc448515381"/>
      <w:bookmarkEnd w:id="74"/>
      <w:r>
        <w:lastRenderedPageBreak/>
        <w:t>Midnight</w:t>
      </w:r>
      <w:bookmarkEnd w:id="99"/>
      <w:bookmarkEnd w:id="100"/>
      <w:bookmarkEnd w:id="101"/>
      <w:bookmarkEnd w:id="103"/>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D16E1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D16E1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D16E1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1"/>
    <w:bookmarkEnd w:id="12"/>
    <w:bookmarkEnd w:id="13"/>
    <w:bookmarkEnd w:id="14"/>
    <w:bookmarkEnd w:id="15"/>
    <w:bookmarkEnd w:id="16"/>
    <w:bookmarkEnd w:id="17"/>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515382"/>
      <w:bookmarkEnd w:id="102"/>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Prime"/>
      <w:bookmarkStart w:id="138" w:name="_Toc448515383"/>
      <w:r>
        <w:lastRenderedPageBreak/>
        <w:t>Early Morning: Prime (The First Hour)</w:t>
      </w:r>
      <w:bookmarkEnd w:id="134"/>
      <w:bookmarkEnd w:id="135"/>
      <w:bookmarkEnd w:id="136"/>
      <w:bookmarkEnd w:id="138"/>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D16E1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D16E1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515384"/>
      <w:bookmarkEnd w:id="137"/>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515385"/>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515386"/>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515387"/>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515388"/>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lastRenderedPageBreak/>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lastRenderedPageBreak/>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lastRenderedPageBreak/>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lastRenderedPageBreak/>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lastRenderedPageBreak/>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lastRenderedPageBreak/>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lastRenderedPageBreak/>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lastRenderedPageBreak/>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lastRenderedPageBreak/>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lastRenderedPageBreak/>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lastRenderedPageBreak/>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lastRenderedPageBreak/>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lastRenderedPageBreak/>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lastRenderedPageBreak/>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lastRenderedPageBreak/>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lastRenderedPageBreak/>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lastRenderedPageBreak/>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lastRenderedPageBreak/>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lastRenderedPageBreak/>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lastRenderedPageBreak/>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lastRenderedPageBreak/>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lastRenderedPageBreak/>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lastRenderedPageBreak/>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lastRenderedPageBreak/>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lastRenderedPageBreak/>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lastRenderedPageBreak/>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lastRenderedPageBreak/>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lastRenderedPageBreak/>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lastRenderedPageBreak/>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lastRenderedPageBreak/>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lastRenderedPageBreak/>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lastRenderedPageBreak/>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lastRenderedPageBreak/>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lastRenderedPageBreak/>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lastRenderedPageBreak/>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lastRenderedPageBreak/>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lastRenderedPageBreak/>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lastRenderedPageBreak/>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lastRenderedPageBreak/>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lastRenderedPageBreak/>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lastRenderedPageBreak/>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lastRenderedPageBreak/>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lastRenderedPageBreak/>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lastRenderedPageBreak/>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lastRenderedPageBreak/>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lastRenderedPageBreak/>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lastRenderedPageBreak/>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lastRenderedPageBreak/>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lastRenderedPageBreak/>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lastRenderedPageBreak/>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lastRenderedPageBreak/>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lastRenderedPageBreak/>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lastRenderedPageBreak/>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lastRenderedPageBreak/>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lastRenderedPageBreak/>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lastRenderedPageBreak/>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lastRenderedPageBreak/>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lastRenderedPageBreak/>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lastRenderedPageBreak/>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lastRenderedPageBreak/>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lastRenderedPageBreak/>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lastRenderedPageBreak/>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lastRenderedPageBreak/>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lastRenderedPageBreak/>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lastRenderedPageBreak/>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lastRenderedPageBreak/>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lastRenderedPageBreak/>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lastRenderedPageBreak/>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lastRenderedPageBreak/>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lastRenderedPageBreak/>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lastRenderedPageBreak/>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lastRenderedPageBreak/>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lastRenderedPageBreak/>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lastRenderedPageBreak/>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lastRenderedPageBreak/>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lastRenderedPageBreak/>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lastRenderedPageBreak/>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lastRenderedPageBreak/>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lastRenderedPageBreak/>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lastRenderedPageBreak/>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lastRenderedPageBreak/>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lastRenderedPageBreak/>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lastRenderedPageBreak/>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lastRenderedPageBreak/>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lastRenderedPageBreak/>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lastRenderedPageBreak/>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lastRenderedPageBreak/>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lastRenderedPageBreak/>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lastRenderedPageBreak/>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lastRenderedPageBreak/>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lastRenderedPageBreak/>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lastRenderedPageBreak/>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lastRenderedPageBreak/>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6BC13BE2" w:rsidR="00B35B25" w:rsidRDefault="00B35B25" w:rsidP="00B35B25">
      <w:pPr>
        <w:pStyle w:val="Rubric"/>
      </w:pPr>
      <w:r>
        <w:lastRenderedPageBreak/>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lastRenderedPageBreak/>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lastRenderedPageBreak/>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lastRenderedPageBreak/>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lastRenderedPageBreak/>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lastRenderedPageBreak/>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lastRenderedPageBreak/>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lastRenderedPageBreak/>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lastRenderedPageBreak/>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lastRenderedPageBreak/>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lastRenderedPageBreak/>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lastRenderedPageBreak/>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lastRenderedPageBreak/>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lastRenderedPageBreak/>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lastRenderedPageBreak/>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lastRenderedPageBreak/>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lastRenderedPageBreak/>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lastRenderedPageBreak/>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lastRenderedPageBreak/>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lastRenderedPageBreak/>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lastRenderedPageBreak/>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lastRenderedPageBreak/>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lastRenderedPageBreak/>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lastRenderedPageBreak/>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lastRenderedPageBreak/>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0084DDB1" w:rsidR="00086B05" w:rsidRPr="00AB1781" w:rsidRDefault="00086B05" w:rsidP="00086B05">
      <w:pPr>
        <w:pStyle w:val="Rubric"/>
      </w:pPr>
      <w:r>
        <w:lastRenderedPageBreak/>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lastRenderedPageBreak/>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515389"/>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1"/>
            <w:r w:rsidRPr="004E04E2">
              <w:t>to the sanctuary</w:t>
            </w:r>
            <w:commentRangeEnd w:id="331"/>
            <w:r>
              <w:rPr>
                <w:rStyle w:val="CommentReference"/>
              </w:rPr>
              <w:commentReference w:id="331"/>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4"/>
            <w:r w:rsidRPr="004E04E2">
              <w:t xml:space="preserve">petition </w:t>
            </w:r>
            <w:commentRangeEnd w:id="334"/>
            <w:r>
              <w:rPr>
                <w:rStyle w:val="CommentReference"/>
              </w:rPr>
              <w:commentReference w:id="334"/>
            </w:r>
            <w:r w:rsidRPr="004E04E2">
              <w:t xml:space="preserve">shall come in before </w:t>
            </w:r>
            <w:r>
              <w:t>You</w:t>
            </w:r>
            <w:r w:rsidRPr="004E04E2">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Pr="004E04E2">
              <w:t xml:space="preserve"> words: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77777777"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lastRenderedPageBreak/>
        <w:t>The First Canticle: The Praise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615F0C02" w:rsidR="00D16E1F" w:rsidRDefault="00D16E1F" w:rsidP="00D16E1F">
      <w:pPr>
        <w:pStyle w:val="Rubric"/>
        <w:rPr>
          <w:rFonts w:ascii="Cambria" w:hAnsi="Cambria" w:cs="Cambria"/>
        </w:rPr>
      </w:pPr>
      <w:r>
        <w:t>Coptic First Canticle; Byantine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w:t>
            </w:r>
            <w:bookmarkStart w:id="386" w:name="_GoBack"/>
            <w:bookmarkEnd w:id="386"/>
            <w:r w:rsidR="00D31F38">
              <w:t xml:space="preserve">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7" w:name="_Toc297322054"/>
      <w:bookmarkStart w:id="388" w:name="_Toc297407699"/>
      <w:bookmarkStart w:id="389" w:name="_Toc298445751"/>
      <w:bookmarkStart w:id="390" w:name="_Toc298681234"/>
      <w:bookmarkStart w:id="391" w:name="_Toc298447476"/>
      <w:r>
        <w:t>Psali Adam</w:t>
      </w:r>
      <w:bookmarkEnd w:id="387"/>
      <w:bookmarkEnd w:id="388"/>
      <w:bookmarkEnd w:id="389"/>
      <w:bookmarkEnd w:id="390"/>
      <w:bookmarkEnd w:id="391"/>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2"/>
            <w:r>
              <w:t xml:space="preserve">The </w:t>
            </w:r>
            <w:commentRangeEnd w:id="392"/>
            <w:r>
              <w:rPr>
                <w:rStyle w:val="CommentReference"/>
                <w:lang w:val="en-CA"/>
              </w:rPr>
              <w:commentReference w:id="392"/>
            </w:r>
            <w:r>
              <w:t xml:space="preserve">water of the sea was parted into parts, And the great deep became a </w:t>
            </w:r>
            <w:commentRangeStart w:id="393"/>
            <w:r>
              <w:t>path</w:t>
            </w:r>
            <w:commentRangeEnd w:id="393"/>
            <w:r>
              <w:rPr>
                <w:rStyle w:val="CommentReference"/>
                <w:lang w:val="en-CA"/>
              </w:rPr>
              <w:commentReference w:id="39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4"/>
            <w:r w:rsidRPr="00D33B3C">
              <w:rPr>
                <w:rFonts w:ascii="Times New Roman" w:hAnsi="Times New Roman" w:cs="Times New Roman"/>
              </w:rPr>
              <w:t>Ϧ</w:t>
            </w:r>
            <w:r w:rsidRPr="00D33B3C">
              <w:t>ⲉⲛ</w:t>
            </w:r>
            <w:commentRangeEnd w:id="394"/>
            <w:r>
              <w:rPr>
                <w:rStyle w:val="CommentReference"/>
                <w:rFonts w:ascii="Garamond" w:hAnsi="Garamond" w:cstheme="minorBidi"/>
                <w:noProof w:val="0"/>
                <w:lang w:val="en-CA"/>
              </w:rPr>
              <w:commentReference w:id="3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5"/>
            <w:r>
              <w:t xml:space="preserve">miraculous </w:t>
            </w:r>
            <w:commentRangeEnd w:id="395"/>
            <w:r>
              <w:rPr>
                <w:rStyle w:val="CommentReference"/>
                <w:lang w:val="en-CA"/>
              </w:rPr>
              <w:commentReference w:id="39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6"/>
            <w:r>
              <w:t xml:space="preserve">passed </w:t>
            </w:r>
            <w:commentRangeEnd w:id="396"/>
            <w:r>
              <w:rPr>
                <w:rStyle w:val="CommentReference"/>
                <w:lang w:val="en-CA"/>
              </w:rPr>
              <w:commentReference w:id="39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7"/>
            <w:r>
              <w:t xml:space="preserve">praising </w:t>
            </w:r>
            <w:commentRangeEnd w:id="397"/>
            <w:r>
              <w:rPr>
                <w:rStyle w:val="CommentReference"/>
                <w:lang w:val="en-CA"/>
              </w:rPr>
              <w:commentReference w:id="39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398"/>
            <w:r>
              <w:t xml:space="preserve">praise </w:t>
            </w:r>
            <w:commentRangeEnd w:id="398"/>
            <w:r>
              <w:rPr>
                <w:rStyle w:val="CommentReference"/>
                <w:lang w:val="en-CA"/>
              </w:rPr>
              <w:commentReference w:id="398"/>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79DC4EE1" w14:textId="661F05AD" w:rsidR="00D31F38" w:rsidRDefault="00D31F38" w:rsidP="00D31F38">
      <w:pPr>
        <w:pStyle w:val="Heading3"/>
      </w:pPr>
      <w:bookmarkStart w:id="399" w:name="_Ref448228178"/>
      <w:r>
        <w:t>The Second Canticle</w:t>
      </w:r>
      <w:bookmarkEnd w:id="399"/>
    </w:p>
    <w:p w14:paraId="11A0BA89" w14:textId="03616DE5"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044A4C">
        <w:rPr>
          <w:noProof/>
        </w:rPr>
        <w:t>969</w:t>
      </w:r>
      <w:r>
        <w:fldChar w:fldCharType="end"/>
      </w:r>
      <w:r>
        <w:t>, is said.</w:t>
      </w:r>
    </w:p>
    <w:p w14:paraId="3FBED4F1" w14:textId="77777777" w:rsidR="00D31F38" w:rsidRDefault="00D31F38" w:rsidP="00D31F38">
      <w:pPr>
        <w:pStyle w:val="Heading4"/>
      </w:pPr>
      <w:bookmarkStart w:id="400" w:name="_Toc297322055"/>
      <w:bookmarkStart w:id="401" w:name="_Toc297407700"/>
      <w:bookmarkStart w:id="402" w:name="_Ref297493889"/>
      <w:bookmarkStart w:id="403" w:name="_Toc298445752"/>
      <w:bookmarkStart w:id="404" w:name="_Toc298681235"/>
      <w:bookmarkStart w:id="405" w:name="_Toc298447477"/>
      <w:bookmarkStart w:id="406" w:name="_Toc308441895"/>
      <w:bookmarkStart w:id="407" w:name="_Ref434580757"/>
      <w:bookmarkStart w:id="408" w:name="_Ref434580763"/>
      <w:r>
        <w:t>The Second Canticle: Psalm 135</w:t>
      </w:r>
      <w:bookmarkEnd w:id="400"/>
      <w:bookmarkEnd w:id="401"/>
      <w:bookmarkEnd w:id="402"/>
      <w:bookmarkEnd w:id="403"/>
      <w:bookmarkEnd w:id="404"/>
      <w:bookmarkEnd w:id="405"/>
      <w:bookmarkEnd w:id="406"/>
      <w:bookmarkEnd w:id="407"/>
      <w:bookmarkEnd w:id="408"/>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lastRenderedPageBreak/>
              <w:t>¿</w:t>
            </w:r>
          </w:p>
        </w:tc>
        <w:tc>
          <w:tcPr>
            <w:tcW w:w="3960" w:type="dxa"/>
          </w:tcPr>
          <w:p w14:paraId="0978756C" w14:textId="333474FA" w:rsidR="00CA3D47" w:rsidRDefault="00E051A0" w:rsidP="00CA3D47">
            <w:pPr>
              <w:pStyle w:val="EngInd"/>
            </w:pPr>
            <w:r>
              <w:t>Confess</w:t>
            </w:r>
            <w:r>
              <w:rPr>
                <w:rStyle w:val="FootnoteReference"/>
              </w:rPr>
              <w:footnoteReference w:id="821"/>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2"/>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3"/>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lastRenderedPageBreak/>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09"/>
            <w:r w:rsidRPr="00FC3604">
              <w:t>Ⲉⲩⲕ̀ⲗⲏⲣⲟⲛⲟⲙⲓⲁ̀ ⲙ̀ⲡⲉϥⲃⲱⲕ ⲡⲓⲥ̅ⲗ̅</w:t>
            </w:r>
            <w:r w:rsidRPr="00597158">
              <w:t xml:space="preserve"> </w:t>
            </w:r>
            <w:commentRangeEnd w:id="409"/>
            <w:r>
              <w:rPr>
                <w:rStyle w:val="CommentReference"/>
                <w:rFonts w:ascii="Garamond" w:hAnsi="Garamond" w:cstheme="minorBidi"/>
                <w:noProof w:val="0"/>
                <w:lang w:val="en-CA"/>
              </w:rPr>
              <w:commentReference w:id="409"/>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20AF1A56" w:rsidR="00D31F38" w:rsidRDefault="00D31F38" w:rsidP="00D31F38">
      <w:pPr>
        <w:pStyle w:val="Heading5"/>
      </w:pPr>
      <w:bookmarkStart w:id="410" w:name="_Toc297322056"/>
      <w:bookmarkStart w:id="411" w:name="_Toc297407701"/>
      <w:bookmarkStart w:id="412" w:name="_Toc298445753"/>
      <w:bookmarkStart w:id="413" w:name="_Toc298681236"/>
      <w:bookmarkStart w:id="414" w:name="_Toc298447478"/>
      <w:r>
        <w:t>Psali Adam</w:t>
      </w:r>
      <w:bookmarkEnd w:id="410"/>
      <w:bookmarkEnd w:id="411"/>
      <w:bookmarkEnd w:id="412"/>
      <w:bookmarkEnd w:id="413"/>
      <w:bookmarkEnd w:id="414"/>
      <w:r w:rsidR="009E143A">
        <w:t xml:space="preserve"> on the Second Canticle</w:t>
      </w:r>
    </w:p>
    <w:p w14:paraId="6462A1CD" w14:textId="77777777" w:rsidR="00D31F38" w:rsidRDefault="00D31F38" w:rsidP="00D31F38">
      <w:pPr>
        <w:pStyle w:val="Heading5non-TOC"/>
      </w:pPr>
      <w:r w:rsidRPr="00D175BB">
        <w:t>Ⲯⲁⲗⲓ Ⲁ̀ⲇⲁⲙ</w:t>
      </w:r>
    </w:p>
    <w:p w14:paraId="36E63227" w14:textId="5BFE8F7C"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044A4C">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5"/>
            <w:r w:rsidRPr="004C0CA2">
              <w:t xml:space="preserve">brought </w:t>
            </w:r>
            <w:commentRangeEnd w:id="415"/>
            <w:r>
              <w:rPr>
                <w:rStyle w:val="CommentReference"/>
                <w:rFonts w:eastAsiaTheme="minorHAnsi" w:cstheme="minorBidi"/>
                <w:color w:val="auto"/>
                <w:lang w:val="en-CA"/>
              </w:rPr>
              <w:commentReference w:id="415"/>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lastRenderedPageBreak/>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7C61C77E"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044A4C">
        <w:rPr>
          <w:noProof/>
        </w:rPr>
        <w:t>973</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6" w:name="_Ref448228188"/>
      <w:r>
        <w:t>The Third Canticle</w:t>
      </w:r>
      <w:bookmarkEnd w:id="416"/>
    </w:p>
    <w:p w14:paraId="29105308" w14:textId="77777777" w:rsidR="00D31F38" w:rsidRDefault="00D31F38" w:rsidP="00D31F38">
      <w:pPr>
        <w:pStyle w:val="Heading4"/>
      </w:pPr>
      <w:bookmarkStart w:id="417" w:name="_Toc297322057"/>
      <w:bookmarkStart w:id="418" w:name="_Toc297407702"/>
      <w:bookmarkStart w:id="419" w:name="_Toc298445754"/>
      <w:bookmarkStart w:id="420" w:name="_Toc298681237"/>
      <w:bookmarkStart w:id="421" w:name="_Toc298447479"/>
      <w:bookmarkStart w:id="422" w:name="_Toc308441896"/>
      <w:r>
        <w:lastRenderedPageBreak/>
        <w:t>The Third Canticle: The Song of the Three Children</w:t>
      </w:r>
      <w:bookmarkEnd w:id="417"/>
      <w:bookmarkEnd w:id="418"/>
      <w:bookmarkEnd w:id="419"/>
      <w:bookmarkEnd w:id="420"/>
      <w:bookmarkEnd w:id="421"/>
      <w:bookmarkEnd w:id="422"/>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77777777" w:rsidR="00D31F38" w:rsidRPr="00BE273A" w:rsidRDefault="00D31F38" w:rsidP="00E35F1F">
            <w:pPr>
              <w:pStyle w:val="EngEnd"/>
              <w:rPr>
                <w:szCs w:val="20"/>
              </w:rPr>
            </w:pPr>
            <w:commentRangeStart w:id="423"/>
            <w:r w:rsidRPr="00BE273A">
              <w:t xml:space="preserve">Blessed </w:t>
            </w:r>
            <w:commentRangeEnd w:id="423"/>
            <w:r w:rsidRPr="00BE273A">
              <w:rPr>
                <w:rStyle w:val="CommentReference"/>
                <w:rFonts w:eastAsiaTheme="minorHAnsi"/>
                <w:sz w:val="24"/>
              </w:rPr>
              <w:commentReference w:id="423"/>
            </w:r>
            <w:r w:rsidRPr="00BE273A">
              <w:t>is the Holy Name of Your glory,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77777777" w:rsidR="00D31F38" w:rsidRPr="00BE273A" w:rsidRDefault="00D31F38" w:rsidP="00E35F1F">
            <w:pPr>
              <w:pStyle w:val="EngEnd"/>
              <w:rPr>
                <w:szCs w:val="20"/>
              </w:rPr>
            </w:pPr>
            <w:r w:rsidRPr="00BE273A">
              <w:t xml:space="preserve">Blessed </w:t>
            </w:r>
            <w:r>
              <w:t>are</w:t>
            </w:r>
            <w:r w:rsidRPr="00BE273A">
              <w:t xml:space="preserve"> You in the holy temple of Your 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77777777" w:rsidR="00D31F38" w:rsidRPr="00BE273A" w:rsidRDefault="00D31F38" w:rsidP="00E35F1F">
            <w:pPr>
              <w:pStyle w:val="EngEnd"/>
            </w:pPr>
            <w:r w:rsidRPr="00BE273A">
              <w:t xml:space="preserve">Blessed </w:t>
            </w:r>
            <w:r>
              <w:t>are</w:t>
            </w:r>
            <w:r w:rsidRPr="00BE273A">
              <w:t xml:space="preserve"> You who beholds the depths sitting 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7777777" w:rsidR="00D31F38" w:rsidRPr="00BE273A" w:rsidRDefault="00D31F38" w:rsidP="00E35F1F">
            <w:pPr>
              <w:pStyle w:val="EngEnd"/>
            </w:pPr>
            <w:r w:rsidRPr="00BE273A">
              <w:t>Bless the Lord, all you works of the Lord: Praise Him and exalt Him above all forever.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77777777" w:rsidR="00D31F38" w:rsidRPr="00BE273A" w:rsidRDefault="00D31F38" w:rsidP="00E35F1F">
            <w:pPr>
              <w:pStyle w:val="EngEnd"/>
            </w:pPr>
            <w:r w:rsidRPr="00BE273A">
              <w:t xml:space="preserve">Bless the Lord, all you water above the </w:t>
            </w:r>
            <w:commentRangeStart w:id="424"/>
            <w:r w:rsidRPr="00BE273A">
              <w:t>heaven</w:t>
            </w:r>
            <w:commentRangeEnd w:id="424"/>
            <w:r w:rsidRPr="00BE273A">
              <w:rPr>
                <w:rStyle w:val="CommentReference"/>
                <w:rFonts w:eastAsiaTheme="minorHAnsi"/>
                <w:sz w:val="24"/>
              </w:rPr>
              <w:commentReference w:id="424"/>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77777777" w:rsidR="00D31F38" w:rsidRPr="00BE273A" w:rsidRDefault="00D31F38" w:rsidP="00E35F1F">
            <w:pPr>
              <w:pStyle w:val="EngEnd"/>
            </w:pPr>
            <w:r w:rsidRPr="00BE273A">
              <w:t>Bless the Lord, 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77777777" w:rsidR="00D31F38" w:rsidRPr="00BE273A" w:rsidRDefault="00D31F38" w:rsidP="00E35F1F">
            <w:pPr>
              <w:pStyle w:val="EngEnd"/>
            </w:pPr>
            <w:r w:rsidRPr="00BE273A">
              <w:t xml:space="preserve">Bless the Lord, O </w:t>
            </w:r>
            <w:commentRangeStart w:id="425"/>
            <w:r w:rsidRPr="00BE273A">
              <w:t xml:space="preserve">clouds </w:t>
            </w:r>
            <w:commentRangeEnd w:id="425"/>
            <w:r w:rsidRPr="00BE273A">
              <w:rPr>
                <w:rStyle w:val="CommentReference"/>
                <w:rFonts w:eastAsiaTheme="minorHAnsi"/>
                <w:sz w:val="24"/>
              </w:rPr>
              <w:commentReference w:id="425"/>
            </w:r>
            <w:r w:rsidRPr="00BE273A">
              <w:t>and winds: Praise Him and exalt Him above all forever.</w:t>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77777777" w:rsidR="00D31F38" w:rsidRPr="00BE273A" w:rsidRDefault="00D31F38" w:rsidP="00E35F1F">
            <w:pPr>
              <w:pStyle w:val="EngEnd"/>
            </w:pPr>
            <w:commentRangeStart w:id="426"/>
            <w:r w:rsidRPr="00BE273A">
              <w:t xml:space="preserve">Bless </w:t>
            </w:r>
            <w:commentRangeEnd w:id="426"/>
            <w:r w:rsidRPr="00BE273A">
              <w:rPr>
                <w:rStyle w:val="CommentReference"/>
                <w:rFonts w:eastAsiaTheme="minorHAnsi"/>
                <w:sz w:val="24"/>
              </w:rPr>
              <w:commentReference w:id="426"/>
            </w:r>
            <w:r w:rsidRPr="00BE273A">
              <w:t>the Lord, all you spirits: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77777777" w:rsidR="00D31F38" w:rsidRPr="00BE273A" w:rsidRDefault="00D31F38" w:rsidP="00E35F1F">
            <w:pPr>
              <w:pStyle w:val="EngEnd"/>
            </w:pPr>
            <w:r w:rsidRPr="00BE273A">
              <w:t>Bless the Lord, O cold and 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7"/>
            <w:r w:rsidRPr="00BE273A">
              <w:t>falling snow</w:t>
            </w:r>
            <w:commentRangeEnd w:id="427"/>
            <w:r w:rsidRPr="00BE273A">
              <w:rPr>
                <w:rStyle w:val="CommentReference"/>
                <w:rFonts w:eastAsiaTheme="minorHAnsi"/>
                <w:sz w:val="24"/>
              </w:rPr>
              <w:commentReference w:id="42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77777777" w:rsidR="00D31F38" w:rsidRPr="00BE273A" w:rsidRDefault="00D31F38" w:rsidP="00E35F1F">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hoarfrosts and snow: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77777777" w:rsidR="00D31F38" w:rsidRPr="00BE273A" w:rsidRDefault="00D31F38" w:rsidP="00E35F1F">
            <w:pPr>
              <w:pStyle w:val="EngEnd"/>
            </w:pPr>
            <w:r w:rsidRPr="00BE273A">
              <w:t>Bless the Lord, all the earth: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77777777"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springs fountains: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0"/>
            <w:r w:rsidRPr="00BE273A">
              <w:t xml:space="preserve">ye </w:t>
            </w:r>
            <w:commentRangeEnd w:id="430"/>
            <w:r>
              <w:rPr>
                <w:rStyle w:val="CommentReference"/>
                <w:rFonts w:eastAsiaTheme="minorHAnsi" w:cstheme="minorBidi"/>
                <w:color w:val="auto"/>
                <w:lang w:val="en-CA"/>
              </w:rPr>
              <w:commentReference w:id="43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77777777" w:rsidR="00D31F38" w:rsidRPr="00BE273A" w:rsidRDefault="00D31F38" w:rsidP="00E35F1F">
            <w:pPr>
              <w:pStyle w:val="EngEnd"/>
            </w:pPr>
            <w:r w:rsidRPr="00BE273A">
              <w:t xml:space="preserve">Bless the Lord, O </w:t>
            </w:r>
            <w:commentRangeStart w:id="431"/>
            <w:r w:rsidRPr="00BE273A">
              <w:t xml:space="preserve">whales </w:t>
            </w:r>
            <w:commentRangeEnd w:id="431"/>
            <w:r w:rsidRPr="00BE273A">
              <w:rPr>
                <w:rStyle w:val="CommentReference"/>
                <w:rFonts w:eastAsiaTheme="minorHAnsi"/>
                <w:sz w:val="24"/>
              </w:rPr>
              <w:commentReference w:id="43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77777777" w:rsidR="00D31F38" w:rsidRPr="00BE273A" w:rsidRDefault="00D31F38" w:rsidP="00E35F1F">
            <w:pPr>
              <w:pStyle w:val="EngEnd"/>
            </w:pPr>
            <w:r w:rsidRPr="00BE273A">
              <w:t xml:space="preserve">Bless the Lord, all </w:t>
            </w:r>
            <w:commentRangeStart w:id="432"/>
            <w:r w:rsidRPr="00BE273A">
              <w:t xml:space="preserve">beasts </w:t>
            </w:r>
            <w:commentRangeEnd w:id="432"/>
            <w:r w:rsidRPr="00BE273A">
              <w:rPr>
                <w:rStyle w:val="CommentReference"/>
                <w:rFonts w:eastAsiaTheme="minorHAnsi"/>
                <w:sz w:val="24"/>
              </w:rPr>
              <w:commentReference w:id="43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77777777" w:rsidR="00D31F38" w:rsidRPr="00BE273A" w:rsidRDefault="00D31F38" w:rsidP="00E35F1F">
            <w:pPr>
              <w:pStyle w:val="EngEnd"/>
            </w:pPr>
            <w:r w:rsidRPr="00BE273A">
              <w:t xml:space="preserve">Bless the Lord, O </w:t>
            </w:r>
            <w:commentRangeStart w:id="433"/>
            <w:r w:rsidRPr="00BE273A">
              <w:t xml:space="preserve">sons </w:t>
            </w:r>
            <w:commentRangeEnd w:id="433"/>
            <w:r w:rsidRPr="00BE273A">
              <w:rPr>
                <w:rStyle w:val="CommentReference"/>
                <w:rFonts w:eastAsiaTheme="minorHAnsi"/>
                <w:sz w:val="24"/>
              </w:rPr>
              <w:commentReference w:id="433"/>
            </w:r>
            <w:r w:rsidRPr="00BE273A">
              <w:t>of men; worship the Lord: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77777777" w:rsidR="00D31F38" w:rsidRPr="00BE273A" w:rsidRDefault="00D31F38" w:rsidP="00E35F1F">
            <w:pPr>
              <w:pStyle w:val="EngEnd"/>
            </w:pPr>
            <w:r w:rsidRPr="00BE273A">
              <w:t xml:space="preserve">Bless the Lord, O priests </w:t>
            </w:r>
            <w:commentRangeStart w:id="434"/>
            <w:r w:rsidRPr="00BE273A">
              <w:t xml:space="preserve">of </w:t>
            </w:r>
            <w:commentRangeEnd w:id="434"/>
            <w:r w:rsidRPr="00BE273A">
              <w:rPr>
                <w:rStyle w:val="CommentReference"/>
                <w:rFonts w:eastAsiaTheme="minorHAnsi"/>
                <w:sz w:val="24"/>
              </w:rPr>
              <w:commentReference w:id="434"/>
            </w:r>
            <w:r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77777777" w:rsidR="00D31F38" w:rsidRPr="00BE273A" w:rsidRDefault="00D31F38" w:rsidP="00E35F1F">
            <w:pPr>
              <w:pStyle w:val="EngEnd"/>
            </w:pPr>
            <w:r w:rsidRPr="00BE273A">
              <w:t>Bless the Lord, O ye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77777777" w:rsidR="00D31F38" w:rsidRPr="00BE273A" w:rsidRDefault="00D31F38" w:rsidP="00E35F1F">
            <w:pPr>
              <w:pStyle w:val="EngEnd"/>
            </w:pPr>
            <w:r w:rsidRPr="00BE273A">
              <w:t>Bless the Lord, O Hananias, Azarias and Misael: Praise Him and exalt Him above all forever.</w:t>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208432C0" w14:textId="7DB46A83" w:rsidR="00D31F38" w:rsidRDefault="00D31F38" w:rsidP="00D31F38">
      <w:pPr>
        <w:pStyle w:val="Heading5"/>
      </w:pPr>
      <w:bookmarkStart w:id="436" w:name="_Toc297322058"/>
      <w:bookmarkStart w:id="437" w:name="_Toc297407703"/>
      <w:bookmarkStart w:id="438" w:name="_Toc298445755"/>
      <w:bookmarkStart w:id="439" w:name="_Toc298681238"/>
      <w:bookmarkStart w:id="440" w:name="_Toc298447480"/>
      <w:r>
        <w:t>Psali Batos</w:t>
      </w:r>
      <w:bookmarkEnd w:id="436"/>
      <w:bookmarkEnd w:id="437"/>
      <w:bookmarkEnd w:id="438"/>
      <w:bookmarkEnd w:id="439"/>
      <w:bookmarkEnd w:id="44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41"/>
            <w:r w:rsidRPr="00436BDD">
              <w:t>Ⲁⲣⲓⲯⲁⲗⲓⲛ</w:t>
            </w:r>
            <w:commentRangeEnd w:id="441"/>
            <w:r>
              <w:rPr>
                <w:rStyle w:val="CommentReference"/>
                <w:rFonts w:ascii="Garamond" w:hAnsi="Garamond" w:cstheme="minorBidi"/>
                <w:noProof w:val="0"/>
                <w:lang w:val="en-CA"/>
              </w:rPr>
              <w:commentReference w:id="441"/>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2"/>
            <w:r>
              <w:t>Giver</w:t>
            </w:r>
            <w:r w:rsidRPr="00C05A5B">
              <w:t xml:space="preserve"> </w:t>
            </w:r>
            <w:commentRangeEnd w:id="442"/>
            <w:r>
              <w:rPr>
                <w:rStyle w:val="CommentReference"/>
                <w:rFonts w:eastAsiaTheme="minorHAnsi" w:cstheme="minorBidi"/>
                <w:color w:val="auto"/>
                <w:lang w:val="en-CA"/>
              </w:rPr>
              <w:commentReference w:id="442"/>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43"/>
            <w:r w:rsidRPr="00C05A5B">
              <w:t>nanias</w:t>
            </w:r>
            <w:commentRangeEnd w:id="443"/>
            <w:r>
              <w:rPr>
                <w:rStyle w:val="CommentReference"/>
                <w:rFonts w:eastAsiaTheme="minorHAnsi" w:cstheme="minorBidi"/>
                <w:color w:val="auto"/>
                <w:lang w:val="en-CA"/>
              </w:rPr>
              <w:commentReference w:id="443"/>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44"/>
            <w:r w:rsidRPr="00C05A5B">
              <w:t>Morning</w:t>
            </w:r>
            <w:commentRangeEnd w:id="444"/>
            <w:r>
              <w:rPr>
                <w:rStyle w:val="CommentReference"/>
                <w:rFonts w:eastAsiaTheme="minorHAnsi" w:cstheme="minorBidi"/>
                <w:color w:val="auto"/>
                <w:lang w:val="en-CA"/>
              </w:rPr>
              <w:commentReference w:id="444"/>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45"/>
            <w:r w:rsidRPr="00C05A5B">
              <w:t>Emmanuel</w:t>
            </w:r>
            <w:commentRangeEnd w:id="445"/>
            <w:r>
              <w:rPr>
                <w:rStyle w:val="CommentReference"/>
                <w:rFonts w:eastAsiaTheme="minorHAnsi" w:cstheme="minorBidi"/>
                <w:color w:val="auto"/>
                <w:lang w:val="en-CA"/>
              </w:rPr>
              <w:commentReference w:id="445"/>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46"/>
            <w:r w:rsidRPr="00C05A5B">
              <w:t xml:space="preserve">Proclaim </w:t>
            </w:r>
            <w:commentRangeEnd w:id="446"/>
            <w:r>
              <w:rPr>
                <w:rStyle w:val="CommentReference"/>
                <w:rFonts w:eastAsiaTheme="minorHAnsi" w:cstheme="minorBidi"/>
                <w:color w:val="auto"/>
                <w:lang w:val="en-CA"/>
              </w:rPr>
              <w:commentReference w:id="446"/>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47"/>
            <w:r>
              <w:t>persevere</w:t>
            </w:r>
            <w:commentRangeEnd w:id="447"/>
            <w:r>
              <w:rPr>
                <w:rStyle w:val="CommentReference"/>
                <w:rFonts w:eastAsiaTheme="minorHAnsi" w:cstheme="minorBidi"/>
                <w:color w:val="auto"/>
                <w:lang w:val="en-CA"/>
              </w:rPr>
              <w:commentReference w:id="447"/>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48"/>
            <w:r>
              <w:t>presbyters</w:t>
            </w:r>
            <w:commentRangeEnd w:id="448"/>
            <w:r>
              <w:rPr>
                <w:rStyle w:val="CommentReference"/>
                <w:rFonts w:eastAsiaTheme="minorHAnsi" w:cstheme="minorBidi"/>
                <w:color w:val="auto"/>
                <w:lang w:val="en-CA"/>
              </w:rPr>
              <w:commentReference w:id="448"/>
            </w:r>
            <w:r w:rsidRPr="00C05A5B">
              <w:t>:</w:t>
            </w:r>
          </w:p>
          <w:p w14:paraId="0639E799" w14:textId="77777777" w:rsidR="00D31F38" w:rsidRDefault="00D31F38" w:rsidP="00E35F1F">
            <w:pPr>
              <w:pStyle w:val="EngHang"/>
            </w:pPr>
            <w:r>
              <w:t>"</w:t>
            </w:r>
            <w:commentRangeStart w:id="449"/>
            <w:r>
              <w:t>Bless</w:t>
            </w:r>
            <w:commentRangeEnd w:id="449"/>
            <w:r>
              <w:rPr>
                <w:rStyle w:val="CommentReference"/>
                <w:rFonts w:eastAsiaTheme="minorHAnsi" w:cstheme="minorBidi"/>
                <w:color w:val="auto"/>
                <w:lang w:val="en-CA"/>
              </w:rPr>
              <w:commentReference w:id="449"/>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0"/>
            <w:r>
              <w:t>day</w:t>
            </w:r>
            <w:commentRangeEnd w:id="450"/>
            <w:r>
              <w:rPr>
                <w:rStyle w:val="CommentReference"/>
                <w:rFonts w:eastAsiaTheme="minorHAnsi" w:cstheme="minorBidi"/>
                <w:color w:val="auto"/>
                <w:lang w:val="en-CA"/>
              </w:rPr>
              <w:commentReference w:id="450"/>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lastRenderedPageBreak/>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1"/>
            <w:r w:rsidRPr="00C05A5B">
              <w:t xml:space="preserve">souls </w:t>
            </w:r>
            <w:commentRangeEnd w:id="451"/>
            <w:r>
              <w:rPr>
                <w:rStyle w:val="CommentReference"/>
                <w:rFonts w:eastAsiaTheme="minorHAnsi" w:cstheme="minorBidi"/>
                <w:color w:val="auto"/>
                <w:lang w:val="en-CA"/>
              </w:rPr>
              <w:commentReference w:id="451"/>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2"/>
            <w:r w:rsidRPr="00C05A5B">
              <w:t>sea</w:t>
            </w:r>
            <w:commentRangeEnd w:id="452"/>
            <w:r>
              <w:rPr>
                <w:rStyle w:val="CommentReference"/>
                <w:rFonts w:eastAsiaTheme="minorHAnsi" w:cstheme="minorBidi"/>
                <w:color w:val="auto"/>
                <w:lang w:val="en-CA"/>
              </w:rPr>
              <w:commentReference w:id="452"/>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53"/>
            <w:r w:rsidRPr="00C05A5B">
              <w:t xml:space="preserve">all </w:t>
            </w:r>
            <w:commentRangeEnd w:id="453"/>
            <w:r>
              <w:rPr>
                <w:rStyle w:val="CommentReference"/>
                <w:rFonts w:eastAsiaTheme="minorHAnsi" w:cstheme="minorBidi"/>
                <w:color w:val="auto"/>
                <w:lang w:val="en-CA"/>
              </w:rPr>
              <w:commentReference w:id="453"/>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54"/>
            <w:r w:rsidRPr="00C05A5B">
              <w:t>heretics</w:t>
            </w:r>
            <w:commentRangeEnd w:id="454"/>
            <w:r>
              <w:rPr>
                <w:rStyle w:val="CommentReference"/>
                <w:rFonts w:eastAsiaTheme="minorHAnsi" w:cstheme="minorBidi"/>
                <w:color w:val="auto"/>
                <w:lang w:val="en-CA"/>
              </w:rPr>
              <w:commentReference w:id="454"/>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55"/>
            <w:r w:rsidRPr="00C05A5B">
              <w:t xml:space="preserve">spirits </w:t>
            </w:r>
            <w:commentRangeEnd w:id="455"/>
            <w:r>
              <w:rPr>
                <w:rStyle w:val="CommentReference"/>
                <w:rFonts w:eastAsiaTheme="minorHAnsi" w:cstheme="minorBidi"/>
                <w:color w:val="auto"/>
                <w:lang w:val="en-CA"/>
              </w:rPr>
              <w:commentReference w:id="455"/>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56"/>
            <w:r>
              <w:t>contrite</w:t>
            </w:r>
            <w:r w:rsidRPr="00C05A5B">
              <w:t xml:space="preserve"> </w:t>
            </w:r>
            <w:commentRangeEnd w:id="456"/>
            <w:r>
              <w:rPr>
                <w:rStyle w:val="CommentReference"/>
                <w:rFonts w:eastAsiaTheme="minorHAnsi" w:cstheme="minorBidi"/>
                <w:color w:val="auto"/>
                <w:lang w:val="en-CA"/>
              </w:rPr>
              <w:commentReference w:id="456"/>
            </w:r>
            <w:commentRangeStart w:id="457"/>
            <w:r w:rsidRPr="00C05A5B">
              <w:t>hearts</w:t>
            </w:r>
            <w:commentRangeEnd w:id="457"/>
            <w:r>
              <w:rPr>
                <w:rStyle w:val="CommentReference"/>
                <w:rFonts w:eastAsiaTheme="minorHAnsi" w:cstheme="minorBidi"/>
                <w:color w:val="auto"/>
                <w:lang w:val="en-CA"/>
              </w:rPr>
              <w:commentReference w:id="457"/>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58"/>
            <w:r w:rsidRPr="00C05A5B">
              <w:t>Make haste and be very attentive</w:t>
            </w:r>
            <w:commentRangeEnd w:id="458"/>
            <w:r>
              <w:rPr>
                <w:rStyle w:val="CommentReference"/>
                <w:rFonts w:eastAsiaTheme="minorHAnsi" w:cstheme="minorBidi"/>
                <w:color w:val="auto"/>
                <w:lang w:val="en-CA"/>
              </w:rPr>
              <w:commentReference w:id="458"/>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59"/>
            <w:r w:rsidRPr="00C05A5B">
              <w:t xml:space="preserve">righteous </w:t>
            </w:r>
            <w:commentRangeEnd w:id="459"/>
            <w:r>
              <w:rPr>
                <w:rStyle w:val="CommentReference"/>
                <w:rFonts w:eastAsiaTheme="minorHAnsi" w:cstheme="minorBidi"/>
                <w:color w:val="auto"/>
                <w:lang w:val="en-CA"/>
              </w:rPr>
              <w:commentReference w:id="459"/>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60"/>
            <w:r>
              <w:t>condemned</w:t>
            </w:r>
            <w:commentRangeEnd w:id="460"/>
            <w:r>
              <w:rPr>
                <w:rStyle w:val="CommentReference"/>
                <w:rFonts w:eastAsiaTheme="minorHAnsi" w:cstheme="minorBidi"/>
                <w:color w:val="auto"/>
                <w:lang w:val="en-CA"/>
              </w:rPr>
              <w:commentReference w:id="460"/>
            </w:r>
            <w:r w:rsidRPr="00C05A5B">
              <w:t xml:space="preserve">, </w:t>
            </w:r>
          </w:p>
          <w:p w14:paraId="25CD9610" w14:textId="77777777" w:rsidR="00D31F38" w:rsidRDefault="00D31F38" w:rsidP="00E35F1F">
            <w:pPr>
              <w:pStyle w:val="EngHang"/>
            </w:pPr>
            <w:r w:rsidRPr="00C05A5B">
              <w:t xml:space="preserve">That he may </w:t>
            </w:r>
            <w:commentRangeStart w:id="461"/>
            <w:r w:rsidRPr="00C05A5B">
              <w:t xml:space="preserve">join </w:t>
            </w:r>
            <w:commentRangeEnd w:id="461"/>
            <w:r>
              <w:rPr>
                <w:rStyle w:val="CommentReference"/>
                <w:rFonts w:eastAsiaTheme="minorHAnsi" w:cstheme="minorBidi"/>
                <w:color w:val="auto"/>
                <w:lang w:val="en-CA"/>
              </w:rPr>
              <w:commentReference w:id="461"/>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04B4AF5D"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73910060" w14:textId="77777777" w:rsidR="00D31F38" w:rsidRPr="003C7D3F" w:rsidRDefault="00D31F38" w:rsidP="00D31F38">
      <w:pPr>
        <w:rPr>
          <w:lang w:val="en-US"/>
        </w:rPr>
      </w:pPr>
    </w:p>
    <w:p w14:paraId="1CC85704" w14:textId="77777777" w:rsidR="00D31F38" w:rsidRDefault="00D31F38" w:rsidP="00D31F38">
      <w:pPr>
        <w:pStyle w:val="Heading4"/>
      </w:pPr>
      <w:bookmarkStart w:id="462" w:name="_Toc297322059"/>
      <w:bookmarkStart w:id="463" w:name="_Toc297407704"/>
      <w:bookmarkStart w:id="464" w:name="_Toc298445756"/>
      <w:bookmarkStart w:id="465" w:name="_Toc298681239"/>
      <w:bookmarkStart w:id="466" w:name="_Toc298447481"/>
      <w:r>
        <w:t>We Follow You</w:t>
      </w:r>
      <w:bookmarkEnd w:id="462"/>
      <w:bookmarkEnd w:id="463"/>
      <w:bookmarkEnd w:id="464"/>
      <w:bookmarkEnd w:id="465"/>
      <w:bookmarkEnd w:id="46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67" w:name="_Toc297322060"/>
      <w:bookmarkStart w:id="468" w:name="_Toc297407705"/>
      <w:bookmarkStart w:id="469" w:name="_Toc298445757"/>
      <w:bookmarkStart w:id="470" w:name="_Toc298681240"/>
      <w:bookmarkStart w:id="471" w:name="_Toc298447482"/>
      <w:bookmarkStart w:id="472" w:name="_Toc308441897"/>
      <w:bookmarkStart w:id="473" w:name="_Ref448228216"/>
      <w:bookmarkStart w:id="474" w:name="_Ref448228224"/>
      <w:r>
        <w:lastRenderedPageBreak/>
        <w:t>The Communion of the Saints</w:t>
      </w:r>
      <w:bookmarkEnd w:id="467"/>
      <w:bookmarkEnd w:id="468"/>
      <w:bookmarkEnd w:id="469"/>
      <w:bookmarkEnd w:id="470"/>
      <w:bookmarkEnd w:id="471"/>
      <w:bookmarkEnd w:id="472"/>
      <w:bookmarkEnd w:id="473"/>
      <w:bookmarkEnd w:id="474"/>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75"/>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75"/>
            <w:r>
              <w:rPr>
                <w:rStyle w:val="CommentReference"/>
                <w:rFonts w:ascii="Garamond" w:hAnsi="Garamond" w:cstheme="minorBidi"/>
                <w:noProof w:val="0"/>
                <w:lang w:val="en-CA"/>
              </w:rPr>
              <w:commentReference w:id="475"/>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76"/>
            <w:r w:rsidRPr="00006239">
              <w:t>My</w:t>
            </w:r>
            <w:commentRangeEnd w:id="476"/>
            <w:r>
              <w:rPr>
                <w:rStyle w:val="CommentReference"/>
                <w:rFonts w:eastAsiaTheme="minorHAnsi" w:cstheme="minorBidi"/>
                <w:color w:val="auto"/>
                <w:lang w:val="en-CA"/>
              </w:rPr>
              <w:commentReference w:id="476"/>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77"/>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77"/>
            <w:r>
              <w:rPr>
                <w:rStyle w:val="CommentReference"/>
                <w:rFonts w:ascii="Garamond" w:hAnsi="Garamond" w:cstheme="minorBidi"/>
                <w:noProof w:val="0"/>
                <w:lang w:val="en-CA"/>
              </w:rPr>
              <w:commentReference w:id="477"/>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78"/>
            <w:r w:rsidRPr="00FC3604">
              <w:t>ⲡⲓϣⲟⲙⲧ ϣⲉ ⲙⲏⲧ ϣ̀ⲙⲏⲛ</w:t>
            </w:r>
            <w:commentRangeEnd w:id="478"/>
            <w:r>
              <w:rPr>
                <w:rStyle w:val="CommentReference"/>
                <w:rFonts w:ascii="Garamond" w:hAnsi="Garamond" w:cstheme="minorBidi"/>
                <w:noProof w:val="0"/>
                <w:lang w:val="en-CA"/>
              </w:rPr>
              <w:commentReference w:id="478"/>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79"/>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79"/>
            <w:r>
              <w:rPr>
                <w:rStyle w:val="CommentReference"/>
                <w:rFonts w:eastAsiaTheme="minorHAnsi" w:cstheme="minorBidi"/>
                <w:color w:val="auto"/>
                <w:lang w:val="en-CA"/>
              </w:rPr>
              <w:commentReference w:id="479"/>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0"/>
            <w:r w:rsidRPr="00645C3A">
              <w:t xml:space="preserve">Pray </w:t>
            </w:r>
            <w:commentRangeEnd w:id="480"/>
            <w:r>
              <w:rPr>
                <w:rStyle w:val="CommentReference"/>
                <w:rFonts w:eastAsiaTheme="minorHAnsi" w:cstheme="minorBidi"/>
                <w:color w:val="auto"/>
                <w:lang w:val="en-CA"/>
              </w:rPr>
              <w:commentReference w:id="480"/>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1"/>
            </w:r>
          </w:p>
        </w:tc>
      </w:tr>
    </w:tbl>
    <w:p w14:paraId="38417DCC" w14:textId="77777777" w:rsidR="00D31F38" w:rsidRDefault="00D31F38" w:rsidP="00D31F38">
      <w:pPr>
        <w:pStyle w:val="Heading4"/>
      </w:pPr>
      <w:bookmarkStart w:id="482" w:name="_Toc298681241"/>
      <w:bookmarkStart w:id="483" w:name="_Toc308441898"/>
      <w:r>
        <w:t xml:space="preserve">A </w:t>
      </w:r>
      <w:commentRangeStart w:id="484"/>
      <w:r>
        <w:t xml:space="preserve">Short </w:t>
      </w:r>
      <w:commentRangeEnd w:id="484"/>
      <w:r>
        <w:rPr>
          <w:rStyle w:val="CommentReference"/>
          <w:rFonts w:eastAsiaTheme="minorHAnsi" w:cstheme="minorBidi"/>
          <w:b w:val="0"/>
          <w:bCs w:val="0"/>
        </w:rPr>
        <w:commentReference w:id="484"/>
      </w:r>
      <w:commentRangeStart w:id="485"/>
      <w:r>
        <w:t xml:space="preserve">Communion </w:t>
      </w:r>
      <w:commentRangeEnd w:id="485"/>
      <w:r>
        <w:rPr>
          <w:rStyle w:val="CommentReference"/>
          <w:rFonts w:eastAsiaTheme="minorHAnsi" w:cstheme="minorBidi"/>
          <w:b w:val="0"/>
          <w:bCs w:val="0"/>
        </w:rPr>
        <w:commentReference w:id="485"/>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86"/>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86"/>
            <w:r>
              <w:rPr>
                <w:rStyle w:val="CommentReference"/>
                <w:rFonts w:ascii="Garamond" w:hAnsi="Garamond" w:cstheme="minorBidi"/>
                <w:noProof w:val="0"/>
                <w:lang w:val="en-CA"/>
              </w:rPr>
              <w:commentReference w:id="486"/>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87"/>
            <w:r w:rsidRPr="00006239">
              <w:t>My</w:t>
            </w:r>
            <w:commentRangeEnd w:id="487"/>
            <w:r>
              <w:rPr>
                <w:rStyle w:val="CommentReference"/>
                <w:rFonts w:eastAsiaTheme="minorHAnsi" w:cstheme="minorBidi"/>
                <w:color w:val="auto"/>
                <w:lang w:val="en-CA"/>
              </w:rPr>
              <w:commentReference w:id="487"/>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88"/>
            <w:r w:rsidRPr="00FC3604">
              <w:t>ⲡⲓϣⲟⲙⲧ ϣⲉ ⲙⲏⲧ ϣ̀ⲙⲏⲛ</w:t>
            </w:r>
            <w:commentRangeEnd w:id="488"/>
            <w:r>
              <w:rPr>
                <w:rStyle w:val="CommentReference"/>
                <w:rFonts w:ascii="Garamond" w:hAnsi="Garamond" w:cstheme="minorBidi"/>
                <w:noProof w:val="0"/>
                <w:lang w:val="en-CA"/>
              </w:rPr>
              <w:commentReference w:id="488"/>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89"/>
            <w:r w:rsidRPr="000100FF">
              <w:t xml:space="preserve">Pray </w:t>
            </w:r>
            <w:commentRangeEnd w:id="489"/>
            <w:r>
              <w:rPr>
                <w:rStyle w:val="CommentReference"/>
                <w:rFonts w:eastAsiaTheme="minorHAnsi" w:cstheme="minorBidi"/>
                <w:color w:val="auto"/>
                <w:lang w:val="en-CA"/>
              </w:rPr>
              <w:commentReference w:id="489"/>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0"/>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0"/>
            <w:r>
              <w:rPr>
                <w:rStyle w:val="CommentReference"/>
                <w:rFonts w:eastAsiaTheme="minorHAnsi" w:cstheme="minorBidi"/>
                <w:color w:val="auto"/>
                <w:lang w:val="en-CA"/>
              </w:rPr>
              <w:commentReference w:id="490"/>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1" w:name="_Ref448228235"/>
      <w:r>
        <w:rPr>
          <w:lang w:val="en-US"/>
        </w:rPr>
        <w:t>The Doxologies</w:t>
      </w:r>
      <w:bookmarkEnd w:id="482"/>
      <w:bookmarkEnd w:id="483"/>
      <w:bookmarkEnd w:id="491"/>
    </w:p>
    <w:p w14:paraId="04E32178" w14:textId="0D7437A1" w:rsidR="00D31F38" w:rsidRDefault="00D31F38" w:rsidP="00D31F38">
      <w:pPr>
        <w:pStyle w:val="Rubric"/>
        <w:rPr>
          <w:lang w:val="en-US"/>
        </w:rPr>
      </w:pPr>
      <w:bookmarkStart w:id="492"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493" w:name="_Toc308441900"/>
      <w:bookmarkStart w:id="494" w:name="_Ref434487886"/>
      <w:bookmarkStart w:id="495" w:name="_Ref434487891"/>
      <w:r>
        <w:rPr>
          <w:lang w:val="en-US"/>
        </w:rPr>
        <w:t>The Doxology of the Virgin for Midnight Praise</w:t>
      </w:r>
      <w:bookmarkEnd w:id="493"/>
      <w:bookmarkEnd w:id="494"/>
      <w:bookmarkEnd w:id="495"/>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496"/>
            <w:r>
              <w:t>Godhead</w:t>
            </w:r>
            <w:commentRangeEnd w:id="496"/>
            <w:r>
              <w:rPr>
                <w:rStyle w:val="CommentReference"/>
                <w:rFonts w:eastAsiaTheme="minorHAnsi" w:cstheme="minorBidi"/>
                <w:color w:val="auto"/>
                <w:lang w:val="en-CA"/>
              </w:rPr>
              <w:commentReference w:id="496"/>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497"/>
            <w:r>
              <w:t xml:space="preserve">to </w:t>
            </w:r>
            <w:commentRangeEnd w:id="497"/>
            <w:r>
              <w:rPr>
                <w:rStyle w:val="CommentReference"/>
                <w:rFonts w:eastAsiaTheme="minorHAnsi" w:cstheme="minorBidi"/>
                <w:color w:val="auto"/>
                <w:lang w:val="en-CA"/>
              </w:rPr>
              <w:commentReference w:id="497"/>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2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498"/>
            <w:r>
              <w:t xml:space="preserve">faithful </w:t>
            </w:r>
            <w:commentRangeEnd w:id="498"/>
            <w:r>
              <w:rPr>
                <w:rStyle w:val="CommentReference"/>
                <w:rFonts w:eastAsiaTheme="minorHAnsi" w:cstheme="minorBidi"/>
                <w:color w:val="auto"/>
                <w:lang w:val="en-CA"/>
              </w:rPr>
              <w:commentReference w:id="498"/>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499" w:name="_Toc308441901"/>
      <w:r>
        <w:rPr>
          <w:lang w:val="en-US"/>
        </w:rPr>
        <w:t>The Conclusion of the Doxologies</w:t>
      </w:r>
      <w:bookmarkEnd w:id="492"/>
      <w:bookmarkEnd w:id="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2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0" w:name="_Ref448228501"/>
      <w:bookmarkStart w:id="501" w:name="_Ref448228505"/>
      <w:r>
        <w:t>The Fourth Canticle</w:t>
      </w:r>
      <w:bookmarkEnd w:id="500"/>
      <w:bookmarkEnd w:id="501"/>
    </w:p>
    <w:p w14:paraId="575FD42E" w14:textId="77777777" w:rsidR="00D31F38" w:rsidRDefault="00D31F38" w:rsidP="00D31F38">
      <w:pPr>
        <w:pStyle w:val="Heading4"/>
      </w:pPr>
      <w:bookmarkStart w:id="502" w:name="_Toc410196423"/>
      <w:bookmarkStart w:id="503" w:name="_Toc410196925"/>
      <w:bookmarkStart w:id="504" w:name="_Ref434580708"/>
      <w:bookmarkStart w:id="505" w:name="_Ref434580714"/>
      <w:r>
        <w:t>The Fourth Canticle</w:t>
      </w:r>
      <w:bookmarkEnd w:id="502"/>
      <w:bookmarkEnd w:id="503"/>
      <w:bookmarkEnd w:id="504"/>
      <w:bookmarkEnd w:id="50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06" w:name="_Toc297322062"/>
      <w:bookmarkStart w:id="507" w:name="_Toc297407707"/>
      <w:bookmarkStart w:id="508" w:name="_Toc298445759"/>
      <w:bookmarkStart w:id="509" w:name="_Toc298681245"/>
      <w:bookmarkStart w:id="510" w:name="_Toc298447484"/>
      <w:r>
        <w:rPr>
          <w:lang w:val="en-US"/>
        </w:rPr>
        <w:t>Psalm 148</w:t>
      </w:r>
      <w:bookmarkEnd w:id="506"/>
      <w:bookmarkEnd w:id="507"/>
      <w:bookmarkEnd w:id="508"/>
      <w:bookmarkEnd w:id="509"/>
      <w:bookmarkEnd w:id="51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2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1"/>
            <w:commentRangeStart w:id="512"/>
            <w:r w:rsidRPr="00FC3604">
              <w:t>For</w:t>
            </w:r>
            <w:commentRangeEnd w:id="511"/>
            <w:r w:rsidRPr="00FC3604">
              <w:rPr>
                <w:rStyle w:val="CommentReference"/>
                <w:rFonts w:cstheme="minorBidi"/>
                <w:color w:val="auto"/>
                <w:lang w:val="en-CA"/>
              </w:rPr>
              <w:commentReference w:id="511"/>
            </w:r>
            <w:r w:rsidRPr="00FC3604">
              <w:t xml:space="preserve"> He spoke and </w:t>
            </w:r>
            <w:r w:rsidRPr="00FC3604">
              <w:rPr>
                <w:color w:val="auto"/>
              </w:rPr>
              <w:t>they</w:t>
            </w:r>
            <w:r w:rsidRPr="00FC3604">
              <w:t xml:space="preserve"> came to be!</w:t>
            </w:r>
            <w:commentRangeEnd w:id="512"/>
            <w:r>
              <w:rPr>
                <w:rStyle w:val="CommentReference"/>
                <w:rFonts w:cstheme="minorBidi"/>
                <w:color w:val="auto"/>
                <w:lang w:val="en-CA"/>
              </w:rPr>
              <w:commentReference w:id="51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1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13"/>
            <w:r w:rsidR="00D31F38">
              <w:rPr>
                <w:rStyle w:val="CommentReference"/>
                <w:rFonts w:eastAsiaTheme="minorHAnsi" w:cstheme="minorBidi"/>
                <w:color w:val="auto"/>
                <w:lang w:val="en-CA"/>
              </w:rPr>
              <w:commentReference w:id="51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14"/>
            <w:r w:rsidRPr="00FC3604">
              <w:t>Praise the Lord from the earth!</w:t>
            </w:r>
            <w:commentRangeEnd w:id="514"/>
            <w:r>
              <w:rPr>
                <w:rStyle w:val="CommentReference"/>
                <w:rFonts w:cstheme="minorBidi"/>
                <w:color w:val="auto"/>
                <w:lang w:val="en-CA"/>
              </w:rPr>
              <w:commentReference w:id="51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15"/>
            <w:r w:rsidRPr="007425E1">
              <w:rPr>
                <w:rFonts w:eastAsiaTheme="minorHAnsi"/>
              </w:rPr>
              <w:t xml:space="preserve">His </w:t>
            </w:r>
            <w:commentRangeEnd w:id="515"/>
            <w:r>
              <w:rPr>
                <w:rStyle w:val="CommentReference"/>
                <w:rFonts w:eastAsiaTheme="minorHAnsi" w:cstheme="minorBidi"/>
                <w:color w:val="auto"/>
                <w:lang w:val="en-CA"/>
              </w:rPr>
              <w:commentReference w:id="515"/>
            </w:r>
            <w:r w:rsidRPr="007425E1">
              <w:rPr>
                <w:rFonts w:eastAsiaTheme="minorHAnsi"/>
              </w:rPr>
              <w:t>glory is above the earth and heaven</w:t>
            </w:r>
            <w:r w:rsidR="00A17656">
              <w:rPr>
                <w:rStyle w:val="FootnoteReference"/>
                <w:rFonts w:eastAsiaTheme="minorHAnsi"/>
              </w:rPr>
              <w:footnoteReference w:id="82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2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16" w:name="_Toc297322063"/>
      <w:bookmarkStart w:id="517" w:name="_Toc297407708"/>
      <w:bookmarkStart w:id="518" w:name="_Toc298445760"/>
      <w:bookmarkStart w:id="519" w:name="_Toc298681246"/>
      <w:bookmarkStart w:id="520" w:name="_Toc298447485"/>
      <w:r>
        <w:rPr>
          <w:lang w:val="en-US"/>
        </w:rPr>
        <w:t>Psalm 149</w:t>
      </w:r>
      <w:bookmarkEnd w:id="516"/>
      <w:bookmarkEnd w:id="517"/>
      <w:bookmarkEnd w:id="518"/>
      <w:bookmarkEnd w:id="519"/>
      <w:bookmarkEnd w:id="52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1"/>
            <w:r w:rsidRPr="007425E1">
              <w:rPr>
                <w:rFonts w:eastAsiaTheme="minorHAnsi"/>
              </w:rPr>
              <w:t>chorus</w:t>
            </w:r>
            <w:commentRangeEnd w:id="521"/>
            <w:r>
              <w:rPr>
                <w:rStyle w:val="CommentReference"/>
                <w:rFonts w:eastAsiaTheme="minorHAnsi" w:cstheme="minorBidi"/>
                <w:color w:val="auto"/>
                <w:lang w:val="en-CA"/>
              </w:rPr>
              <w:commentReference w:id="52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2"/>
            <w:r w:rsidRPr="007425E1">
              <w:rPr>
                <w:rFonts w:eastAsiaTheme="minorHAnsi"/>
              </w:rPr>
              <w:t xml:space="preserve"> </w:t>
            </w:r>
            <w:commentRangeEnd w:id="522"/>
            <w:r>
              <w:rPr>
                <w:rStyle w:val="CommentReference"/>
                <w:rFonts w:eastAsiaTheme="minorHAnsi" w:cstheme="minorBidi"/>
                <w:color w:val="auto"/>
                <w:lang w:val="en-CA"/>
              </w:rPr>
              <w:commentReference w:id="52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23"/>
            <w:r w:rsidR="00D31F38">
              <w:t>rejoice</w:t>
            </w:r>
            <w:r w:rsidR="00D31F38" w:rsidRPr="007425E1">
              <w:t xml:space="preserve"> </w:t>
            </w:r>
            <w:commentRangeEnd w:id="523"/>
            <w:r w:rsidR="00D31F38">
              <w:rPr>
                <w:rStyle w:val="CommentReference"/>
                <w:rFonts w:cstheme="minorBidi"/>
                <w:color w:val="auto"/>
                <w:lang w:val="en-CA"/>
              </w:rPr>
              <w:commentReference w:id="52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24"/>
            <w:r w:rsidRPr="007425E1">
              <w:rPr>
                <w:rFonts w:eastAsiaTheme="minorHAnsi"/>
              </w:rPr>
              <w:t>mouth</w:t>
            </w:r>
            <w:commentRangeEnd w:id="524"/>
            <w:r w:rsidR="002275C0">
              <w:rPr>
                <w:rFonts w:eastAsiaTheme="minorHAnsi"/>
              </w:rPr>
              <w:t>s</w:t>
            </w:r>
            <w:r>
              <w:rPr>
                <w:rStyle w:val="CommentReference"/>
                <w:rFonts w:eastAsiaTheme="minorHAnsi" w:cstheme="minorBidi"/>
                <w:color w:val="auto"/>
                <w:lang w:val="en-CA"/>
              </w:rPr>
              <w:commentReference w:id="52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25"/>
            <w:r>
              <w:t>rebukes</w:t>
            </w:r>
            <w:r w:rsidRPr="007425E1">
              <w:t xml:space="preserve"> </w:t>
            </w:r>
            <w:commentRangeEnd w:id="525"/>
            <w:r>
              <w:rPr>
                <w:rStyle w:val="CommentReference"/>
                <w:rFonts w:cstheme="minorBidi"/>
                <w:color w:val="auto"/>
                <w:lang w:val="en-CA"/>
              </w:rPr>
              <w:commentReference w:id="52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26" w:name="_Toc297322064"/>
      <w:bookmarkStart w:id="527" w:name="_Toc297407709"/>
      <w:bookmarkStart w:id="528" w:name="_Toc298445761"/>
      <w:bookmarkStart w:id="529" w:name="_Toc298681247"/>
      <w:bookmarkStart w:id="530" w:name="_Toc298447486"/>
      <w:r>
        <w:rPr>
          <w:lang w:val="en-US"/>
        </w:rPr>
        <w:t>Psalm 150</w:t>
      </w:r>
      <w:bookmarkEnd w:id="526"/>
      <w:bookmarkEnd w:id="527"/>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1"/>
            <w:r w:rsidRPr="007425E1">
              <w:t xml:space="preserve">psaltery </w:t>
            </w:r>
            <w:commentRangeEnd w:id="531"/>
            <w:r>
              <w:rPr>
                <w:rStyle w:val="CommentReference"/>
                <w:rFonts w:cstheme="minorBidi"/>
                <w:color w:val="auto"/>
                <w:lang w:val="en-CA"/>
              </w:rPr>
              <w:commentReference w:id="53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2"/>
            <w:r w:rsidRPr="007425E1">
              <w:t>chorus</w:t>
            </w:r>
            <w:commentRangeEnd w:id="532"/>
            <w:r>
              <w:rPr>
                <w:rStyle w:val="CommentReference"/>
                <w:rFonts w:cstheme="minorBidi"/>
                <w:color w:val="auto"/>
                <w:lang w:val="en-CA"/>
              </w:rPr>
              <w:commentReference w:id="532"/>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33" w:name="_Ref448228521"/>
      <w:bookmarkStart w:id="534" w:name="_Ref448228524"/>
      <w:bookmarkStart w:id="535" w:name="_Ref448471720"/>
      <w:bookmarkStart w:id="536" w:name="_Toc448515390"/>
      <w:r>
        <w:lastRenderedPageBreak/>
        <w:t>The Annual Psalis and Theotokia</w:t>
      </w:r>
      <w:bookmarkEnd w:id="533"/>
      <w:bookmarkEnd w:id="534"/>
      <w:bookmarkEnd w:id="535"/>
      <w:bookmarkEnd w:id="536"/>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37" w:name="_Toc448515391"/>
      <w:r>
        <w:lastRenderedPageBreak/>
        <w:t>Sunday</w:t>
      </w:r>
      <w:bookmarkEnd w:id="537"/>
    </w:p>
    <w:p w14:paraId="45726092" w14:textId="77777777" w:rsidR="00E35F1F" w:rsidRDefault="00E35F1F" w:rsidP="00E35F1F">
      <w:pPr>
        <w:pStyle w:val="Heading3"/>
        <w:rPr>
          <w:lang w:val="en-US"/>
        </w:rPr>
      </w:pPr>
      <w:bookmarkStart w:id="538" w:name="_Toc297322066"/>
      <w:bookmarkStart w:id="539" w:name="_Toc297407711"/>
      <w:bookmarkStart w:id="540" w:name="_Toc298445763"/>
      <w:bookmarkStart w:id="541" w:name="_Toc298447488"/>
      <w:bookmarkStart w:id="542" w:name="_Toc308441905"/>
      <w:r>
        <w:rPr>
          <w:lang w:val="en-US"/>
        </w:rPr>
        <w:t>The Sunday Psali for the Lord</w:t>
      </w:r>
      <w:bookmarkEnd w:id="538"/>
      <w:bookmarkEnd w:id="539"/>
      <w:bookmarkEnd w:id="540"/>
      <w:bookmarkEnd w:id="541"/>
      <w:bookmarkEnd w:id="542"/>
    </w:p>
    <w:p w14:paraId="4FEF8FCA" w14:textId="77777777" w:rsidR="00E35F1F" w:rsidRPr="00CE3852" w:rsidRDefault="00E35F1F" w:rsidP="00E35F1F">
      <w:pPr>
        <w:pStyle w:val="Heading5non-TOC"/>
        <w:rPr>
          <w:lang w:val="en-US"/>
        </w:rPr>
      </w:pPr>
      <w:commentRangeStart w:id="54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43"/>
      <w:r>
        <w:rPr>
          <w:rStyle w:val="CommentReference"/>
          <w:rFonts w:ascii="Garamond" w:eastAsiaTheme="minorHAnsi" w:hAnsi="Garamond" w:cstheme="minorBidi"/>
        </w:rPr>
        <w:commentReference w:id="5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44"/>
            <w:r w:rsidRPr="00FC3604">
              <w:t>ⲛⲏⲓ</w:t>
            </w:r>
            <w:commentRangeEnd w:id="544"/>
            <w:r>
              <w:rPr>
                <w:rStyle w:val="CommentReference"/>
                <w:rFonts w:ascii="Garamond" w:hAnsi="Garamond" w:cstheme="minorBidi"/>
                <w:noProof w:val="0"/>
                <w:lang w:val="en-CA"/>
              </w:rPr>
              <w:commentReference w:id="544"/>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45"/>
            <w:r w:rsidRPr="005832A1">
              <w:t xml:space="preserve">praise </w:t>
            </w:r>
            <w:commentRangeEnd w:id="545"/>
            <w:r w:rsidRPr="005832A1">
              <w:rPr>
                <w:rStyle w:val="CommentReference"/>
                <w:rFonts w:eastAsiaTheme="minorHAnsi"/>
                <w:sz w:val="24"/>
              </w:rPr>
              <w:commentReference w:id="545"/>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46"/>
            <w:r w:rsidRPr="005832A1">
              <w:t>Earth</w:t>
            </w:r>
            <w:commentRangeEnd w:id="546"/>
            <w:r w:rsidRPr="005832A1">
              <w:rPr>
                <w:rStyle w:val="CommentReference"/>
                <w:rFonts w:eastAsiaTheme="minorHAnsi"/>
                <w:sz w:val="24"/>
              </w:rPr>
              <w:commentReference w:id="546"/>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47"/>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47"/>
            <w:r>
              <w:rPr>
                <w:rStyle w:val="CommentReference"/>
                <w:rFonts w:ascii="Garamond" w:hAnsi="Garamond" w:cstheme="minorBidi"/>
                <w:noProof w:val="0"/>
                <w:lang w:val="en-CA"/>
              </w:rPr>
              <w:commentReference w:id="547"/>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48"/>
            <w:r w:rsidRPr="005832A1">
              <w:t xml:space="preserve">Make haste </w:t>
            </w:r>
            <w:commentRangeEnd w:id="548"/>
            <w:r w:rsidRPr="005832A1">
              <w:rPr>
                <w:rStyle w:val="CommentReference"/>
                <w:rFonts w:eastAsiaTheme="minorHAnsi"/>
                <w:sz w:val="24"/>
              </w:rPr>
              <w:commentReference w:id="548"/>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49"/>
            <w:r w:rsidRPr="005832A1">
              <w:rPr>
                <w:rFonts w:eastAsiaTheme="minorHAnsi"/>
              </w:rPr>
              <w:t xml:space="preserve">different </w:t>
            </w:r>
            <w:commentRangeEnd w:id="549"/>
            <w:r w:rsidRPr="005832A1">
              <w:rPr>
                <w:rStyle w:val="CommentReference"/>
                <w:rFonts w:eastAsiaTheme="minorHAnsi"/>
                <w:sz w:val="24"/>
              </w:rPr>
              <w:commentReference w:id="549"/>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0"/>
            <w:r w:rsidRPr="005832A1">
              <w:t>truth</w:t>
            </w:r>
            <w:commentRangeEnd w:id="550"/>
            <w:r w:rsidRPr="005832A1">
              <w:rPr>
                <w:rStyle w:val="CommentReference"/>
                <w:rFonts w:eastAsiaTheme="minorHAnsi"/>
                <w:sz w:val="24"/>
              </w:rPr>
              <w:commentReference w:id="550"/>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1"/>
            <w:r w:rsidRPr="005832A1">
              <w:t xml:space="preserve">longsuffering </w:t>
            </w:r>
            <w:commentRangeEnd w:id="551"/>
            <w:r w:rsidRPr="005832A1">
              <w:rPr>
                <w:rStyle w:val="CommentReference"/>
                <w:rFonts w:eastAsiaTheme="minorHAnsi"/>
                <w:sz w:val="24"/>
              </w:rPr>
              <w:commentReference w:id="551"/>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2"/>
            <w:r w:rsidRPr="005832A1">
              <w:t xml:space="preserve">I rise </w:t>
            </w:r>
            <w:commentRangeEnd w:id="552"/>
            <w:r w:rsidRPr="005832A1">
              <w:rPr>
                <w:rStyle w:val="CommentReference"/>
                <w:rFonts w:eastAsiaTheme="minorHAnsi"/>
                <w:sz w:val="24"/>
              </w:rPr>
              <w:commentReference w:id="552"/>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53"/>
            <w:r w:rsidRPr="005832A1">
              <w:t>sweet</w:t>
            </w:r>
            <w:commentRangeEnd w:id="553"/>
            <w:r w:rsidRPr="005832A1">
              <w:rPr>
                <w:rStyle w:val="CommentReference"/>
                <w:rFonts w:eastAsiaTheme="minorHAnsi"/>
                <w:sz w:val="24"/>
              </w:rPr>
              <w:commentReference w:id="553"/>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54"/>
            <w:r w:rsidRPr="005832A1">
              <w:rPr>
                <w:rFonts w:eastAsiaTheme="minorHAnsi"/>
              </w:rPr>
              <w:t>Oh, how I love</w:t>
            </w:r>
            <w:commentRangeEnd w:id="554"/>
            <w:r w:rsidRPr="005832A1">
              <w:rPr>
                <w:rStyle w:val="CommentReference"/>
                <w:rFonts w:eastAsiaTheme="minorHAnsi"/>
                <w:sz w:val="24"/>
              </w:rPr>
              <w:commentReference w:id="554"/>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55"/>
            <w:r w:rsidRPr="005832A1">
              <w:rPr>
                <w:rFonts w:eastAsiaTheme="minorHAnsi"/>
              </w:rPr>
              <w:t xml:space="preserve">of </w:t>
            </w:r>
            <w:commentRangeEnd w:id="555"/>
            <w:r w:rsidRPr="005832A1">
              <w:rPr>
                <w:rStyle w:val="CommentReference"/>
                <w:rFonts w:eastAsiaTheme="minorHAnsi"/>
                <w:sz w:val="24"/>
              </w:rPr>
              <w:commentReference w:id="555"/>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56"/>
            <w:r w:rsidRPr="005832A1">
              <w:t>truth</w:t>
            </w:r>
            <w:commentRangeEnd w:id="556"/>
            <w:r w:rsidRPr="005832A1">
              <w:rPr>
                <w:rStyle w:val="CommentReference"/>
                <w:rFonts w:eastAsiaTheme="minorHAnsi"/>
                <w:sz w:val="24"/>
              </w:rPr>
              <w:commentReference w:id="556"/>
            </w:r>
            <w:r w:rsidR="008A107E">
              <w:rPr>
                <w:rStyle w:val="FootnoteReference"/>
              </w:rPr>
              <w:footnoteReference w:id="82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57"/>
            <w:r w:rsidRPr="005832A1">
              <w:t xml:space="preserve">true </w:t>
            </w:r>
            <w:commentRangeEnd w:id="557"/>
            <w:r w:rsidRPr="005832A1">
              <w:rPr>
                <w:rStyle w:val="CommentReference"/>
                <w:rFonts w:eastAsiaTheme="minorHAnsi"/>
                <w:sz w:val="24"/>
              </w:rPr>
              <w:commentReference w:id="55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58"/>
            <w:r>
              <w:t xml:space="preserve">Whenever </w:t>
            </w:r>
            <w:commentRangeEnd w:id="558"/>
            <w:r>
              <w:rPr>
                <w:rStyle w:val="CommentReference"/>
                <w:rFonts w:eastAsiaTheme="minorHAnsi" w:cstheme="minorBidi"/>
                <w:color w:val="auto"/>
                <w:lang w:val="en-CA"/>
              </w:rPr>
              <w:commentReference w:id="558"/>
            </w:r>
            <w:r>
              <w:t>we</w:t>
            </w:r>
          </w:p>
          <w:p w14:paraId="1820B153" w14:textId="77777777" w:rsidR="00E35F1F" w:rsidRDefault="00E35F1F" w:rsidP="00E35F1F">
            <w:pPr>
              <w:pStyle w:val="EngHang"/>
            </w:pPr>
            <w:commentRangeStart w:id="559"/>
            <w:r>
              <w:t xml:space="preserve">Gather </w:t>
            </w:r>
            <w:commentRangeEnd w:id="559"/>
            <w:r>
              <w:rPr>
                <w:rStyle w:val="CommentReference"/>
                <w:rFonts w:eastAsiaTheme="minorHAnsi" w:cstheme="minorBidi"/>
                <w:color w:val="auto"/>
                <w:lang w:val="en-CA"/>
              </w:rPr>
              <w:commentReference w:id="55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0"/>
            <w:r>
              <w:t xml:space="preserve">will </w:t>
            </w:r>
            <w:commentRangeEnd w:id="560"/>
            <w:r>
              <w:rPr>
                <w:rStyle w:val="CommentReference"/>
                <w:rFonts w:eastAsiaTheme="minorHAnsi" w:cstheme="minorBidi"/>
                <w:color w:val="auto"/>
                <w:lang w:val="en-CA"/>
              </w:rPr>
              <w:commentReference w:id="56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1"/>
            <w:r>
              <w:t xml:space="preserve">Deliver </w:t>
            </w:r>
            <w:commentRangeEnd w:id="561"/>
            <w:r>
              <w:rPr>
                <w:rStyle w:val="CommentReference"/>
                <w:rFonts w:eastAsiaTheme="minorHAnsi" w:cstheme="minorBidi"/>
                <w:color w:val="auto"/>
                <w:lang w:val="en-CA"/>
              </w:rPr>
              <w:commentReference w:id="561"/>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2"/>
            <w:r w:rsidRPr="00A16DFE">
              <w:rPr>
                <w:rFonts w:eastAsiaTheme="minorHAnsi"/>
              </w:rPr>
              <w:t xml:space="preserve">come </w:t>
            </w:r>
            <w:commentRangeEnd w:id="562"/>
            <w:r>
              <w:rPr>
                <w:rStyle w:val="CommentReference"/>
                <w:rFonts w:eastAsiaTheme="minorHAnsi" w:cstheme="minorBidi"/>
                <w:color w:val="auto"/>
                <w:lang w:val="en-CA"/>
              </w:rPr>
              <w:commentReference w:id="56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63"/>
            <w:r>
              <w:rPr>
                <w:rFonts w:eastAsiaTheme="minorHAnsi"/>
              </w:rPr>
              <w:t>be</w:t>
            </w:r>
            <w:r w:rsidRPr="00A16DFE">
              <w:rPr>
                <w:rFonts w:eastAsiaTheme="minorHAnsi"/>
              </w:rPr>
              <w:t xml:space="preserve"> </w:t>
            </w:r>
            <w:commentRangeEnd w:id="563"/>
            <w:r>
              <w:rPr>
                <w:rStyle w:val="CommentReference"/>
                <w:rFonts w:eastAsiaTheme="minorHAnsi" w:cstheme="minorBidi"/>
                <w:color w:val="auto"/>
                <w:lang w:val="en-CA"/>
              </w:rPr>
              <w:commentReference w:id="56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64" w:name="_Toc297322067"/>
      <w:bookmarkStart w:id="565" w:name="_Toc297407712"/>
      <w:bookmarkStart w:id="566" w:name="_Toc298445764"/>
      <w:bookmarkStart w:id="567" w:name="_Toc298681249"/>
      <w:bookmarkStart w:id="568" w:name="_Toc298447489"/>
      <w:bookmarkStart w:id="569" w:name="_Toc308441906"/>
      <w:r>
        <w:rPr>
          <w:lang w:val="en-US"/>
        </w:rPr>
        <w:lastRenderedPageBreak/>
        <w:t>The Sunday Theotokia</w:t>
      </w:r>
      <w:bookmarkEnd w:id="564"/>
      <w:bookmarkEnd w:id="565"/>
      <w:bookmarkEnd w:id="566"/>
      <w:bookmarkEnd w:id="567"/>
      <w:bookmarkEnd w:id="568"/>
      <w:bookmarkEnd w:id="56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0" w:name="_Toc298445765"/>
      <w:bookmarkStart w:id="571" w:name="_Toc298681250"/>
      <w:bookmarkStart w:id="572" w:name="_Toc298447490"/>
      <w:r>
        <w:rPr>
          <w:lang w:val="en-US"/>
        </w:rPr>
        <w:t>Part One</w:t>
      </w:r>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73"/>
            <w:r w:rsidRPr="007425E1">
              <w:rPr>
                <w:rFonts w:eastAsiaTheme="minorHAnsi"/>
              </w:rPr>
              <w:t>Of the Covenant</w:t>
            </w:r>
            <w:commentRangeEnd w:id="573"/>
            <w:r>
              <w:rPr>
                <w:rStyle w:val="CommentReference"/>
                <w:rFonts w:eastAsiaTheme="minorHAnsi" w:cstheme="minorBidi"/>
                <w:color w:val="auto"/>
                <w:lang w:val="en-CA"/>
              </w:rPr>
              <w:commentReference w:id="57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74"/>
            <w:r>
              <w:rPr>
                <w:rFonts w:eastAsiaTheme="minorHAnsi"/>
              </w:rPr>
              <w:t>sprinkling</w:t>
            </w:r>
            <w:commentRangeEnd w:id="574"/>
            <w:r>
              <w:rPr>
                <w:rStyle w:val="CommentReference"/>
                <w:rFonts w:eastAsiaTheme="minorHAnsi" w:cstheme="minorBidi"/>
                <w:color w:val="auto"/>
                <w:lang w:val="en-CA"/>
              </w:rPr>
              <w:commentReference w:id="57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75"/>
            <w:r>
              <w:rPr>
                <w:rFonts w:eastAsiaTheme="minorHAnsi"/>
              </w:rPr>
              <w:t>dwelt</w:t>
            </w:r>
            <w:commentRangeEnd w:id="575"/>
            <w:r>
              <w:rPr>
                <w:rStyle w:val="CommentReference"/>
                <w:rFonts w:eastAsiaTheme="minorHAnsi" w:cstheme="minorBidi"/>
                <w:color w:val="auto"/>
                <w:lang w:val="en-CA"/>
              </w:rPr>
              <w:commentReference w:id="57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76"/>
            <w:r>
              <w:t xml:space="preserve">Magnify </w:t>
            </w:r>
            <w:commentRangeEnd w:id="576"/>
            <w:r>
              <w:rPr>
                <w:rStyle w:val="CommentReference"/>
                <w:rFonts w:eastAsiaTheme="minorHAnsi" w:cstheme="minorBidi"/>
                <w:color w:val="auto"/>
                <w:lang w:val="en-CA"/>
              </w:rPr>
              <w:commentReference w:id="57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77"/>
            <w:r>
              <w:t xml:space="preserve">obtain </w:t>
            </w:r>
            <w:commentRangeEnd w:id="577"/>
            <w:r>
              <w:rPr>
                <w:rStyle w:val="CommentReference"/>
                <w:rFonts w:eastAsiaTheme="minorHAnsi" w:cstheme="minorBidi"/>
                <w:color w:val="auto"/>
                <w:lang w:val="en-CA"/>
              </w:rPr>
              <w:commentReference w:id="57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78" w:name="_Toc298445766"/>
      <w:bookmarkStart w:id="579" w:name="_Toc298681251"/>
      <w:bookmarkStart w:id="580" w:name="_Toc298447491"/>
      <w:r>
        <w:t>Part Two</w:t>
      </w:r>
      <w:bookmarkEnd w:id="578"/>
      <w:bookmarkEnd w:id="579"/>
      <w:bookmarkEnd w:id="58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1"/>
            <w:r>
              <w:rPr>
                <w:rFonts w:eastAsiaTheme="minorHAnsi"/>
              </w:rPr>
              <w:t xml:space="preserve">type </w:t>
            </w:r>
            <w:commentRangeEnd w:id="581"/>
            <w:r>
              <w:rPr>
                <w:rStyle w:val="CommentReference"/>
                <w:rFonts w:eastAsiaTheme="minorHAnsi" w:cstheme="minorBidi"/>
                <w:color w:val="auto"/>
                <w:lang w:val="en-CA"/>
              </w:rPr>
              <w:commentReference w:id="58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82"/>
            <w:r>
              <w:t xml:space="preserve">one </w:t>
            </w:r>
            <w:commentRangeEnd w:id="582"/>
            <w:r>
              <w:rPr>
                <w:rStyle w:val="CommentReference"/>
                <w:rFonts w:eastAsiaTheme="minorHAnsi" w:cstheme="minorBidi"/>
                <w:color w:val="auto"/>
                <w:lang w:val="en-CA"/>
              </w:rPr>
              <w:commentReference w:id="582"/>
            </w:r>
            <w:r>
              <w:t>from two,</w:t>
            </w:r>
          </w:p>
          <w:p w14:paraId="12509199" w14:textId="77777777" w:rsidR="00E35F1F" w:rsidRDefault="00E35F1F" w:rsidP="00E35F1F">
            <w:pPr>
              <w:pStyle w:val="EngHang"/>
            </w:pPr>
            <w:r>
              <w:t xml:space="preserve">A </w:t>
            </w:r>
            <w:commentRangeStart w:id="583"/>
            <w:r>
              <w:t xml:space="preserve">Holy </w:t>
            </w:r>
            <w:commentRangeEnd w:id="583"/>
            <w:r>
              <w:rPr>
                <w:rStyle w:val="CommentReference"/>
                <w:rFonts w:eastAsiaTheme="minorHAnsi" w:cstheme="minorBidi"/>
                <w:color w:val="auto"/>
                <w:lang w:val="en-CA"/>
              </w:rPr>
              <w:commentReference w:id="58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84"/>
            <w:r>
              <w:rPr>
                <w:rFonts w:eastAsiaTheme="minorHAnsi"/>
              </w:rPr>
              <w:t xml:space="preserve">Begotten </w:t>
            </w:r>
            <w:commentRangeEnd w:id="584"/>
            <w:r>
              <w:rPr>
                <w:rStyle w:val="CommentReference"/>
                <w:rFonts w:eastAsiaTheme="minorHAnsi" w:cstheme="minorBidi"/>
                <w:color w:val="auto"/>
                <w:lang w:val="en-CA"/>
              </w:rPr>
              <w:commentReference w:id="584"/>
            </w:r>
            <w:r>
              <w:rPr>
                <w:rFonts w:eastAsiaTheme="minorHAnsi"/>
              </w:rPr>
              <w:t>without seed,</w:t>
            </w:r>
          </w:p>
          <w:p w14:paraId="47914132" w14:textId="77777777" w:rsidR="00E35F1F" w:rsidRDefault="00E35F1F" w:rsidP="00E35F1F">
            <w:pPr>
              <w:pStyle w:val="EngHang"/>
              <w:rPr>
                <w:rFonts w:eastAsiaTheme="minorHAnsi"/>
              </w:rPr>
            </w:pPr>
            <w:commentRangeStart w:id="585"/>
            <w:r>
              <w:rPr>
                <w:rFonts w:eastAsiaTheme="minorHAnsi"/>
              </w:rPr>
              <w:t xml:space="preserve">Consubstantial </w:t>
            </w:r>
            <w:commentRangeEnd w:id="585"/>
            <w:r>
              <w:rPr>
                <w:rStyle w:val="CommentReference"/>
                <w:rFonts w:eastAsiaTheme="minorHAnsi" w:cstheme="minorBidi"/>
                <w:color w:val="auto"/>
                <w:lang w:val="en-CA"/>
              </w:rPr>
              <w:commentReference w:id="58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86"/>
            <w:r>
              <w:rPr>
                <w:rFonts w:eastAsiaTheme="minorHAnsi"/>
              </w:rPr>
              <w:t xml:space="preserve">made one </w:t>
            </w:r>
            <w:commentRangeEnd w:id="586"/>
            <w:r>
              <w:rPr>
                <w:rStyle w:val="CommentReference"/>
                <w:rFonts w:eastAsiaTheme="minorHAnsi" w:cstheme="minorBidi"/>
                <w:color w:val="auto"/>
                <w:lang w:val="en-CA"/>
              </w:rPr>
              <w:commentReference w:id="58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87"/>
            <w:r>
              <w:t xml:space="preserve">The </w:t>
            </w:r>
            <w:commentRangeEnd w:id="587"/>
            <w:r>
              <w:rPr>
                <w:rStyle w:val="CommentReference"/>
                <w:rFonts w:eastAsiaTheme="minorHAnsi" w:cstheme="minorBidi"/>
                <w:color w:val="auto"/>
                <w:lang w:val="en-CA"/>
              </w:rPr>
              <w:commentReference w:id="58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88"/>
            <w:r>
              <w:rPr>
                <w:rFonts w:eastAsiaTheme="minorHAnsi"/>
              </w:rPr>
              <w:t xml:space="preserve">Purple </w:t>
            </w:r>
            <w:commentRangeEnd w:id="588"/>
            <w:r>
              <w:rPr>
                <w:rStyle w:val="CommentReference"/>
                <w:rFonts w:eastAsiaTheme="minorHAnsi" w:cstheme="minorBidi"/>
                <w:color w:val="auto"/>
                <w:lang w:val="en-CA"/>
              </w:rPr>
              <w:commentReference w:id="58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89"/>
            <w:r>
              <w:rPr>
                <w:rFonts w:eastAsiaTheme="minorHAnsi"/>
              </w:rPr>
              <w:t xml:space="preserve">fine </w:t>
            </w:r>
            <w:commentRangeEnd w:id="589"/>
            <w:r>
              <w:rPr>
                <w:rStyle w:val="CommentReference"/>
                <w:rFonts w:eastAsiaTheme="minorHAnsi" w:cstheme="minorBidi"/>
                <w:color w:val="auto"/>
                <w:lang w:val="en-CA"/>
              </w:rPr>
              <w:commentReference w:id="58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0"/>
            <w:r>
              <w:rPr>
                <w:rFonts w:eastAsiaTheme="minorHAnsi"/>
              </w:rPr>
              <w:t xml:space="preserve">wood </w:t>
            </w:r>
            <w:commentRangeEnd w:id="590"/>
            <w:r>
              <w:rPr>
                <w:rStyle w:val="CommentReference"/>
                <w:rFonts w:eastAsiaTheme="minorHAnsi" w:cstheme="minorBidi"/>
                <w:color w:val="auto"/>
                <w:lang w:val="en-CA"/>
              </w:rPr>
              <w:commentReference w:id="59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1"/>
            <w:r>
              <w:t xml:space="preserve">Magnify </w:t>
            </w:r>
            <w:commentRangeEnd w:id="591"/>
            <w:r>
              <w:rPr>
                <w:rStyle w:val="CommentReference"/>
                <w:rFonts w:eastAsiaTheme="minorHAnsi" w:cstheme="minorBidi"/>
                <w:color w:val="auto"/>
                <w:lang w:val="en-CA"/>
              </w:rPr>
              <w:commentReference w:id="59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2"/>
            <w:r>
              <w:t xml:space="preserve">obtain </w:t>
            </w:r>
            <w:commentRangeEnd w:id="592"/>
            <w:r>
              <w:rPr>
                <w:rStyle w:val="CommentReference"/>
                <w:rFonts w:eastAsiaTheme="minorHAnsi" w:cstheme="minorBidi"/>
                <w:color w:val="auto"/>
                <w:lang w:val="en-CA"/>
              </w:rPr>
              <w:commentReference w:id="59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593" w:name="_Toc298445767"/>
      <w:bookmarkStart w:id="594" w:name="_Toc298681252"/>
      <w:bookmarkStart w:id="595" w:name="_Toc298447492"/>
      <w:r>
        <w:lastRenderedPageBreak/>
        <w:t>Part Three</w:t>
      </w:r>
      <w:bookmarkEnd w:id="593"/>
      <w:bookmarkEnd w:id="594"/>
      <w:bookmarkEnd w:id="59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596"/>
            <w:r>
              <w:rPr>
                <w:rFonts w:eastAsiaTheme="minorHAnsi"/>
              </w:rPr>
              <w:t>Cherubs</w:t>
            </w:r>
            <w:commentRangeEnd w:id="596"/>
            <w:r>
              <w:rPr>
                <w:rStyle w:val="CommentReference"/>
                <w:rFonts w:eastAsiaTheme="minorHAnsi" w:cstheme="minorBidi"/>
                <w:color w:val="auto"/>
                <w:lang w:val="en-CA"/>
              </w:rPr>
              <w:commentReference w:id="596"/>
            </w:r>
          </w:p>
          <w:p w14:paraId="338C43D3" w14:textId="65EF4612" w:rsidR="00E35F1F" w:rsidRPr="001A0083" w:rsidRDefault="00E35F1F" w:rsidP="00E35F1F">
            <w:pPr>
              <w:pStyle w:val="EngHangEnd"/>
            </w:pPr>
            <w:commentRangeStart w:id="597"/>
            <w:r>
              <w:rPr>
                <w:rFonts w:eastAsiaTheme="minorHAnsi"/>
              </w:rPr>
              <w:t xml:space="preserve">Forged </w:t>
            </w:r>
            <w:commentRangeEnd w:id="597"/>
            <w:r>
              <w:rPr>
                <w:rStyle w:val="CommentReference"/>
                <w:rFonts w:eastAsiaTheme="minorHAnsi" w:cstheme="minorBidi"/>
                <w:color w:val="auto"/>
                <w:lang w:val="en-CA"/>
              </w:rPr>
              <w:commentReference w:id="59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598"/>
            <w:r>
              <w:t xml:space="preserve">Always </w:t>
            </w:r>
            <w:commentRangeEnd w:id="598"/>
            <w:r>
              <w:rPr>
                <w:rStyle w:val="CommentReference"/>
                <w:rFonts w:eastAsiaTheme="minorHAnsi" w:cstheme="minorBidi"/>
                <w:color w:val="auto"/>
                <w:lang w:val="en-CA"/>
              </w:rPr>
              <w:commentReference w:id="59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599"/>
            <w:r>
              <w:rPr>
                <w:rFonts w:eastAsiaTheme="minorHAnsi"/>
              </w:rPr>
              <w:t xml:space="preserve">Overshadowed </w:t>
            </w:r>
            <w:commentRangeEnd w:id="599"/>
            <w:r>
              <w:rPr>
                <w:rStyle w:val="CommentReference"/>
                <w:rFonts w:eastAsiaTheme="minorHAnsi" w:cstheme="minorBidi"/>
                <w:color w:val="auto"/>
                <w:lang w:val="en-CA"/>
              </w:rPr>
              <w:commentReference w:id="59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0"/>
            <w:r>
              <w:rPr>
                <w:rFonts w:eastAsiaTheme="minorHAnsi"/>
              </w:rPr>
              <w:t xml:space="preserve">sin </w:t>
            </w:r>
            <w:commentRangeEnd w:id="600"/>
            <w:r>
              <w:rPr>
                <w:rStyle w:val="CommentReference"/>
                <w:rFonts w:eastAsiaTheme="minorHAnsi" w:cstheme="minorBidi"/>
                <w:color w:val="auto"/>
                <w:lang w:val="en-CA"/>
              </w:rPr>
              <w:commentReference w:id="60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1"/>
            <w:r>
              <w:t xml:space="preserve">Magnify </w:t>
            </w:r>
            <w:commentRangeEnd w:id="601"/>
            <w:r>
              <w:rPr>
                <w:rStyle w:val="CommentReference"/>
                <w:rFonts w:eastAsiaTheme="minorHAnsi" w:cstheme="minorBidi"/>
                <w:color w:val="auto"/>
                <w:lang w:val="en-CA"/>
              </w:rPr>
              <w:commentReference w:id="60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2"/>
            <w:r>
              <w:t xml:space="preserve">obtain </w:t>
            </w:r>
            <w:commentRangeEnd w:id="602"/>
            <w:r>
              <w:rPr>
                <w:rStyle w:val="CommentReference"/>
                <w:rFonts w:eastAsiaTheme="minorHAnsi" w:cstheme="minorBidi"/>
                <w:color w:val="auto"/>
                <w:lang w:val="en-CA"/>
              </w:rPr>
              <w:commentReference w:id="60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03" w:name="_Toc298445768"/>
      <w:bookmarkStart w:id="604" w:name="_Toc298681253"/>
      <w:bookmarkStart w:id="605" w:name="_Toc298447493"/>
      <w:r>
        <w:lastRenderedPageBreak/>
        <w:t>Part Four</w:t>
      </w:r>
      <w:bookmarkEnd w:id="603"/>
      <w:bookmarkEnd w:id="604"/>
      <w:bookmarkEnd w:id="60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06"/>
            <w:r>
              <w:t xml:space="preserve">you </w:t>
            </w:r>
            <w:commentRangeEnd w:id="606"/>
            <w:r>
              <w:rPr>
                <w:rStyle w:val="CommentReference"/>
                <w:rFonts w:eastAsiaTheme="minorHAnsi" w:cstheme="minorBidi"/>
                <w:color w:val="auto"/>
                <w:lang w:val="en-CA"/>
              </w:rPr>
              <w:commentReference w:id="60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07"/>
            <w:r>
              <w:rPr>
                <w:rFonts w:eastAsiaTheme="minorHAnsi"/>
              </w:rPr>
              <w:t xml:space="preserve">for </w:t>
            </w:r>
            <w:commentRangeEnd w:id="607"/>
            <w:r>
              <w:rPr>
                <w:rStyle w:val="CommentReference"/>
                <w:rFonts w:eastAsiaTheme="minorHAnsi" w:cstheme="minorBidi"/>
                <w:color w:val="auto"/>
                <w:lang w:val="en-CA"/>
              </w:rPr>
              <w:commentReference w:id="60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0" w:name="_Toc298445769"/>
      <w:bookmarkStart w:id="611" w:name="_Toc298681254"/>
      <w:bookmarkStart w:id="612" w:name="_Toc298447494"/>
      <w:r>
        <w:lastRenderedPageBreak/>
        <w:t>Part Five</w:t>
      </w:r>
      <w:bookmarkEnd w:id="610"/>
      <w:bookmarkEnd w:id="611"/>
      <w:bookmarkEnd w:id="61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13"/>
            <w:r w:rsidR="00E35F1F">
              <w:rPr>
                <w:rFonts w:eastAsiaTheme="minorHAnsi"/>
              </w:rPr>
              <w:t xml:space="preserve">burning </w:t>
            </w:r>
            <w:commentRangeEnd w:id="613"/>
            <w:r w:rsidR="00E35F1F">
              <w:rPr>
                <w:rStyle w:val="CommentReference"/>
                <w:rFonts w:eastAsiaTheme="minorHAnsi" w:cstheme="minorBidi"/>
                <w:color w:val="auto"/>
                <w:lang w:val="en-CA"/>
              </w:rPr>
              <w:commentReference w:id="61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14"/>
            <w:r>
              <w:rPr>
                <w:rFonts w:eastAsiaTheme="minorHAnsi"/>
              </w:rPr>
              <w:t>manifestation</w:t>
            </w:r>
            <w:commentRangeEnd w:id="614"/>
            <w:r>
              <w:rPr>
                <w:rStyle w:val="CommentReference"/>
                <w:rFonts w:eastAsiaTheme="minorHAnsi" w:cstheme="minorBidi"/>
                <w:color w:val="auto"/>
                <w:lang w:val="en-CA"/>
              </w:rPr>
              <w:commentReference w:id="61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15"/>
            <w:r>
              <w:rPr>
                <w:rFonts w:eastAsiaTheme="minorHAnsi"/>
              </w:rPr>
              <w:t xml:space="preserve">carried </w:t>
            </w:r>
            <w:commentRangeEnd w:id="615"/>
            <w:r>
              <w:rPr>
                <w:rStyle w:val="CommentReference"/>
                <w:rFonts w:eastAsiaTheme="minorHAnsi" w:cstheme="minorBidi"/>
                <w:color w:val="auto"/>
                <w:lang w:val="en-CA"/>
              </w:rPr>
              <w:commentReference w:id="61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16"/>
            <w:r>
              <w:rPr>
                <w:rFonts w:eastAsiaTheme="minorHAnsi"/>
              </w:rPr>
              <w:t xml:space="preserve">Gives light to </w:t>
            </w:r>
            <w:commentRangeEnd w:id="616"/>
            <w:r>
              <w:rPr>
                <w:rStyle w:val="CommentReference"/>
                <w:rFonts w:eastAsiaTheme="minorHAnsi" w:cstheme="minorBidi"/>
                <w:color w:val="auto"/>
                <w:lang w:val="en-CA"/>
              </w:rPr>
              <w:commentReference w:id="61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19" w:name="_Toc298445770"/>
      <w:bookmarkStart w:id="620" w:name="_Toc298681255"/>
      <w:bookmarkStart w:id="621" w:name="_Toc298447495"/>
      <w:r>
        <w:t>Part Six</w:t>
      </w:r>
      <w:bookmarkEnd w:id="619"/>
      <w:bookmarkEnd w:id="620"/>
      <w:bookmarkEnd w:id="62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2"/>
            <w:r>
              <w:rPr>
                <w:rStyle w:val="CommentReference"/>
                <w:rFonts w:eastAsiaTheme="minorHAnsi" w:cstheme="minorBidi"/>
                <w:color w:val="auto"/>
                <w:lang w:val="en-CA"/>
              </w:rPr>
              <w:commentReference w:id="62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23"/>
            <w:r>
              <w:rPr>
                <w:rFonts w:eastAsiaTheme="minorHAnsi"/>
              </w:rPr>
              <w:t xml:space="preserve">Upon </w:t>
            </w:r>
            <w:commentRangeEnd w:id="623"/>
            <w:r>
              <w:rPr>
                <w:rStyle w:val="CommentReference"/>
                <w:rFonts w:eastAsiaTheme="minorHAnsi" w:cstheme="minorBidi"/>
                <w:color w:val="auto"/>
                <w:lang w:val="en-CA"/>
              </w:rPr>
              <w:commentReference w:id="62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26" w:name="_Toc298445771"/>
      <w:bookmarkStart w:id="627" w:name="_Toc298681256"/>
      <w:bookmarkStart w:id="628" w:name="_Toc298447496"/>
      <w:bookmarkStart w:id="629" w:name="_Ref299211949"/>
      <w:r>
        <w:t>The Gospel According the St. Luke</w:t>
      </w:r>
      <w:bookmarkEnd w:id="626"/>
      <w:bookmarkEnd w:id="627"/>
      <w:bookmarkEnd w:id="628"/>
      <w:bookmarkEnd w:id="6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0" w:name="_Toc298445772"/>
      <w:bookmarkStart w:id="631" w:name="_Toc298681257"/>
      <w:bookmarkStart w:id="632" w:name="_Toc298447497"/>
      <w:r>
        <w:lastRenderedPageBreak/>
        <w:t xml:space="preserve">Part </w:t>
      </w:r>
      <w:bookmarkEnd w:id="630"/>
      <w:bookmarkEnd w:id="631"/>
      <w:bookmarkEnd w:id="63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33"/>
            <w:r>
              <w:rPr>
                <w:rFonts w:eastAsiaTheme="minorHAnsi"/>
              </w:rPr>
              <w:t>truth</w:t>
            </w:r>
            <w:commentRangeEnd w:id="633"/>
            <w:r>
              <w:rPr>
                <w:rStyle w:val="CommentReference"/>
                <w:rFonts w:eastAsiaTheme="minorHAnsi" w:cstheme="minorBidi"/>
                <w:color w:val="auto"/>
                <w:lang w:val="en-CA"/>
              </w:rPr>
              <w:commentReference w:id="63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34"/>
            <w:r>
              <w:rPr>
                <w:rFonts w:eastAsiaTheme="minorHAnsi"/>
              </w:rPr>
              <w:t xml:space="preserve">a </w:t>
            </w:r>
            <w:commentRangeEnd w:id="634"/>
            <w:r>
              <w:rPr>
                <w:rStyle w:val="CommentReference"/>
                <w:rFonts w:eastAsiaTheme="minorHAnsi" w:cstheme="minorBidi"/>
                <w:color w:val="auto"/>
                <w:lang w:val="en-CA"/>
              </w:rPr>
              <w:commentReference w:id="63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35"/>
            <w:r>
              <w:rPr>
                <w:rFonts w:eastAsiaTheme="minorHAnsi"/>
              </w:rPr>
              <w:t xml:space="preserve">holy </w:t>
            </w:r>
            <w:commentRangeEnd w:id="635"/>
            <w:r>
              <w:rPr>
                <w:rStyle w:val="CommentReference"/>
                <w:rFonts w:eastAsiaTheme="minorHAnsi" w:cstheme="minorBidi"/>
                <w:color w:val="auto"/>
                <w:lang w:val="en-CA"/>
              </w:rPr>
              <w:commentReference w:id="63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36"/>
            <w:r>
              <w:rPr>
                <w:rFonts w:eastAsiaTheme="minorHAnsi"/>
              </w:rPr>
              <w:t xml:space="preserve">abode </w:t>
            </w:r>
            <w:commentRangeEnd w:id="636"/>
            <w:r>
              <w:rPr>
                <w:rStyle w:val="CommentReference"/>
                <w:rFonts w:eastAsiaTheme="minorHAnsi" w:cstheme="minorBidi"/>
                <w:color w:val="auto"/>
                <w:lang w:val="en-CA"/>
              </w:rPr>
              <w:commentReference w:id="63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39" w:name="_Toc298445773"/>
      <w:bookmarkStart w:id="640" w:name="_Toc298681258"/>
      <w:bookmarkStart w:id="641" w:name="_Toc298447498"/>
      <w:r>
        <w:lastRenderedPageBreak/>
        <w:t>Part Seven (Modern Part Eight)</w:t>
      </w:r>
      <w:bookmarkEnd w:id="639"/>
      <w:bookmarkEnd w:id="640"/>
      <w:bookmarkEnd w:id="64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2"/>
            <w:r>
              <w:rPr>
                <w:rFonts w:eastAsiaTheme="minorHAnsi"/>
              </w:rPr>
              <w:t>O Lord of all.</w:t>
            </w:r>
            <w:commentRangeEnd w:id="642"/>
            <w:r>
              <w:rPr>
                <w:rStyle w:val="CommentReference"/>
                <w:rFonts w:eastAsiaTheme="minorHAnsi" w:cstheme="minorBidi"/>
                <w:color w:val="auto"/>
                <w:lang w:val="en-CA"/>
              </w:rPr>
              <w:commentReference w:id="64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43"/>
            <w:r>
              <w:rPr>
                <w:rFonts w:eastAsiaTheme="minorHAnsi"/>
              </w:rPr>
              <w:t>The True One who came</w:t>
            </w:r>
            <w:commentRangeEnd w:id="643"/>
            <w:r>
              <w:rPr>
                <w:rStyle w:val="CommentReference"/>
                <w:rFonts w:eastAsiaTheme="minorHAnsi" w:cstheme="minorBidi"/>
                <w:color w:val="auto"/>
                <w:lang w:val="en-CA"/>
              </w:rPr>
              <w:commentReference w:id="64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44"/>
            <w:r>
              <w:rPr>
                <w:rFonts w:eastAsiaTheme="minorHAnsi"/>
              </w:rPr>
              <w:t>And perfect rejoicing.</w:t>
            </w:r>
            <w:commentRangeEnd w:id="644"/>
            <w:r>
              <w:rPr>
                <w:rStyle w:val="CommentReference"/>
                <w:rFonts w:eastAsiaTheme="minorHAnsi" w:cstheme="minorBidi"/>
                <w:color w:val="auto"/>
                <w:lang w:val="en-CA"/>
              </w:rPr>
              <w:commentReference w:id="64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45"/>
            <w:r>
              <w:rPr>
                <w:rFonts w:eastAsiaTheme="minorHAnsi"/>
              </w:rPr>
              <w:t>about</w:t>
            </w:r>
            <w:commentRangeEnd w:id="645"/>
            <w:r>
              <w:rPr>
                <w:rStyle w:val="CommentReference"/>
                <w:rFonts w:eastAsiaTheme="minorHAnsi" w:cstheme="minorBidi"/>
                <w:color w:val="auto"/>
                <w:lang w:val="en-CA"/>
              </w:rPr>
              <w:commentReference w:id="64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46"/>
            <w:r>
              <w:rPr>
                <w:rFonts w:eastAsiaTheme="minorHAnsi"/>
              </w:rPr>
              <w:t>proclaim</w:t>
            </w:r>
            <w:commentRangeEnd w:id="646"/>
            <w:r>
              <w:rPr>
                <w:rStyle w:val="CommentReference"/>
                <w:rFonts w:eastAsiaTheme="minorHAnsi" w:cstheme="minorBidi"/>
                <w:color w:val="auto"/>
                <w:lang w:val="en-CA"/>
              </w:rPr>
              <w:commentReference w:id="64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47"/>
            <w:r w:rsidR="00E35F1F">
              <w:t>generations</w:t>
            </w:r>
            <w:commentRangeEnd w:id="647"/>
            <w:r w:rsidR="00E35F1F">
              <w:rPr>
                <w:rStyle w:val="CommentReference"/>
                <w:rFonts w:eastAsiaTheme="minorHAnsi" w:cstheme="minorBidi"/>
                <w:color w:val="auto"/>
                <w:lang w:val="en-CA"/>
              </w:rPr>
              <w:commentReference w:id="64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48"/>
            <w:r w:rsidR="00E35F1F">
              <w:t xml:space="preserve">just </w:t>
            </w:r>
            <w:commentRangeEnd w:id="648"/>
            <w:r w:rsidR="00E35F1F">
              <w:rPr>
                <w:rStyle w:val="CommentReference"/>
                <w:rFonts w:eastAsiaTheme="minorHAnsi" w:cstheme="minorBidi"/>
                <w:color w:val="auto"/>
                <w:lang w:val="en-CA"/>
              </w:rPr>
              <w:commentReference w:id="64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49"/>
            <w:r w:rsidR="00E35F1F">
              <w:t xml:space="preserve">chaste </w:t>
            </w:r>
            <w:commentRangeEnd w:id="649"/>
            <w:r w:rsidR="00E35F1F">
              <w:rPr>
                <w:rStyle w:val="CommentReference"/>
                <w:rFonts w:eastAsiaTheme="minorHAnsi" w:cstheme="minorBidi"/>
                <w:color w:val="auto"/>
                <w:lang w:val="en-CA"/>
              </w:rPr>
              <w:commentReference w:id="64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0"/>
            <w:r w:rsidR="00E35F1F">
              <w:t>Isaac</w:t>
            </w:r>
            <w:commentRangeEnd w:id="650"/>
            <w:r w:rsidR="00E35F1F">
              <w:rPr>
                <w:rStyle w:val="CommentReference"/>
                <w:rFonts w:eastAsiaTheme="minorHAnsi" w:cstheme="minorBidi"/>
                <w:color w:val="auto"/>
                <w:lang w:val="en-CA"/>
              </w:rPr>
              <w:commentReference w:id="65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1"/>
            <w:r w:rsidR="00E35F1F">
              <w:t>myriads of myriads.</w:t>
            </w:r>
            <w:commentRangeEnd w:id="651"/>
            <w:r w:rsidR="00E35F1F">
              <w:rPr>
                <w:rStyle w:val="CommentReference"/>
                <w:rFonts w:eastAsiaTheme="minorHAnsi" w:cstheme="minorBidi"/>
                <w:color w:val="auto"/>
                <w:lang w:val="en-CA"/>
              </w:rPr>
              <w:commentReference w:id="65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52"/>
            <w:r w:rsidR="00E35F1F">
              <w:t>Master</w:t>
            </w:r>
            <w:commentRangeEnd w:id="652"/>
            <w:r w:rsidR="00E35F1F">
              <w:rPr>
                <w:rStyle w:val="CommentReference"/>
                <w:rFonts w:eastAsiaTheme="minorHAnsi" w:cstheme="minorBidi"/>
                <w:color w:val="auto"/>
                <w:lang w:val="en-CA"/>
              </w:rPr>
              <w:commentReference w:id="65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3"/>
            <w:r w:rsidR="00E35F1F">
              <w:t xml:space="preserve">honour </w:t>
            </w:r>
            <w:commentRangeEnd w:id="653"/>
            <w:r w:rsidR="00E35F1F">
              <w:rPr>
                <w:rStyle w:val="CommentReference"/>
                <w:rFonts w:eastAsiaTheme="minorHAnsi" w:cstheme="minorBidi"/>
                <w:color w:val="auto"/>
                <w:lang w:val="en-CA"/>
              </w:rPr>
              <w:commentReference w:id="65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4"/>
            <w:r w:rsidR="00E35F1F">
              <w:t xml:space="preserve">spouse </w:t>
            </w:r>
            <w:commentRangeEnd w:id="654"/>
            <w:r w:rsidR="00E35F1F">
              <w:rPr>
                <w:rStyle w:val="CommentReference"/>
                <w:rFonts w:eastAsiaTheme="minorHAnsi" w:cstheme="minorBidi"/>
                <w:color w:val="auto"/>
                <w:lang w:val="en-CA"/>
              </w:rPr>
              <w:commentReference w:id="65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5"/>
            <w:r w:rsidR="00E35F1F">
              <w:t xml:space="preserve">health </w:t>
            </w:r>
            <w:commentRangeEnd w:id="655"/>
            <w:r w:rsidR="00E35F1F">
              <w:rPr>
                <w:rStyle w:val="CommentReference"/>
                <w:rFonts w:eastAsiaTheme="minorHAnsi" w:cstheme="minorBidi"/>
                <w:color w:val="auto"/>
                <w:lang w:val="en-CA"/>
              </w:rPr>
              <w:commentReference w:id="65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56"/>
            <w:r>
              <w:t>indescribable</w:t>
            </w:r>
            <w:commentRangeEnd w:id="656"/>
            <w:r>
              <w:rPr>
                <w:rStyle w:val="CommentReference"/>
                <w:rFonts w:eastAsiaTheme="minorHAnsi" w:cstheme="minorBidi"/>
                <w:color w:val="auto"/>
                <w:lang w:val="en-CA"/>
              </w:rPr>
              <w:commentReference w:id="65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57"/>
            <w:r>
              <w:t>Without mingling of substance</w:t>
            </w:r>
            <w:commentRangeEnd w:id="657"/>
            <w:r>
              <w:rPr>
                <w:rStyle w:val="CommentReference"/>
                <w:rFonts w:eastAsiaTheme="minorHAnsi" w:cstheme="minorBidi"/>
                <w:color w:val="auto"/>
                <w:lang w:val="en-CA"/>
              </w:rPr>
              <w:commentReference w:id="65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58"/>
            <w:r>
              <w:t xml:space="preserve">intercede </w:t>
            </w:r>
            <w:commentRangeEnd w:id="658"/>
            <w:r>
              <w:rPr>
                <w:rStyle w:val="CommentReference"/>
                <w:rFonts w:eastAsiaTheme="minorHAnsi" w:cstheme="minorBidi"/>
                <w:color w:val="auto"/>
                <w:lang w:val="en-CA"/>
              </w:rPr>
              <w:commentReference w:id="65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59" w:name="_Toc298445774"/>
      <w:bookmarkStart w:id="660" w:name="_Toc298681259"/>
      <w:bookmarkStart w:id="661" w:name="_Toc298447499"/>
      <w:r>
        <w:t>Part Nine</w:t>
      </w:r>
      <w:bookmarkEnd w:id="659"/>
      <w:bookmarkEnd w:id="660"/>
      <w:bookmarkEnd w:id="66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62" w:name="_Toc298445775"/>
      <w:bookmarkStart w:id="663" w:name="_Toc298681260"/>
      <w:bookmarkStart w:id="664" w:name="_Toc298447500"/>
      <w:r>
        <w:lastRenderedPageBreak/>
        <w:t>Part Ten</w:t>
      </w:r>
      <w:bookmarkEnd w:id="662"/>
      <w:bookmarkEnd w:id="663"/>
      <w:bookmarkEnd w:id="664"/>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65"/>
            <w:r>
              <w:t>honoured</w:t>
            </w:r>
            <w:r w:rsidRPr="007425E1">
              <w:t xml:space="preserve"> </w:t>
            </w:r>
            <w:commentRangeEnd w:id="665"/>
            <w:r>
              <w:rPr>
                <w:rStyle w:val="CommentReference"/>
                <w:rFonts w:eastAsiaTheme="minorHAnsi" w:cstheme="minorBidi"/>
                <w:color w:val="auto"/>
                <w:lang w:val="en-CA"/>
              </w:rPr>
              <w:commentReference w:id="665"/>
            </w:r>
            <w:commentRangeStart w:id="666"/>
            <w:r w:rsidRPr="007425E1">
              <w:t xml:space="preserve">more </w:t>
            </w:r>
            <w:commentRangeEnd w:id="666"/>
            <w:r>
              <w:rPr>
                <w:rStyle w:val="CommentReference"/>
                <w:rFonts w:eastAsiaTheme="minorHAnsi" w:cstheme="minorBidi"/>
                <w:color w:val="auto"/>
                <w:lang w:val="en-CA"/>
              </w:rPr>
              <w:commentReference w:id="66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67"/>
            <w:r w:rsidRPr="007425E1">
              <w:t>means</w:t>
            </w:r>
            <w:commentRangeEnd w:id="667"/>
            <w:r>
              <w:rPr>
                <w:rStyle w:val="CommentReference"/>
                <w:rFonts w:eastAsiaTheme="minorHAnsi" w:cstheme="minorBidi"/>
                <w:color w:val="auto"/>
                <w:lang w:val="en-CA"/>
              </w:rPr>
              <w:commentReference w:id="667"/>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68" w:name="_Toc298445776"/>
      <w:bookmarkStart w:id="669" w:name="_Toc298681261"/>
      <w:bookmarkStart w:id="670" w:name="_Toc298447501"/>
      <w:r w:rsidRPr="00D24FE1">
        <w:lastRenderedPageBreak/>
        <w:t>Part</w:t>
      </w:r>
      <w:r>
        <w:t xml:space="preserve"> Eleven</w:t>
      </w:r>
      <w:bookmarkEnd w:id="668"/>
      <w:bookmarkEnd w:id="669"/>
      <w:bookmarkEnd w:id="67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1" w:name="_Toc298445777"/>
      <w:bookmarkStart w:id="672" w:name="_Toc298681262"/>
      <w:bookmarkStart w:id="673" w:name="_Toc298447502"/>
      <w:r>
        <w:t>Part Twelve</w:t>
      </w:r>
      <w:bookmarkEnd w:id="671"/>
      <w:bookmarkEnd w:id="672"/>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74"/>
            <w:r w:rsidRPr="007425E1">
              <w:t>heaven</w:t>
            </w:r>
            <w:commentRangeEnd w:id="674"/>
            <w:r>
              <w:rPr>
                <w:rStyle w:val="CommentReference"/>
                <w:rFonts w:eastAsiaTheme="minorHAnsi" w:cstheme="minorBidi"/>
                <w:color w:val="auto"/>
                <w:lang w:val="en-CA"/>
              </w:rPr>
              <w:commentReference w:id="67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75"/>
            <w:r w:rsidRPr="007425E1">
              <w:t xml:space="preserve">true </w:t>
            </w:r>
            <w:commentRangeEnd w:id="675"/>
            <w:r>
              <w:rPr>
                <w:rStyle w:val="CommentReference"/>
                <w:rFonts w:eastAsiaTheme="minorHAnsi" w:cstheme="minorBidi"/>
                <w:color w:val="auto"/>
                <w:lang w:val="en-CA"/>
              </w:rPr>
              <w:commentReference w:id="67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76" w:name="_Toc298445778"/>
      <w:bookmarkStart w:id="677" w:name="_Toc298681263"/>
      <w:bookmarkStart w:id="678" w:name="_Toc298447503"/>
      <w:r>
        <w:t>Part Thirteen</w:t>
      </w:r>
      <w:bookmarkEnd w:id="676"/>
      <w:bookmarkEnd w:id="677"/>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79"/>
            <w:r>
              <w:rPr>
                <w:rFonts w:eastAsiaTheme="minorHAnsi"/>
              </w:rPr>
              <w:t xml:space="preserve">Virgin Mary </w:t>
            </w:r>
            <w:commentRangeEnd w:id="679"/>
            <w:r>
              <w:rPr>
                <w:rStyle w:val="CommentReference"/>
                <w:rFonts w:eastAsiaTheme="minorHAnsi" w:cstheme="minorBidi"/>
                <w:color w:val="auto"/>
                <w:lang w:val="en-CA"/>
              </w:rPr>
              <w:commentReference w:id="67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0"/>
            <w:r w:rsidRPr="007425E1">
              <w:t>And the Cherubic,</w:t>
            </w:r>
          </w:p>
          <w:p w14:paraId="317A08CE" w14:textId="77777777" w:rsidR="00E35F1F" w:rsidRPr="001A0083" w:rsidRDefault="00E35F1F" w:rsidP="00E35F1F">
            <w:pPr>
              <w:pStyle w:val="EngHangEnd"/>
            </w:pPr>
            <w:r>
              <w:t>Mercy Seat</w:t>
            </w:r>
            <w:commentRangeEnd w:id="680"/>
            <w:r>
              <w:t>.</w:t>
            </w:r>
            <w:r>
              <w:rPr>
                <w:rStyle w:val="CommentReference"/>
                <w:rFonts w:eastAsiaTheme="minorHAnsi" w:cstheme="minorBidi"/>
                <w:color w:val="auto"/>
                <w:lang w:val="en-CA"/>
              </w:rPr>
              <w:commentReference w:id="68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1"/>
            <w:r w:rsidRPr="007425E1">
              <w:t>pot</w:t>
            </w:r>
            <w:commentRangeEnd w:id="681"/>
            <w:r>
              <w:rPr>
                <w:rStyle w:val="CommentReference"/>
                <w:rFonts w:eastAsiaTheme="minorHAnsi" w:cstheme="minorBidi"/>
                <w:color w:val="auto"/>
                <w:lang w:val="en-CA"/>
              </w:rPr>
              <w:commentReference w:id="68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2"/>
            <w:r w:rsidRPr="007425E1">
              <w:t>l</w:t>
            </w:r>
            <w:r>
              <w:t>ampstand</w:t>
            </w:r>
            <w:commentRangeEnd w:id="682"/>
            <w:r>
              <w:rPr>
                <w:rStyle w:val="CommentReference"/>
                <w:rFonts w:eastAsiaTheme="minorHAnsi" w:cstheme="minorBidi"/>
                <w:color w:val="auto"/>
                <w:lang w:val="en-CA"/>
              </w:rPr>
              <w:commentReference w:id="68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83" w:name="_Toc298445779"/>
      <w:bookmarkStart w:id="684" w:name="_Toc298681264"/>
      <w:bookmarkStart w:id="685" w:name="_Toc298447504"/>
      <w:r>
        <w:t>Part Fourteen</w:t>
      </w:r>
      <w:bookmarkEnd w:id="683"/>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86"/>
            <w:r w:rsidRPr="007425E1">
              <w:t>t</w:t>
            </w:r>
            <w:commentRangeEnd w:id="686"/>
            <w:r>
              <w:rPr>
                <w:rStyle w:val="CommentReference"/>
                <w:rFonts w:eastAsiaTheme="minorHAnsi" w:cstheme="minorBidi"/>
                <w:color w:val="auto"/>
                <w:lang w:val="en-CA"/>
              </w:rPr>
              <w:commentReference w:id="686"/>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87"/>
            <w:r>
              <w:t xml:space="preserve">The </w:t>
            </w:r>
            <w:commentRangeEnd w:id="687"/>
            <w:r>
              <w:rPr>
                <w:rStyle w:val="CommentReference"/>
                <w:rFonts w:eastAsiaTheme="minorHAnsi" w:cstheme="minorBidi"/>
                <w:color w:val="auto"/>
                <w:lang w:val="en-CA"/>
              </w:rPr>
              <w:commentReference w:id="687"/>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88"/>
            <w:r w:rsidRPr="007425E1">
              <w:t xml:space="preserve">And </w:t>
            </w:r>
            <w:commentRangeEnd w:id="688"/>
            <w:r>
              <w:rPr>
                <w:rStyle w:val="CommentReference"/>
                <w:rFonts w:eastAsiaTheme="minorHAnsi" w:cstheme="minorBidi"/>
                <w:color w:val="auto"/>
                <w:lang w:val="en-CA"/>
              </w:rPr>
              <w:commentReference w:id="688"/>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89" w:name="_Toc298445780"/>
      <w:bookmarkStart w:id="690" w:name="_Toc298681265"/>
      <w:bookmarkStart w:id="691" w:name="_Toc298447505"/>
      <w:r>
        <w:lastRenderedPageBreak/>
        <w:t>Part Fifteen</w:t>
      </w:r>
      <w:bookmarkEnd w:id="689"/>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692"/>
            <w:r>
              <w:t>Which</w:t>
            </w:r>
            <w:r w:rsidRPr="007425E1">
              <w:t xml:space="preserve"> </w:t>
            </w:r>
            <w:commentRangeEnd w:id="692"/>
            <w:r>
              <w:rPr>
                <w:rStyle w:val="CommentReference"/>
                <w:rFonts w:eastAsiaTheme="minorHAnsi" w:cstheme="minorBidi"/>
                <w:color w:val="auto"/>
                <w:lang w:val="en-CA"/>
              </w:rPr>
              <w:commentReference w:id="692"/>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693"/>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693"/>
            <w:r>
              <w:rPr>
                <w:rStyle w:val="CommentReference"/>
                <w:rFonts w:ascii="Garamond" w:hAnsi="Garamond" w:cstheme="minorBidi"/>
                <w:noProof w:val="0"/>
                <w:lang w:val="en-CA"/>
              </w:rPr>
              <w:commentReference w:id="693"/>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694"/>
            <w:r w:rsidRPr="007425E1">
              <w:t>savour</w:t>
            </w:r>
            <w:commentRangeEnd w:id="694"/>
            <w:r>
              <w:rPr>
                <w:rStyle w:val="CommentReference"/>
                <w:rFonts w:eastAsiaTheme="minorHAnsi" w:cstheme="minorBidi"/>
                <w:color w:val="auto"/>
                <w:lang w:val="en-CA"/>
              </w:rPr>
              <w:commentReference w:id="694"/>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695"/>
            <w:r w:rsidRPr="007425E1">
              <w:t>estate</w:t>
            </w:r>
            <w:commentRangeEnd w:id="695"/>
            <w:r>
              <w:rPr>
                <w:rStyle w:val="CommentReference"/>
                <w:rFonts w:eastAsiaTheme="minorHAnsi" w:cstheme="minorBidi"/>
                <w:color w:val="auto"/>
                <w:lang w:val="en-CA"/>
              </w:rPr>
              <w:commentReference w:id="695"/>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696" w:name="_Toc298445781"/>
      <w:bookmarkStart w:id="697" w:name="_Toc298681266"/>
      <w:bookmarkStart w:id="698" w:name="_Toc298447506"/>
      <w:r>
        <w:rPr>
          <w:lang w:val="en-GB"/>
        </w:rPr>
        <w:lastRenderedPageBreak/>
        <w:t>Part Sixteen</w:t>
      </w:r>
      <w:bookmarkEnd w:id="696"/>
      <w:bookmarkEnd w:id="697"/>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699" w:name="_Toc298445782"/>
      <w:bookmarkStart w:id="700" w:name="_Toc298681267"/>
      <w:bookmarkStart w:id="701" w:name="_Toc298447507"/>
      <w:r w:rsidRPr="00D24FE1">
        <w:t>Part</w:t>
      </w:r>
      <w:r>
        <w:t xml:space="preserve"> Seventeen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2" w:name="_Toc298445783"/>
      <w:bookmarkStart w:id="703" w:name="_Toc298681268"/>
      <w:bookmarkStart w:id="704" w:name="_Toc298447508"/>
      <w:r>
        <w:t>Part Eighteen</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05"/>
            <w:r>
              <w:t>care</w:t>
            </w:r>
            <w:commentRangeEnd w:id="705"/>
            <w:r>
              <w:rPr>
                <w:rStyle w:val="CommentReference"/>
                <w:rFonts w:eastAsiaTheme="minorHAnsi" w:cstheme="minorBidi"/>
                <w:color w:val="auto"/>
                <w:lang w:val="en-CA"/>
              </w:rPr>
              <w:commentReference w:id="705"/>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06"/>
            <w:r w:rsidRPr="007425E1">
              <w:t xml:space="preserve">Sabbath </w:t>
            </w:r>
            <w:commentRangeEnd w:id="706"/>
            <w:r>
              <w:rPr>
                <w:rStyle w:val="CommentReference"/>
                <w:rFonts w:eastAsiaTheme="minorHAnsi" w:cstheme="minorBidi"/>
                <w:color w:val="auto"/>
                <w:lang w:val="en-CA"/>
              </w:rPr>
              <w:commentReference w:id="706"/>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07" w:name="_Toc298445784"/>
      <w:bookmarkStart w:id="708" w:name="_Toc298681269"/>
      <w:bookmarkStart w:id="709" w:name="_Toc298447509"/>
      <w:bookmarkStart w:id="710" w:name="_Ref299212037"/>
      <w:bookmarkStart w:id="711" w:name="_Ref299212071"/>
      <w:bookmarkStart w:id="712" w:name="_Toc308441907"/>
      <w:r>
        <w:t>The Antiphonarium is read.</w:t>
      </w:r>
    </w:p>
    <w:p w14:paraId="220BAA57" w14:textId="77777777" w:rsidR="00E35F1F" w:rsidRDefault="00E35F1F" w:rsidP="00E35F1F">
      <w:pPr>
        <w:pStyle w:val="Heading2"/>
      </w:pPr>
      <w:bookmarkStart w:id="713" w:name="_Ref434564976"/>
      <w:bookmarkStart w:id="714" w:name="_Toc448515392"/>
      <w:r>
        <w:lastRenderedPageBreak/>
        <w:t>The Conclusion of the Adam Theotokias</w:t>
      </w:r>
      <w:bookmarkEnd w:id="707"/>
      <w:bookmarkEnd w:id="708"/>
      <w:bookmarkEnd w:id="709"/>
      <w:bookmarkEnd w:id="710"/>
      <w:bookmarkEnd w:id="711"/>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15"/>
            <w:r w:rsidRPr="007425E1">
              <w:rPr>
                <w:rFonts w:eastAsiaTheme="minorHAnsi"/>
              </w:rPr>
              <w:t xml:space="preserve">too </w:t>
            </w:r>
            <w:commentRangeEnd w:id="715"/>
            <w:r>
              <w:rPr>
                <w:rStyle w:val="CommentReference"/>
                <w:rFonts w:eastAsiaTheme="minorHAnsi" w:cstheme="minorBidi"/>
                <w:color w:val="auto"/>
                <w:lang w:val="en-CA"/>
              </w:rPr>
              <w:commentReference w:id="715"/>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16"/>
            <w:r w:rsidRPr="007425E1">
              <w:rPr>
                <w:rFonts w:eastAsiaTheme="minorHAnsi"/>
              </w:rPr>
              <w:t xml:space="preserve">count </w:t>
            </w:r>
            <w:commentRangeEnd w:id="716"/>
            <w:r>
              <w:rPr>
                <w:rStyle w:val="CommentReference"/>
                <w:rFonts w:eastAsiaTheme="minorHAnsi" w:cstheme="minorBidi"/>
                <w:color w:val="auto"/>
                <w:lang w:val="en-CA"/>
              </w:rPr>
              <w:commentReference w:id="716"/>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17"/>
            <w:r>
              <w:rPr>
                <w:rFonts w:eastAsiaTheme="minorHAnsi"/>
              </w:rPr>
              <w:t>I</w:t>
            </w:r>
            <w:r w:rsidRPr="007425E1">
              <w:rPr>
                <w:rFonts w:eastAsiaTheme="minorHAnsi"/>
              </w:rPr>
              <w:t xml:space="preserve"> </w:t>
            </w:r>
            <w:commentRangeEnd w:id="717"/>
            <w:r>
              <w:rPr>
                <w:rStyle w:val="CommentReference"/>
                <w:rFonts w:eastAsiaTheme="minorHAnsi" w:cstheme="minorBidi"/>
                <w:color w:val="auto"/>
                <w:lang w:val="en-CA"/>
              </w:rPr>
              <w:commentReference w:id="71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18"/>
            <w:r w:rsidRPr="007425E1">
              <w:rPr>
                <w:rFonts w:eastAsiaTheme="minorHAnsi"/>
              </w:rPr>
              <w:t>To offer repentance</w:t>
            </w:r>
            <w:commentRangeEnd w:id="718"/>
            <w:r>
              <w:rPr>
                <w:rStyle w:val="CommentReference"/>
                <w:rFonts w:eastAsiaTheme="minorHAnsi" w:cstheme="minorBidi"/>
                <w:color w:val="auto"/>
                <w:lang w:val="en-CA"/>
              </w:rPr>
              <w:commentReference w:id="71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19"/>
            <w:r w:rsidRPr="007425E1">
              <w:rPr>
                <w:rFonts w:eastAsiaTheme="minorHAnsi"/>
              </w:rPr>
              <w:t>The death of a sinner</w:t>
            </w:r>
            <w:commentRangeEnd w:id="719"/>
            <w:r>
              <w:rPr>
                <w:rStyle w:val="CommentReference"/>
                <w:rFonts w:eastAsiaTheme="minorHAnsi" w:cstheme="minorBidi"/>
                <w:color w:val="auto"/>
                <w:lang w:val="en-CA"/>
              </w:rPr>
              <w:commentReference w:id="71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0"/>
            <w:r>
              <w:t>kind-hearted</w:t>
            </w:r>
            <w:commentRangeEnd w:id="720"/>
            <w:r>
              <w:rPr>
                <w:rStyle w:val="CommentReference"/>
                <w:rFonts w:eastAsiaTheme="minorHAnsi" w:cstheme="minorBidi"/>
                <w:color w:val="auto"/>
                <w:lang w:val="en-CA"/>
              </w:rPr>
              <w:commentReference w:id="72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1"/>
            <w:r>
              <w:t>compassions</w:t>
            </w:r>
            <w:commentRangeEnd w:id="721"/>
            <w:r>
              <w:rPr>
                <w:rStyle w:val="CommentReference"/>
                <w:rFonts w:eastAsiaTheme="minorHAnsi" w:cstheme="minorBidi"/>
                <w:color w:val="auto"/>
                <w:lang w:val="en-CA"/>
              </w:rPr>
              <w:commentReference w:id="72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2"/>
            <w:r w:rsidRPr="007425E1">
              <w:t xml:space="preserve">May </w:t>
            </w:r>
            <w:commentRangeEnd w:id="722"/>
            <w:r>
              <w:rPr>
                <w:rStyle w:val="CommentReference"/>
                <w:rFonts w:eastAsiaTheme="minorHAnsi" w:cstheme="minorBidi"/>
                <w:color w:val="auto"/>
                <w:lang w:val="en-CA"/>
              </w:rPr>
              <w:commentReference w:id="72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23" w:name="_Toc298445791"/>
      <w:bookmarkStart w:id="724" w:name="_Toc298681276"/>
      <w:bookmarkStart w:id="725" w:name="_Toc298447516"/>
      <w:bookmarkStart w:id="726" w:name="_Toc308441914"/>
      <w:bookmarkStart w:id="727" w:name="_Toc448515393"/>
      <w:r>
        <w:lastRenderedPageBreak/>
        <w:t>Monday</w:t>
      </w:r>
      <w:bookmarkEnd w:id="723"/>
      <w:bookmarkEnd w:id="724"/>
      <w:bookmarkEnd w:id="725"/>
      <w:bookmarkEnd w:id="726"/>
      <w:bookmarkEnd w:id="727"/>
    </w:p>
    <w:p w14:paraId="47BF983A" w14:textId="77777777" w:rsidR="00E35F1F" w:rsidRDefault="00E35F1F" w:rsidP="00E35F1F">
      <w:pPr>
        <w:pStyle w:val="Heading3"/>
      </w:pPr>
      <w:bookmarkStart w:id="728" w:name="_Toc298445792"/>
      <w:bookmarkStart w:id="729" w:name="_Toc298681277"/>
      <w:bookmarkStart w:id="730" w:name="_Toc298447517"/>
      <w:bookmarkStart w:id="731" w:name="_Toc308441915"/>
      <w:r>
        <w:t>The Monday Psali Adam</w:t>
      </w:r>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2"/>
            <w:r>
              <w:t>G</w:t>
            </w:r>
            <w:r w:rsidRPr="007425E1">
              <w:t xml:space="preserve">reatly </w:t>
            </w:r>
            <w:commentRangeEnd w:id="732"/>
            <w:r>
              <w:rPr>
                <w:rStyle w:val="CommentReference"/>
                <w:rFonts w:ascii="Times New Roman" w:eastAsiaTheme="minorHAnsi" w:hAnsi="Times New Roman" w:cstheme="minorBidi"/>
                <w:color w:val="auto"/>
              </w:rPr>
              <w:commentReference w:id="732"/>
            </w:r>
            <w:r w:rsidRPr="007425E1">
              <w:t>exalted</w:t>
            </w:r>
            <w:r>
              <w:t>,</w:t>
            </w:r>
          </w:p>
          <w:p w14:paraId="5F0EBDF2" w14:textId="77777777" w:rsidR="00E35F1F" w:rsidRDefault="00E35F1F" w:rsidP="00E35F1F">
            <w:pPr>
              <w:pStyle w:val="EngHang"/>
              <w:spacing w:before="2"/>
            </w:pPr>
            <w:commentRangeStart w:id="733"/>
            <w:r>
              <w:t>B</w:t>
            </w:r>
            <w:r w:rsidRPr="007425E1">
              <w:t xml:space="preserve">eyond </w:t>
            </w:r>
            <w:commentRangeEnd w:id="733"/>
            <w:r>
              <w:rPr>
                <w:rStyle w:val="CommentReference"/>
                <w:rFonts w:ascii="Times New Roman" w:eastAsiaTheme="minorHAnsi" w:hAnsi="Times New Roman" w:cstheme="minorBidi"/>
                <w:color w:val="auto"/>
              </w:rPr>
              <w:commentReference w:id="733"/>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34"/>
            <w:r>
              <w:t>righteous</w:t>
            </w:r>
            <w:commentRangeEnd w:id="734"/>
            <w:r>
              <w:rPr>
                <w:rStyle w:val="CommentReference"/>
                <w:rFonts w:ascii="Times New Roman" w:eastAsiaTheme="minorHAnsi" w:hAnsi="Times New Roman" w:cstheme="minorBidi"/>
                <w:color w:val="auto"/>
              </w:rPr>
              <w:commentReference w:id="734"/>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35"/>
            <w:r>
              <w:t>M</w:t>
            </w:r>
            <w:r w:rsidRPr="007425E1">
              <w:t xml:space="preserve">editate </w:t>
            </w:r>
            <w:commentRangeEnd w:id="735"/>
            <w:r>
              <w:rPr>
                <w:rStyle w:val="CommentReference"/>
                <w:rFonts w:ascii="Times New Roman" w:eastAsiaTheme="minorHAnsi" w:hAnsi="Times New Roman" w:cstheme="minorBidi"/>
                <w:color w:val="auto"/>
              </w:rPr>
              <w:commentReference w:id="735"/>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36"/>
            <w:r>
              <w:t>lips</w:t>
            </w:r>
            <w:commentRangeEnd w:id="736"/>
            <w:r>
              <w:rPr>
                <w:rStyle w:val="CommentReference"/>
              </w:rPr>
              <w:commentReference w:id="736"/>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37"/>
            <w:r>
              <w:t>O</w:t>
            </w:r>
            <w:r w:rsidRPr="007425E1">
              <w:t>f</w:t>
            </w:r>
            <w:commentRangeEnd w:id="737"/>
            <w:r>
              <w:rPr>
                <w:rStyle w:val="CommentReference"/>
              </w:rPr>
              <w:commentReference w:id="737"/>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38"/>
            <w:r w:rsidRPr="007425E1">
              <w:t>praise</w:t>
            </w:r>
            <w:r>
              <w:t xml:space="preserve"> </w:t>
            </w:r>
            <w:commentRangeEnd w:id="738"/>
            <w:r>
              <w:rPr>
                <w:rStyle w:val="CommentReference"/>
                <w:rFonts w:ascii="Times New Roman" w:eastAsiaTheme="minorHAnsi" w:hAnsi="Times New Roman" w:cstheme="minorBidi"/>
                <w:color w:val="auto"/>
              </w:rPr>
              <w:commentReference w:id="738"/>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39"/>
            <w:r>
              <w:t>set</w:t>
            </w:r>
            <w:r w:rsidRPr="007425E1">
              <w:t xml:space="preserve"> </w:t>
            </w:r>
            <w:commentRangeEnd w:id="739"/>
            <w:r>
              <w:rPr>
                <w:rStyle w:val="CommentReference"/>
                <w:rFonts w:ascii="Times New Roman" w:eastAsiaTheme="minorHAnsi" w:hAnsi="Times New Roman" w:cstheme="minorBidi"/>
                <w:color w:val="auto"/>
              </w:rPr>
              <w:commentReference w:id="739"/>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0"/>
            <w:r w:rsidRPr="007425E1">
              <w:t xml:space="preserve"> </w:t>
            </w:r>
            <w:commentRangeEnd w:id="740"/>
            <w:r>
              <w:rPr>
                <w:rStyle w:val="CommentReference"/>
                <w:rFonts w:ascii="Times New Roman" w:eastAsiaTheme="minorHAnsi" w:hAnsi="Times New Roman" w:cstheme="minorBidi"/>
                <w:color w:val="auto"/>
              </w:rPr>
              <w:commentReference w:id="740"/>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1"/>
            <w:r>
              <w:t xml:space="preserve">similitudes </w:t>
            </w:r>
            <w:commentRangeEnd w:id="741"/>
            <w:r>
              <w:rPr>
                <w:rStyle w:val="CommentReference"/>
                <w:rFonts w:ascii="Times New Roman" w:eastAsiaTheme="minorHAnsi" w:hAnsi="Times New Roman" w:cstheme="minorBidi"/>
                <w:color w:val="auto"/>
              </w:rPr>
              <w:commentReference w:id="741"/>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2" w:name="_Toc298445793"/>
      <w:bookmarkStart w:id="743" w:name="_Toc298681278"/>
      <w:bookmarkStart w:id="744" w:name="_Toc298447518"/>
      <w:bookmarkStart w:id="745" w:name="_Toc308441916"/>
      <w:r w:rsidRPr="00FD2E69">
        <w:t>The Conclusion of the Adam Psali</w:t>
      </w:r>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46" w:name="_Toc298445794"/>
      <w:bookmarkStart w:id="747" w:name="_Toc298681279"/>
      <w:bookmarkStart w:id="748" w:name="_Toc298447519"/>
      <w:r>
        <w:t>Part One</w:t>
      </w:r>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49"/>
            <w:r>
              <w:t xml:space="preserve">his </w:t>
            </w:r>
            <w:commentRangeEnd w:id="749"/>
            <w:r>
              <w:rPr>
                <w:rStyle w:val="CommentReference"/>
              </w:rPr>
              <w:commentReference w:id="74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0"/>
            <w:r w:rsidRPr="007425E1">
              <w:t xml:space="preserve">risen </w:t>
            </w:r>
            <w:commentRangeEnd w:id="750"/>
            <w:r>
              <w:rPr>
                <w:rStyle w:val="CommentReference"/>
                <w:rFonts w:ascii="Times New Roman" w:eastAsiaTheme="minorHAnsi" w:hAnsi="Times New Roman" w:cstheme="minorBidi"/>
                <w:color w:val="auto"/>
              </w:rPr>
              <w:commentReference w:id="75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1" w:name="_Toc298445795"/>
      <w:bookmarkStart w:id="752" w:name="_Toc298681280"/>
      <w:bookmarkStart w:id="753" w:name="_Toc298447520"/>
      <w:r>
        <w:t>Part Two</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54" w:name="_Toc298445796"/>
      <w:bookmarkStart w:id="755" w:name="_Toc298681281"/>
      <w:bookmarkStart w:id="756" w:name="_Toc298447521"/>
      <w:r>
        <w:t>Part Three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57"/>
            <w:r w:rsidRPr="007425E1">
              <w:t xml:space="preserve">only </w:t>
            </w:r>
            <w:commentRangeEnd w:id="757"/>
            <w:r>
              <w:rPr>
                <w:rStyle w:val="CommentReference"/>
                <w:rFonts w:ascii="Times New Roman" w:eastAsiaTheme="minorHAnsi" w:hAnsi="Times New Roman" w:cstheme="minorBidi"/>
                <w:color w:val="auto"/>
              </w:rPr>
              <w:commentReference w:id="75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58"/>
            <w:r w:rsidRPr="007425E1">
              <w:t xml:space="preserve">save </w:t>
            </w:r>
            <w:commentRangeEnd w:id="758"/>
            <w:r>
              <w:rPr>
                <w:rStyle w:val="CommentReference"/>
              </w:rPr>
              <w:commentReference w:id="75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59" w:name="_Toc298445797"/>
      <w:bookmarkStart w:id="760" w:name="_Toc298681282"/>
      <w:bookmarkStart w:id="761" w:name="_Toc298447522"/>
      <w:r>
        <w:lastRenderedPageBreak/>
        <w:t>Part Four</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2"/>
            <w:r w:rsidRPr="007425E1">
              <w:t>Esaias</w:t>
            </w:r>
            <w:commentRangeEnd w:id="762"/>
            <w:r>
              <w:rPr>
                <w:rStyle w:val="CommentReference"/>
                <w:rFonts w:ascii="Times New Roman" w:eastAsiaTheme="minorHAnsi" w:hAnsi="Times New Roman" w:cstheme="minorBidi"/>
                <w:color w:val="auto"/>
              </w:rPr>
              <w:commentReference w:id="76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63"/>
            <w:r w:rsidRPr="007425E1">
              <w:t>counsel</w:t>
            </w:r>
            <w:commentRangeEnd w:id="763"/>
            <w:r>
              <w:rPr>
                <w:rStyle w:val="CommentReference"/>
              </w:rPr>
              <w:commentReference w:id="76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64" w:name="_Toc298445798"/>
      <w:bookmarkStart w:id="765" w:name="_Toc298681283"/>
      <w:bookmarkStart w:id="766" w:name="_Toc298447523"/>
      <w:r>
        <w:t>Part Five</w:t>
      </w:r>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67"/>
            <w:r w:rsidRPr="007425E1">
              <w:t>overcome</w:t>
            </w:r>
            <w:commentRangeEnd w:id="767"/>
            <w:r>
              <w:rPr>
                <w:rStyle w:val="CommentReference"/>
                <w:rFonts w:ascii="Times New Roman" w:eastAsiaTheme="minorHAnsi" w:hAnsi="Times New Roman" w:cstheme="minorBidi"/>
                <w:color w:val="auto"/>
              </w:rPr>
              <w:commentReference w:id="76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68" w:name="_Toc298445799"/>
      <w:bookmarkStart w:id="769" w:name="_Toc298681284"/>
      <w:bookmarkStart w:id="770" w:name="_Toc298447524"/>
      <w:r>
        <w:t>Part Six</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1"/>
            <w:r>
              <w:t>A</w:t>
            </w:r>
            <w:r w:rsidRPr="007425E1">
              <w:t xml:space="preserve">nd became </w:t>
            </w:r>
            <w:r w:rsidR="00524D23">
              <w:t xml:space="preserve">a perfect </w:t>
            </w:r>
            <w:r w:rsidRPr="007425E1">
              <w:t>man</w:t>
            </w:r>
            <w:commentRangeEnd w:id="771"/>
            <w:r>
              <w:rPr>
                <w:rStyle w:val="CommentReference"/>
              </w:rPr>
              <w:commentReference w:id="77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2"/>
            <w:r w:rsidRPr="007425E1">
              <w:t xml:space="preserve">Without </w:t>
            </w:r>
            <w:commentRangeEnd w:id="772"/>
            <w:r>
              <w:rPr>
                <w:rStyle w:val="CommentReference"/>
                <w:rFonts w:ascii="Times New Roman" w:eastAsiaTheme="minorHAnsi" w:hAnsi="Times New Roman" w:cstheme="minorBidi"/>
                <w:color w:val="auto"/>
              </w:rPr>
              <w:commentReference w:id="77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73" w:name="_Toc298445800"/>
      <w:bookmarkStart w:id="774" w:name="_Toc298681285"/>
      <w:bookmarkStart w:id="775" w:name="_Toc298447525"/>
      <w:r>
        <w:t>Part Seven</w:t>
      </w:r>
      <w:bookmarkEnd w:id="773"/>
      <w:bookmarkEnd w:id="774"/>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76" w:name="_Toc298445801"/>
      <w:bookmarkStart w:id="777" w:name="_Toc298681286"/>
      <w:bookmarkStart w:id="778" w:name="_Toc298447526"/>
      <w:r>
        <w:t>Part Eight</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79"/>
            <w:r>
              <w:t>And good</w:t>
            </w:r>
            <w:r w:rsidRPr="007425E1">
              <w:t>will toward men</w:t>
            </w:r>
            <w:commentRangeEnd w:id="779"/>
            <w:r>
              <w:rPr>
                <w:rStyle w:val="CommentReference"/>
              </w:rPr>
              <w:commentReference w:id="77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0"/>
            <w:r w:rsidRPr="007425E1">
              <w:t xml:space="preserve"> </w:t>
            </w:r>
            <w:commentRangeEnd w:id="780"/>
            <w:r>
              <w:rPr>
                <w:rStyle w:val="CommentReference"/>
                <w:rFonts w:ascii="Times New Roman" w:eastAsiaTheme="minorHAnsi" w:hAnsi="Times New Roman" w:cstheme="minorBidi"/>
                <w:color w:val="auto"/>
              </w:rPr>
              <w:commentReference w:id="78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1" w:name="_Toc298445802"/>
      <w:bookmarkStart w:id="782" w:name="_Toc298681287"/>
      <w:bookmarkStart w:id="783" w:name="_Toc298447527"/>
      <w:r>
        <w:t>Part Nine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84"/>
            <w:r>
              <w:t>A</w:t>
            </w:r>
            <w:r w:rsidRPr="007425E1">
              <w:t>ngels</w:t>
            </w:r>
            <w:commentRangeEnd w:id="784"/>
            <w:r>
              <w:rPr>
                <w:rStyle w:val="CommentReference"/>
                <w:rFonts w:ascii="Times New Roman" w:eastAsiaTheme="minorHAnsi" w:hAnsi="Times New Roman" w:cstheme="minorBidi"/>
                <w:color w:val="auto"/>
              </w:rPr>
              <w:commentReference w:id="784"/>
            </w:r>
            <w:r w:rsidRPr="007425E1">
              <w:t xml:space="preserve"> of light </w:t>
            </w:r>
          </w:p>
          <w:p w14:paraId="63D00661" w14:textId="77777777" w:rsidR="00E35F1F" w:rsidRDefault="00E35F1F" w:rsidP="00E35F1F">
            <w:pPr>
              <w:pStyle w:val="EngHangEnd"/>
            </w:pPr>
            <w:commentRangeStart w:id="785"/>
            <w:r>
              <w:t>P</w:t>
            </w:r>
            <w:r w:rsidRPr="007425E1">
              <w:t xml:space="preserve">raise </w:t>
            </w:r>
            <w:commentRangeEnd w:id="785"/>
            <w:r>
              <w:rPr>
                <w:rStyle w:val="CommentReference"/>
              </w:rPr>
              <w:commentReference w:id="78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86"/>
            <w:r>
              <w:t>shone</w:t>
            </w:r>
            <w:commentRangeEnd w:id="786"/>
            <w:r>
              <w:rPr>
                <w:rStyle w:val="CommentReference"/>
                <w:rFonts w:ascii="Times New Roman" w:eastAsiaTheme="minorHAnsi" w:hAnsi="Times New Roman" w:cstheme="minorBidi"/>
                <w:color w:val="auto"/>
              </w:rPr>
              <w:commentReference w:id="78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87"/>
            <w:r w:rsidRPr="007425E1">
              <w:t xml:space="preserve">In </w:t>
            </w:r>
            <w:commentRangeEnd w:id="787"/>
            <w:r>
              <w:rPr>
                <w:rStyle w:val="CommentReference"/>
                <w:rFonts w:ascii="Times New Roman" w:eastAsiaTheme="minorHAnsi" w:hAnsi="Times New Roman" w:cstheme="minorBidi"/>
                <w:color w:val="auto"/>
              </w:rPr>
              <w:commentReference w:id="78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88"/>
            <w:r>
              <w:t>W</w:t>
            </w:r>
            <w:r w:rsidRPr="007425E1">
              <w:t xml:space="preserve">ho </w:t>
            </w:r>
            <w:commentRangeEnd w:id="788"/>
            <w:r>
              <w:rPr>
                <w:rStyle w:val="CommentReference"/>
                <w:rFonts w:ascii="Times New Roman" w:eastAsiaTheme="minorHAnsi" w:hAnsi="Times New Roman" w:cstheme="minorBidi"/>
                <w:color w:val="auto"/>
              </w:rPr>
              <w:commentReference w:id="78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89"/>
            <w:r w:rsidRPr="007425E1">
              <w:t xml:space="preserve">we bless </w:t>
            </w:r>
            <w:r>
              <w:t>You</w:t>
            </w:r>
            <w:r w:rsidRPr="007425E1">
              <w:t xml:space="preserve"> </w:t>
            </w:r>
            <w:commentRangeEnd w:id="789"/>
            <w:r>
              <w:rPr>
                <w:rStyle w:val="CommentReference"/>
                <w:rFonts w:ascii="Times New Roman" w:eastAsiaTheme="minorHAnsi" w:hAnsi="Times New Roman" w:cstheme="minorBidi"/>
                <w:color w:val="auto"/>
              </w:rPr>
              <w:commentReference w:id="78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0" w:name="_Toc298445803"/>
      <w:bookmarkStart w:id="791" w:name="_Toc298681288"/>
      <w:bookmarkStart w:id="792" w:name="_Toc298447528"/>
      <w:bookmarkStart w:id="793" w:name="_Toc308441917"/>
      <w:r>
        <w:lastRenderedPageBreak/>
        <w:t>The Crown Adam</w:t>
      </w:r>
      <w:bookmarkEnd w:id="790"/>
      <w:bookmarkEnd w:id="791"/>
      <w:bookmarkEnd w:id="792"/>
      <w:bookmarkEnd w:id="79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794"/>
            <w:r w:rsidRPr="007425E1">
              <w:t>estate</w:t>
            </w:r>
            <w:commentRangeEnd w:id="794"/>
            <w:r>
              <w:rPr>
                <w:rStyle w:val="CommentReference"/>
              </w:rPr>
              <w:commentReference w:id="79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795"/>
            <w:r w:rsidRPr="007425E1">
              <w:t xml:space="preserve">holy </w:t>
            </w:r>
            <w:commentRangeEnd w:id="795"/>
            <w:r>
              <w:rPr>
                <w:rStyle w:val="CommentReference"/>
              </w:rPr>
              <w:commentReference w:id="79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796"/>
            <w:r>
              <w:t xml:space="preserve">Womanhood </w:t>
            </w:r>
            <w:commentRangeEnd w:id="796"/>
            <w:r>
              <w:rPr>
                <w:rStyle w:val="CommentReference"/>
                <w:rFonts w:ascii="Times New Roman" w:eastAsiaTheme="minorHAnsi" w:hAnsi="Times New Roman" w:cstheme="minorBidi"/>
                <w:color w:val="auto"/>
              </w:rPr>
              <w:commentReference w:id="79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797" w:name="_Toc298445804"/>
      <w:bookmarkStart w:id="798" w:name="_Toc298681289"/>
      <w:bookmarkStart w:id="799" w:name="_Toc298447529"/>
      <w:bookmarkStart w:id="800" w:name="_Toc308441918"/>
      <w:bookmarkStart w:id="801" w:name="_Toc448515394"/>
      <w:r>
        <w:lastRenderedPageBreak/>
        <w:t>Tuesday</w:t>
      </w:r>
      <w:bookmarkEnd w:id="797"/>
      <w:bookmarkEnd w:id="798"/>
      <w:bookmarkEnd w:id="799"/>
      <w:bookmarkEnd w:id="800"/>
      <w:bookmarkEnd w:id="801"/>
    </w:p>
    <w:p w14:paraId="5EF92007" w14:textId="77777777" w:rsidR="00E35F1F" w:rsidRDefault="00E35F1F" w:rsidP="00E35F1F">
      <w:pPr>
        <w:pStyle w:val="Heading3"/>
      </w:pPr>
      <w:bookmarkStart w:id="802" w:name="_Toc298445805"/>
      <w:bookmarkStart w:id="803" w:name="_Toc298681290"/>
      <w:bookmarkStart w:id="804" w:name="_Toc298447530"/>
      <w:bookmarkStart w:id="805" w:name="_Toc308441919"/>
      <w:r>
        <w:t>The Tuesday Psali Adam</w:t>
      </w:r>
      <w:bookmarkEnd w:id="802"/>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06"/>
            <w:r w:rsidRPr="007425E1">
              <w:t>wandered</w:t>
            </w:r>
            <w:commentRangeEnd w:id="806"/>
            <w:r>
              <w:rPr>
                <w:rStyle w:val="CommentReference"/>
                <w:rFonts w:ascii="Times New Roman" w:eastAsiaTheme="minorHAnsi" w:hAnsi="Times New Roman" w:cstheme="minorBidi"/>
                <w:color w:val="auto"/>
              </w:rPr>
              <w:commentReference w:id="806"/>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07"/>
            <w:r w:rsidRPr="007425E1">
              <w:t>cold and frost</w:t>
            </w:r>
            <w:commentRangeEnd w:id="807"/>
            <w:r>
              <w:rPr>
                <w:rStyle w:val="CommentReference"/>
              </w:rPr>
              <w:commentReference w:id="807"/>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08"/>
            <w:r>
              <w:t>From</w:t>
            </w:r>
            <w:r w:rsidRPr="007425E1">
              <w:t xml:space="preserve"> </w:t>
            </w:r>
            <w:commentRangeEnd w:id="808"/>
            <w:r>
              <w:rPr>
                <w:rStyle w:val="CommentReference"/>
              </w:rPr>
              <w:commentReference w:id="808"/>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09" w:name="_Toc298445806"/>
      <w:bookmarkStart w:id="810" w:name="_Toc298681291"/>
      <w:bookmarkStart w:id="811" w:name="_Toc298447531"/>
      <w:bookmarkStart w:id="812" w:name="_Toc308441920"/>
      <w:r w:rsidRPr="00FD2E69">
        <w:lastRenderedPageBreak/>
        <w:t>The Conclusion of the Adam Psali</w:t>
      </w:r>
      <w:bookmarkEnd w:id="809"/>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13" w:name="_Toc298445807"/>
      <w:bookmarkStart w:id="814" w:name="_Toc298681292"/>
      <w:bookmarkStart w:id="815" w:name="_Toc298447532"/>
      <w:bookmarkStart w:id="816" w:name="_Toc308441921"/>
      <w:r>
        <w:t>The Tuesday Theotokia</w:t>
      </w:r>
      <w:bookmarkEnd w:id="813"/>
      <w:bookmarkEnd w:id="814"/>
      <w:bookmarkEnd w:id="815"/>
      <w:bookmarkEnd w:id="816"/>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17" w:name="_Toc298445808"/>
      <w:bookmarkStart w:id="818" w:name="_Toc298681293"/>
      <w:bookmarkStart w:id="819" w:name="_Toc298447533"/>
      <w:r>
        <w:t>Part One</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0" w:name="_Toc298445809"/>
      <w:bookmarkStart w:id="821" w:name="_Toc298681294"/>
      <w:bookmarkStart w:id="822" w:name="_Toc298447534"/>
      <w:r>
        <w:t>Part Tw</w:t>
      </w:r>
      <w:bookmarkEnd w:id="820"/>
      <w:r>
        <w:t>o</w:t>
      </w:r>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23"/>
            <w:r>
              <w:t>received</w:t>
            </w:r>
            <w:commentRangeEnd w:id="823"/>
            <w:r>
              <w:rPr>
                <w:rStyle w:val="CommentReference"/>
                <w:rFonts w:ascii="Times New Roman" w:eastAsiaTheme="minorHAnsi" w:hAnsi="Times New Roman" w:cstheme="minorBidi"/>
                <w:color w:val="auto"/>
              </w:rPr>
              <w:commentReference w:id="823"/>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24" w:name="_Toc298681295"/>
      <w:bookmarkStart w:id="825" w:name="_Toc298447535"/>
      <w:r>
        <w:lastRenderedPageBreak/>
        <w:t>Part Three</w:t>
      </w:r>
      <w:bookmarkEnd w:id="824"/>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26" w:name="_Toc298681296"/>
      <w:bookmarkStart w:id="827" w:name="_Toc298447536"/>
      <w:r>
        <w:lastRenderedPageBreak/>
        <w:t>Part Four</w:t>
      </w:r>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28"/>
            <w:r w:rsidRPr="007425E1">
              <w:t xml:space="preserve">perfect </w:t>
            </w:r>
            <w:commentRangeEnd w:id="828"/>
            <w:r>
              <w:rPr>
                <w:rStyle w:val="CommentReference"/>
              </w:rPr>
              <w:commentReference w:id="828"/>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29" w:name="_Toc298681297"/>
      <w:bookmarkStart w:id="830" w:name="_Toc298447537"/>
      <w:r>
        <w:t>Part Five</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1"/>
            <w:r>
              <w:t>unlimited</w:t>
            </w:r>
            <w:commentRangeEnd w:id="831"/>
            <w:r>
              <w:rPr>
                <w:rStyle w:val="CommentReference"/>
                <w:rFonts w:ascii="Times New Roman" w:eastAsiaTheme="minorHAnsi" w:hAnsi="Times New Roman" w:cstheme="minorBidi"/>
                <w:color w:val="auto"/>
              </w:rPr>
              <w:commentReference w:id="831"/>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2" w:name="_Toc298681298"/>
      <w:bookmarkStart w:id="833" w:name="_Toc298447538"/>
      <w:r>
        <w:t>Part Six</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34"/>
            <w:r>
              <w:t xml:space="preserve"> </w:t>
            </w:r>
            <w:commentRangeEnd w:id="834"/>
            <w:r>
              <w:rPr>
                <w:rStyle w:val="CommentReference"/>
              </w:rPr>
              <w:commentReference w:id="834"/>
            </w:r>
            <w:r>
              <w:t>f</w:t>
            </w:r>
            <w:commentRangeStart w:id="835"/>
            <w:r>
              <w:t>aith</w:t>
            </w:r>
            <w:commentRangeEnd w:id="835"/>
            <w:r>
              <w:rPr>
                <w:rStyle w:val="CommentReference"/>
              </w:rPr>
              <w:commentReference w:id="835"/>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36" w:name="_Toc298681299"/>
      <w:bookmarkStart w:id="837" w:name="_Toc298447539"/>
      <w:r>
        <w:lastRenderedPageBreak/>
        <w:t>Part Seven</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38"/>
            <w:r>
              <w:t xml:space="preserve">a </w:t>
            </w:r>
            <w:commentRangeEnd w:id="838"/>
            <w:r>
              <w:rPr>
                <w:rStyle w:val="CommentReference"/>
                <w:rFonts w:ascii="Times New Roman" w:eastAsiaTheme="minorHAnsi" w:hAnsi="Times New Roman" w:cstheme="minorBidi"/>
                <w:color w:val="auto"/>
              </w:rPr>
              <w:commentReference w:id="838"/>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39" w:name="_Toc298681300"/>
      <w:bookmarkStart w:id="840" w:name="_Toc298447540"/>
      <w:bookmarkStart w:id="841" w:name="_Toc308441922"/>
      <w:r>
        <w:t>The Crown Adam</w:t>
      </w:r>
      <w:bookmarkEnd w:id="839"/>
      <w:bookmarkEnd w:id="840"/>
      <w:bookmarkEnd w:id="841"/>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2"/>
            <w:r>
              <w:t>He</w:t>
            </w:r>
            <w:r w:rsidRPr="007425E1">
              <w:t xml:space="preserve"> </w:t>
            </w:r>
            <w:commentRangeEnd w:id="842"/>
            <w:r>
              <w:rPr>
                <w:rStyle w:val="CommentReference"/>
                <w:rFonts w:ascii="Times New Roman" w:eastAsiaTheme="minorHAnsi" w:hAnsi="Times New Roman" w:cstheme="minorBidi"/>
                <w:color w:val="auto"/>
              </w:rPr>
              <w:commentReference w:id="842"/>
            </w:r>
            <w:r w:rsidRPr="007425E1">
              <w:t xml:space="preserve">who is carried </w:t>
            </w:r>
          </w:p>
          <w:p w14:paraId="05DA09F2" w14:textId="04037ECB" w:rsidR="00E35F1F" w:rsidRDefault="00557D05" w:rsidP="00E35F1F">
            <w:pPr>
              <w:pStyle w:val="EngHangEnd"/>
            </w:pPr>
            <w:r>
              <w:t>Upon</w:t>
            </w:r>
            <w:commentRangeStart w:id="843"/>
            <w:r w:rsidR="00E35F1F" w:rsidRPr="007425E1">
              <w:t xml:space="preserve"> </w:t>
            </w:r>
            <w:commentRangeEnd w:id="843"/>
            <w:r w:rsidR="00E35F1F">
              <w:rPr>
                <w:rStyle w:val="CommentReference"/>
              </w:rPr>
              <w:commentReference w:id="843"/>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44"/>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44"/>
            <w:r>
              <w:rPr>
                <w:rStyle w:val="CommentReference"/>
                <w:rFonts w:ascii="Garamond" w:hAnsi="Garamond" w:cstheme="minorBidi"/>
                <w:noProof w:val="0"/>
                <w:lang w:val="en-CA"/>
              </w:rPr>
              <w:commentReference w:id="844"/>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45" w:name="_Toc298681301"/>
      <w:bookmarkStart w:id="846" w:name="_Toc308441923"/>
      <w:bookmarkStart w:id="847" w:name="_Toc448515395"/>
      <w:r>
        <w:lastRenderedPageBreak/>
        <w:t>Wednesday</w:t>
      </w:r>
      <w:bookmarkEnd w:id="845"/>
      <w:bookmarkEnd w:id="846"/>
      <w:bookmarkEnd w:id="847"/>
    </w:p>
    <w:p w14:paraId="5D01081B" w14:textId="77777777" w:rsidR="00E35F1F" w:rsidRDefault="00E35F1F" w:rsidP="00E35F1F">
      <w:pPr>
        <w:pStyle w:val="Heading3"/>
      </w:pPr>
      <w:bookmarkStart w:id="848" w:name="_Toc298681302"/>
      <w:bookmarkStart w:id="849" w:name="_Toc308441924"/>
      <w:r>
        <w:t>The Wednesday Psali Batos</w:t>
      </w:r>
      <w:bookmarkEnd w:id="848"/>
      <w:bookmarkEnd w:id="849"/>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0"/>
            <w:r>
              <w:t xml:space="preserve">breaths </w:t>
            </w:r>
            <w:commentRangeEnd w:id="850"/>
            <w:r>
              <w:rPr>
                <w:rStyle w:val="CommentReference"/>
                <w:rFonts w:ascii="Times New Roman" w:eastAsiaTheme="minorHAnsi" w:hAnsi="Times New Roman" w:cstheme="minorBidi"/>
                <w:color w:val="auto"/>
              </w:rPr>
              <w:commentReference w:id="850"/>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1"/>
            <w:r>
              <w:t xml:space="preserve">When </w:t>
            </w:r>
            <w:commentRangeEnd w:id="851"/>
            <w:r>
              <w:rPr>
                <w:rStyle w:val="CommentReference"/>
                <w:rFonts w:ascii="Times New Roman" w:eastAsiaTheme="minorHAnsi" w:hAnsi="Times New Roman" w:cstheme="minorBidi"/>
                <w:color w:val="auto"/>
              </w:rPr>
              <w:commentReference w:id="851"/>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2"/>
            <w:r>
              <w:t>tribulations</w:t>
            </w:r>
            <w:commentRangeEnd w:id="852"/>
            <w:r>
              <w:rPr>
                <w:rStyle w:val="CommentReference"/>
                <w:rFonts w:ascii="Times New Roman" w:eastAsiaTheme="minorHAnsi" w:hAnsi="Times New Roman" w:cstheme="minorBidi"/>
                <w:color w:val="auto"/>
              </w:rPr>
              <w:commentReference w:id="852"/>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53" w:name="_Toc298681303"/>
      <w:bookmarkStart w:id="854" w:name="_Toc308441925"/>
      <w:r w:rsidRPr="00FD2E69">
        <w:t xml:space="preserve">The Conclusion of the </w:t>
      </w:r>
      <w:r>
        <w:t>Batos</w:t>
      </w:r>
      <w:r w:rsidRPr="00FD2E69">
        <w:t xml:space="preserve"> Psali</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55" w:name="_Toc298681304"/>
      <w:bookmarkStart w:id="856" w:name="_Toc308441926"/>
      <w:r>
        <w:t>The Wednesday Theotokia</w:t>
      </w:r>
      <w:bookmarkEnd w:id="855"/>
      <w:bookmarkEnd w:id="856"/>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57" w:name="_Toc298681305"/>
      <w:r>
        <w:t>Part One</w:t>
      </w:r>
      <w:bookmarkEnd w:id="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58" w:name="_Toc298681306"/>
      <w:r>
        <w:t>Part Two</w:t>
      </w:r>
      <w:bookmarkEnd w:id="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59"/>
            <w:r w:rsidRPr="00FA5B8C">
              <w:t>ⲥⲉⲙⲟϣⲓ ϧⲉⲛ ⲛ̀ⲧⲉ ⲡ̀ⲕⲁϩⲓ ⲥⲉⲙⲟϣⲓ ϧⲉⲛ ⲡⲉⲟⲩⲱⲓⲛⲓ</w:t>
            </w:r>
            <w:r w:rsidRPr="00F6464C">
              <w:t xml:space="preserve"> </w:t>
            </w:r>
            <w:commentRangeEnd w:id="859"/>
            <w:r>
              <w:rPr>
                <w:rStyle w:val="CommentReference"/>
                <w:rFonts w:ascii="Garamond" w:hAnsi="Garamond" w:cstheme="minorBidi"/>
                <w:noProof w:val="0"/>
                <w:lang w:val="en-CA"/>
              </w:rPr>
              <w:commentReference w:id="859"/>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0" w:name="_Toc298681307"/>
      <w:r>
        <w:lastRenderedPageBreak/>
        <w:t>Part Three</w:t>
      </w:r>
      <w:bookmarkEnd w:id="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1"/>
            <w:r w:rsidRPr="007425E1">
              <w:t>For you brought forth</w:t>
            </w:r>
            <w:commentRangeEnd w:id="861"/>
            <w:r>
              <w:rPr>
                <w:rStyle w:val="CommentReference"/>
                <w:rFonts w:ascii="Times New Roman" w:eastAsiaTheme="minorHAnsi" w:hAnsi="Times New Roman" w:cstheme="minorBidi"/>
                <w:color w:val="auto"/>
              </w:rPr>
              <w:commentReference w:id="861"/>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2" w:name="_Toc298681308"/>
      <w:r>
        <w:t>Part Four</w:t>
      </w:r>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63" w:name="_Toc298681309"/>
      <w:r>
        <w:t>Part Five</w:t>
      </w:r>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64"/>
            <w:r>
              <w:t>He</w:t>
            </w:r>
            <w:r w:rsidRPr="007425E1">
              <w:t xml:space="preserve"> </w:t>
            </w:r>
            <w:commentRangeEnd w:id="864"/>
            <w:r>
              <w:rPr>
                <w:rStyle w:val="CommentReference"/>
              </w:rPr>
              <w:commentReference w:id="864"/>
            </w:r>
            <w:r w:rsidRPr="007425E1">
              <w:t xml:space="preserve">Who </w:t>
            </w:r>
            <w:commentRangeStart w:id="865"/>
            <w:r w:rsidRPr="007425E1">
              <w:t xml:space="preserve">is </w:t>
            </w:r>
            <w:commentRangeEnd w:id="865"/>
            <w:r>
              <w:rPr>
                <w:rStyle w:val="CommentReference"/>
              </w:rPr>
              <w:commentReference w:id="865"/>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66"/>
            <w:r w:rsidRPr="007425E1">
              <w:t>He to Whom is due the glory forever</w:t>
            </w:r>
            <w:commentRangeEnd w:id="866"/>
            <w:r>
              <w:rPr>
                <w:rStyle w:val="CommentReference"/>
                <w:rFonts w:ascii="Times New Roman" w:eastAsiaTheme="minorHAnsi" w:hAnsi="Times New Roman" w:cstheme="minorBidi"/>
                <w:color w:val="auto"/>
              </w:rPr>
              <w:commentReference w:id="866"/>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67" w:name="_Toc298681310"/>
      <w:r>
        <w:t>Part Six</w:t>
      </w:r>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68"/>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68"/>
            <w:r>
              <w:rPr>
                <w:rStyle w:val="CommentReference"/>
              </w:rPr>
              <w:commentReference w:id="868"/>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69"/>
            <w:r w:rsidRPr="00FA5B8C">
              <w:t>ⲙⲁⲣⲓⲁ</w:t>
            </w:r>
            <w:r w:rsidRPr="002147AA">
              <w:t xml:space="preserve"> </w:t>
            </w:r>
            <w:commentRangeEnd w:id="869"/>
            <w:r>
              <w:rPr>
                <w:rStyle w:val="CommentReference"/>
                <w:rFonts w:ascii="Garamond" w:hAnsi="Garamond" w:cstheme="minorBidi"/>
                <w:noProof w:val="0"/>
                <w:lang w:val="en-CA"/>
              </w:rPr>
              <w:commentReference w:id="869"/>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0"/>
            <w:r w:rsidRPr="00FA5B8C">
              <w:t>ⲥⲧⲁⲓⲏⲟⲩⲧ ̀</w:t>
            </w:r>
            <w:commentRangeEnd w:id="870"/>
            <w:r>
              <w:rPr>
                <w:rStyle w:val="CommentReference"/>
                <w:rFonts w:ascii="Garamond" w:hAnsi="Garamond" w:cstheme="minorBidi"/>
                <w:noProof w:val="0"/>
                <w:lang w:val="en-CA"/>
              </w:rPr>
              <w:commentReference w:id="870"/>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1"/>
            <w:r w:rsidRPr="00FA5B8C">
              <w:t>ⲙⲡⲓⲟⲩⲁⲓ ̀</w:t>
            </w:r>
            <w:commentRangeEnd w:id="871"/>
            <w:r>
              <w:rPr>
                <w:rStyle w:val="CommentReference"/>
                <w:rFonts w:ascii="Garamond" w:hAnsi="Garamond" w:cstheme="minorBidi"/>
                <w:noProof w:val="0"/>
                <w:lang w:val="en-CA"/>
              </w:rPr>
              <w:commentReference w:id="871"/>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2"/>
            <w:r w:rsidRPr="00FA5B8C">
              <w:t>ⲉⲣⲉ ̀</w:t>
            </w:r>
            <w:commentRangeEnd w:id="872"/>
            <w:r>
              <w:rPr>
                <w:rStyle w:val="CommentReference"/>
                <w:rFonts w:ascii="Garamond" w:hAnsi="Garamond" w:cstheme="minorBidi"/>
                <w:noProof w:val="0"/>
                <w:lang w:val="en-CA"/>
              </w:rPr>
              <w:commentReference w:id="872"/>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73" w:name="_Toc298681311"/>
      <w:r>
        <w:t>Part Seven</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74"/>
            <w:r>
              <w:t xml:space="preserve">sits </w:t>
            </w:r>
            <w:commentRangeEnd w:id="874"/>
            <w:r>
              <w:rPr>
                <w:rStyle w:val="CommentReference"/>
                <w:rFonts w:ascii="Times New Roman" w:eastAsiaTheme="minorHAnsi" w:hAnsi="Times New Roman" w:cstheme="minorBidi"/>
                <w:color w:val="auto"/>
              </w:rPr>
              <w:commentReference w:id="87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75"/>
            <w:r w:rsidRPr="00FA5B8C">
              <w:t>ⲉⲧⲁϥⲟⲩⲱⲛϩ</w:t>
            </w:r>
            <w:r w:rsidRPr="002147AA">
              <w:t xml:space="preserve"> </w:t>
            </w:r>
            <w:commentRangeEnd w:id="875"/>
            <w:r>
              <w:rPr>
                <w:rStyle w:val="CommentReference"/>
                <w:rFonts w:ascii="Garamond" w:hAnsi="Garamond" w:cstheme="minorBidi"/>
                <w:noProof w:val="0"/>
                <w:lang w:val="en-CA"/>
              </w:rPr>
              <w:commentReference w:id="87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76"/>
            <w:r w:rsidRPr="00FA5B8C">
              <w:t>Ϫⲉ ⲡⲓⲁⲧⲥⲁⲣⲝ</w:t>
            </w:r>
            <w:commentRangeEnd w:id="876"/>
            <w:r>
              <w:rPr>
                <w:rStyle w:val="CommentReference"/>
                <w:rFonts w:ascii="Garamond" w:hAnsi="Garamond" w:cstheme="minorBidi"/>
                <w:noProof w:val="0"/>
                <w:lang w:val="en-CA"/>
              </w:rPr>
              <w:commentReference w:id="87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77" w:name="_Toc298681312"/>
      <w:bookmarkStart w:id="878" w:name="_Toc308441927"/>
      <w:r>
        <w:t>The Crown Batos</w:t>
      </w:r>
      <w:bookmarkEnd w:id="877"/>
      <w:bookmarkEnd w:id="87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79"/>
            <w:r w:rsidRPr="007425E1">
              <w:t>has entered and come forth</w:t>
            </w:r>
            <w:commentRangeEnd w:id="879"/>
            <w:r>
              <w:rPr>
                <w:rStyle w:val="CommentReference"/>
                <w:rFonts w:ascii="Times New Roman" w:eastAsiaTheme="minorHAnsi" w:hAnsi="Times New Roman" w:cstheme="minorBidi"/>
                <w:color w:val="auto"/>
              </w:rPr>
              <w:commentReference w:id="87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0"/>
            <w:r w:rsidRPr="007425E1">
              <w:t>manifestation</w:t>
            </w:r>
            <w:commentRangeEnd w:id="880"/>
            <w:r>
              <w:rPr>
                <w:rStyle w:val="CommentReference"/>
              </w:rPr>
              <w:commentReference w:id="88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1"/>
            <w:r>
              <w:t>and</w:t>
            </w:r>
            <w:r w:rsidRPr="007425E1">
              <w:t xml:space="preserve"> </w:t>
            </w:r>
            <w:commentRangeEnd w:id="881"/>
            <w:r>
              <w:rPr>
                <w:rStyle w:val="CommentReference"/>
              </w:rPr>
              <w:commentReference w:id="88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3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82" w:name="_Toc298681313"/>
      <w:bookmarkStart w:id="883" w:name="_Toc308441928"/>
      <w:bookmarkStart w:id="884" w:name="_Toc448515396"/>
      <w:r>
        <w:lastRenderedPageBreak/>
        <w:t>Thursday</w:t>
      </w:r>
      <w:bookmarkEnd w:id="882"/>
      <w:bookmarkEnd w:id="883"/>
      <w:bookmarkEnd w:id="884"/>
    </w:p>
    <w:p w14:paraId="562349E9" w14:textId="453ED52C" w:rsidR="00E35F1F" w:rsidRDefault="00E35F1F" w:rsidP="00E35F1F">
      <w:pPr>
        <w:pStyle w:val="Heading3"/>
      </w:pPr>
      <w:bookmarkStart w:id="885" w:name="_Toc298681314"/>
      <w:bookmarkStart w:id="886" w:name="_Toc308441929"/>
      <w:r>
        <w:t xml:space="preserve">The Psali Batos for </w:t>
      </w:r>
      <w:bookmarkEnd w:id="885"/>
      <w:bookmarkEnd w:id="886"/>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87"/>
            <w:r w:rsidRPr="007425E1">
              <w:t xml:space="preserve">on </w:t>
            </w:r>
            <w:commentRangeEnd w:id="887"/>
            <w:r>
              <w:rPr>
                <w:rStyle w:val="CommentReference"/>
              </w:rPr>
              <w:commentReference w:id="88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88"/>
            <w:r w:rsidRPr="007425E1">
              <w:t xml:space="preserve">Forty </w:t>
            </w:r>
            <w:commentRangeEnd w:id="888"/>
            <w:r>
              <w:rPr>
                <w:rStyle w:val="CommentReference"/>
                <w:rFonts w:ascii="Times New Roman" w:eastAsiaTheme="minorHAnsi" w:hAnsi="Times New Roman" w:cstheme="minorBidi"/>
                <w:color w:val="auto"/>
              </w:rPr>
              <w:commentReference w:id="888"/>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89"/>
            <w:r w:rsidRPr="007425E1">
              <w:t xml:space="preserve">Crush </w:t>
            </w:r>
            <w:r w:rsidR="00CF15BA" w:rsidRPr="00CF15BA">
              <w:t xml:space="preserve">beneath </w:t>
            </w:r>
            <w:r w:rsidRPr="007425E1">
              <w:t>us</w:t>
            </w:r>
            <w:commentRangeEnd w:id="889"/>
            <w:r>
              <w:rPr>
                <w:rStyle w:val="CommentReference"/>
                <w:rFonts w:ascii="Times New Roman" w:eastAsiaTheme="minorHAnsi" w:hAnsi="Times New Roman" w:cstheme="minorBidi"/>
                <w:color w:val="auto"/>
              </w:rPr>
              <w:commentReference w:id="88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0" w:name="_Toc298681315"/>
      <w:bookmarkStart w:id="891" w:name="_Toc308441930"/>
      <w:r w:rsidRPr="00FD2E69">
        <w:lastRenderedPageBreak/>
        <w:t xml:space="preserve">The Conclusion of the </w:t>
      </w:r>
      <w:r>
        <w:t>Batos</w:t>
      </w:r>
      <w:r w:rsidRPr="00FD2E69">
        <w:t xml:space="preserve"> Psali</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2" w:name="_Toc298681316"/>
      <w:bookmarkStart w:id="893" w:name="_Toc308441931"/>
      <w:r>
        <w:t>The Thursday Theotokia</w:t>
      </w:r>
      <w:bookmarkEnd w:id="892"/>
      <w:bookmarkEnd w:id="89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894" w:name="_Toc298681317"/>
      <w:r>
        <w:t>Part One</w:t>
      </w:r>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895"/>
            <w:r w:rsidRPr="007425E1">
              <w:t>virgin</w:t>
            </w:r>
            <w:commentRangeEnd w:id="895"/>
            <w:r>
              <w:rPr>
                <w:rStyle w:val="CommentReference"/>
                <w:rFonts w:ascii="Times New Roman" w:eastAsiaTheme="minorHAnsi" w:hAnsi="Times New Roman" w:cstheme="minorBidi"/>
                <w:color w:val="auto"/>
              </w:rPr>
              <w:commentReference w:id="89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896" w:name="_Toc298681318"/>
      <w:r>
        <w:t>Part Two</w:t>
      </w:r>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897"/>
            <w:r>
              <w:t>abolished</w:t>
            </w:r>
            <w:commentRangeEnd w:id="897"/>
            <w:r>
              <w:rPr>
                <w:rStyle w:val="CommentReference"/>
                <w:rFonts w:ascii="Times New Roman" w:eastAsiaTheme="minorHAnsi" w:hAnsi="Times New Roman" w:cstheme="minorBidi"/>
                <w:color w:val="auto"/>
              </w:rPr>
              <w:commentReference w:id="89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898" w:name="_Toc298681319"/>
      <w:r>
        <w:t>Part Three</w:t>
      </w:r>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899" w:name="_Toc298681320"/>
      <w:r>
        <w:t>Part Four</w:t>
      </w:r>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0"/>
            <w:r>
              <w:t>.</w:t>
            </w:r>
            <w:commentRangeEnd w:id="900"/>
            <w:r>
              <w:rPr>
                <w:rStyle w:val="CommentReference"/>
              </w:rPr>
              <w:commentReference w:id="90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1"/>
            <w:r>
              <w:t xml:space="preserve">appeared </w:t>
            </w:r>
            <w:commentRangeEnd w:id="901"/>
            <w:r>
              <w:rPr>
                <w:rStyle w:val="CommentReference"/>
                <w:rFonts w:ascii="Times New Roman" w:eastAsiaTheme="minorHAnsi" w:hAnsi="Times New Roman" w:cstheme="minorBidi"/>
                <w:color w:val="auto"/>
              </w:rPr>
              <w:commentReference w:id="90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0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03"/>
            <w:r w:rsidRPr="007425E1">
              <w:t>strength</w:t>
            </w:r>
            <w:commentRangeEnd w:id="903"/>
            <w:r>
              <w:rPr>
                <w:rStyle w:val="CommentReference"/>
                <w:rFonts w:ascii="Times New Roman" w:eastAsiaTheme="minorHAnsi" w:hAnsi="Times New Roman" w:cstheme="minorBidi"/>
                <w:color w:val="auto"/>
              </w:rPr>
              <w:commentReference w:id="90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04"/>
            <w:r>
              <w:t>N</w:t>
            </w:r>
            <w:r w:rsidRPr="007425E1">
              <w:t xml:space="preserve">ow </w:t>
            </w:r>
            <w:commentRangeEnd w:id="904"/>
            <w:r>
              <w:rPr>
                <w:rStyle w:val="CommentReference"/>
                <w:rFonts w:ascii="Times New Roman" w:eastAsiaTheme="minorHAnsi" w:hAnsi="Times New Roman" w:cstheme="minorBidi"/>
                <w:color w:val="auto"/>
              </w:rPr>
              <w:commentReference w:id="90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05" w:name="_Toc298681321"/>
      <w:r>
        <w:t>Part Five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06"/>
            <w:r>
              <w:t>Theotokos</w:t>
            </w:r>
            <w:commentRangeEnd w:id="906"/>
            <w:r>
              <w:rPr>
                <w:rStyle w:val="CommentReference"/>
                <w:rFonts w:ascii="Times New Roman" w:eastAsiaTheme="minorHAnsi" w:hAnsi="Times New Roman" w:cstheme="minorBidi"/>
                <w:color w:val="auto"/>
              </w:rPr>
              <w:commentReference w:id="90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07"/>
            <w:r>
              <w:t xml:space="preserve">of </w:t>
            </w:r>
            <w:commentRangeEnd w:id="907"/>
            <w:r>
              <w:rPr>
                <w:rStyle w:val="CommentReference"/>
                <w:rFonts w:ascii="Times New Roman" w:eastAsiaTheme="minorHAnsi" w:hAnsi="Times New Roman" w:cstheme="minorBidi"/>
                <w:color w:val="auto"/>
              </w:rPr>
              <w:commentReference w:id="90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08" w:name="_Toc298681322"/>
      <w:r>
        <w:t>Part Six</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09"/>
            <w:r>
              <w:t xml:space="preserve">The </w:t>
            </w:r>
            <w:commentRangeEnd w:id="909"/>
            <w:r>
              <w:rPr>
                <w:rStyle w:val="CommentReference"/>
                <w:rFonts w:ascii="Times New Roman" w:eastAsiaTheme="minorHAnsi" w:hAnsi="Times New Roman" w:cstheme="minorBidi"/>
                <w:color w:val="auto"/>
              </w:rPr>
              <w:commentReference w:id="90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0"/>
            <w:r>
              <w:t>would</w:t>
            </w:r>
            <w:r w:rsidRPr="007425E1">
              <w:t xml:space="preserve"> </w:t>
            </w:r>
            <w:commentRangeEnd w:id="910"/>
            <w:r>
              <w:rPr>
                <w:rStyle w:val="CommentReference"/>
              </w:rPr>
              <w:commentReference w:id="91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1" w:name="_Toc298681323"/>
      <w:r>
        <w:t>Part Seven</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12"/>
            <w:r>
              <w:t>David</w:t>
            </w:r>
            <w:commentRangeEnd w:id="912"/>
            <w:r>
              <w:rPr>
                <w:rStyle w:val="CommentReference"/>
                <w:rFonts w:ascii="Times New Roman" w:eastAsiaTheme="minorHAnsi" w:hAnsi="Times New Roman" w:cstheme="minorBidi"/>
                <w:color w:val="auto"/>
              </w:rPr>
              <w:commentReference w:id="91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13"/>
            <w:r w:rsidRPr="00E03CD4">
              <w:t xml:space="preserve">deemed </w:t>
            </w:r>
            <w:commentRangeEnd w:id="913"/>
            <w:r>
              <w:rPr>
                <w:rStyle w:val="CommentReference"/>
                <w:rFonts w:ascii="Times New Roman" w:eastAsiaTheme="minorHAnsi" w:hAnsi="Times New Roman" w:cstheme="minorBidi"/>
                <w:color w:val="auto"/>
              </w:rPr>
              <w:commentReference w:id="91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14" w:name="_Toc298681324"/>
      <w:r>
        <w:t>Part Eight</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15"/>
            <w:r>
              <w:t>heaven</w:t>
            </w:r>
            <w:r w:rsidRPr="007425E1">
              <w:t xml:space="preserve"> </w:t>
            </w:r>
            <w:commentRangeEnd w:id="915"/>
            <w:r>
              <w:rPr>
                <w:rStyle w:val="CommentReference"/>
                <w:rFonts w:ascii="Times New Roman" w:eastAsiaTheme="minorHAnsi" w:hAnsi="Times New Roman" w:cstheme="minorBidi"/>
                <w:color w:val="auto"/>
              </w:rPr>
              <w:commentReference w:id="91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16" w:name="_Toc298681325"/>
      <w:r>
        <w:lastRenderedPageBreak/>
        <w:t>Part Nine</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17"/>
            <w:r w:rsidRPr="007425E1">
              <w:t>Rises</w:t>
            </w:r>
            <w:commentRangeEnd w:id="917"/>
            <w:r>
              <w:rPr>
                <w:rStyle w:val="CommentReference"/>
              </w:rPr>
              <w:commentReference w:id="91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18" w:name="_Toc298681326"/>
      <w:bookmarkStart w:id="919" w:name="_Toc308441932"/>
      <w:r>
        <w:lastRenderedPageBreak/>
        <w:t xml:space="preserve">The </w:t>
      </w:r>
      <w:r w:rsidRPr="007C4181">
        <w:t>Crown</w:t>
      </w:r>
      <w:bookmarkEnd w:id="918"/>
      <w:bookmarkEnd w:id="91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0"/>
            <w:r w:rsidRPr="007425E1">
              <w:t>destroyed</w:t>
            </w:r>
            <w:commentRangeEnd w:id="920"/>
            <w:r>
              <w:rPr>
                <w:rStyle w:val="CommentReference"/>
                <w:rFonts w:ascii="Times New Roman" w:eastAsiaTheme="minorHAnsi" w:hAnsi="Times New Roman" w:cstheme="minorBidi"/>
                <w:color w:val="auto"/>
              </w:rPr>
              <w:commentReference w:id="92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3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1" w:name="_Toc298681327"/>
      <w:bookmarkStart w:id="922" w:name="_Toc308441933"/>
      <w:bookmarkStart w:id="923" w:name="_Toc448515397"/>
      <w:r>
        <w:lastRenderedPageBreak/>
        <w:t>Friday</w:t>
      </w:r>
      <w:bookmarkEnd w:id="921"/>
      <w:bookmarkEnd w:id="922"/>
      <w:bookmarkEnd w:id="923"/>
    </w:p>
    <w:p w14:paraId="05EA9798" w14:textId="77777777" w:rsidR="00E35F1F" w:rsidRDefault="00E35F1F" w:rsidP="00E35F1F">
      <w:pPr>
        <w:pStyle w:val="Heading3"/>
      </w:pPr>
      <w:bookmarkStart w:id="924" w:name="_Toc298681328"/>
      <w:bookmarkStart w:id="925" w:name="_Toc308441934"/>
      <w:r>
        <w:t>The Psali Batos for Friday</w:t>
      </w:r>
      <w:bookmarkEnd w:id="924"/>
      <w:bookmarkEnd w:id="925"/>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26"/>
            <w:r w:rsidRPr="007425E1">
              <w:t>servants</w:t>
            </w:r>
            <w:commentRangeEnd w:id="926"/>
            <w:r>
              <w:rPr>
                <w:rStyle w:val="CommentReference"/>
                <w:rFonts w:ascii="Times New Roman" w:eastAsiaTheme="minorHAnsi" w:hAnsi="Times New Roman" w:cstheme="minorBidi"/>
                <w:color w:val="auto"/>
              </w:rPr>
              <w:commentReference w:id="926"/>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27"/>
            <w:r w:rsidRPr="007425E1">
              <w:t>To escape the face of the bows.</w:t>
            </w:r>
            <w:commentRangeEnd w:id="927"/>
            <w:r>
              <w:rPr>
                <w:rStyle w:val="CommentReference"/>
              </w:rPr>
              <w:commentReference w:id="927"/>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28"/>
            <w:r w:rsidRPr="00FA5B8C">
              <w:t>ⲉⲑⲣⲟⲩⲱ̀ϣⲉⲙ ⲛ̀ⲧ̀ϫⲟⲙ ⲛ̀ⲧⲉ ⲡⲓⲭ̀ⲣⲱⲙ</w:t>
            </w:r>
            <w:commentRangeEnd w:id="928"/>
            <w:r>
              <w:rPr>
                <w:rStyle w:val="CommentReference"/>
                <w:rFonts w:ascii="Garamond" w:hAnsi="Garamond" w:cstheme="minorBidi"/>
                <w:noProof w:val="0"/>
                <w:lang w:val="en-CA"/>
              </w:rPr>
              <w:commentReference w:id="928"/>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29" w:name="_Toc298681329"/>
      <w:bookmarkStart w:id="930" w:name="_Toc308441935"/>
      <w:r w:rsidRPr="00FD2E69">
        <w:lastRenderedPageBreak/>
        <w:t xml:space="preserve">The Conclusion of the </w:t>
      </w:r>
      <w:r>
        <w:t>Batos</w:t>
      </w:r>
      <w:r w:rsidRPr="00FD2E69">
        <w:t xml:space="preserve"> Psali</w:t>
      </w:r>
      <w:bookmarkEnd w:id="929"/>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1" w:name="_Toc298681330"/>
      <w:bookmarkStart w:id="932" w:name="_Toc308441936"/>
      <w:r>
        <w:t>The Friday Theotokia</w:t>
      </w:r>
      <w:bookmarkEnd w:id="931"/>
      <w:bookmarkEnd w:id="932"/>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33" w:name="_Toc298681331"/>
      <w:r>
        <w:t>Part One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34"/>
            <w:r>
              <w:t>the fruit of your womb</w:t>
            </w:r>
            <w:commentRangeEnd w:id="934"/>
            <w:r>
              <w:rPr>
                <w:rStyle w:val="CommentReference"/>
                <w:rFonts w:ascii="Times New Roman" w:eastAsiaTheme="minorHAnsi" w:hAnsi="Times New Roman" w:cstheme="minorBidi"/>
                <w:color w:val="auto"/>
              </w:rPr>
              <w:commentReference w:id="934"/>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35" w:name="_Toc298681332"/>
      <w:r>
        <w:lastRenderedPageBreak/>
        <w:t>Part Two</w:t>
      </w:r>
      <w:bookmarkEnd w:id="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36"/>
            <w:r>
              <w:t xml:space="preserve">incarnate </w:t>
            </w:r>
            <w:commentRangeEnd w:id="936"/>
            <w:r>
              <w:rPr>
                <w:rStyle w:val="CommentReference"/>
                <w:rFonts w:ascii="Times New Roman" w:eastAsiaTheme="minorHAnsi" w:hAnsi="Times New Roman" w:cstheme="minorBidi"/>
                <w:color w:val="auto"/>
              </w:rPr>
              <w:commentReference w:id="936"/>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37" w:name="_Toc298681333"/>
      <w:r>
        <w:t>Part Three</w:t>
      </w:r>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38"/>
            <w:r>
              <w:t>O</w:t>
            </w:r>
            <w:commentRangeEnd w:id="938"/>
            <w:r>
              <w:rPr>
                <w:rStyle w:val="CommentReference"/>
                <w:rFonts w:ascii="Times New Roman" w:eastAsiaTheme="minorHAnsi" w:hAnsi="Times New Roman" w:cstheme="minorBidi"/>
                <w:color w:val="auto"/>
              </w:rPr>
              <w:commentReference w:id="938"/>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39" w:name="_Toc298681334"/>
      <w:r>
        <w:t>Part Four</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0" w:name="_Toc298681335"/>
      <w:r>
        <w:t>Part Five</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1" w:name="_Toc298681336"/>
      <w:r>
        <w:lastRenderedPageBreak/>
        <w:t>Part Six</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2" w:name="_Toc298681337"/>
      <w:r>
        <w:t>Part Seven</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43"/>
            <w:r>
              <w:t>temple</w:t>
            </w:r>
            <w:commentRangeEnd w:id="943"/>
            <w:r>
              <w:rPr>
                <w:rStyle w:val="CommentReference"/>
                <w:rFonts w:ascii="Times New Roman" w:eastAsiaTheme="minorHAnsi" w:hAnsi="Times New Roman" w:cstheme="minorBidi"/>
                <w:color w:val="auto"/>
              </w:rPr>
              <w:commentReference w:id="943"/>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44" w:name="_Toc298681338"/>
      <w:bookmarkStart w:id="945" w:name="_Toc308441937"/>
      <w:r>
        <w:lastRenderedPageBreak/>
        <w:t>The Crown</w:t>
      </w:r>
      <w:bookmarkEnd w:id="944"/>
      <w:bookmarkEnd w:id="945"/>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46"/>
            <w:r w:rsidRPr="00F0646D">
              <w:t xml:space="preserve">Infinite </w:t>
            </w:r>
            <w:commentRangeEnd w:id="946"/>
            <w:r>
              <w:rPr>
                <w:rStyle w:val="CommentReference"/>
                <w:rFonts w:ascii="Times New Roman" w:eastAsiaTheme="minorHAnsi" w:hAnsi="Times New Roman" w:cstheme="minorBidi"/>
                <w:color w:val="auto"/>
              </w:rPr>
              <w:commentReference w:id="946"/>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47"/>
            <w:r w:rsidRPr="007425E1">
              <w:t>hook</w:t>
            </w:r>
            <w:commentRangeEnd w:id="947"/>
            <w:r>
              <w:rPr>
                <w:rStyle w:val="CommentReference"/>
                <w:rFonts w:ascii="Times New Roman" w:eastAsiaTheme="minorHAnsi" w:hAnsi="Times New Roman" w:cstheme="minorBidi"/>
                <w:color w:val="auto"/>
              </w:rPr>
              <w:commentReference w:id="947"/>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48"/>
            <w:r w:rsidRPr="007425E1">
              <w:t xml:space="preserve">Teaching </w:t>
            </w:r>
            <w:commentRangeEnd w:id="948"/>
            <w:r>
              <w:rPr>
                <w:rStyle w:val="CommentReference"/>
                <w:rFonts w:ascii="Times New Roman" w:eastAsiaTheme="minorHAnsi" w:hAnsi="Times New Roman" w:cstheme="minorBidi"/>
                <w:color w:val="auto"/>
              </w:rPr>
              <w:commentReference w:id="948"/>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49"/>
            <w:r w:rsidRPr="007425E1">
              <w:t>a cause</w:t>
            </w:r>
            <w:r>
              <w:t xml:space="preserve"> for us</w:t>
            </w:r>
            <w:r w:rsidRPr="007425E1">
              <w:t>,</w:t>
            </w:r>
            <w:commentRangeEnd w:id="949"/>
            <w:r>
              <w:rPr>
                <w:rStyle w:val="CommentReference"/>
                <w:rFonts w:ascii="Times New Roman" w:eastAsiaTheme="minorHAnsi" w:hAnsi="Times New Roman" w:cstheme="minorBidi"/>
                <w:color w:val="auto"/>
              </w:rPr>
              <w:commentReference w:id="949"/>
            </w:r>
          </w:p>
          <w:p w14:paraId="18A8A756" w14:textId="77777777" w:rsidR="00E35F1F" w:rsidRDefault="00E35F1F" w:rsidP="00E35F1F">
            <w:pPr>
              <w:pStyle w:val="EngHangEnd"/>
            </w:pPr>
            <w:r w:rsidRPr="007425E1">
              <w:t xml:space="preserve">To ascend the </w:t>
            </w:r>
            <w:commentRangeStart w:id="950"/>
            <w:r w:rsidRPr="007425E1">
              <w:t xml:space="preserve">path </w:t>
            </w:r>
            <w:commentRangeEnd w:id="950"/>
            <w:r>
              <w:rPr>
                <w:rStyle w:val="CommentReference"/>
                <w:rFonts w:ascii="Times New Roman" w:eastAsiaTheme="minorHAnsi" w:hAnsi="Times New Roman" w:cstheme="minorBidi"/>
                <w:color w:val="auto"/>
              </w:rPr>
              <w:commentReference w:id="950"/>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1"/>
            </w:r>
            <w:r>
              <w:t>,</w:t>
            </w:r>
          </w:p>
          <w:p w14:paraId="51E3C73A" w14:textId="77777777" w:rsidR="00E35F1F" w:rsidRDefault="00E35F1F" w:rsidP="00E35F1F">
            <w:pPr>
              <w:pStyle w:val="EngHangEnd"/>
            </w:pPr>
            <w:r>
              <w:t>With</w:t>
            </w:r>
            <w:r w:rsidRPr="007425E1">
              <w:t xml:space="preserve"> joy and </w:t>
            </w:r>
            <w:commentRangeStart w:id="952"/>
            <w:r w:rsidRPr="007425E1">
              <w:t>rejoicing</w:t>
            </w:r>
            <w:commentRangeEnd w:id="952"/>
            <w:r>
              <w:rPr>
                <w:rStyle w:val="CommentReference"/>
                <w:rFonts w:ascii="Times New Roman" w:eastAsiaTheme="minorHAnsi" w:hAnsi="Times New Roman" w:cstheme="minorBidi"/>
                <w:color w:val="auto"/>
              </w:rPr>
              <w:commentReference w:id="952"/>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53" w:name="_Toc298681339"/>
      <w:bookmarkStart w:id="954" w:name="_Toc308441938"/>
      <w:bookmarkStart w:id="955" w:name="_Toc448515398"/>
      <w:r>
        <w:lastRenderedPageBreak/>
        <w:t>Saturday</w:t>
      </w:r>
      <w:bookmarkEnd w:id="953"/>
      <w:bookmarkEnd w:id="954"/>
      <w:bookmarkEnd w:id="955"/>
    </w:p>
    <w:p w14:paraId="425920E6" w14:textId="77777777" w:rsidR="00E35F1F" w:rsidRDefault="00E35F1F" w:rsidP="00E35F1F">
      <w:pPr>
        <w:pStyle w:val="Heading3"/>
      </w:pPr>
      <w:bookmarkStart w:id="956" w:name="_Toc298681340"/>
      <w:bookmarkStart w:id="957" w:name="_Toc308441939"/>
      <w:r>
        <w:t>The Saturday Psali Batos</w:t>
      </w:r>
      <w:bookmarkEnd w:id="956"/>
      <w:bookmarkEnd w:id="957"/>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58"/>
            <w:r w:rsidRPr="007425E1">
              <w:rPr>
                <w:rFonts w:eastAsiaTheme="minorHAnsi"/>
              </w:rPr>
              <w:t xml:space="preserve">All </w:t>
            </w:r>
            <w:commentRangeEnd w:id="958"/>
            <w:r>
              <w:rPr>
                <w:rStyle w:val="CommentReference"/>
                <w:rFonts w:ascii="Times New Roman" w:eastAsiaTheme="minorHAnsi" w:hAnsi="Times New Roman" w:cstheme="minorBidi"/>
                <w:color w:val="auto"/>
              </w:rPr>
              <w:commentReference w:id="958"/>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59"/>
            <w:r w:rsidRPr="007425E1">
              <w:rPr>
                <w:rFonts w:eastAsiaTheme="minorHAnsi"/>
              </w:rPr>
              <w:t>every</w:t>
            </w:r>
            <w:r>
              <w:rPr>
                <w:rFonts w:eastAsiaTheme="minorHAnsi"/>
              </w:rPr>
              <w:t xml:space="preserve"> </w:t>
            </w:r>
            <w:r w:rsidRPr="007425E1">
              <w:rPr>
                <w:rFonts w:eastAsiaTheme="minorHAnsi"/>
              </w:rPr>
              <w:t>day</w:t>
            </w:r>
            <w:commentRangeEnd w:id="959"/>
            <w:r>
              <w:rPr>
                <w:rStyle w:val="CommentReference"/>
                <w:rFonts w:ascii="Times New Roman" w:eastAsiaTheme="minorHAnsi" w:hAnsi="Times New Roman" w:cstheme="minorBidi"/>
                <w:color w:val="auto"/>
              </w:rPr>
              <w:commentReference w:id="959"/>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0"/>
            <w:r>
              <w:rPr>
                <w:rFonts w:eastAsiaTheme="minorHAnsi"/>
              </w:rPr>
              <w:t>ecstasy</w:t>
            </w:r>
            <w:commentRangeEnd w:id="960"/>
            <w:r>
              <w:rPr>
                <w:rStyle w:val="CommentReference"/>
                <w:rFonts w:ascii="Times New Roman" w:eastAsiaTheme="minorHAnsi" w:hAnsi="Times New Roman" w:cstheme="minorBidi"/>
                <w:color w:val="auto"/>
              </w:rPr>
              <w:commentReference w:id="960"/>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1"/>
            <w:r w:rsidRPr="007425E1">
              <w:rPr>
                <w:color w:val="000000"/>
              </w:rPr>
              <w:t xml:space="preserve">glory </w:t>
            </w:r>
            <w:commentRangeEnd w:id="961"/>
            <w:r>
              <w:rPr>
                <w:rStyle w:val="CommentReference"/>
              </w:rPr>
              <w:commentReference w:id="961"/>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2"/>
            <w:r>
              <w:rPr>
                <w:rFonts w:eastAsiaTheme="minorHAnsi"/>
              </w:rPr>
              <w:t xml:space="preserve">From </w:t>
            </w:r>
            <w:commentRangeEnd w:id="962"/>
            <w:r>
              <w:rPr>
                <w:rStyle w:val="CommentReference"/>
                <w:rFonts w:ascii="Times New Roman" w:eastAsiaTheme="minorHAnsi" w:hAnsi="Times New Roman" w:cstheme="minorBidi"/>
                <w:color w:val="auto"/>
              </w:rPr>
              <w:commentReference w:id="962"/>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63"/>
            <w:r>
              <w:rPr>
                <w:rFonts w:eastAsiaTheme="minorHAnsi"/>
              </w:rPr>
              <w:t>prophet</w:t>
            </w:r>
            <w:commentRangeEnd w:id="963"/>
            <w:r>
              <w:rPr>
                <w:rStyle w:val="CommentReference"/>
                <w:rFonts w:ascii="Times New Roman" w:eastAsiaTheme="minorHAnsi" w:hAnsi="Times New Roman" w:cstheme="minorBidi"/>
                <w:color w:val="auto"/>
              </w:rPr>
              <w:commentReference w:id="963"/>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64"/>
            <w:r w:rsidRPr="007425E1">
              <w:rPr>
                <w:rFonts w:eastAsiaTheme="minorHAnsi"/>
              </w:rPr>
              <w:t>everyone</w:t>
            </w:r>
            <w:commentRangeEnd w:id="964"/>
            <w:r>
              <w:rPr>
                <w:rStyle w:val="CommentReference"/>
                <w:rFonts w:ascii="Times New Roman" w:eastAsiaTheme="minorHAnsi" w:hAnsi="Times New Roman" w:cstheme="minorBidi"/>
                <w:color w:val="auto"/>
              </w:rPr>
              <w:commentReference w:id="964"/>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65"/>
            <w:r>
              <w:rPr>
                <w:rFonts w:eastAsiaTheme="minorHAnsi"/>
              </w:rPr>
              <w:t xml:space="preserve">never </w:t>
            </w:r>
            <w:commentRangeEnd w:id="965"/>
            <w:r>
              <w:rPr>
                <w:rStyle w:val="CommentReference"/>
                <w:rFonts w:ascii="Times New Roman" w:eastAsiaTheme="minorHAnsi" w:hAnsi="Times New Roman" w:cstheme="minorBidi"/>
                <w:color w:val="auto"/>
              </w:rPr>
              <w:commentReference w:id="965"/>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66"/>
            <w:r w:rsidRPr="007425E1">
              <w:rPr>
                <w:rFonts w:eastAsiaTheme="minorHAnsi"/>
              </w:rPr>
              <w:t xml:space="preserve">and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67"/>
            <w:r w:rsidRPr="007425E1">
              <w:rPr>
                <w:rFonts w:eastAsiaTheme="minorHAnsi"/>
              </w:rPr>
              <w:t xml:space="preserve">praises </w:t>
            </w:r>
            <w:commentRangeEnd w:id="967"/>
            <w:r>
              <w:rPr>
                <w:rStyle w:val="CommentReference"/>
                <w:rFonts w:ascii="Times New Roman" w:eastAsiaTheme="minorHAnsi" w:hAnsi="Times New Roman" w:cstheme="minorBidi"/>
                <w:color w:val="auto"/>
              </w:rPr>
              <w:commentReference w:id="967"/>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68"/>
            <w:r w:rsidRPr="007425E1">
              <w:rPr>
                <w:rFonts w:eastAsiaTheme="minorHAnsi"/>
              </w:rPr>
              <w:t>blessing</w:t>
            </w:r>
            <w:commentRangeEnd w:id="968"/>
            <w:r>
              <w:rPr>
                <w:rStyle w:val="CommentReference"/>
                <w:rFonts w:ascii="Times New Roman" w:eastAsiaTheme="minorHAnsi" w:hAnsi="Times New Roman" w:cstheme="minorBidi"/>
                <w:color w:val="auto"/>
              </w:rPr>
              <w:commentReference w:id="968"/>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69"/>
            <w:r w:rsidRPr="007425E1">
              <w:rPr>
                <w:rFonts w:eastAsiaTheme="minorHAnsi"/>
              </w:rPr>
              <w:t xml:space="preserve">we'll </w:t>
            </w:r>
            <w:commentRangeEnd w:id="969"/>
            <w:r>
              <w:rPr>
                <w:rStyle w:val="CommentReference"/>
                <w:rFonts w:ascii="Times New Roman" w:eastAsiaTheme="minorHAnsi" w:hAnsi="Times New Roman" w:cstheme="minorBidi"/>
                <w:color w:val="auto"/>
              </w:rPr>
              <w:commentReference w:id="969"/>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0"/>
            <w:r w:rsidRPr="007425E1">
              <w:rPr>
                <w:rFonts w:eastAsiaTheme="minorHAnsi"/>
              </w:rPr>
              <w:t xml:space="preserve">perfect </w:t>
            </w:r>
            <w:commentRangeEnd w:id="970"/>
            <w:r>
              <w:rPr>
                <w:rStyle w:val="CommentReference"/>
                <w:rFonts w:ascii="Times New Roman" w:eastAsiaTheme="minorHAnsi" w:hAnsi="Times New Roman" w:cstheme="minorBidi"/>
                <w:color w:val="auto"/>
              </w:rPr>
              <w:commentReference w:id="970"/>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1" w:name="_Toc298681341"/>
      <w:bookmarkStart w:id="972" w:name="_Toc308441940"/>
      <w:r w:rsidRPr="00FD2E69">
        <w:t xml:space="preserve">The Conclusion of the </w:t>
      </w:r>
      <w:r>
        <w:t>Batos</w:t>
      </w:r>
      <w:r w:rsidRPr="00FD2E69">
        <w:t xml:space="preserve"> Psali</w:t>
      </w:r>
      <w:bookmarkEnd w:id="971"/>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73"/>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73"/>
            <w:r>
              <w:rPr>
                <w:rStyle w:val="CommentReference"/>
                <w:rFonts w:ascii="Garamond" w:hAnsi="Garamond" w:cstheme="minorBidi"/>
                <w:noProof w:val="0"/>
                <w:lang w:val="en-CA"/>
              </w:rPr>
              <w:commentReference w:id="973"/>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74" w:name="_Toc298681342"/>
      <w:bookmarkStart w:id="975" w:name="_Toc308441941"/>
      <w:r>
        <w:t>The Saturday Theotokia</w:t>
      </w:r>
      <w:bookmarkEnd w:id="974"/>
      <w:bookmarkEnd w:id="97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76" w:name="_Toc298681343"/>
      <w:r>
        <w:t>Part One</w:t>
      </w:r>
      <w:bookmarkEnd w:id="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77" w:name="_Toc298681344"/>
      <w:r w:rsidRPr="00D24FE1">
        <w:t>Part</w:t>
      </w:r>
      <w:r>
        <w:t xml:space="preserve"> Two</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78"/>
            <w:r w:rsidRPr="007425E1">
              <w:rPr>
                <w:rFonts w:eastAsiaTheme="minorHAnsi"/>
              </w:rPr>
              <w:t xml:space="preserve">honour </w:t>
            </w:r>
            <w:commentRangeEnd w:id="978"/>
            <w:r>
              <w:rPr>
                <w:rStyle w:val="CommentReference"/>
                <w:rFonts w:ascii="Times New Roman" w:eastAsiaTheme="minorHAnsi" w:hAnsi="Times New Roman" w:cstheme="minorBidi"/>
                <w:color w:val="auto"/>
              </w:rPr>
              <w:commentReference w:id="97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79"/>
            <w:r w:rsidRPr="007425E1">
              <w:rPr>
                <w:rFonts w:eastAsiaTheme="minorHAnsi"/>
              </w:rPr>
              <w:t xml:space="preserve">prudent </w:t>
            </w:r>
            <w:commentRangeEnd w:id="979"/>
            <w:r>
              <w:rPr>
                <w:rStyle w:val="CommentReference"/>
                <w:rFonts w:ascii="Times New Roman" w:eastAsiaTheme="minorHAnsi" w:hAnsi="Times New Roman" w:cstheme="minorBidi"/>
                <w:color w:val="auto"/>
              </w:rPr>
              <w:commentReference w:id="97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0" w:name="_Toc298681345"/>
      <w:r>
        <w:t>Part Three</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1"/>
            <w:r w:rsidRPr="007425E1">
              <w:rPr>
                <w:rFonts w:eastAsiaTheme="minorHAnsi"/>
              </w:rPr>
              <w:t>bride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2"/>
            <w:r w:rsidRPr="007425E1">
              <w:rPr>
                <w:rFonts w:eastAsiaTheme="minorHAnsi"/>
              </w:rPr>
              <w:t xml:space="preserve">rue </w:t>
            </w:r>
            <w:commentRangeEnd w:id="982"/>
            <w:r>
              <w:rPr>
                <w:rStyle w:val="CommentReference"/>
                <w:rFonts w:ascii="Times New Roman" w:eastAsiaTheme="minorHAnsi" w:hAnsi="Times New Roman" w:cstheme="minorBidi"/>
                <w:color w:val="auto"/>
              </w:rPr>
              <w:commentReference w:id="98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83"/>
            <w:r w:rsidRPr="007425E1">
              <w:rPr>
                <w:rFonts w:eastAsiaTheme="minorHAnsi"/>
              </w:rPr>
              <w:t xml:space="preserve">ed </w:t>
            </w:r>
            <w:commentRangeEnd w:id="983"/>
            <w:r>
              <w:rPr>
                <w:rStyle w:val="CommentReference"/>
                <w:rFonts w:ascii="Times New Roman" w:eastAsiaTheme="minorHAnsi" w:hAnsi="Times New Roman" w:cstheme="minorBidi"/>
                <w:color w:val="auto"/>
              </w:rPr>
              <w:commentReference w:id="98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84" w:name="_Toc298681346"/>
      <w:r w:rsidRPr="00D24FE1">
        <w:t>Part</w:t>
      </w:r>
      <w:r>
        <w:t xml:space="preserve"> Four</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85"/>
            <w:r>
              <w:rPr>
                <w:rFonts w:eastAsiaTheme="minorHAnsi"/>
              </w:rPr>
              <w:t xml:space="preserve">unto </w:t>
            </w:r>
            <w:commentRangeEnd w:id="985"/>
            <w:r>
              <w:rPr>
                <w:rStyle w:val="CommentReference"/>
                <w:rFonts w:ascii="Times New Roman" w:eastAsiaTheme="minorHAnsi" w:hAnsi="Times New Roman" w:cstheme="minorBidi"/>
                <w:color w:val="auto"/>
              </w:rPr>
              <w:commentReference w:id="985"/>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86" w:name="_Toc298681347"/>
      <w:r w:rsidRPr="00D24FE1">
        <w:t>Part</w:t>
      </w:r>
      <w:r>
        <w:t xml:space="preserve"> Five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87" w:name="_Toc298681348"/>
      <w:r>
        <w:t>Part Six</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88"/>
            <w:r w:rsidRPr="007425E1">
              <w:t>rejoice</w:t>
            </w:r>
            <w:r>
              <w:t>d</w:t>
            </w:r>
            <w:commentRangeEnd w:id="988"/>
            <w:r>
              <w:rPr>
                <w:rStyle w:val="CommentReference"/>
                <w:rFonts w:ascii="Times New Roman" w:eastAsiaTheme="minorHAnsi" w:hAnsi="Times New Roman" w:cstheme="minorBidi"/>
                <w:color w:val="auto"/>
              </w:rPr>
              <w:commentReference w:id="98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89"/>
            <w:r>
              <w:t>save</w:t>
            </w:r>
            <w:r w:rsidRPr="007425E1">
              <w:t xml:space="preserve"> </w:t>
            </w:r>
            <w:commentRangeEnd w:id="989"/>
            <w:r>
              <w:rPr>
                <w:rStyle w:val="CommentReference"/>
              </w:rPr>
              <w:commentReference w:id="98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0" w:name="_Toc298681349"/>
      <w:r>
        <w:t>Part Seven</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1"/>
            <w:r>
              <w:t>Paradoxically</w:t>
            </w:r>
            <w:commentRangeEnd w:id="991"/>
            <w:r>
              <w:rPr>
                <w:rStyle w:val="CommentReference"/>
                <w:rFonts w:ascii="Times New Roman" w:eastAsiaTheme="minorHAnsi" w:hAnsi="Times New Roman" w:cstheme="minorBidi"/>
                <w:color w:val="auto"/>
              </w:rPr>
              <w:commentReference w:id="99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2"/>
            <w:r>
              <w:t xml:space="preserve">is </w:t>
            </w:r>
            <w:commentRangeEnd w:id="992"/>
            <w:r>
              <w:rPr>
                <w:rStyle w:val="CommentReference"/>
                <w:rFonts w:ascii="Times New Roman" w:eastAsiaTheme="minorHAnsi" w:hAnsi="Times New Roman" w:cstheme="minorBidi"/>
                <w:color w:val="auto"/>
              </w:rPr>
              <w:commentReference w:id="99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993" w:name="_Toc298681350"/>
      <w:r>
        <w:t>Part Eight</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994"/>
            <w:r w:rsidRPr="007425E1">
              <w:t>from all sides</w:t>
            </w:r>
            <w:commentRangeEnd w:id="994"/>
            <w:r>
              <w:rPr>
                <w:rStyle w:val="CommentReference"/>
                <w:rFonts w:ascii="Times New Roman" w:eastAsiaTheme="minorHAnsi" w:hAnsi="Times New Roman" w:cstheme="minorBidi"/>
                <w:color w:val="auto"/>
              </w:rPr>
              <w:commentReference w:id="99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995"/>
            <w:r>
              <w:t>Saviour</w:t>
            </w:r>
            <w:commentRangeEnd w:id="995"/>
            <w:r>
              <w:rPr>
                <w:rStyle w:val="CommentReference"/>
                <w:rFonts w:ascii="Times New Roman" w:eastAsiaTheme="minorHAnsi" w:hAnsi="Times New Roman" w:cstheme="minorBidi"/>
                <w:color w:val="auto"/>
              </w:rPr>
              <w:commentReference w:id="99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996" w:name="_Toc298681351"/>
      <w:r>
        <w:t>Part Nine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997"/>
            <w:r>
              <w:t>compassion</w:t>
            </w:r>
            <w:commentRangeEnd w:id="997"/>
            <w:r>
              <w:rPr>
                <w:rStyle w:val="CommentReference"/>
                <w:rFonts w:ascii="Times New Roman" w:eastAsiaTheme="minorHAnsi" w:hAnsi="Times New Roman" w:cstheme="minorBidi"/>
                <w:color w:val="auto"/>
              </w:rPr>
              <w:commentReference w:id="99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998" w:name="_Toc298681352"/>
      <w:bookmarkStart w:id="999" w:name="_Toc308441942"/>
      <w:r>
        <w:lastRenderedPageBreak/>
        <w:t>The Crown Batos</w:t>
      </w:r>
      <w:bookmarkEnd w:id="998"/>
      <w:bookmarkEnd w:id="99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0"/>
            <w:r>
              <w:t>Sanctuary</w:t>
            </w:r>
            <w:commentRangeEnd w:id="1000"/>
            <w:r>
              <w:rPr>
                <w:rStyle w:val="CommentReference"/>
                <w:rFonts w:ascii="Times New Roman" w:eastAsiaTheme="minorHAnsi" w:hAnsi="Times New Roman" w:cstheme="minorBidi"/>
                <w:color w:val="auto"/>
              </w:rPr>
              <w:commentReference w:id="100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1"/>
            <w:r>
              <w:t>lampstand</w:t>
            </w:r>
            <w:commentRangeEnd w:id="1001"/>
            <w:r>
              <w:rPr>
                <w:rStyle w:val="CommentReference"/>
                <w:rFonts w:ascii="Times New Roman" w:eastAsiaTheme="minorHAnsi" w:hAnsi="Times New Roman" w:cstheme="minorBidi"/>
                <w:color w:val="auto"/>
              </w:rPr>
              <w:commentReference w:id="100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2"/>
            <w:r>
              <w:t>Greeted</w:t>
            </w:r>
            <w:commentRangeEnd w:id="1002"/>
            <w:r>
              <w:rPr>
                <w:rStyle w:val="CommentReference"/>
                <w:rFonts w:ascii="Times New Roman" w:eastAsiaTheme="minorHAnsi" w:hAnsi="Times New Roman" w:cstheme="minorBidi"/>
                <w:color w:val="auto"/>
              </w:rPr>
              <w:commentReference w:id="100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03"/>
            <w:r w:rsidRPr="007425E1">
              <w:t xml:space="preserve">For </w:t>
            </w:r>
            <w:commentRangeEnd w:id="1003"/>
            <w:r>
              <w:rPr>
                <w:rStyle w:val="CommentReference"/>
                <w:rFonts w:ascii="Times New Roman" w:eastAsiaTheme="minorHAnsi" w:hAnsi="Times New Roman" w:cstheme="minorBidi"/>
                <w:color w:val="auto"/>
              </w:rPr>
              <w:commentReference w:id="100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04"/>
            <w:r>
              <w:t>coming</w:t>
            </w:r>
            <w:r w:rsidRPr="007425E1">
              <w:t xml:space="preserve"> </w:t>
            </w:r>
            <w:commentRangeEnd w:id="1004"/>
            <w:r>
              <w:rPr>
                <w:rStyle w:val="CommentReference"/>
                <w:rFonts w:ascii="Times New Roman" w:eastAsiaTheme="minorHAnsi" w:hAnsi="Times New Roman" w:cstheme="minorBidi"/>
                <w:color w:val="auto"/>
              </w:rPr>
              <w:commentReference w:id="100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05"/>
            <w:r w:rsidRPr="00582AD7">
              <w:t>ⲧⲉⲥⲱⲙⲁ</w:t>
            </w:r>
            <w:commentRangeEnd w:id="1005"/>
            <w:r>
              <w:rPr>
                <w:rStyle w:val="CommentReference"/>
                <w:rFonts w:ascii="Garamond" w:hAnsi="Garamond" w:cstheme="minorBidi"/>
                <w:noProof w:val="0"/>
                <w:lang w:val="en-CA"/>
              </w:rPr>
              <w:commentReference w:id="100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06"/>
            <w:r w:rsidRPr="007425E1">
              <w:t>you</w:t>
            </w:r>
            <w:commentRangeEnd w:id="1006"/>
            <w:r>
              <w:rPr>
                <w:rStyle w:val="CommentReference"/>
                <w:rFonts w:ascii="Times New Roman" w:eastAsiaTheme="minorHAnsi" w:hAnsi="Times New Roman" w:cstheme="minorBidi"/>
                <w:color w:val="auto"/>
              </w:rPr>
              <w:commentReference w:id="100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07" w:name="_Toc298681353"/>
      <w:bookmarkStart w:id="1008" w:name="_Toc308441943"/>
      <w:r>
        <w:lastRenderedPageBreak/>
        <w:t>The Second Crown Batos</w:t>
      </w:r>
      <w:bookmarkEnd w:id="1007"/>
      <w:bookmarkEnd w:id="100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09"/>
            <w:r>
              <w:t>evangelized</w:t>
            </w:r>
            <w:r w:rsidRPr="007425E1">
              <w:t xml:space="preserve"> </w:t>
            </w:r>
            <w:commentRangeEnd w:id="1009"/>
            <w:r>
              <w:rPr>
                <w:rStyle w:val="CommentReference"/>
                <w:rFonts w:ascii="Times New Roman" w:eastAsiaTheme="minorHAnsi" w:hAnsi="Times New Roman" w:cstheme="minorBidi"/>
                <w:color w:val="auto"/>
              </w:rPr>
              <w:commentReference w:id="100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0"/>
            <w:r w:rsidRPr="007425E1">
              <w:t>thereof</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1"/>
            <w:r>
              <w:rPr>
                <w:rStyle w:val="CommentReference"/>
                <w:rFonts w:ascii="Garamond" w:hAnsi="Garamond" w:cstheme="minorBidi"/>
                <w:noProof w:val="0"/>
                <w:lang w:val="en-CA"/>
              </w:rPr>
              <w:commentReference w:id="101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3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2" w:name="_Toc298681354"/>
      <w:bookmarkStart w:id="1013" w:name="_Ref299212102"/>
      <w:bookmarkStart w:id="1014" w:name="_Ref299212144"/>
      <w:bookmarkStart w:id="1015" w:name="_Ref299212161"/>
      <w:bookmarkStart w:id="1016" w:name="_Toc308441944"/>
      <w:bookmarkStart w:id="1017" w:name="_Toc448515399"/>
      <w:r>
        <w:lastRenderedPageBreak/>
        <w:t>The Ending of the Batos Theotokias</w:t>
      </w:r>
      <w:bookmarkEnd w:id="1012"/>
      <w:bookmarkEnd w:id="1013"/>
      <w:bookmarkEnd w:id="1014"/>
      <w:bookmarkEnd w:id="1015"/>
      <w:bookmarkEnd w:id="1016"/>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18"/>
            <w:r w:rsidRPr="007425E1">
              <w:rPr>
                <w:rFonts w:eastAsiaTheme="minorHAnsi"/>
              </w:rPr>
              <w:t>Awesome and full of glory</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19"/>
            <w:r w:rsidRPr="007425E1">
              <w:rPr>
                <w:rFonts w:eastAsiaTheme="minorHAnsi"/>
              </w:rPr>
              <w:t>works</w:t>
            </w:r>
            <w:commentRangeEnd w:id="1019"/>
            <w:r>
              <w:rPr>
                <w:rStyle w:val="CommentReference"/>
                <w:rFonts w:ascii="Times New Roman" w:eastAsiaTheme="minorHAnsi" w:hAnsi="Times New Roman" w:cstheme="minorBidi"/>
                <w:color w:val="auto"/>
              </w:rPr>
              <w:commentReference w:id="101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0"/>
            <w:r w:rsidRPr="00582AD7">
              <w:t>ϥ̀ⲛⲁϯ ⲙ̀ⲡⲓⲟⲩⲁⲓ</w:t>
            </w:r>
            <w:commentRangeEnd w:id="1020"/>
            <w:r>
              <w:rPr>
                <w:rStyle w:val="CommentReference"/>
                <w:rFonts w:ascii="Garamond" w:hAnsi="Garamond" w:cstheme="minorBidi"/>
                <w:noProof w:val="0"/>
                <w:lang w:val="en-CA"/>
              </w:rPr>
              <w:commentReference w:id="102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1"/>
            <w:r w:rsidRPr="007425E1">
              <w:rPr>
                <w:rFonts w:eastAsiaTheme="minorHAnsi"/>
              </w:rPr>
              <w:t xml:space="preserve">with </w:t>
            </w:r>
            <w:commentRangeEnd w:id="1021"/>
            <w:r>
              <w:rPr>
                <w:rStyle w:val="CommentReference"/>
                <w:rFonts w:ascii="Times New Roman" w:eastAsiaTheme="minorHAnsi" w:hAnsi="Times New Roman" w:cstheme="minorBidi"/>
                <w:color w:val="auto"/>
              </w:rPr>
              <w:commentReference w:id="102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2"/>
            <w:r w:rsidRPr="00582AD7">
              <w:t>ⲡⲁⲓ ⲉ̀ϩⲟⲟⲩ</w:t>
            </w:r>
            <w:commentRangeEnd w:id="1022"/>
            <w:r>
              <w:rPr>
                <w:rStyle w:val="CommentReference"/>
                <w:rFonts w:ascii="Garamond" w:hAnsi="Garamond" w:cstheme="minorBidi"/>
                <w:noProof w:val="0"/>
                <w:lang w:val="en-CA"/>
              </w:rPr>
              <w:commentReference w:id="102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23"/>
            <w:r w:rsidRPr="007425E1">
              <w:rPr>
                <w:rFonts w:eastAsiaTheme="minorHAnsi"/>
              </w:rPr>
              <w:t xml:space="preserve">bless </w:t>
            </w:r>
            <w:commentRangeEnd w:id="1023"/>
            <w:r>
              <w:rPr>
                <w:rStyle w:val="CommentReference"/>
                <w:rFonts w:ascii="Times New Roman" w:eastAsiaTheme="minorHAnsi" w:hAnsi="Times New Roman" w:cstheme="minorBidi"/>
                <w:color w:val="auto"/>
              </w:rPr>
              <w:commentReference w:id="102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24" w:name="_Ref448227875"/>
      <w:bookmarkStart w:id="1025" w:name="_Ref448227880"/>
      <w:bookmarkStart w:id="1026" w:name="_Toc448515400"/>
      <w:r>
        <w:lastRenderedPageBreak/>
        <w:t>The Raising of Incense</w:t>
      </w:r>
      <w:bookmarkEnd w:id="1024"/>
      <w:bookmarkEnd w:id="1025"/>
      <w:bookmarkEnd w:id="102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27" w:name="_Toc448227457"/>
      <w:r>
        <w:lastRenderedPageBreak/>
        <w:t xml:space="preserve">The Raising of Evening (or </w:t>
      </w:r>
      <w:commentRangeStart w:id="1028"/>
      <w:r>
        <w:t>Morning</w:t>
      </w:r>
      <w:commentRangeEnd w:id="1028"/>
      <w:r>
        <w:rPr>
          <w:rStyle w:val="CommentReference"/>
          <w:rFonts w:eastAsiaTheme="minorHAnsi" w:cstheme="minorBidi"/>
          <w:b w:val="0"/>
          <w:bCs w:val="0"/>
        </w:rPr>
        <w:commentReference w:id="1028"/>
      </w:r>
      <w:r>
        <w:t>) Incense</w:t>
      </w:r>
      <w:bookmarkEnd w:id="102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29" w:name="ThanksgivingIncense"/>
      <w:r>
        <w:lastRenderedPageBreak/>
        <w:t>The Prayer of Thanksgiving</w:t>
      </w:r>
    </w:p>
    <w:bookmarkEnd w:id="102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0" w:name="_Ref435789344"/>
      <w:bookmarkStart w:id="1031" w:name="VersesCymbals"/>
      <w:r>
        <w:t>The Verses of the Cymbals</w:t>
      </w:r>
      <w:bookmarkEnd w:id="1030"/>
    </w:p>
    <w:bookmarkEnd w:id="103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3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3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32"/>
            <w:r w:rsidRPr="007425E1">
              <w:t xml:space="preserve">May </w:t>
            </w:r>
            <w:commentRangeEnd w:id="1032"/>
            <w:r>
              <w:rPr>
                <w:rStyle w:val="CommentReference"/>
                <w:rFonts w:eastAsiaTheme="minorHAnsi" w:cstheme="minorBidi"/>
                <w:color w:val="auto"/>
                <w:lang w:val="en-CA"/>
              </w:rPr>
              <w:commentReference w:id="103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33" w:name="PrayerDeparted"/>
      <w:r>
        <w:t>The Prayer for the Departed</w:t>
      </w:r>
    </w:p>
    <w:bookmarkEnd w:id="103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35"/>
      </w:r>
      <w:commentRangeStart w:id="1034"/>
      <w:r>
        <w:t xml:space="preserve"> </w:t>
      </w:r>
      <w:commentRangeEnd w:id="1034"/>
      <w:r>
        <w:rPr>
          <w:rStyle w:val="CommentReference"/>
          <w:lang w:val="en-CA"/>
        </w:rPr>
        <w:commentReference w:id="103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35"/>
      <w:r>
        <w:t xml:space="preserve"> </w:t>
      </w:r>
      <w:commentRangeEnd w:id="1035"/>
      <w:r>
        <w:rPr>
          <w:rStyle w:val="CommentReference"/>
          <w:lang w:val="en-CA"/>
        </w:rPr>
        <w:commentReference w:id="103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36"/>
      <w:r>
        <w:t>You</w:t>
      </w:r>
      <w:commentRangeEnd w:id="1036"/>
      <w:r>
        <w:rPr>
          <w:rStyle w:val="CommentReference"/>
          <w:lang w:val="en-CA"/>
        </w:rPr>
        <w:commentReference w:id="1036"/>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37" w:name="_Ref435789903"/>
      <w:r>
        <w:rPr>
          <w:lang w:val="en-GB"/>
        </w:rPr>
        <w:t>Graciously Accord</w:t>
      </w:r>
      <w:bookmarkEnd w:id="103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38" w:name="_Ref435789927"/>
      <w:bookmarkStart w:id="103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0"/>
      <w:r>
        <w:rPr>
          <w:lang w:val="en-GB"/>
        </w:rPr>
        <w:t xml:space="preserve">to </w:t>
      </w:r>
      <w:commentRangeEnd w:id="1040"/>
      <w:r>
        <w:rPr>
          <w:rStyle w:val="CommentReference"/>
          <w:lang w:val="en-CA"/>
        </w:rPr>
        <w:commentReference w:id="104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1" w:name="_Ref442856274"/>
      <w:r>
        <w:t>The Gloria</w:t>
      </w:r>
      <w:bookmarkEnd w:id="1038"/>
      <w:bookmarkEnd w:id="104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42" w:name="_Ref435789969"/>
      <w:bookmarkEnd w:id="103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43" w:name="_Ref442856358"/>
      <w:r>
        <w:t>The Trisagion</w:t>
      </w:r>
      <w:bookmarkEnd w:id="1042"/>
      <w:bookmarkEnd w:id="104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44" w:name="_Ref442856453"/>
      <w:r>
        <w:t>Hail to You</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45" w:name="_Ref434477171"/>
      <w:r>
        <w:t>The Introduction to the Doxologies</w:t>
      </w:r>
      <w:bookmarkEnd w:id="104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3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46" w:name="_Ref435799700"/>
      <w:r>
        <w:t>The Doxologies</w:t>
      </w:r>
      <w:bookmarkEnd w:id="104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47" w:name="_Ref434487836"/>
      <w:r>
        <w:t>The Evening Doxology of the Virgin</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3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48" w:name="_Ref434487846"/>
      <w:r>
        <w:t>The Morning Doxology of the Virgin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49"/>
            <w:r>
              <w:t xml:space="preserve">declared </w:t>
            </w:r>
            <w:commentRangeEnd w:id="1049"/>
            <w:r>
              <w:rPr>
                <w:rStyle w:val="CommentReference"/>
                <w:rFonts w:ascii="Times New Roman" w:eastAsiaTheme="minorHAnsi" w:hAnsi="Times New Roman" w:cstheme="minorBidi"/>
                <w:color w:val="auto"/>
              </w:rPr>
              <w:commentReference w:id="104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0"/>
            <w:r>
              <w:t xml:space="preserve">Good New </w:t>
            </w:r>
            <w:commentRangeEnd w:id="1050"/>
            <w:r>
              <w:rPr>
                <w:rStyle w:val="CommentReference"/>
                <w:rFonts w:ascii="Times New Roman" w:eastAsiaTheme="minorHAnsi" w:hAnsi="Times New Roman" w:cstheme="minorBidi"/>
                <w:color w:val="auto"/>
              </w:rPr>
              <w:commentReference w:id="105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3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1"/>
            <w:r>
              <w:t>Be our advocate</w:t>
            </w:r>
            <w:commentRangeEnd w:id="1051"/>
            <w:r>
              <w:rPr>
                <w:rStyle w:val="CommentReference"/>
                <w:rFonts w:ascii="Times New Roman" w:eastAsiaTheme="minorHAnsi" w:hAnsi="Times New Roman" w:cstheme="minorBidi"/>
                <w:color w:val="auto"/>
              </w:rPr>
              <w:commentReference w:id="105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52"/>
            <w:r>
              <w:t>Mary</w:t>
            </w:r>
            <w:commentRangeEnd w:id="1052"/>
            <w:r>
              <w:rPr>
                <w:rStyle w:val="CommentReference"/>
                <w:rFonts w:ascii="Times New Roman" w:eastAsiaTheme="minorHAnsi" w:hAnsi="Times New Roman" w:cstheme="minorBidi"/>
                <w:color w:val="auto"/>
              </w:rPr>
              <w:commentReference w:id="105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3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53" w:name="_Ref435799710"/>
      <w:r>
        <w:t>The Orthodox Creed</w:t>
      </w:r>
      <w:bookmarkEnd w:id="105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54" w:name="_Ref442856751"/>
      <w:r>
        <w:t>God Have mercy upon us</w:t>
      </w:r>
      <w:bookmarkEnd w:id="105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4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55"/>
      <w:r>
        <w:t>God</w:t>
      </w:r>
      <w:commentRangeEnd w:id="1055"/>
      <w:r>
        <w:rPr>
          <w:rStyle w:val="CommentReference"/>
          <w:lang w:val="en-CA"/>
        </w:rPr>
        <w:commentReference w:id="1055"/>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4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56" w:name="_Ref442856856"/>
      <w:r>
        <w:t>The Prayer for the Gospel</w:t>
      </w:r>
      <w:bookmarkEnd w:id="105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57" w:name="_Ref442870575"/>
      <w:r>
        <w:t>The Gospel Response</w:t>
      </w:r>
      <w:bookmarkEnd w:id="105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58" w:name="_Ref442870289"/>
      <w:r>
        <w:lastRenderedPageBreak/>
        <w:t>The Absolutions</w:t>
      </w:r>
      <w:bookmarkEnd w:id="105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59" w:name="_Toc448515401"/>
      <w:r>
        <w:lastRenderedPageBreak/>
        <w:t>Non-Traditional</w:t>
      </w:r>
      <w:bookmarkEnd w:id="105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0" w:name="_Toc448515402"/>
      <w:r>
        <w:rPr>
          <w:lang w:val="en-GB"/>
        </w:rPr>
        <w:lastRenderedPageBreak/>
        <w:t>Reader’s Service</w:t>
      </w:r>
      <w:bookmarkEnd w:id="106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D16E1F"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D16E1F"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4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1" w:name="_Toc448515403"/>
      <w:r>
        <w:lastRenderedPageBreak/>
        <w:t>Prayers for Needs</w:t>
      </w:r>
      <w:bookmarkEnd w:id="106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43"/>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62"/>
            <w:r w:rsidRPr="007425E1">
              <w:t xml:space="preserve">May </w:t>
            </w:r>
            <w:commentRangeEnd w:id="1062"/>
            <w:r>
              <w:rPr>
                <w:rStyle w:val="CommentReference"/>
                <w:rFonts w:eastAsiaTheme="minorHAnsi" w:cstheme="minorBidi"/>
                <w:color w:val="auto"/>
                <w:lang w:val="en-CA"/>
              </w:rPr>
              <w:commentReference w:id="106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63" w:name="_Ref448228543"/>
      <w:bookmarkStart w:id="1064" w:name="_Ref448228546"/>
      <w:bookmarkStart w:id="1065" w:name="_Ref448471804"/>
      <w:bookmarkStart w:id="1066" w:name="_Toc448515404"/>
      <w:r>
        <w:lastRenderedPageBreak/>
        <w:t>The Book of Psalis and Doxologies</w:t>
      </w:r>
      <w:bookmarkEnd w:id="320"/>
      <w:bookmarkEnd w:id="321"/>
      <w:bookmarkEnd w:id="322"/>
      <w:bookmarkEnd w:id="1063"/>
      <w:bookmarkEnd w:id="1064"/>
      <w:bookmarkEnd w:id="1065"/>
      <w:bookmarkEnd w:id="106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67" w:name="_Toc410196197"/>
      <w:bookmarkStart w:id="1068" w:name="_Toc410196439"/>
      <w:bookmarkStart w:id="1069" w:name="_Toc410196941"/>
      <w:bookmarkStart w:id="1070" w:name="_Toc448515405"/>
      <w:r>
        <w:lastRenderedPageBreak/>
        <w:t>General and Common Doxologies</w:t>
      </w:r>
      <w:bookmarkEnd w:id="1070"/>
    </w:p>
    <w:p w14:paraId="1B082926" w14:textId="77777777" w:rsidR="009C13E9" w:rsidRDefault="009C13E9" w:rsidP="009C13E9">
      <w:pPr>
        <w:pStyle w:val="Heading3"/>
      </w:pPr>
      <w:bookmarkStart w:id="1071" w:name="_Ref434488390"/>
      <w:r>
        <w:t>The Doxology of the Heavenly</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72"/>
            <w:r>
              <w:t>The great and holy luminaries,</w:t>
            </w:r>
            <w:commentRangeEnd w:id="1072"/>
            <w:r>
              <w:rPr>
                <w:rStyle w:val="CommentReference"/>
                <w:rFonts w:ascii="Times New Roman" w:hAnsi="Times New Roman"/>
              </w:rPr>
              <w:commentReference w:id="107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7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73"/>
            <w:r>
              <w:rPr>
                <w:rStyle w:val="CommentReference"/>
                <w:rFonts w:ascii="Times New Roman" w:hAnsi="Times New Roman"/>
              </w:rPr>
              <w:commentReference w:id="107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74"/>
            <w:r w:rsidRPr="00602B0F">
              <w:t xml:space="preserve">O Lord, </w:t>
            </w:r>
            <w:commentRangeEnd w:id="1074"/>
            <w:r>
              <w:rPr>
                <w:rStyle w:val="CommentReference"/>
                <w:rFonts w:ascii="Times New Roman" w:hAnsi="Times New Roman"/>
              </w:rPr>
              <w:commentReference w:id="107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75" w:name="_Ref434488524"/>
      <w:r>
        <w:t>The Doxology of St. John the Baptist</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76" w:name="_Ref434488546"/>
      <w:r>
        <w:t>Another Doxology of St. John the Baptist</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77" w:name="_Ref434488644"/>
      <w:r>
        <w:lastRenderedPageBreak/>
        <w:t>A Doxology for the Apostles</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78"/>
            <w:r>
              <w:t xml:space="preserve">called </w:t>
            </w:r>
            <w:commentRangeEnd w:id="1078"/>
            <w:r>
              <w:rPr>
                <w:rStyle w:val="CommentReference"/>
                <w:rFonts w:ascii="Times New Roman" w:eastAsiaTheme="minorHAnsi" w:hAnsi="Times New Roman" w:cstheme="minorBidi"/>
                <w:color w:val="auto"/>
              </w:rPr>
              <w:commentReference w:id="107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79"/>
            <w:r>
              <w:t>Who loved him greatly.</w:t>
            </w:r>
            <w:commentRangeEnd w:id="1079"/>
            <w:r>
              <w:rPr>
                <w:rStyle w:val="CommentReference"/>
                <w:rFonts w:ascii="Times New Roman" w:eastAsiaTheme="minorHAnsi" w:hAnsi="Times New Roman" w:cstheme="minorBidi"/>
                <w:color w:val="auto"/>
              </w:rPr>
              <w:commentReference w:id="107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0" w:name="_Ref434488657"/>
      <w:r>
        <w:t>Another Doxology for the Apostles</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1"/>
            <w:r>
              <w:t xml:space="preserve">Our </w:t>
            </w:r>
            <w:commentRangeEnd w:id="1081"/>
            <w:r>
              <w:rPr>
                <w:rStyle w:val="CommentReference"/>
                <w:rFonts w:ascii="Times New Roman" w:eastAsiaTheme="minorHAnsi" w:hAnsi="Times New Roman" w:cstheme="minorBidi"/>
                <w:color w:val="auto"/>
              </w:rPr>
              <w:commentReference w:id="108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82"/>
            <w:r>
              <w:t xml:space="preserve">And </w:t>
            </w:r>
            <w:commentRangeEnd w:id="1082"/>
            <w:r>
              <w:rPr>
                <w:rStyle w:val="CommentReference"/>
                <w:rFonts w:ascii="Times New Roman" w:eastAsiaTheme="minorHAnsi" w:hAnsi="Times New Roman" w:cstheme="minorBidi"/>
                <w:color w:val="auto"/>
              </w:rPr>
              <w:commentReference w:id="108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83"/>
            <w:r>
              <w:t>And was numbered with</w:t>
            </w:r>
          </w:p>
          <w:p w14:paraId="5527B3A6" w14:textId="77777777" w:rsidR="004C7F73" w:rsidRDefault="004C7F73" w:rsidP="004C7F73">
            <w:pPr>
              <w:pStyle w:val="EngHangEnd"/>
            </w:pPr>
            <w:r>
              <w:t>The rest of the Apostles.</w:t>
            </w:r>
            <w:commentRangeEnd w:id="1083"/>
            <w:r>
              <w:rPr>
                <w:rStyle w:val="CommentReference"/>
                <w:rFonts w:ascii="Times New Roman" w:eastAsiaTheme="minorHAnsi" w:hAnsi="Times New Roman" w:cstheme="minorBidi"/>
                <w:color w:val="auto"/>
              </w:rPr>
              <w:commentReference w:id="108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84"/>
            <w:r>
              <w:t xml:space="preserve">sound </w:t>
            </w:r>
            <w:commentRangeEnd w:id="1084"/>
            <w:r>
              <w:rPr>
                <w:rStyle w:val="CommentReference"/>
                <w:rFonts w:ascii="Times New Roman" w:eastAsiaTheme="minorHAnsi" w:hAnsi="Times New Roman" w:cstheme="minorBidi"/>
                <w:color w:val="auto"/>
              </w:rPr>
              <w:commentReference w:id="108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85" w:name="_Ref434488814"/>
      <w:r>
        <w:t>The Doxology of St. Mark</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86"/>
            <w:r>
              <w:t>Beholder of God</w:t>
            </w:r>
            <w:commentRangeEnd w:id="1086"/>
            <w:r>
              <w:rPr>
                <w:rStyle w:val="CommentReference"/>
                <w:rFonts w:ascii="Times New Roman" w:eastAsiaTheme="minorHAnsi" w:hAnsi="Times New Roman" w:cstheme="minorBidi"/>
                <w:color w:val="auto"/>
              </w:rPr>
              <w:commentReference w:id="108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87" w:name="_Ref434488992"/>
      <w:r>
        <w:t>The Doxology of Any Apostle</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8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88"/>
            <w:r>
              <w:rPr>
                <w:rStyle w:val="CommentReference"/>
                <w:rFonts w:ascii="Times New Roman" w:eastAsiaTheme="minorHAnsi" w:hAnsi="Times New Roman" w:cstheme="minorBidi"/>
                <w:color w:val="auto"/>
              </w:rPr>
              <w:commentReference w:id="108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89"/>
            <w:r>
              <w:t>compatriots</w:t>
            </w:r>
            <w:commentRangeEnd w:id="1089"/>
            <w:r>
              <w:rPr>
                <w:rStyle w:val="CommentReference"/>
                <w:rFonts w:ascii="Times New Roman" w:eastAsiaTheme="minorHAnsi" w:hAnsi="Times New Roman" w:cstheme="minorBidi"/>
                <w:color w:val="auto"/>
              </w:rPr>
              <w:commentReference w:id="108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0" w:name="_Ref434489014"/>
      <w:r>
        <w:t>The Doxology of St. Stephen</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4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1" w:name="_Ref434489170"/>
      <w:r>
        <w:t>The Doxology of St. George</w:t>
      </w:r>
      <w:bookmarkEnd w:id="1091"/>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92" w:name="_Ref434490082"/>
      <w:r>
        <w:t>The Doxology of St. Demiana</w:t>
      </w:r>
      <w:bookmarkEnd w:id="1092"/>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4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93" w:name="_Ref434489950"/>
      <w:r>
        <w:t>The Doxology of the Martyrs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94"/>
            <w:r>
              <w:t>Akrash</w:t>
            </w:r>
            <w:commentRangeEnd w:id="1094"/>
            <w:r>
              <w:rPr>
                <w:rStyle w:val="CommentReference"/>
              </w:rPr>
              <w:commentReference w:id="109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95" w:name="_Ref434490311"/>
      <w:r>
        <w:t>The Doxology of St. Anthony and St. Paul</w:t>
      </w:r>
      <w:bookmarkEnd w:id="1095"/>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96"/>
            <w:r w:rsidRPr="004764BD">
              <w:t>give light to</w:t>
            </w:r>
            <w:commentRangeEnd w:id="1096"/>
            <w:r>
              <w:rPr>
                <w:rStyle w:val="CommentReference"/>
                <w:rFonts w:ascii="Times New Roman" w:eastAsiaTheme="minorHAnsi" w:hAnsi="Times New Roman" w:cstheme="minorBidi"/>
                <w:color w:val="auto"/>
              </w:rPr>
              <w:commentReference w:id="109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97" w:name="_Ref434490826"/>
      <w:r>
        <w:lastRenderedPageBreak/>
        <w:t>The Doxology of St. Pishoy and St. Paul of Tammah</w:t>
      </w:r>
      <w:bookmarkEnd w:id="1097"/>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98" w:name="_Ref434492161"/>
      <w:r>
        <w:lastRenderedPageBreak/>
        <w:t>The Doxology of St. Athanasius the Apostolic</w:t>
      </w:r>
      <w:bookmarkEnd w:id="1098"/>
      <w:r w:rsidR="00B52F78">
        <w:rPr>
          <w:rStyle w:val="FootnoteReference"/>
        </w:rPr>
        <w:footnoteReference w:id="846"/>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99" w:name="_Ref434492536"/>
      <w:r>
        <w:t xml:space="preserve">The Doxology of </w:t>
      </w:r>
      <w:r w:rsidR="00231798">
        <w:t>the</w:t>
      </w:r>
      <w:r>
        <w:t xml:space="preserve"> Cross Bearers</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0" w:name="_Ref434492645"/>
      <w:r>
        <w:t>The Doxology for a Hierarch Who is Present</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0"/>
            <w:r>
              <w:rPr>
                <w:rStyle w:val="CommentReference"/>
                <w:rFonts w:ascii="Times New Roman" w:eastAsiaTheme="minorHAnsi" w:hAnsi="Times New Roman" w:cstheme="minorBidi"/>
                <w:color w:val="auto"/>
              </w:rPr>
              <w:commentReference w:id="111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5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14" w:name="September"/>
      <w:bookmarkStart w:id="1115" w:name="_Toc448515406"/>
      <w:r>
        <w:lastRenderedPageBreak/>
        <w:t>September</w:t>
      </w:r>
      <w:bookmarkEnd w:id="1067"/>
      <w:bookmarkEnd w:id="1068"/>
      <w:bookmarkEnd w:id="106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15"/>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D16E1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D16E1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D16E1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D16E1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D16E1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D16E1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D16E1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D16E1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D16E1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D16E1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D16E1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D16E1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D16E1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D16E1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D16E1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D16E1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16" w:name="_Toc410196198"/>
      <w:bookmarkStart w:id="1117" w:name="_Toc410196440"/>
      <w:bookmarkStart w:id="1118" w:name="_Toc410196942"/>
      <w:r>
        <w:br w:type="page"/>
      </w:r>
    </w:p>
    <w:p w14:paraId="3B77A2B2" w14:textId="6F99453D" w:rsidR="00495F1A" w:rsidRDefault="0092592B" w:rsidP="00495F1A">
      <w:pPr>
        <w:pStyle w:val="Heading3"/>
      </w:pPr>
      <w:bookmarkStart w:id="1119" w:name="_Toc448227468"/>
      <w:r>
        <w:lastRenderedPageBreak/>
        <w:t xml:space="preserve">August 29 (30) / Tho-out 1: </w:t>
      </w:r>
      <w:r w:rsidR="00495F1A">
        <w:t>Ecclesiastical New Year: Nairouz</w:t>
      </w:r>
      <w:bookmarkEnd w:id="1116"/>
      <w:bookmarkEnd w:id="1117"/>
      <w:bookmarkEnd w:id="1118"/>
      <w:bookmarkEnd w:id="111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0" w:name="_Ref434477358"/>
      <w:r>
        <w:t>The Doxolog</w:t>
      </w:r>
      <w:r w:rsidR="00E21EA3">
        <w:t>y for Ecclesiastical New Year</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1"/>
            <w:r>
              <w:t xml:space="preserve">wiles </w:t>
            </w:r>
            <w:commentRangeEnd w:id="1121"/>
            <w:r>
              <w:rPr>
                <w:rStyle w:val="CommentReference"/>
                <w:rFonts w:ascii="Times New Roman" w:eastAsiaTheme="minorHAnsi" w:hAnsi="Times New Roman" w:cstheme="minorBidi"/>
                <w:color w:val="auto"/>
              </w:rPr>
              <w:commentReference w:id="112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22" w:name="_Ref434473482"/>
      <w:r>
        <w:t>The Psali Adam</w:t>
      </w:r>
      <w:r w:rsidR="00B411C9">
        <w:t xml:space="preserve"> for the Ecclesiastical New Year</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23"/>
            <w:r>
              <w:t xml:space="preserve">Ϯⲛⲁⲟⲩⲱϣⲧ </w:t>
            </w:r>
            <w:commentRangeEnd w:id="1123"/>
            <w:r>
              <w:rPr>
                <w:rStyle w:val="CommentReference"/>
                <w:rFonts w:ascii="Times New Roman" w:hAnsi="Times New Roman"/>
              </w:rPr>
              <w:commentReference w:id="112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24"/>
            <w:r>
              <w:t>reign</w:t>
            </w:r>
            <w:commentRangeEnd w:id="1124"/>
            <w:r>
              <w:rPr>
                <w:rStyle w:val="CommentReference"/>
              </w:rPr>
              <w:commentReference w:id="112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25" w:name="_Ref434473530"/>
      <w:r>
        <w:t xml:space="preserve">The Psali </w:t>
      </w:r>
      <w:r w:rsidR="004E71A7">
        <w:t>Batos for the Ecclesiastical New Year</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26"/>
            <w:r>
              <w:t xml:space="preserve">be </w:t>
            </w:r>
            <w:commentRangeEnd w:id="1126"/>
            <w:r>
              <w:rPr>
                <w:rStyle w:val="CommentReference"/>
              </w:rPr>
              <w:commentReference w:id="112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27"/>
            <w:r>
              <w:t xml:space="preserve">Ⲁⲙⲱⲛⲓ </w:t>
            </w:r>
            <w:commentRangeEnd w:id="1127"/>
            <w:r>
              <w:rPr>
                <w:rStyle w:val="CommentReference"/>
                <w:rFonts w:ascii="Times New Roman" w:hAnsi="Times New Roman"/>
              </w:rPr>
              <w:commentReference w:id="112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28"/>
            <w:r>
              <w:t xml:space="preserve">the </w:t>
            </w:r>
            <w:commentRangeEnd w:id="1128"/>
            <w:r>
              <w:rPr>
                <w:rStyle w:val="CommentReference"/>
              </w:rPr>
              <w:commentReference w:id="112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29"/>
            <w:r>
              <w:t xml:space="preserve">entreat </w:t>
            </w:r>
            <w:commentRangeEnd w:id="1129"/>
            <w:r>
              <w:rPr>
                <w:rStyle w:val="CommentReference"/>
              </w:rPr>
              <w:commentReference w:id="112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0" w:name="_Toc448227469"/>
      <w:r>
        <w:t xml:space="preserve">August 29 (30) / Tho-out 1: </w:t>
      </w:r>
      <w:r w:rsidRPr="00646349">
        <w:t xml:space="preserve">Also </w:t>
      </w:r>
      <w:r>
        <w:t>the Martyrdom of St. Bartholomew the Apostle</w:t>
      </w:r>
      <w:bookmarkEnd w:id="1130"/>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1" w:name="_Toc448227470"/>
      <w:r>
        <w:t xml:space="preserve">August 30 (31) / Tho-out 2: </w:t>
      </w:r>
      <w:r w:rsidR="005242D1">
        <w:t xml:space="preserve">Martyrdom of </w:t>
      </w:r>
      <w:r>
        <w:t>St. John the Baptist</w:t>
      </w:r>
      <w:bookmarkEnd w:id="1131"/>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32" w:name="_Toc448227471"/>
      <w:r>
        <w:t>September 1 (2) / Tho-out 4: St. Verena</w:t>
      </w:r>
      <w:bookmarkEnd w:id="1132"/>
    </w:p>
    <w:p w14:paraId="07AAD00E" w14:textId="77777777" w:rsidR="00C46B09" w:rsidRDefault="00C46B09" w:rsidP="00C46B09">
      <w:pPr>
        <w:pStyle w:val="Heading4"/>
      </w:pPr>
      <w:bookmarkStart w:id="1133" w:name="_Ref434490285"/>
      <w:r>
        <w:t>The Doxology</w:t>
      </w:r>
      <w:r w:rsidR="00B46E6E">
        <w:t xml:space="preserve"> for St. Verena</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34" w:name="_Toc448227472"/>
      <w:r>
        <w:lastRenderedPageBreak/>
        <w:t>September 3 (4) / Tho-out 6: St. Phoebe the Protodeaconess</w:t>
      </w:r>
      <w:r w:rsidR="008C4D26">
        <w:rPr>
          <w:rStyle w:val="FootnoteReference"/>
        </w:rPr>
        <w:footnoteReference w:id="851"/>
      </w:r>
      <w:bookmarkEnd w:id="1134"/>
    </w:p>
    <w:p w14:paraId="47E3028B" w14:textId="77777777" w:rsidR="0039635A" w:rsidRDefault="0039635A" w:rsidP="0039635A">
      <w:pPr>
        <w:pStyle w:val="Heading3"/>
      </w:pPr>
      <w:bookmarkStart w:id="1135" w:name="_Toc448227473"/>
      <w:r>
        <w:t>September 4 (5) / Tho-out 7: St. Dioscorus</w:t>
      </w:r>
      <w:bookmarkEnd w:id="1135"/>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36" w:name="_Toc448227474"/>
      <w:r>
        <w:t>September 4 (5) / Tho-out 7: Also St. Rebecca and her Children</w:t>
      </w:r>
      <w:bookmarkEnd w:id="1136"/>
    </w:p>
    <w:p w14:paraId="14929AD8" w14:textId="77777777" w:rsidR="0046481B" w:rsidRDefault="0046481B" w:rsidP="0046481B">
      <w:pPr>
        <w:pStyle w:val="Heading4"/>
      </w:pPr>
      <w:bookmarkStart w:id="1137" w:name="_Ref434490258"/>
      <w:r>
        <w:t>The Doxology</w:t>
      </w:r>
      <w:r w:rsidR="00B46E6E">
        <w:t xml:space="preserve"> for St. Rebecca and her Children</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38" w:name="_Toc448227475"/>
      <w:r>
        <w:t>September 9 (10) / Tho-out 12: Commemoration of Archangel Michael</w:t>
      </w:r>
      <w:bookmarkEnd w:id="1138"/>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39" w:name="_Toc448227476"/>
      <w:r>
        <w:t xml:space="preserve">September 12 (13) / Tho-out 15: </w:t>
      </w:r>
      <w:r w:rsidR="00191A26">
        <w:t xml:space="preserve">Translocation of the Relics of </w:t>
      </w:r>
      <w:r>
        <w:t>St. Stephen</w:t>
      </w:r>
      <w:bookmarkEnd w:id="1139"/>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0" w:name="_Toc410196199"/>
      <w:bookmarkStart w:id="1141" w:name="_Toc410196441"/>
      <w:bookmarkStart w:id="1142" w:name="_Toc410196943"/>
      <w:bookmarkStart w:id="1143" w:name="_Ref434563524"/>
      <w:bookmarkStart w:id="1144" w:name="_Ref434563530"/>
      <w:bookmarkStart w:id="1145" w:name="_Toc448227477"/>
      <w:r>
        <w:t xml:space="preserve">September 14 (15) / Tho-out 17: </w:t>
      </w:r>
      <w:r w:rsidR="00495F1A">
        <w:t>The Dedication of the Church of the Holy Cross</w:t>
      </w:r>
      <w:bookmarkEnd w:id="1140"/>
      <w:bookmarkEnd w:id="1141"/>
      <w:bookmarkEnd w:id="1142"/>
      <w:bookmarkEnd w:id="1143"/>
      <w:bookmarkEnd w:id="1144"/>
      <w:bookmarkEnd w:id="114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46" w:name="_Ref434477443"/>
      <w:r>
        <w:lastRenderedPageBreak/>
        <w:t>The Doxology</w:t>
      </w:r>
      <w:r w:rsidR="00E21EA3">
        <w:t xml:space="preserve"> for the Feast of the Cross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47" w:name="_Ref434474964"/>
      <w:r>
        <w:lastRenderedPageBreak/>
        <w:t>The Psali Ada</w:t>
      </w:r>
      <w:r w:rsidR="006C1B94">
        <w:t>m for the Feast of the Cross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4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48"/>
            <w:r>
              <w:rPr>
                <w:rStyle w:val="CommentReference"/>
              </w:rPr>
              <w:commentReference w:id="114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49" w:name="_Ref434474992"/>
      <w:r>
        <w:t>The Psali Bato</w:t>
      </w:r>
      <w:r w:rsidR="006C1B94">
        <w:t>s for the Feast of the Cross</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0" w:name="_Toc448227478"/>
      <w:r>
        <w:t>September 18 (19) / Tho-out 21: Commemoration of the Theotokos</w:t>
      </w:r>
      <w:bookmarkEnd w:id="1150"/>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1" w:name="_Toc448227479"/>
      <w:r>
        <w:t>September 21 (22) / Tho-out 24: Martyrdom of St. Quandratus, One of the Seventy Two</w:t>
      </w:r>
      <w:bookmarkEnd w:id="1151"/>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52" w:name="_Toc448227480"/>
      <w:r>
        <w:t xml:space="preserve">September 22 (23) / </w:t>
      </w:r>
      <w:commentRangeStart w:id="1153"/>
      <w:r>
        <w:t>Tho-out 24</w:t>
      </w:r>
      <w:commentRangeEnd w:id="1153"/>
      <w:r w:rsidR="00C46B09">
        <w:rPr>
          <w:rStyle w:val="CommentReference"/>
          <w:rFonts w:eastAsiaTheme="minorHAnsi" w:cstheme="minorBidi"/>
          <w:b w:val="0"/>
          <w:bCs w:val="0"/>
        </w:rPr>
        <w:commentReference w:id="1153"/>
      </w:r>
      <w:r>
        <w:t>: St. Maurice and the Theban Legion</w:t>
      </w:r>
      <w:bookmarkEnd w:id="1152"/>
    </w:p>
    <w:p w14:paraId="74C264D0" w14:textId="77777777" w:rsidR="00D54A29" w:rsidRDefault="00B46E6E" w:rsidP="00D54A29">
      <w:pPr>
        <w:pStyle w:val="Heading4"/>
      </w:pPr>
      <w:bookmarkStart w:id="1154" w:name="_Ref434489859"/>
      <w:r>
        <w:t>The Doxology for</w:t>
      </w:r>
      <w:r w:rsidR="00D54A29">
        <w:t xml:space="preserve"> St. Maurice and the Theban Legion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55" w:name="_Ref434489873"/>
      <w:r>
        <w:lastRenderedPageBreak/>
        <w:t>Another Doxology of St. Maurice</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56" w:name="_Toc448227481"/>
      <w:r>
        <w:t>September 23 (24) / Tho-out 26: Annunciation of St. John the Baptist to Zacharias</w:t>
      </w:r>
      <w:bookmarkEnd w:id="1156"/>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57" w:name="_Ref435003974"/>
      <w:bookmarkStart w:id="1158" w:name="_Toc448227482"/>
      <w:r>
        <w:t>September 26 (27) / Tho-out 29: Commemoration of the Annunciation, Nativity, and Resurrection on the 29</w:t>
      </w:r>
      <w:r w:rsidRPr="00C0205C">
        <w:rPr>
          <w:vertAlign w:val="superscript"/>
        </w:rPr>
        <w:t>th</w:t>
      </w:r>
      <w:r>
        <w:t xml:space="preserve"> of Every Month</w:t>
      </w:r>
      <w:bookmarkEnd w:id="1157"/>
      <w:bookmarkEnd w:id="1158"/>
    </w:p>
    <w:p w14:paraId="0A0A7EC3" w14:textId="77777777" w:rsidR="00C0205C" w:rsidRDefault="00C0205C" w:rsidP="00C0205C">
      <w:pPr>
        <w:pStyle w:val="Heading4"/>
      </w:pPr>
      <w:bookmarkStart w:id="1159" w:name="_Ref435003845"/>
      <w:r>
        <w:t>The Psali Adam for the 29</w:t>
      </w:r>
      <w:r w:rsidRPr="00C0205C">
        <w:rPr>
          <w:vertAlign w:val="superscript"/>
        </w:rPr>
        <w:t>th</w:t>
      </w:r>
      <w:r>
        <w:t xml:space="preserve"> of Every Month</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0"/>
            <w:r>
              <w:t>At the end of times.</w:t>
            </w:r>
            <w:commentRangeEnd w:id="1160"/>
            <w:r>
              <w:rPr>
                <w:rStyle w:val="CommentReference"/>
                <w:rFonts w:ascii="Times New Roman" w:eastAsiaTheme="minorHAnsi" w:hAnsi="Times New Roman" w:cstheme="minorBidi"/>
                <w:color w:val="auto"/>
              </w:rPr>
              <w:commentReference w:id="116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5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1" w:name="_Ref435003860"/>
      <w:r>
        <w:t>The Psali Batos for the 29</w:t>
      </w:r>
      <w:r w:rsidRPr="00C0205C">
        <w:rPr>
          <w:vertAlign w:val="superscript"/>
        </w:rPr>
        <w:t>th</w:t>
      </w:r>
      <w:r>
        <w:t xml:space="preserve"> of Every Month</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6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62"/>
            <w:r>
              <w:rPr>
                <w:rStyle w:val="CommentReference"/>
                <w:rFonts w:ascii="Times New Roman" w:eastAsiaTheme="minorHAnsi" w:hAnsi="Times New Roman" w:cstheme="minorBidi"/>
                <w:color w:val="auto"/>
              </w:rPr>
              <w:commentReference w:id="116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63"/>
            <w:r>
              <w:t xml:space="preserve"> Lord God</w:t>
            </w:r>
            <w:commentRangeEnd w:id="1163"/>
            <w:r>
              <w:rPr>
                <w:rStyle w:val="CommentReference"/>
                <w:rFonts w:ascii="Times New Roman" w:eastAsiaTheme="minorHAnsi" w:hAnsi="Times New Roman" w:cstheme="minorBidi"/>
                <w:color w:val="auto"/>
              </w:rPr>
              <w:commentReference w:id="116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5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64" w:name="_Toc448227483"/>
      <w:r>
        <w:t>September 27 (28) / Tho-out 30: Miracle performed by St. Athanasius the Apostolic</w:t>
      </w:r>
      <w:bookmarkEnd w:id="116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65" w:name="_Ref434561058"/>
      <w:bookmarkStart w:id="1166" w:name="_Toc448227484"/>
      <w:r>
        <w:t xml:space="preserve">September 29 (30) / Paopi 2: </w:t>
      </w:r>
      <w:r w:rsidR="000274A5">
        <w:t xml:space="preserve">The Coming of </w:t>
      </w:r>
      <w:r>
        <w:t>St. Severus</w:t>
      </w:r>
      <w:r w:rsidR="000274A5">
        <w:t xml:space="preserve"> to Egypt</w:t>
      </w:r>
      <w:bookmarkEnd w:id="1165"/>
      <w:bookmarkEnd w:id="1166"/>
    </w:p>
    <w:p w14:paraId="1B16436A" w14:textId="77777777" w:rsidR="0039635A" w:rsidRDefault="0039635A" w:rsidP="0039635A">
      <w:pPr>
        <w:pStyle w:val="Heading4"/>
      </w:pPr>
      <w:bookmarkStart w:id="1167" w:name="_Ref434492249"/>
      <w:r>
        <w:t>The Doxology</w:t>
      </w:r>
      <w:r w:rsidR="00B82753">
        <w:t xml:space="preserve"> for St. Severus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68"/>
            <w:r w:rsidRPr="004764BD">
              <w:t xml:space="preserve">confirmed </w:t>
            </w:r>
            <w:commentRangeEnd w:id="1168"/>
            <w:r>
              <w:rPr>
                <w:rStyle w:val="CommentReference"/>
                <w:rFonts w:ascii="Times New Roman" w:eastAsiaTheme="minorHAnsi" w:hAnsi="Times New Roman" w:cstheme="minorBidi"/>
                <w:color w:val="auto"/>
              </w:rPr>
              <w:commentReference w:id="116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5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69" w:name="_Toc410196200"/>
      <w:bookmarkStart w:id="1170" w:name="_Toc410196442"/>
      <w:bookmarkStart w:id="1171" w:name="_Toc410196944"/>
      <w:bookmarkStart w:id="1172" w:name="October"/>
      <w:bookmarkStart w:id="1173" w:name="_Toc448515407"/>
      <w:bookmarkEnd w:id="1114"/>
      <w:r>
        <w:lastRenderedPageBreak/>
        <w:t>October</w:t>
      </w:r>
      <w:bookmarkEnd w:id="1169"/>
      <w:bookmarkEnd w:id="1170"/>
      <w:bookmarkEnd w:id="1171"/>
      <w:r w:rsidR="006E370D">
        <w:t xml:space="preserve"> or </w:t>
      </w:r>
      <w:r w:rsidR="006E370D">
        <w:rPr>
          <w:rFonts w:ascii="FreeSerifAvvaShenouda" w:hAnsi="FreeSerifAvvaShenouda" w:cs="FreeSerifAvvaShenouda"/>
        </w:rPr>
        <w:t>Ⲡⲁⲱⲡⲉ</w:t>
      </w:r>
      <w:bookmarkEnd w:id="1173"/>
    </w:p>
    <w:bookmarkStart w:id="1174"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D16E1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D16E1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D16E1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D16E1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D16E1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D16E1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D16E1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D16E1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D16E1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D16E1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D16E1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D16E1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75" w:name="_Ref436250096"/>
      <w:bookmarkStart w:id="1176" w:name="_Ref436250168"/>
      <w:bookmarkStart w:id="1177" w:name="_Toc448227485"/>
      <w:r>
        <w:lastRenderedPageBreak/>
        <w:t>October 1 (2) / Paopi 4: St. Bacchus</w:t>
      </w:r>
      <w:bookmarkEnd w:id="1174"/>
      <w:bookmarkEnd w:id="1175"/>
      <w:bookmarkEnd w:id="1176"/>
      <w:bookmarkEnd w:id="1177"/>
    </w:p>
    <w:p w14:paraId="7EAFB97D" w14:textId="77777777" w:rsidR="0081710C" w:rsidRDefault="0081710C" w:rsidP="0081710C">
      <w:pPr>
        <w:pStyle w:val="Heading4"/>
      </w:pPr>
      <w:bookmarkStart w:id="1178" w:name="_Ref434489638"/>
      <w:r>
        <w:t>The Doxology</w:t>
      </w:r>
      <w:r w:rsidR="00B46E6E">
        <w:t xml:space="preserve"> for Sts. Sergius and Bacchus</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79"/>
            <w:r>
              <w:t>heroes</w:t>
            </w:r>
            <w:commentRangeEnd w:id="1179"/>
            <w:r>
              <w:rPr>
                <w:rStyle w:val="CommentReference"/>
                <w:rFonts w:ascii="Times New Roman" w:eastAsiaTheme="minorHAnsi" w:hAnsi="Times New Roman" w:cstheme="minorBidi"/>
                <w:color w:val="auto"/>
              </w:rPr>
              <w:commentReference w:id="117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0" w:name="_Toc448227486"/>
      <w:r>
        <w:t>October 4 (5) / Paopi 7: St. Paul of Tammoh</w:t>
      </w:r>
      <w:bookmarkEnd w:id="1180"/>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1" w:name="_Toc448227487"/>
      <w:r>
        <w:t>October 7 (8) / Paopi 10: St. Sergius</w:t>
      </w:r>
      <w:bookmarkEnd w:id="1181"/>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82" w:name="_Toc448227488"/>
      <w:r>
        <w:t>October 9 (10) / Paopi 12: Commemoration of Archangel Michael</w:t>
      </w:r>
      <w:bookmarkEnd w:id="1182"/>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83" w:name="_Ref434564830"/>
      <w:bookmarkStart w:id="1184" w:name="_Toc448227489"/>
      <w:r>
        <w:t>October 17 (18) Paopi 20: St. John the Short</w:t>
      </w:r>
      <w:bookmarkEnd w:id="1183"/>
      <w:bookmarkEnd w:id="1184"/>
    </w:p>
    <w:p w14:paraId="23E24F8C" w14:textId="77777777" w:rsidR="0039635A" w:rsidRDefault="0039635A" w:rsidP="0039635A">
      <w:pPr>
        <w:pStyle w:val="Heading4"/>
      </w:pPr>
      <w:bookmarkStart w:id="1185" w:name="_Ref434490715"/>
      <w:r>
        <w:t>The Doxology</w:t>
      </w:r>
      <w:r w:rsidR="00B46E6E">
        <w:t xml:space="preserve"> for St. John the Short</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5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5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86" w:name="_Toc448227490"/>
      <w:r>
        <w:t>October 18 (19) / Paopi</w:t>
      </w:r>
      <w:r w:rsidR="00FE0AE4">
        <w:t xml:space="preserve"> </w:t>
      </w:r>
      <w:r>
        <w:t>21: Commemoration of the Theotokos</w:t>
      </w:r>
      <w:bookmarkEnd w:id="1186"/>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87" w:name="_Toc448227491"/>
      <w:r>
        <w:lastRenderedPageBreak/>
        <w:t>October 18 (19) / Paopi</w:t>
      </w:r>
      <w:r w:rsidR="00FE0AE4">
        <w:t xml:space="preserve"> </w:t>
      </w:r>
      <w:r>
        <w:t>21: Also St. Teji (Reweiss)</w:t>
      </w:r>
      <w:bookmarkEnd w:id="1187"/>
    </w:p>
    <w:p w14:paraId="3D0544CD" w14:textId="77777777" w:rsidR="00BF2674" w:rsidRPr="00137929" w:rsidRDefault="00BF2674" w:rsidP="00BF2674">
      <w:pPr>
        <w:pStyle w:val="Heading4"/>
      </w:pPr>
      <w:bookmarkStart w:id="1188" w:name="_Ref434491337"/>
      <w:r>
        <w:t>The Doxology</w:t>
      </w:r>
      <w:r w:rsidR="00810F04">
        <w:t xml:space="preserve"> for St. Teji (Reweiss)</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89" w:name="_Ref434563347"/>
      <w:bookmarkStart w:id="1190" w:name="_Toc448227492"/>
      <w:r>
        <w:t>October 23 (24) / Paopi</w:t>
      </w:r>
      <w:r w:rsidR="00FE0AE4">
        <w:t xml:space="preserve"> </w:t>
      </w:r>
      <w:r>
        <w:t>26: St. Apip the Friend of St. Apollo</w:t>
      </w:r>
      <w:bookmarkEnd w:id="1189"/>
      <w:bookmarkEnd w:id="1190"/>
    </w:p>
    <w:p w14:paraId="69CDA95A" w14:textId="77777777" w:rsidR="00E30E2D" w:rsidRPr="00137929" w:rsidRDefault="00E30E2D" w:rsidP="00E30E2D">
      <w:pPr>
        <w:pStyle w:val="Heading4"/>
      </w:pPr>
      <w:bookmarkStart w:id="1191" w:name="_Ref434492837"/>
      <w:r>
        <w:t>The Doxology</w:t>
      </w:r>
      <w:r w:rsidR="00B82753">
        <w:t xml:space="preserve"> for Sts. Apollo and Apip</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92" w:name="_Toc448227493"/>
      <w:r>
        <w:t>October 23 (24) / Paopi</w:t>
      </w:r>
      <w:r w:rsidR="00FE0AE4">
        <w:t xml:space="preserve"> </w:t>
      </w:r>
      <w:r>
        <w:t>26: The Martyrdom of St. Timothy the Apostle</w:t>
      </w:r>
      <w:bookmarkEnd w:id="1192"/>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193" w:name="_Toc448227494"/>
      <w:r>
        <w:t>October 24 (25) / Paopi</w:t>
      </w:r>
      <w:r w:rsidR="00FE0AE4">
        <w:t xml:space="preserve"> </w:t>
      </w:r>
      <w:r>
        <w:t>27: St. Macarius the Bishop of Edkow</w:t>
      </w:r>
      <w:bookmarkEnd w:id="1193"/>
    </w:p>
    <w:p w14:paraId="1E91FBC2" w14:textId="77777777" w:rsidR="00137929" w:rsidRPr="00137929" w:rsidRDefault="00137929" w:rsidP="00137929">
      <w:pPr>
        <w:pStyle w:val="Heading4"/>
      </w:pPr>
      <w:bookmarkStart w:id="1194" w:name="_Ref434490474"/>
      <w:r>
        <w:t>The Doxology</w:t>
      </w:r>
      <w:r w:rsidR="00B46E6E">
        <w:t xml:space="preserve"> for St. Macarius the Bishop of Edkow</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95" w:name="_Toc448227495"/>
      <w:r>
        <w:t>October 26 (27) / Paopi 29: Commemoration of the Annunciation, Nativity, and Resurrection on the 29</w:t>
      </w:r>
      <w:r w:rsidRPr="00C0205C">
        <w:rPr>
          <w:vertAlign w:val="superscript"/>
        </w:rPr>
        <w:t>th</w:t>
      </w:r>
      <w:r>
        <w:t xml:space="preserve"> of Every Month</w:t>
      </w:r>
      <w:bookmarkEnd w:id="1195"/>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196" w:name="_Toc448227496"/>
      <w:r>
        <w:t>October 27 (28) / Paopi 30: St. Mark</w:t>
      </w:r>
      <w:r w:rsidR="00F20BBD">
        <w:t xml:space="preserve"> (Consecration and Appearance of Head)</w:t>
      </w:r>
      <w:bookmarkEnd w:id="1196"/>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197" w:name="_Toc448227497"/>
      <w:r>
        <w:t>October 28 (29) / Athor 1: St. Cleopas and His Companion, Two of the Seventy Two Apostles</w:t>
      </w:r>
      <w:bookmarkEnd w:id="1197"/>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98" w:name="_Toc410196201"/>
      <w:bookmarkStart w:id="1199" w:name="_Toc410196443"/>
      <w:bookmarkStart w:id="1200" w:name="_Toc410196945"/>
      <w:bookmarkStart w:id="1201" w:name="November"/>
      <w:bookmarkStart w:id="1202" w:name="_Toc448515408"/>
      <w:bookmarkEnd w:id="1172"/>
      <w:r>
        <w:lastRenderedPageBreak/>
        <w:t>November</w:t>
      </w:r>
      <w:r w:rsidR="00495F1A">
        <w:t xml:space="preserve"> or </w:t>
      </w:r>
      <w:bookmarkEnd w:id="1198"/>
      <w:bookmarkEnd w:id="1199"/>
      <w:bookmarkEnd w:id="1200"/>
      <w:r w:rsidRPr="00FB5E62">
        <w:rPr>
          <w:rFonts w:ascii="FreeSerifAvvaShenouda" w:eastAsia="Arial Unicode MS" w:hAnsi="FreeSerifAvvaShenouda" w:cs="FreeSerifAvvaShenouda"/>
        </w:rPr>
        <w:t>Ⲁⲑⲟⲣ</w:t>
      </w:r>
      <w:bookmarkEnd w:id="1202"/>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D16E1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D16E1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D16E1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D16E1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D16E1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D16E1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D16E1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D16E1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D16E1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D16E1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D16E1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D16E1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D16E1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D16E1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D16E1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D16E1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D16E1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D16E1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03" w:name="_Toc448227498"/>
      <w:r>
        <w:lastRenderedPageBreak/>
        <w:t>November 3 (4) / Athor 7</w:t>
      </w:r>
      <w:r w:rsidR="00205EA4">
        <w:t>: St. George</w:t>
      </w:r>
      <w:bookmarkEnd w:id="120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04" w:name="_Toc448227499"/>
      <w:r>
        <w:t>November 4 (5) / Athor 8</w:t>
      </w:r>
      <w:r w:rsidR="00205EA4">
        <w:t>: The Four Incorporeal Beasts</w:t>
      </w:r>
      <w:bookmarkEnd w:id="1204"/>
    </w:p>
    <w:p w14:paraId="0FEBB939" w14:textId="77777777" w:rsidR="00205EA4" w:rsidRDefault="00205EA4" w:rsidP="00205EA4">
      <w:pPr>
        <w:pStyle w:val="Heading4"/>
      </w:pPr>
      <w:bookmarkStart w:id="1205" w:name="_Ref434488301"/>
      <w:r>
        <w:t>The Doxology</w:t>
      </w:r>
      <w:r w:rsidR="00B46E6E">
        <w:t xml:space="preserve"> for the Four Incorporeal Beasts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06"/>
            <w:r>
              <w:t>Bea</w:t>
            </w:r>
            <w:r w:rsidR="001D2DF6">
              <w:t>s</w:t>
            </w:r>
            <w:r>
              <w:t>ts</w:t>
            </w:r>
            <w:commentRangeEnd w:id="1206"/>
            <w:r>
              <w:rPr>
                <w:rStyle w:val="CommentReference"/>
                <w:rFonts w:ascii="Times New Roman" w:eastAsiaTheme="minorHAnsi" w:hAnsi="Times New Roman" w:cstheme="minorBidi"/>
                <w:color w:val="auto"/>
              </w:rPr>
              <w:commentReference w:id="120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07"/>
            <w:r>
              <w:t xml:space="preserve">incessant </w:t>
            </w:r>
            <w:commentRangeEnd w:id="1207"/>
            <w:r>
              <w:rPr>
                <w:rStyle w:val="CommentReference"/>
                <w:rFonts w:ascii="Times New Roman" w:eastAsiaTheme="minorHAnsi" w:hAnsi="Times New Roman" w:cstheme="minorBidi"/>
                <w:color w:val="auto"/>
              </w:rPr>
              <w:commentReference w:id="120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08"/>
            <w:r>
              <w:t>The ministering flames of fire,</w:t>
            </w:r>
            <w:commentRangeEnd w:id="1208"/>
            <w:r>
              <w:rPr>
                <w:rStyle w:val="CommentReference"/>
                <w:rFonts w:ascii="Times New Roman" w:eastAsiaTheme="minorHAnsi" w:hAnsi="Times New Roman" w:cstheme="minorBidi"/>
                <w:color w:val="auto"/>
              </w:rPr>
              <w:commentReference w:id="120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09" w:name="_Ref434561114"/>
      <w:bookmarkStart w:id="1210" w:name="_Toc448227500"/>
      <w:r>
        <w:t>November 8 (9) / Athor 12: Archangel Michael</w:t>
      </w:r>
      <w:bookmarkEnd w:id="1209"/>
      <w:bookmarkEnd w:id="1210"/>
    </w:p>
    <w:p w14:paraId="7E078728" w14:textId="77777777" w:rsidR="004750F8" w:rsidRDefault="004750F8" w:rsidP="004750F8">
      <w:pPr>
        <w:pStyle w:val="Heading4"/>
      </w:pPr>
      <w:bookmarkStart w:id="1211" w:name="_Ref434487967"/>
      <w:r>
        <w:t>The Doxology</w:t>
      </w:r>
      <w:r w:rsidR="009D0B24">
        <w:t xml:space="preserve"> for Archangel Michael</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12"/>
            <w:r w:rsidRPr="004764BD">
              <w:t xml:space="preserve">before </w:t>
            </w:r>
            <w:commentRangeEnd w:id="1212"/>
            <w:r>
              <w:rPr>
                <w:rStyle w:val="CommentReference"/>
                <w:rFonts w:ascii="Times New Roman" w:eastAsiaTheme="minorHAnsi" w:hAnsi="Times New Roman" w:cstheme="minorBidi"/>
                <w:color w:val="auto"/>
              </w:rPr>
              <w:commentReference w:id="121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6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6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1" w:name="_Ref434487984"/>
      <w:r>
        <w:t>The Doxology for Michael and Gabriel</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22" w:name="_Toc448227501"/>
      <w:r>
        <w:t>November 10 (11) / Athor 14: St. Martin of Tours</w:t>
      </w:r>
      <w:bookmarkEnd w:id="1222"/>
    </w:p>
    <w:p w14:paraId="098FEB00" w14:textId="77777777" w:rsidR="00056020" w:rsidRDefault="00056020" w:rsidP="00056020">
      <w:pPr>
        <w:pStyle w:val="Heading4"/>
      </w:pPr>
      <w:bookmarkStart w:id="1223" w:name="_Ref439518461"/>
      <w:r>
        <w:t>The Doxology for St. Martin of Tours</w:t>
      </w:r>
      <w:r>
        <w:rPr>
          <w:rStyle w:val="FootnoteReference"/>
        </w:rPr>
        <w:footnoteReference w:id="862"/>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24" w:name="_Toc448227502"/>
      <w:r>
        <w:t>November 11 (12) / Athor 15: St</w:t>
      </w:r>
      <w:r w:rsidR="004750F8">
        <w:t>. Me</w:t>
      </w:r>
      <w:r>
        <w:t>na the Martyr</w:t>
      </w:r>
      <w:bookmarkEnd w:id="1224"/>
    </w:p>
    <w:p w14:paraId="5E17B349" w14:textId="77777777" w:rsidR="00205EA4" w:rsidRDefault="00205EA4" w:rsidP="00205EA4">
      <w:pPr>
        <w:pStyle w:val="Heading4"/>
      </w:pPr>
      <w:bookmarkStart w:id="1225" w:name="_Ref434489493"/>
      <w:r>
        <w:t>The Doxology</w:t>
      </w:r>
      <w:r w:rsidR="00B46E6E">
        <w:t xml:space="preserve"> for St. Mena</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26"/>
            <w:r w:rsidRPr="004764BD">
              <w:t>Voice Divine</w:t>
            </w:r>
            <w:commentRangeEnd w:id="1226"/>
            <w:r>
              <w:rPr>
                <w:rStyle w:val="CommentReference"/>
                <w:rFonts w:ascii="Times New Roman" w:eastAsiaTheme="minorHAnsi" w:hAnsi="Times New Roman" w:cstheme="minorBidi"/>
                <w:color w:val="auto"/>
              </w:rPr>
              <w:commentReference w:id="122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27"/>
            <w:r w:rsidRPr="004764BD">
              <w:t xml:space="preserve">received </w:t>
            </w:r>
            <w:commentRangeEnd w:id="1227"/>
            <w:r>
              <w:rPr>
                <w:rStyle w:val="CommentReference"/>
                <w:rFonts w:ascii="Times New Roman" w:eastAsiaTheme="minorHAnsi" w:hAnsi="Times New Roman" w:cstheme="minorBidi"/>
                <w:color w:val="auto"/>
              </w:rPr>
              <w:commentReference w:id="122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28" w:name="_Toc448227503"/>
      <w:r>
        <w:t>November 14 (15) / Athor 18: St. Philip the Apostle</w:t>
      </w:r>
      <w:bookmarkEnd w:id="1228"/>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29" w:name="_Toc448227504"/>
      <w:r>
        <w:t>November 15 (16) / Athor 19: The Preaching of St. Bartholomew</w:t>
      </w:r>
      <w:bookmarkEnd w:id="1229"/>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0" w:name="_Toc448227505"/>
      <w:r>
        <w:t>November 15 (16) / Athor 19: Also the Consecration of the Church of Sts. Sergius and Bacchus.</w:t>
      </w:r>
      <w:bookmarkEnd w:id="1230"/>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1" w:name="_Toc448227506"/>
      <w:r>
        <w:t>November 16 (17) / Athor 20: Consecration of Sts. Theodore and Theodore</w:t>
      </w:r>
      <w:bookmarkEnd w:id="1231"/>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32"/>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32"/>
      <w:r w:rsidR="00191A26">
        <w:rPr>
          <w:rStyle w:val="CommentReference"/>
          <w:i w:val="0"/>
        </w:rPr>
        <w:commentReference w:id="1232"/>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33" w:name="_Toc448227507"/>
      <w:r>
        <w:t>November 17 (18) / Athor 21: Commemoration of the Theotokos</w:t>
      </w:r>
      <w:bookmarkEnd w:id="1233"/>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34" w:name="_Ref434562715"/>
      <w:bookmarkStart w:id="1235" w:name="_Toc448227508"/>
      <w:r>
        <w:lastRenderedPageBreak/>
        <w:t>November 18 (19) / Athor 22: Martyrdom of Sts. Cosmas, Damian, and their Brothers</w:t>
      </w:r>
      <w:bookmarkEnd w:id="1234"/>
      <w:bookmarkEnd w:id="1235"/>
    </w:p>
    <w:p w14:paraId="63F7F3A5" w14:textId="77777777" w:rsidR="0059166B" w:rsidRDefault="0059166B" w:rsidP="0059166B">
      <w:pPr>
        <w:pStyle w:val="Heading4"/>
      </w:pPr>
      <w:bookmarkStart w:id="1236" w:name="_Ref434489688"/>
      <w:r>
        <w:t>The Doxology</w:t>
      </w:r>
      <w:r w:rsidR="00B46E6E">
        <w:t xml:space="preserve"> for Sts. Cosmas, Damian, their Brothers and their Mother</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37"/>
            <w:r>
              <w:t>Prabioc</w:t>
            </w:r>
            <w:commentRangeEnd w:id="1237"/>
            <w:r>
              <w:rPr>
                <w:rStyle w:val="CommentReference"/>
                <w:rFonts w:ascii="Times New Roman" w:eastAsiaTheme="minorHAnsi" w:hAnsi="Times New Roman" w:cstheme="minorBidi"/>
                <w:color w:val="auto"/>
              </w:rPr>
              <w:commentReference w:id="123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38"/>
            <w:r>
              <w:t xml:space="preserve">confirming </w:t>
            </w:r>
            <w:commentRangeEnd w:id="1238"/>
            <w:r>
              <w:rPr>
                <w:rStyle w:val="CommentReference"/>
                <w:rFonts w:ascii="Times New Roman" w:eastAsiaTheme="minorHAnsi" w:hAnsi="Times New Roman" w:cstheme="minorBidi"/>
                <w:color w:val="auto"/>
              </w:rPr>
              <w:commentReference w:id="123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39" w:name="_Toc448227509"/>
      <w:r>
        <w:t>November 19 (20) / Athor 23: Consecration of the Church of St. Marina</w:t>
      </w:r>
      <w:bookmarkEnd w:id="1239"/>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0" w:name="_Toc448227510"/>
      <w:r>
        <w:t>November 20 (21) / Athor 24: The Twenty Four Presbyters</w:t>
      </w:r>
      <w:bookmarkEnd w:id="1240"/>
    </w:p>
    <w:p w14:paraId="4A042C64" w14:textId="77777777" w:rsidR="00205EA4" w:rsidRDefault="00205EA4" w:rsidP="00205EA4">
      <w:pPr>
        <w:pStyle w:val="Heading4"/>
      </w:pPr>
      <w:bookmarkStart w:id="1241" w:name="_Ref434488339"/>
      <w:r>
        <w:t>The Doxology</w:t>
      </w:r>
      <w:r w:rsidR="00B46E6E">
        <w:t xml:space="preserve"> for the Twenty Four Presbyters</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6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6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42" w:name="_Toc448227511"/>
      <w:r>
        <w:t>November 21 (22) / Athor 25: St. Philopater Mercurius</w:t>
      </w:r>
      <w:bookmarkEnd w:id="1242"/>
    </w:p>
    <w:p w14:paraId="1868DD24" w14:textId="77777777" w:rsidR="00205EA4" w:rsidRDefault="00205EA4" w:rsidP="00205EA4">
      <w:pPr>
        <w:pStyle w:val="Heading4"/>
      </w:pPr>
      <w:bookmarkStart w:id="1243" w:name="_Ref434489457"/>
      <w:r>
        <w:t>The Doxology</w:t>
      </w:r>
      <w:r w:rsidR="00B46E6E">
        <w:t xml:space="preserve"> for St. Philopater Mercurius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6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48"/>
            <w:r>
              <w:t>Placed</w:t>
            </w:r>
            <w:commentRangeEnd w:id="1248"/>
            <w:r>
              <w:rPr>
                <w:rStyle w:val="CommentReference"/>
                <w:rFonts w:ascii="Times New Roman" w:eastAsiaTheme="minorHAnsi" w:hAnsi="Times New Roman" w:cstheme="minorBidi"/>
                <w:color w:val="auto"/>
              </w:rPr>
              <w:commentReference w:id="124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49"/>
            <w:r>
              <w:t>emperate</w:t>
            </w:r>
            <w:r w:rsidRPr="004764BD">
              <w:t xml:space="preserve"> </w:t>
            </w:r>
            <w:r>
              <w:t>with</w:t>
            </w:r>
            <w:commentRangeEnd w:id="1249"/>
            <w:r>
              <w:rPr>
                <w:rStyle w:val="CommentReference"/>
                <w:rFonts w:ascii="Times New Roman" w:eastAsiaTheme="minorHAnsi" w:hAnsi="Times New Roman" w:cstheme="minorBidi"/>
                <w:color w:val="auto"/>
              </w:rPr>
              <w:commentReference w:id="124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6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53" w:name="_Toc448227512"/>
      <w:r>
        <w:t>November 24 (25) / Athor 28: Martyrdom of St. Serapamon, the bishop of Nikiou</w:t>
      </w:r>
      <w:bookmarkEnd w:id="1253"/>
    </w:p>
    <w:p w14:paraId="764EF4A2" w14:textId="77777777" w:rsidR="00DF43CA" w:rsidRDefault="00DF43CA" w:rsidP="00DF43CA">
      <w:pPr>
        <w:pStyle w:val="Heading4"/>
      </w:pPr>
      <w:bookmarkStart w:id="1254" w:name="_Ref434489794"/>
      <w:r>
        <w:t>The Doxology</w:t>
      </w:r>
      <w:r w:rsidR="00B46E6E">
        <w:t xml:space="preserve"> for St. Serapamon</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55"/>
            <w:r>
              <w:t>sprang forth</w:t>
            </w:r>
            <w:commentRangeEnd w:id="1255"/>
            <w:r>
              <w:rPr>
                <w:rStyle w:val="CommentReference"/>
                <w:rFonts w:ascii="Times New Roman" w:eastAsiaTheme="minorHAnsi" w:hAnsi="Times New Roman" w:cstheme="minorBidi"/>
                <w:color w:val="auto"/>
              </w:rPr>
              <w:commentReference w:id="125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56" w:name="_Toc448227513"/>
      <w:r>
        <w:t>November 25 (26) / Athor 29: Commemoration of the Annunciation, Nativity, and Resurrection on the 29</w:t>
      </w:r>
      <w:r w:rsidRPr="00C0205C">
        <w:rPr>
          <w:vertAlign w:val="superscript"/>
        </w:rPr>
        <w:t>th</w:t>
      </w:r>
      <w:r>
        <w:t xml:space="preserve"> of Every Month</w:t>
      </w:r>
      <w:bookmarkEnd w:id="1256"/>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57" w:name="_Toc448227514"/>
      <w:r>
        <w:t>November 26 (27) / Athor 30: Consecration of a Church of St. Cosmas and Damian, Their Brothers and Their Mother</w:t>
      </w:r>
      <w:bookmarkEnd w:id="1257"/>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58" w:name="_Toc448227515"/>
      <w:r>
        <w:t>November 27 (28) / Koiak 1: Consecration of the Church of St. Shenoute</w:t>
      </w:r>
      <w:bookmarkEnd w:id="1258"/>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59" w:name="_Toc448227516"/>
      <w:r>
        <w:lastRenderedPageBreak/>
        <w:t>November 30 (December 1) / Koiak 4: Martyrdom of St. Andrew the Apostle</w:t>
      </w:r>
      <w:bookmarkEnd w:id="1259"/>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01"/>
      <w:r>
        <w:t>.</w:t>
      </w:r>
    </w:p>
    <w:p w14:paraId="2DF67188" w14:textId="77777777" w:rsidR="00495F1A" w:rsidRDefault="00495F1A" w:rsidP="00495F1A">
      <w:pPr>
        <w:pStyle w:val="Heading2"/>
        <w:rPr>
          <w:rFonts w:ascii="FreeSerifAvvaShenouda" w:hAnsi="FreeSerifAvvaShenouda" w:cs="FreeSerifAvvaShenouda"/>
        </w:rPr>
      </w:pPr>
      <w:bookmarkStart w:id="1260" w:name="_Toc410196202"/>
      <w:bookmarkStart w:id="1261" w:name="_Toc410196444"/>
      <w:bookmarkStart w:id="1262" w:name="_Toc410196946"/>
      <w:bookmarkStart w:id="1263" w:name="_Toc448227517"/>
      <w:bookmarkStart w:id="1264" w:name="December"/>
      <w:bookmarkStart w:id="1265" w:name="_Toc448515409"/>
      <w:r>
        <w:lastRenderedPageBreak/>
        <w:t>December</w:t>
      </w:r>
      <w:bookmarkEnd w:id="1260"/>
      <w:bookmarkEnd w:id="1261"/>
      <w:bookmarkEnd w:id="1262"/>
      <w:r w:rsidR="00205EA4">
        <w:t xml:space="preserve"> or </w:t>
      </w:r>
      <w:r w:rsidR="00205EA4">
        <w:rPr>
          <w:rFonts w:ascii="FreeSerifAvvaShenouda" w:hAnsi="FreeSerifAvvaShenouda" w:cs="FreeSerifAvvaShenouda"/>
        </w:rPr>
        <w:t>Ⲕⲟⲓⲁϩⲕ</w:t>
      </w:r>
      <w:bookmarkEnd w:id="1263"/>
      <w:bookmarkEnd w:id="1265"/>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D16E1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D16E1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D16E1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D16E1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D16E1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D16E1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D16E1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D16E1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D16E1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D16E1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D16E1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D16E1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D16E1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D16E1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D16E1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D16E1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D16E1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D16E1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6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6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67"/>
            <w:r>
              <w:rPr>
                <w:rStyle w:val="CommentReference"/>
                <w:rFonts w:ascii="Times New Roman" w:eastAsiaTheme="minorHAnsi" w:hAnsi="Times New Roman" w:cstheme="minorBidi"/>
                <w:color w:val="auto"/>
              </w:rPr>
              <w:commentReference w:id="126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68"/>
            <w:r>
              <w:t xml:space="preserve">Announced </w:t>
            </w:r>
            <w:commentRangeEnd w:id="1268"/>
            <w:r>
              <w:rPr>
                <w:rStyle w:val="CommentReference"/>
                <w:rFonts w:ascii="Times New Roman" w:eastAsiaTheme="minorHAnsi" w:hAnsi="Times New Roman" w:cstheme="minorBidi"/>
                <w:color w:val="auto"/>
              </w:rPr>
              <w:commentReference w:id="126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6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0" w:name="_Ref434478867"/>
      <w:r>
        <w:t xml:space="preserve">The Third Doxology of December or </w:t>
      </w:r>
      <w:r w:rsidRPr="006C0F49">
        <w:rPr>
          <w:rFonts w:ascii="FreeSerifAvvaShenouda" w:hAnsi="FreeSerifAvvaShenouda" w:cs="FreeSerifAvvaShenouda"/>
        </w:rPr>
        <w:t>Ⲕⲟⲓⲁϩⲕ</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1" w:name="_Ref434478878"/>
      <w:r>
        <w:t xml:space="preserve">The Fourth Doxology of December or </w:t>
      </w:r>
      <w:r w:rsidRPr="006C0F49">
        <w:rPr>
          <w:rFonts w:ascii="FreeSerifAvvaShenouda" w:hAnsi="FreeSerifAvvaShenouda" w:cs="FreeSerifAvvaShenouda"/>
        </w:rPr>
        <w:t>Ⲕⲟⲓⲁϩⲕ</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72"/>
            <w:r>
              <w:t>He raised us with a new invitation.</w:t>
            </w:r>
            <w:commentRangeEnd w:id="1272"/>
            <w:r>
              <w:rPr>
                <w:rStyle w:val="CommentReference"/>
                <w:rFonts w:ascii="Times New Roman" w:eastAsiaTheme="minorHAnsi" w:hAnsi="Times New Roman" w:cstheme="minorBidi"/>
                <w:color w:val="auto"/>
              </w:rPr>
              <w:commentReference w:id="127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73"/>
            <w:r>
              <w:t>Bride</w:t>
            </w:r>
            <w:commentRangeEnd w:id="1273"/>
            <w:r>
              <w:rPr>
                <w:rStyle w:val="CommentReference"/>
                <w:rFonts w:ascii="Times New Roman" w:eastAsiaTheme="minorHAnsi" w:hAnsi="Times New Roman" w:cstheme="minorBidi"/>
                <w:color w:val="auto"/>
              </w:rPr>
              <w:commentReference w:id="127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74" w:name="_Ref434478888"/>
      <w:r>
        <w:t xml:space="preserve">The Fifth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75" w:name="_Ref434478907"/>
      <w:r>
        <w:t xml:space="preserve">The Sixth Doxology of December or </w:t>
      </w:r>
      <w:r w:rsidRPr="006C0F49">
        <w:rPr>
          <w:rFonts w:ascii="FreeSerifAvvaShenouda" w:hAnsi="FreeSerifAvvaShenouda" w:cs="FreeSerifAvvaShenouda"/>
        </w:rPr>
        <w:t>Ⲕⲟⲓⲁϩⲕ</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76"/>
            <w:r>
              <w:t xml:space="preserve">return </w:t>
            </w:r>
            <w:commentRangeEnd w:id="1276"/>
            <w:r>
              <w:rPr>
                <w:rStyle w:val="CommentReference"/>
              </w:rPr>
              <w:commentReference w:id="127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77"/>
            <w:r>
              <w:t xml:space="preserve">confirmation </w:t>
            </w:r>
            <w:commentRangeEnd w:id="1277"/>
            <w:r>
              <w:rPr>
                <w:rStyle w:val="CommentReference"/>
              </w:rPr>
              <w:commentReference w:id="127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7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79"/>
            <w:r>
              <w:t>Angel-evangel of Good News</w:t>
            </w:r>
            <w:commentRangeEnd w:id="1279"/>
            <w:r>
              <w:rPr>
                <w:rStyle w:val="CommentReference"/>
                <w:rFonts w:ascii="Times New Roman" w:eastAsiaTheme="minorHAnsi" w:hAnsi="Times New Roman" w:cstheme="minorBidi"/>
                <w:color w:val="auto"/>
              </w:rPr>
              <w:commentReference w:id="127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0"/>
            <w:r>
              <w:t>Hail, O full of grace</w:t>
            </w:r>
            <w:commentRangeEnd w:id="1280"/>
            <w:r>
              <w:rPr>
                <w:rStyle w:val="CommentReference"/>
                <w:rFonts w:ascii="Times New Roman" w:eastAsiaTheme="minorHAnsi" w:hAnsi="Times New Roman" w:cstheme="minorBidi"/>
                <w:color w:val="auto"/>
              </w:rPr>
              <w:commentReference w:id="128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1"/>
            <w:r>
              <w:t>Angel-Evangel</w:t>
            </w:r>
            <w:commentRangeEnd w:id="1281"/>
            <w:r>
              <w:rPr>
                <w:rStyle w:val="CommentReference"/>
                <w:rFonts w:ascii="Times New Roman" w:eastAsiaTheme="minorHAnsi" w:hAnsi="Times New Roman" w:cstheme="minorBidi"/>
                <w:color w:val="auto"/>
              </w:rPr>
              <w:commentReference w:id="128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82" w:name="_Ref434564112"/>
      <w:bookmarkStart w:id="1283" w:name="_Toc448227518"/>
      <w:bookmarkStart w:id="1284" w:name="_Toc410196203"/>
      <w:bookmarkStart w:id="1285" w:name="_Toc410196445"/>
      <w:bookmarkStart w:id="1286" w:name="_Toc410196947"/>
      <w:r>
        <w:lastRenderedPageBreak/>
        <w:t>December 1 (2) / Koiak 5: Martyrdom of St. Victor</w:t>
      </w:r>
      <w:bookmarkEnd w:id="1282"/>
      <w:bookmarkEnd w:id="1283"/>
    </w:p>
    <w:p w14:paraId="5851AA48" w14:textId="77777777" w:rsidR="00253C5F" w:rsidRDefault="00253C5F" w:rsidP="00253C5F">
      <w:pPr>
        <w:pStyle w:val="Heading4"/>
      </w:pPr>
      <w:bookmarkStart w:id="1287" w:name="_Ref434489590"/>
      <w:r>
        <w:t>The Doxology</w:t>
      </w:r>
      <w:r w:rsidR="00B46E6E">
        <w:t xml:space="preserve"> for St. Victor</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88"/>
            <w:r>
              <w:t>saint</w:t>
            </w:r>
            <w:commentRangeEnd w:id="1288"/>
            <w:r>
              <w:rPr>
                <w:rStyle w:val="CommentReference"/>
                <w:rFonts w:ascii="Times New Roman" w:eastAsiaTheme="minorHAnsi" w:hAnsi="Times New Roman" w:cstheme="minorBidi"/>
                <w:color w:val="auto"/>
              </w:rPr>
              <w:commentReference w:id="128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89" w:name="_Toc448227519"/>
      <w:r>
        <w:lastRenderedPageBreak/>
        <w:t>December 2 (3) / Koiak 6: Pope Abraam the Syrian</w:t>
      </w:r>
      <w:bookmarkEnd w:id="1289"/>
    </w:p>
    <w:p w14:paraId="705AECE8" w14:textId="77777777" w:rsidR="00F416C6" w:rsidRDefault="00F416C6" w:rsidP="00F416C6">
      <w:pPr>
        <w:pStyle w:val="Heading4"/>
      </w:pPr>
      <w:bookmarkStart w:id="1290" w:name="_Ref434492343"/>
      <w:r>
        <w:t>The Doxology of St. Simon the Tanner</w:t>
      </w:r>
      <w:r>
        <w:rPr>
          <w:rStyle w:val="FootnoteReference"/>
        </w:rPr>
        <w:footnoteReference w:id="870"/>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7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1" w:name="_Toc448227520"/>
      <w:r>
        <w:t xml:space="preserve">December 4 (5) / Koiak 8: </w:t>
      </w:r>
      <w:r w:rsidR="00743CE8">
        <w:t xml:space="preserve">The Martyrdom of </w:t>
      </w:r>
      <w:r>
        <w:t>Sts. Barbara and Juliana</w:t>
      </w:r>
      <w:bookmarkEnd w:id="1291"/>
    </w:p>
    <w:p w14:paraId="1D4A5115" w14:textId="77777777" w:rsidR="00FF5FF3" w:rsidRDefault="00FF5FF3" w:rsidP="00FF5FF3">
      <w:pPr>
        <w:pStyle w:val="Heading4"/>
      </w:pPr>
      <w:bookmarkStart w:id="1292" w:name="_Ref434490169"/>
      <w:r>
        <w:t>The Doxology</w:t>
      </w:r>
      <w:r w:rsidR="00B46E6E">
        <w:t xml:space="preserve"> for Sts. Barbara and Juliana</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93" w:name="_Toc448227521"/>
      <w:r>
        <w:t>December 4 (5) / Koiak 8: Also St. Samuel the Confessor</w:t>
      </w:r>
      <w:bookmarkEnd w:id="1293"/>
    </w:p>
    <w:p w14:paraId="2EE78AB4" w14:textId="77777777" w:rsidR="00224925" w:rsidRDefault="00224925" w:rsidP="00224925">
      <w:pPr>
        <w:pStyle w:val="Heading4"/>
      </w:pPr>
      <w:bookmarkStart w:id="1294" w:name="_Ref434491260"/>
      <w:r>
        <w:t>The Doxology</w:t>
      </w:r>
      <w:r w:rsidR="00810F04">
        <w:t xml:space="preserve"> for St. Samuel the Confessor</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7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7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05" w:name="_Toc448227522"/>
      <w:r>
        <w:t>December 6 (7) / Koiak 10: Relocation of St. Severus’ Relics</w:t>
      </w:r>
      <w:bookmarkEnd w:id="1305"/>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06" w:name="_Toc448227523"/>
      <w:r>
        <w:t>December 8 (9) / Koiak 12: Commemoration of Archangel Michael</w:t>
      </w:r>
      <w:bookmarkEnd w:id="1306"/>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07" w:name="_Toc448227524"/>
      <w:r>
        <w:t>December 12 (13) / Koiak 16: Saint Spyridon</w:t>
      </w:r>
      <w:r>
        <w:rPr>
          <w:rStyle w:val="FootnoteReference"/>
        </w:rPr>
        <w:footnoteReference w:id="874"/>
      </w:r>
      <w:bookmarkEnd w:id="1307"/>
    </w:p>
    <w:p w14:paraId="598A6BCC" w14:textId="77777777" w:rsidR="005329C1" w:rsidRDefault="005329C1" w:rsidP="005329C1">
      <w:pPr>
        <w:pStyle w:val="Heading3"/>
      </w:pPr>
      <w:bookmarkStart w:id="1308" w:name="_Toc448227525"/>
      <w:r>
        <w:t>December 17 (18) / Koiak 21: Commemoration of the Theotokos</w:t>
      </w:r>
      <w:bookmarkEnd w:id="1308"/>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09" w:name="_Toc448227526"/>
      <w:r>
        <w:lastRenderedPageBreak/>
        <w:t>December 17 (18) / Koiak 21: Also the Martyrdom of St. Barnabas, on</w:t>
      </w:r>
      <w:r w:rsidR="00743CE8">
        <w:t>e</w:t>
      </w:r>
      <w:r>
        <w:t xml:space="preserve"> of the Seventy Two</w:t>
      </w:r>
      <w:bookmarkEnd w:id="1309"/>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0" w:name="_Toc448227527"/>
      <w:r>
        <w:t>December 18 (19) / Koiak 22: Archangel Gabriel</w:t>
      </w:r>
      <w:r w:rsidR="00481AE5">
        <w:t xml:space="preserve"> (Consecration)</w:t>
      </w:r>
      <w:bookmarkEnd w:id="1310"/>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1" w:name="_Toc448227528"/>
      <w:r>
        <w:t>December 20 (21) / Koiak 24: The Birth of St. Takle Haymanot</w:t>
      </w:r>
      <w:bookmarkEnd w:id="1311"/>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12" w:name="_Toc448227529"/>
      <w:r>
        <w:t>December 21 (22) / Koiak 25: St. John Kami</w:t>
      </w:r>
      <w:bookmarkEnd w:id="1312"/>
    </w:p>
    <w:p w14:paraId="3F9EF92D" w14:textId="77777777" w:rsidR="00810F04" w:rsidRPr="00810F04" w:rsidRDefault="00810F04" w:rsidP="00810F04">
      <w:pPr>
        <w:pStyle w:val="Heading4"/>
      </w:pPr>
      <w:bookmarkStart w:id="1313" w:name="_Ref434491108"/>
      <w:r>
        <w:t>The Doxology for St. John Kami</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14" w:name="_Toc448227530"/>
      <w:r>
        <w:t>December 24 (25) / Koiak 28: Nativity Preparation Day</w:t>
      </w:r>
      <w:bookmarkEnd w:id="131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15" w:name="_Ref434477504"/>
      <w:r>
        <w:t>The Doxology</w:t>
      </w:r>
      <w:r w:rsidR="00E21EA3">
        <w:t xml:space="preserve"> for the Preparation Day of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16" w:name="_Toc448227531"/>
      <w:r>
        <w:t>December 25 (26) / Koiak 29: The Feast of the Nativity</w:t>
      </w:r>
      <w:bookmarkEnd w:id="131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17" w:name="_Ref434477532"/>
      <w:r>
        <w:t xml:space="preserve">The </w:t>
      </w:r>
      <w:r w:rsidR="00C33BEB">
        <w:t xml:space="preserve">First </w:t>
      </w:r>
      <w:r>
        <w:t>Doxology</w:t>
      </w:r>
      <w:r w:rsidR="00C33BEB">
        <w:t xml:space="preserve"> for Nativity</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18" w:name="_Ref434477542"/>
      <w:r>
        <w:t>The Second Doxology for Nativity</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19"/>
            <w:r>
              <w:t xml:space="preserve">rescued </w:t>
            </w:r>
            <w:commentRangeEnd w:id="1319"/>
            <w:r>
              <w:rPr>
                <w:rStyle w:val="CommentReference"/>
                <w:rFonts w:ascii="Times New Roman" w:eastAsiaTheme="minorHAnsi" w:hAnsi="Times New Roman" w:cstheme="minorBidi"/>
                <w:color w:val="auto"/>
              </w:rPr>
              <w:commentReference w:id="1319"/>
            </w:r>
            <w:r>
              <w:t>and saved us,</w:t>
            </w:r>
          </w:p>
          <w:p w14:paraId="372D1056" w14:textId="77777777" w:rsidR="00C33BEB" w:rsidRDefault="00C33BEB" w:rsidP="00C33BEB">
            <w:pPr>
              <w:pStyle w:val="EngHangEnd"/>
            </w:pPr>
            <w:commentRangeStart w:id="1320"/>
            <w:r>
              <w:t xml:space="preserve">We </w:t>
            </w:r>
            <w:commentRangeEnd w:id="1320"/>
            <w:r>
              <w:rPr>
                <w:rStyle w:val="CommentReference"/>
                <w:rFonts w:ascii="Times New Roman" w:eastAsiaTheme="minorHAnsi" w:hAnsi="Times New Roman" w:cstheme="minorBidi"/>
                <w:color w:val="auto"/>
              </w:rPr>
              <w:commentReference w:id="132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1" w:name="_Ref434477554"/>
      <w:r>
        <w:lastRenderedPageBreak/>
        <w:t>The Third Doxology for Nativity</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22" w:name="_Ref434475057"/>
      <w:r>
        <w:t>The Sunday Psali Adam</w:t>
      </w:r>
      <w:r w:rsidR="006C1B94">
        <w:t xml:space="preserve">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23" w:name="_Ref434475083"/>
      <w:r>
        <w:lastRenderedPageBreak/>
        <w:t>The Monday Psali Adam</w:t>
      </w:r>
      <w:r w:rsidR="006C1B94">
        <w:t xml:space="preserve"> for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7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24" w:name="_Ref434475102"/>
      <w:r>
        <w:lastRenderedPageBreak/>
        <w:t>The Tuesday Psali Adam</w:t>
      </w:r>
      <w:r w:rsidR="006C1B94">
        <w:t xml:space="preserve"> for Nativity</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25"/>
            <w:r>
              <w:t xml:space="preserve">Shone </w:t>
            </w:r>
            <w:commentRangeEnd w:id="1325"/>
            <w:r>
              <w:rPr>
                <w:rStyle w:val="CommentReference"/>
              </w:rPr>
              <w:commentReference w:id="132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26"/>
            <w:r>
              <w:t>All</w:t>
            </w:r>
            <w:commentRangeEnd w:id="1326"/>
            <w:r>
              <w:rPr>
                <w:rStyle w:val="CommentReference"/>
              </w:rPr>
              <w:commentReference w:id="132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27"/>
            <w:r>
              <w:t>seals</w:t>
            </w:r>
            <w:commentRangeEnd w:id="1327"/>
            <w:r>
              <w:rPr>
                <w:rStyle w:val="CommentReference"/>
              </w:rPr>
              <w:commentReference w:id="132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28"/>
            <w:r>
              <w:t>Tetra</w:t>
            </w:r>
            <w:commentRangeEnd w:id="1328"/>
            <w:r>
              <w:rPr>
                <w:rStyle w:val="CommentReference"/>
              </w:rPr>
              <w:commentReference w:id="132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29"/>
            <w:r>
              <w:t xml:space="preserve">flaming </w:t>
            </w:r>
            <w:commentRangeEnd w:id="1329"/>
            <w:r>
              <w:rPr>
                <w:rStyle w:val="CommentReference"/>
              </w:rPr>
              <w:commentReference w:id="132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0"/>
            <w:r>
              <w:t>disease</w:t>
            </w:r>
            <w:commentRangeEnd w:id="1330"/>
            <w:r>
              <w:rPr>
                <w:rStyle w:val="CommentReference"/>
              </w:rPr>
              <w:commentReference w:id="133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1" w:name="_Ref434475128"/>
      <w:r>
        <w:lastRenderedPageBreak/>
        <w:t>The Wednesday Psali Batos</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32" w:name="_Ref434475150"/>
      <w:r>
        <w:t>The Thursday Psali Batos</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33"/>
            <w:r>
              <w:t xml:space="preserve">Isaiah </w:t>
            </w:r>
            <w:commentRangeEnd w:id="1333"/>
            <w:r>
              <w:rPr>
                <w:rStyle w:val="CommentReference"/>
              </w:rPr>
              <w:commentReference w:id="133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34" w:name="_Ref434475177"/>
      <w:r>
        <w:t>The Friday Psali Batos</w:t>
      </w:r>
      <w:r w:rsidR="006C1B94">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35" w:name="_Ref434475196"/>
      <w:r>
        <w:t>The Saturday Psali Batos</w:t>
      </w:r>
      <w:r w:rsidR="006C1B94">
        <w:t xml:space="preserve">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36"/>
            <w:r>
              <w:t>For I cannot speak.</w:t>
            </w:r>
            <w:commentRangeEnd w:id="1336"/>
            <w:r>
              <w:rPr>
                <w:rStyle w:val="CommentReference"/>
              </w:rPr>
              <w:commentReference w:id="133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37" w:name="_Toc448227532"/>
      <w:r>
        <w:t>December 26 (27) / Koiak 30: The Second Day of the Feast of the Nativity</w:t>
      </w:r>
      <w:bookmarkEnd w:id="133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38" w:name="_Ref434561401"/>
      <w:bookmarkStart w:id="1339" w:name="_Toc448227533"/>
      <w:r>
        <w:t>December 27 (28) / Tobi 1: St. Stephen Day</w:t>
      </w:r>
      <w:bookmarkEnd w:id="1338"/>
      <w:bookmarkEnd w:id="1339"/>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0" w:name="_Toc448227534"/>
      <w:r>
        <w:t>December 29 (30) / Tobi 3: The One Hundred and Forty Four Thousand</w:t>
      </w:r>
      <w:bookmarkEnd w:id="1340"/>
    </w:p>
    <w:p w14:paraId="2FE981A9" w14:textId="77777777" w:rsidR="00073003" w:rsidRDefault="00073003" w:rsidP="00073003">
      <w:pPr>
        <w:pStyle w:val="Heading4"/>
      </w:pPr>
      <w:bookmarkStart w:id="1341" w:name="_Ref434488616"/>
      <w:r>
        <w:t>The Doxology</w:t>
      </w:r>
      <w:r w:rsidR="00B46E6E">
        <w:t xml:space="preserve"> for the One Hundred and Forty Four Thousand</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7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42" w:name="_Ref434564016"/>
      <w:bookmarkStart w:id="1343" w:name="_Toc448227535"/>
      <w:r>
        <w:t>December 30 (31) / Tobi 4: St. John the Evangelist</w:t>
      </w:r>
      <w:bookmarkEnd w:id="1342"/>
      <w:bookmarkEnd w:id="1343"/>
    </w:p>
    <w:p w14:paraId="3C0BCC81" w14:textId="77777777" w:rsidR="00FF5FF3" w:rsidRDefault="00FF5FF3" w:rsidP="00FF5FF3">
      <w:pPr>
        <w:pStyle w:val="Heading4"/>
      </w:pPr>
      <w:bookmarkStart w:id="1344" w:name="_Ref434488768"/>
      <w:r>
        <w:t>The Doxology</w:t>
      </w:r>
      <w:r w:rsidR="00B46E6E">
        <w:t xml:space="preserve"> for</w:t>
      </w:r>
      <w:r w:rsidR="00BC160E">
        <w:t xml:space="preserve"> St. John the Evangelist</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45"/>
            <w:r>
              <w:t>Zebulun</w:t>
            </w:r>
            <w:commentRangeEnd w:id="1345"/>
            <w:r>
              <w:rPr>
                <w:rStyle w:val="FootnoteReference"/>
              </w:rPr>
              <w:footnoteReference w:id="878"/>
            </w:r>
            <w:r>
              <w:rPr>
                <w:rStyle w:val="CommentReference"/>
                <w:rFonts w:ascii="Times New Roman" w:eastAsiaTheme="minorHAnsi" w:hAnsi="Times New Roman" w:cstheme="minorBidi"/>
                <w:color w:val="auto"/>
              </w:rPr>
              <w:commentReference w:id="134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46" w:name="_Toc410196204"/>
      <w:bookmarkStart w:id="1347" w:name="_Toc410196446"/>
      <w:bookmarkStart w:id="1348" w:name="_Toc410196948"/>
      <w:bookmarkStart w:id="1349" w:name="January"/>
      <w:bookmarkStart w:id="1350" w:name="_Toc448515410"/>
      <w:bookmarkEnd w:id="1264"/>
      <w:bookmarkEnd w:id="1284"/>
      <w:bookmarkEnd w:id="1285"/>
      <w:bookmarkEnd w:id="1286"/>
      <w:r>
        <w:lastRenderedPageBreak/>
        <w:t>January</w:t>
      </w:r>
      <w:bookmarkEnd w:id="1346"/>
      <w:bookmarkEnd w:id="1347"/>
      <w:bookmarkEnd w:id="1348"/>
      <w:r w:rsidR="00FF5FF3">
        <w:t xml:space="preserve"> or </w:t>
      </w:r>
      <w:r w:rsidR="00FF5FF3">
        <w:rPr>
          <w:rFonts w:ascii="FreeSerifAvvaShenouda" w:hAnsi="FreeSerifAvvaShenouda" w:cs="FreeSerifAvvaShenouda"/>
        </w:rPr>
        <w:t>Ⲧⲱⲃⲓ</w:t>
      </w:r>
      <w:bookmarkEnd w:id="1350"/>
    </w:p>
    <w:bookmarkStart w:id="1351" w:name="_Toc410196949" w:displacedByCustomXml="next"/>
    <w:bookmarkStart w:id="1352" w:name="_Toc410196447" w:displacedByCustomXml="next"/>
    <w:bookmarkStart w:id="1353" w:name="_Toc410196205"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D16E1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D16E1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D16E1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D16E1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D16E1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D16E1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D16E1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D16E1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D16E1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D16E1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D16E1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D16E1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D16E1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D16E1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D16E1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D16E1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D16E1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D16E1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D16E1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54" w:name="_Toc448227536"/>
      <w:r>
        <w:rPr>
          <w:lang w:val="en-US"/>
        </w:rPr>
        <w:lastRenderedPageBreak/>
        <w:t>January 1 (2) / Tobi 6</w:t>
      </w:r>
      <w:r w:rsidR="00FF5FF3">
        <w:rPr>
          <w:lang w:val="en-US"/>
        </w:rPr>
        <w:t xml:space="preserve">: The Feast of the </w:t>
      </w:r>
      <w:r w:rsidR="00495F1A">
        <w:t>Circumcision</w:t>
      </w:r>
      <w:bookmarkEnd w:id="1353"/>
      <w:bookmarkEnd w:id="1352"/>
      <w:bookmarkEnd w:id="1351"/>
      <w:bookmarkEnd w:id="1354"/>
    </w:p>
    <w:p w14:paraId="1387E376" w14:textId="77777777" w:rsidR="00FF5FF3" w:rsidRDefault="00FF5FF3" w:rsidP="00FF5FF3">
      <w:pPr>
        <w:pStyle w:val="Heading4"/>
      </w:pPr>
      <w:bookmarkStart w:id="1355" w:name="_Ref434477590"/>
      <w:r>
        <w:t>The Doxology</w:t>
      </w:r>
      <w:r w:rsidR="00E21EA3">
        <w:t xml:space="preserve"> for the Circumcision</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56"/>
            <w:r>
              <w:t xml:space="preserve">Christian </w:t>
            </w:r>
            <w:commentRangeEnd w:id="1356"/>
            <w:r>
              <w:rPr>
                <w:rStyle w:val="CommentReference"/>
                <w:rFonts w:ascii="Times New Roman" w:eastAsiaTheme="minorHAnsi" w:hAnsi="Times New Roman" w:cstheme="minorBidi"/>
                <w:color w:val="auto"/>
              </w:rPr>
              <w:commentReference w:id="135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57" w:name="_Ref434475229"/>
      <w:r>
        <w:t>The Psali Adam</w:t>
      </w:r>
      <w:r w:rsidR="006C1B94">
        <w:t xml:space="preserve"> for the Circumcision</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58"/>
            <w:r>
              <w:t xml:space="preserve">Victorious </w:t>
            </w:r>
            <w:commentRangeEnd w:id="1358"/>
            <w:r>
              <w:rPr>
                <w:rStyle w:val="CommentReference"/>
              </w:rPr>
              <w:commentReference w:id="135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59" w:name="_Ref434475252"/>
      <w:r>
        <w:t>The Psali Batos</w:t>
      </w:r>
      <w:r w:rsidR="006C1B94">
        <w:t xml:space="preserve"> for the Circumcision</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0"/>
            <w:r>
              <w:t>divinity</w:t>
            </w:r>
            <w:commentRangeEnd w:id="1360"/>
            <w:r>
              <w:rPr>
                <w:rStyle w:val="CommentReference"/>
              </w:rPr>
              <w:commentReference w:id="136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1" w:name="_Toc410196206"/>
      <w:bookmarkStart w:id="1362" w:name="_Toc410196448"/>
      <w:bookmarkStart w:id="1363" w:name="_Toc410196950"/>
      <w:bookmarkStart w:id="1364" w:name="_Toc448227537"/>
      <w:r>
        <w:t xml:space="preserve">January 6 (7) / Tobi 11: The Feast of </w:t>
      </w:r>
      <w:r w:rsidR="00495F1A">
        <w:t>Theophany</w:t>
      </w:r>
      <w:bookmarkEnd w:id="1361"/>
      <w:bookmarkEnd w:id="1362"/>
      <w:bookmarkEnd w:id="1363"/>
      <w:bookmarkEnd w:id="1364"/>
    </w:p>
    <w:p w14:paraId="322B4F7B" w14:textId="77777777" w:rsidR="00FF5FF3" w:rsidRDefault="00430630" w:rsidP="00FF5FF3">
      <w:pPr>
        <w:pStyle w:val="Heading4"/>
      </w:pPr>
      <w:bookmarkStart w:id="1365" w:name="_Ref434477630"/>
      <w:r>
        <w:t>An</w:t>
      </w:r>
      <w:r w:rsidR="00FF5FF3">
        <w:t xml:space="preserve"> </w:t>
      </w:r>
      <w:r>
        <w:t xml:space="preserve">Abridged </w:t>
      </w:r>
      <w:r w:rsidR="00FF5FF3">
        <w:t>Doxology</w:t>
      </w:r>
      <w:r w:rsidR="00E21EA3">
        <w:t xml:space="preserve"> for Theophany</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66" w:name="_Ref434477641"/>
      <w:r>
        <w:lastRenderedPageBreak/>
        <w:t>The First Doxology for Theophany</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67" w:name="_Ref434477660"/>
      <w:r>
        <w:lastRenderedPageBreak/>
        <w:t>The Second Doxology for Theophany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68" w:name="_Ref434475280"/>
      <w:r>
        <w:t>The Sunday Psali Adam</w:t>
      </w:r>
      <w:r w:rsidR="006C1B94">
        <w:t xml:space="preserve"> for Theophany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69"/>
            <w:r>
              <w:t xml:space="preserve">confirm </w:t>
            </w:r>
            <w:commentRangeEnd w:id="1369"/>
            <w:r>
              <w:rPr>
                <w:rStyle w:val="CommentReference"/>
              </w:rPr>
              <w:commentReference w:id="13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0"/>
            <w:r>
              <w:t>ⲛ̀ϫⲉ</w:t>
            </w:r>
            <w:commentRangeEnd w:id="1370"/>
            <w:r>
              <w:rPr>
                <w:rStyle w:val="CommentReference"/>
                <w:rFonts w:ascii="Times New Roman" w:hAnsi="Times New Roman"/>
              </w:rPr>
              <w:commentReference w:id="13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1"/>
            <w:r>
              <w:t>moved</w:t>
            </w:r>
            <w:commentRangeEnd w:id="1371"/>
            <w:r>
              <w:rPr>
                <w:rStyle w:val="CommentReference"/>
              </w:rPr>
              <w:commentReference w:id="13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72"/>
            <w:r>
              <w:t>thrice holy,</w:t>
            </w:r>
            <w:commentRangeEnd w:id="1372"/>
            <w:r>
              <w:rPr>
                <w:rStyle w:val="CommentReference"/>
              </w:rPr>
              <w:commentReference w:id="13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73" w:name="_Ref434475309"/>
      <w:r>
        <w:lastRenderedPageBreak/>
        <w:t>The Monday Psali Adam</w:t>
      </w:r>
      <w:r w:rsidR="006C1B94">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74"/>
            <w:r>
              <w:t xml:space="preserve">Ⲓⲱⲁⲛⲛⲟⲩ </w:t>
            </w:r>
            <w:commentRangeEnd w:id="1374"/>
            <w:r>
              <w:rPr>
                <w:rStyle w:val="CommentReference"/>
                <w:rFonts w:ascii="Times New Roman" w:hAnsi="Times New Roman"/>
              </w:rPr>
              <w:commentReference w:id="13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75"/>
            <w:r>
              <w:rPr>
                <w:rFonts w:eastAsia="Arial Unicode MS" w:cs="FreeSerifAvvaShenouda"/>
              </w:rPr>
              <w:t>ⲛⲓϯϩⲟ</w:t>
            </w:r>
            <w:commentRangeEnd w:id="1375"/>
            <w:r>
              <w:rPr>
                <w:rStyle w:val="CommentReference"/>
                <w:rFonts w:ascii="Times New Roman" w:hAnsi="Times New Roman"/>
              </w:rPr>
              <w:commentReference w:id="13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76" w:name="_Ref434475331"/>
      <w:r>
        <w:t>The Tuesday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77"/>
            <w:r>
              <w:t>ⲫⲏ</w:t>
            </w:r>
            <w:commentRangeEnd w:id="1377"/>
            <w:r>
              <w:rPr>
                <w:rStyle w:val="CommentReference"/>
                <w:rFonts w:ascii="Times New Roman" w:hAnsi="Times New Roman"/>
              </w:rPr>
              <w:commentReference w:id="13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78"/>
            <w:r>
              <w:t>ϯⲥⲩⲛⲧⲉⲗⲓⲁ</w:t>
            </w:r>
            <w:commentRangeEnd w:id="1378"/>
            <w:r>
              <w:rPr>
                <w:rStyle w:val="CommentReference"/>
                <w:rFonts w:ascii="Times New Roman" w:hAnsi="Times New Roman"/>
              </w:rPr>
              <w:commentReference w:id="13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79" w:name="_Ref434475362"/>
      <w:r>
        <w:t>The Wednesday Psali Batos</w:t>
      </w:r>
      <w:r w:rsidR="006C1B94">
        <w:t xml:space="preserve"> for Theophany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0" w:name="_Ref434475388"/>
      <w:r>
        <w:t>The Thursday Psali Batos</w:t>
      </w:r>
      <w:r w:rsidR="006C1B94">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1" w:name="_Ref434475411"/>
      <w:r>
        <w:t>The Friday Psali Batos</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82" w:name="_Ref434475434"/>
      <w:r>
        <w:t>The Saturday Psali Batos</w:t>
      </w:r>
      <w:r w:rsidR="006C1B94">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83"/>
            <w:r>
              <w:t>liberty</w:t>
            </w:r>
            <w:commentRangeEnd w:id="1383"/>
            <w:r>
              <w:rPr>
                <w:rStyle w:val="CommentReference"/>
              </w:rPr>
              <w:commentReference w:id="13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84"/>
            <w:r>
              <w:t xml:space="preserve">confirm </w:t>
            </w:r>
            <w:commentRangeEnd w:id="1384"/>
            <w:r>
              <w:rPr>
                <w:rStyle w:val="CommentReference"/>
              </w:rPr>
              <w:commentReference w:id="13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85" w:name="_Toc448227538"/>
      <w:r>
        <w:t>January 7 (8) / Tobi 12</w:t>
      </w:r>
      <w:r w:rsidR="001225FA">
        <w:t xml:space="preserve">: </w:t>
      </w:r>
      <w:r>
        <w:t>The Second Day of the Feast of Theophany</w:t>
      </w:r>
      <w:bookmarkEnd w:id="13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86" w:name="_Toc448227539"/>
      <w:r>
        <w:lastRenderedPageBreak/>
        <w:t>January 7 (8) / Tobi 12</w:t>
      </w:r>
      <w:r w:rsidR="001225FA">
        <w:t xml:space="preserve">: </w:t>
      </w:r>
      <w:r>
        <w:t>Also the Commemoration of Archangel Michael</w:t>
      </w:r>
      <w:bookmarkEnd w:id="1386"/>
    </w:p>
    <w:p w14:paraId="322A578A" w14:textId="1F40F16B" w:rsidR="00191A26" w:rsidRPr="00B637D8" w:rsidRDefault="00191A26" w:rsidP="00191A26">
      <w:pPr>
        <w:pStyle w:val="Rubric"/>
      </w:pPr>
      <w:bookmarkStart w:id="1387" w:name="_Toc410196207"/>
      <w:bookmarkStart w:id="1388" w:name="_Toc410196449"/>
      <w:bookmarkStart w:id="1389"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0" w:name="_Ref434562461"/>
      <w:bookmarkStart w:id="1391" w:name="_Toc448227540"/>
      <w:r>
        <w:t>January 7 (8) / Tobi 12</w:t>
      </w:r>
      <w:r w:rsidR="001225FA">
        <w:t xml:space="preserve">: </w:t>
      </w:r>
      <w:commentRangeStart w:id="1392"/>
      <w:r>
        <w:t>Also St. Theodore Anatoly</w:t>
      </w:r>
      <w:commentRangeEnd w:id="1392"/>
      <w:r>
        <w:rPr>
          <w:rStyle w:val="CommentReference"/>
          <w:rFonts w:eastAsiaTheme="minorHAnsi" w:cstheme="minorBidi"/>
          <w:b w:val="0"/>
          <w:bCs w:val="0"/>
        </w:rPr>
        <w:commentReference w:id="1392"/>
      </w:r>
      <w:bookmarkEnd w:id="1390"/>
      <w:bookmarkEnd w:id="1391"/>
    </w:p>
    <w:p w14:paraId="7DD26869" w14:textId="77777777" w:rsidR="006B44CE" w:rsidRDefault="006B44CE" w:rsidP="006B44CE">
      <w:pPr>
        <w:pStyle w:val="Heading4"/>
      </w:pPr>
      <w:bookmarkStart w:id="1393" w:name="_Ref434477694"/>
      <w:bookmarkStart w:id="1394" w:name="_Ref434489376"/>
      <w:r>
        <w:t>The Doxology</w:t>
      </w:r>
      <w:bookmarkEnd w:id="1393"/>
      <w:r w:rsidR="00B46E6E">
        <w:t xml:space="preserve"> for St. Theodore Anatoly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95" w:name="_Toc448227541"/>
      <w:r>
        <w:t>January 8 (9) / Tobi 13: The Feast of T</w:t>
      </w:r>
      <w:r w:rsidR="00495F1A">
        <w:t>he Wedding of Cana of Galilee</w:t>
      </w:r>
      <w:bookmarkEnd w:id="1387"/>
      <w:bookmarkEnd w:id="1388"/>
      <w:bookmarkEnd w:id="1389"/>
      <w:bookmarkEnd w:id="1395"/>
    </w:p>
    <w:p w14:paraId="46F7A60E" w14:textId="77777777" w:rsidR="00A37BB6" w:rsidRDefault="00A37BB6" w:rsidP="00A37BB6">
      <w:pPr>
        <w:pStyle w:val="Heading4"/>
      </w:pPr>
      <w:bookmarkStart w:id="1396" w:name="_Ref434477774"/>
      <w:r>
        <w:t>The Doxology</w:t>
      </w:r>
      <w:r w:rsidR="00E21EA3">
        <w:t xml:space="preserve"> for the Wedding of Cana</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97" w:name="_Ref434475472"/>
      <w:r>
        <w:t>The Psali Adam</w:t>
      </w:r>
      <w:r w:rsidR="006C1B94">
        <w:t xml:space="preserve"> for the Wedding of Cana</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98" w:name="_Ref434475500"/>
      <w:r>
        <w:lastRenderedPageBreak/>
        <w:t>The Psali Batos</w:t>
      </w:r>
      <w:r w:rsidR="006C1B94">
        <w:t xml:space="preserve"> for the Wedding of Cana</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99" w:name="_Ref434560112"/>
      <w:bookmarkStart w:id="1400" w:name="_Toc448227542"/>
      <w:r>
        <w:t>January 8 (9) / Tobi 13: Also the Martyrdom of St. Demiana</w:t>
      </w:r>
      <w:bookmarkEnd w:id="1399"/>
      <w:bookmarkEnd w:id="1400"/>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1" w:name="_Ref434490124"/>
      <w:r>
        <w:lastRenderedPageBreak/>
        <w:t>Another Doxology of St. Demiana</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8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8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02" w:name="_Ref434563224"/>
      <w:bookmarkStart w:id="1403" w:name="_Toc448227543"/>
      <w:r>
        <w:t>January 9 (10) / Tobi 14: St. Maximus</w:t>
      </w:r>
      <w:bookmarkEnd w:id="1402"/>
      <w:bookmarkEnd w:id="1403"/>
    </w:p>
    <w:p w14:paraId="1847ABB1" w14:textId="77777777" w:rsidR="00662600" w:rsidRDefault="00810F04" w:rsidP="00810F04">
      <w:pPr>
        <w:pStyle w:val="Heading4"/>
      </w:pPr>
      <w:bookmarkStart w:id="1404" w:name="_Ref434490957"/>
      <w:r>
        <w:t>The Doxology for</w:t>
      </w:r>
      <w:r w:rsidR="00662600">
        <w:t xml:space="preserve"> Sts. Maximus and Dometius</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8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8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08" w:name="_Toc448227544"/>
      <w:r>
        <w:t>Jan</w:t>
      </w:r>
      <w:r w:rsidR="00662600">
        <w:t>uary 12 (13) / Tobi 17: St. Dome</w:t>
      </w:r>
      <w:r>
        <w:t>tius</w:t>
      </w:r>
      <w:bookmarkEnd w:id="1408"/>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09" w:name="_Toc448227545"/>
      <w:r>
        <w:t>January 13 (14) / Tobi 18: St. Hilary of Poitiers</w:t>
      </w:r>
      <w:bookmarkEnd w:id="1409"/>
    </w:p>
    <w:p w14:paraId="1C984C3F" w14:textId="77777777" w:rsidR="00160DE3" w:rsidRDefault="00160DE3" w:rsidP="00160DE3">
      <w:pPr>
        <w:pStyle w:val="Heading3"/>
      </w:pPr>
      <w:bookmarkStart w:id="1410" w:name="_Toc448227546"/>
      <w:bookmarkStart w:id="1411" w:name="_Toc410196208"/>
      <w:bookmarkStart w:id="1412" w:name="_Toc410196450"/>
      <w:bookmarkStart w:id="1413" w:name="_Toc410196952"/>
      <w:r>
        <w:t>January 15 (16) / Tobi 20: Departure of St. Prochorus the Disciple</w:t>
      </w:r>
      <w:bookmarkEnd w:id="1410"/>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14" w:name="_Toc448227547"/>
      <w:r>
        <w:t xml:space="preserve">January 16 (17) / Tobi 21: </w:t>
      </w:r>
      <w:r w:rsidR="00495F1A">
        <w:t>The Dormition of the Virgin</w:t>
      </w:r>
      <w:bookmarkEnd w:id="1411"/>
      <w:bookmarkEnd w:id="1412"/>
      <w:bookmarkEnd w:id="1413"/>
      <w:bookmarkEnd w:id="1414"/>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15" w:name="_Ref434560171"/>
      <w:bookmarkStart w:id="1416" w:name="_Toc448227548"/>
      <w:r>
        <w:t>January 17 (18) / Tobi 22: St. Anthony the Great</w:t>
      </w:r>
      <w:bookmarkEnd w:id="1415"/>
      <w:bookmarkEnd w:id="1416"/>
    </w:p>
    <w:p w14:paraId="38BCD1D7" w14:textId="77777777" w:rsidR="00FF5FF3" w:rsidRDefault="00FF5FF3" w:rsidP="00FF5FF3">
      <w:pPr>
        <w:pStyle w:val="Heading4"/>
      </w:pPr>
      <w:bookmarkStart w:id="1417" w:name="_Ref434490340"/>
      <w:r>
        <w:t>The Doxology</w:t>
      </w:r>
      <w:r w:rsidR="00B46E6E">
        <w:t xml:space="preserve"> for St. Anthony the Great</w:t>
      </w:r>
      <w:bookmarkEnd w:id="1417"/>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18" w:name="_Toc448227549"/>
      <w:r>
        <w:lastRenderedPageBreak/>
        <w:t>January 18 (19) / Tobi 23: St. Timothy the Apostle</w:t>
      </w:r>
      <w:bookmarkEnd w:id="1418"/>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19" w:name="_Toc448227550"/>
      <w:r>
        <w:t>January 22 (23) / Tobi 27: Archangel Suriel</w:t>
      </w:r>
      <w:bookmarkEnd w:id="1419"/>
    </w:p>
    <w:p w14:paraId="79FCFE0C" w14:textId="77777777" w:rsidR="00596AC8" w:rsidRDefault="00596AC8" w:rsidP="00596AC8">
      <w:pPr>
        <w:pStyle w:val="Heading4"/>
      </w:pPr>
      <w:bookmarkStart w:id="1420" w:name="_Ref434488250"/>
      <w:r>
        <w:t>The Doxology</w:t>
      </w:r>
      <w:r w:rsidR="00B46E6E">
        <w:t xml:space="preserve"> for Archangel Suriel</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1" w:name="_Toc448227551"/>
      <w:r>
        <w:t>January 22 (23) / Tobi 27: Also Relocation of St. Timothy the Apostle’s Relics</w:t>
      </w:r>
      <w:bookmarkEnd w:id="1421"/>
    </w:p>
    <w:p w14:paraId="3FBC7E0C" w14:textId="2A5001BE" w:rsidR="00191A26" w:rsidRDefault="00191A26" w:rsidP="00191A26">
      <w:pPr>
        <w:pStyle w:val="Rubric"/>
      </w:pPr>
      <w:bookmarkStart w:id="1422"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23" w:name="_Toc448227552"/>
      <w:r>
        <w:lastRenderedPageBreak/>
        <w:t>January 24 (25) / Tobi 29: Commemoration of the Annunciation, Nativity, and Resurrection on the 29</w:t>
      </w:r>
      <w:r w:rsidRPr="00C0205C">
        <w:rPr>
          <w:vertAlign w:val="superscript"/>
        </w:rPr>
        <w:t>th</w:t>
      </w:r>
      <w:r>
        <w:t xml:space="preserve"> of Every Month</w:t>
      </w:r>
      <w:bookmarkEnd w:id="1423"/>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24" w:name="_Toc448227553"/>
      <w:r>
        <w:t>January 27 (28) / Meshir 2: St. Paul the Anchorite</w:t>
      </w:r>
      <w:bookmarkEnd w:id="1422"/>
      <w:bookmarkEnd w:id="1424"/>
    </w:p>
    <w:p w14:paraId="680E4267" w14:textId="77777777" w:rsidR="00C30529" w:rsidRDefault="00C30529" w:rsidP="00C30529">
      <w:pPr>
        <w:pStyle w:val="Heading4"/>
      </w:pPr>
      <w:bookmarkStart w:id="1425" w:name="_Ref434490368"/>
      <w:r>
        <w:t>The Doxology</w:t>
      </w:r>
      <w:r w:rsidR="00B46E6E">
        <w:t xml:space="preserve"> for St. Paul the Anchorite</w:t>
      </w:r>
      <w:bookmarkEnd w:id="1425"/>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8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8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26" w:name="_Toc448227554"/>
      <w:r>
        <w:t>January 29 (30) / Meshir 4: Martyrdom of St. Agabus the Disciple</w:t>
      </w:r>
      <w:bookmarkEnd w:id="1426"/>
    </w:p>
    <w:p w14:paraId="6DDD9040" w14:textId="73E895E1" w:rsidR="00191A26" w:rsidRDefault="00191A26" w:rsidP="00191A26">
      <w:pPr>
        <w:pStyle w:val="Rubric"/>
      </w:pPr>
      <w:bookmarkStart w:id="1427" w:name="_Toc410196209"/>
      <w:bookmarkStart w:id="1428" w:name="_Toc410196451"/>
      <w:bookmarkStart w:id="1429"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0" w:name="_Toc448227555"/>
      <w:r>
        <w:t>January 21 (31) / Meshir 5: St. Apollo the Friend of St. Apip</w:t>
      </w:r>
      <w:bookmarkEnd w:id="1430"/>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1" w:name="February"/>
      <w:bookmarkStart w:id="1432" w:name="_Toc448515411"/>
      <w:bookmarkEnd w:id="1349"/>
      <w:r>
        <w:lastRenderedPageBreak/>
        <w:t>February</w:t>
      </w:r>
      <w:bookmarkEnd w:id="1427"/>
      <w:bookmarkEnd w:id="1428"/>
      <w:bookmarkEnd w:id="1429"/>
      <w:r w:rsidR="00C30529">
        <w:t xml:space="preserve"> or </w:t>
      </w:r>
      <w:r w:rsidR="00C30529">
        <w:rPr>
          <w:rFonts w:ascii="FreeSerifAvvaShenouda" w:hAnsi="FreeSerifAvvaShenouda" w:cs="FreeSerifAvvaShenouda"/>
        </w:rPr>
        <w:t>Ⲙϣⲓⲣ</w:t>
      </w:r>
      <w:bookmarkEnd w:id="1432"/>
    </w:p>
    <w:bookmarkStart w:id="1433" w:name="_Toc410196954" w:displacedByCustomXml="next"/>
    <w:bookmarkStart w:id="1434" w:name="_Toc410196452" w:displacedByCustomXml="next"/>
    <w:bookmarkStart w:id="1435" w:name="_Toc410196210"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D16E1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D16E1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D16E1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D16E1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D16E1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D16E1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D16E1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D16E1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D16E1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36" w:name="_Toc448227556"/>
      <w:r>
        <w:lastRenderedPageBreak/>
        <w:t xml:space="preserve">February 2 (3): Meshir 8: </w:t>
      </w:r>
      <w:r w:rsidR="00495F1A">
        <w:t>The Entrance into the Temple</w:t>
      </w:r>
      <w:bookmarkEnd w:id="1435"/>
      <w:bookmarkEnd w:id="1434"/>
      <w:bookmarkEnd w:id="1433"/>
      <w:bookmarkEnd w:id="1436"/>
    </w:p>
    <w:p w14:paraId="6E92944D" w14:textId="77777777" w:rsidR="00C30529" w:rsidRDefault="00C30529" w:rsidP="00124ADD">
      <w:pPr>
        <w:pStyle w:val="Heading4"/>
      </w:pPr>
      <w:bookmarkStart w:id="1437" w:name="_Ref434477815"/>
      <w:r>
        <w:t>The Doxology</w:t>
      </w:r>
      <w:r w:rsidR="00E21EA3">
        <w:t xml:space="preserve"> for the Entrance into the Temple</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38" w:name="_Toc448227557"/>
      <w:r>
        <w:t>February 4 (5) / Meshir 10: Martyrdom of St. James the Son of Alphaeus</w:t>
      </w:r>
      <w:bookmarkEnd w:id="1438"/>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39" w:name="_Toc448227558"/>
      <w:r>
        <w:t>February 6 (7) / Meshir 12: Commemoration of Archangel Michael</w:t>
      </w:r>
      <w:bookmarkEnd w:id="1439"/>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0" w:name="_Toc448227559"/>
      <w:r>
        <w:t>February 8 (9) / Meshir 14: The Departure of St. Severus</w:t>
      </w:r>
      <w:bookmarkEnd w:id="1440"/>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1" w:name="_Toc448227560"/>
      <w:r>
        <w:t>February 10 (11) / Meshir 16: Isaac the Syrian</w:t>
      </w:r>
      <w:bookmarkEnd w:id="1441"/>
    </w:p>
    <w:p w14:paraId="2F7479F8" w14:textId="77777777" w:rsidR="005329C1" w:rsidRDefault="005242D1" w:rsidP="005329C1">
      <w:pPr>
        <w:pStyle w:val="Heading3"/>
      </w:pPr>
      <w:bookmarkStart w:id="1442" w:name="_Toc448227561"/>
      <w:r>
        <w:t>February</w:t>
      </w:r>
      <w:r w:rsidR="005329C1">
        <w:t xml:space="preserve"> 15 (16) / Meshir 21: Commemoration of the Theotokos</w:t>
      </w:r>
      <w:bookmarkEnd w:id="1442"/>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43" w:name="_Toc448227562"/>
      <w:r>
        <w:t>February 15 (16) / Meshir 21: Also Martyrdom of St. Onesimus, the Disciple of St. Paul</w:t>
      </w:r>
      <w:bookmarkEnd w:id="1443"/>
    </w:p>
    <w:p w14:paraId="197E567A" w14:textId="77777777" w:rsidR="00B52D77" w:rsidRDefault="00B52D77" w:rsidP="00B52D77">
      <w:pPr>
        <w:pStyle w:val="Heading3"/>
      </w:pPr>
      <w:bookmarkStart w:id="1444" w:name="_Toc448227563"/>
      <w:r>
        <w:t>February 23 (24) / Meshir 29: Commemoration of the Annunciation, Nativity, and Resurrection on the 29</w:t>
      </w:r>
      <w:r w:rsidRPr="00C0205C">
        <w:rPr>
          <w:vertAlign w:val="superscript"/>
        </w:rPr>
        <w:t>th</w:t>
      </w:r>
      <w:r>
        <w:t xml:space="preserve"> of Every Month</w:t>
      </w:r>
      <w:bookmarkEnd w:id="1444"/>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45" w:name="_Toc448227564"/>
      <w:r>
        <w:lastRenderedPageBreak/>
        <w:t>February 24 (25) / Meshir 30: Appearance of the Head of St. John the Baptist</w:t>
      </w:r>
      <w:bookmarkEnd w:id="1445"/>
    </w:p>
    <w:p w14:paraId="49513F8D" w14:textId="6A7075F7" w:rsidR="00191A26" w:rsidRDefault="00191A26" w:rsidP="00191A26">
      <w:pPr>
        <w:pStyle w:val="Rubric"/>
      </w:pPr>
      <w:bookmarkStart w:id="1446" w:name="_Toc410196211"/>
      <w:bookmarkStart w:id="1447" w:name="_Toc410196453"/>
      <w:bookmarkStart w:id="1448"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49" w:name="_Toc448227565"/>
      <w:r>
        <w:t>February 24 (25) / Meshir 30: Also St. Cyril VI</w:t>
      </w:r>
      <w:bookmarkEnd w:id="1449"/>
    </w:p>
    <w:p w14:paraId="0CDD55AC" w14:textId="77777777" w:rsidR="001779C0" w:rsidRDefault="001779C0" w:rsidP="001779C0">
      <w:pPr>
        <w:pStyle w:val="Heading4"/>
      </w:pPr>
      <w:bookmarkStart w:id="1450" w:name="_Ref434492506"/>
      <w:r>
        <w:t>The Doxology</w:t>
      </w:r>
      <w:r w:rsidR="00B82753">
        <w:t xml:space="preserve"> for St. Cyril VI</w:t>
      </w:r>
      <w:r>
        <w:rPr>
          <w:rStyle w:val="FootnoteReference"/>
        </w:rPr>
        <w:footnoteReference w:id="886"/>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1" w:name="March"/>
      <w:bookmarkStart w:id="1452" w:name="_Toc448515412"/>
      <w:bookmarkEnd w:id="1431"/>
      <w:r>
        <w:lastRenderedPageBreak/>
        <w:t>March</w:t>
      </w:r>
      <w:bookmarkEnd w:id="1446"/>
      <w:bookmarkEnd w:id="1447"/>
      <w:bookmarkEnd w:id="1448"/>
      <w:r w:rsidR="00C30529">
        <w:t xml:space="preserve"> or </w:t>
      </w:r>
      <w:r w:rsidR="00C30529">
        <w:rPr>
          <w:rFonts w:ascii="FreeSerifAvvaShenouda" w:hAnsi="FreeSerifAvvaShenouda" w:cs="FreeSerifAvvaShenouda"/>
        </w:rPr>
        <w:t>Ⲡⲁⲣⲙϩⲟⲧⲡ</w:t>
      </w:r>
      <w:bookmarkEnd w:id="1452"/>
    </w:p>
    <w:bookmarkStart w:id="1453" w:name="_Toc410196956" w:displacedByCustomXml="next"/>
    <w:bookmarkStart w:id="1454" w:name="_Toc410196454" w:displacedByCustomXml="next"/>
    <w:bookmarkStart w:id="1455" w:name="_Toc410196212"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D16E1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D16E1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D16E1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D16E1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D16E1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D16E1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D16E1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D16E1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D16E1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D16E1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56" w:name="_Toc448227566"/>
      <w:r>
        <w:lastRenderedPageBreak/>
        <w:t>March 2: Departure of St. Chad of Mercia</w:t>
      </w:r>
      <w:r w:rsidR="00377E51">
        <w:rPr>
          <w:rStyle w:val="FootnoteReference"/>
        </w:rPr>
        <w:footnoteReference w:id="887"/>
      </w:r>
      <w:bookmarkEnd w:id="1456"/>
    </w:p>
    <w:p w14:paraId="668738F1" w14:textId="77777777" w:rsidR="006A140A" w:rsidRDefault="006A140A" w:rsidP="006A140A">
      <w:pPr>
        <w:pStyle w:val="Heading4"/>
      </w:pPr>
      <w:bookmarkStart w:id="1457" w:name="_Ref434492702"/>
      <w:r>
        <w:t>The Doxology</w:t>
      </w:r>
      <w:r w:rsidR="00B82753">
        <w:t xml:space="preserve"> for St. Chad of Mercia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58" w:name="_Toc448227567"/>
      <w:r>
        <w:t>March 4 / Phamenoth 8: Martyrdom of St. Matthias the Apostle</w:t>
      </w:r>
      <w:bookmarkEnd w:id="1458"/>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59" w:name="_Toc448227568"/>
      <w:r>
        <w:t xml:space="preserve">March 6 / Phamenoth 10: </w:t>
      </w:r>
      <w:r w:rsidR="00495F1A">
        <w:t>The Finding of the Holy Cross</w:t>
      </w:r>
      <w:bookmarkEnd w:id="1455"/>
      <w:bookmarkEnd w:id="1454"/>
      <w:bookmarkEnd w:id="1453"/>
      <w:bookmarkEnd w:id="1459"/>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0" w:name="_Toc448227569"/>
      <w:r>
        <w:t>March 8 / Phamenoth</w:t>
      </w:r>
      <w:r w:rsidR="005329C1">
        <w:t xml:space="preserve"> 12</w:t>
      </w:r>
      <w:r>
        <w:t>: Commemoration of Archangel Michael</w:t>
      </w:r>
      <w:bookmarkEnd w:id="1460"/>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1" w:name="_Toc448227570"/>
      <w:r>
        <w:t>March 9 / Phamenoth 13: Return of St. Macarius the Great and St. Macarius of Alexandria from Exile</w:t>
      </w:r>
      <w:bookmarkEnd w:id="1461"/>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62" w:name="_Toc448227571"/>
      <w:r>
        <w:t>March 15 / Phamenoth 19: Martyrdom of St. Aristobulus the Apostle</w:t>
      </w:r>
      <w:bookmarkEnd w:id="1462"/>
    </w:p>
    <w:p w14:paraId="57821F33" w14:textId="6B1E567F" w:rsidR="00191A26" w:rsidRDefault="00191A26" w:rsidP="00191A26">
      <w:pPr>
        <w:pStyle w:val="Rubric"/>
      </w:pPr>
      <w:bookmarkStart w:id="1463" w:name="_Toc410196213"/>
      <w:bookmarkStart w:id="1464" w:name="_Toc410196455"/>
      <w:bookmarkStart w:id="1465"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66" w:name="_Toc448227572"/>
      <w:r>
        <w:lastRenderedPageBreak/>
        <w:t>March 17 / Phamenoth 21: Commemoration of the Theotokos</w:t>
      </w:r>
      <w:bookmarkEnd w:id="1466"/>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67" w:name="_Ref434563557"/>
      <w:bookmarkStart w:id="1468" w:name="_Toc448227573"/>
      <w:r>
        <w:t>March 23 / Phamenoth 27: St. Macarius the Great</w:t>
      </w:r>
      <w:bookmarkEnd w:id="1467"/>
      <w:bookmarkEnd w:id="1468"/>
    </w:p>
    <w:p w14:paraId="19445963" w14:textId="77777777" w:rsidR="003E7329" w:rsidRDefault="003E7329" w:rsidP="003E7329">
      <w:pPr>
        <w:pStyle w:val="Heading4"/>
      </w:pPr>
      <w:bookmarkStart w:id="1469" w:name="_Ref434490507"/>
      <w:r>
        <w:t>The Doxology of St. Macarius the Great</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76" w:name="_Ref434490525"/>
      <w:r>
        <w:t>Another Doxology of St. Macarius the Great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77" w:name="_Ref434490542"/>
      <w:r>
        <w:t>Another</w:t>
      </w:r>
      <w:r w:rsidR="00C30529">
        <w:t xml:space="preserve"> Doxology</w:t>
      </w:r>
      <w:r>
        <w:t xml:space="preserve"> of St. Macarius the Great</w:t>
      </w:r>
      <w:r>
        <w:rPr>
          <w:rStyle w:val="FootnoteReference"/>
        </w:rPr>
        <w:footnoteReference w:id="890"/>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78" w:name="_Toc448227574"/>
      <w:r>
        <w:lastRenderedPageBreak/>
        <w:t xml:space="preserve">March 25 / Phamenoth 29: </w:t>
      </w:r>
      <w:r w:rsidR="00495F1A">
        <w:t>Annunciation</w:t>
      </w:r>
      <w:bookmarkEnd w:id="1463"/>
      <w:bookmarkEnd w:id="1464"/>
      <w:bookmarkEnd w:id="1465"/>
      <w:bookmarkEnd w:id="1478"/>
    </w:p>
    <w:p w14:paraId="6F91E2E0" w14:textId="77777777" w:rsidR="00C30529" w:rsidRDefault="00C30529" w:rsidP="00C30529">
      <w:pPr>
        <w:pStyle w:val="Heading4"/>
      </w:pPr>
      <w:bookmarkStart w:id="1479" w:name="_Ref434477856"/>
      <w:r>
        <w:t>The Doxology</w:t>
      </w:r>
      <w:r w:rsidR="00E21EA3">
        <w:t xml:space="preserve"> for the Annunciation</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0" w:name="_Ref434475566"/>
      <w:bookmarkStart w:id="1481" w:name="_Toc410196214"/>
      <w:bookmarkStart w:id="1482" w:name="_Toc410196456"/>
      <w:bookmarkStart w:id="1483" w:name="_Toc410196958"/>
      <w:r>
        <w:t>The Psali Adam</w:t>
      </w:r>
      <w:r w:rsidR="006C1B94">
        <w:t xml:space="preserve"> for Annunciation</w:t>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84"/>
            <w:r>
              <w:t>Head</w:t>
            </w:r>
            <w:commentRangeEnd w:id="1484"/>
            <w:r>
              <w:rPr>
                <w:rStyle w:val="CommentReference"/>
              </w:rPr>
              <w:commentReference w:id="148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85" w:name="_Ref434475591"/>
      <w:r>
        <w:t>The Psali Batos</w:t>
      </w:r>
      <w:r w:rsidR="006C1B94">
        <w:t xml:space="preserve"> for Annunciation</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86"/>
            <w:r>
              <w:t>ruler</w:t>
            </w:r>
            <w:commentRangeEnd w:id="1486"/>
            <w:r>
              <w:rPr>
                <w:rStyle w:val="CommentReference"/>
              </w:rPr>
              <w:commentReference w:id="148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9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87"/>
            <w:r>
              <w:t xml:space="preserve">peoples </w:t>
            </w:r>
            <w:commentRangeEnd w:id="1487"/>
            <w:r>
              <w:rPr>
                <w:rStyle w:val="CommentReference"/>
              </w:rPr>
              <w:commentReference w:id="148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88"/>
            <w:r>
              <w:t>burned</w:t>
            </w:r>
            <w:commentRangeEnd w:id="1488"/>
            <w:r>
              <w:rPr>
                <w:rStyle w:val="CommentReference"/>
              </w:rPr>
              <w:commentReference w:id="148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89"/>
            <w:r>
              <w:t>Servant</w:t>
            </w:r>
            <w:commentRangeEnd w:id="1489"/>
            <w:r>
              <w:rPr>
                <w:rStyle w:val="CommentReference"/>
              </w:rPr>
              <w:commentReference w:id="148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0"/>
            <w:r>
              <w:t xml:space="preserve">Ⲫⲱⲕ </w:t>
            </w:r>
            <w:commentRangeEnd w:id="1490"/>
            <w:r>
              <w:rPr>
                <w:rStyle w:val="CommentReference"/>
                <w:rFonts w:ascii="Times New Roman" w:hAnsi="Times New Roman"/>
              </w:rPr>
              <w:commentReference w:id="149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1" w:name="_Ref434562998"/>
      <w:bookmarkStart w:id="1492" w:name="_Toc448227575"/>
      <w:r>
        <w:t xml:space="preserve">March 26 / Phamenoth 30: </w:t>
      </w:r>
      <w:r w:rsidR="00D31016">
        <w:t>Arch</w:t>
      </w:r>
      <w:r>
        <w:t>angel Gabriel</w:t>
      </w:r>
      <w:bookmarkEnd w:id="1491"/>
      <w:bookmarkEnd w:id="1492"/>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93" w:name="_Toc448227576"/>
      <w:r>
        <w:t xml:space="preserve">March 28 / Pharamuthi 2: Martyrdom of St. James </w:t>
      </w:r>
      <w:r w:rsidR="008762FF">
        <w:t xml:space="preserve">the son of </w:t>
      </w:r>
      <w:r w:rsidR="002E495E">
        <w:t>Zebedee</w:t>
      </w:r>
      <w:r>
        <w:t>, the Apostles</w:t>
      </w:r>
      <w:bookmarkEnd w:id="1493"/>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94" w:name="April"/>
      <w:bookmarkStart w:id="1495" w:name="_Toc448515413"/>
      <w:bookmarkEnd w:id="1451"/>
      <w:r>
        <w:lastRenderedPageBreak/>
        <w:t>April</w:t>
      </w:r>
      <w:bookmarkEnd w:id="1481"/>
      <w:bookmarkEnd w:id="1482"/>
      <w:bookmarkEnd w:id="148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95"/>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D16E1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D16E1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D16E1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D16E1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D16E1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D16E1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D16E1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D16E1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D16E1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D16E1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D16E1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96" w:name="_Toc448227577"/>
      <w:r>
        <w:lastRenderedPageBreak/>
        <w:t>April 1 / Pharamuthi 6</w:t>
      </w:r>
      <w:r w:rsidR="006E4762">
        <w:t xml:space="preserve">: </w:t>
      </w:r>
      <w:r>
        <w:t>Saint Mary of Egypt</w:t>
      </w:r>
      <w:bookmarkEnd w:id="1496"/>
    </w:p>
    <w:p w14:paraId="70D0F650" w14:textId="77777777" w:rsidR="00254945" w:rsidRDefault="00254945" w:rsidP="00254945">
      <w:pPr>
        <w:pStyle w:val="Heading4"/>
      </w:pPr>
      <w:bookmarkStart w:id="1497" w:name="_Ref434491512"/>
      <w:r>
        <w:t>The Doxology</w:t>
      </w:r>
      <w:r w:rsidR="00810F04">
        <w:t xml:space="preserve"> for St. Mary of Egypt</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98" w:name="_Toc448227578"/>
      <w:r>
        <w:lastRenderedPageBreak/>
        <w:t>April 7 / Pharamuthi 12: Commemoration of Archangel Michael</w:t>
      </w:r>
      <w:bookmarkEnd w:id="1498"/>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499" w:name="_Toc448227579"/>
      <w:r>
        <w:t>April 10 / Pharamuthi 15: Consecrating of the Church of St. Agabus the Apostle</w:t>
      </w:r>
      <w:bookmarkEnd w:id="1499"/>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0" w:name="_Toc448227580"/>
      <w:r>
        <w:t xml:space="preserve">April 12 / Pharamuthi 17: Martyrdom of St. </w:t>
      </w:r>
      <w:commentRangeStart w:id="1501"/>
      <w:r>
        <w:t xml:space="preserve">James </w:t>
      </w:r>
      <w:commentRangeEnd w:id="1501"/>
      <w:r>
        <w:rPr>
          <w:rStyle w:val="CommentReference"/>
          <w:rFonts w:eastAsiaTheme="minorHAnsi" w:cstheme="minorBidi"/>
          <w:b w:val="0"/>
          <w:bCs w:val="0"/>
        </w:rPr>
        <w:commentReference w:id="1501"/>
      </w:r>
      <w:r>
        <w:t xml:space="preserve">the brother of </w:t>
      </w:r>
      <w:r w:rsidR="002E495E">
        <w:t>the Lord the bishop of Jerusalem</w:t>
      </w:r>
      <w:bookmarkEnd w:id="1500"/>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02" w:name="_Toc448227581"/>
      <w:r>
        <w:t>April 16 / Pharamuthi 21: Commemoration of the Theotokos</w:t>
      </w:r>
      <w:bookmarkEnd w:id="1502"/>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03" w:name="_Ref434560035"/>
      <w:bookmarkStart w:id="1504" w:name="_Toc448227582"/>
      <w:r>
        <w:t>April 18 / Pharamuthi 23: Martyrdom of St. George the Prince of the Martyrs</w:t>
      </w:r>
      <w:bookmarkEnd w:id="1503"/>
      <w:bookmarkEnd w:id="1504"/>
    </w:p>
    <w:p w14:paraId="480B7CF0" w14:textId="77777777" w:rsidR="00AF6D10" w:rsidRDefault="00AF6D10" w:rsidP="00AF6D10">
      <w:pPr>
        <w:pStyle w:val="Heading4"/>
      </w:pPr>
      <w:bookmarkStart w:id="1505" w:name="_Ref434489211"/>
      <w:r>
        <w:t>Another Doxology of St. George</w:t>
      </w:r>
      <w:bookmarkEnd w:id="1505"/>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06" w:name="_Toc448227583"/>
      <w:r>
        <w:lastRenderedPageBreak/>
        <w:t>April 24 / Pharamuthi 29: Commemoration of the Annunciation, Nativity, and Resurrection on the 29</w:t>
      </w:r>
      <w:r w:rsidRPr="00C0205C">
        <w:rPr>
          <w:vertAlign w:val="superscript"/>
        </w:rPr>
        <w:t>th</w:t>
      </w:r>
      <w:r>
        <w:t xml:space="preserve"> of Every Month</w:t>
      </w:r>
      <w:bookmarkEnd w:id="1506"/>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07" w:name="_Toc448227584"/>
      <w:r>
        <w:t xml:space="preserve">April 24 / Pharamuthi 29: </w:t>
      </w:r>
      <w:r w:rsidR="00B52D77">
        <w:t xml:space="preserve">Also the </w:t>
      </w:r>
      <w:r>
        <w:t>Departure of St. Erastus the Apostle</w:t>
      </w:r>
      <w:bookmarkEnd w:id="1507"/>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08" w:name="_Ref434562195"/>
      <w:bookmarkStart w:id="1509" w:name="_Toc448227585"/>
      <w:r>
        <w:t>April 25 / Pharamuthi 30: Martyrdom of St. Mark the Evangelist</w:t>
      </w:r>
      <w:bookmarkEnd w:id="1508"/>
      <w:bookmarkEnd w:id="1509"/>
    </w:p>
    <w:p w14:paraId="1A50F251" w14:textId="77777777" w:rsidR="00072324" w:rsidRDefault="00B46E6E" w:rsidP="00072324">
      <w:pPr>
        <w:pStyle w:val="Heading4"/>
      </w:pPr>
      <w:bookmarkStart w:id="1510" w:name="_Ref434488936"/>
      <w:r>
        <w:t>Another</w:t>
      </w:r>
      <w:r w:rsidR="00072324">
        <w:t xml:space="preserve"> Doxology</w:t>
      </w:r>
      <w:r>
        <w:t xml:space="preserve"> of St. Mark</w:t>
      </w:r>
      <w:bookmarkEnd w:id="1510"/>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1" w:name="_Toc448227586"/>
      <w:r>
        <w:t>April 26 / Pashons 1: Nativity of the Theotokos</w:t>
      </w:r>
      <w:bookmarkEnd w:id="1511"/>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12" w:name="_Toc448227587"/>
      <w:r>
        <w:t>April 28 /</w:t>
      </w:r>
      <w:r w:rsidR="00F66BB3">
        <w:t xml:space="preserve"> Pashons 3: Departure of St. Jas</w:t>
      </w:r>
      <w:r>
        <w:t>on the Disciple</w:t>
      </w:r>
      <w:bookmarkEnd w:id="1512"/>
    </w:p>
    <w:p w14:paraId="588AE276" w14:textId="7313A776" w:rsidR="00191A26" w:rsidRDefault="00191A26" w:rsidP="00191A26">
      <w:pPr>
        <w:pStyle w:val="Rubric"/>
      </w:pPr>
      <w:bookmarkStart w:id="1513" w:name="_Toc410196215"/>
      <w:bookmarkStart w:id="1514" w:name="_Toc410196457"/>
      <w:bookmarkStart w:id="1515"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16" w:name="_Toc448227588"/>
      <w:r>
        <w:t>April 28 / Pashons 3: Also St. Theodore</w:t>
      </w:r>
      <w:r w:rsidR="00AF6F9B">
        <w:t xml:space="preserve"> the Disciple of St. Pachom</w:t>
      </w:r>
      <w:bookmarkEnd w:id="151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17" w:name="May"/>
      <w:bookmarkStart w:id="1518" w:name="_Toc448515414"/>
      <w:bookmarkEnd w:id="1494"/>
      <w:r>
        <w:lastRenderedPageBreak/>
        <w:t>May</w:t>
      </w:r>
      <w:r w:rsidR="00495F1A">
        <w:t xml:space="preserve"> or </w:t>
      </w:r>
      <w:bookmarkEnd w:id="1513"/>
      <w:bookmarkEnd w:id="1514"/>
      <w:bookmarkEnd w:id="1515"/>
      <w:r w:rsidRPr="00FB5E62">
        <w:rPr>
          <w:rFonts w:ascii="FreeSerifAvvaShenouda" w:eastAsia="Arial Unicode MS" w:hAnsi="FreeSerifAvvaShenouda" w:cs="FreeSerifAvvaShenouda"/>
          <w:lang w:val="en-US"/>
        </w:rPr>
        <w:t>Ⲡⲁϣⲁⲛⲥ</w:t>
      </w:r>
      <w:bookmarkEnd w:id="1518"/>
    </w:p>
    <w:bookmarkStart w:id="1519" w:name="_Ref434563583" w:displacedByCustomXml="next"/>
    <w:bookmarkStart w:id="1520" w:name="_Toc410196960" w:displacedByCustomXml="next"/>
    <w:bookmarkStart w:id="1521" w:name="_Toc410196458" w:displacedByCustomXml="next"/>
    <w:bookmarkStart w:id="1522" w:name="_Toc410196216"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D16E1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D16E1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D16E1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D16E1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D16E1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D16E1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D16E1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D16E1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D16E1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D16E1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D16E1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D16E1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D16E1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D16E1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D16E1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D16E1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D16E1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D16E1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D16E1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D16E1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23" w:name="_Ref436250616"/>
      <w:bookmarkStart w:id="1524" w:name="_Toc448227589"/>
      <w:r>
        <w:lastRenderedPageBreak/>
        <w:t>May 1 / Pashons 6: St. Macarius of Alexandria, the Presbyter</w:t>
      </w:r>
      <w:bookmarkEnd w:id="1519"/>
      <w:bookmarkEnd w:id="1523"/>
      <w:bookmarkEnd w:id="1524"/>
    </w:p>
    <w:p w14:paraId="65054283" w14:textId="77777777" w:rsidR="00137929" w:rsidRDefault="00137929" w:rsidP="00137929">
      <w:pPr>
        <w:pStyle w:val="Heading4"/>
      </w:pPr>
      <w:bookmarkStart w:id="1525" w:name="_Ref434490596"/>
      <w:r>
        <w:t>The Doxology</w:t>
      </w:r>
      <w:r w:rsidR="00B46E6E">
        <w:t xml:space="preserve"> for St. Macarius of Alexandria, the Presbyter</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26" w:name="_Ref434560539"/>
      <w:bookmarkStart w:id="1527" w:name="_Toc448227590"/>
      <w:r>
        <w:t>May 2 / Pashons 7: St. Athanasius the Apostolic</w:t>
      </w:r>
      <w:bookmarkEnd w:id="1526"/>
      <w:bookmarkEnd w:id="1527"/>
    </w:p>
    <w:p w14:paraId="5C918841" w14:textId="77777777" w:rsidR="00EE657B" w:rsidRDefault="00EE657B" w:rsidP="00EE657B">
      <w:pPr>
        <w:pStyle w:val="Heading4"/>
      </w:pPr>
      <w:bookmarkStart w:id="1528" w:name="_Ref434492183"/>
      <w:r>
        <w:t>The Doxology</w:t>
      </w:r>
      <w:r w:rsidR="00B82753">
        <w:t xml:space="preserve"> for St. Athanasius the Apostolic</w:t>
      </w:r>
      <w:bookmarkEnd w:id="1528"/>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29" w:name="_Ref434492196"/>
      <w:r>
        <w:lastRenderedPageBreak/>
        <w:t>Another</w:t>
      </w:r>
      <w:r w:rsidR="0047441D">
        <w:t xml:space="preserve"> Doxology</w:t>
      </w:r>
      <w:r>
        <w:t xml:space="preserve"> for St. Athanasius the Apostolic</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92"/>
            </w:r>
            <w:r>
              <w:t>;</w:t>
            </w:r>
          </w:p>
          <w:p w14:paraId="38DFDD79" w14:textId="77777777" w:rsidR="0047441D" w:rsidRDefault="0047441D" w:rsidP="0047441D">
            <w:pPr>
              <w:pStyle w:val="EngHang"/>
            </w:pPr>
            <w:r>
              <w:t>He sent them “the Father of Peace</w:t>
            </w:r>
            <w:r>
              <w:rPr>
                <w:rStyle w:val="FootnoteReference"/>
              </w:rPr>
              <w:footnoteReference w:id="89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0" w:name="_Toc448227591"/>
      <w:r>
        <w:t>May 7 / Pashons 12: Commemoration of Archangel Michael</w:t>
      </w:r>
      <w:bookmarkEnd w:id="1530"/>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1" w:name="_Toc448227592"/>
      <w:r>
        <w:t>May 7 / Pashons 12: Also the Consecration of the Church of St. Demiana</w:t>
      </w:r>
      <w:bookmarkEnd w:id="1531"/>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32" w:name="_Toc448227593"/>
      <w:r>
        <w:t>May 8 / Pashons 13 St. Junia of the Seventy Two Disciples</w:t>
      </w:r>
      <w:bookmarkEnd w:id="1532"/>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33" w:name="_Toc448227594"/>
      <w:r>
        <w:t xml:space="preserve">May 8 / Pashons 13 Also St. </w:t>
      </w:r>
      <w:commentRangeStart w:id="1534"/>
      <w:r>
        <w:t>Arsenius</w:t>
      </w:r>
      <w:commentRangeEnd w:id="1534"/>
      <w:r>
        <w:rPr>
          <w:rStyle w:val="CommentReference"/>
          <w:rFonts w:eastAsiaTheme="minorHAnsi" w:cstheme="minorBidi"/>
          <w:b w:val="0"/>
          <w:bCs w:val="0"/>
        </w:rPr>
        <w:commentReference w:id="1534"/>
      </w:r>
      <w:bookmarkEnd w:id="1533"/>
    </w:p>
    <w:p w14:paraId="2EEE01C8" w14:textId="77777777" w:rsidR="00220DFD" w:rsidRDefault="00220DFD" w:rsidP="00220DFD">
      <w:pPr>
        <w:pStyle w:val="Heading4"/>
      </w:pPr>
      <w:bookmarkStart w:id="1535" w:name="_Ref434490892"/>
      <w:r>
        <w:t>The Doxology</w:t>
      </w:r>
      <w:r w:rsidR="00810F04">
        <w:t xml:space="preserve"> for St. Arsenius</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36" w:name="_Toc448227595"/>
      <w:r>
        <w:t>May 9 / Pashons 14: St. Pachomius</w:t>
      </w:r>
      <w:bookmarkEnd w:id="1536"/>
    </w:p>
    <w:p w14:paraId="1731E46B" w14:textId="77777777" w:rsidR="00C30529" w:rsidRDefault="00C30529" w:rsidP="00C30529">
      <w:pPr>
        <w:pStyle w:val="Heading4"/>
      </w:pPr>
      <w:bookmarkStart w:id="1537" w:name="_Ref434491150"/>
      <w:r>
        <w:t>The Doxology</w:t>
      </w:r>
      <w:r w:rsidR="00810F04">
        <w:t xml:space="preserve"> for St. Pachomius</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38" w:name="_Toc448227596"/>
      <w:r>
        <w:lastRenderedPageBreak/>
        <w:t>May 11 / Pashons 16: Commemoration of St. John the Evangelist</w:t>
      </w:r>
      <w:bookmarkEnd w:id="1538"/>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39" w:name="_Toc448227597"/>
      <w:r>
        <w:t>May 16 / Pashons 21: Commemoration of the Theotokos</w:t>
      </w:r>
      <w:bookmarkEnd w:id="1539"/>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0" w:name="_Toc448227598"/>
      <w:r>
        <w:t xml:space="preserve">May 17 / Pashons 22: Departure of St. Andronicus the </w:t>
      </w:r>
      <w:r w:rsidR="00191A26">
        <w:t>Disciple</w:t>
      </w:r>
      <w:bookmarkEnd w:id="1540"/>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1" w:name="_Toc448227599"/>
      <w:r>
        <w:t xml:space="preserve">May 19 / Pashons 24: </w:t>
      </w:r>
      <w:r w:rsidR="00495F1A">
        <w:t>The Entrance into Egypt</w:t>
      </w:r>
      <w:bookmarkEnd w:id="1522"/>
      <w:bookmarkEnd w:id="1521"/>
      <w:bookmarkEnd w:id="1520"/>
      <w:bookmarkEnd w:id="1541"/>
    </w:p>
    <w:p w14:paraId="608201BF" w14:textId="77777777" w:rsidR="00C30529" w:rsidRDefault="00C30529" w:rsidP="00C30529">
      <w:pPr>
        <w:pStyle w:val="Heading4"/>
      </w:pPr>
      <w:bookmarkStart w:id="1542" w:name="_Ref434477906"/>
      <w:r>
        <w:t>The Doxology</w:t>
      </w:r>
      <w:r w:rsidR="00E21EA3">
        <w:t xml:space="preserve"> for the Entrance into Egypt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43" w:name="_Ref434476089"/>
      <w:r>
        <w:t>The Psali Adam</w:t>
      </w:r>
      <w:r w:rsidR="006C1B94">
        <w:t xml:space="preserve"> for the Entrance into Egypt</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44" w:name="_Ref434476112"/>
      <w:r>
        <w:t>The Psali Batos</w:t>
      </w:r>
      <w:r w:rsidR="006C1B94">
        <w:t xml:space="preserve"> for the Entrance into Egypt</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45"/>
            <w:r>
              <w:t>approached</w:t>
            </w:r>
            <w:commentRangeEnd w:id="1545"/>
            <w:r>
              <w:rPr>
                <w:rStyle w:val="CommentReference"/>
              </w:rPr>
              <w:commentReference w:id="154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46"/>
            <w:r>
              <w:t xml:space="preserve">Ⲫⲱⲕ </w:t>
            </w:r>
            <w:commentRangeEnd w:id="1546"/>
            <w:r>
              <w:rPr>
                <w:rStyle w:val="CommentReference"/>
                <w:rFonts w:ascii="Times New Roman" w:hAnsi="Times New Roman"/>
              </w:rPr>
              <w:commentReference w:id="154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47" w:name="_Toc448227600"/>
      <w:r>
        <w:lastRenderedPageBreak/>
        <w:t>May 19 / Pashons 24: Also, St. Pashnouni, the Monk and Martyr</w:t>
      </w:r>
      <w:bookmarkEnd w:id="1547"/>
    </w:p>
    <w:p w14:paraId="408F0E44" w14:textId="77777777" w:rsidR="00A055D8" w:rsidRDefault="00A055D8" w:rsidP="00A055D8">
      <w:pPr>
        <w:pStyle w:val="Heading4"/>
      </w:pPr>
      <w:bookmarkStart w:id="1548" w:name="_Ref434491429"/>
      <w:r>
        <w:t>The Doxology</w:t>
      </w:r>
      <w:r w:rsidR="00810F04">
        <w:t xml:space="preserve"> for St. Pashnouni</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49" w:name="_Toc448227601"/>
      <w:r>
        <w:t xml:space="preserve">May 21 / Pashons 26: </w:t>
      </w:r>
      <w:r w:rsidR="00072324">
        <w:t>Martyrdom of St. Thomas the Apostle</w:t>
      </w:r>
      <w:bookmarkEnd w:id="1549"/>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0" w:name="_Toc448227602"/>
      <w:r>
        <w:t>May 22 / Pashons 27: St. Thomas the Anchorite</w:t>
      </w:r>
      <w:bookmarkEnd w:id="1550"/>
    </w:p>
    <w:p w14:paraId="638D349A" w14:textId="77777777" w:rsidR="007A6E4F" w:rsidRDefault="007A6E4F" w:rsidP="007A6E4F">
      <w:pPr>
        <w:pStyle w:val="Heading4"/>
      </w:pPr>
      <w:bookmarkStart w:id="1551" w:name="_Ref434490403"/>
      <w:r>
        <w:t>The Doxology</w:t>
      </w:r>
      <w:r w:rsidR="00B46E6E">
        <w:t xml:space="preserve"> for St. Thomas the Anchorite</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52"/>
            <w:r>
              <w:t>Like amber</w:t>
            </w:r>
          </w:p>
          <w:p w14:paraId="2CE5E879" w14:textId="77777777" w:rsidR="007A6E4F" w:rsidRDefault="007A6E4F" w:rsidP="007A6E4F">
            <w:pPr>
              <w:pStyle w:val="EngHangEnd"/>
            </w:pPr>
            <w:r>
              <w:t>Spreading in paradise.</w:t>
            </w:r>
            <w:commentRangeEnd w:id="1552"/>
            <w:r>
              <w:rPr>
                <w:rStyle w:val="CommentReference"/>
                <w:rFonts w:ascii="Times New Roman" w:eastAsiaTheme="minorHAnsi" w:hAnsi="Times New Roman" w:cstheme="minorBidi"/>
                <w:color w:val="auto"/>
              </w:rPr>
              <w:commentReference w:id="155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53" w:name="_Toc448227603"/>
      <w:r>
        <w:t>May 24 (25) / Pashons 29: Commemoration of the Annunciation, Nativity, and Resurrection on the 29</w:t>
      </w:r>
      <w:r w:rsidRPr="00C0205C">
        <w:rPr>
          <w:vertAlign w:val="superscript"/>
        </w:rPr>
        <w:t>th</w:t>
      </w:r>
      <w:r>
        <w:t xml:space="preserve"> of Every Month</w:t>
      </w:r>
      <w:bookmarkEnd w:id="1553"/>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54" w:name="_Toc448227604"/>
      <w:r>
        <w:lastRenderedPageBreak/>
        <w:t xml:space="preserve">May 24 (25) / Pashons 29: Also St. </w:t>
      </w:r>
      <w:r w:rsidR="00F525F0">
        <w:t>Simeon</w:t>
      </w:r>
      <w:r>
        <w:t xml:space="preserve"> the Stylite</w:t>
      </w:r>
      <w:bookmarkEnd w:id="1554"/>
    </w:p>
    <w:p w14:paraId="6BC6625E" w14:textId="07CBC558" w:rsidR="00F525F0" w:rsidRPr="00F525F0" w:rsidRDefault="00F525F0" w:rsidP="00F525F0">
      <w:pPr>
        <w:pStyle w:val="Heading4"/>
      </w:pPr>
      <w:bookmarkStart w:id="1555" w:name="_Ref439328220"/>
      <w:r>
        <w:t>The Doxology for St. Simeon the Stylite</w:t>
      </w:r>
      <w:r w:rsidR="00BD2B3F">
        <w:rPr>
          <w:rStyle w:val="FootnoteReference"/>
        </w:rPr>
        <w:footnoteReference w:id="894"/>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56" w:name="_Toc448227605"/>
      <w:r>
        <w:t>May 25 / Pashons 30: Departure of St. Fournous the Disciple</w:t>
      </w:r>
      <w:bookmarkEnd w:id="1556"/>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57" w:name="_Toc448227606"/>
      <w:r>
        <w:t>May 27 / Paoni 2: St. Commemoration of the Appearance of the Bodies of St. John the Baptist and Elisha the Prophet</w:t>
      </w:r>
      <w:bookmarkEnd w:id="1557"/>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58" w:name="_Toc448227607"/>
      <w:r>
        <w:t>May 28 / Paoni 3: Consecration of St. George’s Church</w:t>
      </w:r>
      <w:bookmarkEnd w:id="1558"/>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59" w:name="_Toc448227608"/>
      <w:r>
        <w:t xml:space="preserve">May 28 / Paoni 3: </w:t>
      </w:r>
      <w:r w:rsidR="00601ED3">
        <w:t xml:space="preserve">Also </w:t>
      </w:r>
      <w:r>
        <w:t>St. Abraam of Fayyoum</w:t>
      </w:r>
      <w:bookmarkEnd w:id="1559"/>
    </w:p>
    <w:p w14:paraId="26D71FAF" w14:textId="77777777" w:rsidR="00C30529" w:rsidRDefault="00C30529" w:rsidP="00C30529">
      <w:pPr>
        <w:pStyle w:val="Heading4"/>
      </w:pPr>
      <w:bookmarkStart w:id="1560" w:name="_Ref434492469"/>
      <w:r>
        <w:t>The Doxology</w:t>
      </w:r>
      <w:r w:rsidR="00B82753">
        <w:t xml:space="preserve"> for St. Abraam of Fayyoum</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9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64" w:name="_Toc448227609"/>
      <w:r>
        <w:t>May 30 / Paoni 5: Consecration of the Church of St. Victor</w:t>
      </w:r>
      <w:bookmarkEnd w:id="1564"/>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65" w:name="_Toc410196217"/>
      <w:bookmarkStart w:id="1566" w:name="_Toc410196459"/>
      <w:bookmarkStart w:id="1567" w:name="_Toc410196961"/>
      <w:bookmarkStart w:id="1568" w:name="June"/>
      <w:bookmarkStart w:id="1569" w:name="_Toc448515415"/>
      <w:bookmarkEnd w:id="1517"/>
      <w:r>
        <w:lastRenderedPageBreak/>
        <w:t>June</w:t>
      </w:r>
      <w:bookmarkEnd w:id="1565"/>
      <w:bookmarkEnd w:id="1566"/>
      <w:bookmarkEnd w:id="1567"/>
      <w:r w:rsidR="00C30529">
        <w:t xml:space="preserve"> or </w:t>
      </w:r>
      <w:r w:rsidR="00C30529">
        <w:rPr>
          <w:rFonts w:ascii="FreeSerifAvvaShenouda" w:hAnsi="FreeSerifAvvaShenouda" w:cs="FreeSerifAvvaShenouda"/>
        </w:rPr>
        <w:t>Ⲡⲁⲱⲛⲉ</w:t>
      </w:r>
      <w:bookmarkEnd w:id="1569"/>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D16E1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D16E1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D16E1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D16E1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D16E1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D16E1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D16E1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D16E1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D16E1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D16E1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D16E1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D16E1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D16E1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D16E1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D16E1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D16E1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D16E1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D16E1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D16E1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0" w:name="_Toc448227610"/>
      <w:r>
        <w:lastRenderedPageBreak/>
        <w:t>The Apostles' Fast</w:t>
      </w:r>
      <w:bookmarkEnd w:id="1570"/>
    </w:p>
    <w:p w14:paraId="06362FF7" w14:textId="77777777" w:rsidR="00654C55" w:rsidRDefault="00654C55" w:rsidP="00654C55">
      <w:pPr>
        <w:pStyle w:val="Heading4"/>
      </w:pPr>
      <w:bookmarkStart w:id="1571" w:name="_Ref434476183"/>
      <w:r>
        <w:t>The Psali Adam</w:t>
      </w:r>
      <w:r w:rsidR="006C1B94">
        <w:t xml:space="preserve"> for the Apostles’ Fast</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72" w:name="_Ref434476204"/>
      <w:r>
        <w:t>The Psali Batos</w:t>
      </w:r>
      <w:r w:rsidR="006C1B94">
        <w:t xml:space="preserve"> for the Apostles’ Fast</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73"/>
            <w:r>
              <w:t xml:space="preserve">the </w:t>
            </w:r>
            <w:commentRangeEnd w:id="1573"/>
            <w:r>
              <w:rPr>
                <w:rStyle w:val="CommentReference"/>
              </w:rPr>
              <w:commentReference w:id="157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74" w:name="_Toc448227611"/>
      <w:r>
        <w:t>June 6 / Paoni 12: Commemoration of Archangel Michael</w:t>
      </w:r>
      <w:bookmarkEnd w:id="1574"/>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75" w:name="_Toc448227612"/>
      <w:r>
        <w:t>June 7 / Paoni 13: Archangel Gabriel</w:t>
      </w:r>
      <w:r w:rsidR="00D31016">
        <w:t>, the Evangelist of Daniel</w:t>
      </w:r>
      <w:bookmarkEnd w:id="1575"/>
    </w:p>
    <w:p w14:paraId="00F4ACC1" w14:textId="77777777" w:rsidR="00595AF3" w:rsidRPr="00980D99" w:rsidRDefault="00595AF3" w:rsidP="00595AF3">
      <w:pPr>
        <w:pStyle w:val="Heading4"/>
      </w:pPr>
      <w:bookmarkStart w:id="1576" w:name="_Ref434488149"/>
      <w:r>
        <w:t>The Doxology</w:t>
      </w:r>
      <w:r w:rsidR="00B46E6E">
        <w:t xml:space="preserve"> for Archangel Gabriel, the Evangelist of Daniel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9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77" w:name="_Ref434564551"/>
      <w:bookmarkStart w:id="1578" w:name="_Toc448227613"/>
      <w:r>
        <w:t>June 8 / Paoni 14: Sts. Apakir and John</w:t>
      </w:r>
      <w:bookmarkEnd w:id="1577"/>
      <w:bookmarkEnd w:id="1578"/>
    </w:p>
    <w:p w14:paraId="25CBD4EF" w14:textId="77777777" w:rsidR="006A0D7C" w:rsidRPr="00980D99" w:rsidRDefault="006A0D7C" w:rsidP="006A0D7C">
      <w:pPr>
        <w:pStyle w:val="Heading4"/>
      </w:pPr>
      <w:bookmarkStart w:id="1579" w:name="_Ref434489722"/>
      <w:r>
        <w:t>The Doxology</w:t>
      </w:r>
      <w:r w:rsidR="00B46E6E">
        <w:t xml:space="preserve"> for Sts. Apakir and John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0" w:name="_Toc448227614"/>
      <w:r>
        <w:rPr>
          <w:lang w:val="en-US"/>
        </w:rPr>
        <w:t>June 9 / Paoni 15: Handing over of St. Mark's Relics</w:t>
      </w:r>
      <w:bookmarkEnd w:id="1580"/>
    </w:p>
    <w:p w14:paraId="12A16B61" w14:textId="77777777" w:rsidR="00980D99" w:rsidRDefault="00980D99" w:rsidP="00980D99">
      <w:pPr>
        <w:pStyle w:val="Heading3"/>
        <w:rPr>
          <w:lang w:val="en-US"/>
        </w:rPr>
      </w:pPr>
      <w:bookmarkStart w:id="1581" w:name="_Toc448227615"/>
      <w:r>
        <w:rPr>
          <w:lang w:val="en-US"/>
        </w:rPr>
        <w:t>June 11 / Paoni 17: Return of St. Mark's Relics</w:t>
      </w:r>
      <w:bookmarkEnd w:id="1581"/>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82" w:name="_Toc448227616"/>
      <w:r>
        <w:rPr>
          <w:lang w:val="en-US"/>
        </w:rPr>
        <w:lastRenderedPageBreak/>
        <w:t>June 13 / Paoni 19: Martyrdom of St. George of Zahim</w:t>
      </w:r>
      <w:bookmarkEnd w:id="1582"/>
    </w:p>
    <w:p w14:paraId="4EBBC2F1" w14:textId="77777777" w:rsidR="006D27E4" w:rsidRPr="00980D99" w:rsidRDefault="006D27E4" w:rsidP="006D27E4">
      <w:pPr>
        <w:pStyle w:val="Heading4"/>
      </w:pPr>
      <w:bookmarkStart w:id="1583" w:name="_Ref434489925"/>
      <w:r>
        <w:t>The Doxology</w:t>
      </w:r>
      <w:r w:rsidR="00B46E6E">
        <w:t xml:space="preserve"> for St. George of Zahim</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84" w:name="_Toc448227617"/>
      <w:r>
        <w:lastRenderedPageBreak/>
        <w:t>June 15 / Paoni 21: Commemoration of the Theotokos</w:t>
      </w:r>
      <w:bookmarkEnd w:id="1584"/>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85" w:name="_Toc448227618"/>
      <w:r>
        <w:t>June 16 / Paoni 22: Consecration of a Church of St. Cosmas and Damian, Their Brothers and Their Mother</w:t>
      </w:r>
      <w:bookmarkEnd w:id="1585"/>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86" w:name="_Toc448227619"/>
      <w:r>
        <w:rPr>
          <w:lang w:val="en-US"/>
        </w:rPr>
        <w:t xml:space="preserve">June 18 / Paoni 24: </w:t>
      </w:r>
      <w:r w:rsidR="001B4E41">
        <w:rPr>
          <w:lang w:val="en-US"/>
        </w:rPr>
        <w:t xml:space="preserve">The Strong </w:t>
      </w:r>
      <w:r>
        <w:rPr>
          <w:lang w:val="en-US"/>
        </w:rPr>
        <w:t>St. Moses</w:t>
      </w:r>
      <w:bookmarkEnd w:id="1586"/>
    </w:p>
    <w:p w14:paraId="5BCAE9A6" w14:textId="77777777" w:rsidR="00980D99" w:rsidRDefault="00980D99" w:rsidP="00980D99">
      <w:pPr>
        <w:pStyle w:val="Heading4"/>
        <w:rPr>
          <w:lang w:val="en-US"/>
        </w:rPr>
      </w:pPr>
      <w:bookmarkStart w:id="1587" w:name="_Ref434491006"/>
      <w:r>
        <w:rPr>
          <w:lang w:val="en-US"/>
        </w:rPr>
        <w:t>The Doxology</w:t>
      </w:r>
      <w:r w:rsidR="00810F04">
        <w:rPr>
          <w:lang w:val="en-US"/>
        </w:rPr>
        <w:t xml:space="preserve"> for the Strong St. Moses</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0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0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0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98" w:name="_Toc448227620"/>
      <w:r>
        <w:rPr>
          <w:lang w:val="en-US"/>
        </w:rPr>
        <w:t>June 19 / Paoni 25: Martyrdom of St</w:t>
      </w:r>
      <w:r w:rsidR="00191A26">
        <w:rPr>
          <w:lang w:val="en-US"/>
        </w:rPr>
        <w:t>. Jude the Disciple and Epistle-</w:t>
      </w:r>
      <w:r>
        <w:rPr>
          <w:lang w:val="en-US"/>
        </w:rPr>
        <w:t>Writer</w:t>
      </w:r>
      <w:bookmarkEnd w:id="1598"/>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599" w:name="_Toc448227621"/>
      <w:r>
        <w:t xml:space="preserve">June 20 / Paoni 26: </w:t>
      </w:r>
      <w:r w:rsidR="00237D47">
        <w:t xml:space="preserve">Consecration of the Church of </w:t>
      </w:r>
      <w:r>
        <w:t>Archangel Gabriel</w:t>
      </w:r>
      <w:bookmarkEnd w:id="1599"/>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0" w:name="_Toc448227622"/>
      <w:r>
        <w:rPr>
          <w:lang w:val="en-US"/>
        </w:rPr>
        <w:lastRenderedPageBreak/>
        <w:t>June 21 / Paoni 27: Martyrdom of St. Ananias the Apostle</w:t>
      </w:r>
      <w:bookmarkEnd w:id="1600"/>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1" w:name="_Toc448227623"/>
      <w:r>
        <w:t>June 23 / Paoni 29: Commemoration of the Annunciation, Nativity, and Resurrection on the 29</w:t>
      </w:r>
      <w:r w:rsidRPr="00C0205C">
        <w:rPr>
          <w:vertAlign w:val="superscript"/>
        </w:rPr>
        <w:t>th</w:t>
      </w:r>
      <w:r>
        <w:t xml:space="preserve"> of Every Month</w:t>
      </w:r>
      <w:bookmarkEnd w:id="1601"/>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02" w:name="_Toc448227624"/>
      <w:r>
        <w:rPr>
          <w:lang w:val="en-US"/>
        </w:rPr>
        <w:t>June 24 / Paoni 30: The Nativity of St. John the Baptist</w:t>
      </w:r>
      <w:bookmarkEnd w:id="1602"/>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03" w:name="_Toc448227625"/>
      <w:r>
        <w:t>June 26 / Epip 2: Departure of St. Thaddaeus the Apostle</w:t>
      </w:r>
      <w:bookmarkEnd w:id="1603"/>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04" w:name="_Toc448227626"/>
      <w:r>
        <w:t>June 27 / Epip 3: St. Cyril of Alexandria</w:t>
      </w:r>
      <w:bookmarkEnd w:id="160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05" w:name="_Toc448227627"/>
      <w:r>
        <w:t>June 28 / Epip 4: Sts. Apakir and John</w:t>
      </w:r>
      <w:bookmarkEnd w:id="1605"/>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06"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06"/>
    </w:p>
    <w:p w14:paraId="6FD478B9" w14:textId="77777777" w:rsidR="004C7F73" w:rsidRDefault="004C7F73" w:rsidP="004C7F73">
      <w:pPr>
        <w:pStyle w:val="Heading4"/>
      </w:pPr>
      <w:bookmarkStart w:id="1607" w:name="_Ref434477973"/>
      <w:r>
        <w:t>The Doxology of Sts. Peter and Paul</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08"/>
            <w:r>
              <w:t>Are the working husbandmen</w:t>
            </w:r>
            <w:commentRangeEnd w:id="1608"/>
            <w:r>
              <w:rPr>
                <w:rStyle w:val="CommentReference"/>
                <w:rFonts w:ascii="Times New Roman" w:eastAsiaTheme="minorHAnsi" w:hAnsi="Times New Roman" w:cstheme="minorBidi"/>
                <w:color w:val="auto"/>
              </w:rPr>
              <w:commentReference w:id="160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09"/>
            <w:r>
              <w:t xml:space="preserve">With </w:t>
            </w:r>
            <w:commentRangeEnd w:id="1609"/>
            <w:r>
              <w:rPr>
                <w:rStyle w:val="CommentReference"/>
                <w:rFonts w:ascii="Times New Roman" w:eastAsiaTheme="minorHAnsi" w:hAnsi="Times New Roman" w:cstheme="minorBidi"/>
                <w:color w:val="auto"/>
              </w:rPr>
              <w:commentReference w:id="160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0"/>
            <w:commentRangeStart w:id="1611"/>
            <w:r>
              <w:t xml:space="preserve">sound </w:t>
            </w:r>
            <w:commentRangeEnd w:id="1610"/>
            <w:r>
              <w:rPr>
                <w:rStyle w:val="CommentReference"/>
                <w:rFonts w:ascii="Times New Roman" w:eastAsiaTheme="minorHAnsi" w:hAnsi="Times New Roman" w:cstheme="minorBidi"/>
                <w:color w:val="auto"/>
              </w:rPr>
              <w:commentReference w:id="1610"/>
            </w:r>
            <w:commentRangeEnd w:id="1611"/>
            <w:r>
              <w:rPr>
                <w:rStyle w:val="CommentReference"/>
                <w:rFonts w:ascii="Times New Roman" w:eastAsiaTheme="minorHAnsi" w:hAnsi="Times New Roman" w:cstheme="minorBidi"/>
                <w:color w:val="auto"/>
              </w:rPr>
              <w:commentReference w:id="161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12" w:name="_Ref434488724"/>
      <w:r>
        <w:t>The Doxology of St. Paul</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1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14"/>
            <w:r>
              <w:t xml:space="preserve">To </w:t>
            </w:r>
            <w:commentRangeEnd w:id="1614"/>
            <w:r>
              <w:rPr>
                <w:rStyle w:val="CommentReference"/>
                <w:rFonts w:ascii="Times New Roman" w:eastAsiaTheme="minorHAnsi" w:hAnsi="Times New Roman" w:cstheme="minorBidi"/>
                <w:color w:val="auto"/>
              </w:rPr>
              <w:commentReference w:id="1614"/>
            </w:r>
            <w:r>
              <w:t xml:space="preserve">all the </w:t>
            </w:r>
            <w:commentRangeStart w:id="1615"/>
            <w:r>
              <w:t>Gentiles</w:t>
            </w:r>
            <w:commentRangeEnd w:id="1615"/>
            <w:r>
              <w:rPr>
                <w:rStyle w:val="CommentReference"/>
                <w:rFonts w:ascii="Times New Roman" w:eastAsiaTheme="minorHAnsi" w:hAnsi="Times New Roman" w:cstheme="minorBidi"/>
                <w:color w:val="auto"/>
              </w:rPr>
              <w:commentReference w:id="161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16"/>
            <w:r>
              <w:t>To be completely filled</w:t>
            </w:r>
          </w:p>
          <w:p w14:paraId="68A85021" w14:textId="77777777" w:rsidR="00306181" w:rsidRDefault="00306181" w:rsidP="00306181">
            <w:pPr>
              <w:pStyle w:val="EngHangEnd"/>
            </w:pPr>
            <w:r>
              <w:t>With God in love.</w:t>
            </w:r>
            <w:commentRangeEnd w:id="1616"/>
            <w:r>
              <w:rPr>
                <w:rStyle w:val="CommentReference"/>
                <w:rFonts w:ascii="Times New Roman" w:eastAsiaTheme="minorHAnsi" w:hAnsi="Times New Roman" w:cstheme="minorBidi"/>
                <w:color w:val="auto"/>
              </w:rPr>
              <w:commentReference w:id="161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17" w:name="_Ref434476236"/>
      <w:r>
        <w:t>The Psali Adam</w:t>
      </w:r>
      <w:r w:rsidR="006C1B94">
        <w:t xml:space="preserve"> for the Apostles’ Feast</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18" w:name="_Ref434476261"/>
      <w:r>
        <w:t>The Psali Batos</w:t>
      </w:r>
      <w:r w:rsidR="006C1B94">
        <w:t xml:space="preserve"> for the Apostles’ Feast</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19" w:name="_Toc448227629"/>
      <w:r>
        <w:rPr>
          <w:lang w:val="en-US"/>
        </w:rPr>
        <w:t>June 30 / Epip 6: Martyrdom of St. Aoulimpas the Apostle</w:t>
      </w:r>
      <w:bookmarkEnd w:id="1619"/>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0" w:name="_Toc410196218"/>
      <w:bookmarkStart w:id="1621" w:name="_Toc410196460"/>
      <w:bookmarkStart w:id="1622" w:name="_Toc410196962"/>
      <w:bookmarkStart w:id="1623" w:name="July"/>
      <w:bookmarkStart w:id="1624" w:name="_Toc448515416"/>
      <w:bookmarkEnd w:id="1568"/>
      <w:r>
        <w:lastRenderedPageBreak/>
        <w:t>July</w:t>
      </w:r>
      <w:bookmarkEnd w:id="1620"/>
      <w:bookmarkEnd w:id="1621"/>
      <w:bookmarkEnd w:id="1622"/>
      <w:r w:rsidR="00980D99">
        <w:t xml:space="preserve"> or </w:t>
      </w:r>
      <w:r w:rsidR="00980D99">
        <w:rPr>
          <w:rFonts w:ascii="FreeSerifAvvaShenouda" w:hAnsi="FreeSerifAvvaShenouda" w:cs="FreeSerifAvvaShenouda"/>
        </w:rPr>
        <w:t>Ⲉⲡⲏⲡ</w:t>
      </w:r>
      <w:bookmarkEnd w:id="1624"/>
    </w:p>
    <w:bookmarkStart w:id="1625" w:name="_Ref434562742" w:displacedByCustomXml="next"/>
    <w:bookmarkStart w:id="1626" w:name="_Toc410196965" w:displacedByCustomXml="next"/>
    <w:bookmarkStart w:id="1627" w:name="_Toc410196463" w:displacedByCustomXml="next"/>
    <w:bookmarkStart w:id="1628" w:name="_Toc410196221"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D16E1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D16E1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D16E1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D16E1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D16E1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D16E1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D16E1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D16E1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D16E1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D16E1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D16E1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D16E1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D16E1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D16E1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D16E1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D16E1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29" w:name="_Ref436250323"/>
      <w:bookmarkStart w:id="1630" w:name="_Toc448227630"/>
      <w:r>
        <w:rPr>
          <w:rFonts w:ascii="Times New Roman" w:hAnsi="Times New Roman" w:cs="Times New Roman"/>
        </w:rPr>
        <w:lastRenderedPageBreak/>
        <w:t>July 1 / Epip 7: St. Shenoute</w:t>
      </w:r>
      <w:bookmarkEnd w:id="1625"/>
      <w:bookmarkEnd w:id="1629"/>
      <w:bookmarkEnd w:id="1630"/>
    </w:p>
    <w:p w14:paraId="5B5A5AD3" w14:textId="77777777" w:rsidR="00980D99" w:rsidRDefault="00980D99" w:rsidP="00980D99">
      <w:pPr>
        <w:pStyle w:val="Heading4"/>
        <w:rPr>
          <w:lang w:val="en-US"/>
        </w:rPr>
      </w:pPr>
      <w:bookmarkStart w:id="1631" w:name="_Ref434491186"/>
      <w:r>
        <w:rPr>
          <w:lang w:val="en-US"/>
        </w:rPr>
        <w:t>The Doxology</w:t>
      </w:r>
      <w:r w:rsidR="00810F04">
        <w:rPr>
          <w:lang w:val="en-US"/>
        </w:rPr>
        <w:t xml:space="preserve"> for St. Shenoute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0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0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0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35" w:name="_Ref434491207"/>
      <w:r>
        <w:rPr>
          <w:lang w:val="en-US"/>
        </w:rPr>
        <w:t>A Doxology for St. Besa</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36" w:name="_Toc448227631"/>
      <w:r>
        <w:rPr>
          <w:rFonts w:ascii="Times New Roman" w:hAnsi="Times New Roman" w:cs="Times New Roman"/>
        </w:rPr>
        <w:t>July 1 / Epip 7: Also St. Ignatius</w:t>
      </w:r>
      <w:bookmarkEnd w:id="1636"/>
    </w:p>
    <w:p w14:paraId="08CD1881" w14:textId="77777777" w:rsidR="00980D99" w:rsidRDefault="00980D99" w:rsidP="00980D99">
      <w:pPr>
        <w:pStyle w:val="Heading3"/>
        <w:rPr>
          <w:lang w:val="en-US"/>
        </w:rPr>
      </w:pPr>
      <w:bookmarkStart w:id="1637" w:name="_Ref434560325"/>
      <w:bookmarkStart w:id="1638" w:name="_Toc448227632"/>
      <w:r>
        <w:rPr>
          <w:lang w:val="en-US"/>
        </w:rPr>
        <w:t>July 2 / Epip 8: St. Pishoy</w:t>
      </w:r>
      <w:bookmarkEnd w:id="1637"/>
      <w:bookmarkEnd w:id="1638"/>
    </w:p>
    <w:p w14:paraId="3F31CCDA" w14:textId="77777777" w:rsidR="00980D99" w:rsidRDefault="00980D99" w:rsidP="00980D99">
      <w:pPr>
        <w:pStyle w:val="Heading4"/>
        <w:rPr>
          <w:lang w:val="en-US"/>
        </w:rPr>
      </w:pPr>
      <w:bookmarkStart w:id="1639" w:name="_Ref434490783"/>
      <w:r>
        <w:rPr>
          <w:lang w:val="en-US"/>
        </w:rPr>
        <w:t>The Doxology</w:t>
      </w:r>
      <w:r w:rsidR="00810F04">
        <w:rPr>
          <w:lang w:val="en-US"/>
        </w:rPr>
        <w:t xml:space="preserve"> for St. Pishoy</w:t>
      </w:r>
      <w:bookmarkEnd w:id="1639"/>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0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49" w:name="_Toc448227633"/>
      <w:r>
        <w:t>The Virgin’s Fast</w:t>
      </w:r>
      <w:bookmarkEnd w:id="1628"/>
      <w:bookmarkEnd w:id="1627"/>
      <w:bookmarkEnd w:id="1626"/>
      <w:bookmarkEnd w:id="1649"/>
    </w:p>
    <w:p w14:paraId="67B94F6A" w14:textId="77777777" w:rsidR="005B716A" w:rsidRDefault="005B716A" w:rsidP="005B716A">
      <w:pPr>
        <w:pStyle w:val="Heading3"/>
        <w:rPr>
          <w:lang w:val="en-US"/>
        </w:rPr>
      </w:pPr>
      <w:bookmarkStart w:id="1650" w:name="_Toc448227634"/>
      <w:r>
        <w:rPr>
          <w:lang w:val="en-US"/>
        </w:rPr>
        <w:t>July 3 / Epip 9: Martyrdom of</w:t>
      </w:r>
      <w:r w:rsidR="00FE0AE4">
        <w:rPr>
          <w:lang w:val="en-US"/>
        </w:rPr>
        <w:t xml:space="preserve"> </w:t>
      </w:r>
      <w:r>
        <w:rPr>
          <w:lang w:val="en-US"/>
        </w:rPr>
        <w:t>St. Simon Cleophas the Apostle</w:t>
      </w:r>
      <w:bookmarkEnd w:id="1650"/>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1" w:name="_Toc448227635"/>
      <w:r>
        <w:t>July 6 / Epip 12: Commemoration of Archangel Michael</w:t>
      </w:r>
      <w:bookmarkEnd w:id="1651"/>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52" w:name="_Toc448227636"/>
      <w:r>
        <w:t>July 12 / Epip 18: Martyrdom of St. James the Apostle, the Bishop of Jerusalem</w:t>
      </w:r>
      <w:bookmarkEnd w:id="1652"/>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53" w:name="_Ref434562330"/>
      <w:bookmarkStart w:id="1654" w:name="_Toc448227637"/>
      <w:r>
        <w:t>July 14 / Epip 20: Martyrdom of St. Theodore of Shotep, the General</w:t>
      </w:r>
      <w:bookmarkEnd w:id="1653"/>
      <w:bookmarkEnd w:id="1654"/>
    </w:p>
    <w:p w14:paraId="7B584133" w14:textId="77777777" w:rsidR="009C1989" w:rsidRDefault="009C1989" w:rsidP="009C1989">
      <w:pPr>
        <w:pStyle w:val="Heading4"/>
      </w:pPr>
      <w:bookmarkStart w:id="1655" w:name="_Ref434489277"/>
      <w:r>
        <w:t>The Doxology of St. Theodore of Shotep, the General</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56" w:name="_Ref434489296"/>
      <w:r>
        <w:t>Another Doxology of St. Theodore of Shotep, the General</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57"/>
            <w:r>
              <w:t>struggler</w:t>
            </w:r>
            <w:commentRangeEnd w:id="1657"/>
            <w:r>
              <w:rPr>
                <w:rStyle w:val="CommentReference"/>
                <w:rFonts w:ascii="Times New Roman" w:eastAsiaTheme="minorHAnsi" w:hAnsi="Times New Roman" w:cstheme="minorBidi"/>
                <w:color w:val="auto"/>
              </w:rPr>
              <w:commentReference w:id="165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58" w:name="_Toc448227638"/>
      <w:r>
        <w:t>July 15 / Epip 21: Commemoration of the Theotokos</w:t>
      </w:r>
      <w:bookmarkEnd w:id="1658"/>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59" w:name="_Ref434562663"/>
      <w:bookmarkStart w:id="1660" w:name="_Toc448227639"/>
      <w:r>
        <w:t>July 17 / Epip 23: The Martyrdom of St. Marina</w:t>
      </w:r>
      <w:bookmarkEnd w:id="1659"/>
      <w:bookmarkEnd w:id="1660"/>
    </w:p>
    <w:p w14:paraId="71210AE6" w14:textId="77777777" w:rsidR="0078548F" w:rsidRDefault="0078548F" w:rsidP="0078548F">
      <w:pPr>
        <w:pStyle w:val="Heading4"/>
      </w:pPr>
      <w:bookmarkStart w:id="1661" w:name="_Ref434490204"/>
      <w:r>
        <w:t>The Doxology</w:t>
      </w:r>
      <w:r w:rsidR="00B46E6E">
        <w:t xml:space="preserve"> for St. Marina</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62" w:name="_Toc448227640"/>
      <w:r>
        <w:t>July 18 / Epip 24: The Martyrdom of Abba Noub</w:t>
      </w:r>
      <w:bookmarkEnd w:id="1662"/>
    </w:p>
    <w:p w14:paraId="45A4C76D" w14:textId="77777777" w:rsidR="00951605" w:rsidRDefault="00951605" w:rsidP="00951605">
      <w:pPr>
        <w:pStyle w:val="Heading4"/>
      </w:pPr>
      <w:bookmarkStart w:id="1663" w:name="_Ref434489534"/>
      <w:r>
        <w:t>The Doxology</w:t>
      </w:r>
      <w:r w:rsidR="00B46E6E">
        <w:t xml:space="preserve"> for Abba Noub</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64"/>
            <w:r>
              <w:t>Abba Noub</w:t>
            </w:r>
            <w:commentRangeEnd w:id="1664"/>
            <w:r>
              <w:rPr>
                <w:rStyle w:val="CommentReference"/>
                <w:rFonts w:ascii="Times New Roman" w:eastAsiaTheme="minorHAnsi" w:hAnsi="Times New Roman" w:cstheme="minorBidi"/>
                <w:color w:val="auto"/>
              </w:rPr>
              <w:commentReference w:id="166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65"/>
            <w:r>
              <w:t xml:space="preserve">upright </w:t>
            </w:r>
            <w:commentRangeEnd w:id="1665"/>
            <w:r>
              <w:rPr>
                <w:rStyle w:val="CommentReference"/>
                <w:rFonts w:ascii="Times New Roman" w:eastAsiaTheme="minorHAnsi" w:hAnsi="Times New Roman" w:cstheme="minorBidi"/>
                <w:color w:val="auto"/>
              </w:rPr>
              <w:commentReference w:id="166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66" w:name="_Toc448227641"/>
      <w:r>
        <w:t>July 20 / Epip 26: Joseph the Carpenter</w:t>
      </w:r>
      <w:bookmarkEnd w:id="1666"/>
    </w:p>
    <w:p w14:paraId="5DE3B33E" w14:textId="77777777" w:rsidR="00BF240D" w:rsidRDefault="00BF240D" w:rsidP="00BF240D">
      <w:pPr>
        <w:pStyle w:val="Heading4"/>
      </w:pPr>
      <w:bookmarkStart w:id="1667" w:name="_Ref434488476"/>
      <w:r>
        <w:t>The Doxology</w:t>
      </w:r>
      <w:r w:rsidR="00B46E6E">
        <w:t xml:space="preserve"> for St. Joseph the Carpenter</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68" w:name="_Toc448227642"/>
      <w:bookmarkStart w:id="1669" w:name="_Toc410196222"/>
      <w:bookmarkStart w:id="1670" w:name="_Toc410196464"/>
      <w:bookmarkStart w:id="1671" w:name="_Toc410196966"/>
      <w:r>
        <w:t>July 20 / Epip 26: Also St. Frumentius (Abune Selama), the First Bishop of Ethiopia</w:t>
      </w:r>
      <w:bookmarkEnd w:id="1668"/>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72" w:name="_Toc448227643"/>
      <w:r>
        <w:t>July 22 / Epip 28: Departure of St. Mary Magdalene</w:t>
      </w:r>
      <w:bookmarkEnd w:id="1672"/>
    </w:p>
    <w:p w14:paraId="41ADBBFF" w14:textId="77777777" w:rsidR="00C325FC" w:rsidRDefault="00C325FC" w:rsidP="00C325FC">
      <w:pPr>
        <w:pStyle w:val="Heading4"/>
      </w:pPr>
      <w:bookmarkStart w:id="1673" w:name="_Ref434489077"/>
      <w:r>
        <w:t>The Doxology</w:t>
      </w:r>
      <w:r w:rsidR="00B46E6E">
        <w:t xml:space="preserve"> for St. Mary Magdalene</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74"/>
            <w:r>
              <w:t xml:space="preserve">ϯⲁⲅⲓⲁ </w:t>
            </w:r>
            <w:commentRangeEnd w:id="1674"/>
            <w:r>
              <w:rPr>
                <w:rStyle w:val="CommentReference"/>
                <w:rFonts w:ascii="Times New Roman" w:hAnsi="Times New Roman" w:cstheme="minorBidi"/>
                <w:noProof w:val="0"/>
              </w:rPr>
              <w:commentReference w:id="167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75"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75"/>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76" w:name="_Toc448227645"/>
      <w:r>
        <w:t xml:space="preserve">July 23 / Epip 29: </w:t>
      </w:r>
      <w:r w:rsidR="00B52D77">
        <w:t xml:space="preserve">Also the </w:t>
      </w:r>
      <w:r>
        <w:t>Translocation of the Relics of St. Andrew, the Apostle</w:t>
      </w:r>
      <w:bookmarkEnd w:id="1676"/>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77" w:name="_Toc448227646"/>
      <w:r>
        <w:t>July 28 / Mesori 4: Consecration of the Church of St. Anthony</w:t>
      </w:r>
      <w:bookmarkEnd w:id="1677"/>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23"/>
      <w:r>
        <w:t>.</w:t>
      </w:r>
    </w:p>
    <w:p w14:paraId="62D72F65" w14:textId="77777777" w:rsidR="00495F1A" w:rsidRPr="00980D99" w:rsidRDefault="00495F1A" w:rsidP="00495F1A">
      <w:pPr>
        <w:pStyle w:val="Heading2"/>
        <w:rPr>
          <w:lang w:val="en-US"/>
        </w:rPr>
      </w:pPr>
      <w:bookmarkStart w:id="1678" w:name="August"/>
      <w:bookmarkStart w:id="1679" w:name="_Toc448515417"/>
      <w:r>
        <w:lastRenderedPageBreak/>
        <w:t>August</w:t>
      </w:r>
      <w:bookmarkEnd w:id="1669"/>
      <w:bookmarkEnd w:id="1670"/>
      <w:bookmarkEnd w:id="167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79"/>
    </w:p>
    <w:bookmarkStart w:id="1680" w:name="_Toc410196967" w:displacedByCustomXml="next"/>
    <w:bookmarkStart w:id="1681" w:name="_Toc410196465" w:displacedByCustomXml="next"/>
    <w:bookmarkStart w:id="1682" w:name="_Toc410196223"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D16E1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D16E1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D16E1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D16E1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D16E1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D16E1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D16E1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D16E1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D16E1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D16E1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D16E1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D16E1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83" w:name="_Toc448227647"/>
      <w:r>
        <w:lastRenderedPageBreak/>
        <w:t>August 1 / Mesori 8: The Confession of St. Peter</w:t>
      </w:r>
      <w:bookmarkEnd w:id="1683"/>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84" w:name="_Toc448227648"/>
      <w:r>
        <w:t>August 5 / Mesori 12: Commemoration of Archangel Michael</w:t>
      </w:r>
      <w:bookmarkEnd w:id="1684"/>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85" w:name="_Toc448227649"/>
      <w:r>
        <w:t xml:space="preserve">August 6 / Mesori 13: </w:t>
      </w:r>
      <w:r w:rsidR="00495F1A">
        <w:t>The Transfiguration</w:t>
      </w:r>
      <w:bookmarkEnd w:id="1682"/>
      <w:bookmarkEnd w:id="1681"/>
      <w:bookmarkEnd w:id="1680"/>
      <w:bookmarkEnd w:id="1685"/>
    </w:p>
    <w:p w14:paraId="1EF4D652" w14:textId="77777777" w:rsidR="00980D99" w:rsidRDefault="00980D99" w:rsidP="00980D99">
      <w:pPr>
        <w:pStyle w:val="Heading4"/>
      </w:pPr>
      <w:bookmarkStart w:id="1686" w:name="_Ref434478012"/>
      <w:r>
        <w:t>The Doxology</w:t>
      </w:r>
      <w:r w:rsidR="00E21EA3">
        <w:t xml:space="preserve"> of the Transfiguration</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87" w:name="_Ref434476299"/>
      <w:r>
        <w:t>The Psali Adam</w:t>
      </w:r>
      <w:r w:rsidR="006C1B94">
        <w:t xml:space="preserve"> for the Transfiguration</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88" w:name="_Ref434476316"/>
      <w:r>
        <w:t>The Psali Batos</w:t>
      </w:r>
      <w:r w:rsidR="006C1B94">
        <w:t xml:space="preserve"> for the Transfiguration</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89" w:name="_Toc410196224"/>
      <w:bookmarkStart w:id="1690" w:name="_Toc410196466"/>
      <w:bookmarkStart w:id="1691" w:name="_Toc410196968"/>
      <w:bookmarkStart w:id="1692" w:name="_Ref435642801"/>
      <w:bookmarkStart w:id="1693" w:name="_Ref435642808"/>
      <w:bookmarkStart w:id="1694" w:name="_Toc448227650"/>
      <w:r>
        <w:t xml:space="preserve">August 9 / Mesori 16: </w:t>
      </w:r>
      <w:r w:rsidR="00495F1A">
        <w:t>The Assumption of the Virgin</w:t>
      </w:r>
      <w:bookmarkEnd w:id="1689"/>
      <w:bookmarkEnd w:id="1690"/>
      <w:bookmarkEnd w:id="1691"/>
      <w:bookmarkEnd w:id="1692"/>
      <w:bookmarkEnd w:id="1693"/>
      <w:bookmarkEnd w:id="1694"/>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695" w:name="_Ref435642763"/>
      <w:r>
        <w:t xml:space="preserve">The Psali </w:t>
      </w:r>
      <w:commentRangeStart w:id="1696"/>
      <w:r>
        <w:t xml:space="preserve">Adam </w:t>
      </w:r>
      <w:commentRangeEnd w:id="1696"/>
      <w:r>
        <w:rPr>
          <w:rStyle w:val="CommentReference"/>
          <w:rFonts w:eastAsiaTheme="minorHAnsi" w:cstheme="minorBidi"/>
          <w:b w:val="0"/>
          <w:bCs w:val="0"/>
          <w:iCs w:val="0"/>
          <w:color w:val="auto"/>
        </w:rPr>
        <w:commentReference w:id="1696"/>
      </w:r>
      <w:r>
        <w:t>for the Virgin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97"/>
            <w:r>
              <w:t>With divine hands.”</w:t>
            </w:r>
            <w:commentRangeEnd w:id="1697"/>
            <w:r>
              <w:rPr>
                <w:rStyle w:val="CommentReference"/>
                <w:rFonts w:ascii="Times New Roman" w:eastAsiaTheme="minorHAnsi" w:hAnsi="Times New Roman" w:cstheme="minorBidi"/>
                <w:color w:val="auto"/>
              </w:rPr>
              <w:commentReference w:id="169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98" w:name="_Ref435734818"/>
      <w:r>
        <w:t>The Psali Batos for the Virgin</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99"/>
            <w:r>
              <w:t>forever</w:t>
            </w:r>
            <w:commentRangeEnd w:id="1699"/>
            <w:r>
              <w:rPr>
                <w:rStyle w:val="CommentReference"/>
                <w:rFonts w:ascii="Times New Roman" w:eastAsiaTheme="minorHAnsi" w:hAnsi="Times New Roman" w:cstheme="minorBidi"/>
                <w:color w:val="auto"/>
              </w:rPr>
              <w:commentReference w:id="169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0"/>
            <w:r>
              <w:t>In the unshakable places.</w:t>
            </w:r>
            <w:commentRangeEnd w:id="1700"/>
            <w:r>
              <w:rPr>
                <w:rStyle w:val="CommentReference"/>
                <w:rFonts w:ascii="Times New Roman" w:eastAsiaTheme="minorHAnsi" w:hAnsi="Times New Roman" w:cstheme="minorBidi"/>
                <w:color w:val="auto"/>
              </w:rPr>
              <w:commentReference w:id="170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1"/>
            <w:r>
              <w:t>Your name adorns our works.</w:t>
            </w:r>
            <w:commentRangeEnd w:id="1701"/>
            <w:r>
              <w:rPr>
                <w:rStyle w:val="CommentReference"/>
                <w:rFonts w:ascii="Times New Roman" w:eastAsiaTheme="minorHAnsi" w:hAnsi="Times New Roman" w:cstheme="minorBidi"/>
                <w:color w:val="auto"/>
              </w:rPr>
              <w:commentReference w:id="170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02"/>
            <w:r>
              <w:t xml:space="preserve">Interceding </w:t>
            </w:r>
            <w:commentRangeEnd w:id="1702"/>
            <w:r>
              <w:rPr>
                <w:rStyle w:val="CommentReference"/>
                <w:rFonts w:ascii="Times New Roman" w:eastAsiaTheme="minorHAnsi" w:hAnsi="Times New Roman" w:cstheme="minorBidi"/>
                <w:color w:val="auto"/>
              </w:rPr>
              <w:commentReference w:id="170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03" w:name="_Toc448227651"/>
      <w:r>
        <w:t>August 12 / Mesori 19: Translocation of the Relics of St. Macarius the Great</w:t>
      </w:r>
      <w:bookmarkEnd w:id="1703"/>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04" w:name="_Toc448227652"/>
      <w:r>
        <w:t>August 14 / Mesori 21: Commemoration of the Theotokos</w:t>
      </w:r>
      <w:bookmarkEnd w:id="1704"/>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05" w:name="_Ref434563030"/>
      <w:bookmarkStart w:id="1706" w:name="_Toc448227653"/>
      <w:r>
        <w:t>August 17 / Mesori 24: Departure of St. Takle Haymanot</w:t>
      </w:r>
      <w:bookmarkEnd w:id="1705"/>
      <w:bookmarkEnd w:id="1706"/>
    </w:p>
    <w:p w14:paraId="34845613" w14:textId="77777777" w:rsidR="009F60F1" w:rsidRDefault="009F60F1" w:rsidP="009F60F1">
      <w:pPr>
        <w:pStyle w:val="Heading4"/>
      </w:pPr>
      <w:bookmarkStart w:id="1707" w:name="_Ref434492302"/>
      <w:r>
        <w:t>The Doxology</w:t>
      </w:r>
      <w:r w:rsidR="00B82753">
        <w:t xml:space="preserve"> for St. Takle Haymanot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08" w:name="_Toc448227654"/>
      <w:r>
        <w:lastRenderedPageBreak/>
        <w:t>August 21 / Mesori 28: The Patriarchs: Abraham, Isaac, and Jacob</w:t>
      </w:r>
      <w:bookmarkEnd w:id="1708"/>
    </w:p>
    <w:p w14:paraId="1D063B19" w14:textId="77777777" w:rsidR="00431ABD" w:rsidRDefault="00431ABD" w:rsidP="00431ABD">
      <w:pPr>
        <w:pStyle w:val="Heading4"/>
      </w:pPr>
      <w:bookmarkStart w:id="1709" w:name="_Ref434492413"/>
      <w:r>
        <w:t>The Doxology</w:t>
      </w:r>
      <w:r w:rsidR="00B82753">
        <w:t xml:space="preserve"> for the Patriarchs: Abraham, Isaac, and Jacob</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0" w:name="_Toc448227655"/>
      <w:r>
        <w:lastRenderedPageBreak/>
        <w:t>August 22 / Mesori 29: Commemoration of the Annunciation, Nativity, and Resurrection on the 29</w:t>
      </w:r>
      <w:r w:rsidRPr="00C0205C">
        <w:rPr>
          <w:vertAlign w:val="superscript"/>
        </w:rPr>
        <w:t>th</w:t>
      </w:r>
      <w:r>
        <w:t xml:space="preserve"> of Every Month</w:t>
      </w:r>
      <w:bookmarkEnd w:id="1710"/>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1" w:name="_Toc448227656"/>
      <w:r>
        <w:t xml:space="preserve">August 22 / Mesori 29: </w:t>
      </w:r>
      <w:r w:rsidR="007D439A">
        <w:t xml:space="preserve">Also the </w:t>
      </w:r>
      <w:r>
        <w:t>Translocation of the Relics of St. John the Short to Scetis</w:t>
      </w:r>
      <w:bookmarkEnd w:id="1711"/>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12" w:name="_Toc448227657"/>
      <w:r>
        <w:t>August 25 / Little Month 2: Departure of St. Titus the Apostle</w:t>
      </w:r>
      <w:bookmarkEnd w:id="1712"/>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13" w:name="_Toc448227658"/>
      <w:r>
        <w:t>August 26 / Little Month 3: Archangel Raphael</w:t>
      </w:r>
      <w:bookmarkEnd w:id="1713"/>
    </w:p>
    <w:p w14:paraId="0292BCC5" w14:textId="77777777" w:rsidR="00C30039" w:rsidRDefault="00C30039" w:rsidP="00C30039">
      <w:pPr>
        <w:pStyle w:val="Heading4"/>
      </w:pPr>
      <w:bookmarkStart w:id="1714" w:name="_Ref434488208"/>
      <w:r>
        <w:t>The Doxology</w:t>
      </w:r>
      <w:r w:rsidR="00B46E6E">
        <w:t xml:space="preserve"> for Archangel Raphael</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15" w:name="_Toc448227659"/>
      <w:r>
        <w:t>August 28 / Little Month 5</w:t>
      </w:r>
      <w:r w:rsidR="00980D99">
        <w:t>: St. Parsouma</w:t>
      </w:r>
      <w:bookmarkEnd w:id="1715"/>
    </w:p>
    <w:p w14:paraId="32F5CFB7" w14:textId="77777777" w:rsidR="00980D99" w:rsidRDefault="00980D99" w:rsidP="00980D99">
      <w:pPr>
        <w:pStyle w:val="Heading4"/>
      </w:pPr>
      <w:bookmarkStart w:id="1716" w:name="_Ref434491294"/>
      <w:r>
        <w:t>The Doxology</w:t>
      </w:r>
      <w:r w:rsidR="00810F04">
        <w:t xml:space="preserve"> for St. Parsouma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1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0"/>
            <w:r>
              <w:t xml:space="preserve">ⲙ̀Ⲡⲭ̄ⲥ̄ </w:t>
            </w:r>
            <w:commentRangeEnd w:id="1720"/>
            <w:r>
              <w:rPr>
                <w:rStyle w:val="CommentReference"/>
                <w:rFonts w:ascii="Times New Roman" w:hAnsi="Times New Roman" w:cstheme="minorBidi"/>
                <w:noProof w:val="0"/>
              </w:rPr>
              <w:commentReference w:id="172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1"/>
            <w:r>
              <w:t xml:space="preserve">ⲡⲉⲛⲥⲱⲧⲏⲣ </w:t>
            </w:r>
            <w:commentRangeEnd w:id="1721"/>
            <w:r>
              <w:rPr>
                <w:rStyle w:val="CommentReference"/>
                <w:rFonts w:ascii="Times New Roman" w:hAnsi="Times New Roman" w:cstheme="minorBidi"/>
                <w:noProof w:val="0"/>
              </w:rPr>
              <w:commentReference w:id="172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22" w:name="_Toc410196226"/>
      <w:bookmarkStart w:id="1723" w:name="_Toc410196468"/>
      <w:bookmarkStart w:id="1724" w:name="_Toc410196970"/>
      <w:bookmarkStart w:id="1725" w:name="Pascal"/>
      <w:bookmarkStart w:id="1726" w:name="_Toc448515418"/>
      <w:bookmarkEnd w:id="1678"/>
      <w:r>
        <w:lastRenderedPageBreak/>
        <w:t>The Pascal Cycle</w:t>
      </w:r>
      <w:bookmarkEnd w:id="1722"/>
      <w:bookmarkEnd w:id="1723"/>
      <w:bookmarkEnd w:id="1724"/>
      <w:bookmarkEnd w:id="1726"/>
    </w:p>
    <w:bookmarkStart w:id="1727" w:name="_Toc410196971" w:displacedByCustomXml="next"/>
    <w:bookmarkStart w:id="1728" w:name="_Toc410196469" w:displacedByCustomXml="next"/>
    <w:bookmarkStart w:id="1729" w:name="_Toc410196227"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D16E1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D16E1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D16E1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D16E1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D16E1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D16E1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D16E1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D16E1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D16E1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0" w:name="_Toc448227660"/>
      <w:r>
        <w:lastRenderedPageBreak/>
        <w:t>Jonah’s Fast</w:t>
      </w:r>
      <w:bookmarkEnd w:id="1729"/>
      <w:bookmarkEnd w:id="1728"/>
      <w:bookmarkEnd w:id="1727"/>
      <w:bookmarkEnd w:id="1730"/>
    </w:p>
    <w:p w14:paraId="7A658690" w14:textId="77777777" w:rsidR="001E5E16" w:rsidRPr="001E5E16" w:rsidRDefault="001E5E16" w:rsidP="001E5E16">
      <w:pPr>
        <w:pStyle w:val="Heading4"/>
      </w:pPr>
      <w:bookmarkStart w:id="1731" w:name="_Ref434478053"/>
      <w:r>
        <w:t>The Doxology</w:t>
      </w:r>
      <w:r w:rsidR="00E21EA3">
        <w:t xml:space="preserve"> of Jonah’s Fast</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32" w:name="_Toc410196228"/>
      <w:bookmarkStart w:id="1733" w:name="_Toc410196470"/>
      <w:bookmarkStart w:id="1734" w:name="_Toc410196972"/>
      <w:bookmarkStart w:id="1735" w:name="_Toc448227661"/>
      <w:r>
        <w:t>Jonah’s Feast</w:t>
      </w:r>
      <w:bookmarkEnd w:id="1732"/>
      <w:bookmarkEnd w:id="1733"/>
      <w:bookmarkEnd w:id="1734"/>
      <w:bookmarkEnd w:id="1735"/>
    </w:p>
    <w:p w14:paraId="6EE6C439" w14:textId="77777777" w:rsidR="00495F1A" w:rsidRDefault="00495F1A" w:rsidP="00495F1A">
      <w:pPr>
        <w:pStyle w:val="Heading3"/>
      </w:pPr>
      <w:bookmarkStart w:id="1736" w:name="_Toc410196229"/>
      <w:bookmarkStart w:id="1737" w:name="_Toc410196471"/>
      <w:bookmarkStart w:id="1738" w:name="_Toc410196973"/>
      <w:bookmarkStart w:id="1739" w:name="_Toc448227662"/>
      <w:r>
        <w:t>Great Lent</w:t>
      </w:r>
      <w:bookmarkEnd w:id="1736"/>
      <w:bookmarkEnd w:id="1737"/>
      <w:bookmarkEnd w:id="1738"/>
      <w:bookmarkEnd w:id="1739"/>
    </w:p>
    <w:p w14:paraId="2602B6E5" w14:textId="77777777" w:rsidR="00EC2AEB" w:rsidRPr="001E5E16" w:rsidRDefault="00EC2AEB" w:rsidP="00EC2AEB">
      <w:pPr>
        <w:pStyle w:val="Heading4"/>
      </w:pPr>
      <w:bookmarkStart w:id="1740" w:name="_Ref434478080"/>
      <w:r>
        <w:t>The Doxology</w:t>
      </w:r>
      <w:r w:rsidR="00420CFA">
        <w:t xml:space="preserve"> for Saturday and Sunday</w:t>
      </w:r>
      <w:r w:rsidR="00E21EA3">
        <w:t xml:space="preserve"> in Great Lent</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1" w:name="_Ref434478104"/>
      <w:r>
        <w:t>The Doxology</w:t>
      </w:r>
      <w:r w:rsidR="00E21EA3">
        <w:t xml:space="preserve"> for Weekdays in Great Lent</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42"/>
            <w:r>
              <w:t>ⲛⲓⲉ̀ⲛⲉϩ</w:t>
            </w:r>
            <w:commentRangeEnd w:id="1742"/>
            <w:r>
              <w:rPr>
                <w:rStyle w:val="CommentReference"/>
                <w:rFonts w:ascii="Times New Roman" w:hAnsi="Times New Roman" w:cstheme="minorBidi"/>
                <w:noProof w:val="0"/>
              </w:rPr>
              <w:commentReference w:id="1742"/>
            </w:r>
            <w:r>
              <w:t>.</w:t>
            </w:r>
          </w:p>
        </w:tc>
      </w:tr>
    </w:tbl>
    <w:p w14:paraId="1A70F51E" w14:textId="77777777" w:rsidR="00420CFA" w:rsidRPr="001E5E16" w:rsidRDefault="00420CFA" w:rsidP="00420CFA">
      <w:pPr>
        <w:pStyle w:val="Heading4"/>
      </w:pPr>
      <w:bookmarkStart w:id="1743" w:name="_Ref434478128"/>
      <w:r>
        <w:t>A Second Doxology for Weekdays</w:t>
      </w:r>
      <w:r w:rsidR="00E21EA3">
        <w:t xml:space="preserve"> in Great Lent</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44"/>
            <w:r>
              <w:t xml:space="preserve">He </w:t>
            </w:r>
            <w:r w:rsidR="00253DD3">
              <w:t>humiliated</w:t>
            </w:r>
          </w:p>
          <w:p w14:paraId="774AFAE4" w14:textId="77777777" w:rsidR="00420CFA" w:rsidRDefault="00420CFA" w:rsidP="00420CFA">
            <w:pPr>
              <w:pStyle w:val="EngHangEnd"/>
            </w:pPr>
            <w:r>
              <w:t>The Tempter</w:t>
            </w:r>
            <w:commentRangeEnd w:id="1744"/>
            <w:r>
              <w:rPr>
                <w:rStyle w:val="CommentReference"/>
              </w:rPr>
              <w:commentReference w:id="174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45"/>
            <w:r>
              <w:t>“Fast in watchfulness</w:t>
            </w:r>
          </w:p>
          <w:p w14:paraId="6B2FDE71" w14:textId="77777777" w:rsidR="00420CFA" w:rsidRDefault="00420CFA" w:rsidP="00420CFA">
            <w:pPr>
              <w:pStyle w:val="EngHangEnd"/>
            </w:pPr>
            <w:r>
              <w:t>By day and by night.”</w:t>
            </w:r>
            <w:commentRangeEnd w:id="1745"/>
            <w:r>
              <w:rPr>
                <w:rStyle w:val="CommentReference"/>
              </w:rPr>
              <w:commentReference w:id="174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46" w:name="_Ref434478147"/>
      <w:r>
        <w:lastRenderedPageBreak/>
        <w:t>A Third</w:t>
      </w:r>
      <w:r w:rsidR="00420CFA">
        <w:t xml:space="preserve"> Doxology</w:t>
      </w:r>
      <w:r>
        <w:t xml:space="preserve"> for Weekdays</w:t>
      </w:r>
      <w:r w:rsidR="00E21EA3">
        <w:t xml:space="preserve"> in Great Lent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47" w:name="_Ref434478172"/>
      <w:r>
        <w:t xml:space="preserve">The </w:t>
      </w:r>
      <w:r w:rsidR="007A72D2">
        <w:t xml:space="preserve">Fourth </w:t>
      </w:r>
      <w:r>
        <w:t>Doxology</w:t>
      </w:r>
      <w:r w:rsidR="007A72D2">
        <w:t xml:space="preserve"> </w:t>
      </w:r>
      <w:r w:rsidR="00E21EA3">
        <w:t>for Great Lent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48"/>
            <w:r>
              <w:t xml:space="preserve">Ϯⲛⲏⲥⲧⲓⲁ̀ </w:t>
            </w:r>
            <w:commentRangeEnd w:id="1748"/>
            <w:r>
              <w:rPr>
                <w:rStyle w:val="CommentReference"/>
                <w:rFonts w:ascii="Times New Roman" w:hAnsi="Times New Roman" w:cstheme="minorBidi"/>
                <w:noProof w:val="0"/>
              </w:rPr>
              <w:commentReference w:id="174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49"/>
            <w:r>
              <w:t>pretense</w:t>
            </w:r>
            <w:commentRangeEnd w:id="1749"/>
            <w:r>
              <w:rPr>
                <w:rStyle w:val="CommentReference"/>
              </w:rPr>
              <w:commentReference w:id="174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0"/>
            <w:r>
              <w:t>strugglers</w:t>
            </w:r>
            <w:commentRangeEnd w:id="1750"/>
            <w:r>
              <w:rPr>
                <w:rStyle w:val="CommentReference"/>
              </w:rPr>
              <w:commentReference w:id="175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1"/>
            <w:r>
              <w:t>martyrdom</w:t>
            </w:r>
            <w:commentRangeEnd w:id="1751"/>
            <w:r>
              <w:rPr>
                <w:rStyle w:val="CommentReference"/>
              </w:rPr>
              <w:commentReference w:id="175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52"/>
            <w:r>
              <w:t xml:space="preserve">carries </w:t>
            </w:r>
            <w:commentRangeEnd w:id="1752"/>
            <w:r>
              <w:rPr>
                <w:rStyle w:val="CommentReference"/>
              </w:rPr>
              <w:commentReference w:id="175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53"/>
            <w:r>
              <w:t>assembly</w:t>
            </w:r>
            <w:commentRangeEnd w:id="1753"/>
            <w:r>
              <w:rPr>
                <w:rStyle w:val="CommentReference"/>
              </w:rPr>
              <w:commentReference w:id="1753"/>
            </w:r>
            <w:r>
              <w:t>,</w:t>
            </w:r>
          </w:p>
          <w:p w14:paraId="33941A18" w14:textId="77777777" w:rsidR="006A78B4" w:rsidRDefault="006A78B4" w:rsidP="006A78B4">
            <w:pPr>
              <w:pStyle w:val="EngHangEnd"/>
            </w:pPr>
            <w:r>
              <w:t xml:space="preserve">From now until the </w:t>
            </w:r>
            <w:commentRangeStart w:id="1754"/>
            <w:r>
              <w:t>ages of ages</w:t>
            </w:r>
            <w:commentRangeEnd w:id="1754"/>
            <w:r>
              <w:rPr>
                <w:rStyle w:val="CommentReference"/>
              </w:rPr>
              <w:commentReference w:id="175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55" w:name="_Ref434476347"/>
      <w:r>
        <w:lastRenderedPageBreak/>
        <w:t>The Psali Adam</w:t>
      </w:r>
      <w:r w:rsidR="006C1B94">
        <w:t xml:space="preserve"> 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56" w:name="_Ref434476369"/>
      <w:r>
        <w:t>The Psali Batos</w:t>
      </w:r>
      <w:r w:rsidR="006C1B94">
        <w:t xml:space="preserve"> for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57" w:name="_Toc410196230"/>
      <w:bookmarkStart w:id="1758" w:name="_Toc410196472"/>
      <w:bookmarkStart w:id="1759" w:name="_Toc410196974"/>
      <w:bookmarkStart w:id="1760" w:name="_Toc448227663"/>
      <w:r>
        <w:t>Lazarus Saturday</w:t>
      </w:r>
      <w:bookmarkEnd w:id="1757"/>
      <w:bookmarkEnd w:id="1758"/>
      <w:bookmarkEnd w:id="1759"/>
      <w:bookmarkEnd w:id="1760"/>
    </w:p>
    <w:p w14:paraId="536840DE" w14:textId="77777777" w:rsidR="00EC2AEB" w:rsidRPr="001E5E16" w:rsidRDefault="00EC2AEB" w:rsidP="00EC2AEB">
      <w:pPr>
        <w:pStyle w:val="Heading4"/>
      </w:pPr>
      <w:bookmarkStart w:id="1761" w:name="_Ref434478195"/>
      <w:r>
        <w:t>The Doxology</w:t>
      </w:r>
      <w:r w:rsidR="00E21EA3">
        <w:t xml:space="preserve"> for Lazarus Saturday</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62" w:name="_Ref434476394"/>
      <w:r>
        <w:t>The Psali Batos</w:t>
      </w:r>
      <w:r w:rsidR="006C1B94">
        <w:t xml:space="preserve"> for Lazarus Saturday</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63"/>
            <w:r>
              <w:t>With glory befitting You</w:t>
            </w:r>
            <w:commentRangeEnd w:id="1763"/>
            <w:r>
              <w:rPr>
                <w:rStyle w:val="CommentReference"/>
              </w:rPr>
              <w:commentReference w:id="176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64" w:name="_Toc410196231"/>
      <w:bookmarkStart w:id="1765" w:name="_Toc410196473"/>
      <w:bookmarkStart w:id="1766" w:name="_Toc410196975"/>
      <w:bookmarkStart w:id="1767" w:name="_Toc448227664"/>
      <w:r>
        <w:t>Palm Sunday</w:t>
      </w:r>
      <w:bookmarkEnd w:id="1764"/>
      <w:bookmarkEnd w:id="1765"/>
      <w:bookmarkEnd w:id="1766"/>
      <w:bookmarkEnd w:id="1767"/>
    </w:p>
    <w:p w14:paraId="5FD5B809" w14:textId="77777777" w:rsidR="00EC2AEB" w:rsidRPr="001E5E16" w:rsidRDefault="00EC2AEB" w:rsidP="00EC2AEB">
      <w:pPr>
        <w:pStyle w:val="Heading4"/>
      </w:pPr>
      <w:bookmarkStart w:id="1768" w:name="_Ref434478217"/>
      <w:r>
        <w:t xml:space="preserve">The </w:t>
      </w:r>
      <w:r w:rsidR="00FA139D">
        <w:t xml:space="preserve">First </w:t>
      </w:r>
      <w:r>
        <w:t>Doxology</w:t>
      </w:r>
      <w:r w:rsidR="00E21EA3">
        <w:t xml:space="preserve"> for Palm Sunday</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69"/>
            <w:r>
              <w:t>To the ages.</w:t>
            </w:r>
            <w:commentRangeEnd w:id="1769"/>
            <w:r>
              <w:rPr>
                <w:rStyle w:val="CommentReference"/>
              </w:rPr>
              <w:commentReference w:id="176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0" w:name="_Ref434478234"/>
      <w:r>
        <w:t>The Second Doxology</w:t>
      </w:r>
      <w:r w:rsidR="00E21EA3">
        <w:t xml:space="preserve"> for Palm Sunday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1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1" w:name="_Ref434478255"/>
      <w:r>
        <w:t>The Third Doxology</w:t>
      </w:r>
      <w:r w:rsidR="00E21EA3">
        <w:t xml:space="preserve"> for Palm Sunday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1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72"/>
            <w:r>
              <w:t xml:space="preserve">is </w:t>
            </w:r>
            <w:commentRangeEnd w:id="1772"/>
            <w:r>
              <w:rPr>
                <w:rStyle w:val="CommentReference"/>
              </w:rPr>
              <w:commentReference w:id="177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73" w:name="_Ref434476417"/>
      <w:r>
        <w:t>The Psali Adam</w:t>
      </w:r>
      <w:r w:rsidR="006C1B94">
        <w:t xml:space="preserve"> for Palm Sunday</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74"/>
            <w:r>
              <w:t xml:space="preserve">Offer </w:t>
            </w:r>
            <w:commentRangeEnd w:id="1774"/>
            <w:r>
              <w:rPr>
                <w:rStyle w:val="CommentReference"/>
              </w:rPr>
              <w:commentReference w:id="177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75"/>
            <w:r>
              <w:t>Kranion</w:t>
            </w:r>
            <w:commentRangeEnd w:id="1775"/>
            <w:r>
              <w:rPr>
                <w:rStyle w:val="CommentReference"/>
              </w:rPr>
              <w:commentReference w:id="177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76" w:name="_Toc448227665"/>
      <w:bookmarkStart w:id="1777" w:name="_Toc410196232"/>
      <w:bookmarkStart w:id="1778" w:name="_Toc410196474"/>
      <w:bookmarkStart w:id="1779" w:name="_Toc410196976"/>
      <w:r>
        <w:lastRenderedPageBreak/>
        <w:t>Joyous Saturday</w:t>
      </w:r>
      <w:bookmarkEnd w:id="1776"/>
    </w:p>
    <w:p w14:paraId="65F4337A" w14:textId="2CA465AF" w:rsidR="003E106D" w:rsidRDefault="003E106D" w:rsidP="003E106D">
      <w:pPr>
        <w:pStyle w:val="Heading4"/>
      </w:pPr>
      <w:bookmarkStart w:id="1780" w:name="_Ref435562018"/>
      <w:r>
        <w:t>The Psali Batos for the Joyous Saturday</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1"/>
            <w:r>
              <w:t xml:space="preserve">abolished </w:t>
            </w:r>
            <w:commentRangeEnd w:id="1781"/>
            <w:r>
              <w:rPr>
                <w:rStyle w:val="CommentReference"/>
              </w:rPr>
              <w:commentReference w:id="178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82"/>
            <w:r>
              <w:t>power</w:t>
            </w:r>
            <w:commentRangeEnd w:id="1782"/>
            <w:r>
              <w:rPr>
                <w:rStyle w:val="CommentReference"/>
              </w:rPr>
              <w:commentReference w:id="178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83" w:name="_Toc448227666"/>
      <w:r>
        <w:t>Resurrection</w:t>
      </w:r>
      <w:bookmarkEnd w:id="1777"/>
      <w:bookmarkEnd w:id="1778"/>
      <w:bookmarkEnd w:id="1779"/>
      <w:r w:rsidR="003E106D">
        <w:t xml:space="preserve"> Sunday</w:t>
      </w:r>
      <w:bookmarkEnd w:id="1783"/>
    </w:p>
    <w:p w14:paraId="48D283B9" w14:textId="77777777" w:rsidR="00EC2AEB" w:rsidRPr="001E5E16" w:rsidRDefault="00EC2AEB" w:rsidP="00EC2AEB">
      <w:pPr>
        <w:pStyle w:val="Heading4"/>
      </w:pPr>
      <w:bookmarkStart w:id="1784" w:name="_Ref434478294"/>
      <w:r>
        <w:t>The Doxology</w:t>
      </w:r>
      <w:r w:rsidR="00E21EA3">
        <w:t xml:space="preserve"> for the Resurrection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85"/>
            <w:r>
              <w:t>Name</w:t>
            </w:r>
            <w:commentRangeEnd w:id="1785"/>
            <w:r>
              <w:rPr>
                <w:rStyle w:val="CommentReference"/>
              </w:rPr>
              <w:commentReference w:id="178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86" w:name="_Ref434478317"/>
      <w:r>
        <w:t>A</w:t>
      </w:r>
      <w:r w:rsidR="00E21EA3">
        <w:t>nother</w:t>
      </w:r>
      <w:r>
        <w:t xml:space="preserve"> Doxology</w:t>
      </w:r>
      <w:r w:rsidR="00E21EA3">
        <w:t xml:space="preserve"> for the Resurrection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87" w:name="_Ref434478347"/>
      <w:r>
        <w:t>A Doxology for Archangel Michael</w:t>
      </w:r>
      <w:r w:rsidR="00E21EA3">
        <w:t xml:space="preserve"> for the Resurrection</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1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1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1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88" w:name="_Ref434476440"/>
      <w:r>
        <w:t>The Psali Adam</w:t>
      </w:r>
      <w:r w:rsidR="006C1B94">
        <w:t xml:space="preserve"> for the Resurrection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89" w:name="_Ref434476459"/>
      <w:r>
        <w:lastRenderedPageBreak/>
        <w:t>The Psali Batos</w:t>
      </w:r>
      <w:r w:rsidR="006C1B94">
        <w:t xml:space="preserve"> for the Resurrection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0" w:name="_Toc410196233"/>
      <w:bookmarkStart w:id="1791" w:name="_Toc410196475"/>
      <w:bookmarkStart w:id="1792" w:name="_Toc410196977"/>
      <w:bookmarkStart w:id="1793" w:name="_Toc448227667"/>
      <w:r>
        <w:t>Thomas Sunday</w:t>
      </w:r>
      <w:bookmarkEnd w:id="1790"/>
      <w:bookmarkEnd w:id="1791"/>
      <w:bookmarkEnd w:id="1792"/>
      <w:bookmarkEnd w:id="1793"/>
    </w:p>
    <w:p w14:paraId="1CFE554E" w14:textId="77777777" w:rsidR="00EC2AEB" w:rsidRDefault="00EC2AEB" w:rsidP="00EC2AEB">
      <w:pPr>
        <w:pStyle w:val="Heading4"/>
      </w:pPr>
      <w:bookmarkStart w:id="1794" w:name="_Ref434478375"/>
      <w:r>
        <w:t>The Doxology</w:t>
      </w:r>
      <w:r w:rsidR="00E21EA3">
        <w:t xml:space="preserve"> for Thomas Sunday</w:t>
      </w:r>
      <w:bookmarkEnd w:id="1794"/>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1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95"/>
            <w:r>
              <w:t xml:space="preserve">Jesus </w:t>
            </w:r>
            <w:commentRangeEnd w:id="1795"/>
            <w:r>
              <w:rPr>
                <w:rStyle w:val="CommentReference"/>
                <w:rFonts w:ascii="Times New Roman" w:hAnsi="Times New Roman"/>
              </w:rPr>
              <w:commentReference w:id="179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96" w:name="_Toc410196235"/>
      <w:bookmarkStart w:id="1797" w:name="_Toc410196477"/>
      <w:bookmarkStart w:id="1798" w:name="_Toc410196979"/>
      <w:bookmarkStart w:id="1799" w:name="_Toc448227668"/>
      <w:r>
        <w:t>Ascension</w:t>
      </w:r>
      <w:bookmarkEnd w:id="1796"/>
      <w:bookmarkEnd w:id="1797"/>
      <w:bookmarkEnd w:id="1798"/>
      <w:bookmarkEnd w:id="1799"/>
    </w:p>
    <w:p w14:paraId="41C1E8F1" w14:textId="77777777" w:rsidR="00EC2AEB" w:rsidRPr="001E5E16" w:rsidRDefault="00EC2AEB" w:rsidP="00EC2AEB">
      <w:pPr>
        <w:pStyle w:val="Heading4"/>
      </w:pPr>
      <w:bookmarkStart w:id="1800" w:name="_Ref434478556"/>
      <w:r>
        <w:t>The Doxology</w:t>
      </w:r>
      <w:r w:rsidR="00CC1CA8">
        <w:t xml:space="preserve"> for the Ascension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1"/>
            <w:r>
              <w:t>Name</w:t>
            </w:r>
            <w:commentRangeEnd w:id="1801"/>
            <w:r>
              <w:rPr>
                <w:rStyle w:val="CommentReference"/>
              </w:rPr>
              <w:commentReference w:id="180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02"/>
            <w:r>
              <w:t>to Him</w:t>
            </w:r>
            <w:commentRangeEnd w:id="1802"/>
            <w:r>
              <w:rPr>
                <w:rStyle w:val="CommentReference"/>
              </w:rPr>
              <w:commentReference w:id="180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03"/>
            <w:r>
              <w:t>might</w:t>
            </w:r>
            <w:commentRangeEnd w:id="1803"/>
            <w:r>
              <w:rPr>
                <w:rStyle w:val="CommentReference"/>
              </w:rPr>
              <w:commentReference w:id="180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04"/>
            <w:r>
              <w:t xml:space="preserve">Jesus </w:t>
            </w:r>
            <w:commentRangeEnd w:id="1804"/>
            <w:r>
              <w:rPr>
                <w:rStyle w:val="CommentReference"/>
                <w:rFonts w:ascii="Times New Roman" w:hAnsi="Times New Roman"/>
              </w:rPr>
              <w:commentReference w:id="180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05" w:name="_Ref434476482"/>
      <w:r>
        <w:t>The Psali Adam</w:t>
      </w:r>
      <w:r w:rsidR="006C1B94">
        <w:t xml:space="preserve"> for the Ascension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06" w:name="_Ref434476541"/>
      <w:r>
        <w:t>The Psali Batos</w:t>
      </w:r>
      <w:r w:rsidR="006C1B94">
        <w:t xml:space="preserve"> for the Ascension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07"/>
            <w:r>
              <w:t>miracles</w:t>
            </w:r>
            <w:commentRangeEnd w:id="1807"/>
            <w:r>
              <w:rPr>
                <w:rStyle w:val="CommentReference"/>
              </w:rPr>
              <w:commentReference w:id="180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08" w:name="_Toc410196236"/>
      <w:bookmarkStart w:id="1809" w:name="_Toc410196478"/>
      <w:bookmarkStart w:id="1810" w:name="_Toc410196980"/>
      <w:bookmarkStart w:id="1811" w:name="_Toc448227669"/>
      <w:r>
        <w:t>Pentecost</w:t>
      </w:r>
      <w:bookmarkEnd w:id="1808"/>
      <w:bookmarkEnd w:id="1809"/>
      <w:bookmarkEnd w:id="1810"/>
      <w:bookmarkEnd w:id="1811"/>
    </w:p>
    <w:p w14:paraId="79712352" w14:textId="77777777" w:rsidR="00EC2AEB" w:rsidRPr="001E5E16" w:rsidRDefault="00EC2AEB" w:rsidP="00EC2AEB">
      <w:pPr>
        <w:pStyle w:val="Heading4"/>
      </w:pPr>
      <w:bookmarkStart w:id="1812" w:name="_Ref434478581"/>
      <w:r>
        <w:t>The Doxology</w:t>
      </w:r>
      <w:r w:rsidR="00CC1CA8">
        <w:t xml:space="preserve"> for Pentecost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13"/>
            <w:r>
              <w:t>Name</w:t>
            </w:r>
            <w:commentRangeEnd w:id="1813"/>
            <w:r>
              <w:rPr>
                <w:rStyle w:val="CommentReference"/>
              </w:rPr>
              <w:commentReference w:id="181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14"/>
            <w:r>
              <w:t>to Him</w:t>
            </w:r>
            <w:commentRangeEnd w:id="1814"/>
            <w:r>
              <w:rPr>
                <w:rStyle w:val="CommentReference"/>
              </w:rPr>
              <w:commentReference w:id="181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15"/>
            <w:r>
              <w:t>might</w:t>
            </w:r>
            <w:commentRangeEnd w:id="1815"/>
            <w:r>
              <w:rPr>
                <w:rStyle w:val="CommentReference"/>
              </w:rPr>
              <w:commentReference w:id="181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16" w:name="_Ref434476566"/>
      <w:r>
        <w:lastRenderedPageBreak/>
        <w:t>The Psali Adam</w:t>
      </w:r>
      <w:r w:rsidR="006C1B94">
        <w:t xml:space="preserve"> for Pentecost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17" w:name="_Toc410196981"/>
      <w:bookmarkStart w:id="1818" w:name="_Toc448515419"/>
      <w:bookmarkEnd w:id="1725"/>
      <w:r>
        <w:lastRenderedPageBreak/>
        <w:t>Hymns for Koiak</w:t>
      </w:r>
      <w:bookmarkEnd w:id="167"/>
      <w:bookmarkEnd w:id="168"/>
      <w:bookmarkEnd w:id="169"/>
      <w:bookmarkEnd w:id="1817"/>
      <w:r w:rsidR="00860765">
        <w:rPr>
          <w:rStyle w:val="FootnoteReference"/>
        </w:rPr>
        <w:footnoteReference w:id="920"/>
      </w:r>
      <w:bookmarkEnd w:id="1818"/>
    </w:p>
    <w:p w14:paraId="349B59E0" w14:textId="77777777" w:rsidR="00233CE3" w:rsidRDefault="00233CE3" w:rsidP="00E27B27">
      <w:pPr>
        <w:pStyle w:val="Heading3"/>
      </w:pPr>
      <w:bookmarkStart w:id="1819" w:name="_Ref435645419"/>
      <w:r>
        <w:t>THE KIAK CANTICLE</w:t>
      </w:r>
      <w:bookmarkEnd w:id="181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0" w:name="_Ref435645438"/>
      <w:r>
        <w:rPr>
          <w:sz w:val="24"/>
        </w:rPr>
        <w:t>PSALI ADAM</w:t>
      </w:r>
      <w:r>
        <w:t xml:space="preserve"> AFTER THE FIRST CANTICLE</w:t>
      </w:r>
      <w:bookmarkEnd w:id="182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1" w:name="_Ref435645453"/>
      <w:r>
        <w:t>PSALI ADAM (BEFORE THE SECOND CANTICLE)</w:t>
      </w:r>
      <w:bookmarkEnd w:id="182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22" w:name="_Ref435645565"/>
      <w:r>
        <w:rPr>
          <w:sz w:val="24"/>
        </w:rPr>
        <w:t>PSALI ADAM</w:t>
      </w:r>
      <w:r>
        <w:t xml:space="preserve"> AFTER THE SECOND CANTICLE</w:t>
      </w:r>
      <w:bookmarkEnd w:id="182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23" w:name="_Ref435645467"/>
      <w:r>
        <w:t>THE FIERY BUSH</w:t>
      </w:r>
      <w:bookmarkEnd w:id="182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24" w:name="_Ref435645593"/>
      <w:r>
        <w:t>PSALI BATO</w:t>
      </w:r>
      <w:r>
        <w:rPr>
          <w:lang w:val="en-US"/>
        </w:rPr>
        <w:t>S AFTER THE THIRD CANTICLE</w:t>
      </w:r>
      <w:bookmarkEnd w:id="182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25" w:name="_Toc448515420"/>
      <w:r>
        <w:lastRenderedPageBreak/>
        <w:t>Index of Psalis</w:t>
      </w:r>
      <w:bookmarkEnd w:id="1825"/>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26" w:name="_Toc448515421"/>
      <w:r>
        <w:lastRenderedPageBreak/>
        <w:t>Index of Doxologies</w:t>
      </w:r>
      <w:bookmarkEnd w:id="1826"/>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27" w:name="_Ref435642966"/>
      <w:r>
        <w:t>Seasonal Doxologies</w:t>
      </w:r>
      <w:bookmarkEnd w:id="1827"/>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28" w:name="_Ref435643009"/>
      <w:r>
        <w:t>Saints’ Doxologies</w:t>
      </w:r>
      <w:bookmarkEnd w:id="1828"/>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CB63B1" w:rsidRDefault="00CB63B1"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CB63B1" w:rsidRDefault="00CB63B1">
      <w:pPr>
        <w:pStyle w:val="CommentText"/>
      </w:pPr>
      <w:r>
        <w:rPr>
          <w:rStyle w:val="CommentReference"/>
        </w:rPr>
        <w:annotationRef/>
      </w:r>
      <w:r>
        <w:t>Compare to various translations</w:t>
      </w:r>
    </w:p>
  </w:comment>
  <w:comment w:id="93" w:author="Windows User" w:date="2015-10-30T12:37:00Z" w:initials="WU">
    <w:p w14:paraId="00B9961B" w14:textId="77777777" w:rsidR="00CB63B1" w:rsidRDefault="00CB63B1">
      <w:pPr>
        <w:pStyle w:val="CommentText"/>
      </w:pPr>
      <w:r>
        <w:rPr>
          <w:rStyle w:val="CommentReference"/>
        </w:rPr>
        <w:annotationRef/>
      </w:r>
      <w:r>
        <w:t>Is this supposed to be doubled?</w:t>
      </w:r>
    </w:p>
  </w:comment>
  <w:comment w:id="94" w:author="Windows User" w:date="2015-11-27T20:09:00Z" w:initials="WU">
    <w:p w14:paraId="218998C8" w14:textId="77777777" w:rsidR="00CB63B1" w:rsidRDefault="00CB63B1"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CB63B1" w:rsidRDefault="00CB63B1">
      <w:pPr>
        <w:pStyle w:val="CommentText"/>
      </w:pPr>
      <w:r>
        <w:rPr>
          <w:rStyle w:val="CommentReference"/>
        </w:rPr>
        <w:annotationRef/>
      </w:r>
      <w:r>
        <w:t>Does this go before Creed?</w:t>
      </w:r>
    </w:p>
  </w:comment>
  <w:comment w:id="98" w:author="Windows User" w:date="2015-11-06T13:03:00Z" w:initials="WU">
    <w:p w14:paraId="6B9D0F75" w14:textId="77777777" w:rsidR="00CB63B1" w:rsidRDefault="00CB63B1">
      <w:pPr>
        <w:pStyle w:val="CommentText"/>
      </w:pPr>
      <w:r>
        <w:rPr>
          <w:rStyle w:val="CommentReference"/>
        </w:rPr>
        <w:annotationRef/>
      </w:r>
      <w:r>
        <w:t>Coptic reader has Ps 3 here!</w:t>
      </w:r>
    </w:p>
  </w:comment>
  <w:comment w:id="115" w:author="Windows User" w:date="2015-11-02T08:54:00Z" w:initials="WU">
    <w:p w14:paraId="0366F544" w14:textId="77777777" w:rsidR="00CB63B1" w:rsidRDefault="00CB63B1">
      <w:pPr>
        <w:pStyle w:val="CommentText"/>
      </w:pPr>
      <w:r>
        <w:rPr>
          <w:rStyle w:val="CommentReference"/>
        </w:rPr>
        <w:annotationRef/>
      </w:r>
      <w:r>
        <w:t>Is there a phrase missing here?</w:t>
      </w:r>
    </w:p>
  </w:comment>
  <w:comment w:id="121" w:author="Windows User" w:date="2015-10-30T08:56:00Z" w:initials="WU">
    <w:p w14:paraId="1FDBEBA0" w14:textId="77777777" w:rsidR="00CB63B1" w:rsidRDefault="00CB63B1">
      <w:pPr>
        <w:pStyle w:val="CommentText"/>
      </w:pPr>
      <w:r>
        <w:rPr>
          <w:rStyle w:val="CommentReference"/>
        </w:rPr>
        <w:annotationRef/>
      </w:r>
      <w:r>
        <w:t>Should Glory be be here?</w:t>
      </w:r>
    </w:p>
  </w:comment>
  <w:comment w:id="126" w:author="Windows User" w:date="2015-10-30T08:56:00Z" w:initials="BS">
    <w:p w14:paraId="0DA71926" w14:textId="77777777" w:rsidR="00CB63B1" w:rsidRDefault="00CB63B1">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CB63B1" w:rsidRDefault="00CB63B1" w:rsidP="000278EC">
      <w:pPr>
        <w:pStyle w:val="CommentText"/>
      </w:pPr>
      <w:r>
        <w:rPr>
          <w:rStyle w:val="CommentReference"/>
        </w:rPr>
        <w:annotationRef/>
      </w:r>
      <w:r>
        <w:t>Gives light? Enlightens?</w:t>
      </w:r>
    </w:p>
  </w:comment>
  <w:comment w:id="161" w:author="Windows User" w:date="2015-10-30T08:56:00Z" w:initials="WU">
    <w:p w14:paraId="274DD96D" w14:textId="77777777" w:rsidR="00CB63B1" w:rsidRDefault="00CB63B1">
      <w:pPr>
        <w:pStyle w:val="CommentText"/>
      </w:pPr>
      <w:r>
        <w:rPr>
          <w:rStyle w:val="CommentReference"/>
        </w:rPr>
        <w:annotationRef/>
      </w:r>
      <w:r>
        <w:t>split after this vs?</w:t>
      </w:r>
    </w:p>
  </w:comment>
  <w:comment w:id="162" w:author="Windows User" w:date="2015-10-30T08:56:00Z" w:initials="WU">
    <w:p w14:paraId="709B00B0" w14:textId="77777777" w:rsidR="00CB63B1" w:rsidRDefault="00CB63B1">
      <w:pPr>
        <w:pStyle w:val="CommentText"/>
      </w:pPr>
      <w:r>
        <w:rPr>
          <w:rStyle w:val="CommentReference"/>
        </w:rPr>
        <w:annotationRef/>
      </w:r>
      <w:r>
        <w:t>Better word than prelate?</w:t>
      </w:r>
    </w:p>
  </w:comment>
  <w:comment w:id="197" w:author="Windows User" w:date="2015-11-04T08:53:00Z" w:initials="WU">
    <w:p w14:paraId="057654D4" w14:textId="77777777" w:rsidR="00CB63B1" w:rsidRDefault="00CB63B1">
      <w:pPr>
        <w:pStyle w:val="CommentText"/>
      </w:pPr>
      <w:r>
        <w:rPr>
          <w:rStyle w:val="CommentReference"/>
        </w:rPr>
        <w:annotationRef/>
      </w:r>
      <w:r>
        <w:t>Life giver or giver of life?</w:t>
      </w:r>
    </w:p>
  </w:comment>
  <w:comment w:id="198" w:author="Windows User" w:date="2015-11-04T08:54:00Z" w:initials="WU">
    <w:p w14:paraId="27A10A48" w14:textId="77777777" w:rsidR="00CB63B1" w:rsidRDefault="00CB63B1">
      <w:pPr>
        <w:pStyle w:val="CommentText"/>
      </w:pPr>
      <w:r>
        <w:rPr>
          <w:rStyle w:val="CommentReference"/>
        </w:rPr>
        <w:annotationRef/>
      </w:r>
      <w:r>
        <w:t>Fix. Middle of this got deleted.</w:t>
      </w:r>
    </w:p>
  </w:comment>
  <w:comment w:id="209" w:author="Windows User" w:date="2015-10-30T08:56:00Z" w:initials="BS">
    <w:p w14:paraId="681427A6" w14:textId="77777777" w:rsidR="00CB63B1" w:rsidRDefault="00CB63B1">
      <w:pPr>
        <w:pStyle w:val="CommentText"/>
      </w:pPr>
      <w:r>
        <w:rPr>
          <w:rStyle w:val="CommentReference"/>
        </w:rPr>
        <w:annotationRef/>
      </w:r>
      <w:r>
        <w:t>coptic has confess</w:t>
      </w:r>
    </w:p>
  </w:comment>
  <w:comment w:id="233" w:author="Microsoft Office User" w:date="2015-12-11T19:51:00Z" w:initials="Office">
    <w:p w14:paraId="37A50849" w14:textId="7A27E5BD" w:rsidR="00CB63B1" w:rsidRDefault="00CB63B1">
      <w:pPr>
        <w:pStyle w:val="CommentText"/>
      </w:pPr>
      <w:r>
        <w:rPr>
          <w:rStyle w:val="CommentReference"/>
        </w:rPr>
        <w:annotationRef/>
      </w:r>
      <w:r>
        <w:t>this one needs rewording</w:t>
      </w:r>
    </w:p>
  </w:comment>
  <w:comment w:id="325" w:author="Windows User" w:date="2015-11-02T12:45:00Z" w:initials="WU">
    <w:p w14:paraId="7D99A743" w14:textId="77777777" w:rsidR="00CB63B1" w:rsidRDefault="00CB63B1"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CB63B1" w:rsidRDefault="00CB63B1" w:rsidP="00D31F38">
      <w:pPr>
        <w:pStyle w:val="CommentText"/>
      </w:pPr>
      <w:r>
        <w:rPr>
          <w:rStyle w:val="CommentReference"/>
        </w:rPr>
        <w:annotationRef/>
      </w:r>
      <w:r>
        <w:t>flesh or body?</w:t>
      </w:r>
    </w:p>
  </w:comment>
  <w:comment w:id="327" w:author="Windows User" w:date="2015-10-30T08:56:00Z" w:initials="WU">
    <w:p w14:paraId="0375B80F" w14:textId="77777777" w:rsidR="00CB63B1" w:rsidRDefault="00CB63B1" w:rsidP="00D31F38">
      <w:pPr>
        <w:pStyle w:val="CommentText"/>
      </w:pPr>
      <w:r>
        <w:rPr>
          <w:rStyle w:val="CommentReference"/>
        </w:rPr>
        <w:annotationRef/>
      </w:r>
      <w:r>
        <w:t>Send up, or ascribe?</w:t>
      </w:r>
    </w:p>
  </w:comment>
  <w:comment w:id="328" w:author="Windows User" w:date="2015-10-30T08:56:00Z" w:initials="WU">
    <w:p w14:paraId="5622D018" w14:textId="77777777" w:rsidR="00CB63B1" w:rsidRDefault="00CB63B1" w:rsidP="00D31F38">
      <w:pPr>
        <w:pStyle w:val="CommentText"/>
      </w:pPr>
      <w:r>
        <w:rPr>
          <w:rStyle w:val="CommentReference"/>
        </w:rPr>
        <w:annotationRef/>
      </w:r>
      <w:r>
        <w:t>doxology or glorification?</w:t>
      </w:r>
    </w:p>
  </w:comment>
  <w:comment w:id="329" w:author="Windows User" w:date="2015-10-30T08:56:00Z" w:initials="WU">
    <w:p w14:paraId="10960ED9" w14:textId="77777777" w:rsidR="00CB63B1" w:rsidRDefault="00CB63B1"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CB63B1" w:rsidRDefault="00CB63B1" w:rsidP="00D31F38">
      <w:pPr>
        <w:pStyle w:val="CommentText"/>
      </w:pPr>
      <w:r>
        <w:rPr>
          <w:rStyle w:val="CommentReference"/>
        </w:rPr>
        <w:annotationRef/>
      </w:r>
      <w:r>
        <w:t>You?</w:t>
      </w:r>
    </w:p>
  </w:comment>
  <w:comment w:id="331" w:author="Windows User" w:date="2015-10-30T08:56:00Z" w:initials="WU">
    <w:p w14:paraId="744CF838" w14:textId="77777777" w:rsidR="00CB63B1" w:rsidRDefault="00CB63B1"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CB63B1" w:rsidRDefault="00CB63B1"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CB63B1" w:rsidRDefault="00CB63B1" w:rsidP="00D31F38">
      <w:pPr>
        <w:pStyle w:val="CommentText"/>
      </w:pPr>
      <w:r>
        <w:rPr>
          <w:rStyle w:val="CommentReference"/>
        </w:rPr>
        <w:annotationRef/>
      </w:r>
      <w:r>
        <w:t>supplication or cry?</w:t>
      </w:r>
    </w:p>
  </w:comment>
  <w:comment w:id="334" w:author="Windows User" w:date="2015-10-30T08:56:00Z" w:initials="WU">
    <w:p w14:paraId="4FD2340C" w14:textId="77777777" w:rsidR="00CB63B1" w:rsidRDefault="00CB63B1"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CB63B1" w:rsidRDefault="00CB63B1" w:rsidP="00D31F38">
      <w:pPr>
        <w:pStyle w:val="CommentText"/>
      </w:pPr>
      <w:r>
        <w:rPr>
          <w:rStyle w:val="CommentReference"/>
        </w:rPr>
        <w:annotationRef/>
      </w:r>
      <w:r>
        <w:t>revive or deliver?</w:t>
      </w:r>
    </w:p>
  </w:comment>
  <w:comment w:id="336" w:author="Windows User" w:date="2015-10-30T08:56:00Z" w:initials="WU">
    <w:p w14:paraId="45934B86" w14:textId="77777777" w:rsidR="00CB63B1" w:rsidRDefault="00CB63B1"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CB63B1" w:rsidRDefault="00CB63B1" w:rsidP="00D31F38">
      <w:pPr>
        <w:pStyle w:val="CommentText"/>
      </w:pPr>
      <w:r>
        <w:rPr>
          <w:rStyle w:val="CommentReference"/>
        </w:rPr>
        <w:annotationRef/>
      </w:r>
      <w:r>
        <w:t>blessing or praise?</w:t>
      </w:r>
    </w:p>
  </w:comment>
  <w:comment w:id="338" w:author="Windows User" w:date="2015-10-30T08:56:00Z" w:initials="WU">
    <w:p w14:paraId="30167A78" w14:textId="77777777" w:rsidR="00CB63B1" w:rsidRDefault="00CB63B1"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CB63B1" w:rsidRDefault="00CB63B1" w:rsidP="00D31F38">
      <w:pPr>
        <w:pStyle w:val="CommentText"/>
      </w:pPr>
      <w:r>
        <w:rPr>
          <w:rStyle w:val="CommentReference"/>
        </w:rPr>
        <w:annotationRef/>
      </w:r>
      <w:r>
        <w:t>rightous, true, or truth?</w:t>
      </w:r>
    </w:p>
  </w:comment>
  <w:comment w:id="340" w:author="Windows User" w:date="2015-10-30T08:56:00Z" w:initials="WU">
    <w:p w14:paraId="668FF70C" w14:textId="77777777" w:rsidR="00CB63B1" w:rsidRDefault="00CB63B1" w:rsidP="00D31F38">
      <w:pPr>
        <w:pStyle w:val="CommentText"/>
      </w:pPr>
      <w:r>
        <w:rPr>
          <w:rStyle w:val="CommentReference"/>
        </w:rPr>
        <w:annotationRef/>
      </w:r>
      <w:r>
        <w:t>meditation, or delight?</w:t>
      </w:r>
    </w:p>
  </w:comment>
  <w:comment w:id="341" w:author="Windows User" w:date="2015-10-30T08:56:00Z" w:initials="WU">
    <w:p w14:paraId="3C05865D" w14:textId="77777777" w:rsidR="00CB63B1" w:rsidRDefault="00CB63B1" w:rsidP="00D31F38">
      <w:pPr>
        <w:pStyle w:val="CommentText"/>
      </w:pPr>
      <w:r>
        <w:rPr>
          <w:rStyle w:val="CommentReference"/>
        </w:rPr>
        <w:annotationRef/>
      </w:r>
      <w:r>
        <w:t>forever or always?</w:t>
      </w:r>
    </w:p>
  </w:comment>
  <w:comment w:id="342" w:author="Windows User" w:date="2015-10-30T08:56:00Z" w:initials="WU">
    <w:p w14:paraId="3B00730E" w14:textId="77777777" w:rsidR="00CB63B1" w:rsidRDefault="00CB63B1" w:rsidP="00D31F38">
      <w:pPr>
        <w:pStyle w:val="CommentText"/>
      </w:pPr>
      <w:r>
        <w:rPr>
          <w:rStyle w:val="CommentReference"/>
        </w:rPr>
        <w:annotationRef/>
      </w:r>
      <w:r>
        <w:t>and forever?</w:t>
      </w:r>
    </w:p>
  </w:comment>
  <w:comment w:id="343" w:author="Windows User" w:date="2015-10-30T08:56:00Z" w:initials="WU">
    <w:p w14:paraId="1B4AAEB0" w14:textId="77777777" w:rsidR="00CB63B1" w:rsidRDefault="00CB63B1" w:rsidP="00D31F38">
      <w:pPr>
        <w:pStyle w:val="CommentText"/>
      </w:pPr>
      <w:r>
        <w:rPr>
          <w:rStyle w:val="CommentReference"/>
        </w:rPr>
        <w:annotationRef/>
      </w:r>
      <w:r>
        <w:t>be?</w:t>
      </w:r>
    </w:p>
  </w:comment>
  <w:comment w:id="344" w:author="Windows User" w:date="2015-10-30T08:56:00Z" w:initials="WU">
    <w:p w14:paraId="1B1C5E2C" w14:textId="77777777" w:rsidR="00CB63B1" w:rsidRDefault="00CB63B1" w:rsidP="00D31F38">
      <w:pPr>
        <w:pStyle w:val="CommentText"/>
      </w:pPr>
      <w:r>
        <w:rPr>
          <w:rStyle w:val="CommentReference"/>
        </w:rPr>
        <w:annotationRef/>
      </w:r>
      <w:r>
        <w:t>be?</w:t>
      </w:r>
    </w:p>
  </w:comment>
  <w:comment w:id="345" w:author="Windows User" w:date="2015-10-30T08:56:00Z" w:initials="WU">
    <w:p w14:paraId="2A55755C" w14:textId="77777777" w:rsidR="00CB63B1" w:rsidRDefault="00CB63B1"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CB63B1" w:rsidRDefault="00CB63B1" w:rsidP="00D31F38">
      <w:pPr>
        <w:pStyle w:val="CommentText"/>
      </w:pPr>
      <w:r>
        <w:rPr>
          <w:rStyle w:val="CommentReference"/>
        </w:rPr>
        <w:annotationRef/>
      </w:r>
      <w:r>
        <w:t>utter or declare?</w:t>
      </w:r>
    </w:p>
  </w:comment>
  <w:comment w:id="353" w:author="Windows User" w:date="2015-10-30T08:56:00Z" w:initials="BS">
    <w:p w14:paraId="5E20C97F" w14:textId="77777777" w:rsidR="00CB63B1" w:rsidRDefault="00CB63B1" w:rsidP="00D31F38">
      <w:pPr>
        <w:pStyle w:val="CommentText"/>
      </w:pPr>
      <w:r>
        <w:rPr>
          <w:rStyle w:val="CommentReference"/>
        </w:rPr>
        <w:annotationRef/>
      </w:r>
      <w:r>
        <w:t>look at? look upon? regard?</w:t>
      </w:r>
    </w:p>
  </w:comment>
  <w:comment w:id="354" w:author="Windows User" w:date="2015-10-30T08:56:00Z" w:initials="BS">
    <w:p w14:paraId="2ADF0207" w14:textId="77777777" w:rsidR="00CB63B1" w:rsidRDefault="00CB63B1" w:rsidP="00D31F38">
      <w:pPr>
        <w:pStyle w:val="CommentText"/>
      </w:pPr>
      <w:r>
        <w:rPr>
          <w:rStyle w:val="CommentReference"/>
        </w:rPr>
        <w:annotationRef/>
      </w:r>
      <w:r>
        <w:t>no one?</w:t>
      </w:r>
    </w:p>
  </w:comment>
  <w:comment w:id="355" w:author="Windows User" w:date="2015-10-30T08:56:00Z" w:initials="BS">
    <w:p w14:paraId="485D87CE" w14:textId="77777777" w:rsidR="00CB63B1" w:rsidRDefault="00CB63B1" w:rsidP="00D31F38">
      <w:pPr>
        <w:pStyle w:val="CommentText"/>
      </w:pPr>
      <w:r>
        <w:rPr>
          <w:rStyle w:val="CommentReference"/>
        </w:rPr>
        <w:annotationRef/>
      </w:r>
      <w:r>
        <w:t>in?</w:t>
      </w:r>
    </w:p>
    <w:p w14:paraId="472FCBB1" w14:textId="77777777" w:rsidR="00CB63B1" w:rsidRDefault="00CB63B1" w:rsidP="00D31F38">
      <w:pPr>
        <w:pStyle w:val="CommentText"/>
      </w:pPr>
    </w:p>
  </w:comment>
  <w:comment w:id="356" w:author="Windows User" w:date="2015-10-30T08:56:00Z" w:initials="BS">
    <w:p w14:paraId="0FA627AF" w14:textId="77777777" w:rsidR="00CB63B1" w:rsidRDefault="00CB63B1" w:rsidP="00D31F38">
      <w:pPr>
        <w:pStyle w:val="CommentText"/>
      </w:pPr>
      <w:r>
        <w:rPr>
          <w:rStyle w:val="CommentReference"/>
        </w:rPr>
        <w:annotationRef/>
      </w:r>
      <w:r>
        <w:t>before?</w:t>
      </w:r>
    </w:p>
  </w:comment>
  <w:comment w:id="357" w:author="Windows User" w:date="2015-10-30T08:56:00Z" w:initials="BS">
    <w:p w14:paraId="744D2B01" w14:textId="77777777" w:rsidR="00CB63B1" w:rsidRDefault="00CB63B1"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CB63B1" w:rsidRDefault="00CB63B1"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CB63B1" w:rsidRDefault="00CB63B1"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CB63B1" w:rsidRDefault="00CB63B1"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CB63B1" w:rsidRDefault="00CB63B1" w:rsidP="00D31F38">
      <w:pPr>
        <w:pStyle w:val="CommentText"/>
      </w:pPr>
      <w:r>
        <w:rPr>
          <w:rStyle w:val="CommentReference"/>
        </w:rPr>
        <w:annotationRef/>
      </w:r>
      <w:r>
        <w:t>spices or ointment</w:t>
      </w:r>
    </w:p>
  </w:comment>
  <w:comment w:id="362" w:author="Windows User" w:date="2015-10-30T08:56:00Z" w:initials="BS">
    <w:p w14:paraId="5C973492" w14:textId="77777777" w:rsidR="00CB63B1" w:rsidRDefault="00CB63B1" w:rsidP="00D31F38">
      <w:pPr>
        <w:pStyle w:val="CommentText"/>
      </w:pPr>
      <w:r>
        <w:rPr>
          <w:rStyle w:val="CommentReference"/>
        </w:rPr>
        <w:annotationRef/>
      </w:r>
      <w:r>
        <w:t>Is risen or has risen?</w:t>
      </w:r>
    </w:p>
  </w:comment>
  <w:comment w:id="363" w:author="Windows User" w:date="2015-10-30T08:56:00Z" w:initials="BS">
    <w:p w14:paraId="2FC8AFF7" w14:textId="77777777" w:rsidR="00CB63B1" w:rsidRDefault="00CB63B1"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CB63B1" w:rsidRDefault="00CB63B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CB63B1" w:rsidRDefault="00CB63B1" w:rsidP="00D31F38">
      <w:pPr>
        <w:pStyle w:val="CommentText"/>
      </w:pPr>
      <w:r>
        <w:rPr>
          <w:rStyle w:val="CommentReference"/>
        </w:rPr>
        <w:annotationRef/>
      </w:r>
      <w:r>
        <w:t xml:space="preserve">decay? </w:t>
      </w:r>
    </w:p>
  </w:comment>
  <w:comment w:id="366" w:author="Windows User" w:date="2015-10-30T08:56:00Z" w:initials="WU">
    <w:p w14:paraId="70A28C39" w14:textId="77777777" w:rsidR="00CB63B1" w:rsidRDefault="00CB63B1"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CB63B1" w:rsidRDefault="00CB63B1"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CB63B1" w:rsidRDefault="00CB63B1"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CB63B1" w:rsidRDefault="00CB63B1"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CB63B1" w:rsidRDefault="00CB63B1"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CB63B1" w:rsidRDefault="00CB63B1" w:rsidP="00D31F38">
      <w:pPr>
        <w:pStyle w:val="CommentText"/>
      </w:pPr>
      <w:r>
        <w:rPr>
          <w:rStyle w:val="CommentReference"/>
        </w:rPr>
        <w:annotationRef/>
      </w:r>
      <w:r>
        <w:t>crushed or destroyed?</w:t>
      </w:r>
    </w:p>
  </w:comment>
  <w:comment w:id="372" w:author="Windows User" w:date="2015-10-30T08:56:00Z" w:initials="WU">
    <w:p w14:paraId="2D37744E" w14:textId="77777777" w:rsidR="00CB63B1" w:rsidRDefault="00CB63B1"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CB63B1" w:rsidRDefault="00CB63B1" w:rsidP="00D31F38">
      <w:pPr>
        <w:pStyle w:val="CommentText"/>
      </w:pPr>
      <w:r>
        <w:rPr>
          <w:rStyle w:val="CommentReference"/>
        </w:rPr>
        <w:annotationRef/>
      </w:r>
      <w:r>
        <w:t>sent or sent forth?</w:t>
      </w:r>
    </w:p>
  </w:comment>
  <w:comment w:id="374" w:author="Windows User" w:date="2015-10-30T08:56:00Z" w:initials="WU">
    <w:p w14:paraId="6E78BA80" w14:textId="77777777" w:rsidR="00CB63B1" w:rsidRDefault="00CB63B1" w:rsidP="00D31F38">
      <w:pPr>
        <w:pStyle w:val="CommentText"/>
      </w:pPr>
      <w:r>
        <w:rPr>
          <w:rStyle w:val="CommentReference"/>
        </w:rPr>
        <w:annotationRef/>
      </w:r>
      <w:r>
        <w:t>or saints? ft note?</w:t>
      </w:r>
    </w:p>
  </w:comment>
  <w:comment w:id="375" w:author="Windows User" w:date="2015-10-30T08:56:00Z" w:initials="WU">
    <w:p w14:paraId="2897BA2F" w14:textId="77777777" w:rsidR="00CB63B1" w:rsidRDefault="00CB63B1"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CB63B1" w:rsidRDefault="00CB63B1" w:rsidP="00D31F38">
      <w:pPr>
        <w:pStyle w:val="CommentText"/>
      </w:pPr>
      <w:r>
        <w:rPr>
          <w:rStyle w:val="CommentReference"/>
        </w:rPr>
        <w:annotationRef/>
      </w:r>
      <w:r>
        <w:t>redeemed? or chose?</w:t>
      </w:r>
    </w:p>
  </w:comment>
  <w:comment w:id="377" w:author="Windows User" w:date="2015-10-30T08:56:00Z" w:initials="WU">
    <w:p w14:paraId="0E9DC1B8" w14:textId="77777777" w:rsidR="00CB63B1" w:rsidRDefault="00CB63B1"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CB63B1" w:rsidRDefault="00CB63B1" w:rsidP="00D31F38">
      <w:pPr>
        <w:pStyle w:val="CommentText"/>
      </w:pPr>
      <w:r>
        <w:rPr>
          <w:rStyle w:val="CommentReference"/>
        </w:rPr>
        <w:annotationRef/>
      </w:r>
      <w:r>
        <w:t>Nets has pangs.</w:t>
      </w:r>
    </w:p>
  </w:comment>
  <w:comment w:id="379" w:author="Windows User" w:date="2015-10-30T08:56:00Z" w:initials="WU">
    <w:p w14:paraId="6297DC8C" w14:textId="77777777" w:rsidR="00CB63B1" w:rsidRDefault="00CB63B1"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CB63B1" w:rsidRDefault="00CB63B1"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CB63B1" w:rsidRDefault="00CB63B1"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CB63B1" w:rsidRDefault="00CB63B1" w:rsidP="00D31F38">
      <w:pPr>
        <w:pStyle w:val="CommentText"/>
      </w:pPr>
      <w:r>
        <w:rPr>
          <w:rStyle w:val="CommentReference"/>
        </w:rPr>
        <w:annotationRef/>
      </w:r>
      <w:r>
        <w:t>For? or Since?</w:t>
      </w:r>
    </w:p>
  </w:comment>
  <w:comment w:id="383" w:author="Windows User" w:date="2015-10-30T08:56:00Z" w:initials="WU">
    <w:p w14:paraId="031A7CF6" w14:textId="77777777" w:rsidR="00CB63B1" w:rsidRDefault="00CB63B1"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CB63B1" w:rsidRDefault="00CB63B1">
      <w:pPr>
        <w:pStyle w:val="CommentText"/>
      </w:pPr>
      <w:r>
        <w:rPr>
          <w:rStyle w:val="CommentReference"/>
        </w:rPr>
        <w:annotationRef/>
      </w:r>
      <w:r>
        <w:t>Or “he has greatly glorified Himself, as NETS?</w:t>
      </w:r>
    </w:p>
  </w:comment>
  <w:comment w:id="385" w:author="Windows User" w:date="2015-10-30T08:56:00Z" w:initials="WU">
    <w:p w14:paraId="2A38A2FD" w14:textId="77777777" w:rsidR="00CB63B1" w:rsidRDefault="00CB63B1" w:rsidP="00D31F38">
      <w:pPr>
        <w:pStyle w:val="CommentText"/>
      </w:pPr>
      <w:r>
        <w:rPr>
          <w:rStyle w:val="CommentReference"/>
        </w:rPr>
        <w:annotationRef/>
      </w:r>
      <w:r>
        <w:t>The NETS phrasing seems to me the only way to reconcile the other translations.</w:t>
      </w:r>
    </w:p>
  </w:comment>
  <w:comment w:id="392" w:author="Windows User" w:date="2015-10-30T08:56:00Z" w:initials="WU">
    <w:p w14:paraId="57C92C81" w14:textId="77777777" w:rsidR="00CB63B1" w:rsidRDefault="00CB63B1" w:rsidP="00D31F38">
      <w:pPr>
        <w:pStyle w:val="CommentText"/>
      </w:pPr>
      <w:r>
        <w:rPr>
          <w:rStyle w:val="CommentReference"/>
        </w:rPr>
        <w:annotationRef/>
      </w:r>
      <w:r>
        <w:t>This way sure sounds better. I know "With the split" is more literal, but it doesn't make any sense in English. This does.</w:t>
      </w:r>
    </w:p>
  </w:comment>
  <w:comment w:id="393" w:author="Windows User" w:date="2015-10-30T08:56:00Z" w:initials="WU">
    <w:p w14:paraId="5BBD34BE" w14:textId="77777777" w:rsidR="00CB63B1" w:rsidRDefault="00CB63B1" w:rsidP="00D31F38">
      <w:pPr>
        <w:pStyle w:val="CommentText"/>
      </w:pPr>
      <w:r>
        <w:rPr>
          <w:rStyle w:val="CommentReference"/>
        </w:rPr>
        <w:annotationRef/>
      </w:r>
      <w:r>
        <w:t>path or walkway?</w:t>
      </w:r>
    </w:p>
  </w:comment>
  <w:comment w:id="394" w:author="Brett Slote" w:date="2015-10-30T08:56:00Z" w:initials="BS">
    <w:p w14:paraId="049D3BBD" w14:textId="77777777" w:rsidR="00CB63B1" w:rsidRDefault="00CB63B1" w:rsidP="00D31F38">
      <w:pPr>
        <w:pStyle w:val="CommentText"/>
      </w:pPr>
      <w:r>
        <w:rPr>
          <w:rStyle w:val="CommentReference"/>
        </w:rPr>
        <w:annotationRef/>
      </w:r>
      <w:r>
        <w:t>needs : at least to indicate breaks in tune</w:t>
      </w:r>
    </w:p>
  </w:comment>
  <w:comment w:id="395" w:author="Windows User" w:date="2015-10-30T08:56:00Z" w:initials="WU">
    <w:p w14:paraId="1F09658E" w14:textId="77777777" w:rsidR="00CB63B1" w:rsidRDefault="00CB63B1" w:rsidP="00D31F38">
      <w:pPr>
        <w:pStyle w:val="CommentText"/>
      </w:pPr>
      <w:r>
        <w:rPr>
          <w:rStyle w:val="CommentReference"/>
        </w:rPr>
        <w:annotationRef/>
      </w:r>
      <w:r>
        <w:t>miraculous, or something closer to paradoxical but sounding good?</w:t>
      </w:r>
    </w:p>
  </w:comment>
  <w:comment w:id="396" w:author="Windows User" w:date="2015-10-30T08:56:00Z" w:initials="WU">
    <w:p w14:paraId="4689AC49" w14:textId="77777777" w:rsidR="00CB63B1" w:rsidRDefault="00CB63B1" w:rsidP="00D31F38">
      <w:pPr>
        <w:pStyle w:val="CommentText"/>
      </w:pPr>
      <w:r>
        <w:rPr>
          <w:rStyle w:val="CommentReference"/>
        </w:rPr>
        <w:annotationRef/>
      </w:r>
      <w:r>
        <w:t>passed and crossed mean teh same thing... but passed over carries connotation of connection to pass over...</w:t>
      </w:r>
    </w:p>
  </w:comment>
  <w:comment w:id="397" w:author="Windows User" w:date="2015-10-30T08:56:00Z" w:initials="WU">
    <w:p w14:paraId="2AA35319" w14:textId="77777777" w:rsidR="00CB63B1" w:rsidRDefault="00CB63B1" w:rsidP="00D31F38">
      <w:pPr>
        <w:pStyle w:val="CommentText"/>
      </w:pPr>
      <w:r>
        <w:rPr>
          <w:rStyle w:val="CommentReference"/>
        </w:rPr>
        <w:annotationRef/>
      </w:r>
      <w:r>
        <w:t>praising or singing?</w:t>
      </w:r>
    </w:p>
  </w:comment>
  <w:comment w:id="398" w:author="Windows User" w:date="2015-10-30T08:56:00Z" w:initials="WU">
    <w:p w14:paraId="56B7B31B" w14:textId="77777777" w:rsidR="00CB63B1" w:rsidRDefault="00CB63B1" w:rsidP="00D31F38">
      <w:pPr>
        <w:pStyle w:val="CommentText"/>
      </w:pPr>
      <w:r>
        <w:rPr>
          <w:rStyle w:val="CommentReference"/>
        </w:rPr>
        <w:annotationRef/>
      </w:r>
      <w:r>
        <w:t>I think this should be sing to</w:t>
      </w:r>
    </w:p>
  </w:comment>
  <w:comment w:id="409" w:author="Windows User" w:date="2015-11-21T12:59:00Z" w:initials="WU">
    <w:p w14:paraId="05A793F3" w14:textId="77777777" w:rsidR="00CB63B1" w:rsidRDefault="00CB63B1" w:rsidP="00D31F38">
      <w:pPr>
        <w:pStyle w:val="CommentText"/>
      </w:pPr>
      <w:r>
        <w:rPr>
          <w:rStyle w:val="CommentReference"/>
        </w:rPr>
        <w:annotationRef/>
      </w:r>
      <w:r>
        <w:t>check</w:t>
      </w:r>
    </w:p>
  </w:comment>
  <w:comment w:id="415" w:author="Windows User" w:date="2015-10-30T08:56:00Z" w:initials="BS">
    <w:p w14:paraId="08E379D1" w14:textId="77777777" w:rsidR="00CB63B1" w:rsidRDefault="00CB63B1" w:rsidP="00D31F38">
      <w:pPr>
        <w:pStyle w:val="CommentText"/>
      </w:pPr>
      <w:r>
        <w:rPr>
          <w:rStyle w:val="CommentReference"/>
        </w:rPr>
        <w:annotationRef/>
      </w:r>
      <w:r>
        <w:t>clearly the missing vs above belongs</w:t>
      </w:r>
    </w:p>
  </w:comment>
  <w:comment w:id="423" w:author="Windows User" w:date="2015-10-30T08:56:00Z" w:initials="BS">
    <w:p w14:paraId="19C504AB" w14:textId="77777777" w:rsidR="00CB63B1" w:rsidRDefault="00CB63B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4" w:author="Windows User" w:date="2015-10-30T08:56:00Z" w:initials="BS">
    <w:p w14:paraId="3650E160" w14:textId="77777777" w:rsidR="00CB63B1" w:rsidRDefault="00CB63B1" w:rsidP="00D31F38">
      <w:pPr>
        <w:pStyle w:val="CommentText"/>
      </w:pPr>
      <w:r>
        <w:rPr>
          <w:rStyle w:val="CommentReference"/>
        </w:rPr>
        <w:annotationRef/>
      </w:r>
      <w:r>
        <w:t>heavens?</w:t>
      </w:r>
    </w:p>
  </w:comment>
  <w:comment w:id="425" w:author="Windows User" w:date="2015-10-30T08:56:00Z" w:initials="BS">
    <w:p w14:paraId="57E2DDC4" w14:textId="77777777" w:rsidR="00CB63B1" w:rsidRDefault="00CB63B1" w:rsidP="00D31F38">
      <w:pPr>
        <w:pStyle w:val="CommentText"/>
      </w:pPr>
      <w:r>
        <w:rPr>
          <w:rStyle w:val="CommentReference"/>
        </w:rPr>
        <w:annotationRef/>
      </w:r>
      <w:r>
        <w:t>NETS omits clouds</w:t>
      </w:r>
    </w:p>
  </w:comment>
  <w:comment w:id="426" w:author="Windows User" w:date="2015-10-30T08:56:00Z" w:initials="BS">
    <w:p w14:paraId="35628364" w14:textId="77777777" w:rsidR="00CB63B1" w:rsidRDefault="00CB63B1" w:rsidP="00D31F38">
      <w:pPr>
        <w:pStyle w:val="CommentText"/>
      </w:pPr>
      <w:r>
        <w:rPr>
          <w:rStyle w:val="CommentReference"/>
        </w:rPr>
        <w:annotationRef/>
      </w:r>
      <w:r>
        <w:t>NETS omits this vs</w:t>
      </w:r>
    </w:p>
  </w:comment>
  <w:comment w:id="427" w:author="Windows User" w:date="2015-10-30T08:56:00Z" w:initials="BS">
    <w:p w14:paraId="1F576F58" w14:textId="77777777" w:rsidR="00CB63B1" w:rsidRDefault="00CB63B1" w:rsidP="00D31F38">
      <w:pPr>
        <w:pStyle w:val="CommentText"/>
      </w:pPr>
      <w:r>
        <w:rPr>
          <w:rStyle w:val="CommentReference"/>
        </w:rPr>
        <w:annotationRef/>
      </w:r>
      <w:r>
        <w:t>NETS has falling snow which matches AI hoar frosts.</w:t>
      </w:r>
    </w:p>
  </w:comment>
  <w:comment w:id="428" w:author="Windows User" w:date="2015-10-30T08:56:00Z" w:initials="BS">
    <w:p w14:paraId="7857388A" w14:textId="77777777" w:rsidR="00CB63B1" w:rsidRDefault="00CB63B1" w:rsidP="00D31F38">
      <w:pPr>
        <w:pStyle w:val="CommentText"/>
      </w:pPr>
      <w:r>
        <w:rPr>
          <w:rStyle w:val="CommentReference"/>
        </w:rPr>
        <w:annotationRef/>
      </w:r>
      <w:r>
        <w:t>reversed ice and hoarfrosts of this vs and last to match NETS. Coptic?</w:t>
      </w:r>
    </w:p>
  </w:comment>
  <w:comment w:id="429" w:author="Windows User" w:date="2015-10-30T08:56:00Z" w:initials="BS">
    <w:p w14:paraId="45210177" w14:textId="77777777" w:rsidR="00CB63B1" w:rsidRDefault="00CB63B1" w:rsidP="00D31F38">
      <w:pPr>
        <w:pStyle w:val="CommentText"/>
      </w:pPr>
      <w:r>
        <w:rPr>
          <w:rStyle w:val="CommentReference"/>
        </w:rPr>
        <w:annotationRef/>
      </w:r>
      <w:r>
        <w:t>NETS switches this vs with next</w:t>
      </w:r>
    </w:p>
  </w:comment>
  <w:comment w:id="430" w:author="Windows User" w:date="2015-11-04T08:55:00Z" w:initials="WU">
    <w:p w14:paraId="1E420B79" w14:textId="77777777" w:rsidR="00CB63B1" w:rsidRDefault="00CB63B1" w:rsidP="00D31F38">
      <w:pPr>
        <w:pStyle w:val="CommentText"/>
      </w:pPr>
      <w:r>
        <w:rPr>
          <w:rStyle w:val="CommentReference"/>
        </w:rPr>
        <w:annotationRef/>
      </w:r>
      <w:r>
        <w:t>Get rid of ye’s!</w:t>
      </w:r>
    </w:p>
  </w:comment>
  <w:comment w:id="431" w:author="Windows User" w:date="2015-10-30T08:56:00Z" w:initials="BS">
    <w:p w14:paraId="66BEE13E" w14:textId="77777777" w:rsidR="00CB63B1" w:rsidRDefault="00CB63B1" w:rsidP="00D31F38">
      <w:pPr>
        <w:pStyle w:val="CommentText"/>
      </w:pPr>
      <w:r>
        <w:rPr>
          <w:rStyle w:val="CommentReference"/>
        </w:rPr>
        <w:annotationRef/>
      </w:r>
      <w:r>
        <w:t>NETS has sea-monsters</w:t>
      </w:r>
    </w:p>
  </w:comment>
  <w:comment w:id="432" w:author="Windows User" w:date="2015-10-30T08:56:00Z" w:initials="BS">
    <w:p w14:paraId="43D401E2" w14:textId="77777777" w:rsidR="00CB63B1" w:rsidRDefault="00CB63B1" w:rsidP="00D31F38">
      <w:pPr>
        <w:pStyle w:val="CommentText"/>
      </w:pPr>
      <w:r>
        <w:rPr>
          <w:rStyle w:val="CommentReference"/>
        </w:rPr>
        <w:annotationRef/>
      </w:r>
      <w:r>
        <w:t>NETS has four-footed and wild animals of the land</w:t>
      </w:r>
    </w:p>
  </w:comment>
  <w:comment w:id="433" w:author="Windows User" w:date="2015-10-30T08:56:00Z" w:initials="BS">
    <w:p w14:paraId="37590655" w14:textId="77777777" w:rsidR="00CB63B1" w:rsidRDefault="00CB63B1" w:rsidP="00D31F38">
      <w:pPr>
        <w:pStyle w:val="CommentText"/>
      </w:pPr>
      <w:r>
        <w:rPr>
          <w:rStyle w:val="CommentReference"/>
        </w:rPr>
        <w:annotationRef/>
      </w:r>
      <w:r>
        <w:t>NETS has all humans on earth</w:t>
      </w:r>
    </w:p>
  </w:comment>
  <w:comment w:id="434" w:author="Windows User" w:date="2015-10-30T08:56:00Z" w:initials="BS">
    <w:p w14:paraId="6D54AC70" w14:textId="77777777" w:rsidR="00CB63B1" w:rsidRDefault="00CB63B1" w:rsidP="00D31F38">
      <w:pPr>
        <w:pStyle w:val="CommentText"/>
      </w:pPr>
      <w:r>
        <w:rPr>
          <w:rStyle w:val="CommentReference"/>
        </w:rPr>
        <w:annotationRef/>
      </w:r>
      <w:r>
        <w:t>NETS has "priests, slaves of the Lord", then omits next vs.</w:t>
      </w:r>
    </w:p>
  </w:comment>
  <w:comment w:id="435" w:author="Windows User" w:date="2015-10-30T08:56:00Z" w:initials="BS">
    <w:p w14:paraId="6468426A" w14:textId="77777777" w:rsidR="00CB63B1" w:rsidRDefault="00CB63B1" w:rsidP="00D31F38">
      <w:pPr>
        <w:pStyle w:val="CommentText"/>
      </w:pPr>
      <w:r>
        <w:rPr>
          <w:rStyle w:val="CommentReference"/>
        </w:rPr>
        <w:annotationRef/>
      </w:r>
      <w:r>
        <w:t>NETS ends quite differently</w:t>
      </w:r>
    </w:p>
  </w:comment>
  <w:comment w:id="441" w:author="Brett Slote" w:date="2015-10-30T08:56:00Z" w:initials="BS">
    <w:p w14:paraId="0EC8D4EC" w14:textId="77777777" w:rsidR="00CB63B1" w:rsidRDefault="00CB63B1" w:rsidP="00D31F38">
      <w:pPr>
        <w:pStyle w:val="CommentText"/>
      </w:pPr>
      <w:r>
        <w:rPr>
          <w:rStyle w:val="CommentReference"/>
        </w:rPr>
        <w:annotationRef/>
      </w:r>
      <w:r>
        <w:t>These should be broken into lines with the tune!</w:t>
      </w:r>
    </w:p>
  </w:comment>
  <w:comment w:id="442" w:author="Windows User" w:date="2015-10-30T08:56:00Z" w:initials="BS">
    <w:p w14:paraId="499D113D" w14:textId="77777777" w:rsidR="00CB63B1" w:rsidRDefault="00CB63B1" w:rsidP="00D31F38">
      <w:pPr>
        <w:pStyle w:val="CommentText"/>
      </w:pPr>
      <w:r>
        <w:rPr>
          <w:rStyle w:val="CommentReference"/>
        </w:rPr>
        <w:annotationRef/>
      </w:r>
      <w:r>
        <w:t>giver, or maker?</w:t>
      </w:r>
    </w:p>
  </w:comment>
  <w:comment w:id="443" w:author="Windows User" w:date="2015-10-30T08:56:00Z" w:initials="BS">
    <w:p w14:paraId="29AB3125" w14:textId="77777777" w:rsidR="00CB63B1" w:rsidRDefault="00CB63B1" w:rsidP="00D31F38">
      <w:pPr>
        <w:pStyle w:val="CommentText"/>
      </w:pPr>
      <w:r>
        <w:rPr>
          <w:rStyle w:val="CommentReference"/>
        </w:rPr>
        <w:annotationRef/>
      </w:r>
      <w:r>
        <w:t>even NETS has Hananias</w:t>
      </w:r>
    </w:p>
  </w:comment>
  <w:comment w:id="444" w:author="Windows User" w:date="2015-10-30T08:56:00Z" w:initials="BS">
    <w:p w14:paraId="27892612" w14:textId="77777777" w:rsidR="00CB63B1" w:rsidRDefault="00CB63B1" w:rsidP="00D31F38">
      <w:pPr>
        <w:pStyle w:val="CommentText"/>
      </w:pPr>
      <w:r>
        <w:rPr>
          <w:rStyle w:val="CommentReference"/>
        </w:rPr>
        <w:annotationRef/>
      </w:r>
      <w:r>
        <w:t>does Coptic have evening first?</w:t>
      </w:r>
    </w:p>
  </w:comment>
  <w:comment w:id="445" w:author="Windows User" w:date="2015-10-30T08:56:00Z" w:initials="BS">
    <w:p w14:paraId="53863AE8" w14:textId="77777777" w:rsidR="00CB63B1" w:rsidRDefault="00CB63B1" w:rsidP="00D31F38">
      <w:pPr>
        <w:pStyle w:val="CommentText"/>
      </w:pPr>
      <w:r>
        <w:rPr>
          <w:rStyle w:val="CommentReference"/>
        </w:rPr>
        <w:annotationRef/>
      </w:r>
      <w:r>
        <w:t>Coptic doesn't have "Our God"</w:t>
      </w:r>
    </w:p>
  </w:comment>
  <w:comment w:id="446" w:author="Windows User" w:date="2015-10-30T08:56:00Z" w:initials="BS">
    <w:p w14:paraId="5F8EC33A" w14:textId="77777777" w:rsidR="00CB63B1" w:rsidRDefault="00CB63B1" w:rsidP="00D31F38">
      <w:pPr>
        <w:pStyle w:val="CommentText"/>
      </w:pPr>
      <w:r>
        <w:rPr>
          <w:rStyle w:val="CommentReference"/>
        </w:rPr>
        <w:annotationRef/>
      </w:r>
      <w:r>
        <w:t>celebrate or proclaim?</w:t>
      </w:r>
    </w:p>
  </w:comment>
  <w:comment w:id="447" w:author="Windows User" w:date="2015-10-30T08:56:00Z" w:initials="BS">
    <w:p w14:paraId="02E465F6" w14:textId="77777777" w:rsidR="00CB63B1" w:rsidRDefault="00CB63B1" w:rsidP="00D31F38">
      <w:pPr>
        <w:pStyle w:val="CommentText"/>
      </w:pPr>
      <w:r>
        <w:rPr>
          <w:rStyle w:val="CommentReference"/>
        </w:rPr>
        <w:annotationRef/>
      </w:r>
      <w:r>
        <w:t>persevere or be sober?</w:t>
      </w:r>
    </w:p>
  </w:comment>
  <w:comment w:id="448" w:author="Windows User" w:date="2015-10-30T08:56:00Z" w:initials="BS">
    <w:p w14:paraId="0F283256" w14:textId="77777777" w:rsidR="00CB63B1" w:rsidRDefault="00CB63B1" w:rsidP="00D31F38">
      <w:pPr>
        <w:pStyle w:val="CommentText"/>
      </w:pPr>
      <w:r>
        <w:rPr>
          <w:rStyle w:val="CommentReference"/>
        </w:rPr>
        <w:annotationRef/>
      </w:r>
      <w:r>
        <w:t>Coptic has presbyters, not priests (oweeb)</w:t>
      </w:r>
    </w:p>
  </w:comment>
  <w:comment w:id="449" w:author="Windows User" w:date="2015-10-30T08:56:00Z" w:initials="BS">
    <w:p w14:paraId="141FC7EB" w14:textId="77777777" w:rsidR="00CB63B1" w:rsidRDefault="00CB63B1" w:rsidP="00D31F38">
      <w:pPr>
        <w:pStyle w:val="CommentText"/>
      </w:pPr>
      <w:r>
        <w:rPr>
          <w:rStyle w:val="CommentReference"/>
        </w:rPr>
        <w:annotationRef/>
      </w:r>
      <w:r>
        <w:t>esmo is bless, not praise...</w:t>
      </w:r>
    </w:p>
  </w:comment>
  <w:comment w:id="450" w:author="Windows User" w:date="2015-10-30T08:56:00Z" w:initials="BS">
    <w:p w14:paraId="22452F1B" w14:textId="77777777" w:rsidR="00CB63B1" w:rsidRDefault="00CB63B1" w:rsidP="00D31F38">
      <w:pPr>
        <w:pStyle w:val="CommentText"/>
      </w:pPr>
      <w:r>
        <w:rPr>
          <w:rStyle w:val="CommentReference"/>
        </w:rPr>
        <w:annotationRef/>
      </w:r>
      <w:r>
        <w:t>Coptic doesn't look like day to day... "Until this day" doesn't make as much sense... is there something less literal but closer to the maning?</w:t>
      </w:r>
    </w:p>
  </w:comment>
  <w:comment w:id="451" w:author="Windows User" w:date="2015-10-30T08:56:00Z" w:initials="BS">
    <w:p w14:paraId="532CE324" w14:textId="77777777" w:rsidR="00CB63B1" w:rsidRDefault="00CB63B1" w:rsidP="00D31F38">
      <w:pPr>
        <w:pStyle w:val="CommentText"/>
      </w:pPr>
      <w:r>
        <w:rPr>
          <w:rStyle w:val="CommentReference"/>
        </w:rPr>
        <w:annotationRef/>
      </w:r>
      <w:r>
        <w:t>Is LA right with breaths and spirits?</w:t>
      </w:r>
    </w:p>
  </w:comment>
  <w:comment w:id="452" w:author="Windows User" w:date="2015-10-30T08:56:00Z" w:initials="BS">
    <w:p w14:paraId="7C12CF17" w14:textId="77777777" w:rsidR="00CB63B1" w:rsidRDefault="00CB63B1" w:rsidP="00D31F38">
      <w:pPr>
        <w:pStyle w:val="CommentText"/>
      </w:pPr>
      <w:r>
        <w:rPr>
          <w:rStyle w:val="CommentReference"/>
        </w:rPr>
        <w:annotationRef/>
      </w:r>
      <w:r>
        <w:t>doesn't look like waters... is it ssea?</w:t>
      </w:r>
    </w:p>
  </w:comment>
  <w:comment w:id="453" w:author="Windows User" w:date="2015-10-30T08:56:00Z" w:initials="BS">
    <w:p w14:paraId="789F9E96" w14:textId="77777777" w:rsidR="00CB63B1" w:rsidRDefault="00CB63B1" w:rsidP="00D31F38">
      <w:pPr>
        <w:pStyle w:val="CommentText"/>
      </w:pPr>
      <w:r>
        <w:rPr>
          <w:rStyle w:val="CommentReference"/>
        </w:rPr>
        <w:annotationRef/>
      </w:r>
      <w:r>
        <w:t>I still don't get of all the things we would see after seeing all the praise of nature would be "Bless the Lord you birds".</w:t>
      </w:r>
    </w:p>
  </w:comment>
  <w:comment w:id="454" w:author="Windows User" w:date="2015-10-30T08:56:00Z" w:initials="BS">
    <w:p w14:paraId="1E93DCCD" w14:textId="77777777" w:rsidR="00CB63B1" w:rsidRDefault="00CB63B1" w:rsidP="00D31F38">
      <w:pPr>
        <w:pStyle w:val="CommentText"/>
      </w:pPr>
      <w:r>
        <w:rPr>
          <w:rStyle w:val="CommentReference"/>
        </w:rPr>
        <w:annotationRef/>
      </w:r>
      <w:r>
        <w:t>disobedient? heretics?</w:t>
      </w:r>
    </w:p>
  </w:comment>
  <w:comment w:id="455" w:author="Windows User" w:date="2015-10-30T08:56:00Z" w:initials="BS">
    <w:p w14:paraId="298A6523" w14:textId="77777777" w:rsidR="00CB63B1" w:rsidRDefault="00CB63B1" w:rsidP="00D31F38">
      <w:pPr>
        <w:pStyle w:val="CommentText"/>
      </w:pPr>
      <w:r>
        <w:rPr>
          <w:rStyle w:val="CommentReference"/>
        </w:rPr>
        <w:annotationRef/>
      </w:r>
      <w:r>
        <w:t>souls or spirits?</w:t>
      </w:r>
    </w:p>
  </w:comment>
  <w:comment w:id="456" w:author="Windows User" w:date="2015-10-30T08:56:00Z" w:initials="BS">
    <w:p w14:paraId="3D56C030" w14:textId="77777777" w:rsidR="00CB63B1" w:rsidRDefault="00CB63B1" w:rsidP="00D31F38">
      <w:pPr>
        <w:pStyle w:val="CommentText"/>
      </w:pPr>
      <w:r>
        <w:rPr>
          <w:rStyle w:val="CommentReference"/>
        </w:rPr>
        <w:annotationRef/>
      </w:r>
      <w:r>
        <w:t>humble or contrite?</w:t>
      </w:r>
    </w:p>
  </w:comment>
  <w:comment w:id="457" w:author="Windows User" w:date="2015-10-30T08:56:00Z" w:initials="BS">
    <w:p w14:paraId="4417CE6C" w14:textId="77777777" w:rsidR="00CB63B1" w:rsidRDefault="00CB63B1" w:rsidP="00D31F38">
      <w:pPr>
        <w:pStyle w:val="CommentText"/>
      </w:pPr>
      <w:r>
        <w:rPr>
          <w:rStyle w:val="CommentReference"/>
        </w:rPr>
        <w:annotationRef/>
      </w:r>
      <w:r>
        <w:t>hearts?</w:t>
      </w:r>
    </w:p>
  </w:comment>
  <w:comment w:id="458" w:author="Windows User" w:date="2015-10-30T08:56:00Z" w:initials="BS">
    <w:p w14:paraId="6056EF08" w14:textId="77777777" w:rsidR="00CB63B1" w:rsidRDefault="00CB63B1" w:rsidP="00D31F38">
      <w:pPr>
        <w:pStyle w:val="CommentText"/>
      </w:pPr>
      <w:r>
        <w:rPr>
          <w:rStyle w:val="CommentReference"/>
        </w:rPr>
        <w:annotationRef/>
      </w:r>
      <w:r>
        <w:t>this or LA?</w:t>
      </w:r>
    </w:p>
  </w:comment>
  <w:comment w:id="459" w:author="Windows User" w:date="2015-10-30T08:56:00Z" w:initials="BS">
    <w:p w14:paraId="021CF208" w14:textId="77777777" w:rsidR="00CB63B1" w:rsidRDefault="00CB63B1" w:rsidP="00D31F38">
      <w:pPr>
        <w:pStyle w:val="CommentText"/>
      </w:pPr>
      <w:r>
        <w:rPr>
          <w:rStyle w:val="CommentReference"/>
        </w:rPr>
        <w:annotationRef/>
      </w:r>
      <w:r>
        <w:t>righteous of, or who revere</w:t>
      </w:r>
    </w:p>
  </w:comment>
  <w:comment w:id="460" w:author="Windows User" w:date="2015-10-30T08:56:00Z" w:initials="BS">
    <w:p w14:paraId="2B7DD481" w14:textId="77777777" w:rsidR="00CB63B1" w:rsidRDefault="00CB63B1" w:rsidP="00D31F38">
      <w:pPr>
        <w:pStyle w:val="CommentText"/>
      </w:pPr>
      <w:r>
        <w:rPr>
          <w:rStyle w:val="CommentReference"/>
        </w:rPr>
        <w:annotationRef/>
      </w:r>
      <w:r>
        <w:t>this, or accountable? or something else?</w:t>
      </w:r>
    </w:p>
  </w:comment>
  <w:comment w:id="461" w:author="Windows User" w:date="2015-10-30T08:56:00Z" w:initials="BS">
    <w:p w14:paraId="154E2A2A" w14:textId="77777777" w:rsidR="00CB63B1" w:rsidRDefault="00CB63B1" w:rsidP="00D31F38">
      <w:pPr>
        <w:pStyle w:val="CommentText"/>
      </w:pPr>
      <w:r>
        <w:rPr>
          <w:rStyle w:val="CommentReference"/>
        </w:rPr>
        <w:annotationRef/>
      </w:r>
      <w:r>
        <w:t>that he may praise and say?</w:t>
      </w:r>
    </w:p>
  </w:comment>
  <w:comment w:id="475" w:author="Windows User" w:date="2015-11-21T13:00:00Z" w:initials="WU">
    <w:p w14:paraId="72B45ACE" w14:textId="77777777" w:rsidR="00CB63B1" w:rsidRDefault="00CB63B1" w:rsidP="00D31F38">
      <w:pPr>
        <w:pStyle w:val="CommentText"/>
      </w:pPr>
      <w:r>
        <w:rPr>
          <w:rStyle w:val="CommentReference"/>
        </w:rPr>
        <w:annotationRef/>
      </w:r>
      <w:r>
        <w:t>Check, and 2 above.</w:t>
      </w:r>
    </w:p>
  </w:comment>
  <w:comment w:id="476" w:author="Brett Slote" w:date="2015-10-30T08:56:00Z" w:initials="BS">
    <w:p w14:paraId="0C0C90F8" w14:textId="77777777" w:rsidR="00CB63B1" w:rsidRDefault="00CB63B1" w:rsidP="00D31F38">
      <w:pPr>
        <w:pStyle w:val="CommentText"/>
      </w:pPr>
      <w:r>
        <w:rPr>
          <w:rStyle w:val="CommentReference"/>
        </w:rPr>
        <w:annotationRef/>
      </w:r>
      <w:r>
        <w:t>Fred wants 'O' here, saying it matches the Coptic... but it isn't in the Coptic!</w:t>
      </w:r>
    </w:p>
  </w:comment>
  <w:comment w:id="477" w:author="Windows User" w:date="2015-11-21T13:00:00Z" w:initials="WU">
    <w:p w14:paraId="59221E95" w14:textId="77777777" w:rsidR="00CB63B1" w:rsidRDefault="00CB63B1" w:rsidP="00D31F38">
      <w:pPr>
        <w:pStyle w:val="CommentText"/>
      </w:pPr>
      <w:r>
        <w:rPr>
          <w:rStyle w:val="CommentReference"/>
        </w:rPr>
        <w:annotationRef/>
      </w:r>
      <w:r>
        <w:t>check</w:t>
      </w:r>
    </w:p>
  </w:comment>
  <w:comment w:id="478" w:author="Windows User" w:date="2015-11-21T13:00:00Z" w:initials="WU">
    <w:p w14:paraId="0CFC2594" w14:textId="77777777" w:rsidR="00CB63B1" w:rsidRDefault="00CB63B1" w:rsidP="00D31F38">
      <w:pPr>
        <w:pStyle w:val="CommentText"/>
      </w:pPr>
      <w:r>
        <w:rPr>
          <w:rStyle w:val="CommentReference"/>
        </w:rPr>
        <w:annotationRef/>
      </w:r>
      <w:r>
        <w:t>check</w:t>
      </w:r>
    </w:p>
  </w:comment>
  <w:comment w:id="479" w:author="Windows User" w:date="2015-11-21T13:01:00Z" w:initials="WU">
    <w:p w14:paraId="403A6460" w14:textId="77777777" w:rsidR="00CB63B1" w:rsidRDefault="00CB63B1" w:rsidP="00D31F38">
      <w:pPr>
        <w:pStyle w:val="CommentText"/>
      </w:pPr>
      <w:r>
        <w:rPr>
          <w:rStyle w:val="CommentReference"/>
        </w:rPr>
        <w:annotationRef/>
      </w:r>
      <w:r>
        <w:t>check, find Copitic</w:t>
      </w:r>
    </w:p>
  </w:comment>
  <w:comment w:id="480" w:author="Windows User" w:date="2015-10-30T08:56:00Z" w:initials="BS">
    <w:p w14:paraId="1B2986E7" w14:textId="77777777" w:rsidR="00CB63B1" w:rsidRDefault="00CB63B1" w:rsidP="00D31F38">
      <w:pPr>
        <w:pStyle w:val="CommentText"/>
      </w:pPr>
      <w:r>
        <w:rPr>
          <w:rStyle w:val="CommentReference"/>
        </w:rPr>
        <w:annotationRef/>
      </w:r>
      <w:r>
        <w:t>why do books not have a vs for the bishop???</w:t>
      </w:r>
    </w:p>
  </w:comment>
  <w:comment w:id="481" w:author="Windows User" w:date="2015-10-30T08:56:00Z" w:initials="BS">
    <w:p w14:paraId="2328FF19" w14:textId="77777777" w:rsidR="00CB63B1" w:rsidRDefault="00CB63B1" w:rsidP="00D31F38">
      <w:pPr>
        <w:pStyle w:val="CommentText"/>
      </w:pPr>
      <w:r>
        <w:rPr>
          <w:rStyle w:val="CommentReference"/>
        </w:rPr>
        <w:annotationRef/>
      </w:r>
      <w:r>
        <w:t>add</w:t>
      </w:r>
    </w:p>
  </w:comment>
  <w:comment w:id="484" w:author="Windows User" w:date="2015-10-30T08:56:00Z" w:initials="BS">
    <w:p w14:paraId="76CF17E1" w14:textId="77777777" w:rsidR="00CB63B1" w:rsidRDefault="00CB63B1" w:rsidP="00D31F38">
      <w:pPr>
        <w:pStyle w:val="CommentText"/>
      </w:pPr>
      <w:r>
        <w:rPr>
          <w:rStyle w:val="CommentReference"/>
        </w:rPr>
        <w:annotationRef/>
      </w:r>
      <w:r>
        <w:t>the first two sections each have 7 verses. Maybe each section had seven verses and then became inflated? Keeping 7 vs in each section</w:t>
      </w:r>
    </w:p>
  </w:comment>
  <w:comment w:id="485" w:author="Windows User" w:date="2015-10-30T08:56:00Z" w:initials="BS">
    <w:p w14:paraId="01D3FC9E" w14:textId="77777777" w:rsidR="00CB63B1" w:rsidRDefault="00CB63B1" w:rsidP="00D31F38">
      <w:pPr>
        <w:pStyle w:val="CommentText"/>
      </w:pPr>
      <w:r>
        <w:rPr>
          <w:rStyle w:val="CommentReference"/>
        </w:rPr>
        <w:annotationRef/>
      </w:r>
      <w:r>
        <w:t>Communion or commemoration?</w:t>
      </w:r>
    </w:p>
  </w:comment>
  <w:comment w:id="486" w:author="Windows User" w:date="2015-11-21T13:01:00Z" w:initials="WU">
    <w:p w14:paraId="3C8EDFD6" w14:textId="77777777" w:rsidR="00CB63B1" w:rsidRDefault="00CB63B1" w:rsidP="00D31F38">
      <w:pPr>
        <w:pStyle w:val="CommentText"/>
      </w:pPr>
      <w:r>
        <w:rPr>
          <w:rStyle w:val="CommentReference"/>
        </w:rPr>
        <w:annotationRef/>
      </w:r>
      <w:r>
        <w:t>Check, and 2 above</w:t>
      </w:r>
    </w:p>
  </w:comment>
  <w:comment w:id="487" w:author="Brett Slote" w:date="2015-10-30T08:56:00Z" w:initials="BS">
    <w:p w14:paraId="502DF58D" w14:textId="77777777" w:rsidR="00CB63B1" w:rsidRDefault="00CB63B1" w:rsidP="00D31F38">
      <w:pPr>
        <w:pStyle w:val="CommentText"/>
      </w:pPr>
      <w:r>
        <w:rPr>
          <w:rStyle w:val="CommentReference"/>
        </w:rPr>
        <w:annotationRef/>
      </w:r>
      <w:r>
        <w:t>Fred wants 'O' here, saying it matches the Coptic... but it isn't in the Coptic!</w:t>
      </w:r>
    </w:p>
  </w:comment>
  <w:comment w:id="488" w:author="Windows User" w:date="2015-11-21T13:02:00Z" w:initials="WU">
    <w:p w14:paraId="0E3206C8" w14:textId="77777777" w:rsidR="00CB63B1" w:rsidRDefault="00CB63B1" w:rsidP="00D31F38">
      <w:pPr>
        <w:pStyle w:val="CommentText"/>
      </w:pPr>
      <w:r>
        <w:rPr>
          <w:rStyle w:val="CommentReference"/>
        </w:rPr>
        <w:annotationRef/>
      </w:r>
      <w:r>
        <w:t>check</w:t>
      </w:r>
    </w:p>
  </w:comment>
  <w:comment w:id="489" w:author="Windows User" w:date="2015-10-30T08:56:00Z" w:initials="BS">
    <w:p w14:paraId="303AD0FE" w14:textId="77777777" w:rsidR="00CB63B1" w:rsidRDefault="00CB63B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0" w:author="Windows User" w:date="2015-11-21T13:02:00Z" w:initials="WU">
    <w:p w14:paraId="5B706BCD" w14:textId="77777777" w:rsidR="00CB63B1" w:rsidRDefault="00CB63B1" w:rsidP="00D31F38">
      <w:pPr>
        <w:pStyle w:val="CommentText"/>
      </w:pPr>
      <w:r>
        <w:rPr>
          <w:rStyle w:val="CommentReference"/>
        </w:rPr>
        <w:annotationRef/>
      </w:r>
      <w:r>
        <w:t>check.  Add Coptic</w:t>
      </w:r>
    </w:p>
  </w:comment>
  <w:comment w:id="496" w:author="Windows User" w:date="2015-11-02T12:45:00Z" w:initials="BS">
    <w:p w14:paraId="02E474EA" w14:textId="77777777" w:rsidR="00CB63B1" w:rsidRDefault="00CB63B1" w:rsidP="00D31F38">
      <w:pPr>
        <w:pStyle w:val="CommentText"/>
      </w:pPr>
      <w:r>
        <w:rPr>
          <w:rStyle w:val="CommentReference"/>
        </w:rPr>
        <w:annotationRef/>
      </w:r>
      <w:r>
        <w:t>Godhead or Divinity?</w:t>
      </w:r>
    </w:p>
  </w:comment>
  <w:comment w:id="497" w:author="Windows User" w:date="2015-10-30T08:56:00Z" w:initials="BS">
    <w:p w14:paraId="1165D588" w14:textId="77777777" w:rsidR="00CB63B1" w:rsidRDefault="00CB63B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498" w:author="Windows User" w:date="2015-10-30T08:56:00Z" w:initials="BS">
    <w:p w14:paraId="0ABD6F72" w14:textId="77777777" w:rsidR="00CB63B1" w:rsidRDefault="00CB63B1" w:rsidP="00D31F38">
      <w:pPr>
        <w:pStyle w:val="CommentText"/>
      </w:pPr>
      <w:r>
        <w:rPr>
          <w:rStyle w:val="CommentReference"/>
        </w:rPr>
        <w:annotationRef/>
      </w:r>
      <w:r>
        <w:t>faithful or trusted? faithful sounds better as it is her action and not ours, as trusted.</w:t>
      </w:r>
    </w:p>
  </w:comment>
  <w:comment w:id="511" w:author="Windows User" w:date="2015-10-30T08:56:00Z" w:initials="BS">
    <w:p w14:paraId="07EF5E65" w14:textId="77777777" w:rsidR="00CB63B1" w:rsidRDefault="00CB63B1" w:rsidP="00D31F38">
      <w:pPr>
        <w:pStyle w:val="CommentText"/>
      </w:pPr>
      <w:r>
        <w:rPr>
          <w:rStyle w:val="CommentReference"/>
        </w:rPr>
        <w:annotationRef/>
      </w:r>
      <w:r>
        <w:t>MT (KJV) and Ra lack. NETS has and so does Coptic.</w:t>
      </w:r>
    </w:p>
  </w:comment>
  <w:comment w:id="512" w:author="Windows User" w:date="2015-11-21T13:03:00Z" w:initials="WU">
    <w:p w14:paraId="0505077C" w14:textId="77777777" w:rsidR="00CB63B1" w:rsidRDefault="00CB63B1" w:rsidP="00D31F38">
      <w:pPr>
        <w:pStyle w:val="CommentText"/>
      </w:pPr>
      <w:r>
        <w:rPr>
          <w:rStyle w:val="CommentReference"/>
        </w:rPr>
        <w:annotationRef/>
      </w:r>
      <w:r>
        <w:t>check</w:t>
      </w:r>
    </w:p>
  </w:comment>
  <w:comment w:id="513" w:author="Windows User" w:date="2015-11-21T13:03:00Z" w:initials="WU">
    <w:p w14:paraId="2CFCDBC4" w14:textId="77777777" w:rsidR="00CB63B1" w:rsidRDefault="00CB63B1" w:rsidP="00D31F38">
      <w:pPr>
        <w:pStyle w:val="CommentText"/>
      </w:pPr>
      <w:r>
        <w:rPr>
          <w:rStyle w:val="CommentReference"/>
        </w:rPr>
        <w:annotationRef/>
      </w:r>
      <w:r>
        <w:t>check</w:t>
      </w:r>
    </w:p>
  </w:comment>
  <w:comment w:id="514" w:author="Windows User" w:date="2015-11-21T13:04:00Z" w:initials="WU">
    <w:p w14:paraId="7B87BF1F" w14:textId="77777777" w:rsidR="00CB63B1" w:rsidRDefault="00CB63B1" w:rsidP="00D31F38">
      <w:pPr>
        <w:pStyle w:val="CommentText"/>
      </w:pPr>
      <w:r>
        <w:rPr>
          <w:rStyle w:val="CommentReference"/>
        </w:rPr>
        <w:annotationRef/>
      </w:r>
      <w:r>
        <w:t>check</w:t>
      </w:r>
    </w:p>
  </w:comment>
  <w:comment w:id="515" w:author="Windows User" w:date="2015-10-30T08:56:00Z" w:initials="BS">
    <w:p w14:paraId="469A8399" w14:textId="77777777" w:rsidR="00CB63B1" w:rsidRDefault="00CB63B1" w:rsidP="00D31F38">
      <w:pPr>
        <w:pStyle w:val="CommentText"/>
      </w:pPr>
      <w:r>
        <w:rPr>
          <w:rStyle w:val="CommentReference"/>
        </w:rPr>
        <w:annotationRef/>
      </w:r>
      <w:r>
        <w:t>Coptic varies greatly from NETS</w:t>
      </w:r>
    </w:p>
  </w:comment>
  <w:comment w:id="521" w:author="Windows User" w:date="2015-10-30T08:56:00Z" w:initials="BS">
    <w:p w14:paraId="30B7538F" w14:textId="77777777" w:rsidR="00CB63B1" w:rsidRDefault="00CB63B1" w:rsidP="00D31F38">
      <w:pPr>
        <w:pStyle w:val="CommentText"/>
      </w:pPr>
      <w:r>
        <w:rPr>
          <w:rStyle w:val="CommentReference"/>
        </w:rPr>
        <w:annotationRef/>
      </w:r>
      <w:r>
        <w:t>NETS has dance... also drum &amp; harp...</w:t>
      </w:r>
    </w:p>
  </w:comment>
  <w:comment w:id="522" w:author="Windows User" w:date="2015-10-30T08:56:00Z" w:initials="BS">
    <w:p w14:paraId="040D59AA" w14:textId="77777777" w:rsidR="00CB63B1" w:rsidRDefault="00CB63B1" w:rsidP="00D31F38">
      <w:pPr>
        <w:pStyle w:val="CommentText"/>
      </w:pPr>
      <w:r>
        <w:rPr>
          <w:rStyle w:val="CommentReference"/>
        </w:rPr>
        <w:annotationRef/>
      </w:r>
      <w:r>
        <w:t>NETS and LA have boast in glory...</w:t>
      </w:r>
    </w:p>
  </w:comment>
  <w:comment w:id="523" w:author="Windows User" w:date="2015-10-30T08:56:00Z" w:initials="BS">
    <w:p w14:paraId="0F357187" w14:textId="77777777" w:rsidR="00CB63B1" w:rsidRDefault="00CB63B1" w:rsidP="00D31F38">
      <w:pPr>
        <w:pStyle w:val="CommentText"/>
      </w:pPr>
      <w:r>
        <w:rPr>
          <w:rStyle w:val="CommentReference"/>
        </w:rPr>
        <w:annotationRef/>
      </w:r>
      <w:r>
        <w:t>NETS has rejoice. Coptis looks to me like glorify... Sing aloud? Rejoice?</w:t>
      </w:r>
    </w:p>
  </w:comment>
  <w:comment w:id="524" w:author="Windows User" w:date="2015-10-30T08:56:00Z" w:initials="BS">
    <w:p w14:paraId="10510650" w14:textId="77777777" w:rsidR="00CB63B1" w:rsidRDefault="00CB63B1" w:rsidP="00D31F38">
      <w:pPr>
        <w:pStyle w:val="CommentText"/>
      </w:pPr>
      <w:r>
        <w:rPr>
          <w:rStyle w:val="CommentReference"/>
        </w:rPr>
        <w:annotationRef/>
      </w:r>
      <w:r>
        <w:t>NETS has throats too. I'm leaving mouths. Throats is too literal. Not how we say it in English...</w:t>
      </w:r>
    </w:p>
  </w:comment>
  <w:comment w:id="525" w:author="Windows User" w:date="2015-10-30T08:56:00Z" w:initials="BS">
    <w:p w14:paraId="0F6BDC5E" w14:textId="77777777" w:rsidR="00CB63B1" w:rsidRDefault="00CB63B1" w:rsidP="00D31F38">
      <w:pPr>
        <w:pStyle w:val="CommentText"/>
      </w:pPr>
      <w:r>
        <w:rPr>
          <w:rStyle w:val="CommentReference"/>
        </w:rPr>
        <w:annotationRef/>
      </w:r>
      <w:r>
        <w:t>NETS has rebukes. punishments?</w:t>
      </w:r>
    </w:p>
  </w:comment>
  <w:comment w:id="531" w:author="Windows User" w:date="2015-10-30T08:56:00Z" w:initials="BS">
    <w:p w14:paraId="37F1C98E" w14:textId="77777777" w:rsidR="00CB63B1" w:rsidRDefault="00CB63B1" w:rsidP="00D31F38">
      <w:pPr>
        <w:pStyle w:val="CommentText"/>
      </w:pPr>
      <w:r>
        <w:rPr>
          <w:rStyle w:val="CommentReference"/>
        </w:rPr>
        <w:annotationRef/>
      </w:r>
      <w:r>
        <w:t>psaltry? or lyre?</w:t>
      </w:r>
    </w:p>
  </w:comment>
  <w:comment w:id="532" w:author="Windows User" w:date="2015-10-30T08:56:00Z" w:initials="BS">
    <w:p w14:paraId="51CE2A65" w14:textId="77777777" w:rsidR="00CB63B1" w:rsidRDefault="00CB63B1" w:rsidP="00D31F38">
      <w:pPr>
        <w:pStyle w:val="CommentText"/>
      </w:pPr>
      <w:r>
        <w:rPr>
          <w:rStyle w:val="CommentReference"/>
        </w:rPr>
        <w:annotationRef/>
      </w:r>
      <w:r>
        <w:t>NETS has drum and dance.</w:t>
      </w:r>
    </w:p>
  </w:comment>
  <w:comment w:id="543" w:author="Windows User" w:date="2015-11-21T13:04:00Z" w:initials="WU">
    <w:p w14:paraId="43A5D1B1" w14:textId="77777777" w:rsidR="00CB63B1" w:rsidRDefault="00CB63B1" w:rsidP="00E35F1F">
      <w:pPr>
        <w:pStyle w:val="CommentText"/>
      </w:pPr>
      <w:r>
        <w:rPr>
          <w:rStyle w:val="CommentReference"/>
        </w:rPr>
        <w:annotationRef/>
      </w:r>
      <w:r>
        <w:t>check</w:t>
      </w:r>
    </w:p>
  </w:comment>
  <w:comment w:id="544" w:author="Windows User" w:date="2015-11-21T13:04:00Z" w:initials="WU">
    <w:p w14:paraId="4B6A4DE4" w14:textId="77777777" w:rsidR="00CB63B1" w:rsidRDefault="00CB63B1" w:rsidP="00E35F1F">
      <w:pPr>
        <w:pStyle w:val="CommentText"/>
      </w:pPr>
      <w:r>
        <w:rPr>
          <w:rStyle w:val="CommentReference"/>
        </w:rPr>
        <w:annotationRef/>
      </w:r>
      <w:r>
        <w:t>check</w:t>
      </w:r>
    </w:p>
  </w:comment>
  <w:comment w:id="545" w:author="Windows User" w:date="2015-10-30T08:56:00Z" w:initials="BS">
    <w:p w14:paraId="483AEE75" w14:textId="77777777" w:rsidR="00CB63B1" w:rsidRDefault="00CB63B1" w:rsidP="00E35F1F">
      <w:pPr>
        <w:pStyle w:val="CommentText"/>
      </w:pPr>
      <w:r>
        <w:rPr>
          <w:rStyle w:val="CommentReference"/>
        </w:rPr>
        <w:annotationRef/>
      </w:r>
      <w:r>
        <w:t>tense? praise or will praise?</w:t>
      </w:r>
    </w:p>
  </w:comment>
  <w:comment w:id="546" w:author="Windows User" w:date="2015-10-30T08:56:00Z" w:initials="BS">
    <w:p w14:paraId="17DAD50D" w14:textId="77777777" w:rsidR="00CB63B1" w:rsidRDefault="00CB63B1" w:rsidP="00E35F1F">
      <w:pPr>
        <w:pStyle w:val="CommentText"/>
      </w:pPr>
      <w:r>
        <w:rPr>
          <w:rStyle w:val="CommentReference"/>
        </w:rPr>
        <w:annotationRef/>
      </w:r>
      <w:r>
        <w:t>earth? land? creation?</w:t>
      </w:r>
    </w:p>
  </w:comment>
  <w:comment w:id="547" w:author="Windows User" w:date="2015-11-21T13:05:00Z" w:initials="WU">
    <w:p w14:paraId="412BFF55" w14:textId="77777777" w:rsidR="00CB63B1" w:rsidRDefault="00CB63B1" w:rsidP="00E35F1F">
      <w:pPr>
        <w:pStyle w:val="CommentText"/>
      </w:pPr>
      <w:r>
        <w:rPr>
          <w:rStyle w:val="CommentReference"/>
        </w:rPr>
        <w:annotationRef/>
      </w:r>
      <w:r>
        <w:t>check</w:t>
      </w:r>
    </w:p>
  </w:comment>
  <w:comment w:id="548" w:author="Windows User" w:date="2015-10-30T08:56:00Z" w:initials="BS">
    <w:p w14:paraId="4FEF2EC7" w14:textId="77777777" w:rsidR="00CB63B1" w:rsidRDefault="00CB63B1" w:rsidP="00E35F1F">
      <w:pPr>
        <w:pStyle w:val="CommentText"/>
      </w:pPr>
      <w:r>
        <w:rPr>
          <w:rStyle w:val="CommentReference"/>
        </w:rPr>
        <w:annotationRef/>
      </w:r>
      <w:r>
        <w:t>make haste is a little archaic. But hurry is way too colloquial. Quicken doesn't sound right.</w:t>
      </w:r>
    </w:p>
  </w:comment>
  <w:comment w:id="549" w:author="Windows User" w:date="2015-10-30T08:56:00Z" w:initials="BS">
    <w:p w14:paraId="25E26C66" w14:textId="77777777" w:rsidR="00CB63B1" w:rsidRDefault="00CB63B1" w:rsidP="00E35F1F">
      <w:pPr>
        <w:pStyle w:val="CommentText"/>
      </w:pPr>
      <w:r>
        <w:rPr>
          <w:rStyle w:val="CommentReference"/>
        </w:rPr>
        <w:annotationRef/>
      </w:r>
      <w:r>
        <w:t>should either be diverse here or different elsewhere</w:t>
      </w:r>
    </w:p>
  </w:comment>
  <w:comment w:id="550" w:author="Windows User" w:date="2015-10-30T08:56:00Z" w:initials="BS">
    <w:p w14:paraId="7A65524D" w14:textId="77777777" w:rsidR="00CB63B1" w:rsidRDefault="00CB63B1" w:rsidP="00E35F1F">
      <w:pPr>
        <w:pStyle w:val="CommentText"/>
      </w:pPr>
      <w:r>
        <w:rPr>
          <w:rStyle w:val="CommentReference"/>
        </w:rPr>
        <w:annotationRef/>
      </w:r>
      <w:r>
        <w:t>truth or righteousness? Or justice?</w:t>
      </w:r>
    </w:p>
  </w:comment>
  <w:comment w:id="551" w:author="Windows User" w:date="2015-10-30T08:56:00Z" w:initials="BS">
    <w:p w14:paraId="1C135E98" w14:textId="77777777" w:rsidR="00CB63B1" w:rsidRDefault="00CB63B1" w:rsidP="00E35F1F">
      <w:pPr>
        <w:pStyle w:val="CommentText"/>
      </w:pPr>
      <w:r>
        <w:rPr>
          <w:rStyle w:val="CommentReference"/>
        </w:rPr>
        <w:annotationRef/>
      </w:r>
      <w:r>
        <w:t>patience or longsuffering?</w:t>
      </w:r>
    </w:p>
  </w:comment>
  <w:comment w:id="552" w:author="Windows User" w:date="2015-10-30T08:56:00Z" w:initials="BS">
    <w:p w14:paraId="2E20A232" w14:textId="77777777" w:rsidR="00CB63B1" w:rsidRDefault="00CB63B1" w:rsidP="00E35F1F">
      <w:pPr>
        <w:pStyle w:val="CommentText"/>
      </w:pPr>
      <w:r>
        <w:rPr>
          <w:rStyle w:val="CommentReference"/>
        </w:rPr>
        <w:annotationRef/>
      </w:r>
      <w:r>
        <w:t>just "at the first watch"?</w:t>
      </w:r>
    </w:p>
  </w:comment>
  <w:comment w:id="553" w:author="Windows User" w:date="2015-10-30T08:56:00Z" w:initials="BS">
    <w:p w14:paraId="34FB1BC0" w14:textId="77777777" w:rsidR="00CB63B1" w:rsidRDefault="00CB63B1" w:rsidP="00E35F1F">
      <w:pPr>
        <w:pStyle w:val="CommentText"/>
      </w:pPr>
      <w:r>
        <w:rPr>
          <w:rStyle w:val="CommentReference"/>
        </w:rPr>
        <w:annotationRef/>
      </w:r>
      <w:r>
        <w:t>sweet, or easy?</w:t>
      </w:r>
    </w:p>
  </w:comment>
  <w:comment w:id="554" w:author="Windows User" w:date="2015-10-30T08:56:00Z" w:initials="BS">
    <w:p w14:paraId="20646872" w14:textId="77777777" w:rsidR="00CB63B1" w:rsidRDefault="00CB63B1" w:rsidP="00E35F1F">
      <w:pPr>
        <w:pStyle w:val="CommentText"/>
      </w:pPr>
      <w:r>
        <w:rPr>
          <w:rStyle w:val="CommentReference"/>
        </w:rPr>
        <w:annotationRef/>
      </w:r>
      <w:r>
        <w:t>less accurate than beloved, but sounds a lot better..</w:t>
      </w:r>
    </w:p>
  </w:comment>
  <w:comment w:id="555" w:author="Windows User" w:date="2015-10-30T08:56:00Z" w:initials="BS">
    <w:p w14:paraId="4707B322" w14:textId="77777777" w:rsidR="00CB63B1" w:rsidRDefault="00CB63B1" w:rsidP="00E35F1F">
      <w:pPr>
        <w:pStyle w:val="CommentText"/>
      </w:pPr>
      <w:r>
        <w:rPr>
          <w:rStyle w:val="CommentReference"/>
        </w:rPr>
        <w:annotationRef/>
      </w:r>
      <w:r>
        <w:t>sound better if omit of?</w:t>
      </w:r>
    </w:p>
  </w:comment>
  <w:comment w:id="556" w:author="Windows User" w:date="2015-10-30T08:56:00Z" w:initials="BS">
    <w:p w14:paraId="0D6FF167" w14:textId="77777777" w:rsidR="00CB63B1" w:rsidRDefault="00CB63B1" w:rsidP="00E35F1F">
      <w:pPr>
        <w:pStyle w:val="CommentText"/>
      </w:pPr>
      <w:r>
        <w:rPr>
          <w:rStyle w:val="CommentReference"/>
        </w:rPr>
        <w:annotationRef/>
      </w:r>
      <w:r>
        <w:t>truth, or righteousness?</w:t>
      </w:r>
    </w:p>
  </w:comment>
  <w:comment w:id="557" w:author="Windows User" w:date="2015-10-30T08:56:00Z" w:initials="BS">
    <w:p w14:paraId="1A8CABED" w14:textId="77777777" w:rsidR="00CB63B1" w:rsidRDefault="00CB63B1" w:rsidP="00E35F1F">
      <w:pPr>
        <w:pStyle w:val="CommentText"/>
      </w:pPr>
      <w:r>
        <w:rPr>
          <w:rStyle w:val="CommentReference"/>
        </w:rPr>
        <w:annotationRef/>
      </w:r>
      <w:r>
        <w:t>true, or perfecvt?</w:t>
      </w:r>
    </w:p>
  </w:comment>
  <w:comment w:id="558" w:author="Windows User" w:date="2015-10-30T08:56:00Z" w:initials="BS">
    <w:p w14:paraId="21AC5CB8" w14:textId="77777777" w:rsidR="00CB63B1" w:rsidRDefault="00CB63B1" w:rsidP="00E35F1F">
      <w:pPr>
        <w:pStyle w:val="CommentText"/>
      </w:pPr>
      <w:r>
        <w:rPr>
          <w:rStyle w:val="CommentReference"/>
        </w:rPr>
        <w:annotationRef/>
      </w:r>
      <w:r>
        <w:t>and?</w:t>
      </w:r>
    </w:p>
  </w:comment>
  <w:comment w:id="559" w:author="Windows User" w:date="2015-10-30T08:56:00Z" w:initials="BS">
    <w:p w14:paraId="6C6DCC78" w14:textId="77777777" w:rsidR="00CB63B1" w:rsidRDefault="00CB63B1" w:rsidP="00E35F1F">
      <w:pPr>
        <w:pStyle w:val="CommentText"/>
      </w:pPr>
      <w:r>
        <w:rPr>
          <w:rStyle w:val="CommentReference"/>
        </w:rPr>
        <w:annotationRef/>
      </w:r>
      <w:r>
        <w:t>gather is in first line in Coptic, but tune flows better here..</w:t>
      </w:r>
    </w:p>
  </w:comment>
  <w:comment w:id="560" w:author="Windows User" w:date="2015-10-30T08:56:00Z" w:initials="BS">
    <w:p w14:paraId="4B49F853" w14:textId="77777777" w:rsidR="00CB63B1" w:rsidRDefault="00CB63B1" w:rsidP="00E35F1F">
      <w:pPr>
        <w:pStyle w:val="CommentText"/>
      </w:pPr>
      <w:r>
        <w:rPr>
          <w:rStyle w:val="CommentReference"/>
        </w:rPr>
        <w:annotationRef/>
      </w:r>
      <w:r>
        <w:t>will?</w:t>
      </w:r>
    </w:p>
  </w:comment>
  <w:comment w:id="561" w:author="Windows User" w:date="2015-10-30T08:56:00Z" w:initials="BS">
    <w:p w14:paraId="6FC8752C" w14:textId="77777777" w:rsidR="00CB63B1" w:rsidRDefault="00CB63B1" w:rsidP="00E35F1F">
      <w:pPr>
        <w:pStyle w:val="CommentText"/>
      </w:pPr>
      <w:r>
        <w:rPr>
          <w:rStyle w:val="CommentReference"/>
        </w:rPr>
        <w:annotationRef/>
      </w:r>
      <w:r>
        <w:t>save? keep? deliver?</w:t>
      </w:r>
    </w:p>
  </w:comment>
  <w:comment w:id="562" w:author="Windows User" w:date="2015-10-30T08:56:00Z" w:initials="BS">
    <w:p w14:paraId="7843FDD6" w14:textId="77777777" w:rsidR="00CB63B1" w:rsidRDefault="00CB63B1" w:rsidP="00E35F1F">
      <w:pPr>
        <w:pStyle w:val="CommentText"/>
      </w:pPr>
      <w:r>
        <w:rPr>
          <w:rStyle w:val="CommentReference"/>
        </w:rPr>
        <w:annotationRef/>
      </w:r>
      <w:r>
        <w:t>need a convention for making "ak ee". {}? bold?</w:t>
      </w:r>
    </w:p>
  </w:comment>
  <w:comment w:id="563" w:author="Windows User" w:date="2015-10-30T08:56:00Z" w:initials="BS">
    <w:p w14:paraId="636DE776" w14:textId="77777777" w:rsidR="00CB63B1" w:rsidRDefault="00CB63B1" w:rsidP="00E35F1F">
      <w:pPr>
        <w:pStyle w:val="CommentText"/>
      </w:pPr>
      <w:r>
        <w:rPr>
          <w:rStyle w:val="CommentReference"/>
        </w:rPr>
        <w:annotationRef/>
      </w:r>
      <w:r>
        <w:t>I like it better with "be" in... thoughts?</w:t>
      </w:r>
    </w:p>
  </w:comment>
  <w:comment w:id="573" w:author="Windows User" w:date="2015-11-02T12:45:00Z" w:initials="BS">
    <w:p w14:paraId="0A55894A" w14:textId="77777777" w:rsidR="00CB63B1" w:rsidRDefault="00CB63B1" w:rsidP="00E35F1F">
      <w:pPr>
        <w:pStyle w:val="CommentText"/>
      </w:pPr>
      <w:r>
        <w:rPr>
          <w:rStyle w:val="CommentReference"/>
        </w:rPr>
        <w:annotationRef/>
      </w:r>
      <w:r>
        <w:t>this splitting of the verses doesn't follow the Coptic... does it really flow much better, or is it just that I'm more used to it?</w:t>
      </w:r>
    </w:p>
  </w:comment>
  <w:comment w:id="574" w:author="Windows User" w:date="2015-10-30T08:56:00Z" w:initials="BS">
    <w:p w14:paraId="0E80932F" w14:textId="77777777" w:rsidR="00CB63B1" w:rsidRDefault="00CB63B1" w:rsidP="00E35F1F">
      <w:pPr>
        <w:pStyle w:val="CommentText"/>
      </w:pPr>
      <w:r>
        <w:rPr>
          <w:rStyle w:val="CommentReference"/>
        </w:rPr>
        <w:annotationRef/>
      </w:r>
      <w:r>
        <w:t>does coptic bear out? Feels much more right to me.</w:t>
      </w:r>
    </w:p>
  </w:comment>
  <w:comment w:id="575" w:author="Windows User" w:date="2015-10-30T08:56:00Z" w:initials="BS">
    <w:p w14:paraId="759B277F" w14:textId="77777777" w:rsidR="00CB63B1" w:rsidRDefault="00CB63B1" w:rsidP="00E35F1F">
      <w:pPr>
        <w:pStyle w:val="CommentText"/>
      </w:pPr>
      <w:r>
        <w:rPr>
          <w:rStyle w:val="CommentReference"/>
        </w:rPr>
        <w:annotationRef/>
      </w:r>
      <w:r>
        <w:t>tense?</w:t>
      </w:r>
    </w:p>
  </w:comment>
  <w:comment w:id="576" w:author="Windows User" w:date="2015-10-30T08:56:00Z" w:initials="BS">
    <w:p w14:paraId="5C472088" w14:textId="77777777" w:rsidR="00CB63B1" w:rsidRDefault="00CB63B1" w:rsidP="00E35F1F">
      <w:pPr>
        <w:pStyle w:val="CommentText"/>
      </w:pPr>
      <w:r>
        <w:rPr>
          <w:rStyle w:val="CommentReference"/>
        </w:rPr>
        <w:annotationRef/>
      </w:r>
      <w:r>
        <w:t>exalt or magnify?</w:t>
      </w:r>
    </w:p>
  </w:comment>
  <w:comment w:id="577" w:author="Windows User" w:date="2015-10-30T08:56:00Z" w:initials="BS">
    <w:p w14:paraId="2FB7E2BD" w14:textId="77777777" w:rsidR="00CB63B1" w:rsidRDefault="00CB63B1" w:rsidP="00E35F1F">
      <w:pPr>
        <w:pStyle w:val="CommentText"/>
      </w:pPr>
      <w:r>
        <w:rPr>
          <w:rStyle w:val="CommentReference"/>
        </w:rPr>
        <w:annotationRef/>
      </w:r>
      <w:r>
        <w:t>or iwn?</w:t>
      </w:r>
    </w:p>
  </w:comment>
  <w:comment w:id="581" w:author="Windows User" w:date="2015-10-30T08:56:00Z" w:initials="BS">
    <w:p w14:paraId="3C8244A0" w14:textId="77777777" w:rsidR="00CB63B1" w:rsidRDefault="00CB63B1" w:rsidP="00E35F1F">
      <w:pPr>
        <w:pStyle w:val="CommentText"/>
      </w:pPr>
      <w:r>
        <w:rPr>
          <w:rStyle w:val="CommentReference"/>
        </w:rPr>
        <w:annotationRef/>
      </w:r>
      <w:r>
        <w:t>does type capture "it foretold the sign" in more contemporary language than "a figure"</w:t>
      </w:r>
    </w:p>
  </w:comment>
  <w:comment w:id="582" w:author="Windows User" w:date="2015-10-30T08:56:00Z" w:initials="BS">
    <w:p w14:paraId="6C8F9167" w14:textId="77777777" w:rsidR="00CB63B1" w:rsidRDefault="00CB63B1" w:rsidP="00E35F1F">
      <w:pPr>
        <w:pStyle w:val="CommentText"/>
      </w:pPr>
      <w:r>
        <w:rPr>
          <w:rStyle w:val="CommentReference"/>
        </w:rPr>
        <w:annotationRef/>
      </w:r>
      <w:r>
        <w:t>correct that no mention of nature?</w:t>
      </w:r>
    </w:p>
  </w:comment>
  <w:comment w:id="583" w:author="Windows User" w:date="2015-10-30T08:56:00Z" w:initials="BS">
    <w:p w14:paraId="5ACA101B" w14:textId="77777777" w:rsidR="00CB63B1" w:rsidRDefault="00CB63B1" w:rsidP="00E35F1F">
      <w:pPr>
        <w:pStyle w:val="CommentText"/>
      </w:pPr>
      <w:r>
        <w:rPr>
          <w:rStyle w:val="CommentReference"/>
        </w:rPr>
        <w:annotationRef/>
      </w:r>
      <w:r>
        <w:t>holy or pure? divinity or godhead?</w:t>
      </w:r>
    </w:p>
  </w:comment>
  <w:comment w:id="584" w:author="Windows User" w:date="2015-10-30T08:56:00Z" w:initials="BS">
    <w:p w14:paraId="14D8C709" w14:textId="77777777" w:rsidR="00CB63B1" w:rsidRDefault="00CB63B1" w:rsidP="00E35F1F">
      <w:pPr>
        <w:pStyle w:val="CommentText"/>
      </w:pPr>
      <w:r>
        <w:rPr>
          <w:rStyle w:val="CommentReference"/>
        </w:rPr>
        <w:annotationRef/>
      </w:r>
      <w:r>
        <w:t>born or begotten? begotten without seeed or without mixture of substance?</w:t>
      </w:r>
    </w:p>
  </w:comment>
  <w:comment w:id="585" w:author="Windows User" w:date="2015-10-30T08:56:00Z" w:initials="BS">
    <w:p w14:paraId="5B5854F9" w14:textId="77777777" w:rsidR="00CB63B1" w:rsidRDefault="00CB63B1" w:rsidP="00E35F1F">
      <w:pPr>
        <w:pStyle w:val="CommentText"/>
      </w:pPr>
      <w:r>
        <w:rPr>
          <w:rStyle w:val="CommentReference"/>
        </w:rPr>
        <w:annotationRef/>
      </w:r>
      <w:r>
        <w:t>coessential or consubstantial?</w:t>
      </w:r>
    </w:p>
  </w:comment>
  <w:comment w:id="586" w:author="Windows User" w:date="2015-10-30T08:56:00Z" w:initials="BS">
    <w:p w14:paraId="66C0B0D7" w14:textId="77777777" w:rsidR="00CB63B1" w:rsidRDefault="00CB63B1" w:rsidP="00E35F1F">
      <w:pPr>
        <w:pStyle w:val="CommentText"/>
      </w:pPr>
      <w:r>
        <w:rPr>
          <w:rStyle w:val="CommentReference"/>
        </w:rPr>
        <w:annotationRef/>
      </w:r>
      <w:r>
        <w:t>made one or joined?</w:t>
      </w:r>
    </w:p>
  </w:comment>
  <w:comment w:id="587" w:author="Windows User" w:date="2015-10-30T08:56:00Z" w:initials="BS">
    <w:p w14:paraId="094D26E3" w14:textId="77777777" w:rsidR="00CB63B1" w:rsidRDefault="00CB63B1" w:rsidP="00E35F1F">
      <w:pPr>
        <w:pStyle w:val="CommentText"/>
      </w:pPr>
      <w:r>
        <w:rPr>
          <w:rStyle w:val="CommentReference"/>
        </w:rPr>
        <w:annotationRef/>
      </w:r>
      <w:r>
        <w:t>does this rephrasing capture it ok?</w:t>
      </w:r>
    </w:p>
  </w:comment>
  <w:comment w:id="588" w:author="Windows User" w:date="2015-10-30T08:56:00Z" w:initials="BS">
    <w:p w14:paraId="6FD992D3" w14:textId="77777777" w:rsidR="00CB63B1" w:rsidRDefault="00CB63B1" w:rsidP="00E35F1F">
      <w:pPr>
        <w:pStyle w:val="CommentText"/>
      </w:pPr>
      <w:r>
        <w:rPr>
          <w:rStyle w:val="CommentReference"/>
        </w:rPr>
        <w:annotationRef/>
      </w:r>
      <w:r>
        <w:t>something clearer than putplue?</w:t>
      </w:r>
    </w:p>
  </w:comment>
  <w:comment w:id="589" w:author="Windows User" w:date="2015-10-30T08:56:00Z" w:initials="BS">
    <w:p w14:paraId="08E2A9FB" w14:textId="77777777" w:rsidR="00CB63B1" w:rsidRDefault="00CB63B1" w:rsidP="00E35F1F">
      <w:pPr>
        <w:pStyle w:val="CommentText"/>
      </w:pPr>
      <w:r>
        <w:rPr>
          <w:rStyle w:val="CommentReference"/>
        </w:rPr>
        <w:annotationRef/>
      </w:r>
      <w:r>
        <w:t>woven or fine?</w:t>
      </w:r>
    </w:p>
  </w:comment>
  <w:comment w:id="590" w:author="Windows User" w:date="2015-10-30T08:56:00Z" w:initials="BS">
    <w:p w14:paraId="7A9FC970" w14:textId="77777777" w:rsidR="00CB63B1" w:rsidRDefault="00CB63B1" w:rsidP="00E35F1F">
      <w:pPr>
        <w:pStyle w:val="CommentText"/>
      </w:pPr>
      <w:r>
        <w:rPr>
          <w:rStyle w:val="CommentReference"/>
        </w:rPr>
        <w:annotationRef/>
      </w:r>
      <w:r>
        <w:t>palin</w:t>
      </w:r>
    </w:p>
  </w:comment>
  <w:comment w:id="591" w:author="Windows User" w:date="2015-10-30T08:56:00Z" w:initials="BS">
    <w:p w14:paraId="5EFFC3EC" w14:textId="77777777" w:rsidR="00CB63B1" w:rsidRDefault="00CB63B1" w:rsidP="00E35F1F">
      <w:pPr>
        <w:pStyle w:val="CommentText"/>
      </w:pPr>
      <w:r>
        <w:rPr>
          <w:rStyle w:val="CommentReference"/>
        </w:rPr>
        <w:annotationRef/>
      </w:r>
      <w:r>
        <w:t>exalt or magnify?</w:t>
      </w:r>
    </w:p>
  </w:comment>
  <w:comment w:id="592" w:author="Windows User" w:date="2015-10-30T08:56:00Z" w:initials="BS">
    <w:p w14:paraId="150C26DA" w14:textId="77777777" w:rsidR="00CB63B1" w:rsidRDefault="00CB63B1" w:rsidP="00E35F1F">
      <w:pPr>
        <w:pStyle w:val="CommentText"/>
      </w:pPr>
      <w:r>
        <w:rPr>
          <w:rStyle w:val="CommentReference"/>
        </w:rPr>
        <w:annotationRef/>
      </w:r>
      <w:r>
        <w:t>or iwn?</w:t>
      </w:r>
    </w:p>
  </w:comment>
  <w:comment w:id="596" w:author="Windows User" w:date="2015-10-30T08:56:00Z" w:initials="BS">
    <w:p w14:paraId="0E3B452D" w14:textId="77777777" w:rsidR="00CB63B1" w:rsidRDefault="00CB63B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597" w:author="Windows User" w:date="2015-10-30T08:56:00Z" w:initials="BS">
    <w:p w14:paraId="12D989DF" w14:textId="77777777" w:rsidR="00CB63B1" w:rsidRDefault="00CB63B1" w:rsidP="00E35F1F">
      <w:pPr>
        <w:pStyle w:val="CommentText"/>
      </w:pPr>
      <w:r>
        <w:rPr>
          <w:rStyle w:val="CommentReference"/>
        </w:rPr>
        <w:annotationRef/>
      </w:r>
      <w:r>
        <w:t>forged or beaten?</w:t>
      </w:r>
    </w:p>
  </w:comment>
  <w:comment w:id="598" w:author="Windows User" w:date="2015-10-30T08:56:00Z" w:initials="BS">
    <w:p w14:paraId="3E8ADE2B" w14:textId="77777777" w:rsidR="00CB63B1" w:rsidRDefault="00CB63B1" w:rsidP="00E35F1F">
      <w:pPr>
        <w:pStyle w:val="CommentText"/>
      </w:pPr>
      <w:r>
        <w:rPr>
          <w:rStyle w:val="CommentReference"/>
        </w:rPr>
        <w:annotationRef/>
      </w:r>
      <w:r>
        <w:t>omit? always and move up mercy seat?</w:t>
      </w:r>
    </w:p>
  </w:comment>
  <w:comment w:id="599" w:author="Windows User" w:date="2015-10-30T08:56:00Z" w:initials="BS">
    <w:p w14:paraId="7079ED43" w14:textId="77777777" w:rsidR="00CB63B1" w:rsidRDefault="00CB63B1" w:rsidP="00E35F1F">
      <w:pPr>
        <w:pStyle w:val="CommentText"/>
      </w:pPr>
      <w:r>
        <w:rPr>
          <w:rStyle w:val="CommentReference"/>
        </w:rPr>
        <w:annotationRef/>
      </w:r>
      <w:r>
        <w:t>tense? past makes a lot more sense</w:t>
      </w:r>
    </w:p>
  </w:comment>
  <w:comment w:id="600" w:author="Windows User" w:date="2015-10-30T08:56:00Z" w:initials="BS">
    <w:p w14:paraId="109014C9" w14:textId="77777777" w:rsidR="00CB63B1" w:rsidRDefault="00CB63B1" w:rsidP="00E35F1F">
      <w:pPr>
        <w:pStyle w:val="CommentText"/>
      </w:pPr>
      <w:r>
        <w:rPr>
          <w:rStyle w:val="CommentReference"/>
        </w:rPr>
        <w:annotationRef/>
      </w:r>
      <w:r>
        <w:t>why does Abouna omit sin?</w:t>
      </w:r>
    </w:p>
  </w:comment>
  <w:comment w:id="601" w:author="Windows User" w:date="2015-10-30T08:56:00Z" w:initials="BS">
    <w:p w14:paraId="027A16CD" w14:textId="77777777" w:rsidR="00CB63B1" w:rsidRDefault="00CB63B1" w:rsidP="00E35F1F">
      <w:pPr>
        <w:pStyle w:val="CommentText"/>
      </w:pPr>
      <w:r>
        <w:rPr>
          <w:rStyle w:val="CommentReference"/>
        </w:rPr>
        <w:annotationRef/>
      </w:r>
      <w:r>
        <w:t>exalt or magnify?</w:t>
      </w:r>
    </w:p>
  </w:comment>
  <w:comment w:id="602" w:author="Windows User" w:date="2015-10-30T08:56:00Z" w:initials="BS">
    <w:p w14:paraId="20C9574B" w14:textId="77777777" w:rsidR="00CB63B1" w:rsidRDefault="00CB63B1" w:rsidP="00E35F1F">
      <w:pPr>
        <w:pStyle w:val="CommentText"/>
      </w:pPr>
      <w:r>
        <w:rPr>
          <w:rStyle w:val="CommentReference"/>
        </w:rPr>
        <w:annotationRef/>
      </w:r>
      <w:r>
        <w:t>or iwn?</w:t>
      </w:r>
    </w:p>
  </w:comment>
  <w:comment w:id="606" w:author="Windows User" w:date="2015-10-30T08:56:00Z" w:initials="BS">
    <w:p w14:paraId="6726A127" w14:textId="77777777" w:rsidR="00CB63B1" w:rsidRDefault="00CB63B1" w:rsidP="00E35F1F">
      <w:pPr>
        <w:pStyle w:val="CommentText"/>
      </w:pPr>
      <w:r>
        <w:rPr>
          <w:rStyle w:val="CommentReference"/>
        </w:rPr>
        <w:annotationRef/>
      </w:r>
      <w:r>
        <w:t>That your name be called... sounds like an expression that should just be that you be called in english. Thoughts?</w:t>
      </w:r>
    </w:p>
  </w:comment>
  <w:comment w:id="607" w:author="Windows User" w:date="2015-10-30T08:56:00Z" w:initials="BS">
    <w:p w14:paraId="50013BE5" w14:textId="77777777" w:rsidR="00CB63B1" w:rsidRDefault="00CB63B1" w:rsidP="00E35F1F">
      <w:pPr>
        <w:pStyle w:val="CommentText"/>
      </w:pPr>
      <w:r>
        <w:rPr>
          <w:rStyle w:val="CommentReference"/>
        </w:rPr>
        <w:annotationRef/>
      </w:r>
      <w:r>
        <w:t>for isn't accurate... but sounds better</w:t>
      </w:r>
    </w:p>
  </w:comment>
  <w:comment w:id="608" w:author="Windows User" w:date="2015-10-30T08:56:00Z" w:initials="BS">
    <w:p w14:paraId="5A639B27" w14:textId="77777777" w:rsidR="00CB63B1" w:rsidRDefault="00CB63B1" w:rsidP="00E35F1F">
      <w:pPr>
        <w:pStyle w:val="CommentText"/>
      </w:pPr>
      <w:r>
        <w:rPr>
          <w:rStyle w:val="CommentReference"/>
        </w:rPr>
        <w:annotationRef/>
      </w:r>
      <w:r>
        <w:t>exalt or magnify?</w:t>
      </w:r>
    </w:p>
  </w:comment>
  <w:comment w:id="609" w:author="Windows User" w:date="2015-10-30T08:56:00Z" w:initials="BS">
    <w:p w14:paraId="3A4414A4" w14:textId="77777777" w:rsidR="00CB63B1" w:rsidRDefault="00CB63B1" w:rsidP="00E35F1F">
      <w:pPr>
        <w:pStyle w:val="CommentText"/>
      </w:pPr>
      <w:r>
        <w:rPr>
          <w:rStyle w:val="CommentReference"/>
        </w:rPr>
        <w:annotationRef/>
      </w:r>
      <w:r>
        <w:t>or iwn?</w:t>
      </w:r>
    </w:p>
  </w:comment>
  <w:comment w:id="613" w:author="Windows User" w:date="2015-10-30T08:56:00Z" w:initials="BS">
    <w:p w14:paraId="60D89983" w14:textId="77777777" w:rsidR="00CB63B1" w:rsidRDefault="00CB63B1" w:rsidP="00E35F1F">
      <w:pPr>
        <w:pStyle w:val="CommentText"/>
      </w:pPr>
      <w:r>
        <w:rPr>
          <w:rStyle w:val="CommentReference"/>
        </w:rPr>
        <w:annotationRef/>
      </w:r>
      <w:r>
        <w:t>perpetual lamp?</w:t>
      </w:r>
    </w:p>
  </w:comment>
  <w:comment w:id="614" w:author="Windows User" w:date="2015-10-30T08:56:00Z" w:initials="BS">
    <w:p w14:paraId="708630CC" w14:textId="77777777" w:rsidR="00CB63B1" w:rsidRDefault="00CB63B1" w:rsidP="00E35F1F">
      <w:pPr>
        <w:pStyle w:val="CommentText"/>
      </w:pPr>
      <w:r>
        <w:rPr>
          <w:rStyle w:val="CommentReference"/>
        </w:rPr>
        <w:annotationRef/>
      </w:r>
      <w:r>
        <w:t>parousia?</w:t>
      </w:r>
    </w:p>
  </w:comment>
  <w:comment w:id="615" w:author="Windows User" w:date="2015-10-30T08:56:00Z" w:initials="BS">
    <w:p w14:paraId="670AE5C3" w14:textId="77777777" w:rsidR="00CB63B1" w:rsidRDefault="00CB63B1" w:rsidP="00E35F1F">
      <w:pPr>
        <w:pStyle w:val="CommentText"/>
      </w:pPr>
      <w:r>
        <w:rPr>
          <w:rStyle w:val="CommentReference"/>
        </w:rPr>
        <w:annotationRef/>
      </w:r>
      <w:r>
        <w:t>tense?</w:t>
      </w:r>
    </w:p>
  </w:comment>
  <w:comment w:id="616" w:author="Windows User" w:date="2015-10-30T08:56:00Z" w:initials="BS">
    <w:p w14:paraId="281D5A29" w14:textId="77777777" w:rsidR="00CB63B1" w:rsidRDefault="00CB63B1" w:rsidP="00E35F1F">
      <w:pPr>
        <w:pStyle w:val="CommentText"/>
      </w:pPr>
      <w:r>
        <w:rPr>
          <w:rStyle w:val="CommentReference"/>
        </w:rPr>
        <w:annotationRef/>
      </w:r>
      <w:r>
        <w:t>enlightens?</w:t>
      </w:r>
    </w:p>
  </w:comment>
  <w:comment w:id="617" w:author="Windows User" w:date="2015-10-30T08:56:00Z" w:initials="BS">
    <w:p w14:paraId="09189517" w14:textId="77777777" w:rsidR="00CB63B1" w:rsidRDefault="00CB63B1" w:rsidP="00E35F1F">
      <w:pPr>
        <w:pStyle w:val="CommentText"/>
      </w:pPr>
      <w:r>
        <w:rPr>
          <w:rStyle w:val="CommentReference"/>
        </w:rPr>
        <w:annotationRef/>
      </w:r>
      <w:r>
        <w:t>exalt or magnify?</w:t>
      </w:r>
    </w:p>
  </w:comment>
  <w:comment w:id="618" w:author="Windows User" w:date="2015-10-30T08:56:00Z" w:initials="BS">
    <w:p w14:paraId="0F1C3DB1" w14:textId="77777777" w:rsidR="00CB63B1" w:rsidRDefault="00CB63B1" w:rsidP="00E35F1F">
      <w:pPr>
        <w:pStyle w:val="CommentText"/>
      </w:pPr>
      <w:r>
        <w:rPr>
          <w:rStyle w:val="CommentReference"/>
        </w:rPr>
        <w:annotationRef/>
      </w:r>
      <w:r>
        <w:t>or iwn?</w:t>
      </w:r>
    </w:p>
  </w:comment>
  <w:comment w:id="622" w:author="Windows User" w:date="2015-10-30T08:56:00Z" w:initials="BS">
    <w:p w14:paraId="49777AD4" w14:textId="77777777" w:rsidR="00CB63B1" w:rsidRDefault="00CB63B1" w:rsidP="00E35F1F">
      <w:pPr>
        <w:pStyle w:val="CommentText"/>
      </w:pPr>
      <w:r>
        <w:rPr>
          <w:rStyle w:val="CommentReference"/>
        </w:rPr>
        <w:annotationRef/>
      </w:r>
      <w:r>
        <w:t>this order better or worse?</w:t>
      </w:r>
    </w:p>
  </w:comment>
  <w:comment w:id="623" w:author="Windows User" w:date="2015-10-30T08:56:00Z" w:initials="BS">
    <w:p w14:paraId="07AFF474" w14:textId="77777777" w:rsidR="00CB63B1" w:rsidRDefault="00CB63B1" w:rsidP="00E35F1F">
      <w:pPr>
        <w:pStyle w:val="CommentText"/>
      </w:pPr>
      <w:r>
        <w:rPr>
          <w:rStyle w:val="CommentReference"/>
        </w:rPr>
        <w:annotationRef/>
      </w:r>
      <w:r>
        <w:t>I think upon should stay here</w:t>
      </w:r>
    </w:p>
  </w:comment>
  <w:comment w:id="624" w:author="Windows User" w:date="2015-10-30T08:56:00Z" w:initials="BS">
    <w:p w14:paraId="0441CD07" w14:textId="77777777" w:rsidR="00CB63B1" w:rsidRDefault="00CB63B1" w:rsidP="00E35F1F">
      <w:pPr>
        <w:pStyle w:val="CommentText"/>
      </w:pPr>
      <w:r>
        <w:rPr>
          <w:rStyle w:val="CommentReference"/>
        </w:rPr>
        <w:annotationRef/>
      </w:r>
      <w:r>
        <w:t>exalt or magnify?</w:t>
      </w:r>
    </w:p>
  </w:comment>
  <w:comment w:id="625" w:author="Windows User" w:date="2015-10-30T08:56:00Z" w:initials="BS">
    <w:p w14:paraId="6B633293" w14:textId="77777777" w:rsidR="00CB63B1" w:rsidRDefault="00CB63B1" w:rsidP="00E35F1F">
      <w:pPr>
        <w:pStyle w:val="CommentText"/>
      </w:pPr>
      <w:r>
        <w:rPr>
          <w:rStyle w:val="CommentReference"/>
        </w:rPr>
        <w:annotationRef/>
      </w:r>
      <w:r>
        <w:t>or iwn?</w:t>
      </w:r>
    </w:p>
  </w:comment>
  <w:comment w:id="633" w:author="Windows User" w:date="2015-10-30T08:56:00Z" w:initials="BS">
    <w:p w14:paraId="5798119C" w14:textId="77777777" w:rsidR="00CB63B1" w:rsidRDefault="00CB63B1" w:rsidP="00E35F1F">
      <w:pPr>
        <w:pStyle w:val="CommentText"/>
      </w:pPr>
      <w:r>
        <w:rPr>
          <w:rStyle w:val="CommentReference"/>
        </w:rPr>
        <w:annotationRef/>
      </w:r>
      <w:r>
        <w:t>The phrase is "Our God in truth". Placing a coma before "in truth" makis it sound like "in truth withotu the seed of man"</w:t>
      </w:r>
    </w:p>
  </w:comment>
  <w:comment w:id="634" w:author="Windows User" w:date="2015-10-30T08:56:00Z" w:initials="BS">
    <w:p w14:paraId="7FE87033" w14:textId="77777777" w:rsidR="00CB63B1" w:rsidRDefault="00CB63B1" w:rsidP="00E35F1F">
      <w:pPr>
        <w:pStyle w:val="CommentText"/>
      </w:pPr>
      <w:r>
        <w:rPr>
          <w:rStyle w:val="CommentReference"/>
        </w:rPr>
        <w:annotationRef/>
      </w:r>
      <w:r>
        <w:t>While being virgin is correct. But it sounds strange. being a virgin is less accurate. Being virginal?</w:t>
      </w:r>
    </w:p>
  </w:comment>
  <w:comment w:id="635" w:author="Windows User" w:date="2015-10-30T08:56:00Z" w:initials="BS">
    <w:p w14:paraId="13254F43" w14:textId="77777777" w:rsidR="00CB63B1" w:rsidRDefault="00CB63B1" w:rsidP="00E35F1F">
      <w:pPr>
        <w:pStyle w:val="CommentText"/>
      </w:pPr>
      <w:r>
        <w:rPr>
          <w:rStyle w:val="CommentReference"/>
        </w:rPr>
        <w:annotationRef/>
      </w:r>
      <w:r>
        <w:t>I like holy better than saint. But it isn't very consistent since Abouna renders it saint everywhere else...</w:t>
      </w:r>
    </w:p>
  </w:comment>
  <w:comment w:id="636" w:author="Windows User" w:date="2015-10-30T08:56:00Z" w:initials="BS">
    <w:p w14:paraId="195E8533" w14:textId="77777777" w:rsidR="00CB63B1" w:rsidRDefault="00CB63B1" w:rsidP="00E35F1F">
      <w:pPr>
        <w:pStyle w:val="CommentText"/>
      </w:pPr>
      <w:r>
        <w:rPr>
          <w:rStyle w:val="CommentReference"/>
        </w:rPr>
        <w:annotationRef/>
      </w:r>
      <w:r>
        <w:t>what word works here? dwelling doesn't. it would have to be dwelling place, which is too long.</w:t>
      </w:r>
    </w:p>
  </w:comment>
  <w:comment w:id="637" w:author="Windows User" w:date="2015-10-30T08:56:00Z" w:initials="BS">
    <w:p w14:paraId="5A28B06B" w14:textId="77777777" w:rsidR="00CB63B1" w:rsidRDefault="00CB63B1" w:rsidP="00E35F1F">
      <w:pPr>
        <w:pStyle w:val="CommentText"/>
      </w:pPr>
      <w:r>
        <w:rPr>
          <w:rStyle w:val="CommentReference"/>
        </w:rPr>
        <w:annotationRef/>
      </w:r>
      <w:r>
        <w:t>exalt or magnify?</w:t>
      </w:r>
    </w:p>
  </w:comment>
  <w:comment w:id="638" w:author="Windows User" w:date="2015-10-30T08:56:00Z" w:initials="BS">
    <w:p w14:paraId="6604F03B" w14:textId="77777777" w:rsidR="00CB63B1" w:rsidRDefault="00CB63B1" w:rsidP="00E35F1F">
      <w:pPr>
        <w:pStyle w:val="CommentText"/>
      </w:pPr>
      <w:r>
        <w:rPr>
          <w:rStyle w:val="CommentReference"/>
        </w:rPr>
        <w:annotationRef/>
      </w:r>
      <w:r>
        <w:t>or iwn?</w:t>
      </w:r>
    </w:p>
  </w:comment>
  <w:comment w:id="642" w:author="Windows User" w:date="2015-10-30T08:56:00Z" w:initials="BS">
    <w:p w14:paraId="6680EED5" w14:textId="77777777" w:rsidR="00CB63B1" w:rsidRDefault="00CB63B1" w:rsidP="00E35F1F">
      <w:pPr>
        <w:pStyle w:val="CommentText"/>
      </w:pPr>
      <w:r>
        <w:rPr>
          <w:rStyle w:val="CommentReference"/>
        </w:rPr>
        <w:annotationRef/>
      </w:r>
      <w:r>
        <w:t>does this work?</w:t>
      </w:r>
    </w:p>
  </w:comment>
  <w:comment w:id="643" w:author="Windows User" w:date="2015-10-30T08:56:00Z" w:initials="BS">
    <w:p w14:paraId="7B5754B1" w14:textId="77777777" w:rsidR="00CB63B1" w:rsidRDefault="00CB63B1" w:rsidP="00E35F1F">
      <w:pPr>
        <w:pStyle w:val="CommentText"/>
      </w:pPr>
      <w:r>
        <w:rPr>
          <w:rStyle w:val="CommentReference"/>
        </w:rPr>
        <w:annotationRef/>
      </w:r>
      <w:r>
        <w:t>is this right?</w:t>
      </w:r>
    </w:p>
  </w:comment>
  <w:comment w:id="644" w:author="Windows User" w:date="2015-10-30T08:56:00Z" w:initials="BS">
    <w:p w14:paraId="6058F90B" w14:textId="77777777" w:rsidR="00CB63B1" w:rsidRDefault="00CB63B1" w:rsidP="00E35F1F">
      <w:pPr>
        <w:pStyle w:val="CommentText"/>
      </w:pPr>
      <w:r>
        <w:rPr>
          <w:rStyle w:val="CommentReference"/>
        </w:rPr>
        <w:annotationRef/>
      </w:r>
      <w:r>
        <w:t>?</w:t>
      </w:r>
    </w:p>
  </w:comment>
  <w:comment w:id="645" w:author="Windows User" w:date="2015-10-30T08:56:00Z" w:initials="BS">
    <w:p w14:paraId="505706D1" w14:textId="77777777" w:rsidR="00CB63B1" w:rsidRDefault="00CB63B1" w:rsidP="00E35F1F">
      <w:pPr>
        <w:pStyle w:val="CommentText"/>
      </w:pPr>
      <w:r>
        <w:rPr>
          <w:rStyle w:val="CommentReference"/>
        </w:rPr>
        <w:annotationRef/>
      </w:r>
      <w:r>
        <w:t>about or to?</w:t>
      </w:r>
    </w:p>
  </w:comment>
  <w:comment w:id="646" w:author="Windows User" w:date="2015-10-30T08:56:00Z" w:initials="BS">
    <w:p w14:paraId="35AD6860" w14:textId="77777777" w:rsidR="00CB63B1" w:rsidRDefault="00CB63B1" w:rsidP="00E35F1F">
      <w:pPr>
        <w:pStyle w:val="CommentText"/>
      </w:pPr>
      <w:r>
        <w:rPr>
          <w:rStyle w:val="CommentReference"/>
        </w:rPr>
        <w:annotationRef/>
      </w:r>
      <w:r>
        <w:t>proclaim or cry?</w:t>
      </w:r>
    </w:p>
  </w:comment>
  <w:comment w:id="647" w:author="Windows User" w:date="2015-10-30T08:56:00Z" w:initials="BS">
    <w:p w14:paraId="588A0CA8" w14:textId="77777777" w:rsidR="00CB63B1" w:rsidRDefault="00CB63B1" w:rsidP="00E35F1F">
      <w:pPr>
        <w:pStyle w:val="CommentText"/>
      </w:pPr>
      <w:r>
        <w:rPr>
          <w:rStyle w:val="CommentReference"/>
        </w:rPr>
        <w:annotationRef/>
      </w:r>
      <w:r>
        <w:t>??</w:t>
      </w:r>
    </w:p>
  </w:comment>
  <w:comment w:id="648" w:author="Windows User" w:date="2015-10-30T08:56:00Z" w:initials="BS">
    <w:p w14:paraId="43146472" w14:textId="77777777" w:rsidR="00CB63B1" w:rsidRDefault="00CB63B1" w:rsidP="00E35F1F">
      <w:pPr>
        <w:pStyle w:val="CommentText"/>
      </w:pPr>
      <w:r>
        <w:rPr>
          <w:rStyle w:val="CommentReference"/>
        </w:rPr>
        <w:annotationRef/>
      </w:r>
      <w:r>
        <w:t>just?</w:t>
      </w:r>
    </w:p>
  </w:comment>
  <w:comment w:id="649" w:author="Windows User" w:date="2015-10-30T08:56:00Z" w:initials="BS">
    <w:p w14:paraId="005E33F9" w14:textId="77777777" w:rsidR="00CB63B1" w:rsidRDefault="00CB63B1" w:rsidP="00E35F1F">
      <w:pPr>
        <w:pStyle w:val="CommentText"/>
      </w:pPr>
      <w:r>
        <w:rPr>
          <w:rStyle w:val="CommentReference"/>
        </w:rPr>
        <w:annotationRef/>
      </w:r>
      <w:r>
        <w:t>chaste or meek?</w:t>
      </w:r>
    </w:p>
  </w:comment>
  <w:comment w:id="650" w:author="Windows User" w:date="2015-10-30T08:56:00Z" w:initials="BS">
    <w:p w14:paraId="38FC80AB" w14:textId="77777777" w:rsidR="00CB63B1" w:rsidRDefault="00CB63B1" w:rsidP="00E35F1F">
      <w:pPr>
        <w:pStyle w:val="CommentText"/>
      </w:pPr>
      <w:r>
        <w:rPr>
          <w:rStyle w:val="CommentReference"/>
        </w:rPr>
        <w:annotationRef/>
      </w:r>
      <w:r>
        <w:t>St. Isaac? Holy issac?</w:t>
      </w:r>
    </w:p>
  </w:comment>
  <w:comment w:id="651" w:author="Windows User" w:date="2015-10-30T08:56:00Z" w:initials="BS">
    <w:p w14:paraId="49E0F637" w14:textId="77777777" w:rsidR="00CB63B1" w:rsidRDefault="00CB63B1" w:rsidP="00E35F1F">
      <w:pPr>
        <w:pStyle w:val="CommentText"/>
      </w:pPr>
      <w:r>
        <w:rPr>
          <w:rStyle w:val="CommentReference"/>
        </w:rPr>
        <w:annotationRef/>
      </w:r>
      <w:r>
        <w:t>ten thousand time?</w:t>
      </w:r>
    </w:p>
  </w:comment>
  <w:comment w:id="652" w:author="Windows User" w:date="2015-10-30T08:56:00Z" w:initials="BS">
    <w:p w14:paraId="565278E4" w14:textId="77777777" w:rsidR="00CB63B1" w:rsidRDefault="00CB63B1" w:rsidP="00E35F1F">
      <w:pPr>
        <w:pStyle w:val="CommentText"/>
      </w:pPr>
      <w:r>
        <w:rPr>
          <w:rStyle w:val="CommentReference"/>
        </w:rPr>
        <w:annotationRef/>
      </w:r>
      <w:r>
        <w:t>probably don't want to say despot.</w:t>
      </w:r>
    </w:p>
  </w:comment>
  <w:comment w:id="653" w:author="Windows User" w:date="2015-10-30T08:56:00Z" w:initials="BS">
    <w:p w14:paraId="34F4A5A9" w14:textId="77777777" w:rsidR="00CB63B1" w:rsidRDefault="00CB63B1" w:rsidP="00E35F1F">
      <w:pPr>
        <w:pStyle w:val="CommentText"/>
      </w:pPr>
      <w:r>
        <w:rPr>
          <w:rStyle w:val="CommentReference"/>
        </w:rPr>
        <w:annotationRef/>
      </w:r>
      <w:r>
        <w:t>honour or pride?</w:t>
      </w:r>
    </w:p>
  </w:comment>
  <w:comment w:id="654" w:author="Windows User" w:date="2015-10-30T08:56:00Z" w:initials="BS">
    <w:p w14:paraId="28840E47" w14:textId="77777777" w:rsidR="00CB63B1" w:rsidRDefault="00CB63B1" w:rsidP="00E35F1F">
      <w:pPr>
        <w:pStyle w:val="CommentText"/>
      </w:pPr>
      <w:r>
        <w:rPr>
          <w:rStyle w:val="CommentReference"/>
        </w:rPr>
        <w:annotationRef/>
      </w:r>
      <w:r>
        <w:t>spouse or friend???</w:t>
      </w:r>
    </w:p>
  </w:comment>
  <w:comment w:id="655" w:author="Windows User" w:date="2015-10-30T08:56:00Z" w:initials="BS">
    <w:p w14:paraId="6D247103" w14:textId="77777777" w:rsidR="00CB63B1" w:rsidRDefault="00CB63B1" w:rsidP="00E35F1F">
      <w:pPr>
        <w:pStyle w:val="CommentText"/>
      </w:pPr>
      <w:r>
        <w:rPr>
          <w:rStyle w:val="CommentReference"/>
        </w:rPr>
        <w:annotationRef/>
      </w:r>
      <w:r>
        <w:t>word can be health or salvation... but health would parallel healing in next verse??? should it be salvation?</w:t>
      </w:r>
    </w:p>
  </w:comment>
  <w:comment w:id="656" w:author="Windows User" w:date="2015-10-30T08:56:00Z" w:initials="BS">
    <w:p w14:paraId="2A107B46" w14:textId="77777777" w:rsidR="00CB63B1" w:rsidRDefault="00CB63B1" w:rsidP="00E35F1F">
      <w:pPr>
        <w:pStyle w:val="CommentText"/>
      </w:pPr>
      <w:r>
        <w:rPr>
          <w:rStyle w:val="CommentReference"/>
        </w:rPr>
        <w:annotationRef/>
      </w:r>
      <w:r>
        <w:t>unity or oneness? indescribable or unparalleled?</w:t>
      </w:r>
    </w:p>
  </w:comment>
  <w:comment w:id="657" w:author="Windows User" w:date="2015-10-30T08:56:00Z" w:initials="BS">
    <w:p w14:paraId="5555F795" w14:textId="77777777" w:rsidR="00CB63B1" w:rsidRDefault="00CB63B1" w:rsidP="00E35F1F">
      <w:pPr>
        <w:pStyle w:val="CommentText"/>
      </w:pPr>
      <w:r>
        <w:rPr>
          <w:rStyle w:val="CommentReference"/>
        </w:rPr>
        <w:annotationRef/>
      </w:r>
      <w:r>
        <w:t>mingling of substance or human seed? kind of a big difference.</w:t>
      </w:r>
    </w:p>
  </w:comment>
  <w:comment w:id="658" w:author="Windows User" w:date="2015-10-30T08:56:00Z" w:initials="BS">
    <w:p w14:paraId="5E07F016" w14:textId="77777777" w:rsidR="00CB63B1" w:rsidRDefault="00CB63B1" w:rsidP="00E35F1F">
      <w:pPr>
        <w:pStyle w:val="CommentText"/>
      </w:pPr>
      <w:r>
        <w:rPr>
          <w:rStyle w:val="CommentReference"/>
        </w:rPr>
        <w:annotationRef/>
      </w:r>
      <w:r>
        <w:t>pray or interceed? With or before?</w:t>
      </w:r>
    </w:p>
  </w:comment>
  <w:comment w:id="665" w:author="Windows User" w:date="2015-10-30T08:56:00Z" w:initials="WU">
    <w:p w14:paraId="7192577A" w14:textId="77777777" w:rsidR="00CB63B1" w:rsidRDefault="00CB63B1" w:rsidP="00E35F1F">
      <w:pPr>
        <w:pStyle w:val="CommentText"/>
      </w:pPr>
      <w:r>
        <w:rPr>
          <w:rStyle w:val="CommentReference"/>
        </w:rPr>
        <w:annotationRef/>
      </w:r>
      <w:r>
        <w:t>Are exalted abve. Are honoured more. Parallel structure. More honoured doesn’t flow as well because it doesn’t parallel the structure</w:t>
      </w:r>
    </w:p>
  </w:comment>
  <w:comment w:id="666" w:author="Windows User" w:date="2015-10-30T08:56:00Z" w:initials="WU">
    <w:p w14:paraId="1632DB35" w14:textId="77777777" w:rsidR="00CB63B1" w:rsidRDefault="00CB63B1" w:rsidP="00E35F1F">
      <w:pPr>
        <w:pStyle w:val="CommentText"/>
      </w:pPr>
      <w:r>
        <w:rPr>
          <w:rStyle w:val="CommentReference"/>
        </w:rPr>
        <w:annotationRef/>
      </w:r>
      <w:r>
        <w:t>Are more honoured?</w:t>
      </w:r>
    </w:p>
  </w:comment>
  <w:comment w:id="667" w:author="Windows User" w:date="2015-10-30T08:56:00Z" w:initials="WU">
    <w:p w14:paraId="38104BB5" w14:textId="77777777" w:rsidR="00CB63B1" w:rsidRDefault="00CB63B1" w:rsidP="00E35F1F">
      <w:pPr>
        <w:pStyle w:val="CommentText"/>
      </w:pPr>
      <w:r>
        <w:rPr>
          <w:rStyle w:val="CommentReference"/>
        </w:rPr>
        <w:annotationRef/>
      </w:r>
      <w:r>
        <w:t xml:space="preserve">Means or path? Means with freedom of speech is not a sclear as a way orpath that has a freedom of speech. </w:t>
      </w:r>
    </w:p>
  </w:comment>
  <w:comment w:id="674" w:author="Windows User" w:date="2015-10-30T08:56:00Z" w:initials="WU">
    <w:p w14:paraId="64353538" w14:textId="77777777" w:rsidR="00CB63B1" w:rsidRDefault="00CB63B1" w:rsidP="00E35F1F">
      <w:pPr>
        <w:pStyle w:val="CommentText"/>
      </w:pPr>
      <w:r>
        <w:rPr>
          <w:rStyle w:val="CommentReference"/>
        </w:rPr>
        <w:annotationRef/>
      </w:r>
      <w:r>
        <w:t>Above heaven or above the heavens. Not above the heaven.</w:t>
      </w:r>
    </w:p>
  </w:comment>
  <w:comment w:id="675" w:author="Windows User" w:date="2015-10-30T08:56:00Z" w:initials="WU">
    <w:p w14:paraId="684796B5" w14:textId="77777777" w:rsidR="00CB63B1" w:rsidRDefault="00CB63B1" w:rsidP="00E35F1F">
      <w:pPr>
        <w:pStyle w:val="CommentText"/>
      </w:pPr>
      <w:r>
        <w:rPr>
          <w:rStyle w:val="CommentReference"/>
        </w:rPr>
        <w:annotationRef/>
      </w:r>
      <w:r>
        <w:t>Reuse of truth is very awkward</w:t>
      </w:r>
    </w:p>
  </w:comment>
  <w:comment w:id="679" w:author="Windows User" w:date="2015-10-30T08:56:00Z" w:initials="WU">
    <w:p w14:paraId="1D6D9724" w14:textId="77777777" w:rsidR="00CB63B1" w:rsidRDefault="00CB63B1" w:rsidP="00E35F1F">
      <w:pPr>
        <w:pStyle w:val="CommentText"/>
      </w:pPr>
      <w:r>
        <w:rPr>
          <w:rStyle w:val="CommentReference"/>
        </w:rPr>
        <w:annotationRef/>
      </w:r>
      <w:r>
        <w:t>The Virgin Mary?</w:t>
      </w:r>
    </w:p>
  </w:comment>
  <w:comment w:id="680" w:author="Windows User" w:date="2015-10-30T08:56:00Z" w:initials="WU">
    <w:p w14:paraId="104BFD73" w14:textId="77777777" w:rsidR="00CB63B1" w:rsidRDefault="00CB63B1" w:rsidP="00E35F1F">
      <w:pPr>
        <w:pStyle w:val="CommentText"/>
      </w:pPr>
      <w:r>
        <w:rPr>
          <w:rStyle w:val="CommentReference"/>
        </w:rPr>
        <w:annotationRef/>
      </w:r>
      <w:r>
        <w:t>And the Mercy Seat / with the Cherubs? Less literal, but makes more sense.</w:t>
      </w:r>
    </w:p>
  </w:comment>
  <w:comment w:id="681" w:author="Windows User" w:date="2015-10-30T08:56:00Z" w:initials="WU">
    <w:p w14:paraId="4E46CF30" w14:textId="77777777" w:rsidR="00CB63B1" w:rsidRDefault="00CB63B1" w:rsidP="00E35F1F">
      <w:pPr>
        <w:pStyle w:val="CommentText"/>
      </w:pPr>
      <w:r>
        <w:rPr>
          <w:rStyle w:val="CommentReference"/>
        </w:rPr>
        <w:annotationRef/>
      </w:r>
      <w:r>
        <w:t>Jar or vessel for the sake of youth who think marijuana?</w:t>
      </w:r>
    </w:p>
  </w:comment>
  <w:comment w:id="682" w:author="Windows User" w:date="2015-10-30T08:56:00Z" w:initials="WU">
    <w:p w14:paraId="0D8736F0" w14:textId="77777777" w:rsidR="00CB63B1" w:rsidRDefault="00CB63B1" w:rsidP="00E35F1F">
      <w:pPr>
        <w:pStyle w:val="CommentText"/>
      </w:pPr>
      <w:r>
        <w:rPr>
          <w:rStyle w:val="CommentReference"/>
        </w:rPr>
        <w:annotationRef/>
      </w:r>
      <w:r>
        <w:t>Not lampstand?</w:t>
      </w:r>
    </w:p>
  </w:comment>
  <w:comment w:id="686" w:author="Windows User" w:date="2015-10-30T08:56:00Z" w:initials="WU">
    <w:p w14:paraId="71035455" w14:textId="77777777" w:rsidR="00CB63B1" w:rsidRDefault="00CB63B1" w:rsidP="00E35F1F">
      <w:pPr>
        <w:pStyle w:val="CommentText"/>
      </w:pPr>
      <w:r>
        <w:rPr>
          <w:rStyle w:val="CommentReference"/>
        </w:rPr>
        <w:annotationRef/>
      </w:r>
      <w:r>
        <w:t>Need to decide whether to capitalize and be Consistent.</w:t>
      </w:r>
    </w:p>
  </w:comment>
  <w:comment w:id="687" w:author="Windows User" w:date="2015-10-30T08:56:00Z" w:initials="WU">
    <w:p w14:paraId="27C7371E" w14:textId="77777777" w:rsidR="00CB63B1" w:rsidRDefault="00CB63B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88" w:author="Windows User" w:date="2015-10-30T08:56:00Z" w:initials="WU">
    <w:p w14:paraId="209A45A7" w14:textId="77777777" w:rsidR="00CB63B1" w:rsidRDefault="00CB63B1" w:rsidP="00E35F1F">
      <w:pPr>
        <w:pStyle w:val="CommentText"/>
      </w:pPr>
      <w:r>
        <w:rPr>
          <w:rStyle w:val="CommentReference"/>
        </w:rPr>
        <w:annotationRef/>
      </w:r>
      <w:r>
        <w:t>Tense(s) of this vs?</w:t>
      </w:r>
    </w:p>
  </w:comment>
  <w:comment w:id="692" w:author="Windows User" w:date="2015-10-30T08:56:00Z" w:initials="WU">
    <w:p w14:paraId="596EE3A5" w14:textId="77777777" w:rsidR="00CB63B1" w:rsidRDefault="00CB63B1" w:rsidP="00E35F1F">
      <w:pPr>
        <w:pStyle w:val="CommentText"/>
      </w:pPr>
      <w:r>
        <w:rPr>
          <w:rStyle w:val="CommentReference"/>
        </w:rPr>
        <w:annotationRef/>
      </w:r>
      <w:r>
        <w:t>If no coma, then that. If coma, then which.</w:t>
      </w:r>
    </w:p>
  </w:comment>
  <w:comment w:id="693" w:author="Windows User" w:date="2015-11-21T13:10:00Z" w:initials="WU">
    <w:p w14:paraId="0E2011D4" w14:textId="77777777" w:rsidR="00CB63B1" w:rsidRPr="00FA5B8C" w:rsidRDefault="00CB63B1"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694" w:author="Windows User" w:date="2015-10-30T08:56:00Z" w:initials="WU">
    <w:p w14:paraId="7F58A02B" w14:textId="77777777" w:rsidR="00CB63B1" w:rsidRDefault="00CB63B1" w:rsidP="00E35F1F">
      <w:pPr>
        <w:pStyle w:val="CommentText"/>
      </w:pPr>
      <w:r>
        <w:rPr>
          <w:rStyle w:val="CommentReference"/>
        </w:rPr>
        <w:annotationRef/>
      </w:r>
      <w:r>
        <w:t>Ok for traditional English. But in current usage hasn’t it narrowed to taste rather than still including smell? Armona?</w:t>
      </w:r>
    </w:p>
  </w:comment>
  <w:comment w:id="695" w:author="Windows User" w:date="2015-10-30T08:56:00Z" w:initials="WU">
    <w:p w14:paraId="06058DA2" w14:textId="77777777" w:rsidR="00CB63B1" w:rsidRDefault="00CB63B1" w:rsidP="00E35F1F">
      <w:pPr>
        <w:pStyle w:val="CommentText"/>
      </w:pPr>
      <w:r>
        <w:rPr>
          <w:rStyle w:val="CommentReference"/>
        </w:rPr>
        <w:annotationRef/>
      </w:r>
      <w:r>
        <w:t>This makes little sense. An estate is just a state, a status… you can restore to a first status, but not to a status</w:t>
      </w:r>
    </w:p>
  </w:comment>
  <w:comment w:id="705" w:author="Windows User" w:date="2015-10-30T08:56:00Z" w:initials="WU">
    <w:p w14:paraId="1E1724A5" w14:textId="77777777" w:rsidR="00CB63B1" w:rsidRDefault="00CB63B1" w:rsidP="00E35F1F">
      <w:pPr>
        <w:pStyle w:val="CommentText"/>
      </w:pPr>
      <w:r>
        <w:rPr>
          <w:rStyle w:val="CommentReference"/>
        </w:rPr>
        <w:annotationRef/>
      </w:r>
      <w:r>
        <w:t>Care or concern?</w:t>
      </w:r>
    </w:p>
  </w:comment>
  <w:comment w:id="706" w:author="Windows User" w:date="2015-10-30T08:56:00Z" w:initials="WU">
    <w:p w14:paraId="78E58888" w14:textId="77777777" w:rsidR="00CB63B1" w:rsidRDefault="00CB63B1" w:rsidP="00E35F1F">
      <w:pPr>
        <w:pStyle w:val="CommentText"/>
      </w:pPr>
      <w:r>
        <w:rPr>
          <w:rStyle w:val="CommentReference"/>
        </w:rPr>
        <w:annotationRef/>
      </w:r>
      <w:r>
        <w:t>Uhm…. ? Coptic clearly says Sabbaton…. But wasn’t it the first day?</w:t>
      </w:r>
    </w:p>
  </w:comment>
  <w:comment w:id="715" w:author="Windows User" w:date="2015-10-30T08:56:00Z" w:initials="WU">
    <w:p w14:paraId="18B3CB42" w14:textId="77777777" w:rsidR="00CB63B1" w:rsidRDefault="00CB63B1" w:rsidP="00E35F1F">
      <w:pPr>
        <w:pStyle w:val="CommentText"/>
      </w:pPr>
      <w:r>
        <w:rPr>
          <w:rStyle w:val="CommentReference"/>
        </w:rPr>
        <w:annotationRef/>
      </w:r>
      <w:r>
        <w:t>Exceedingly? Too? So?</w:t>
      </w:r>
    </w:p>
  </w:comment>
  <w:comment w:id="716" w:author="Windows User" w:date="2015-10-30T08:56:00Z" w:initials="WU">
    <w:p w14:paraId="44897493" w14:textId="77777777" w:rsidR="00CB63B1" w:rsidRDefault="00CB63B1" w:rsidP="00E35F1F">
      <w:pPr>
        <w:pStyle w:val="CommentText"/>
      </w:pPr>
      <w:r>
        <w:rPr>
          <w:rStyle w:val="CommentReference"/>
        </w:rPr>
        <w:annotationRef/>
      </w:r>
      <w:r>
        <w:t>Count or heed?</w:t>
      </w:r>
    </w:p>
  </w:comment>
  <w:comment w:id="717" w:author="Windows User" w:date="2015-10-30T08:56:00Z" w:initials="WU">
    <w:p w14:paraId="6849FDD2" w14:textId="77777777" w:rsidR="00CB63B1" w:rsidRDefault="00CB63B1" w:rsidP="00E35F1F">
      <w:pPr>
        <w:pStyle w:val="CommentText"/>
      </w:pPr>
      <w:r>
        <w:rPr>
          <w:rStyle w:val="CommentReference"/>
        </w:rPr>
        <w:annotationRef/>
      </w:r>
      <w:r>
        <w:t>Ramez, I or me?</w:t>
      </w:r>
    </w:p>
  </w:comment>
  <w:comment w:id="718" w:author="Windows User" w:date="2015-10-30T08:56:00Z" w:initials="WU">
    <w:p w14:paraId="799B59FF" w14:textId="77777777" w:rsidR="00CB63B1" w:rsidRDefault="00CB63B1" w:rsidP="00E35F1F">
      <w:pPr>
        <w:pStyle w:val="CommentText"/>
      </w:pPr>
      <w:r>
        <w:rPr>
          <w:rStyle w:val="CommentReference"/>
        </w:rPr>
        <w:annotationRef/>
      </w:r>
      <w:r>
        <w:t>Teach to offer repentance or instruct in repentance?</w:t>
      </w:r>
    </w:p>
  </w:comment>
  <w:comment w:id="719" w:author="Windows User" w:date="2015-10-30T08:56:00Z" w:initials="WU">
    <w:p w14:paraId="57D87D60" w14:textId="77777777" w:rsidR="00CB63B1" w:rsidRDefault="00CB63B1" w:rsidP="00E35F1F">
      <w:pPr>
        <w:pStyle w:val="CommentText"/>
      </w:pPr>
      <w:r>
        <w:rPr>
          <w:rStyle w:val="CommentReference"/>
        </w:rPr>
        <w:annotationRef/>
      </w:r>
      <w:r>
        <w:t>That a sinner die would make this consistent.</w:t>
      </w:r>
    </w:p>
  </w:comment>
  <w:comment w:id="720" w:author="Windows User" w:date="2015-10-30T08:56:00Z" w:initials="WU">
    <w:p w14:paraId="274EC1E4" w14:textId="77777777" w:rsidR="00CB63B1" w:rsidRDefault="00CB63B1" w:rsidP="00E35F1F">
      <w:pPr>
        <w:pStyle w:val="CommentText"/>
      </w:pPr>
      <w:r>
        <w:rPr>
          <w:rStyle w:val="CommentReference"/>
        </w:rPr>
        <w:annotationRef/>
      </w:r>
      <w:r>
        <w:t>Kind-hearted or merciful?</w:t>
      </w:r>
    </w:p>
  </w:comment>
  <w:comment w:id="721" w:author="Windows User" w:date="2015-10-30T08:56:00Z" w:initials="WU">
    <w:p w14:paraId="1370FE87" w14:textId="77777777" w:rsidR="00CB63B1" w:rsidRDefault="00CB63B1" w:rsidP="00E35F1F">
      <w:pPr>
        <w:pStyle w:val="CommentText"/>
      </w:pPr>
      <w:r>
        <w:rPr>
          <w:rStyle w:val="CommentReference"/>
        </w:rPr>
        <w:annotationRef/>
      </w:r>
      <w:r>
        <w:t>Compassions or tender mercies?</w:t>
      </w:r>
    </w:p>
  </w:comment>
  <w:comment w:id="722" w:author="Windows User" w:date="2015-10-30T08:56:00Z" w:initials="WU">
    <w:p w14:paraId="70E14B72" w14:textId="77777777" w:rsidR="00CB63B1" w:rsidRDefault="00CB63B1" w:rsidP="00E35F1F">
      <w:pPr>
        <w:pStyle w:val="CommentText"/>
      </w:pPr>
      <w:r>
        <w:rPr>
          <w:rStyle w:val="CommentReference"/>
        </w:rPr>
        <w:annotationRef/>
      </w:r>
      <w:r>
        <w:t>May He or that He may</w:t>
      </w:r>
    </w:p>
  </w:comment>
  <w:comment w:id="732" w:author="Windows User" w:date="2015-10-30T08:56:00Z" w:initials="BS">
    <w:p w14:paraId="1CD83694" w14:textId="77777777" w:rsidR="00CB63B1" w:rsidRDefault="00CB63B1" w:rsidP="00E35F1F">
      <w:pPr>
        <w:pStyle w:val="CommentText"/>
      </w:pPr>
      <w:r>
        <w:rPr>
          <w:rStyle w:val="CommentReference"/>
        </w:rPr>
        <w:annotationRef/>
      </w:r>
      <w:r>
        <w:t>very greatly is redundant...</w:t>
      </w:r>
    </w:p>
  </w:comment>
  <w:comment w:id="733" w:author="Windows User" w:date="2015-10-30T08:56:00Z" w:initials="BS">
    <w:p w14:paraId="2DB29619" w14:textId="77777777" w:rsidR="00CB63B1" w:rsidRDefault="00CB63B1" w:rsidP="00E35F1F">
      <w:pPr>
        <w:pStyle w:val="CommentText"/>
      </w:pPr>
      <w:r>
        <w:rPr>
          <w:rStyle w:val="CommentReference"/>
        </w:rPr>
        <w:annotationRef/>
      </w:r>
      <w:r>
        <w:t>above? in?</w:t>
      </w:r>
    </w:p>
  </w:comment>
  <w:comment w:id="734" w:author="Windows User" w:date="2015-10-30T08:56:00Z" w:initials="BS">
    <w:p w14:paraId="3734F7C0" w14:textId="77777777" w:rsidR="00CB63B1" w:rsidRDefault="00CB63B1" w:rsidP="00E35F1F">
      <w:pPr>
        <w:pStyle w:val="CommentText"/>
      </w:pPr>
      <w:r>
        <w:rPr>
          <w:rStyle w:val="CommentReference"/>
        </w:rPr>
        <w:annotationRef/>
      </w:r>
      <w:r>
        <w:t>dikeos is usually rended 'righteous'. Is there good cause to use 'just' here?</w:t>
      </w:r>
    </w:p>
  </w:comment>
  <w:comment w:id="735" w:author="Windows User" w:date="2015-10-30T08:56:00Z" w:initials="BS">
    <w:p w14:paraId="06116336" w14:textId="77777777" w:rsidR="00CB63B1" w:rsidRDefault="00CB63B1" w:rsidP="00E35F1F">
      <w:pPr>
        <w:pStyle w:val="CommentText"/>
      </w:pPr>
      <w:r>
        <w:rPr>
          <w:rStyle w:val="CommentReference"/>
        </w:rPr>
        <w:annotationRef/>
      </w:r>
      <w:r>
        <w:t>mediated or put into practice?</w:t>
      </w:r>
    </w:p>
  </w:comment>
  <w:comment w:id="736" w:author="Windows User" w:date="2015-10-30T08:56:00Z" w:initials="BS">
    <w:p w14:paraId="6417B5A7" w14:textId="77777777" w:rsidR="00CB63B1" w:rsidRDefault="00CB63B1" w:rsidP="00E35F1F">
      <w:pPr>
        <w:pStyle w:val="CommentText"/>
      </w:pPr>
      <w:r>
        <w:rPr>
          <w:rStyle w:val="CommentReference"/>
        </w:rPr>
        <w:annotationRef/>
      </w:r>
      <w:r>
        <w:t>on their lips is a common English expression that seems to have the same meaning as "in their mouths"</w:t>
      </w:r>
    </w:p>
  </w:comment>
  <w:comment w:id="737" w:author="Windows User" w:date="2015-10-30T08:56:00Z" w:initials="BS">
    <w:p w14:paraId="7CA0B9DB" w14:textId="77777777" w:rsidR="00CB63B1" w:rsidRDefault="00CB63B1" w:rsidP="00E35F1F">
      <w:pPr>
        <w:pStyle w:val="CommentText"/>
      </w:pPr>
      <w:r>
        <w:rPr>
          <w:rStyle w:val="CommentReference"/>
        </w:rPr>
        <w:annotationRef/>
      </w:r>
      <w:r>
        <w:t>The tree of immortality would flow better in English.</w:t>
      </w:r>
    </w:p>
  </w:comment>
  <w:comment w:id="738" w:author="Windows User" w:date="2015-10-30T08:56:00Z" w:initials="BS">
    <w:p w14:paraId="3D06FFDE" w14:textId="77777777" w:rsidR="00CB63B1" w:rsidRDefault="00CB63B1" w:rsidP="00E35F1F">
      <w:pPr>
        <w:pStyle w:val="CommentText"/>
      </w:pPr>
      <w:r>
        <w:rPr>
          <w:rStyle w:val="CommentReference"/>
        </w:rPr>
        <w:annotationRef/>
      </w:r>
      <w:r>
        <w:t>thoughts or senses?</w:t>
      </w:r>
    </w:p>
  </w:comment>
  <w:comment w:id="739" w:author="Windows User" w:date="2015-10-30T08:56:00Z" w:initials="BS">
    <w:p w14:paraId="5092C47C" w14:textId="77777777" w:rsidR="00CB63B1" w:rsidRDefault="00CB63B1" w:rsidP="00E35F1F">
      <w:pPr>
        <w:pStyle w:val="CommentText"/>
      </w:pPr>
      <w:r>
        <w:rPr>
          <w:rStyle w:val="CommentReference"/>
        </w:rPr>
        <w:annotationRef/>
      </w:r>
      <w:r>
        <w:t>lay? set? cast?</w:t>
      </w:r>
    </w:p>
  </w:comment>
  <w:comment w:id="740" w:author="Windows User" w:date="2015-10-30T08:56:00Z" w:initials="BS">
    <w:p w14:paraId="2988A4E9" w14:textId="77777777" w:rsidR="00CB63B1" w:rsidRDefault="00CB63B1" w:rsidP="00E35F1F">
      <w:pPr>
        <w:pStyle w:val="CommentText"/>
      </w:pPr>
      <w:r>
        <w:rPr>
          <w:rStyle w:val="CommentReference"/>
        </w:rPr>
        <w:annotationRef/>
      </w:r>
      <w:r>
        <w:t>more common word... does it capture meaning well enough?</w:t>
      </w:r>
    </w:p>
  </w:comment>
  <w:comment w:id="741" w:author="Windows User" w:date="2015-10-30T08:56:00Z" w:initials="BS">
    <w:p w14:paraId="7A2B4CA4" w14:textId="77777777" w:rsidR="00CB63B1" w:rsidRDefault="00CB63B1" w:rsidP="00E35F1F">
      <w:pPr>
        <w:pStyle w:val="CommentText"/>
      </w:pPr>
      <w:r>
        <w:rPr>
          <w:rStyle w:val="CommentReference"/>
        </w:rPr>
        <w:annotationRef/>
      </w:r>
      <w:r>
        <w:t>types?</w:t>
      </w:r>
    </w:p>
  </w:comment>
  <w:comment w:id="749" w:author="Windows User" w:date="2015-10-30T08:56:00Z" w:initials="BS">
    <w:p w14:paraId="6A283326" w14:textId="77777777" w:rsidR="00CB63B1" w:rsidRDefault="00CB63B1" w:rsidP="00E35F1F">
      <w:pPr>
        <w:pStyle w:val="CommentText"/>
      </w:pPr>
      <w:r>
        <w:rPr>
          <w:rStyle w:val="CommentReference"/>
        </w:rPr>
        <w:annotationRef/>
      </w:r>
      <w:r>
        <w:t>Coptic clearly says beginning... is there anything in it about authority as the other translations have?</w:t>
      </w:r>
    </w:p>
  </w:comment>
  <w:comment w:id="750" w:author="Windows User" w:date="2015-10-30T08:56:00Z" w:initials="BS">
    <w:p w14:paraId="233F3783" w14:textId="77777777" w:rsidR="00CB63B1" w:rsidRDefault="00CB63B1" w:rsidP="00E35F1F">
      <w:pPr>
        <w:pStyle w:val="CommentText"/>
      </w:pPr>
      <w:r>
        <w:rPr>
          <w:rStyle w:val="CommentReference"/>
        </w:rPr>
        <w:annotationRef/>
      </w:r>
      <w:r>
        <w:t>risen, or shone?</w:t>
      </w:r>
    </w:p>
  </w:comment>
  <w:comment w:id="757" w:author="Windows User" w:date="2015-10-30T08:56:00Z" w:initials="BS">
    <w:p w14:paraId="4B4155FC" w14:textId="77777777" w:rsidR="00CB63B1" w:rsidRDefault="00CB63B1" w:rsidP="00E35F1F">
      <w:pPr>
        <w:pStyle w:val="CommentText"/>
      </w:pPr>
      <w:r>
        <w:rPr>
          <w:rStyle w:val="CommentReference"/>
        </w:rPr>
        <w:annotationRef/>
      </w:r>
      <w:r>
        <w:t>cap?</w:t>
      </w:r>
    </w:p>
  </w:comment>
  <w:comment w:id="758" w:author="Windows User" w:date="2015-10-30T08:56:00Z" w:initials="BS">
    <w:p w14:paraId="248C83A2" w14:textId="77777777" w:rsidR="00CB63B1" w:rsidRDefault="00CB63B1" w:rsidP="00E35F1F">
      <w:pPr>
        <w:pStyle w:val="CommentText"/>
      </w:pPr>
      <w:r>
        <w:rPr>
          <w:rStyle w:val="CommentReference"/>
        </w:rPr>
        <w:annotationRef/>
      </w:r>
      <w:r>
        <w:t>save? redeem?</w:t>
      </w:r>
    </w:p>
  </w:comment>
  <w:comment w:id="762" w:author="Windows User" w:date="2015-11-02T09:17:00Z" w:initials="BS">
    <w:p w14:paraId="3DA2A496" w14:textId="77777777" w:rsidR="00CB63B1" w:rsidRDefault="00CB63B1" w:rsidP="00E35F1F">
      <w:pPr>
        <w:pStyle w:val="CommentText"/>
      </w:pPr>
      <w:r>
        <w:rPr>
          <w:rStyle w:val="CommentReference"/>
        </w:rPr>
        <w:annotationRef/>
      </w:r>
      <w:r>
        <w:t>need a policy on names formes. Greek or Hebrew? But Coptic doesn't even have Isaiah... Reordered from next vs... ok.</w:t>
      </w:r>
    </w:p>
  </w:comment>
  <w:comment w:id="763" w:author="Windows User" w:date="2015-10-30T08:56:00Z" w:initials="BS">
    <w:p w14:paraId="2390D3F4" w14:textId="77777777" w:rsidR="00CB63B1" w:rsidRDefault="00CB63B1" w:rsidP="00E35F1F">
      <w:pPr>
        <w:pStyle w:val="CommentText"/>
      </w:pPr>
      <w:r>
        <w:rPr>
          <w:rStyle w:val="CommentReference"/>
        </w:rPr>
        <w:annotationRef/>
      </w:r>
      <w:r>
        <w:t>or should " be down here</w:t>
      </w:r>
    </w:p>
  </w:comment>
  <w:comment w:id="767" w:author="Windows User" w:date="2015-10-30T08:56:00Z" w:initials="BS">
    <w:p w14:paraId="061FF9BB" w14:textId="77777777" w:rsidR="00CB63B1" w:rsidRDefault="00CB63B1" w:rsidP="00E35F1F">
      <w:pPr>
        <w:pStyle w:val="CommentText"/>
      </w:pPr>
      <w:r>
        <w:rPr>
          <w:rStyle w:val="CommentReference"/>
        </w:rPr>
        <w:annotationRef/>
      </w:r>
      <w:r>
        <w:t>was overcame or did overcome? very different...</w:t>
      </w:r>
    </w:p>
  </w:comment>
  <w:comment w:id="771" w:author="Windows User" w:date="2015-10-30T08:56:00Z" w:initials="BS">
    <w:p w14:paraId="13BC365B" w14:textId="77777777" w:rsidR="00CB63B1" w:rsidRDefault="00CB63B1" w:rsidP="00E35F1F">
      <w:pPr>
        <w:pStyle w:val="CommentText"/>
      </w:pPr>
      <w:r>
        <w:rPr>
          <w:rStyle w:val="CommentReference"/>
        </w:rPr>
        <w:annotationRef/>
      </w:r>
      <w:r>
        <w:t>awkward, but changing to a perfect man or man perfectly destroys meaning...</w:t>
      </w:r>
    </w:p>
  </w:comment>
  <w:comment w:id="772" w:author="Windows User" w:date="2015-10-30T08:56:00Z" w:initials="BS">
    <w:p w14:paraId="367DF61C" w14:textId="77777777" w:rsidR="00CB63B1" w:rsidRDefault="00CB63B1" w:rsidP="00E35F1F">
      <w:pPr>
        <w:pStyle w:val="CommentText"/>
      </w:pPr>
      <w:r>
        <w:rPr>
          <w:rStyle w:val="CommentReference"/>
        </w:rPr>
        <w:annotationRef/>
      </w:r>
      <w:r>
        <w:t>L.A. is quite different fo rthis vs...</w:t>
      </w:r>
    </w:p>
  </w:comment>
  <w:comment w:id="779" w:author="Windows User" w:date="2015-10-30T08:56:00Z" w:initials="BS">
    <w:p w14:paraId="19575ABA" w14:textId="77777777" w:rsidR="00CB63B1" w:rsidRDefault="00CB63B1" w:rsidP="00E35F1F">
      <w:pPr>
        <w:pStyle w:val="CommentText"/>
      </w:pPr>
      <w:r>
        <w:rPr>
          <w:rStyle w:val="CommentReference"/>
        </w:rPr>
        <w:annotationRef/>
      </w:r>
      <w:r>
        <w:t>and goodwill towards men, or towards men of goodwill?</w:t>
      </w:r>
    </w:p>
  </w:comment>
  <w:comment w:id="780" w:author="Windows User" w:date="2015-10-30T08:56:00Z" w:initials="BS">
    <w:p w14:paraId="47406125" w14:textId="77777777" w:rsidR="00CB63B1" w:rsidRDefault="00CB63B1" w:rsidP="00E35F1F">
      <w:pPr>
        <w:pStyle w:val="CommentText"/>
      </w:pPr>
      <w:r>
        <w:rPr>
          <w:rStyle w:val="CommentReference"/>
        </w:rPr>
        <w:annotationRef/>
      </w:r>
      <w:r>
        <w:t>dividing wall?</w:t>
      </w:r>
    </w:p>
  </w:comment>
  <w:comment w:id="784" w:author="Windows User" w:date="2015-10-30T08:56:00Z" w:initials="BS">
    <w:p w14:paraId="0BDB9E8A" w14:textId="77777777" w:rsidR="00CB63B1" w:rsidRDefault="00CB63B1" w:rsidP="00E35F1F">
      <w:pPr>
        <w:pStyle w:val="CommentText"/>
      </w:pPr>
      <w:r>
        <w:rPr>
          <w:rStyle w:val="CommentReference"/>
        </w:rPr>
        <w:annotationRef/>
      </w:r>
      <w:r>
        <w:t>what does han mean? can we say teh angels of light?</w:t>
      </w:r>
    </w:p>
  </w:comment>
  <w:comment w:id="785" w:author="Windows User" w:date="2015-10-30T08:56:00Z" w:initials="BS">
    <w:p w14:paraId="035DBC4C" w14:textId="77777777" w:rsidR="00CB63B1" w:rsidRDefault="00CB63B1" w:rsidP="00E35F1F">
      <w:pPr>
        <w:pStyle w:val="CommentText"/>
      </w:pPr>
      <w:r>
        <w:rPr>
          <w:rStyle w:val="CommentReference"/>
        </w:rPr>
        <w:annotationRef/>
      </w:r>
      <w:r>
        <w:t>sing hymns to be consistent with above?</w:t>
      </w:r>
    </w:p>
  </w:comment>
  <w:comment w:id="786" w:author="Windows User" w:date="2015-10-30T08:56:00Z" w:initials="BS">
    <w:p w14:paraId="3E0D70DF" w14:textId="77777777" w:rsidR="00CB63B1" w:rsidRDefault="00CB63B1" w:rsidP="00E35F1F">
      <w:pPr>
        <w:pStyle w:val="CommentText"/>
      </w:pPr>
      <w:r>
        <w:rPr>
          <w:rStyle w:val="CommentReference"/>
        </w:rPr>
        <w:annotationRef/>
      </w:r>
      <w:r>
        <w:t>should be arose to match parallel with next vs... but makes no sense in English. Arose within Mary or shone from Mary.</w:t>
      </w:r>
    </w:p>
  </w:comment>
  <w:comment w:id="787" w:author="Windows User" w:date="2015-10-30T08:56:00Z" w:initials="BS">
    <w:p w14:paraId="24AFFCDF" w14:textId="77777777" w:rsidR="00CB63B1" w:rsidRDefault="00CB63B1" w:rsidP="00E35F1F">
      <w:pPr>
        <w:pStyle w:val="CommentText"/>
      </w:pPr>
      <w:r>
        <w:rPr>
          <w:rStyle w:val="CommentReference"/>
        </w:rPr>
        <w:annotationRef/>
      </w:r>
      <w:r>
        <w:t>Is "je" enough justification to prepend 'saying'?</w:t>
      </w:r>
    </w:p>
  </w:comment>
  <w:comment w:id="788" w:author="Windows User" w:date="2015-10-30T08:56:00Z" w:initials="BS">
    <w:p w14:paraId="0E84B308" w14:textId="77777777" w:rsidR="00CB63B1" w:rsidRDefault="00CB63B1" w:rsidP="00E35F1F">
      <w:pPr>
        <w:pStyle w:val="CommentText"/>
      </w:pPr>
      <w:r>
        <w:rPr>
          <w:rStyle w:val="CommentReference"/>
        </w:rPr>
        <w:annotationRef/>
      </w:r>
      <w:r>
        <w:t>abouna's doxology of prime has 'that' here I think...</w:t>
      </w:r>
    </w:p>
  </w:comment>
  <w:comment w:id="789" w:author="Windows User" w:date="2015-10-30T08:56:00Z" w:initials="BS">
    <w:p w14:paraId="13D50058" w14:textId="77777777" w:rsidR="00CB63B1" w:rsidRDefault="00CB63B1" w:rsidP="00E35F1F">
      <w:pPr>
        <w:pStyle w:val="CommentText"/>
      </w:pPr>
      <w:r>
        <w:rPr>
          <w:rStyle w:val="CommentReference"/>
        </w:rPr>
        <w:annotationRef/>
      </w:r>
      <w:r>
        <w:t>or "sining"?</w:t>
      </w:r>
    </w:p>
  </w:comment>
  <w:comment w:id="794" w:author="Windows User" w:date="2015-10-30T08:56:00Z" w:initials="BS">
    <w:p w14:paraId="1CF8EF29" w14:textId="77777777" w:rsidR="00CB63B1" w:rsidRDefault="00CB63B1" w:rsidP="00E35F1F">
      <w:pPr>
        <w:pStyle w:val="CommentText"/>
      </w:pPr>
      <w:r>
        <w:rPr>
          <w:rStyle w:val="CommentReference"/>
        </w:rPr>
        <w:annotationRef/>
      </w:r>
      <w:r>
        <w:t>any sense of authority in coptic?</w:t>
      </w:r>
    </w:p>
  </w:comment>
  <w:comment w:id="795" w:author="Windows User" w:date="2015-11-02T12:45:00Z" w:initials="BS">
    <w:p w14:paraId="14FBB1F8" w14:textId="77777777" w:rsidR="00CB63B1" w:rsidRDefault="00CB63B1" w:rsidP="00E35F1F">
      <w:pPr>
        <w:pStyle w:val="CommentText"/>
      </w:pPr>
      <w:r>
        <w:rPr>
          <w:rStyle w:val="CommentReference"/>
        </w:rPr>
        <w:annotationRef/>
      </w:r>
      <w:r>
        <w:t>or saint mary? I prefer the holy... but we should be consistent one way or the other.</w:t>
      </w:r>
    </w:p>
  </w:comment>
  <w:comment w:id="796" w:author="Windows User" w:date="2015-10-30T08:56:00Z" w:initials="BS">
    <w:p w14:paraId="16E721CE" w14:textId="77777777" w:rsidR="00CB63B1" w:rsidRDefault="00CB63B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06" w:author="Windows User" w:date="2015-10-30T08:56:00Z" w:initials="BS">
    <w:p w14:paraId="3C08A3D8" w14:textId="77777777" w:rsidR="00CB63B1" w:rsidRDefault="00CB63B1" w:rsidP="00E35F1F">
      <w:pPr>
        <w:pStyle w:val="CommentText"/>
      </w:pPr>
      <w:r>
        <w:rPr>
          <w:rStyle w:val="CommentReference"/>
        </w:rPr>
        <w:annotationRef/>
      </w:r>
      <w:r>
        <w:t>tense is flipping so much vs to vs. Any way to make more consistent?</w:t>
      </w:r>
    </w:p>
  </w:comment>
  <w:comment w:id="807" w:author="Windows User" w:date="2015-11-02T12:41:00Z" w:initials="BS">
    <w:p w14:paraId="32825E4D" w14:textId="77777777" w:rsidR="00CB63B1" w:rsidRDefault="00CB63B1" w:rsidP="00E35F1F">
      <w:pPr>
        <w:pStyle w:val="CommentText"/>
      </w:pPr>
      <w:r>
        <w:rPr>
          <w:rStyle w:val="CommentReference"/>
        </w:rPr>
        <w:annotationRef/>
      </w:r>
      <w:r>
        <w:t>cold frost? frosty cold? too many ands.</w:t>
      </w:r>
    </w:p>
  </w:comment>
  <w:comment w:id="808" w:author="Windows User" w:date="2015-10-30T08:56:00Z" w:initials="BS">
    <w:p w14:paraId="4E6878BA" w14:textId="77777777" w:rsidR="00CB63B1" w:rsidRDefault="00CB63B1" w:rsidP="00E35F1F">
      <w:pPr>
        <w:pStyle w:val="CommentText"/>
      </w:pPr>
      <w:r>
        <w:rPr>
          <w:rStyle w:val="CommentReference"/>
        </w:rPr>
        <w:annotationRef/>
      </w:r>
      <w:r>
        <w:t>In is probably more right... I probably shouldn't have changed that...</w:t>
      </w:r>
    </w:p>
  </w:comment>
  <w:comment w:id="823" w:author="Brett Slote" w:date="2015-10-30T08:56:00Z" w:initials="BS">
    <w:p w14:paraId="18EC5FB9" w14:textId="77777777" w:rsidR="00CB63B1" w:rsidRDefault="00CB63B1" w:rsidP="00E35F1F">
      <w:pPr>
        <w:pStyle w:val="CommentText"/>
      </w:pPr>
      <w:r>
        <w:rPr>
          <w:rStyle w:val="CommentReference"/>
        </w:rPr>
        <w:annotationRef/>
      </w:r>
      <w:r>
        <w:t>Received or bought?</w:t>
      </w:r>
    </w:p>
  </w:comment>
  <w:comment w:id="828" w:author="Brett Slote" w:date="2015-10-30T08:56:00Z" w:initials="BS">
    <w:p w14:paraId="705AFE6E" w14:textId="77777777" w:rsidR="00CB63B1" w:rsidRDefault="00CB63B1" w:rsidP="00E35F1F">
      <w:pPr>
        <w:pStyle w:val="CommentText"/>
      </w:pPr>
      <w:r>
        <w:rPr>
          <w:rStyle w:val="CommentReference"/>
        </w:rPr>
        <w:annotationRef/>
      </w:r>
      <w:r>
        <w:t>Again ‘a’ perfect man loses meaning, but as is sounds awkward.</w:t>
      </w:r>
    </w:p>
  </w:comment>
  <w:comment w:id="831" w:author="Brett Slote" w:date="2015-10-30T08:56:00Z" w:initials="BS">
    <w:p w14:paraId="6DDFB160" w14:textId="77777777" w:rsidR="00CB63B1" w:rsidRDefault="00CB63B1" w:rsidP="00E35F1F">
      <w:pPr>
        <w:pStyle w:val="CommentText"/>
      </w:pPr>
      <w:r>
        <w:rPr>
          <w:rStyle w:val="CommentReference"/>
        </w:rPr>
        <w:annotationRef/>
      </w:r>
      <w:r>
        <w:t>Uncircumscript?</w:t>
      </w:r>
    </w:p>
  </w:comment>
  <w:comment w:id="834" w:author="Brett Slote" w:date="2015-10-30T08:56:00Z" w:initials="BS">
    <w:p w14:paraId="39A4B3F9" w14:textId="77777777" w:rsidR="00CB63B1" w:rsidRDefault="00CB63B1" w:rsidP="00E35F1F">
      <w:pPr>
        <w:pStyle w:val="CommentText"/>
      </w:pPr>
      <w:r>
        <w:rPr>
          <w:rStyle w:val="CommentReference"/>
        </w:rPr>
        <w:annotationRef/>
      </w:r>
      <w:r>
        <w:t>Orthodox?</w:t>
      </w:r>
    </w:p>
  </w:comment>
  <w:comment w:id="835" w:author="Brett Slote" w:date="2015-10-30T08:56:00Z" w:initials="BS">
    <w:p w14:paraId="7E993A49" w14:textId="77777777" w:rsidR="00CB63B1" w:rsidRDefault="00CB63B1" w:rsidP="00E35F1F">
      <w:pPr>
        <w:pStyle w:val="CommentText"/>
      </w:pPr>
      <w:r>
        <w:rPr>
          <w:rStyle w:val="CommentReference"/>
        </w:rPr>
        <w:annotationRef/>
      </w:r>
      <w:r>
        <w:t>Faith?</w:t>
      </w:r>
    </w:p>
  </w:comment>
  <w:comment w:id="838" w:author="Brett Slote" w:date="2015-10-30T08:56:00Z" w:initials="BS">
    <w:p w14:paraId="575DF2C3" w14:textId="77777777" w:rsidR="00CB63B1" w:rsidRDefault="00CB63B1" w:rsidP="00E35F1F">
      <w:pPr>
        <w:pStyle w:val="CommentText"/>
      </w:pPr>
      <w:r>
        <w:rPr>
          <w:rStyle w:val="CommentReference"/>
        </w:rPr>
        <w:annotationRef/>
      </w:r>
      <w:r>
        <w:t>Need a consistent policy</w:t>
      </w:r>
    </w:p>
  </w:comment>
  <w:comment w:id="842" w:author="Brett Slote" w:date="2015-10-30T08:56:00Z" w:initials="BS">
    <w:p w14:paraId="4A370093" w14:textId="77777777" w:rsidR="00CB63B1" w:rsidRDefault="00CB63B1" w:rsidP="00E35F1F">
      <w:pPr>
        <w:pStyle w:val="CommentText"/>
      </w:pPr>
      <w:r>
        <w:rPr>
          <w:rStyle w:val="CommentReference"/>
        </w:rPr>
        <w:annotationRef/>
      </w:r>
      <w:r>
        <w:t>Ramez, He or Him?</w:t>
      </w:r>
    </w:p>
  </w:comment>
  <w:comment w:id="843" w:author="Brett Slote" w:date="2015-10-30T08:56:00Z" w:initials="BS">
    <w:p w14:paraId="3B1DEA29" w14:textId="77777777" w:rsidR="00CB63B1" w:rsidRDefault="00CB63B1" w:rsidP="00E35F1F">
      <w:pPr>
        <w:pStyle w:val="CommentText"/>
      </w:pPr>
      <w:r>
        <w:rPr>
          <w:rStyle w:val="CommentReference"/>
        </w:rPr>
        <w:annotationRef/>
      </w:r>
      <w:r>
        <w:t>On? By?</w:t>
      </w:r>
    </w:p>
  </w:comment>
  <w:comment w:id="844" w:author="Windows User" w:date="2015-11-21T13:15:00Z" w:initials="WU">
    <w:p w14:paraId="05ACE9CF" w14:textId="77777777" w:rsidR="00CB63B1" w:rsidRDefault="00CB63B1" w:rsidP="00E35F1F">
      <w:pPr>
        <w:pStyle w:val="CommentText"/>
      </w:pPr>
      <w:r>
        <w:rPr>
          <w:rStyle w:val="CommentReference"/>
        </w:rPr>
        <w:annotationRef/>
      </w:r>
      <w:r>
        <w:t>check</w:t>
      </w:r>
    </w:p>
  </w:comment>
  <w:comment w:id="850" w:author="Windows User" w:date="2015-10-30T08:56:00Z" w:initials="BS">
    <w:p w14:paraId="5592658B" w14:textId="77777777" w:rsidR="00CB63B1" w:rsidRDefault="00CB63B1" w:rsidP="00E35F1F">
      <w:pPr>
        <w:pStyle w:val="CommentText"/>
      </w:pPr>
      <w:r>
        <w:rPr>
          <w:rStyle w:val="CommentReference"/>
        </w:rPr>
        <w:annotationRef/>
      </w:r>
      <w:r>
        <w:t>Are the breaths referring to the inspiration of scripture, as the other translations have, or the breath of creation cf gn 1?</w:t>
      </w:r>
    </w:p>
  </w:comment>
  <w:comment w:id="851" w:author="Windows User" w:date="2015-10-30T08:56:00Z" w:initials="BS">
    <w:p w14:paraId="6C4E59F0" w14:textId="77777777" w:rsidR="00CB63B1" w:rsidRDefault="00CB63B1" w:rsidP="00E35F1F">
      <w:pPr>
        <w:pStyle w:val="CommentText"/>
      </w:pPr>
      <w:r>
        <w:rPr>
          <w:rStyle w:val="CommentReference"/>
        </w:rPr>
        <w:annotationRef/>
      </w:r>
      <w:r>
        <w:t>When we love the Name of our Lord Jesus Christ, the Name of Salvation...</w:t>
      </w:r>
    </w:p>
  </w:comment>
  <w:comment w:id="852" w:author="Windows User" w:date="2015-10-30T08:56:00Z" w:initials="BS">
    <w:p w14:paraId="14DD413A" w14:textId="77777777" w:rsidR="00CB63B1" w:rsidRDefault="00CB63B1" w:rsidP="00E35F1F">
      <w:pPr>
        <w:pStyle w:val="CommentText"/>
      </w:pPr>
      <w:r>
        <w:rPr>
          <w:rStyle w:val="CommentReference"/>
        </w:rPr>
        <w:annotationRef/>
      </w:r>
      <w:r>
        <w:t>adjective? severe?</w:t>
      </w:r>
    </w:p>
  </w:comment>
  <w:comment w:id="859" w:author="Windows User" w:date="2015-11-21T13:15:00Z" w:initials="WU">
    <w:p w14:paraId="071C1D6C" w14:textId="77777777" w:rsidR="00CB63B1" w:rsidRDefault="00CB63B1" w:rsidP="00E35F1F">
      <w:pPr>
        <w:pStyle w:val="CommentText"/>
      </w:pPr>
      <w:r>
        <w:rPr>
          <w:rStyle w:val="CommentReference"/>
        </w:rPr>
        <w:annotationRef/>
      </w:r>
      <w:r>
        <w:t>check</w:t>
      </w:r>
    </w:p>
  </w:comment>
  <w:comment w:id="861" w:author="Windows User" w:date="2015-10-30T08:56:00Z" w:initials="BS">
    <w:p w14:paraId="5CA1796C" w14:textId="77777777" w:rsidR="00CB63B1" w:rsidRDefault="00CB63B1" w:rsidP="00E35F1F">
      <w:pPr>
        <w:pStyle w:val="CommentText"/>
      </w:pPr>
      <w:r>
        <w:rPr>
          <w:rStyle w:val="CommentReference"/>
        </w:rPr>
        <w:annotationRef/>
      </w:r>
      <w:r>
        <w:t>too literal?</w:t>
      </w:r>
    </w:p>
  </w:comment>
  <w:comment w:id="864" w:author="Windows User" w:date="2015-10-30T08:56:00Z" w:initials="BS">
    <w:p w14:paraId="39BBFF20" w14:textId="77777777" w:rsidR="00CB63B1" w:rsidRDefault="00CB63B1" w:rsidP="00E35F1F">
      <w:pPr>
        <w:pStyle w:val="CommentText"/>
      </w:pPr>
      <w:r>
        <w:rPr>
          <w:rStyle w:val="CommentReference"/>
        </w:rPr>
        <w:annotationRef/>
      </w:r>
      <w:r>
        <w:t>awkward</w:t>
      </w:r>
    </w:p>
  </w:comment>
  <w:comment w:id="865" w:author="Windows User" w:date="2015-10-30T08:56:00Z" w:initials="BS">
    <w:p w14:paraId="7C372EC3" w14:textId="77777777" w:rsidR="00CB63B1" w:rsidRDefault="00CB63B1" w:rsidP="00E35F1F">
      <w:pPr>
        <w:pStyle w:val="CommentText"/>
      </w:pPr>
      <w:r>
        <w:rPr>
          <w:rStyle w:val="CommentReference"/>
        </w:rPr>
        <w:annotationRef/>
      </w:r>
      <w:r>
        <w:t>sits, less literal, but more clear?</w:t>
      </w:r>
    </w:p>
  </w:comment>
  <w:comment w:id="866" w:author="Windows User" w:date="2015-10-30T08:56:00Z" w:initials="BS">
    <w:p w14:paraId="6C09DB42" w14:textId="77777777" w:rsidR="00CB63B1" w:rsidRDefault="00CB63B1" w:rsidP="00E35F1F">
      <w:pPr>
        <w:pStyle w:val="CommentText"/>
      </w:pPr>
      <w:r>
        <w:rPr>
          <w:rStyle w:val="CommentReference"/>
        </w:rPr>
        <w:annotationRef/>
      </w:r>
      <w:r>
        <w:t>awkward</w:t>
      </w:r>
    </w:p>
  </w:comment>
  <w:comment w:id="868" w:author="Windows User" w:date="2015-10-30T08:56:00Z" w:initials="BS">
    <w:p w14:paraId="512D6CE2" w14:textId="77777777" w:rsidR="00CB63B1" w:rsidRDefault="00CB63B1" w:rsidP="00E35F1F">
      <w:pPr>
        <w:pStyle w:val="CommentText"/>
      </w:pPr>
      <w:r>
        <w:rPr>
          <w:rStyle w:val="CommentReference"/>
        </w:rPr>
        <w:annotationRef/>
      </w:r>
      <w:r>
        <w:t>terribly awkward</w:t>
      </w:r>
    </w:p>
  </w:comment>
  <w:comment w:id="869" w:author="Windows User" w:date="2015-11-21T13:16:00Z" w:initials="WU">
    <w:p w14:paraId="56B70852" w14:textId="77777777" w:rsidR="00CB63B1" w:rsidRDefault="00CB63B1" w:rsidP="00E35F1F">
      <w:pPr>
        <w:pStyle w:val="CommentText"/>
      </w:pPr>
      <w:r>
        <w:rPr>
          <w:rStyle w:val="CommentReference"/>
        </w:rPr>
        <w:annotationRef/>
      </w:r>
      <w:r>
        <w:t>check</w:t>
      </w:r>
    </w:p>
  </w:comment>
  <w:comment w:id="870" w:author="Windows User" w:date="2015-11-21T13:16:00Z" w:initials="WU">
    <w:p w14:paraId="46C7130C" w14:textId="77777777" w:rsidR="00CB63B1" w:rsidRDefault="00CB63B1" w:rsidP="00E35F1F">
      <w:pPr>
        <w:pStyle w:val="CommentText"/>
      </w:pPr>
      <w:r>
        <w:rPr>
          <w:rStyle w:val="CommentReference"/>
        </w:rPr>
        <w:annotationRef/>
      </w:r>
      <w:r>
        <w:t>check</w:t>
      </w:r>
    </w:p>
  </w:comment>
  <w:comment w:id="871" w:author="Windows User" w:date="2015-11-21T13:16:00Z" w:initials="WU">
    <w:p w14:paraId="5E32845B" w14:textId="77777777" w:rsidR="00CB63B1" w:rsidRDefault="00CB63B1" w:rsidP="00E35F1F">
      <w:pPr>
        <w:pStyle w:val="CommentText"/>
      </w:pPr>
      <w:r>
        <w:rPr>
          <w:rStyle w:val="CommentReference"/>
        </w:rPr>
        <w:annotationRef/>
      </w:r>
      <w:r>
        <w:t>check</w:t>
      </w:r>
    </w:p>
  </w:comment>
  <w:comment w:id="872" w:author="Windows User" w:date="2015-11-21T13:16:00Z" w:initials="WU">
    <w:p w14:paraId="530C7E75" w14:textId="77777777" w:rsidR="00CB63B1" w:rsidRDefault="00CB63B1" w:rsidP="00E35F1F">
      <w:pPr>
        <w:pStyle w:val="CommentText"/>
      </w:pPr>
      <w:r>
        <w:rPr>
          <w:rStyle w:val="CommentReference"/>
        </w:rPr>
        <w:annotationRef/>
      </w:r>
      <w:r>
        <w:t>check</w:t>
      </w:r>
    </w:p>
  </w:comment>
  <w:comment w:id="874" w:author="Windows User" w:date="2015-10-30T08:56:00Z" w:initials="BS">
    <w:p w14:paraId="215C41D2" w14:textId="77777777" w:rsidR="00CB63B1" w:rsidRDefault="00CB63B1" w:rsidP="00E35F1F">
      <w:pPr>
        <w:pStyle w:val="CommentText"/>
      </w:pPr>
      <w:r>
        <w:rPr>
          <w:rStyle w:val="CommentReference"/>
        </w:rPr>
        <w:annotationRef/>
      </w:r>
      <w:r>
        <w:t>sat?</w:t>
      </w:r>
    </w:p>
  </w:comment>
  <w:comment w:id="875" w:author="Windows User" w:date="2015-11-21T13:17:00Z" w:initials="WU">
    <w:p w14:paraId="6B55DDAB" w14:textId="77777777" w:rsidR="00CB63B1" w:rsidRDefault="00CB63B1" w:rsidP="00E35F1F">
      <w:pPr>
        <w:pStyle w:val="CommentText"/>
      </w:pPr>
      <w:r>
        <w:rPr>
          <w:rStyle w:val="CommentReference"/>
        </w:rPr>
        <w:annotationRef/>
      </w:r>
      <w:r>
        <w:t>check</w:t>
      </w:r>
    </w:p>
  </w:comment>
  <w:comment w:id="876" w:author="Windows User" w:date="2015-11-21T13:17:00Z" w:initials="WU">
    <w:p w14:paraId="5825D4CB" w14:textId="77777777" w:rsidR="00CB63B1" w:rsidRDefault="00CB63B1" w:rsidP="00E35F1F">
      <w:pPr>
        <w:pStyle w:val="CommentText"/>
      </w:pPr>
      <w:r>
        <w:rPr>
          <w:rStyle w:val="CommentReference"/>
        </w:rPr>
        <w:annotationRef/>
      </w:r>
      <w:r>
        <w:t>check</w:t>
      </w:r>
    </w:p>
  </w:comment>
  <w:comment w:id="879" w:author="Windows User" w:date="2015-10-30T08:56:00Z" w:initials="BS">
    <w:p w14:paraId="3E614A56" w14:textId="77777777" w:rsidR="00CB63B1" w:rsidRDefault="00CB63B1" w:rsidP="00E35F1F">
      <w:pPr>
        <w:pStyle w:val="CommentText"/>
      </w:pPr>
      <w:r>
        <w:rPr>
          <w:rStyle w:val="CommentReference"/>
        </w:rPr>
        <w:annotationRef/>
      </w:r>
      <w:r>
        <w:t>entered and come forth, or entered through it?</w:t>
      </w:r>
    </w:p>
  </w:comment>
  <w:comment w:id="880" w:author="Windows User" w:date="2015-10-30T08:56:00Z" w:initials="BS">
    <w:p w14:paraId="356D8FDF" w14:textId="77777777" w:rsidR="00CB63B1" w:rsidRDefault="00CB63B1" w:rsidP="00E35F1F">
      <w:pPr>
        <w:pStyle w:val="CommentText"/>
      </w:pPr>
      <w:r>
        <w:rPr>
          <w:rStyle w:val="CommentReference"/>
        </w:rPr>
        <w:annotationRef/>
      </w:r>
      <w:r>
        <w:t>appearing?</w:t>
      </w:r>
    </w:p>
  </w:comment>
  <w:comment w:id="881" w:author="Windows User" w:date="2015-10-30T08:56:00Z" w:initials="BS">
    <w:p w14:paraId="4735348E" w14:textId="77777777" w:rsidR="00CB63B1" w:rsidRDefault="00CB63B1" w:rsidP="00E35F1F">
      <w:pPr>
        <w:pStyle w:val="CommentText"/>
      </w:pPr>
      <w:r>
        <w:rPr>
          <w:rStyle w:val="CommentReference"/>
        </w:rPr>
        <w:annotationRef/>
      </w:r>
      <w:r>
        <w:t>He</w:t>
      </w:r>
    </w:p>
  </w:comment>
  <w:comment w:id="887" w:author="Windows User" w:date="2015-10-30T08:56:00Z" w:initials="BS">
    <w:p w14:paraId="5F2DFD8E" w14:textId="77777777" w:rsidR="00CB63B1" w:rsidRDefault="00CB63B1" w:rsidP="00E35F1F">
      <w:pPr>
        <w:pStyle w:val="CommentText"/>
      </w:pPr>
      <w:r>
        <w:rPr>
          <w:rStyle w:val="CommentReference"/>
        </w:rPr>
        <w:annotationRef/>
      </w:r>
      <w:r>
        <w:t>I feel like upon sounds better here and below</w:t>
      </w:r>
    </w:p>
  </w:comment>
  <w:comment w:id="888" w:author="Windows User" w:date="2015-10-30T08:56:00Z" w:initials="BS">
    <w:p w14:paraId="026525DA" w14:textId="77777777" w:rsidR="00CB63B1" w:rsidRDefault="00CB63B1" w:rsidP="00E35F1F">
      <w:pPr>
        <w:pStyle w:val="CommentText"/>
      </w:pPr>
      <w:r>
        <w:rPr>
          <w:rStyle w:val="CommentReference"/>
        </w:rPr>
        <w:annotationRef/>
      </w:r>
      <w:r>
        <w:t>For forty days</w:t>
      </w:r>
    </w:p>
  </w:comment>
  <w:comment w:id="889" w:author="Windows User" w:date="2015-10-30T08:56:00Z" w:initials="BS">
    <w:p w14:paraId="7D69D9EF" w14:textId="77777777" w:rsidR="00CB63B1" w:rsidRDefault="00CB63B1" w:rsidP="00E35F1F">
      <w:pPr>
        <w:pStyle w:val="CommentText"/>
      </w:pPr>
      <w:r>
        <w:rPr>
          <w:rStyle w:val="CommentReference"/>
        </w:rPr>
        <w:annotationRef/>
      </w:r>
      <w:r>
        <w:t>awkward. Crush under our feet or crush within us? Even if feet not literally there, needed to complete the implied thought in english.</w:t>
      </w:r>
    </w:p>
  </w:comment>
  <w:comment w:id="895" w:author="Windows User" w:date="2015-10-30T08:56:00Z" w:initials="BS">
    <w:p w14:paraId="60DA9970" w14:textId="77777777" w:rsidR="00CB63B1" w:rsidRDefault="00CB63B1" w:rsidP="00E35F1F">
      <w:pPr>
        <w:pStyle w:val="CommentText"/>
      </w:pPr>
      <w:r>
        <w:rPr>
          <w:rStyle w:val="CommentReference"/>
        </w:rPr>
        <w:annotationRef/>
      </w:r>
      <w:r>
        <w:t>a? I know virgin doesn't sound right. Nor virginal. But a virgin seems to cheapen the thought...</w:t>
      </w:r>
    </w:p>
  </w:comment>
  <w:comment w:id="897" w:author="Windows User" w:date="2015-10-30T08:56:00Z" w:initials="BS">
    <w:p w14:paraId="3D3D58F2" w14:textId="77777777" w:rsidR="00CB63B1" w:rsidRDefault="00CB63B1" w:rsidP="00E35F1F">
      <w:pPr>
        <w:pStyle w:val="CommentText"/>
      </w:pPr>
      <w:r>
        <w:rPr>
          <w:rStyle w:val="CommentReference"/>
        </w:rPr>
        <w:annotationRef/>
      </w:r>
      <w:r>
        <w:t>annulled has connotation from catholicism of never having been. I like abolished better. Sounds more poetic like too.</w:t>
      </w:r>
    </w:p>
  </w:comment>
  <w:comment w:id="900" w:author="Windows User" w:date="2015-10-30T08:56:00Z" w:initials="BS">
    <w:p w14:paraId="758A0E08" w14:textId="77777777" w:rsidR="00CB63B1" w:rsidRDefault="00CB63B1" w:rsidP="00E35F1F">
      <w:pPr>
        <w:pStyle w:val="CommentText"/>
      </w:pPr>
      <w:r>
        <w:rPr>
          <w:rStyle w:val="CommentReference"/>
        </w:rPr>
        <w:annotationRef/>
      </w:r>
      <w:r>
        <w:t>yes, it is a continuous thought. But this and next are complete sentences in themselves.</w:t>
      </w:r>
    </w:p>
  </w:comment>
  <w:comment w:id="901" w:author="Windows User" w:date="2015-10-30T08:56:00Z" w:initials="BS">
    <w:p w14:paraId="4C494C1B" w14:textId="77777777" w:rsidR="00CB63B1" w:rsidRDefault="00CB63B1" w:rsidP="00E35F1F">
      <w:pPr>
        <w:pStyle w:val="CommentText"/>
      </w:pPr>
      <w:r>
        <w:rPr>
          <w:rStyle w:val="CommentReference"/>
        </w:rPr>
        <w:annotationRef/>
      </w:r>
      <w:r>
        <w:t>revealed almost makes sense here... but not with the next line having "said"</w:t>
      </w:r>
    </w:p>
  </w:comment>
  <w:comment w:id="902" w:author="Windows User" w:date="2015-10-30T08:56:00Z" w:initials="BS">
    <w:p w14:paraId="32F983BF" w14:textId="77777777" w:rsidR="00CB63B1" w:rsidRDefault="00CB63B1" w:rsidP="00E35F1F">
      <w:pPr>
        <w:pStyle w:val="CommentText"/>
      </w:pPr>
      <w:r>
        <w:rPr>
          <w:rStyle w:val="CommentReference"/>
        </w:rPr>
        <w:annotationRef/>
      </w:r>
      <w:r>
        <w:t>repeat quotes or contiguious?</w:t>
      </w:r>
    </w:p>
  </w:comment>
  <w:comment w:id="903" w:author="Windows User" w:date="2015-10-30T08:56:00Z" w:initials="BS">
    <w:p w14:paraId="29400B5B" w14:textId="77777777" w:rsidR="00CB63B1" w:rsidRDefault="00CB63B1" w:rsidP="00E35F1F">
      <w:pPr>
        <w:pStyle w:val="CommentText"/>
      </w:pPr>
      <w:r>
        <w:rPr>
          <w:rStyle w:val="CommentReference"/>
        </w:rPr>
        <w:annotationRef/>
      </w:r>
      <w:r>
        <w:t>in strength?</w:t>
      </w:r>
    </w:p>
  </w:comment>
  <w:comment w:id="904" w:author="Windows User" w:date="2015-10-30T08:56:00Z" w:initials="BS">
    <w:p w14:paraId="19007B27" w14:textId="77777777" w:rsidR="00CB63B1" w:rsidRDefault="00CB63B1" w:rsidP="00E35F1F">
      <w:pPr>
        <w:pStyle w:val="CommentText"/>
      </w:pPr>
      <w:r>
        <w:rPr>
          <w:rStyle w:val="CommentReference"/>
        </w:rPr>
        <w:annotationRef/>
      </w:r>
      <w:r>
        <w:t>in the tune it just sounds more emphatic dropping the "both"</w:t>
      </w:r>
    </w:p>
  </w:comment>
  <w:comment w:id="906" w:author="Windows User" w:date="2015-10-30T08:56:00Z" w:initials="BS">
    <w:p w14:paraId="42813985" w14:textId="77777777" w:rsidR="00CB63B1" w:rsidRDefault="00CB63B1" w:rsidP="00E35F1F">
      <w:pPr>
        <w:pStyle w:val="CommentText"/>
      </w:pPr>
      <w:r>
        <w:rPr>
          <w:rStyle w:val="CommentReference"/>
        </w:rPr>
        <w:annotationRef/>
      </w:r>
      <w:r>
        <w:t>theotokos, not mav em ef Nooti</w:t>
      </w:r>
    </w:p>
  </w:comment>
  <w:comment w:id="907" w:author="Windows User" w:date="2015-10-30T08:56:00Z" w:initials="BS">
    <w:p w14:paraId="72887F8D" w14:textId="77777777" w:rsidR="00CB63B1" w:rsidRDefault="00CB63B1" w:rsidP="00E35F1F">
      <w:pPr>
        <w:pStyle w:val="CommentText"/>
      </w:pPr>
      <w:r>
        <w:rPr>
          <w:rStyle w:val="CommentReference"/>
        </w:rPr>
        <w:annotationRef/>
      </w:r>
      <w:r>
        <w:t>in?</w:t>
      </w:r>
    </w:p>
  </w:comment>
  <w:comment w:id="909" w:author="Windows User" w:date="2015-10-30T08:56:00Z" w:initials="BS">
    <w:p w14:paraId="79923510" w14:textId="77777777" w:rsidR="00CB63B1" w:rsidRDefault="00CB63B1" w:rsidP="00E35F1F">
      <w:pPr>
        <w:pStyle w:val="CommentText"/>
      </w:pPr>
      <w:r>
        <w:rPr>
          <w:rStyle w:val="CommentReference"/>
        </w:rPr>
        <w:annotationRef/>
      </w:r>
      <w:r>
        <w:t>it's literally "And" but that leaves too much grammatical ambiguity that tends towards nonsensical parsing.</w:t>
      </w:r>
    </w:p>
  </w:comment>
  <w:comment w:id="910" w:author="Windows User" w:date="2015-10-30T08:56:00Z" w:initials="BS">
    <w:p w14:paraId="790A95EE" w14:textId="77777777" w:rsidR="00CB63B1" w:rsidRDefault="00CB63B1" w:rsidP="00E35F1F">
      <w:pPr>
        <w:pStyle w:val="CommentText"/>
      </w:pPr>
      <w:r>
        <w:rPr>
          <w:rStyle w:val="CommentReference"/>
        </w:rPr>
        <w:annotationRef/>
      </w:r>
      <w:r>
        <w:t>tense?</w:t>
      </w:r>
    </w:p>
  </w:comment>
  <w:comment w:id="912" w:author="Windows User" w:date="2015-10-30T08:56:00Z" w:initials="BS">
    <w:p w14:paraId="2626B3B0" w14:textId="77777777" w:rsidR="00CB63B1" w:rsidRDefault="00CB63B1" w:rsidP="00E35F1F">
      <w:pPr>
        <w:pStyle w:val="CommentText"/>
      </w:pPr>
      <w:r>
        <w:rPr>
          <w:rStyle w:val="CommentReference"/>
        </w:rPr>
        <w:annotationRef/>
      </w:r>
      <w:r>
        <w:t>too far for a pronoun</w:t>
      </w:r>
    </w:p>
  </w:comment>
  <w:comment w:id="913" w:author="Windows User" w:date="2015-10-30T08:56:00Z" w:initials="BS">
    <w:p w14:paraId="35C833E4" w14:textId="77777777" w:rsidR="00CB63B1" w:rsidRDefault="00CB63B1" w:rsidP="00E35F1F">
      <w:pPr>
        <w:pStyle w:val="CommentText"/>
      </w:pPr>
      <w:r>
        <w:rPr>
          <w:rStyle w:val="CommentReference"/>
        </w:rPr>
        <w:annotationRef/>
      </w:r>
      <w:r>
        <w:t>deemed or made?</w:t>
      </w:r>
    </w:p>
  </w:comment>
  <w:comment w:id="915" w:author="Windows User" w:date="2015-10-30T08:56:00Z" w:initials="BS">
    <w:p w14:paraId="5C7B7A35" w14:textId="77777777" w:rsidR="00CB63B1" w:rsidRDefault="00CB63B1" w:rsidP="00E35F1F">
      <w:pPr>
        <w:pStyle w:val="CommentText"/>
      </w:pPr>
      <w:r>
        <w:rPr>
          <w:rStyle w:val="CommentReference"/>
        </w:rPr>
        <w:annotationRef/>
      </w:r>
      <w:r>
        <w:t>coptic is heavens of heavens, but we usually say heaven of heavens.</w:t>
      </w:r>
    </w:p>
  </w:comment>
  <w:comment w:id="917" w:author="Windows User" w:date="2015-10-30T08:56:00Z" w:initials="BS">
    <w:p w14:paraId="080C2EEE" w14:textId="77777777" w:rsidR="00CB63B1" w:rsidRDefault="00CB63B1" w:rsidP="00E35F1F">
      <w:pPr>
        <w:pStyle w:val="CommentText"/>
      </w:pPr>
      <w:r>
        <w:rPr>
          <w:rStyle w:val="CommentReference"/>
        </w:rPr>
        <w:annotationRef/>
      </w:r>
      <w:r>
        <w:t>rises or shines?</w:t>
      </w:r>
    </w:p>
  </w:comment>
  <w:comment w:id="920" w:author="Windows User" w:date="2015-10-30T08:56:00Z" w:initials="BS">
    <w:p w14:paraId="5671149C" w14:textId="77777777" w:rsidR="00CB63B1" w:rsidRDefault="00CB63B1" w:rsidP="00E35F1F">
      <w:pPr>
        <w:pStyle w:val="CommentText"/>
      </w:pPr>
      <w:r>
        <w:rPr>
          <w:rStyle w:val="CommentReference"/>
        </w:rPr>
        <w:annotationRef/>
      </w:r>
      <w:r>
        <w:t>destroyed or damaged?</w:t>
      </w:r>
    </w:p>
  </w:comment>
  <w:comment w:id="926" w:author="Windows User" w:date="2015-10-30T08:56:00Z" w:initials="BS">
    <w:p w14:paraId="4B308EB2" w14:textId="77777777" w:rsidR="00CB63B1" w:rsidRDefault="00CB63B1" w:rsidP="00E35F1F">
      <w:pPr>
        <w:pStyle w:val="CommentText"/>
      </w:pPr>
      <w:r>
        <w:rPr>
          <w:rStyle w:val="CommentReference"/>
        </w:rPr>
        <w:annotationRef/>
      </w:r>
      <w:r>
        <w:t>servant, or slave?</w:t>
      </w:r>
    </w:p>
  </w:comment>
  <w:comment w:id="927" w:author="Windows User" w:date="2015-10-30T08:56:00Z" w:initials="BS">
    <w:p w14:paraId="20DF1D54" w14:textId="77777777" w:rsidR="00CB63B1" w:rsidRDefault="00CB63B1" w:rsidP="00E35F1F">
      <w:pPr>
        <w:pStyle w:val="CommentText"/>
      </w:pPr>
      <w:r>
        <w:rPr>
          <w:rStyle w:val="CommentReference"/>
        </w:rPr>
        <w:annotationRef/>
      </w:r>
      <w:r>
        <w:t>Feels way too literal</w:t>
      </w:r>
    </w:p>
  </w:comment>
  <w:comment w:id="928" w:author="Windows User" w:date="2015-11-21T13:18:00Z" w:initials="WU">
    <w:p w14:paraId="2A74F11D" w14:textId="77777777" w:rsidR="00CB63B1" w:rsidRDefault="00CB63B1" w:rsidP="00E35F1F">
      <w:pPr>
        <w:pStyle w:val="CommentText"/>
      </w:pPr>
      <w:r>
        <w:rPr>
          <w:rStyle w:val="CommentReference"/>
        </w:rPr>
        <w:annotationRef/>
      </w:r>
      <w:r>
        <w:t>check</w:t>
      </w:r>
    </w:p>
  </w:comment>
  <w:comment w:id="934" w:author="Windows User" w:date="2015-10-30T08:56:00Z" w:initials="BS">
    <w:p w14:paraId="6352B7F4" w14:textId="77777777" w:rsidR="00CB63B1" w:rsidRDefault="00CB63B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36" w:author="Windows User" w:date="2015-10-30T08:56:00Z" w:initials="BS">
    <w:p w14:paraId="77680459" w14:textId="77777777" w:rsidR="00CB63B1" w:rsidRDefault="00CB63B1" w:rsidP="00E35F1F">
      <w:pPr>
        <w:pStyle w:val="CommentText"/>
      </w:pPr>
      <w:r>
        <w:rPr>
          <w:rStyle w:val="CommentReference"/>
        </w:rPr>
        <w:annotationRef/>
      </w:r>
      <w:r>
        <w:t>was incarnate or took flesh? Need a decision for this common phrase.</w:t>
      </w:r>
    </w:p>
  </w:comment>
  <w:comment w:id="938" w:author="Windows User" w:date="2015-10-30T08:56:00Z" w:initials="BS">
    <w:p w14:paraId="6C7BBC12" w14:textId="77777777" w:rsidR="00CB63B1" w:rsidRDefault="00CB63B1"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43" w:author="Windows User" w:date="2015-10-30T08:56:00Z" w:initials="BS">
    <w:p w14:paraId="61EAF48D" w14:textId="77777777" w:rsidR="00CB63B1" w:rsidRDefault="00CB63B1" w:rsidP="00E35F1F">
      <w:pPr>
        <w:pStyle w:val="CommentText"/>
      </w:pPr>
      <w:r>
        <w:rPr>
          <w:rStyle w:val="CommentReference"/>
        </w:rPr>
        <w:annotationRef/>
      </w:r>
      <w:r>
        <w:t>Altar/The place where the Sacrifice is offered, is clearly not right. But Temple? Or Holy of Holies?</w:t>
      </w:r>
    </w:p>
  </w:comment>
  <w:comment w:id="946" w:author="Windows User" w:date="2015-10-30T08:56:00Z" w:initials="BS">
    <w:p w14:paraId="0DB4A25D" w14:textId="77777777" w:rsidR="00CB63B1" w:rsidRDefault="00CB63B1" w:rsidP="00E35F1F">
      <w:pPr>
        <w:pStyle w:val="CommentText"/>
      </w:pPr>
      <w:r>
        <w:rPr>
          <w:rStyle w:val="CommentReference"/>
        </w:rPr>
        <w:annotationRef/>
      </w:r>
      <w:r>
        <w:t>I think infinite captures the meaning of uncircumscript in a more approachable way.</w:t>
      </w:r>
    </w:p>
  </w:comment>
  <w:comment w:id="947" w:author="Windows User" w:date="2015-10-30T08:56:00Z" w:initials="BS">
    <w:p w14:paraId="65C574CB" w14:textId="77777777" w:rsidR="00CB63B1" w:rsidRDefault="00CB63B1" w:rsidP="00E35F1F">
      <w:pPr>
        <w:pStyle w:val="CommentText"/>
      </w:pPr>
      <w:r>
        <w:rPr>
          <w:rStyle w:val="CommentReference"/>
        </w:rPr>
        <w:annotationRef/>
      </w:r>
      <w:r>
        <w:t>net or hook?</w:t>
      </w:r>
    </w:p>
  </w:comment>
  <w:comment w:id="948" w:author="Windows User" w:date="2015-10-30T08:56:00Z" w:initials="BS">
    <w:p w14:paraId="631E73A0" w14:textId="77777777" w:rsidR="00CB63B1" w:rsidRDefault="00CB63B1" w:rsidP="00E35F1F">
      <w:pPr>
        <w:pStyle w:val="CommentText"/>
      </w:pPr>
      <w:r>
        <w:rPr>
          <w:rStyle w:val="CommentReference"/>
        </w:rPr>
        <w:annotationRef/>
      </w:r>
      <w:r>
        <w:t>Instructing them in the worship?</w:t>
      </w:r>
    </w:p>
  </w:comment>
  <w:comment w:id="949" w:author="Windows User" w:date="2015-10-30T08:56:00Z" w:initials="BS">
    <w:p w14:paraId="22469FD6" w14:textId="77777777" w:rsidR="00CB63B1" w:rsidRDefault="00CB63B1" w:rsidP="00E35F1F">
      <w:pPr>
        <w:pStyle w:val="CommentText"/>
      </w:pPr>
      <w:r>
        <w:rPr>
          <w:rStyle w:val="CommentReference"/>
        </w:rPr>
        <w:annotationRef/>
      </w:r>
      <w:r>
        <w:t>what does this mean?</w:t>
      </w:r>
    </w:p>
  </w:comment>
  <w:comment w:id="950" w:author="Windows User" w:date="2015-10-30T08:56:00Z" w:initials="BS">
    <w:p w14:paraId="0A6E9F00" w14:textId="77777777" w:rsidR="00CB63B1" w:rsidRDefault="00CB63B1" w:rsidP="00E35F1F">
      <w:pPr>
        <w:pStyle w:val="CommentText"/>
      </w:pPr>
      <w:r>
        <w:rPr>
          <w:rStyle w:val="CommentReference"/>
        </w:rPr>
        <w:annotationRef/>
      </w:r>
      <w:r>
        <w:t>Path? Or Way? i.e. Christ?</w:t>
      </w:r>
    </w:p>
  </w:comment>
  <w:comment w:id="951" w:author="Windows User" w:date="2015-10-30T08:56:00Z" w:initials="BS">
    <w:p w14:paraId="50D676B3" w14:textId="77777777" w:rsidR="00CB63B1" w:rsidRDefault="00CB63B1" w:rsidP="00E35F1F">
      <w:pPr>
        <w:pStyle w:val="CommentText"/>
      </w:pPr>
      <w:r>
        <w:rPr>
          <w:rStyle w:val="CommentReference"/>
        </w:rPr>
        <w:annotationRef/>
      </w:r>
      <w:r>
        <w:t>forward to? Or towards?</w:t>
      </w:r>
    </w:p>
  </w:comment>
  <w:comment w:id="952" w:author="Windows User" w:date="2015-10-30T08:56:00Z" w:initials="BS">
    <w:p w14:paraId="4E94979B" w14:textId="77777777" w:rsidR="00CB63B1" w:rsidRDefault="00CB63B1" w:rsidP="00E35F1F">
      <w:pPr>
        <w:pStyle w:val="CommentText"/>
      </w:pPr>
      <w:r>
        <w:rPr>
          <w:rStyle w:val="CommentReference"/>
        </w:rPr>
        <w:annotationRef/>
      </w:r>
      <w:r>
        <w:t>gladness</w:t>
      </w:r>
    </w:p>
  </w:comment>
  <w:comment w:id="958" w:author="Windows User" w:date="2015-10-30T08:56:00Z" w:initials="BS">
    <w:p w14:paraId="3588E256" w14:textId="77777777" w:rsidR="00CB63B1" w:rsidRDefault="00CB63B1" w:rsidP="00E35F1F">
      <w:pPr>
        <w:pStyle w:val="CommentText"/>
      </w:pPr>
      <w:r>
        <w:rPr>
          <w:rStyle w:val="CommentReference"/>
        </w:rPr>
        <w:annotationRef/>
      </w:r>
      <w:r>
        <w:t>Inclined to switch to L.A. ordering, but probably better to be consistent with Black.</w:t>
      </w:r>
    </w:p>
  </w:comment>
  <w:comment w:id="959" w:author="Windows User" w:date="2015-10-30T08:56:00Z" w:initials="BS">
    <w:p w14:paraId="5F5FCC97" w14:textId="77777777" w:rsidR="00CB63B1" w:rsidRDefault="00CB63B1" w:rsidP="00E35F1F">
      <w:pPr>
        <w:pStyle w:val="CommentText"/>
      </w:pPr>
      <w:r>
        <w:rPr>
          <w:rStyle w:val="CommentReference"/>
        </w:rPr>
        <w:annotationRef/>
      </w:r>
      <w:r>
        <w:t>Everyday or a day?</w:t>
      </w:r>
    </w:p>
  </w:comment>
  <w:comment w:id="960" w:author="Windows User" w:date="2015-10-30T08:56:00Z" w:initials="BS">
    <w:p w14:paraId="7938A467" w14:textId="77777777" w:rsidR="00CB63B1" w:rsidRDefault="00CB63B1" w:rsidP="00E35F1F">
      <w:pPr>
        <w:pStyle w:val="CommentText"/>
      </w:pPr>
      <w:r>
        <w:rPr>
          <w:rStyle w:val="CommentReference"/>
        </w:rPr>
        <w:annotationRef/>
      </w:r>
      <w:r>
        <w:t>not delight. Maybe joy instead of esctasy?</w:t>
      </w:r>
    </w:p>
  </w:comment>
  <w:comment w:id="961" w:author="Windows User" w:date="2015-10-30T08:56:00Z" w:initials="BS">
    <w:p w14:paraId="0D0804AC" w14:textId="77777777" w:rsidR="00CB63B1" w:rsidRDefault="00CB63B1" w:rsidP="00E35F1F">
      <w:pPr>
        <w:pStyle w:val="CommentText"/>
      </w:pPr>
      <w:r>
        <w:rPr>
          <w:rStyle w:val="CommentReference"/>
        </w:rPr>
        <w:annotationRef/>
      </w:r>
      <w:r>
        <w:t>glory, splendor or beauty?</w:t>
      </w:r>
    </w:p>
  </w:comment>
  <w:comment w:id="962" w:author="Windows User" w:date="2015-10-30T08:56:00Z" w:initials="BS">
    <w:p w14:paraId="07A7FAB4" w14:textId="77777777" w:rsidR="00CB63B1" w:rsidRDefault="00CB63B1" w:rsidP="00E35F1F">
      <w:pPr>
        <w:pStyle w:val="CommentText"/>
      </w:pPr>
      <w:r>
        <w:rPr>
          <w:rStyle w:val="CommentReference"/>
        </w:rPr>
        <w:annotationRef/>
      </w:r>
      <w:r>
        <w:t>from or and?</w:t>
      </w:r>
    </w:p>
  </w:comment>
  <w:comment w:id="963" w:author="Windows User" w:date="2015-10-30T08:56:00Z" w:initials="BS">
    <w:p w14:paraId="5249720E" w14:textId="77777777" w:rsidR="00CB63B1" w:rsidRDefault="00CB63B1" w:rsidP="00E35F1F">
      <w:pPr>
        <w:pStyle w:val="CommentText"/>
      </w:pPr>
      <w:r>
        <w:rPr>
          <w:rStyle w:val="CommentReference"/>
        </w:rPr>
        <w:annotationRef/>
      </w:r>
      <w:r>
        <w:t>What prophet? Why did abouna redact this?</w:t>
      </w:r>
    </w:p>
  </w:comment>
  <w:comment w:id="964" w:author="Windows User" w:date="2015-10-30T08:56:00Z" w:initials="BS">
    <w:p w14:paraId="66A9526F" w14:textId="77777777" w:rsidR="00CB63B1" w:rsidRDefault="00CB63B1" w:rsidP="00E35F1F">
      <w:pPr>
        <w:pStyle w:val="CommentText"/>
      </w:pPr>
      <w:r>
        <w:rPr>
          <w:rStyle w:val="CommentReference"/>
        </w:rPr>
        <w:annotationRef/>
      </w:r>
      <w:r>
        <w:t>Doesn't this say you are beyond beginning, or something to that effect? Beyond the beginning from which even time arose?</w:t>
      </w:r>
    </w:p>
  </w:comment>
  <w:comment w:id="965" w:author="Windows User" w:date="2015-10-30T08:56:00Z" w:initials="BS">
    <w:p w14:paraId="08CC53E1" w14:textId="77777777" w:rsidR="00CB63B1" w:rsidRDefault="00CB63B1" w:rsidP="00E35F1F">
      <w:pPr>
        <w:pStyle w:val="CommentText"/>
      </w:pPr>
      <w:r>
        <w:rPr>
          <w:rStyle w:val="CommentReference"/>
        </w:rPr>
        <w:annotationRef/>
      </w:r>
      <w:r>
        <w:t>is this right?</w:t>
      </w:r>
    </w:p>
  </w:comment>
  <w:comment w:id="966" w:author="Windows User" w:date="2015-10-30T08:56:00Z" w:initials="BS">
    <w:p w14:paraId="21BA9344" w14:textId="77777777" w:rsidR="00CB63B1" w:rsidRDefault="00CB63B1" w:rsidP="00E35F1F">
      <w:pPr>
        <w:pStyle w:val="CommentText"/>
      </w:pPr>
      <w:r>
        <w:rPr>
          <w:rStyle w:val="CommentReference"/>
        </w:rPr>
        <w:annotationRef/>
      </w:r>
      <w:r>
        <w:t>isn't it of?</w:t>
      </w:r>
    </w:p>
  </w:comment>
  <w:comment w:id="967" w:author="Windows User" w:date="2015-10-30T08:56:00Z" w:initials="BS">
    <w:p w14:paraId="0DB057D8" w14:textId="77777777" w:rsidR="00CB63B1" w:rsidRDefault="00CB63B1" w:rsidP="00E35F1F">
      <w:pPr>
        <w:pStyle w:val="CommentText"/>
      </w:pPr>
      <w:r>
        <w:rPr>
          <w:rStyle w:val="CommentReference"/>
        </w:rPr>
        <w:annotationRef/>
      </w:r>
      <w:r>
        <w:t>isn't it blesses?</w:t>
      </w:r>
    </w:p>
  </w:comment>
  <w:comment w:id="968" w:author="Windows User" w:date="2015-10-30T08:56:00Z" w:initials="BS">
    <w:p w14:paraId="4126BF87" w14:textId="77777777" w:rsidR="00CB63B1" w:rsidRDefault="00CB63B1" w:rsidP="00E35F1F">
      <w:pPr>
        <w:pStyle w:val="CommentText"/>
      </w:pPr>
      <w:r>
        <w:rPr>
          <w:rStyle w:val="CommentReference"/>
        </w:rPr>
        <w:annotationRef/>
      </w:r>
      <w:r>
        <w:t>blessing or blessing?</w:t>
      </w:r>
    </w:p>
  </w:comment>
  <w:comment w:id="969" w:author="Windows User" w:date="2015-10-30T08:56:00Z" w:initials="BS">
    <w:p w14:paraId="068E7184" w14:textId="77777777" w:rsidR="00CB63B1" w:rsidRDefault="00CB63B1" w:rsidP="00E35F1F">
      <w:pPr>
        <w:pStyle w:val="CommentText"/>
      </w:pPr>
      <w:r>
        <w:rPr>
          <w:rStyle w:val="CommentReference"/>
        </w:rPr>
        <w:annotationRef/>
      </w:r>
      <w:r>
        <w:t>the other translations seem not to like abouna's contractions...</w:t>
      </w:r>
    </w:p>
  </w:comment>
  <w:comment w:id="970" w:author="Windows User" w:date="2015-10-30T08:56:00Z" w:initials="BS">
    <w:p w14:paraId="21A595C5" w14:textId="77777777" w:rsidR="00CB63B1" w:rsidRDefault="00CB63B1" w:rsidP="00E35F1F">
      <w:pPr>
        <w:pStyle w:val="CommentText"/>
      </w:pPr>
      <w:r>
        <w:rPr>
          <w:rStyle w:val="CommentReference"/>
        </w:rPr>
        <w:annotationRef/>
      </w:r>
      <w:r>
        <w:t>perfect or true?</w:t>
      </w:r>
    </w:p>
  </w:comment>
  <w:comment w:id="973" w:author="Windows User" w:date="2015-11-21T13:21:00Z" w:initials="WU">
    <w:p w14:paraId="686F5E9C" w14:textId="77777777" w:rsidR="00CB63B1" w:rsidRDefault="00CB63B1" w:rsidP="00E35F1F">
      <w:pPr>
        <w:pStyle w:val="CommentText"/>
      </w:pPr>
      <w:r>
        <w:rPr>
          <w:rStyle w:val="CommentReference"/>
        </w:rPr>
        <w:annotationRef/>
      </w:r>
    </w:p>
  </w:comment>
  <w:comment w:id="978" w:author="Windows User" w:date="2015-10-30T08:56:00Z" w:initials="BS">
    <w:p w14:paraId="138D81C8" w14:textId="77777777" w:rsidR="00CB63B1" w:rsidRDefault="00CB63B1" w:rsidP="00E35F1F">
      <w:pPr>
        <w:pStyle w:val="CommentText"/>
      </w:pPr>
      <w:r>
        <w:rPr>
          <w:rStyle w:val="CommentReference"/>
        </w:rPr>
        <w:annotationRef/>
      </w:r>
      <w:r>
        <w:t>which word is right?</w:t>
      </w:r>
    </w:p>
  </w:comment>
  <w:comment w:id="979" w:author="Windows User" w:date="2015-10-30T08:56:00Z" w:initials="BS">
    <w:p w14:paraId="36B899D8" w14:textId="77777777" w:rsidR="00CB63B1" w:rsidRDefault="00CB63B1" w:rsidP="00E35F1F">
      <w:pPr>
        <w:pStyle w:val="CommentText"/>
      </w:pPr>
      <w:r>
        <w:rPr>
          <w:rStyle w:val="CommentReference"/>
        </w:rPr>
        <w:annotationRef/>
      </w:r>
      <w:r>
        <w:t>wise?</w:t>
      </w:r>
    </w:p>
  </w:comment>
  <w:comment w:id="981" w:author="Windows User" w:date="2015-10-30T08:56:00Z" w:initials="BS">
    <w:p w14:paraId="62F2B22F" w14:textId="77777777" w:rsidR="00CB63B1" w:rsidRDefault="00CB63B1" w:rsidP="00E35F1F">
      <w:pPr>
        <w:pStyle w:val="CommentText"/>
      </w:pPr>
      <w:r>
        <w:rPr>
          <w:rStyle w:val="CommentReference"/>
        </w:rPr>
        <w:annotationRef/>
      </w:r>
      <w:r>
        <w:t>bride, or bridal chamber?</w:t>
      </w:r>
    </w:p>
  </w:comment>
  <w:comment w:id="982" w:author="Windows User" w:date="2015-10-30T08:56:00Z" w:initials="BS">
    <w:p w14:paraId="13AA9031" w14:textId="77777777" w:rsidR="00CB63B1" w:rsidRDefault="00CB63B1" w:rsidP="00E35F1F">
      <w:pPr>
        <w:pStyle w:val="CommentText"/>
      </w:pPr>
      <w:r>
        <w:rPr>
          <w:rStyle w:val="CommentReference"/>
        </w:rPr>
        <w:annotationRef/>
      </w:r>
      <w:r>
        <w:t>truth, logos, or true logos?</w:t>
      </w:r>
    </w:p>
  </w:comment>
  <w:comment w:id="983" w:author="Windows User" w:date="2015-10-30T08:56:00Z" w:initials="BS">
    <w:p w14:paraId="116A567C" w14:textId="77777777" w:rsidR="00CB63B1" w:rsidRDefault="00CB63B1" w:rsidP="00E35F1F">
      <w:pPr>
        <w:pStyle w:val="CommentText"/>
      </w:pPr>
      <w:r>
        <w:rPr>
          <w:rStyle w:val="CommentReference"/>
        </w:rPr>
        <w:annotationRef/>
      </w:r>
      <w:r>
        <w:t>redeemed or saved?</w:t>
      </w:r>
    </w:p>
  </w:comment>
  <w:comment w:id="985" w:author="Windows User" w:date="2015-10-30T08:56:00Z" w:initials="BS">
    <w:p w14:paraId="37848CBE" w14:textId="77777777" w:rsidR="00CB63B1" w:rsidRDefault="00CB63B1" w:rsidP="00E35F1F">
      <w:pPr>
        <w:pStyle w:val="CommentText"/>
      </w:pPr>
      <w:r>
        <w:rPr>
          <w:rStyle w:val="CommentReference"/>
        </w:rPr>
        <w:annotationRef/>
      </w:r>
      <w:r>
        <w:t>for us or unto us?</w:t>
      </w:r>
    </w:p>
  </w:comment>
  <w:comment w:id="988" w:author="Windows User" w:date="2015-10-30T08:56:00Z" w:initials="BS">
    <w:p w14:paraId="7318299D" w14:textId="77777777" w:rsidR="00CB63B1" w:rsidRDefault="00CB63B1" w:rsidP="00E35F1F">
      <w:pPr>
        <w:pStyle w:val="CommentText"/>
      </w:pPr>
      <w:r>
        <w:rPr>
          <w:rStyle w:val="CommentReference"/>
        </w:rPr>
        <w:annotationRef/>
      </w:r>
      <w:r>
        <w:t>what does eshleelooi mean?</w:t>
      </w:r>
    </w:p>
  </w:comment>
  <w:comment w:id="989" w:author="Windows User" w:date="2015-10-30T08:56:00Z" w:initials="BS">
    <w:p w14:paraId="01016F04" w14:textId="77777777" w:rsidR="00CB63B1" w:rsidRDefault="00CB63B1" w:rsidP="00E35F1F">
      <w:pPr>
        <w:pStyle w:val="CommentText"/>
      </w:pPr>
      <w:r>
        <w:rPr>
          <w:rStyle w:val="CommentReference"/>
        </w:rPr>
        <w:annotationRef/>
      </w:r>
      <w:r>
        <w:t>save or redeem?</w:t>
      </w:r>
    </w:p>
  </w:comment>
  <w:comment w:id="991" w:author="Windows User" w:date="2015-10-30T08:56:00Z" w:initials="BS">
    <w:p w14:paraId="2F0C8D0C" w14:textId="77777777" w:rsidR="00CB63B1" w:rsidRDefault="00CB63B1" w:rsidP="00E35F1F">
      <w:pPr>
        <w:pStyle w:val="CommentText"/>
      </w:pPr>
      <w:r>
        <w:rPr>
          <w:rStyle w:val="CommentReference"/>
        </w:rPr>
        <w:annotationRef/>
      </w:r>
      <w:r>
        <w:t>paradoxically or miraculously?</w:t>
      </w:r>
    </w:p>
  </w:comment>
  <w:comment w:id="992" w:author="Windows User" w:date="2015-10-30T08:56:00Z" w:initials="BS">
    <w:p w14:paraId="0F8BDFBA" w14:textId="77777777" w:rsidR="00CB63B1" w:rsidRDefault="00CB63B1" w:rsidP="00E35F1F">
      <w:pPr>
        <w:pStyle w:val="CommentText"/>
      </w:pPr>
      <w:r>
        <w:rPr>
          <w:rStyle w:val="CommentReference"/>
        </w:rPr>
        <w:annotationRef/>
      </w:r>
      <w:r>
        <w:t>I get that this is perfectly valid English without 'is'. But too hard to follow fast.</w:t>
      </w:r>
    </w:p>
  </w:comment>
  <w:comment w:id="994" w:author="Windows User" w:date="2015-10-30T08:56:00Z" w:initials="BS">
    <w:p w14:paraId="0412A3CD" w14:textId="77777777" w:rsidR="00CB63B1" w:rsidRDefault="00CB63B1" w:rsidP="00E35F1F">
      <w:pPr>
        <w:pStyle w:val="CommentText"/>
      </w:pPr>
      <w:r>
        <w:rPr>
          <w:rStyle w:val="CommentReference"/>
        </w:rPr>
        <w:annotationRef/>
      </w:r>
      <w:r>
        <w:t>this seems to be parallel to gold on all sides rather than gold roundabout it.</w:t>
      </w:r>
    </w:p>
  </w:comment>
  <w:comment w:id="995" w:author="Windows User" w:date="2015-10-30T08:56:00Z" w:initials="BS">
    <w:p w14:paraId="5A22944C" w14:textId="77777777" w:rsidR="00CB63B1" w:rsidRDefault="00CB63B1" w:rsidP="00E35F1F">
      <w:pPr>
        <w:pStyle w:val="CommentText"/>
      </w:pPr>
      <w:r>
        <w:rPr>
          <w:rStyle w:val="CommentReference"/>
        </w:rPr>
        <w:annotationRef/>
      </w:r>
      <w:r>
        <w:t>Saviour or redeemer?</w:t>
      </w:r>
    </w:p>
  </w:comment>
  <w:comment w:id="997" w:author="Windows User" w:date="2015-10-30T08:56:00Z" w:initials="BS">
    <w:p w14:paraId="7BA01F3B" w14:textId="77777777" w:rsidR="00CB63B1" w:rsidRDefault="00CB63B1" w:rsidP="00E35F1F">
      <w:pPr>
        <w:pStyle w:val="CommentText"/>
      </w:pPr>
      <w:r>
        <w:rPr>
          <w:rStyle w:val="CommentReference"/>
        </w:rPr>
        <w:annotationRef/>
      </w:r>
      <w:r>
        <w:t>isn't this compassion? not nishti nai...</w:t>
      </w:r>
    </w:p>
  </w:comment>
  <w:comment w:id="1000" w:author="Windows User" w:date="2015-10-30T08:56:00Z" w:initials="BS">
    <w:p w14:paraId="48DB0714" w14:textId="77777777" w:rsidR="00CB63B1" w:rsidRDefault="00CB63B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1" w:author="Windows User" w:date="2015-10-30T08:56:00Z" w:initials="BS">
    <w:p w14:paraId="15AB72CB" w14:textId="77777777" w:rsidR="00CB63B1" w:rsidRDefault="00CB63B1" w:rsidP="00E35F1F">
      <w:pPr>
        <w:pStyle w:val="CommentText"/>
      </w:pPr>
      <w:r>
        <w:rPr>
          <w:rStyle w:val="CommentReference"/>
        </w:rPr>
        <w:annotationRef/>
      </w:r>
      <w:r>
        <w:t>should be lampstand, not candle stick, here and throughout.</w:t>
      </w:r>
    </w:p>
  </w:comment>
  <w:comment w:id="1002" w:author="Windows User" w:date="2015-10-30T08:56:00Z" w:initials="BS">
    <w:p w14:paraId="6D5F9821" w14:textId="77777777" w:rsidR="00CB63B1" w:rsidRDefault="00CB63B1" w:rsidP="00E35F1F">
      <w:pPr>
        <w:pStyle w:val="CommentText"/>
      </w:pPr>
      <w:r>
        <w:rPr>
          <w:rStyle w:val="CommentReference"/>
        </w:rPr>
        <w:annotationRef/>
      </w:r>
      <w:r>
        <w:t>Ok, not saluted... Greeted, or I would prefer hailed...</w:t>
      </w:r>
    </w:p>
  </w:comment>
  <w:comment w:id="1003" w:author="Windows User" w:date="2015-10-30T08:56:00Z" w:initials="BS">
    <w:p w14:paraId="075C27A6" w14:textId="77777777" w:rsidR="00CB63B1" w:rsidRDefault="00CB63B1" w:rsidP="00E35F1F">
      <w:pPr>
        <w:pStyle w:val="CommentText"/>
      </w:pPr>
      <w:r>
        <w:rPr>
          <w:rStyle w:val="CommentReference"/>
        </w:rPr>
        <w:annotationRef/>
      </w:r>
      <w:r>
        <w:t>The Father was overjoyed, in your conception????</w:t>
      </w:r>
    </w:p>
  </w:comment>
  <w:comment w:id="1004" w:author="Windows User" w:date="2015-10-30T08:56:00Z" w:initials="BS">
    <w:p w14:paraId="7569AFF1" w14:textId="77777777" w:rsidR="00CB63B1" w:rsidRDefault="00CB63B1" w:rsidP="00E35F1F">
      <w:pPr>
        <w:pStyle w:val="CommentText"/>
      </w:pPr>
      <w:r>
        <w:rPr>
          <w:rStyle w:val="CommentReference"/>
        </w:rPr>
        <w:annotationRef/>
      </w:r>
      <w:r>
        <w:t>appearing doesn't sound right for parousia... coming or advent?</w:t>
      </w:r>
    </w:p>
  </w:comment>
  <w:comment w:id="1005" w:author="Windows User" w:date="2015-11-21T13:22:00Z" w:initials="WU">
    <w:p w14:paraId="728FA9EF" w14:textId="77777777" w:rsidR="00CB63B1" w:rsidRDefault="00CB63B1" w:rsidP="00E35F1F">
      <w:pPr>
        <w:pStyle w:val="CommentText"/>
      </w:pPr>
      <w:r>
        <w:rPr>
          <w:rStyle w:val="CommentReference"/>
        </w:rPr>
        <w:annotationRef/>
      </w:r>
      <w:r w:rsidRPr="00582AD7">
        <w:t>(ⲡⲉⲥⲱⲙⲁ??)</w:t>
      </w:r>
    </w:p>
  </w:comment>
  <w:comment w:id="1006" w:author="Windows User" w:date="2015-10-30T08:56:00Z" w:initials="BS">
    <w:p w14:paraId="0C77198F" w14:textId="77777777" w:rsidR="00CB63B1" w:rsidRDefault="00CB63B1" w:rsidP="00E35F1F">
      <w:pPr>
        <w:pStyle w:val="CommentText"/>
      </w:pPr>
      <w:r>
        <w:rPr>
          <w:rStyle w:val="CommentReference"/>
        </w:rPr>
        <w:annotationRef/>
      </w:r>
      <w:r>
        <w:t>kinda funny in English to switch pronoun from Lord to Virgin in one scentence.</w:t>
      </w:r>
    </w:p>
  </w:comment>
  <w:comment w:id="1009" w:author="Windows User" w:date="2015-10-30T08:56:00Z" w:initials="BS">
    <w:p w14:paraId="501C2D6F" w14:textId="77777777" w:rsidR="00CB63B1" w:rsidRDefault="00CB63B1" w:rsidP="00E35F1F">
      <w:pPr>
        <w:pStyle w:val="CommentText"/>
      </w:pPr>
      <w:r>
        <w:rPr>
          <w:rStyle w:val="CommentReference"/>
        </w:rPr>
        <w:annotationRef/>
      </w:r>
      <w:r>
        <w:t>I really didn't like preached... Is this to literal though? Maybe L.A. is better.</w:t>
      </w:r>
    </w:p>
  </w:comment>
  <w:comment w:id="1010" w:author="Windows User" w:date="2015-10-30T08:56:00Z" w:initials="BS">
    <w:p w14:paraId="6407D4C9" w14:textId="77777777" w:rsidR="00CB63B1" w:rsidRDefault="00CB63B1" w:rsidP="00E35F1F">
      <w:pPr>
        <w:pStyle w:val="CommentText"/>
      </w:pPr>
      <w:r>
        <w:rPr>
          <w:rStyle w:val="CommentReference"/>
        </w:rPr>
        <w:annotationRef/>
      </w:r>
      <w:r>
        <w:t>these thereofs are so awkward... but I can't think of a better phrasing right now.</w:t>
      </w:r>
    </w:p>
  </w:comment>
  <w:comment w:id="1011" w:author="Windows User" w:date="2015-11-21T13:23:00Z" w:initials="WU">
    <w:p w14:paraId="1B7B1E94" w14:textId="77777777" w:rsidR="00CB63B1" w:rsidRDefault="00CB63B1" w:rsidP="00E35F1F">
      <w:pPr>
        <w:pStyle w:val="CommentText"/>
      </w:pPr>
      <w:r>
        <w:rPr>
          <w:rStyle w:val="CommentReference"/>
        </w:rPr>
        <w:annotationRef/>
      </w:r>
      <w:r>
        <w:t>review</w:t>
      </w:r>
    </w:p>
  </w:comment>
  <w:comment w:id="1018" w:author="Windows User" w:date="2015-10-30T08:56:00Z" w:initials="BS">
    <w:p w14:paraId="5D50DB65" w14:textId="77777777" w:rsidR="00CB63B1" w:rsidRDefault="00CB63B1" w:rsidP="00E35F1F">
      <w:pPr>
        <w:pStyle w:val="CommentText"/>
      </w:pPr>
      <w:r>
        <w:rPr>
          <w:rStyle w:val="CommentReference"/>
        </w:rPr>
        <w:annotationRef/>
      </w:r>
      <w:r>
        <w:t>this seems kind of loose... is it ok?</w:t>
      </w:r>
    </w:p>
  </w:comment>
  <w:comment w:id="1019" w:author="Windows User" w:date="2015-10-30T08:56:00Z" w:initials="BS">
    <w:p w14:paraId="01FDA469" w14:textId="77777777" w:rsidR="00CB63B1" w:rsidRDefault="00CB63B1" w:rsidP="00E35F1F">
      <w:pPr>
        <w:pStyle w:val="CommentText"/>
      </w:pPr>
      <w:r>
        <w:rPr>
          <w:rStyle w:val="CommentReference"/>
        </w:rPr>
        <w:annotationRef/>
      </w:r>
      <w:r>
        <w:t>works or deeds?</w:t>
      </w:r>
    </w:p>
  </w:comment>
  <w:comment w:id="1020" w:author="Windows User" w:date="2015-11-21T13:24:00Z" w:initials="WU">
    <w:p w14:paraId="7A990723" w14:textId="77777777" w:rsidR="00CB63B1" w:rsidRDefault="00CB63B1" w:rsidP="00E35F1F">
      <w:pPr>
        <w:pStyle w:val="CommentText"/>
      </w:pPr>
      <w:r>
        <w:rPr>
          <w:rStyle w:val="CommentReference"/>
        </w:rPr>
        <w:annotationRef/>
      </w:r>
      <w:r>
        <w:t>review</w:t>
      </w:r>
    </w:p>
  </w:comment>
  <w:comment w:id="1021" w:author="Windows User" w:date="2015-10-30T08:56:00Z" w:initials="BS">
    <w:p w14:paraId="5BB3D65B" w14:textId="77777777" w:rsidR="00CB63B1" w:rsidRDefault="00CB63B1" w:rsidP="00E35F1F">
      <w:pPr>
        <w:pStyle w:val="CommentText"/>
      </w:pPr>
      <w:r>
        <w:rPr>
          <w:rStyle w:val="CommentReference"/>
        </w:rPr>
        <w:annotationRef/>
      </w:r>
      <w:r>
        <w:t>does Coptic have 'high'?</w:t>
      </w:r>
    </w:p>
  </w:comment>
  <w:comment w:id="1022" w:author="Windows User" w:date="2015-11-21T13:24:00Z" w:initials="WU">
    <w:p w14:paraId="1D334F95" w14:textId="77777777" w:rsidR="00CB63B1" w:rsidRDefault="00CB63B1" w:rsidP="00E35F1F">
      <w:pPr>
        <w:pStyle w:val="CommentText"/>
      </w:pPr>
      <w:r>
        <w:rPr>
          <w:rStyle w:val="CommentReference"/>
        </w:rPr>
        <w:annotationRef/>
      </w:r>
      <w:r>
        <w:t>review, add variant</w:t>
      </w:r>
    </w:p>
  </w:comment>
  <w:comment w:id="1023" w:author="Windows User" w:date="2015-10-30T08:56:00Z" w:initials="BS">
    <w:p w14:paraId="5480B788" w14:textId="77777777" w:rsidR="00CB63B1" w:rsidRDefault="00CB63B1" w:rsidP="00E35F1F">
      <w:pPr>
        <w:pStyle w:val="CommentText"/>
      </w:pPr>
      <w:r>
        <w:rPr>
          <w:rStyle w:val="CommentReference"/>
        </w:rPr>
        <w:annotationRef/>
      </w:r>
      <w:r>
        <w:t>bless or praise? inconsistent rendering of esmo</w:t>
      </w:r>
    </w:p>
  </w:comment>
  <w:comment w:id="1028" w:author="Windows User" w:date="2015-10-30T08:56:00Z" w:initials="WU">
    <w:p w14:paraId="326EFA42" w14:textId="77777777" w:rsidR="00CB63B1" w:rsidRDefault="00CB63B1" w:rsidP="006869EE">
      <w:pPr>
        <w:pStyle w:val="CommentText"/>
      </w:pPr>
      <w:r>
        <w:rPr>
          <w:rStyle w:val="CommentReference"/>
        </w:rPr>
        <w:annotationRef/>
      </w:r>
      <w:r>
        <w:t>Add notes where to insert Doxology of Prime… And Vespers Prase?</w:t>
      </w:r>
    </w:p>
  </w:comment>
  <w:comment w:id="1032" w:author="Windows User" w:date="2015-10-30T08:56:00Z" w:initials="WU">
    <w:p w14:paraId="66837344" w14:textId="77777777" w:rsidR="00CB63B1" w:rsidRDefault="00CB63B1" w:rsidP="006869EE">
      <w:pPr>
        <w:pStyle w:val="CommentText"/>
      </w:pPr>
      <w:r>
        <w:rPr>
          <w:rStyle w:val="CommentReference"/>
        </w:rPr>
        <w:annotationRef/>
      </w:r>
      <w:r>
        <w:t>May He or that He may</w:t>
      </w:r>
    </w:p>
  </w:comment>
  <w:comment w:id="1034" w:author="Windows User" w:date="2015-10-30T08:56:00Z" w:initials="BS">
    <w:p w14:paraId="5BE9E7DF" w14:textId="77777777" w:rsidR="00CB63B1" w:rsidRDefault="00CB63B1" w:rsidP="006869EE">
      <w:pPr>
        <w:pStyle w:val="CommentText"/>
      </w:pPr>
      <w:r>
        <w:rPr>
          <w:rStyle w:val="CommentReference"/>
        </w:rPr>
        <w:annotationRef/>
      </w:r>
      <w:r>
        <w:t>protopresbyters?</w:t>
      </w:r>
    </w:p>
  </w:comment>
  <w:comment w:id="1035" w:author="Windows User" w:date="2015-10-30T08:56:00Z" w:initials="BS">
    <w:p w14:paraId="37712CA1" w14:textId="77777777" w:rsidR="00CB63B1" w:rsidRDefault="00CB63B1" w:rsidP="006869EE">
      <w:pPr>
        <w:pStyle w:val="CommentText"/>
      </w:pPr>
      <w:r>
        <w:rPr>
          <w:rStyle w:val="CommentReference"/>
        </w:rPr>
        <w:annotationRef/>
      </w:r>
      <w:r>
        <w:t>those who?</w:t>
      </w:r>
    </w:p>
  </w:comment>
  <w:comment w:id="1036" w:author="Windows User" w:date="2015-10-30T08:56:00Z" w:initials="BS">
    <w:p w14:paraId="0BC9F56F" w14:textId="77777777" w:rsidR="00CB63B1" w:rsidRDefault="00CB63B1" w:rsidP="006869EE">
      <w:pPr>
        <w:pStyle w:val="CommentText"/>
      </w:pPr>
      <w:r>
        <w:rPr>
          <w:rStyle w:val="CommentReference"/>
        </w:rPr>
        <w:annotationRef/>
      </w:r>
      <w:r>
        <w:t>Yourself?</w:t>
      </w:r>
    </w:p>
  </w:comment>
  <w:comment w:id="1040" w:author="Windows User" w:date="2015-11-27T20:09:00Z" w:initials="WU">
    <w:p w14:paraId="5DD947BD" w14:textId="77777777" w:rsidR="00CB63B1" w:rsidRDefault="00CB63B1" w:rsidP="006869EE">
      <w:pPr>
        <w:pStyle w:val="CommentText"/>
      </w:pPr>
      <w:r>
        <w:rPr>
          <w:rStyle w:val="CommentReference"/>
        </w:rPr>
        <w:annotationRef/>
      </w:r>
      <w:r>
        <w:t>Confess to the Lord or confess the Lord?</w:t>
      </w:r>
    </w:p>
  </w:comment>
  <w:comment w:id="1049" w:author="Windows User" w:date="2015-10-30T08:56:00Z" w:initials="WU">
    <w:p w14:paraId="73A20223" w14:textId="77777777" w:rsidR="00CB63B1" w:rsidRDefault="00CB63B1" w:rsidP="006869EE">
      <w:pPr>
        <w:pStyle w:val="CommentText"/>
      </w:pPr>
      <w:r>
        <w:rPr>
          <w:rStyle w:val="CommentReference"/>
        </w:rPr>
        <w:annotationRef/>
      </w:r>
      <w:r>
        <w:t>Funny just to have declared here with nothing else.</w:t>
      </w:r>
    </w:p>
  </w:comment>
  <w:comment w:id="1050" w:author="Windows User" w:date="2015-10-30T08:56:00Z" w:initials="WU">
    <w:p w14:paraId="2938E8CF" w14:textId="77777777" w:rsidR="00CB63B1" w:rsidRDefault="00CB63B1" w:rsidP="006869EE">
      <w:pPr>
        <w:pStyle w:val="CommentText"/>
      </w:pPr>
      <w:r>
        <w:rPr>
          <w:rStyle w:val="CommentReference"/>
        </w:rPr>
        <w:annotationRef/>
      </w:r>
      <w:r>
        <w:t>Good News or Glad Tidings?</w:t>
      </w:r>
    </w:p>
  </w:comment>
  <w:comment w:id="1051" w:author="Windows User" w:date="2015-10-30T08:56:00Z" w:initials="WU">
    <w:p w14:paraId="07481CDA" w14:textId="77777777" w:rsidR="00CB63B1" w:rsidRDefault="00CB63B1" w:rsidP="006869EE">
      <w:pPr>
        <w:pStyle w:val="CommentText"/>
      </w:pPr>
      <w:r>
        <w:rPr>
          <w:rStyle w:val="CommentReference"/>
        </w:rPr>
        <w:annotationRef/>
      </w:r>
      <w:r>
        <w:t>Which is it? Advocate or watch over us?</w:t>
      </w:r>
    </w:p>
  </w:comment>
  <w:comment w:id="1052" w:author="Windows User" w:date="2015-10-30T08:56:00Z" w:initials="WU">
    <w:p w14:paraId="74878DE4" w14:textId="77777777" w:rsidR="00CB63B1" w:rsidRDefault="00CB63B1" w:rsidP="006869EE">
      <w:pPr>
        <w:pStyle w:val="CommentText"/>
      </w:pPr>
      <w:r>
        <w:rPr>
          <w:rStyle w:val="CommentReference"/>
        </w:rPr>
        <w:annotationRef/>
      </w:r>
      <w:r>
        <w:t>Coptic doesn’t seem to have “Mary”</w:t>
      </w:r>
    </w:p>
  </w:comment>
  <w:comment w:id="1055" w:author="Windows User" w:date="2015-10-30T08:56:00Z" w:initials="WU">
    <w:p w14:paraId="0F5B5499" w14:textId="77777777" w:rsidR="00CB63B1" w:rsidRDefault="00CB63B1" w:rsidP="006869EE">
      <w:pPr>
        <w:pStyle w:val="CommentText"/>
      </w:pPr>
      <w:r>
        <w:rPr>
          <w:rStyle w:val="CommentReference"/>
        </w:rPr>
        <w:annotationRef/>
      </w:r>
      <w:r>
        <w:t>Add footnote of what this is</w:t>
      </w:r>
    </w:p>
  </w:comment>
  <w:comment w:id="1062" w:author="Windows User" w:date="2016-02-10T12:41:00Z" w:initials="WU">
    <w:p w14:paraId="67A8D0BB" w14:textId="77777777" w:rsidR="00CB63B1" w:rsidRDefault="00CB63B1" w:rsidP="00CA3D47">
      <w:pPr>
        <w:pStyle w:val="CommentText"/>
      </w:pPr>
      <w:r>
        <w:rPr>
          <w:rStyle w:val="CommentReference"/>
        </w:rPr>
        <w:annotationRef/>
      </w:r>
      <w:r>
        <w:t>May He or that He may</w:t>
      </w:r>
    </w:p>
  </w:comment>
  <w:comment w:id="1072" w:author="Windows User" w:date="2015-10-30T08:56:00Z" w:initials="WU">
    <w:p w14:paraId="6841EDAF" w14:textId="77777777" w:rsidR="00CB63B1" w:rsidRDefault="00CB63B1">
      <w:pPr>
        <w:pStyle w:val="CommentText"/>
      </w:pPr>
      <w:r>
        <w:rPr>
          <w:rStyle w:val="CommentReference"/>
        </w:rPr>
        <w:annotationRef/>
      </w:r>
      <w:r>
        <w:t>Isn’t this one more faithful?</w:t>
      </w:r>
    </w:p>
  </w:comment>
  <w:comment w:id="1073" w:author="Windows User" w:date="2015-10-30T08:56:00Z" w:initials="WU">
    <w:p w14:paraId="44483F5F" w14:textId="77777777" w:rsidR="00CB63B1" w:rsidRDefault="00CB63B1">
      <w:pPr>
        <w:pStyle w:val="CommentText"/>
      </w:pPr>
      <w:r>
        <w:rPr>
          <w:rStyle w:val="CommentReference"/>
        </w:rPr>
        <w:annotationRef/>
      </w:r>
      <w:r>
        <w:t>Which one(s) are/is right?</w:t>
      </w:r>
    </w:p>
  </w:comment>
  <w:comment w:id="1074" w:author="Windows User" w:date="2015-10-30T08:56:00Z" w:initials="WU">
    <w:p w14:paraId="22B3EF76" w14:textId="77777777" w:rsidR="00CB63B1" w:rsidRDefault="00CB63B1">
      <w:pPr>
        <w:pStyle w:val="CommentText"/>
      </w:pPr>
      <w:r>
        <w:rPr>
          <w:rStyle w:val="CommentReference"/>
        </w:rPr>
        <w:annotationRef/>
      </w:r>
      <w:r>
        <w:t>Coptic doesn’t seem to have “O Lord”</w:t>
      </w:r>
    </w:p>
  </w:comment>
  <w:comment w:id="1078" w:author="Windows User" w:date="2015-10-30T08:56:00Z" w:initials="WU">
    <w:p w14:paraId="6BF65470" w14:textId="77777777" w:rsidR="00CB63B1" w:rsidRDefault="00CB63B1">
      <w:pPr>
        <w:pStyle w:val="CommentText"/>
      </w:pPr>
      <w:r>
        <w:rPr>
          <w:rStyle w:val="CommentReference"/>
        </w:rPr>
        <w:annotationRef/>
      </w:r>
      <w:r>
        <w:t>Called or named?</w:t>
      </w:r>
    </w:p>
  </w:comment>
  <w:comment w:id="1079" w:author="Windows User" w:date="2015-10-30T08:56:00Z" w:initials="WU">
    <w:p w14:paraId="64122CF8" w14:textId="77777777" w:rsidR="00CB63B1" w:rsidRDefault="00CB63B1">
      <w:pPr>
        <w:pStyle w:val="CommentText"/>
      </w:pPr>
      <w:r>
        <w:rPr>
          <w:rStyle w:val="CommentReference"/>
        </w:rPr>
        <w:annotationRef/>
      </w:r>
      <w:r>
        <w:t>John loved the Lord, or the Lord loved John?</w:t>
      </w:r>
    </w:p>
  </w:comment>
  <w:comment w:id="1081" w:author="Windows User" w:date="2015-10-30T08:56:00Z" w:initials="WU">
    <w:p w14:paraId="28540FAB" w14:textId="77777777" w:rsidR="00CB63B1" w:rsidRDefault="00CB63B1">
      <w:pPr>
        <w:pStyle w:val="CommentText"/>
      </w:pPr>
      <w:r>
        <w:rPr>
          <w:rStyle w:val="CommentReference"/>
        </w:rPr>
        <w:annotationRef/>
      </w:r>
      <w:r>
        <w:t>Not the Lord?</w:t>
      </w:r>
    </w:p>
  </w:comment>
  <w:comment w:id="1082" w:author="Windows User" w:date="2015-10-30T08:56:00Z" w:initials="WU">
    <w:p w14:paraId="3BE9EA57" w14:textId="77777777" w:rsidR="00CB63B1" w:rsidRDefault="00CB63B1">
      <w:pPr>
        <w:pStyle w:val="CommentText"/>
      </w:pPr>
      <w:r>
        <w:rPr>
          <w:rStyle w:val="CommentReference"/>
        </w:rPr>
        <w:annotationRef/>
      </w:r>
      <w:r>
        <w:t>The rest missing?</w:t>
      </w:r>
    </w:p>
  </w:comment>
  <w:comment w:id="1083" w:author="Windows User" w:date="2015-10-30T08:56:00Z" w:initials="WU">
    <w:p w14:paraId="17CFCF91" w14:textId="77777777" w:rsidR="00CB63B1" w:rsidRDefault="00CB63B1">
      <w:pPr>
        <w:pStyle w:val="CommentText"/>
      </w:pPr>
      <w:r>
        <w:rPr>
          <w:rStyle w:val="CommentReference"/>
        </w:rPr>
        <w:annotationRef/>
      </w:r>
      <w:r>
        <w:t>Completely different…</w:t>
      </w:r>
    </w:p>
  </w:comment>
  <w:comment w:id="1084" w:author="Windows User" w:date="2015-10-30T08:56:00Z" w:initials="WU">
    <w:p w14:paraId="1A5ABDDA" w14:textId="77777777" w:rsidR="00CB63B1" w:rsidRDefault="00CB63B1">
      <w:pPr>
        <w:pStyle w:val="CommentText"/>
      </w:pPr>
      <w:r>
        <w:rPr>
          <w:rStyle w:val="CommentReference"/>
        </w:rPr>
        <w:annotationRef/>
      </w:r>
      <w:r>
        <w:t>Sound or voices?</w:t>
      </w:r>
    </w:p>
  </w:comment>
  <w:comment w:id="1086" w:author="Windows User" w:date="2015-10-30T08:56:00Z" w:initials="WU">
    <w:p w14:paraId="2632154F" w14:textId="77777777" w:rsidR="00CB63B1" w:rsidRDefault="00CB63B1">
      <w:pPr>
        <w:pStyle w:val="CommentText"/>
      </w:pPr>
      <w:r>
        <w:rPr>
          <w:rStyle w:val="CommentReference"/>
        </w:rPr>
        <w:annotationRef/>
      </w:r>
      <w:r>
        <w:t>AAP has divinely inspired.</w:t>
      </w:r>
    </w:p>
  </w:comment>
  <w:comment w:id="1088" w:author="Windows User" w:date="2015-10-30T08:56:00Z" w:initials="WU">
    <w:p w14:paraId="6A684B9E" w14:textId="77777777" w:rsidR="00CB63B1" w:rsidRDefault="00CB63B1">
      <w:pPr>
        <w:pStyle w:val="CommentText"/>
      </w:pPr>
      <w:r>
        <w:rPr>
          <w:rStyle w:val="CommentReference"/>
        </w:rPr>
        <w:annotationRef/>
      </w:r>
      <w:r>
        <w:t>This one needs looking at.</w:t>
      </w:r>
    </w:p>
  </w:comment>
  <w:comment w:id="1089" w:author="Windows User" w:date="2015-10-30T08:56:00Z" w:initials="WU">
    <w:p w14:paraId="3E29D706" w14:textId="77777777" w:rsidR="00CB63B1" w:rsidRDefault="00CB63B1">
      <w:pPr>
        <w:pStyle w:val="CommentText"/>
      </w:pPr>
      <w:r>
        <w:rPr>
          <w:rStyle w:val="CommentReference"/>
        </w:rPr>
        <w:annotationRef/>
      </w:r>
      <w:r>
        <w:t>Partners?</w:t>
      </w:r>
    </w:p>
  </w:comment>
  <w:comment w:id="1094" w:author="Windows User" w:date="2015-10-30T08:56:00Z" w:initials="WU">
    <w:p w14:paraId="662AC6DC" w14:textId="77777777" w:rsidR="00CB63B1" w:rsidRDefault="00CB63B1">
      <w:pPr>
        <w:pStyle w:val="CommentText"/>
      </w:pPr>
      <w:r>
        <w:rPr>
          <w:rStyle w:val="CommentReference"/>
        </w:rPr>
        <w:annotationRef/>
      </w:r>
      <w:r>
        <w:t>What land?</w:t>
      </w:r>
    </w:p>
  </w:comment>
  <w:comment w:id="1096" w:author="Windows User" w:date="2015-10-30T08:56:00Z" w:initials="WU">
    <w:p w14:paraId="121BE348" w14:textId="77777777" w:rsidR="00CB63B1" w:rsidRDefault="00CB63B1">
      <w:pPr>
        <w:pStyle w:val="CommentText"/>
      </w:pPr>
      <w:r>
        <w:rPr>
          <w:rStyle w:val="CommentReference"/>
        </w:rPr>
        <w:annotationRef/>
      </w:r>
      <w:r>
        <w:t>Or englighten?</w:t>
      </w:r>
    </w:p>
  </w:comment>
  <w:comment w:id="1110" w:author="Windows User" w:date="2015-10-30T08:56:00Z" w:initials="WU">
    <w:p w14:paraId="52EAF036" w14:textId="77777777" w:rsidR="00CB63B1" w:rsidRDefault="00CB63B1">
      <w:pPr>
        <w:pStyle w:val="CommentText"/>
      </w:pPr>
      <w:r>
        <w:rPr>
          <w:rStyle w:val="CommentReference"/>
        </w:rPr>
        <w:annotationRef/>
      </w:r>
      <w:r>
        <w:t>What should this verse be?</w:t>
      </w:r>
    </w:p>
  </w:comment>
  <w:comment w:id="1121" w:author="Windows User" w:date="2015-10-30T08:56:00Z" w:initials="BS">
    <w:p w14:paraId="1A0E2428" w14:textId="77777777" w:rsidR="00CB63B1" w:rsidRDefault="00CB63B1">
      <w:pPr>
        <w:pStyle w:val="CommentText"/>
      </w:pPr>
      <w:r>
        <w:rPr>
          <w:rStyle w:val="CommentReference"/>
        </w:rPr>
        <w:annotationRef/>
      </w:r>
      <w:r>
        <w:t>wiles or snares?</w:t>
      </w:r>
    </w:p>
  </w:comment>
  <w:comment w:id="1123" w:author="Windows User" w:date="2015-10-30T08:56:00Z" w:initials="BS">
    <w:p w14:paraId="2B8DD286" w14:textId="77777777" w:rsidR="00CB63B1" w:rsidRDefault="00CB63B1">
      <w:pPr>
        <w:pStyle w:val="CommentText"/>
      </w:pPr>
      <w:r>
        <w:rPr>
          <w:rStyle w:val="CommentReference"/>
        </w:rPr>
        <w:annotationRef/>
      </w:r>
      <w:r>
        <w:t>I typed this Coptic... so it will have typos..</w:t>
      </w:r>
    </w:p>
  </w:comment>
  <w:comment w:id="1124" w:author="Windows User" w:date="2015-10-30T08:56:00Z" w:initials="WU">
    <w:p w14:paraId="7AD216CC" w14:textId="77777777" w:rsidR="00CB63B1" w:rsidRDefault="00CB63B1">
      <w:pPr>
        <w:pStyle w:val="CommentText"/>
      </w:pPr>
      <w:r>
        <w:rPr>
          <w:rStyle w:val="CommentReference"/>
        </w:rPr>
        <w:annotationRef/>
      </w:r>
      <w:r>
        <w:t>You reign? The dominion is yours? Yours is the dominion?</w:t>
      </w:r>
    </w:p>
  </w:comment>
  <w:comment w:id="1126" w:author="Windows User" w:date="2015-10-30T08:56:00Z" w:initials="BS">
    <w:p w14:paraId="68C1922F" w14:textId="77777777" w:rsidR="00CB63B1" w:rsidRDefault="00CB63B1">
      <w:pPr>
        <w:pStyle w:val="CommentText"/>
      </w:pPr>
      <w:r>
        <w:rPr>
          <w:rStyle w:val="CommentReference"/>
        </w:rPr>
        <w:annotationRef/>
      </w:r>
      <w:r>
        <w:t>omit 'be' in contemporary?</w:t>
      </w:r>
    </w:p>
  </w:comment>
  <w:comment w:id="1127" w:author="Windows User" w:date="2015-10-30T08:56:00Z" w:initials="BS">
    <w:p w14:paraId="6511FB80" w14:textId="77777777" w:rsidR="00CB63B1" w:rsidRDefault="00CB63B1">
      <w:pPr>
        <w:pStyle w:val="CommentText"/>
      </w:pPr>
      <w:r>
        <w:rPr>
          <w:rStyle w:val="CommentReference"/>
        </w:rPr>
        <w:annotationRef/>
      </w:r>
      <w:r>
        <w:t>Abouna Antony: I typed this Coptic from the black book. Jenkims were very unclear. Please proof for typos.</w:t>
      </w:r>
    </w:p>
  </w:comment>
  <w:comment w:id="1128" w:author="Windows User" w:date="2015-10-30T08:56:00Z" w:initials="BS">
    <w:p w14:paraId="7DEA42F3" w14:textId="77777777" w:rsidR="00CB63B1" w:rsidRDefault="00CB63B1">
      <w:pPr>
        <w:pStyle w:val="CommentText"/>
      </w:pPr>
      <w:r>
        <w:rPr>
          <w:rStyle w:val="CommentReference"/>
        </w:rPr>
        <w:annotationRef/>
      </w:r>
      <w:r>
        <w:t>"is" before "the King" would make this whole vs flow as a sentence...</w:t>
      </w:r>
    </w:p>
  </w:comment>
  <w:comment w:id="1129" w:author="Windows User" w:date="2015-10-30T08:56:00Z" w:initials="BS">
    <w:p w14:paraId="1F17623C" w14:textId="77777777" w:rsidR="00CB63B1" w:rsidRDefault="00CB63B1">
      <w:pPr>
        <w:pStyle w:val="CommentText"/>
      </w:pPr>
      <w:r>
        <w:rPr>
          <w:rStyle w:val="CommentReference"/>
        </w:rPr>
        <w:annotationRef/>
      </w:r>
      <w:r>
        <w:t>ask more modern than entreat... but not quite right?</w:t>
      </w:r>
    </w:p>
  </w:comment>
  <w:comment w:id="1148" w:author="Windows User" w:date="2015-10-30T08:56:00Z" w:initials="WU">
    <w:p w14:paraId="5F20584F" w14:textId="77777777" w:rsidR="00CB63B1" w:rsidRDefault="00CB63B1">
      <w:pPr>
        <w:pStyle w:val="CommentText"/>
      </w:pPr>
      <w:r>
        <w:rPr>
          <w:rStyle w:val="CommentReference"/>
        </w:rPr>
        <w:annotationRef/>
      </w:r>
      <w:r>
        <w:t>Needs work.</w:t>
      </w:r>
    </w:p>
  </w:comment>
  <w:comment w:id="1153" w:author="Windows User" w:date="2015-10-30T08:56:00Z" w:initials="WU">
    <w:p w14:paraId="76E8B799" w14:textId="77777777" w:rsidR="00CB63B1" w:rsidRDefault="00CB63B1">
      <w:pPr>
        <w:pStyle w:val="CommentText"/>
      </w:pPr>
      <w:r>
        <w:rPr>
          <w:rStyle w:val="CommentReference"/>
        </w:rPr>
        <w:annotationRef/>
      </w:r>
      <w:r>
        <w:t>Should this be tho-out 5? Or 25?</w:t>
      </w:r>
    </w:p>
  </w:comment>
  <w:comment w:id="1160" w:author="Windows User" w:date="2015-11-11T11:06:00Z" w:initials="WU">
    <w:p w14:paraId="58D84DCF" w14:textId="77777777" w:rsidR="00CB63B1" w:rsidRDefault="00CB63B1">
      <w:pPr>
        <w:pStyle w:val="CommentText"/>
      </w:pPr>
      <w:r>
        <w:rPr>
          <w:rStyle w:val="CommentReference"/>
        </w:rPr>
        <w:annotationRef/>
      </w:r>
      <w:r>
        <w:t>Should this be last age or something?</w:t>
      </w:r>
    </w:p>
  </w:comment>
  <w:comment w:id="1162" w:author="Windows User" w:date="2015-11-11T11:00:00Z" w:initials="WU">
    <w:p w14:paraId="7D2DE752" w14:textId="77777777" w:rsidR="00CB63B1" w:rsidRDefault="00CB63B1">
      <w:pPr>
        <w:pStyle w:val="CommentText"/>
      </w:pPr>
      <w:r>
        <w:rPr>
          <w:rStyle w:val="CommentReference"/>
        </w:rPr>
        <w:annotationRef/>
      </w:r>
      <w:r>
        <w:t>This needs reviewing!</w:t>
      </w:r>
    </w:p>
  </w:comment>
  <w:comment w:id="1163" w:author="Windows User" w:date="2015-11-11T11:00:00Z" w:initials="WU">
    <w:p w14:paraId="65102EEC" w14:textId="77777777" w:rsidR="00CB63B1" w:rsidRDefault="00CB63B1">
      <w:pPr>
        <w:pStyle w:val="CommentText"/>
      </w:pPr>
      <w:r>
        <w:rPr>
          <w:rStyle w:val="CommentReference"/>
        </w:rPr>
        <w:annotationRef/>
      </w:r>
      <w:r>
        <w:t xml:space="preserve">This is probably wrong. God on high? </w:t>
      </w:r>
    </w:p>
  </w:comment>
  <w:comment w:id="1168" w:author="Windows User" w:date="2015-10-30T08:56:00Z" w:initials="WU">
    <w:p w14:paraId="38E4F092" w14:textId="77777777" w:rsidR="00CB63B1" w:rsidRDefault="00CB63B1">
      <w:pPr>
        <w:pStyle w:val="CommentText"/>
      </w:pPr>
      <w:r>
        <w:rPr>
          <w:rStyle w:val="CommentReference"/>
        </w:rPr>
        <w:annotationRef/>
      </w:r>
      <w:r>
        <w:t>Confirmed?</w:t>
      </w:r>
    </w:p>
  </w:comment>
  <w:comment w:id="1179" w:author="Windows User" w:date="2015-10-30T08:56:00Z" w:initials="WU">
    <w:p w14:paraId="41EDECE7" w14:textId="77777777" w:rsidR="00CB63B1" w:rsidRDefault="00CB63B1">
      <w:pPr>
        <w:pStyle w:val="CommentText"/>
      </w:pPr>
      <w:r>
        <w:rPr>
          <w:rStyle w:val="CommentReference"/>
        </w:rPr>
        <w:annotationRef/>
      </w:r>
      <w:r>
        <w:t>Heroes, or athletes?</w:t>
      </w:r>
    </w:p>
  </w:comment>
  <w:comment w:id="1206" w:author="Windows User" w:date="2015-10-30T08:56:00Z" w:initials="WU">
    <w:p w14:paraId="5FA627EB" w14:textId="77777777" w:rsidR="00CB63B1" w:rsidRDefault="00CB63B1">
      <w:pPr>
        <w:pStyle w:val="CommentText"/>
      </w:pPr>
      <w:r>
        <w:rPr>
          <w:rStyle w:val="CommentReference"/>
        </w:rPr>
        <w:annotationRef/>
      </w:r>
      <w:r>
        <w:t>Beasts or creatures?</w:t>
      </w:r>
    </w:p>
  </w:comment>
  <w:comment w:id="1207" w:author="Windows User" w:date="2015-10-30T08:56:00Z" w:initials="WU">
    <w:p w14:paraId="04563F96" w14:textId="77777777" w:rsidR="00CB63B1" w:rsidRDefault="00CB63B1">
      <w:pPr>
        <w:pStyle w:val="CommentText"/>
      </w:pPr>
      <w:r>
        <w:rPr>
          <w:rStyle w:val="CommentReference"/>
        </w:rPr>
        <w:annotationRef/>
      </w:r>
      <w:r>
        <w:t>Incessant? Or unceasing?</w:t>
      </w:r>
    </w:p>
  </w:comment>
  <w:comment w:id="1208" w:author="Windows User" w:date="2015-10-30T08:56:00Z" w:initials="WU">
    <w:p w14:paraId="7BD20F77" w14:textId="77777777" w:rsidR="00CB63B1" w:rsidRDefault="00CB63B1">
      <w:pPr>
        <w:pStyle w:val="CommentText"/>
      </w:pPr>
      <w:r>
        <w:rPr>
          <w:rStyle w:val="CommentReference"/>
        </w:rPr>
        <w:annotationRef/>
      </w:r>
      <w:r>
        <w:t>Flames of fire or fervent as fire?</w:t>
      </w:r>
    </w:p>
  </w:comment>
  <w:comment w:id="1212" w:author="Windows User" w:date="2015-10-30T08:56:00Z" w:initials="WU">
    <w:p w14:paraId="44A84E5A" w14:textId="77777777" w:rsidR="00CB63B1" w:rsidRDefault="00CB63B1">
      <w:pPr>
        <w:pStyle w:val="CommentText"/>
      </w:pPr>
      <w:r>
        <w:rPr>
          <w:rStyle w:val="CommentReference"/>
        </w:rPr>
        <w:annotationRef/>
      </w:r>
      <w:r>
        <w:t>Serving the Lord, or serving before the Lord?</w:t>
      </w:r>
    </w:p>
  </w:comment>
  <w:comment w:id="1226" w:author="Windows User" w:date="2015-10-30T08:56:00Z" w:initials="WU">
    <w:p w14:paraId="07D2B1EF" w14:textId="77777777" w:rsidR="00CB63B1" w:rsidRDefault="00CB63B1">
      <w:pPr>
        <w:pStyle w:val="CommentText"/>
      </w:pPr>
      <w:r>
        <w:rPr>
          <w:rStyle w:val="CommentReference"/>
        </w:rPr>
        <w:annotationRef/>
      </w:r>
      <w:r>
        <w:t>Or voice of God?</w:t>
      </w:r>
    </w:p>
  </w:comment>
  <w:comment w:id="1227" w:author="Windows User" w:date="2015-10-30T08:56:00Z" w:initials="WU">
    <w:p w14:paraId="3900CC21" w14:textId="77777777" w:rsidR="00CB63B1" w:rsidRDefault="00CB63B1">
      <w:pPr>
        <w:pStyle w:val="CommentText"/>
      </w:pPr>
      <w:r>
        <w:rPr>
          <w:rStyle w:val="CommentReference"/>
        </w:rPr>
        <w:annotationRef/>
      </w:r>
      <w:r>
        <w:t>Received or accepted?</w:t>
      </w:r>
    </w:p>
  </w:comment>
  <w:comment w:id="1232" w:author="Windows User" w:date="2015-11-06T08:39:00Z" w:initials="WU">
    <w:p w14:paraId="6EA3F191" w14:textId="77777777" w:rsidR="00CB63B1" w:rsidRDefault="00CB63B1">
      <w:pPr>
        <w:pStyle w:val="CommentText"/>
      </w:pPr>
      <w:r>
        <w:rPr>
          <w:rStyle w:val="CommentReference"/>
        </w:rPr>
        <w:annotationRef/>
      </w:r>
      <w:r>
        <w:t>Is this the right St. Theodore?</w:t>
      </w:r>
    </w:p>
  </w:comment>
  <w:comment w:id="1237" w:author="Windows User" w:date="2015-10-30T08:56:00Z" w:initials="WU">
    <w:p w14:paraId="227730E1" w14:textId="77777777" w:rsidR="00CB63B1" w:rsidRDefault="00CB63B1">
      <w:pPr>
        <w:pStyle w:val="CommentText"/>
      </w:pPr>
      <w:r>
        <w:rPr>
          <w:rStyle w:val="CommentReference"/>
        </w:rPr>
        <w:annotationRef/>
      </w:r>
      <w:r>
        <w:t>Prabios or Arabius? Doctors and physicians or physicians and well learned?</w:t>
      </w:r>
    </w:p>
  </w:comment>
  <w:comment w:id="1238" w:author="Windows User" w:date="2015-10-30T08:56:00Z" w:initials="WU">
    <w:p w14:paraId="519ADC1D" w14:textId="77777777" w:rsidR="00CB63B1" w:rsidRDefault="00CB63B1">
      <w:pPr>
        <w:pStyle w:val="CommentText"/>
      </w:pPr>
      <w:r>
        <w:rPr>
          <w:rStyle w:val="CommentReference"/>
        </w:rPr>
        <w:annotationRef/>
      </w:r>
      <w:r>
        <w:t>Building them upon the Name?</w:t>
      </w:r>
    </w:p>
  </w:comment>
  <w:comment w:id="1248" w:author="Windows User" w:date="2015-10-30T08:56:00Z" w:initials="WU">
    <w:p w14:paraId="3CFB1D1A" w14:textId="77777777" w:rsidR="00CB63B1" w:rsidRDefault="00CB63B1">
      <w:pPr>
        <w:pStyle w:val="CommentText"/>
      </w:pPr>
      <w:r>
        <w:rPr>
          <w:rStyle w:val="CommentReference"/>
        </w:rPr>
        <w:annotationRef/>
      </w:r>
      <w:r>
        <w:t>Placed or established?</w:t>
      </w:r>
    </w:p>
  </w:comment>
  <w:comment w:id="1249" w:author="Windows User" w:date="2015-10-30T08:56:00Z" w:initials="WU">
    <w:p w14:paraId="08983CC0" w14:textId="77777777" w:rsidR="00CB63B1" w:rsidRDefault="00CB63B1">
      <w:pPr>
        <w:pStyle w:val="CommentText"/>
      </w:pPr>
      <w:r>
        <w:rPr>
          <w:rStyle w:val="CommentReference"/>
        </w:rPr>
        <w:annotationRef/>
      </w:r>
      <w:r>
        <w:t>Or refused?</w:t>
      </w:r>
    </w:p>
  </w:comment>
  <w:comment w:id="1255" w:author="Windows User" w:date="2015-10-30T08:56:00Z" w:initials="WU">
    <w:p w14:paraId="535F3E1B" w14:textId="77777777" w:rsidR="00CB63B1" w:rsidRDefault="00CB63B1">
      <w:pPr>
        <w:pStyle w:val="CommentText"/>
      </w:pPr>
      <w:r>
        <w:rPr>
          <w:rStyle w:val="CommentReference"/>
        </w:rPr>
        <w:annotationRef/>
      </w:r>
      <w:r>
        <w:t>Sprung forth? Came forth? Blossomed?</w:t>
      </w:r>
    </w:p>
  </w:comment>
  <w:comment w:id="1267" w:author="Windows User" w:date="2015-10-30T08:56:00Z" w:initials="BS">
    <w:p w14:paraId="07DE8008" w14:textId="77777777" w:rsidR="00CB63B1" w:rsidRDefault="00CB63B1">
      <w:pPr>
        <w:pStyle w:val="CommentText"/>
      </w:pPr>
      <w:r>
        <w:rPr>
          <w:rStyle w:val="CommentReference"/>
        </w:rPr>
        <w:annotationRef/>
      </w:r>
      <w:r>
        <w:t>what does this mean?</w:t>
      </w:r>
    </w:p>
  </w:comment>
  <w:comment w:id="1268" w:author="Windows User" w:date="2015-10-30T08:56:00Z" w:initials="BS">
    <w:p w14:paraId="7DE26DCC" w14:textId="77777777" w:rsidR="00CB63B1" w:rsidRDefault="00CB63B1">
      <w:pPr>
        <w:pStyle w:val="CommentText"/>
      </w:pPr>
      <w:r>
        <w:rPr>
          <w:rStyle w:val="CommentReference"/>
        </w:rPr>
        <w:annotationRef/>
      </w:r>
      <w:r>
        <w:t>announced or proclaimed?</w:t>
      </w:r>
    </w:p>
  </w:comment>
  <w:comment w:id="1272" w:author="Windows User" w:date="2015-10-30T08:56:00Z" w:initials="WU">
    <w:p w14:paraId="729B2278" w14:textId="77777777" w:rsidR="00CB63B1" w:rsidRDefault="00CB63B1">
      <w:pPr>
        <w:pStyle w:val="CommentText"/>
      </w:pPr>
      <w:r>
        <w:rPr>
          <w:rStyle w:val="CommentReference"/>
        </w:rPr>
        <w:annotationRef/>
      </w:r>
      <w:r>
        <w:t>?</w:t>
      </w:r>
    </w:p>
  </w:comment>
  <w:comment w:id="1273" w:author="Windows User" w:date="2015-10-30T08:56:00Z" w:initials="WU">
    <w:p w14:paraId="44863D12" w14:textId="77777777" w:rsidR="00CB63B1" w:rsidRDefault="00CB63B1">
      <w:pPr>
        <w:pStyle w:val="CommentText"/>
      </w:pPr>
      <w:r>
        <w:rPr>
          <w:rStyle w:val="CommentReference"/>
        </w:rPr>
        <w:annotationRef/>
      </w:r>
      <w:r>
        <w:t>Bride, no, not bridegroom?</w:t>
      </w:r>
    </w:p>
  </w:comment>
  <w:comment w:id="1276" w:author="Windows User" w:date="2015-10-30T08:56:00Z" w:initials="WU">
    <w:p w14:paraId="6CE1AF88" w14:textId="77777777" w:rsidR="00CB63B1" w:rsidRDefault="00CB63B1">
      <w:pPr>
        <w:pStyle w:val="CommentText"/>
      </w:pPr>
      <w:r>
        <w:rPr>
          <w:rStyle w:val="CommentReference"/>
        </w:rPr>
        <w:annotationRef/>
      </w:r>
      <w:r>
        <w:t>Return?</w:t>
      </w:r>
    </w:p>
  </w:comment>
  <w:comment w:id="1277" w:author="Windows User" w:date="2015-10-30T08:56:00Z" w:initials="WU">
    <w:p w14:paraId="2917E600" w14:textId="77777777" w:rsidR="00CB63B1" w:rsidRDefault="00CB63B1">
      <w:pPr>
        <w:pStyle w:val="CommentText"/>
      </w:pPr>
      <w:r>
        <w:rPr>
          <w:rStyle w:val="CommentReference"/>
        </w:rPr>
        <w:annotationRef/>
      </w:r>
      <w:r>
        <w:t>Establishment? Building up?</w:t>
      </w:r>
    </w:p>
  </w:comment>
  <w:comment w:id="1279" w:author="Windows User" w:date="2015-10-30T08:56:00Z" w:initials="WU">
    <w:p w14:paraId="14DF4F91" w14:textId="77777777" w:rsidR="00CB63B1" w:rsidRDefault="00CB63B1">
      <w:pPr>
        <w:pStyle w:val="CommentText"/>
      </w:pPr>
      <w:r>
        <w:rPr>
          <w:rStyle w:val="CommentReference"/>
        </w:rPr>
        <w:annotationRef/>
      </w:r>
      <w:r>
        <w:t>Heavenly evangelist? Good tidings? Glad tidings? Good news?</w:t>
      </w:r>
    </w:p>
  </w:comment>
  <w:comment w:id="1280" w:author="Windows User" w:date="2015-10-30T08:56:00Z" w:initials="WU">
    <w:p w14:paraId="55FC1EAE" w14:textId="77777777" w:rsidR="00CB63B1" w:rsidRDefault="00CB63B1">
      <w:pPr>
        <w:pStyle w:val="CommentText"/>
      </w:pPr>
      <w:r>
        <w:rPr>
          <w:rStyle w:val="CommentReference"/>
        </w:rPr>
        <w:annotationRef/>
      </w:r>
      <w:r>
        <w:t>I don’t see “the Lord is with you” in the Coptic</w:t>
      </w:r>
    </w:p>
    <w:p w14:paraId="4431CB1C" w14:textId="77777777" w:rsidR="00CB63B1" w:rsidRDefault="00CB63B1">
      <w:pPr>
        <w:pStyle w:val="CommentText"/>
      </w:pPr>
    </w:p>
  </w:comment>
  <w:comment w:id="1281" w:author="Windows User" w:date="2015-10-30T08:56:00Z" w:initials="WU">
    <w:p w14:paraId="4549B91A" w14:textId="77777777" w:rsidR="00CB63B1" w:rsidRDefault="00CB63B1">
      <w:pPr>
        <w:pStyle w:val="CommentText"/>
      </w:pPr>
      <w:r>
        <w:rPr>
          <w:rStyle w:val="CommentReference"/>
        </w:rPr>
        <w:annotationRef/>
      </w:r>
      <w:r>
        <w:t>Heavenly herald of Good News?</w:t>
      </w:r>
    </w:p>
    <w:p w14:paraId="384F02AC" w14:textId="77777777" w:rsidR="00CB63B1" w:rsidRDefault="00CB63B1">
      <w:pPr>
        <w:pStyle w:val="CommentText"/>
      </w:pPr>
    </w:p>
  </w:comment>
  <w:comment w:id="1288" w:author="Windows User" w:date="2015-10-30T08:56:00Z" w:initials="WU">
    <w:p w14:paraId="4A264D5C" w14:textId="77777777" w:rsidR="00CB63B1" w:rsidRDefault="00CB63B1">
      <w:pPr>
        <w:pStyle w:val="CommentText"/>
      </w:pPr>
      <w:r>
        <w:rPr>
          <w:rStyle w:val="CommentReference"/>
        </w:rPr>
        <w:annotationRef/>
      </w:r>
      <w:r>
        <w:t>I think we’re doing holy for ethowab, but saint for agios… open to discussion though.</w:t>
      </w:r>
    </w:p>
  </w:comment>
  <w:comment w:id="1319" w:author="Windows User" w:date="2015-10-30T08:56:00Z" w:initials="WU">
    <w:p w14:paraId="3A72AA33" w14:textId="77777777" w:rsidR="00CB63B1" w:rsidRDefault="00CB63B1">
      <w:pPr>
        <w:pStyle w:val="CommentText"/>
      </w:pPr>
      <w:r>
        <w:rPr>
          <w:rStyle w:val="CommentReference"/>
        </w:rPr>
        <w:annotationRef/>
      </w:r>
      <w:r>
        <w:t>Redeemed?</w:t>
      </w:r>
    </w:p>
  </w:comment>
  <w:comment w:id="1320" w:author="Windows User" w:date="2015-10-30T08:56:00Z" w:initials="WU">
    <w:p w14:paraId="5BF82FF5" w14:textId="77777777" w:rsidR="00CB63B1" w:rsidRDefault="00CB63B1">
      <w:pPr>
        <w:pStyle w:val="CommentText"/>
      </w:pPr>
      <w:r>
        <w:rPr>
          <w:rStyle w:val="CommentReference"/>
        </w:rPr>
        <w:annotationRef/>
      </w:r>
      <w:r>
        <w:t>For? So?</w:t>
      </w:r>
    </w:p>
  </w:comment>
  <w:comment w:id="1325" w:author="Windows User" w:date="2015-10-30T08:56:00Z" w:initials="WU">
    <w:p w14:paraId="5B54A424" w14:textId="77777777" w:rsidR="00CB63B1" w:rsidRDefault="00CB63B1">
      <w:pPr>
        <w:pStyle w:val="CommentText"/>
      </w:pPr>
      <w:r>
        <w:rPr>
          <w:rStyle w:val="CommentReference"/>
        </w:rPr>
        <w:annotationRef/>
      </w:r>
      <w:r>
        <w:t>Or did shine and did illuminate</w:t>
      </w:r>
    </w:p>
  </w:comment>
  <w:comment w:id="1326" w:author="Windows User" w:date="2015-10-30T08:56:00Z" w:initials="WU">
    <w:p w14:paraId="5929E69F" w14:textId="77777777" w:rsidR="00CB63B1" w:rsidRDefault="00CB63B1">
      <w:pPr>
        <w:pStyle w:val="CommentText"/>
      </w:pPr>
      <w:r>
        <w:rPr>
          <w:rStyle w:val="CommentReference"/>
        </w:rPr>
        <w:annotationRef/>
      </w:r>
      <w:r>
        <w:t>What should this verse be?</w:t>
      </w:r>
    </w:p>
  </w:comment>
  <w:comment w:id="1327" w:author="Windows User" w:date="2015-10-30T08:56:00Z" w:initials="WU">
    <w:p w14:paraId="37815108" w14:textId="77777777" w:rsidR="00CB63B1" w:rsidRDefault="00CB63B1">
      <w:pPr>
        <w:pStyle w:val="CommentText"/>
      </w:pPr>
      <w:r>
        <w:rPr>
          <w:rStyle w:val="CommentReference"/>
        </w:rPr>
        <w:annotationRef/>
      </w:r>
      <w:r>
        <w:t>Uhm… does this mean something else, because saying the seal of the door Ezekiel saw was raised seems really bad …</w:t>
      </w:r>
    </w:p>
  </w:comment>
  <w:comment w:id="1328" w:author="Windows User" w:date="2015-10-30T08:56:00Z" w:initials="WU">
    <w:p w14:paraId="770E6FA0" w14:textId="77777777" w:rsidR="00CB63B1" w:rsidRDefault="00CB63B1">
      <w:pPr>
        <w:pStyle w:val="CommentText"/>
      </w:pPr>
      <w:r>
        <w:rPr>
          <w:rStyle w:val="CommentReference"/>
        </w:rPr>
        <w:annotationRef/>
      </w:r>
      <w:r>
        <w:t>Who?</w:t>
      </w:r>
    </w:p>
  </w:comment>
  <w:comment w:id="1329" w:author="Windows User" w:date="2015-10-30T08:56:00Z" w:initials="WU">
    <w:p w14:paraId="7FDD5784" w14:textId="77777777" w:rsidR="00CB63B1" w:rsidRDefault="00CB63B1">
      <w:pPr>
        <w:pStyle w:val="CommentText"/>
      </w:pPr>
      <w:r>
        <w:rPr>
          <w:rStyle w:val="CommentReference"/>
        </w:rPr>
        <w:annotationRef/>
      </w:r>
      <w:r>
        <w:t>Different adjective</w:t>
      </w:r>
    </w:p>
  </w:comment>
  <w:comment w:id="1330" w:author="Windows User" w:date="2015-10-30T08:56:00Z" w:initials="WU">
    <w:p w14:paraId="69734FAC" w14:textId="77777777" w:rsidR="00CB63B1" w:rsidRDefault="00CB63B1">
      <w:pPr>
        <w:pStyle w:val="CommentText"/>
      </w:pPr>
      <w:r>
        <w:rPr>
          <w:rStyle w:val="CommentReference"/>
        </w:rPr>
        <w:annotationRef/>
      </w:r>
      <w:r>
        <w:t>Sickness?</w:t>
      </w:r>
    </w:p>
  </w:comment>
  <w:comment w:id="1333" w:author="Windows User" w:date="2015-10-30T08:56:00Z" w:initials="BS">
    <w:p w14:paraId="07C468E8" w14:textId="77777777" w:rsidR="00CB63B1" w:rsidRDefault="00CB63B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36" w:author="Windows User" w:date="2015-10-30T08:56:00Z" w:initials="WU">
    <w:p w14:paraId="14F94395" w14:textId="77777777" w:rsidR="00CB63B1" w:rsidRDefault="00CB63B1">
      <w:pPr>
        <w:pStyle w:val="CommentText"/>
      </w:pPr>
      <w:r>
        <w:rPr>
          <w:rStyle w:val="CommentReference"/>
        </w:rPr>
        <w:annotationRef/>
      </w:r>
      <w:r>
        <w:t>What?</w:t>
      </w:r>
    </w:p>
  </w:comment>
  <w:comment w:id="1345" w:author="Windows User" w:date="2015-10-30T08:56:00Z" w:initials="WU">
    <w:p w14:paraId="39A2608E" w14:textId="77777777" w:rsidR="00CB63B1" w:rsidRDefault="00CB63B1">
      <w:pPr>
        <w:pStyle w:val="CommentText"/>
      </w:pPr>
      <w:r>
        <w:rPr>
          <w:rStyle w:val="CommentReference"/>
        </w:rPr>
        <w:annotationRef/>
      </w:r>
    </w:p>
  </w:comment>
  <w:comment w:id="1356" w:author="Windows User" w:date="2015-10-30T08:56:00Z" w:initials="WU">
    <w:p w14:paraId="255EEE9F" w14:textId="77777777" w:rsidR="00CB63B1" w:rsidRDefault="00CB63B1">
      <w:pPr>
        <w:pStyle w:val="CommentText"/>
      </w:pPr>
      <w:r>
        <w:rPr>
          <w:rStyle w:val="CommentReference"/>
        </w:rPr>
        <w:annotationRef/>
      </w:r>
      <w:r>
        <w:t>Is abouna going by a different version of the Coptic?</w:t>
      </w:r>
    </w:p>
    <w:p w14:paraId="45F504BB" w14:textId="77777777" w:rsidR="00CB63B1" w:rsidRDefault="00CB63B1">
      <w:pPr>
        <w:pStyle w:val="CommentText"/>
      </w:pPr>
    </w:p>
  </w:comment>
  <w:comment w:id="1358" w:author="Windows User" w:date="2015-10-30T08:56:00Z" w:initials="WU">
    <w:p w14:paraId="63C351E6" w14:textId="77777777" w:rsidR="00CB63B1" w:rsidRDefault="00CB63B1">
      <w:pPr>
        <w:pStyle w:val="CommentText"/>
      </w:pPr>
      <w:r>
        <w:rPr>
          <w:rStyle w:val="CommentReference"/>
        </w:rPr>
        <w:annotationRef/>
      </w:r>
      <w:r>
        <w:t>Praise and victory doesn’t make sense.</w:t>
      </w:r>
    </w:p>
  </w:comment>
  <w:comment w:id="1360" w:author="Windows User" w:date="2015-10-30T08:56:00Z" w:initials="WU">
    <w:p w14:paraId="5729C7D5" w14:textId="77777777" w:rsidR="00CB63B1" w:rsidRDefault="00CB63B1">
      <w:pPr>
        <w:pStyle w:val="CommentText"/>
      </w:pPr>
      <w:r>
        <w:rPr>
          <w:rStyle w:val="CommentReference"/>
        </w:rPr>
        <w:annotationRef/>
      </w:r>
      <w:r>
        <w:t>Godhead?</w:t>
      </w:r>
    </w:p>
  </w:comment>
  <w:comment w:id="1369" w:author="Windows User" w:date="2015-10-30T08:56:00Z" w:initials="WU">
    <w:p w14:paraId="78E42A11" w14:textId="77777777" w:rsidR="00CB63B1" w:rsidRDefault="00CB63B1">
      <w:pPr>
        <w:pStyle w:val="CommentText"/>
      </w:pPr>
      <w:r>
        <w:rPr>
          <w:rStyle w:val="CommentReference"/>
        </w:rPr>
        <w:annotationRef/>
      </w:r>
      <w:r>
        <w:t>Establish?</w:t>
      </w:r>
    </w:p>
  </w:comment>
  <w:comment w:id="1370" w:author="Windows User" w:date="2015-10-30T08:56:00Z" w:initials="WU">
    <w:p w14:paraId="642EB965" w14:textId="77777777" w:rsidR="00CB63B1" w:rsidRDefault="00CB63B1">
      <w:pPr>
        <w:pStyle w:val="CommentText"/>
      </w:pPr>
      <w:r>
        <w:rPr>
          <w:rStyle w:val="CommentReference"/>
        </w:rPr>
        <w:annotationRef/>
      </w:r>
      <w:r>
        <w:t>Check another source… missing puncuation</w:t>
      </w:r>
    </w:p>
  </w:comment>
  <w:comment w:id="1371" w:author="Windows User" w:date="2015-10-30T08:56:00Z" w:initials="WU">
    <w:p w14:paraId="6F8B5532" w14:textId="77777777" w:rsidR="00CB63B1" w:rsidRDefault="00CB63B1">
      <w:pPr>
        <w:pStyle w:val="CommentText"/>
      </w:pPr>
      <w:r>
        <w:rPr>
          <w:rStyle w:val="CommentReference"/>
        </w:rPr>
        <w:annotationRef/>
      </w:r>
      <w:r>
        <w:t>Worked?</w:t>
      </w:r>
    </w:p>
  </w:comment>
  <w:comment w:id="1372" w:author="Windows User" w:date="2015-10-30T08:56:00Z" w:initials="WU">
    <w:p w14:paraId="4F504285" w14:textId="77777777" w:rsidR="00CB63B1" w:rsidRDefault="00CB63B1">
      <w:pPr>
        <w:pStyle w:val="CommentText"/>
      </w:pPr>
      <w:r>
        <w:rPr>
          <w:rStyle w:val="CommentReference"/>
        </w:rPr>
        <w:annotationRef/>
      </w:r>
      <w:r>
        <w:t>Thrice holy or Trisagion?</w:t>
      </w:r>
    </w:p>
  </w:comment>
  <w:comment w:id="1374" w:author="Windows User" w:date="2015-10-30T08:56:00Z" w:initials="WU">
    <w:p w14:paraId="5514BCC2" w14:textId="77777777" w:rsidR="00CB63B1" w:rsidRPr="00936DE7" w:rsidRDefault="00CB63B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75" w:author="Windows User" w:date="2015-10-30T08:56:00Z" w:initials="WU">
    <w:p w14:paraId="179A5384" w14:textId="77777777" w:rsidR="00CB63B1" w:rsidRDefault="00CB63B1">
      <w:pPr>
        <w:pStyle w:val="CommentText"/>
      </w:pPr>
      <w:r>
        <w:rPr>
          <w:rStyle w:val="CommentReference"/>
        </w:rPr>
        <w:annotationRef/>
      </w:r>
      <w:r>
        <w:t>Right translation?</w:t>
      </w:r>
    </w:p>
  </w:comment>
  <w:comment w:id="1377" w:author="Windows User" w:date="2015-10-30T08:56:00Z" w:initials="WU">
    <w:p w14:paraId="1682BE28" w14:textId="77777777" w:rsidR="00CB63B1" w:rsidRDefault="00CB63B1">
      <w:pPr>
        <w:pStyle w:val="CommentText"/>
      </w:pPr>
      <w:r>
        <w:rPr>
          <w:rStyle w:val="CommentReference"/>
        </w:rPr>
        <w:annotationRef/>
      </w:r>
      <w:r>
        <w:t>What does this mean?</w:t>
      </w:r>
    </w:p>
  </w:comment>
  <w:comment w:id="1378" w:author="Windows User" w:date="2015-10-30T08:56:00Z" w:initials="WU">
    <w:p w14:paraId="30C5B7C9" w14:textId="77777777" w:rsidR="00CB63B1" w:rsidRDefault="00CB63B1">
      <w:pPr>
        <w:pStyle w:val="CommentText"/>
      </w:pPr>
      <w:r>
        <w:rPr>
          <w:rStyle w:val="CommentReference"/>
        </w:rPr>
        <w:annotationRef/>
      </w:r>
      <w:r>
        <w:t>To the end?</w:t>
      </w:r>
    </w:p>
  </w:comment>
  <w:comment w:id="1383" w:author="Windows User" w:date="2015-10-30T08:56:00Z" w:initials="WU">
    <w:p w14:paraId="2C2856CA" w14:textId="77777777" w:rsidR="00CB63B1" w:rsidRDefault="00CB63B1">
      <w:pPr>
        <w:pStyle w:val="CommentText"/>
      </w:pPr>
      <w:r>
        <w:rPr>
          <w:rStyle w:val="CommentReference"/>
        </w:rPr>
        <w:annotationRef/>
      </w:r>
      <w:r>
        <w:t>Or freedom?</w:t>
      </w:r>
    </w:p>
  </w:comment>
  <w:comment w:id="1384" w:author="Windows User" w:date="2015-10-30T08:56:00Z" w:initials="WU">
    <w:p w14:paraId="229642C6" w14:textId="77777777" w:rsidR="00CB63B1" w:rsidRDefault="00CB63B1">
      <w:pPr>
        <w:pStyle w:val="CommentText"/>
      </w:pPr>
      <w:r>
        <w:rPr>
          <w:rStyle w:val="CommentReference"/>
        </w:rPr>
        <w:annotationRef/>
      </w:r>
      <w:r>
        <w:t>Or establish?</w:t>
      </w:r>
    </w:p>
  </w:comment>
  <w:comment w:id="1392" w:author="Windows User" w:date="2015-10-30T08:56:00Z" w:initials="WU">
    <w:p w14:paraId="798C7307" w14:textId="77777777" w:rsidR="00CB63B1" w:rsidRDefault="00CB63B1">
      <w:pPr>
        <w:pStyle w:val="CommentText"/>
      </w:pPr>
      <w:r>
        <w:rPr>
          <w:rStyle w:val="CommentReference"/>
        </w:rPr>
        <w:annotationRef/>
      </w:r>
      <w:r>
        <w:t>Is this the correct date?</w:t>
      </w:r>
    </w:p>
  </w:comment>
  <w:comment w:id="1484" w:author="Windows User" w:date="2015-10-30T08:56:00Z" w:initials="WU">
    <w:p w14:paraId="1C25D03A" w14:textId="77777777" w:rsidR="00CB63B1" w:rsidRDefault="00CB63B1">
      <w:pPr>
        <w:pStyle w:val="CommentText"/>
      </w:pPr>
      <w:r>
        <w:rPr>
          <w:rStyle w:val="CommentReference"/>
        </w:rPr>
        <w:annotationRef/>
      </w:r>
      <w:r>
        <w:t>Can this be reworded?</w:t>
      </w:r>
    </w:p>
  </w:comment>
  <w:comment w:id="1486" w:author="Windows User" w:date="2015-10-30T08:56:00Z" w:initials="WU">
    <w:p w14:paraId="71B1FE22" w14:textId="77777777" w:rsidR="00CB63B1" w:rsidRDefault="00CB63B1">
      <w:pPr>
        <w:pStyle w:val="CommentText"/>
      </w:pPr>
      <w:r>
        <w:rPr>
          <w:rStyle w:val="CommentReference"/>
        </w:rPr>
        <w:annotationRef/>
      </w:r>
      <w:r>
        <w:t>Check other books for alternate word here.</w:t>
      </w:r>
    </w:p>
  </w:comment>
  <w:comment w:id="1487" w:author="Windows User" w:date="2015-10-30T08:56:00Z" w:initials="WU">
    <w:p w14:paraId="546F5FFA" w14:textId="77777777" w:rsidR="00CB63B1" w:rsidRDefault="00CB63B1">
      <w:pPr>
        <w:pStyle w:val="CommentText"/>
      </w:pPr>
      <w:r>
        <w:rPr>
          <w:rStyle w:val="CommentReference"/>
        </w:rPr>
        <w:annotationRef/>
      </w:r>
      <w:r>
        <w:t>Nations or peoples?</w:t>
      </w:r>
    </w:p>
  </w:comment>
  <w:comment w:id="1488" w:author="Windows User" w:date="2015-10-30T08:56:00Z" w:initials="WU">
    <w:p w14:paraId="4FC1DCF3" w14:textId="77777777" w:rsidR="00CB63B1" w:rsidRDefault="00CB63B1">
      <w:pPr>
        <w:pStyle w:val="CommentText"/>
      </w:pPr>
      <w:r>
        <w:rPr>
          <w:rStyle w:val="CommentReference"/>
        </w:rPr>
        <w:annotationRef/>
      </w:r>
      <w:r>
        <w:t>Burned or consumed?</w:t>
      </w:r>
    </w:p>
  </w:comment>
  <w:comment w:id="1489" w:author="Windows User" w:date="2015-10-30T08:56:00Z" w:initials="WU">
    <w:p w14:paraId="5B463C07" w14:textId="77777777" w:rsidR="00CB63B1" w:rsidRDefault="00CB63B1">
      <w:pPr>
        <w:pStyle w:val="CommentText"/>
      </w:pPr>
      <w:r>
        <w:rPr>
          <w:rStyle w:val="CommentReference"/>
        </w:rPr>
        <w:annotationRef/>
      </w:r>
      <w:r>
        <w:t>?</w:t>
      </w:r>
    </w:p>
  </w:comment>
  <w:comment w:id="1490" w:author="Windows User" w:date="2015-10-30T08:56:00Z" w:initials="WU">
    <w:p w14:paraId="3079CC02" w14:textId="77777777" w:rsidR="00CB63B1" w:rsidRPr="0098028B" w:rsidRDefault="00CB63B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1" w:author="Windows User" w:date="2015-10-30T08:56:00Z" w:initials="WU">
    <w:p w14:paraId="4B943F0B" w14:textId="77777777" w:rsidR="00CB63B1" w:rsidRDefault="00CB63B1">
      <w:pPr>
        <w:pStyle w:val="CommentText"/>
      </w:pPr>
      <w:r>
        <w:rPr>
          <w:rStyle w:val="CommentReference"/>
        </w:rPr>
        <w:annotationRef/>
      </w:r>
      <w:r>
        <w:t>Synaxarium has St. James dying twice… likely one of them should be St. John!</w:t>
      </w:r>
    </w:p>
  </w:comment>
  <w:comment w:id="1534" w:author="Windows User" w:date="2015-10-30T08:56:00Z" w:initials="WU">
    <w:p w14:paraId="11436C6E" w14:textId="77777777" w:rsidR="00CB63B1" w:rsidRDefault="00CB63B1">
      <w:pPr>
        <w:pStyle w:val="CommentText"/>
      </w:pPr>
      <w:r>
        <w:rPr>
          <w:rStyle w:val="CommentReference"/>
        </w:rPr>
        <w:annotationRef/>
      </w:r>
      <w:r>
        <w:t>Ramez says print synacarium may have him in july</w:t>
      </w:r>
    </w:p>
  </w:comment>
  <w:comment w:id="1545" w:author="Windows User" w:date="2015-10-30T08:56:00Z" w:initials="WU">
    <w:p w14:paraId="62A36CDC" w14:textId="77777777" w:rsidR="00CB63B1" w:rsidRDefault="00CB63B1">
      <w:pPr>
        <w:pStyle w:val="CommentText"/>
      </w:pPr>
      <w:r>
        <w:rPr>
          <w:rStyle w:val="CommentReference"/>
        </w:rPr>
        <w:annotationRef/>
      </w:r>
      <w:r>
        <w:t>Approached? What does this vs mean?</w:t>
      </w:r>
    </w:p>
  </w:comment>
  <w:comment w:id="1546" w:author="Windows User" w:date="2015-10-30T08:56:00Z" w:initials="WU">
    <w:p w14:paraId="329416E7" w14:textId="77777777" w:rsidR="00CB63B1" w:rsidRPr="00035775" w:rsidRDefault="00CB63B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2" w:author="Windows User" w:date="2015-10-30T08:56:00Z" w:initials="WU">
    <w:p w14:paraId="763F73BB" w14:textId="77777777" w:rsidR="00CB63B1" w:rsidRDefault="00CB63B1">
      <w:pPr>
        <w:pStyle w:val="CommentText"/>
      </w:pPr>
      <w:r>
        <w:rPr>
          <w:rStyle w:val="CommentReference"/>
        </w:rPr>
        <w:annotationRef/>
      </w:r>
      <w:r>
        <w:t>Thoughts?</w:t>
      </w:r>
    </w:p>
  </w:comment>
  <w:comment w:id="1573" w:author="Windows User" w:date="2015-10-30T08:56:00Z" w:initials="WU">
    <w:p w14:paraId="7B47C8A3" w14:textId="77777777" w:rsidR="00CB63B1" w:rsidRDefault="00CB63B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08" w:author="Windows User" w:date="2015-10-30T08:56:00Z" w:initials="WU">
    <w:p w14:paraId="0BE9113A" w14:textId="77777777" w:rsidR="00CB63B1" w:rsidRDefault="00CB63B1">
      <w:pPr>
        <w:pStyle w:val="CommentText"/>
      </w:pPr>
      <w:r>
        <w:rPr>
          <w:rStyle w:val="CommentReference"/>
        </w:rPr>
        <w:annotationRef/>
      </w:r>
      <w:r>
        <w:t>Completely different.</w:t>
      </w:r>
    </w:p>
  </w:comment>
  <w:comment w:id="1609" w:author="Windows User" w:date="2015-10-30T08:56:00Z" w:initials="WU">
    <w:p w14:paraId="074682DD" w14:textId="77777777" w:rsidR="00CB63B1" w:rsidRDefault="00CB63B1">
      <w:pPr>
        <w:pStyle w:val="CommentText"/>
      </w:pPr>
      <w:r>
        <w:rPr>
          <w:rStyle w:val="CommentReference"/>
        </w:rPr>
        <w:annotationRef/>
      </w:r>
      <w:r>
        <w:t>With or in?</w:t>
      </w:r>
    </w:p>
  </w:comment>
  <w:comment w:id="1610" w:author="Windows User" w:date="2015-10-30T08:56:00Z" w:initials="WU">
    <w:p w14:paraId="371712E1" w14:textId="77777777" w:rsidR="00CB63B1" w:rsidRDefault="00CB63B1">
      <w:pPr>
        <w:pStyle w:val="CommentText"/>
      </w:pPr>
      <w:r>
        <w:rPr>
          <w:rStyle w:val="CommentReference"/>
        </w:rPr>
        <w:annotationRef/>
      </w:r>
    </w:p>
  </w:comment>
  <w:comment w:id="1611" w:author="Windows User" w:date="2015-10-30T08:56:00Z" w:initials="WU">
    <w:p w14:paraId="0B3C1D3B" w14:textId="77777777" w:rsidR="00CB63B1" w:rsidRDefault="00CB63B1">
      <w:pPr>
        <w:pStyle w:val="CommentText"/>
      </w:pPr>
      <w:r>
        <w:rPr>
          <w:rStyle w:val="CommentReference"/>
        </w:rPr>
        <w:annotationRef/>
      </w:r>
      <w:r>
        <w:t>Sound or voice?</w:t>
      </w:r>
    </w:p>
  </w:comment>
  <w:comment w:id="1613" w:author="Windows User" w:date="2015-10-30T08:56:00Z" w:initials="WU">
    <w:p w14:paraId="1C3A0B98" w14:textId="77777777" w:rsidR="00CB63B1" w:rsidRDefault="00CB63B1">
      <w:pPr>
        <w:pStyle w:val="CommentText"/>
      </w:pPr>
      <w:r>
        <w:rPr>
          <w:rStyle w:val="CommentReference"/>
        </w:rPr>
        <w:annotationRef/>
      </w:r>
      <w:r>
        <w:t>Open to suggetions.</w:t>
      </w:r>
    </w:p>
  </w:comment>
  <w:comment w:id="1614" w:author="Windows User" w:date="2015-10-30T08:56:00Z" w:initials="WU">
    <w:p w14:paraId="79DB91AB" w14:textId="77777777" w:rsidR="00CB63B1" w:rsidRDefault="00CB63B1">
      <w:pPr>
        <w:pStyle w:val="CommentText"/>
      </w:pPr>
      <w:r>
        <w:rPr>
          <w:rStyle w:val="CommentReference"/>
        </w:rPr>
        <w:annotationRef/>
      </w:r>
      <w:r>
        <w:t>Before?</w:t>
      </w:r>
    </w:p>
  </w:comment>
  <w:comment w:id="1615" w:author="Windows User" w:date="2015-10-30T08:56:00Z" w:initials="WU">
    <w:p w14:paraId="777049F3" w14:textId="77777777" w:rsidR="00CB63B1" w:rsidRDefault="00CB63B1">
      <w:pPr>
        <w:pStyle w:val="CommentText"/>
      </w:pPr>
      <w:r>
        <w:rPr>
          <w:rStyle w:val="CommentReference"/>
        </w:rPr>
        <w:annotationRef/>
      </w:r>
      <w:r>
        <w:t>Nations?</w:t>
      </w:r>
    </w:p>
  </w:comment>
  <w:comment w:id="1616" w:author="Windows User" w:date="2015-10-30T08:56:00Z" w:initials="WU">
    <w:p w14:paraId="29D1E0CC" w14:textId="77777777" w:rsidR="00CB63B1" w:rsidRDefault="00CB63B1">
      <w:pPr>
        <w:pStyle w:val="CommentText"/>
      </w:pPr>
      <w:r>
        <w:rPr>
          <w:rStyle w:val="CommentReference"/>
        </w:rPr>
        <w:annotationRef/>
      </w:r>
      <w:r>
        <w:t>?</w:t>
      </w:r>
    </w:p>
  </w:comment>
  <w:comment w:id="1657" w:author="Windows User" w:date="2015-10-30T08:56:00Z" w:initials="WU">
    <w:p w14:paraId="73A9ACC7" w14:textId="77777777" w:rsidR="00CB63B1" w:rsidRDefault="00CB63B1">
      <w:pPr>
        <w:pStyle w:val="CommentText"/>
      </w:pPr>
      <w:r>
        <w:rPr>
          <w:rStyle w:val="CommentReference"/>
        </w:rPr>
        <w:annotationRef/>
      </w:r>
      <w:r>
        <w:t>?</w:t>
      </w:r>
    </w:p>
  </w:comment>
  <w:comment w:id="1664" w:author="Windows User" w:date="2015-10-30T08:56:00Z" w:initials="WU">
    <w:p w14:paraId="4F5630C0" w14:textId="77777777" w:rsidR="00CB63B1" w:rsidRDefault="00CB63B1">
      <w:pPr>
        <w:pStyle w:val="CommentText"/>
      </w:pPr>
      <w:r>
        <w:rPr>
          <w:rStyle w:val="CommentReference"/>
        </w:rPr>
        <w:annotationRef/>
      </w:r>
      <w:r>
        <w:t>Abba Noub, abanoub, Apa Noub, Apnoub?</w:t>
      </w:r>
    </w:p>
  </w:comment>
  <w:comment w:id="1665" w:author="Windows User" w:date="2015-10-30T08:56:00Z" w:initials="WU">
    <w:p w14:paraId="3899034D" w14:textId="77777777" w:rsidR="00CB63B1" w:rsidRDefault="00CB63B1">
      <w:pPr>
        <w:pStyle w:val="CommentText"/>
      </w:pPr>
      <w:r>
        <w:rPr>
          <w:rStyle w:val="CommentReference"/>
        </w:rPr>
        <w:annotationRef/>
      </w:r>
      <w:r>
        <w:t>Upright, or orthodox?</w:t>
      </w:r>
    </w:p>
  </w:comment>
  <w:comment w:id="1674" w:author="Windows User" w:date="2015-10-30T08:56:00Z" w:initials="WU">
    <w:p w14:paraId="61207ABC" w14:textId="77777777" w:rsidR="00CB63B1" w:rsidRDefault="00CB63B1">
      <w:pPr>
        <w:pStyle w:val="CommentText"/>
      </w:pPr>
      <w:r>
        <w:rPr>
          <w:rStyle w:val="CommentReference"/>
        </w:rPr>
        <w:annotationRef/>
      </w:r>
      <w:r>
        <w:t>Are we going with ti agia = saint and ti ethowab = the holy?</w:t>
      </w:r>
    </w:p>
  </w:comment>
  <w:comment w:id="1696" w:author="Windows User" w:date="2015-11-18T20:43:00Z" w:initials="WU">
    <w:p w14:paraId="08613E46" w14:textId="00F90E8C" w:rsidR="00CB63B1" w:rsidRDefault="00CB63B1">
      <w:pPr>
        <w:pStyle w:val="CommentText"/>
      </w:pPr>
      <w:r>
        <w:rPr>
          <w:rStyle w:val="CommentReference"/>
        </w:rPr>
        <w:annotationRef/>
      </w:r>
      <w:r>
        <w:t>Is this for Adam days? Or just Sundays?</w:t>
      </w:r>
    </w:p>
  </w:comment>
  <w:comment w:id="1697" w:author="Windows User" w:date="2015-11-18T20:38:00Z" w:initials="WU">
    <w:p w14:paraId="43F9C3B7" w14:textId="77777777" w:rsidR="00CB63B1" w:rsidRDefault="00CB63B1">
      <w:pPr>
        <w:pStyle w:val="CommentText"/>
      </w:pPr>
      <w:r>
        <w:rPr>
          <w:rStyle w:val="CommentReference"/>
        </w:rPr>
        <w:annotationRef/>
      </w:r>
      <w:r>
        <w:t>What does this mean? I feel like we put something else somewhere else</w:t>
      </w:r>
    </w:p>
  </w:comment>
  <w:comment w:id="1699" w:author="Windows User" w:date="2015-11-19T22:12:00Z" w:initials="WU">
    <w:p w14:paraId="79F037D4" w14:textId="77777777" w:rsidR="00CB63B1" w:rsidRDefault="00CB63B1">
      <w:pPr>
        <w:pStyle w:val="CommentText"/>
      </w:pPr>
      <w:r>
        <w:rPr>
          <w:rStyle w:val="CommentReference"/>
        </w:rPr>
        <w:annotationRef/>
      </w:r>
      <w:r>
        <w:t>Theotokos forever, or ever-Theotokos?</w:t>
      </w:r>
    </w:p>
  </w:comment>
  <w:comment w:id="1700" w:author="Windows User" w:date="2015-11-19T22:12:00Z" w:initials="WU">
    <w:p w14:paraId="7E2C6DDB" w14:textId="77777777" w:rsidR="00CB63B1" w:rsidRDefault="00CB63B1">
      <w:pPr>
        <w:pStyle w:val="CommentText"/>
      </w:pPr>
      <w:r>
        <w:rPr>
          <w:rStyle w:val="CommentReference"/>
        </w:rPr>
        <w:annotationRef/>
      </w:r>
      <w:r>
        <w:t>What does this mean?</w:t>
      </w:r>
    </w:p>
  </w:comment>
  <w:comment w:id="1701" w:author="Windows User" w:date="2015-11-19T22:12:00Z" w:initials="WU">
    <w:p w14:paraId="71146019" w14:textId="77777777" w:rsidR="00CB63B1" w:rsidRDefault="00CB63B1">
      <w:pPr>
        <w:pStyle w:val="CommentText"/>
      </w:pPr>
      <w:r>
        <w:rPr>
          <w:rStyle w:val="CommentReference"/>
        </w:rPr>
        <w:annotationRef/>
      </w:r>
      <w:r>
        <w:t>What does this mean?</w:t>
      </w:r>
    </w:p>
  </w:comment>
  <w:comment w:id="1702" w:author="Windows User" w:date="2015-11-19T22:12:00Z" w:initials="WU">
    <w:p w14:paraId="24E4F57A" w14:textId="77777777" w:rsidR="00CB63B1" w:rsidRDefault="00CB63B1">
      <w:pPr>
        <w:pStyle w:val="CommentText"/>
      </w:pPr>
      <w:r>
        <w:rPr>
          <w:rStyle w:val="CommentReference"/>
        </w:rPr>
        <w:annotationRef/>
      </w:r>
      <w:r>
        <w:t>Praying or interceding?</w:t>
      </w:r>
    </w:p>
  </w:comment>
  <w:comment w:id="1720" w:author="Windows User" w:date="2015-10-30T08:56:00Z" w:initials="WU">
    <w:p w14:paraId="36116F5D" w14:textId="77777777" w:rsidR="00CB63B1" w:rsidRPr="00F905FE" w:rsidRDefault="00CB63B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1" w:author="Windows User" w:date="2015-10-30T08:56:00Z" w:initials="WU">
    <w:p w14:paraId="55EA204B" w14:textId="77777777" w:rsidR="00CB63B1" w:rsidRDefault="00CB63B1">
      <w:pPr>
        <w:pStyle w:val="CommentText"/>
      </w:pPr>
      <w:r>
        <w:rPr>
          <w:rStyle w:val="CommentReference"/>
        </w:rPr>
        <w:annotationRef/>
      </w:r>
      <w:r>
        <w:t>Typo?</w:t>
      </w:r>
    </w:p>
  </w:comment>
  <w:comment w:id="1742" w:author="Windows User" w:date="2015-10-30T08:56:00Z" w:initials="WU">
    <w:p w14:paraId="11E5D177" w14:textId="77777777" w:rsidR="00CB63B1" w:rsidRPr="00DD5DBC" w:rsidRDefault="00CB63B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44" w:author="Windows User" w:date="2015-10-30T08:56:00Z" w:initials="WU">
    <w:p w14:paraId="38A16B24" w14:textId="77777777" w:rsidR="00CB63B1" w:rsidRDefault="00CB63B1">
      <w:pPr>
        <w:pStyle w:val="CommentText"/>
      </w:pPr>
      <w:r>
        <w:rPr>
          <w:rStyle w:val="CommentReference"/>
        </w:rPr>
        <w:annotationRef/>
      </w:r>
      <w:r>
        <w:t>What does the Coptic say?</w:t>
      </w:r>
    </w:p>
  </w:comment>
  <w:comment w:id="1745" w:author="Windows User" w:date="2015-10-30T08:56:00Z" w:initials="WU">
    <w:p w14:paraId="239824AA" w14:textId="77777777" w:rsidR="00CB63B1" w:rsidRDefault="00CB63B1">
      <w:pPr>
        <w:pStyle w:val="CommentText"/>
      </w:pPr>
      <w:r>
        <w:rPr>
          <w:rStyle w:val="CommentReference"/>
        </w:rPr>
        <w:annotationRef/>
      </w:r>
      <w:r>
        <w:t>What is being quoted? 2Cor 5?</w:t>
      </w:r>
    </w:p>
  </w:comment>
  <w:comment w:id="1748" w:author="Windows User" w:date="2015-10-30T08:56:00Z" w:initials="WU">
    <w:p w14:paraId="1EC34668" w14:textId="77777777" w:rsidR="00CB63B1" w:rsidRDefault="00CB63B1">
      <w:pPr>
        <w:pStyle w:val="CommentText"/>
      </w:pPr>
      <w:r>
        <w:rPr>
          <w:rStyle w:val="CommentReference"/>
        </w:rPr>
        <w:annotationRef/>
      </w:r>
      <w:r>
        <w:t>This is clearly a late composition, bastardizing other hymns. “our father in heaven, the sinless one, with your good father…” right.</w:t>
      </w:r>
    </w:p>
  </w:comment>
  <w:comment w:id="1749" w:author="Windows User" w:date="2015-10-30T08:56:00Z" w:initials="WU">
    <w:p w14:paraId="4470C38C" w14:textId="77777777" w:rsidR="00CB63B1" w:rsidRDefault="00CB63B1">
      <w:pPr>
        <w:pStyle w:val="CommentText"/>
      </w:pPr>
      <w:r>
        <w:rPr>
          <w:rStyle w:val="CommentReference"/>
        </w:rPr>
        <w:annotationRef/>
      </w:r>
      <w:r>
        <w:t>Coptic is different from previous verse. What should English be?</w:t>
      </w:r>
    </w:p>
  </w:comment>
  <w:comment w:id="1750" w:author="Windows User" w:date="2015-10-30T08:56:00Z" w:initials="WU">
    <w:p w14:paraId="350A9B71" w14:textId="77777777" w:rsidR="00CB63B1" w:rsidRDefault="00CB63B1">
      <w:pPr>
        <w:pStyle w:val="CommentText"/>
      </w:pPr>
      <w:r>
        <w:rPr>
          <w:rStyle w:val="CommentReference"/>
        </w:rPr>
        <w:annotationRef/>
      </w:r>
      <w:r>
        <w:t>Or athletes? Or athletic martyrs?</w:t>
      </w:r>
    </w:p>
  </w:comment>
  <w:comment w:id="1751" w:author="Windows User" w:date="2015-10-30T08:56:00Z" w:initials="WU">
    <w:p w14:paraId="72F9FFC3" w14:textId="77777777" w:rsidR="00CB63B1" w:rsidRDefault="00CB63B1">
      <w:pPr>
        <w:pStyle w:val="CommentText"/>
      </w:pPr>
      <w:r>
        <w:rPr>
          <w:rStyle w:val="CommentReference"/>
        </w:rPr>
        <w:annotationRef/>
      </w:r>
      <w:r>
        <w:t>Or of the martyrs?</w:t>
      </w:r>
    </w:p>
  </w:comment>
  <w:comment w:id="1752" w:author="Windows User" w:date="2015-10-30T08:56:00Z" w:initials="WU">
    <w:p w14:paraId="7BD5C124" w14:textId="77777777" w:rsidR="00CB63B1" w:rsidRDefault="00CB63B1">
      <w:pPr>
        <w:pStyle w:val="CommentText"/>
      </w:pPr>
      <w:r>
        <w:rPr>
          <w:rStyle w:val="CommentReference"/>
        </w:rPr>
        <w:annotationRef/>
      </w:r>
      <w:r>
        <w:t>Carries or lifts?</w:t>
      </w:r>
    </w:p>
  </w:comment>
  <w:comment w:id="1753" w:author="Windows User" w:date="2015-10-30T08:56:00Z" w:initials="WU">
    <w:p w14:paraId="525F7218" w14:textId="77777777" w:rsidR="00CB63B1" w:rsidRDefault="00CB63B1">
      <w:pPr>
        <w:pStyle w:val="CommentText"/>
      </w:pPr>
      <w:r>
        <w:rPr>
          <w:rStyle w:val="CommentReference"/>
        </w:rPr>
        <w:annotationRef/>
      </w:r>
      <w:r>
        <w:t>Churches?</w:t>
      </w:r>
    </w:p>
    <w:p w14:paraId="32A8F1D7" w14:textId="77777777" w:rsidR="00CB63B1" w:rsidRDefault="00CB63B1">
      <w:pPr>
        <w:pStyle w:val="CommentText"/>
      </w:pPr>
    </w:p>
  </w:comment>
  <w:comment w:id="1754" w:author="Windows User" w:date="2015-10-30T08:56:00Z" w:initials="WU">
    <w:p w14:paraId="165286E5" w14:textId="77777777" w:rsidR="00CB63B1" w:rsidRDefault="00CB63B1">
      <w:pPr>
        <w:pStyle w:val="CommentText"/>
      </w:pPr>
      <w:r>
        <w:rPr>
          <w:rStyle w:val="CommentReference"/>
        </w:rPr>
        <w:annotationRef/>
      </w:r>
      <w:r>
        <w:t>End?</w:t>
      </w:r>
    </w:p>
  </w:comment>
  <w:comment w:id="1763" w:author="Windows User" w:date="2015-10-30T08:56:00Z" w:initials="WU">
    <w:p w14:paraId="770DC519" w14:textId="77777777" w:rsidR="00CB63B1" w:rsidRDefault="00CB63B1">
      <w:pPr>
        <w:pStyle w:val="CommentText"/>
      </w:pPr>
      <w:r>
        <w:rPr>
          <w:rStyle w:val="CommentReference"/>
        </w:rPr>
        <w:annotationRef/>
      </w:r>
      <w:r>
        <w:t>Or full stop. You are worthy of the glory,</w:t>
      </w:r>
    </w:p>
  </w:comment>
  <w:comment w:id="1769" w:author="Windows User" w:date="2015-10-30T08:56:00Z" w:initials="WU">
    <w:p w14:paraId="664F3BFA" w14:textId="77777777" w:rsidR="00CB63B1" w:rsidRDefault="00CB63B1">
      <w:pPr>
        <w:pStyle w:val="CommentText"/>
      </w:pPr>
      <w:r>
        <w:rPr>
          <w:rStyle w:val="CommentReference"/>
        </w:rPr>
        <w:annotationRef/>
      </w:r>
      <w:r>
        <w:t>?</w:t>
      </w:r>
    </w:p>
  </w:comment>
  <w:comment w:id="1772" w:author="Windows User" w:date="2015-10-30T08:56:00Z" w:initials="WU">
    <w:p w14:paraId="08BCD53E" w14:textId="77777777" w:rsidR="00CB63B1" w:rsidRDefault="00CB63B1">
      <w:pPr>
        <w:pStyle w:val="CommentText"/>
      </w:pPr>
      <w:r>
        <w:rPr>
          <w:rStyle w:val="CommentReference"/>
        </w:rPr>
        <w:annotationRef/>
      </w:r>
      <w:r>
        <w:t>Is? Or will be? Exalted, or highly exalted?</w:t>
      </w:r>
    </w:p>
  </w:comment>
  <w:comment w:id="1774" w:author="Windows User" w:date="2015-10-30T08:56:00Z" w:initials="WU">
    <w:p w14:paraId="4F4D62D2" w14:textId="77777777" w:rsidR="00CB63B1" w:rsidRDefault="00CB63B1">
      <w:pPr>
        <w:pStyle w:val="CommentText"/>
      </w:pPr>
      <w:r>
        <w:rPr>
          <w:rStyle w:val="CommentReference"/>
        </w:rPr>
        <w:annotationRef/>
      </w:r>
      <w:r>
        <w:t>Bring or offer</w:t>
      </w:r>
    </w:p>
  </w:comment>
  <w:comment w:id="1775" w:author="Windows User" w:date="2015-10-30T08:56:00Z" w:initials="WU">
    <w:p w14:paraId="66D4EE13" w14:textId="77777777" w:rsidR="00CB63B1" w:rsidRDefault="00CB63B1">
      <w:pPr>
        <w:pStyle w:val="CommentText"/>
      </w:pPr>
      <w:r>
        <w:rPr>
          <w:rStyle w:val="CommentReference"/>
        </w:rPr>
        <w:annotationRef/>
      </w:r>
      <w:r>
        <w:t>Spelling?</w:t>
      </w:r>
    </w:p>
  </w:comment>
  <w:comment w:id="1781" w:author="Windows User" w:date="2015-11-17T22:12:00Z" w:initials="WU">
    <w:p w14:paraId="412F0631" w14:textId="77777777" w:rsidR="00CB63B1" w:rsidRDefault="00CB63B1">
      <w:pPr>
        <w:pStyle w:val="CommentText"/>
      </w:pPr>
      <w:r>
        <w:rPr>
          <w:rStyle w:val="CommentReference"/>
        </w:rPr>
        <w:annotationRef/>
      </w:r>
      <w:r>
        <w:t>Literally trampled, right? Or crushed?</w:t>
      </w:r>
    </w:p>
  </w:comment>
  <w:comment w:id="1782" w:author="Windows User" w:date="2015-11-17T22:12:00Z" w:initials="WU">
    <w:p w14:paraId="135DCC31" w14:textId="77777777" w:rsidR="00CB63B1" w:rsidRDefault="00CB63B1">
      <w:pPr>
        <w:pStyle w:val="CommentText"/>
      </w:pPr>
      <w:r>
        <w:rPr>
          <w:rStyle w:val="CommentReference"/>
        </w:rPr>
        <w:annotationRef/>
      </w:r>
      <w:r>
        <w:t>Authority? Might? Reign?</w:t>
      </w:r>
    </w:p>
  </w:comment>
  <w:comment w:id="1785" w:author="Windows User" w:date="2015-10-30T08:56:00Z" w:initials="WU">
    <w:p w14:paraId="11BE3C4D" w14:textId="77777777" w:rsidR="00CB63B1" w:rsidRDefault="00CB63B1">
      <w:pPr>
        <w:pStyle w:val="CommentText"/>
      </w:pPr>
      <w:r>
        <w:rPr>
          <w:rStyle w:val="CommentReference"/>
        </w:rPr>
        <w:annotationRef/>
      </w:r>
      <w:r>
        <w:t>Name or Holy Name?</w:t>
      </w:r>
    </w:p>
  </w:comment>
  <w:comment w:id="1795" w:author="Windows User" w:date="2015-10-30T08:56:00Z" w:initials="WU">
    <w:p w14:paraId="4A1C10F1" w14:textId="77777777" w:rsidR="00CB63B1" w:rsidRDefault="00CB63B1">
      <w:pPr>
        <w:pStyle w:val="CommentText"/>
      </w:pPr>
      <w:r>
        <w:rPr>
          <w:rStyle w:val="CommentReference"/>
        </w:rPr>
        <w:annotationRef/>
      </w:r>
      <w:r>
        <w:t>Christ or Jesus Christ?</w:t>
      </w:r>
    </w:p>
  </w:comment>
  <w:comment w:id="1801" w:author="Windows User" w:date="2015-10-30T08:56:00Z" w:initials="WU">
    <w:p w14:paraId="31C2C585" w14:textId="77777777" w:rsidR="00CB63B1" w:rsidRDefault="00CB63B1">
      <w:pPr>
        <w:pStyle w:val="CommentText"/>
      </w:pPr>
      <w:r>
        <w:rPr>
          <w:rStyle w:val="CommentReference"/>
        </w:rPr>
        <w:annotationRef/>
      </w:r>
      <w:r>
        <w:t>Name or Holy Name?</w:t>
      </w:r>
    </w:p>
  </w:comment>
  <w:comment w:id="1802" w:author="Windows User" w:date="2015-10-30T08:56:00Z" w:initials="WU">
    <w:p w14:paraId="18203C3C" w14:textId="77777777" w:rsidR="00CB63B1" w:rsidRDefault="00CB63B1">
      <w:pPr>
        <w:pStyle w:val="CommentText"/>
      </w:pPr>
      <w:r>
        <w:rPr>
          <w:rStyle w:val="CommentReference"/>
        </w:rPr>
        <w:annotationRef/>
      </w:r>
      <w:r>
        <w:t>To Him? Or by His might/power?</w:t>
      </w:r>
    </w:p>
  </w:comment>
  <w:comment w:id="1803" w:author="Windows User" w:date="2015-10-30T08:56:00Z" w:initials="WU">
    <w:p w14:paraId="27B39720" w14:textId="77777777" w:rsidR="00CB63B1" w:rsidRDefault="00CB63B1">
      <w:pPr>
        <w:pStyle w:val="CommentText"/>
      </w:pPr>
      <w:r>
        <w:rPr>
          <w:rStyle w:val="CommentReference"/>
        </w:rPr>
        <w:annotationRef/>
      </w:r>
      <w:r>
        <w:t>Might, or may?</w:t>
      </w:r>
    </w:p>
  </w:comment>
  <w:comment w:id="1804" w:author="Windows User" w:date="2015-10-30T08:56:00Z" w:initials="WU">
    <w:p w14:paraId="2FB96B7C" w14:textId="77777777" w:rsidR="00CB63B1" w:rsidRDefault="00CB63B1" w:rsidP="00F77A5B">
      <w:pPr>
        <w:pStyle w:val="CommentText"/>
      </w:pPr>
      <w:r>
        <w:rPr>
          <w:rStyle w:val="CommentReference"/>
        </w:rPr>
        <w:annotationRef/>
      </w:r>
      <w:r>
        <w:t>Christ or Jesus Christ?</w:t>
      </w:r>
    </w:p>
  </w:comment>
  <w:comment w:id="1807" w:author="Windows User" w:date="2015-10-30T08:56:00Z" w:initials="WU">
    <w:p w14:paraId="775D4B1C" w14:textId="77777777" w:rsidR="00CB63B1" w:rsidRDefault="00CB63B1">
      <w:pPr>
        <w:pStyle w:val="CommentText"/>
      </w:pPr>
      <w:r>
        <w:rPr>
          <w:rStyle w:val="CommentReference"/>
        </w:rPr>
        <w:annotationRef/>
      </w:r>
      <w:r>
        <w:t>Miracles?</w:t>
      </w:r>
    </w:p>
  </w:comment>
  <w:comment w:id="1813" w:author="Windows User" w:date="2015-10-30T08:56:00Z" w:initials="WU">
    <w:p w14:paraId="511773EC" w14:textId="77777777" w:rsidR="00CB63B1" w:rsidRDefault="00CB63B1">
      <w:pPr>
        <w:pStyle w:val="CommentText"/>
      </w:pPr>
      <w:r>
        <w:rPr>
          <w:rStyle w:val="CommentReference"/>
        </w:rPr>
        <w:annotationRef/>
      </w:r>
      <w:r>
        <w:t>Name or Holy Name?</w:t>
      </w:r>
    </w:p>
  </w:comment>
  <w:comment w:id="1814" w:author="Windows User" w:date="2015-10-30T08:56:00Z" w:initials="WU">
    <w:p w14:paraId="0BC6FD3A" w14:textId="77777777" w:rsidR="00CB63B1" w:rsidRDefault="00CB63B1">
      <w:pPr>
        <w:pStyle w:val="CommentText"/>
      </w:pPr>
      <w:r>
        <w:rPr>
          <w:rStyle w:val="CommentReference"/>
        </w:rPr>
        <w:annotationRef/>
      </w:r>
      <w:r>
        <w:t>To Him? Or by His might/power?</w:t>
      </w:r>
    </w:p>
  </w:comment>
  <w:comment w:id="1815" w:author="Windows User" w:date="2015-10-30T08:56:00Z" w:initials="WU">
    <w:p w14:paraId="6BED6166" w14:textId="77777777" w:rsidR="00CB63B1" w:rsidRDefault="00CB63B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C961F" w14:textId="77777777" w:rsidR="00D06333" w:rsidRDefault="00D06333" w:rsidP="006D61CA">
      <w:pPr>
        <w:spacing w:after="0" w:line="240" w:lineRule="auto"/>
      </w:pPr>
      <w:r>
        <w:separator/>
      </w:r>
    </w:p>
  </w:endnote>
  <w:endnote w:type="continuationSeparator" w:id="0">
    <w:p w14:paraId="1CEED2D1" w14:textId="77777777" w:rsidR="00D06333" w:rsidRDefault="00D063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813485F" w:rsidR="00CB63B1" w:rsidRPr="004D6538" w:rsidRDefault="00CB63B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66140">
      <w:rPr>
        <w:noProof/>
        <w:lang w:val="en-US"/>
      </w:rPr>
      <w:t>330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CB63B1" w:rsidRPr="009654EE" w:rsidRDefault="00CB63B1"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5925C6E" w:rsidR="00CB63B1" w:rsidRPr="009654EE" w:rsidRDefault="00CB63B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6614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4F36A2B1" w:rsidR="00CB63B1" w:rsidRPr="006D61CA" w:rsidRDefault="00CB63B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6140">
      <w:rPr>
        <w:noProof/>
        <w:lang w:val="en-US"/>
      </w:rPr>
      <w:t>327</w:t>
    </w:r>
    <w:r w:rsidRPr="006D61CA">
      <w:rPr>
        <w:lang w:val="en-US"/>
      </w:rPr>
      <w:fldChar w:fldCharType="end"/>
    </w:r>
  </w:p>
  <w:p w14:paraId="1546C8BA" w14:textId="77777777" w:rsidR="00CB63B1" w:rsidRDefault="00CB63B1"/>
  <w:p w14:paraId="578F45FC" w14:textId="77777777" w:rsidR="00CB63B1" w:rsidRDefault="00CB63B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B916442" w:rsidR="00CB63B1" w:rsidRPr="006D61CA" w:rsidRDefault="00CB63B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6140">
      <w:rPr>
        <w:noProof/>
        <w:lang w:val="en-US"/>
      </w:rPr>
      <w:t>925</w:t>
    </w:r>
    <w:r w:rsidRPr="006D61CA">
      <w:rPr>
        <w:lang w:val="en-US"/>
      </w:rPr>
      <w:fldChar w:fldCharType="end"/>
    </w:r>
  </w:p>
  <w:p w14:paraId="6E3E0469" w14:textId="77777777" w:rsidR="00CB63B1" w:rsidRDefault="00CB63B1"/>
  <w:p w14:paraId="5C3C24E2" w14:textId="77777777" w:rsidR="00CB63B1" w:rsidRDefault="00CB63B1"/>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87F621D" w:rsidR="00CB63B1" w:rsidRPr="004D6538" w:rsidRDefault="00CB63B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66140">
      <w:rPr>
        <w:noProof/>
        <w:lang w:val="en-US"/>
      </w:rPr>
      <w:t>924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8FD07" w14:textId="77777777" w:rsidR="00D06333" w:rsidRDefault="00D06333" w:rsidP="006D61CA">
      <w:pPr>
        <w:spacing w:after="0" w:line="240" w:lineRule="auto"/>
      </w:pPr>
      <w:r>
        <w:separator/>
      </w:r>
    </w:p>
  </w:footnote>
  <w:footnote w:type="continuationSeparator" w:id="0">
    <w:p w14:paraId="4FE76164" w14:textId="77777777" w:rsidR="00D06333" w:rsidRDefault="00D06333" w:rsidP="006D61CA">
      <w:pPr>
        <w:spacing w:after="0" w:line="240" w:lineRule="auto"/>
      </w:pPr>
      <w:r>
        <w:continuationSeparator/>
      </w:r>
    </w:p>
  </w:footnote>
  <w:footnote w:id="1">
    <w:p w14:paraId="5E4DFE5E" w14:textId="69B73039" w:rsidR="00CB63B1" w:rsidRPr="00926B87" w:rsidRDefault="00CB63B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CB63B1" w:rsidRDefault="00CB63B1" w:rsidP="00031314">
      <w:pPr>
        <w:pStyle w:val="footnote"/>
      </w:pPr>
    </w:p>
  </w:footnote>
  <w:footnote w:id="2">
    <w:p w14:paraId="5EDE2D3A" w14:textId="77777777" w:rsidR="00CB63B1" w:rsidRDefault="00CB63B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CB63B1" w:rsidRDefault="00CB63B1" w:rsidP="00323889">
      <w:pPr>
        <w:pStyle w:val="footnote"/>
      </w:pPr>
      <w:r>
        <w:rPr>
          <w:rStyle w:val="FootnoteReference"/>
        </w:rPr>
        <w:footnoteRef/>
      </w:r>
      <w:r>
        <w:t xml:space="preserve"> Or “The Lord’s Annointed”</w:t>
      </w:r>
    </w:p>
  </w:footnote>
  <w:footnote w:id="4">
    <w:p w14:paraId="31BBF667" w14:textId="77777777" w:rsidR="00CB63B1" w:rsidRPr="00926B87" w:rsidRDefault="00CB63B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CB63B1" w:rsidRDefault="00CB63B1" w:rsidP="00441BAC">
      <w:pPr>
        <w:pStyle w:val="footnote"/>
      </w:pPr>
    </w:p>
  </w:footnote>
  <w:footnote w:id="5">
    <w:p w14:paraId="580FAEDD" w14:textId="77777777" w:rsidR="00CB63B1" w:rsidRDefault="00CB63B1" w:rsidP="00130E47">
      <w:pPr>
        <w:pStyle w:val="footnote"/>
      </w:pPr>
      <w:r>
        <w:rPr>
          <w:rStyle w:val="FootnoteReference"/>
        </w:rPr>
        <w:footnoteRef/>
      </w:r>
      <w:r>
        <w:t xml:space="preserve"> Or “The Lord’s Annointed”</w:t>
      </w:r>
    </w:p>
  </w:footnote>
  <w:footnote w:id="6">
    <w:p w14:paraId="6CB42CA0" w14:textId="488CBE5E" w:rsidR="00CB63B1" w:rsidRDefault="00CB63B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CB63B1" w:rsidRDefault="00CB63B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CB63B1" w:rsidRDefault="00CB63B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CB63B1" w:rsidRDefault="00CB63B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CB63B1" w:rsidRDefault="00CB63B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CB63B1" w:rsidRDefault="00CB63B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CB63B1" w:rsidRDefault="00CB63B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CB63B1" w:rsidRDefault="00CB63B1" w:rsidP="006800D4">
      <w:pPr>
        <w:pStyle w:val="footnote"/>
      </w:pPr>
      <w:r>
        <w:rPr>
          <w:rStyle w:val="FootnoteReference"/>
        </w:rPr>
        <w:footnoteRef/>
      </w:r>
      <w:r>
        <w:t xml:space="preserve"> Or ‘Unique’</w:t>
      </w:r>
    </w:p>
  </w:footnote>
  <w:footnote w:id="14">
    <w:p w14:paraId="4D9AA31B" w14:textId="77777777" w:rsidR="00CB63B1" w:rsidRDefault="00CB63B1"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CB63B1" w:rsidRDefault="00CB63B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CB63B1" w:rsidRDefault="00CB63B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CB63B1" w:rsidRDefault="00CB63B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CB63B1" w:rsidRDefault="00CB63B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CB63B1" w:rsidRPr="004A3E27" w:rsidRDefault="00CB63B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CB63B1" w:rsidRPr="004A3E27" w:rsidRDefault="00CB63B1"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CB63B1" w:rsidRPr="004A3E27" w:rsidRDefault="00CB63B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CB63B1" w:rsidRPr="004A3E27" w:rsidRDefault="00CB63B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CB63B1" w:rsidRPr="004A3E27" w:rsidRDefault="00CB63B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CB63B1" w:rsidRPr="004A3E27" w:rsidRDefault="00CB63B1"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CB63B1" w:rsidRPr="004A3E27" w:rsidRDefault="00CB63B1"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CB63B1" w:rsidRDefault="00CB63B1" w:rsidP="00AC01E8">
      <w:pPr>
        <w:pStyle w:val="footnote"/>
      </w:pPr>
      <w:r>
        <w:rPr>
          <w:rStyle w:val="FootnoteReference"/>
        </w:rPr>
        <w:footnoteRef/>
      </w:r>
      <w:r>
        <w:t xml:space="preserve"> [JS] or “enlarged me”</w:t>
      </w:r>
    </w:p>
  </w:footnote>
  <w:footnote w:id="27">
    <w:p w14:paraId="369566FF" w14:textId="769E6598" w:rsidR="00CB63B1" w:rsidRPr="004A3E27" w:rsidRDefault="00CB63B1"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CB63B1" w:rsidRPr="004A3E27" w:rsidRDefault="00CB63B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CB63B1" w:rsidRPr="004A3E27" w:rsidRDefault="00CB63B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CB63B1" w:rsidRPr="004A3E27" w:rsidRDefault="00CB63B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CB63B1" w:rsidRDefault="00CB63B1" w:rsidP="00AC01E8">
      <w:pPr>
        <w:pStyle w:val="footnote"/>
      </w:pPr>
      <w:r>
        <w:rPr>
          <w:rStyle w:val="FootnoteReference"/>
        </w:rPr>
        <w:footnoteRef/>
      </w:r>
      <w:r>
        <w:t xml:space="preserve"> [JS] literally, “face”</w:t>
      </w:r>
    </w:p>
  </w:footnote>
  <w:footnote w:id="32">
    <w:p w14:paraId="158091A0" w14:textId="77777777" w:rsidR="00CB63B1" w:rsidRPr="004A3E27" w:rsidRDefault="00CB63B1"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CB63B1" w:rsidRPr="004A3E27" w:rsidRDefault="00CB63B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CB63B1" w:rsidRDefault="00CB63B1" w:rsidP="00FE33CB">
      <w:pPr>
        <w:pStyle w:val="footnote"/>
      </w:pPr>
      <w:r>
        <w:rPr>
          <w:rStyle w:val="FootnoteReference"/>
        </w:rPr>
        <w:footnoteRef/>
      </w:r>
      <w:r>
        <w:t xml:space="preserve"> [JS] or “and You will see me.”</w:t>
      </w:r>
    </w:p>
  </w:footnote>
  <w:footnote w:id="35">
    <w:p w14:paraId="2738F1D2" w14:textId="121829F4" w:rsidR="00CB63B1" w:rsidRDefault="00CB63B1" w:rsidP="00DC2AAA">
      <w:pPr>
        <w:pStyle w:val="footnote"/>
      </w:pPr>
      <w:r>
        <w:rPr>
          <w:rStyle w:val="FootnoteReference"/>
        </w:rPr>
        <w:footnoteRef/>
      </w:r>
      <w:r>
        <w:t xml:space="preserve"> [JS] or lawlessness</w:t>
      </w:r>
    </w:p>
  </w:footnote>
  <w:footnote w:id="36">
    <w:p w14:paraId="0C722E17" w14:textId="0C245CCD" w:rsidR="00CB63B1" w:rsidRDefault="00CB63B1" w:rsidP="00423962">
      <w:pPr>
        <w:pStyle w:val="footnote"/>
      </w:pPr>
      <w:r>
        <w:rPr>
          <w:rStyle w:val="FootnoteReference"/>
        </w:rPr>
        <w:footnoteRef/>
      </w:r>
      <w:r>
        <w:t xml:space="preserve"> [JS] “do obeisance”, “worship”, referring to the physical act</w:t>
      </w:r>
    </w:p>
  </w:footnote>
  <w:footnote w:id="37">
    <w:p w14:paraId="673FFF4D" w14:textId="4AC67C07" w:rsidR="00CB63B1" w:rsidRPr="004A3E27" w:rsidRDefault="00CB63B1"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CB63B1" w:rsidRDefault="00CB63B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CB63B1" w:rsidRPr="004A3E27" w:rsidRDefault="00CB63B1"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CB63B1" w:rsidRPr="004A3E27" w:rsidRDefault="00CB63B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CB63B1" w:rsidRDefault="00CB63B1" w:rsidP="00530F84">
      <w:pPr>
        <w:pStyle w:val="footnote"/>
      </w:pPr>
      <w:r>
        <w:rPr>
          <w:rStyle w:val="FootnoteReference"/>
        </w:rPr>
        <w:footnoteRef/>
      </w:r>
      <w:r>
        <w:t xml:space="preserve"> [JS] or “give thanks”. The word conveys “thankfully confess with praise”</w:t>
      </w:r>
    </w:p>
  </w:footnote>
  <w:footnote w:id="42">
    <w:p w14:paraId="3C274CF7" w14:textId="753C99BC" w:rsidR="00CB63B1" w:rsidRPr="004A3E27" w:rsidRDefault="00CB63B1"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CB63B1" w:rsidRDefault="00CB63B1" w:rsidP="00530F84">
      <w:pPr>
        <w:pStyle w:val="footnote"/>
      </w:pPr>
      <w:r>
        <w:rPr>
          <w:rStyle w:val="FootnoteReference"/>
        </w:rPr>
        <w:footnoteRef/>
      </w:r>
      <w:r>
        <w:t xml:space="preserve"> [JS] Fr. Lazarus and Brenton interpolate “my enemy”</w:t>
      </w:r>
    </w:p>
  </w:footnote>
  <w:footnote w:id="44">
    <w:p w14:paraId="4AC07AFE" w14:textId="206B4893" w:rsidR="00CB63B1" w:rsidRPr="004A3E27" w:rsidRDefault="00CB63B1"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CB63B1" w:rsidRPr="004A3E27" w:rsidRDefault="00CB63B1" w:rsidP="00C06875">
      <w:pPr>
        <w:pStyle w:val="footnote"/>
      </w:pPr>
      <w:r w:rsidRPr="004A3E27">
        <w:rPr>
          <w:rStyle w:val="FootnoteReference"/>
        </w:rPr>
        <w:footnoteRef/>
      </w:r>
      <w:r w:rsidRPr="004A3E27">
        <w:t xml:space="preserve"> Empties fall (Ephes. 5:18).</w:t>
      </w:r>
    </w:p>
  </w:footnote>
  <w:footnote w:id="46">
    <w:p w14:paraId="5DDCA66E" w14:textId="77777777" w:rsidR="00CB63B1" w:rsidRPr="004A3E27" w:rsidRDefault="00CB63B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CB63B1" w:rsidRDefault="00CB63B1" w:rsidP="00741EF6">
      <w:pPr>
        <w:pStyle w:val="footnote"/>
      </w:pPr>
      <w:r>
        <w:rPr>
          <w:rStyle w:val="FootnoteReference"/>
        </w:rPr>
        <w:footnoteRef/>
      </w:r>
      <w:r>
        <w:t xml:space="preserve"> [JS] or “give thanks to”, or “thankfully confess the Lord with Praise”</w:t>
      </w:r>
    </w:p>
  </w:footnote>
  <w:footnote w:id="48">
    <w:p w14:paraId="74E99F4D" w14:textId="77777777" w:rsidR="00CB63B1" w:rsidRPr="004A3E27" w:rsidRDefault="00CB63B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CB63B1" w:rsidRPr="004A3E27" w:rsidRDefault="00CB63B1" w:rsidP="00C06875">
      <w:pPr>
        <w:pStyle w:val="footnote"/>
      </w:pPr>
      <w:r w:rsidRPr="004A3E27">
        <w:rPr>
          <w:rStyle w:val="FootnoteReference"/>
        </w:rPr>
        <w:footnoteRef/>
      </w:r>
      <w:r w:rsidRPr="004A3E27">
        <w:t xml:space="preserve"> Mt. 21:16.</w:t>
      </w:r>
    </w:p>
  </w:footnote>
  <w:footnote w:id="50">
    <w:p w14:paraId="263154A0" w14:textId="77777777" w:rsidR="00CB63B1" w:rsidRPr="004A3E27" w:rsidRDefault="00CB63B1"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CB63B1" w:rsidRPr="004A3E27" w:rsidRDefault="00CB63B1"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CB63B1" w:rsidRDefault="00CB63B1" w:rsidP="00741EF6">
      <w:pPr>
        <w:pStyle w:val="footnote"/>
      </w:pPr>
      <w:r>
        <w:rPr>
          <w:rStyle w:val="FootnoteReference"/>
        </w:rPr>
        <w:footnoteRef/>
      </w:r>
      <w:r>
        <w:t xml:space="preserve"> [JS] or “thank”, “I will thankfully confess You with praise”</w:t>
      </w:r>
    </w:p>
  </w:footnote>
  <w:footnote w:id="53">
    <w:p w14:paraId="4A64FA1B" w14:textId="245FE10B" w:rsidR="00CB63B1" w:rsidRDefault="00CB63B1" w:rsidP="005C7C41">
      <w:pPr>
        <w:pStyle w:val="footnote"/>
      </w:pPr>
      <w:r>
        <w:rPr>
          <w:rStyle w:val="FootnoteReference"/>
        </w:rPr>
        <w:footnoteRef/>
      </w:r>
      <w:r>
        <w:t xml:space="preserve"> [JS] Or, “I will confess You with thanksgiving”</w:t>
      </w:r>
    </w:p>
  </w:footnote>
  <w:footnote w:id="54">
    <w:p w14:paraId="70996BAC" w14:textId="67EDD120" w:rsidR="00CB63B1" w:rsidRDefault="00CB63B1" w:rsidP="00741EF6">
      <w:pPr>
        <w:pStyle w:val="footnote"/>
      </w:pPr>
      <w:r>
        <w:rPr>
          <w:rStyle w:val="FootnoteReference"/>
        </w:rPr>
        <w:footnoteRef/>
      </w:r>
      <w:r>
        <w:t xml:space="preserve"> [JS] literally, “from before Your face”</w:t>
      </w:r>
    </w:p>
  </w:footnote>
  <w:footnote w:id="55">
    <w:p w14:paraId="1EEFD7A1" w14:textId="55BF803F" w:rsidR="00CB63B1" w:rsidRPr="004A3E27" w:rsidRDefault="00CB63B1"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CB63B1" w:rsidRPr="004A3E27" w:rsidRDefault="00CB63B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CB63B1" w:rsidRPr="004A3E27" w:rsidRDefault="00CB63B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CB63B1" w:rsidRPr="004A3E27" w:rsidRDefault="00CB63B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CB63B1" w:rsidRDefault="00CB63B1" w:rsidP="00AF711D">
      <w:pPr>
        <w:pStyle w:val="footnote"/>
      </w:pPr>
      <w:r>
        <w:rPr>
          <w:rStyle w:val="FootnoteReference"/>
        </w:rPr>
        <w:footnoteRef/>
      </w:r>
      <w:r>
        <w:t xml:space="preserve"> [JS] literally, “arm”</w:t>
      </w:r>
    </w:p>
  </w:footnote>
  <w:footnote w:id="60">
    <w:p w14:paraId="4F5EE238" w14:textId="67FB8443" w:rsidR="00CB63B1" w:rsidRPr="004A3E27" w:rsidRDefault="00CB63B1"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CB63B1" w:rsidRPr="004A3E27" w:rsidRDefault="00CB63B1"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CB63B1" w:rsidRPr="004A3E27" w:rsidRDefault="00CB63B1"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CB63B1" w:rsidRDefault="00CB63B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CB63B1" w:rsidRDefault="00CB63B1" w:rsidP="003F1DDB">
      <w:pPr>
        <w:pStyle w:val="footnote"/>
      </w:pPr>
      <w:r>
        <w:rPr>
          <w:rStyle w:val="FootnoteReference"/>
        </w:rPr>
        <w:footnoteRef/>
      </w:r>
      <w:r>
        <w:t xml:space="preserve"> [JS] from Fr. Athanasius</w:t>
      </w:r>
    </w:p>
  </w:footnote>
  <w:footnote w:id="65">
    <w:p w14:paraId="69DDC031" w14:textId="072B35A0" w:rsidR="00CB63B1" w:rsidRPr="004A3E27" w:rsidRDefault="00CB63B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CB63B1" w:rsidRPr="004A3E27" w:rsidRDefault="00CB63B1"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CB63B1" w:rsidRPr="004A3E27" w:rsidRDefault="00CB63B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CB63B1" w:rsidRPr="004A3E27" w:rsidRDefault="00CB63B1"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CB63B1" w:rsidRPr="004A3E27" w:rsidRDefault="00CB63B1"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CB63B1" w:rsidRPr="004A3E27" w:rsidRDefault="00CB63B1"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CB63B1" w:rsidRPr="004A3E27" w:rsidRDefault="00CB63B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CB63B1" w:rsidRPr="004A3E27" w:rsidRDefault="00CB63B1"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CB63B1" w:rsidRPr="004A3E27" w:rsidRDefault="00CB63B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CB63B1" w:rsidRDefault="00CB63B1" w:rsidP="00D47452">
      <w:pPr>
        <w:pStyle w:val="footnote"/>
      </w:pPr>
      <w:r>
        <w:rPr>
          <w:rStyle w:val="FootnoteReference"/>
        </w:rPr>
        <w:footnoteRef/>
      </w:r>
      <w:r>
        <w:t xml:space="preserve"> [JS] or “foundation”</w:t>
      </w:r>
    </w:p>
  </w:footnote>
  <w:footnote w:id="75">
    <w:p w14:paraId="3C5663F2" w14:textId="2A9D9C12" w:rsidR="00CB63B1" w:rsidRDefault="00CB63B1"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CB63B1" w:rsidRPr="004A3E27" w:rsidRDefault="00CB63B1"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CB63B1" w:rsidRPr="004A3E27" w:rsidRDefault="00CB63B1"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CB63B1" w:rsidRDefault="00CB63B1" w:rsidP="00D47452">
      <w:pPr>
        <w:pStyle w:val="footnote"/>
      </w:pPr>
      <w:r>
        <w:rPr>
          <w:rStyle w:val="FootnoteReference"/>
        </w:rPr>
        <w:footnoteRef/>
      </w:r>
      <w:r>
        <w:t xml:space="preserve"> [JS] literally, “then the sptrings of water were seen/appeared”</w:t>
      </w:r>
    </w:p>
  </w:footnote>
  <w:footnote w:id="79">
    <w:p w14:paraId="767519CF" w14:textId="3A0C4171" w:rsidR="00CB63B1" w:rsidRPr="004A3E27" w:rsidRDefault="00CB63B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CB63B1" w:rsidRPr="004A3E27" w:rsidRDefault="00CB63B1"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CB63B1" w:rsidRPr="004A3E27" w:rsidRDefault="00CB63B1"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CB63B1" w:rsidRPr="004A3E27" w:rsidRDefault="00CB63B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CB63B1" w:rsidRPr="004A3E27" w:rsidRDefault="00CB63B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CB63B1" w:rsidRDefault="00CB63B1" w:rsidP="006303CE">
      <w:pPr>
        <w:pStyle w:val="footnote"/>
      </w:pPr>
      <w:r>
        <w:rPr>
          <w:rStyle w:val="FootnoteReference"/>
        </w:rPr>
        <w:footnoteRef/>
      </w:r>
      <w:r>
        <w:t xml:space="preserve"> [JS] or “give thanks to You”, or “thankfully confess You with praise”</w:t>
      </w:r>
    </w:p>
  </w:footnote>
  <w:footnote w:id="85">
    <w:p w14:paraId="57A591AD" w14:textId="5B4F539E" w:rsidR="00CB63B1" w:rsidRPr="004A3E27" w:rsidRDefault="00CB63B1"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CB63B1" w:rsidRPr="004A3E27" w:rsidRDefault="00CB63B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CB63B1" w:rsidRDefault="00CB63B1" w:rsidP="00D019CA">
      <w:pPr>
        <w:pStyle w:val="footnote"/>
      </w:pPr>
      <w:r>
        <w:rPr>
          <w:rStyle w:val="FootnoteReference"/>
        </w:rPr>
        <w:footnoteRef/>
      </w:r>
      <w:r>
        <w:t xml:space="preserve"> [JS] lit. day to day</w:t>
      </w:r>
    </w:p>
  </w:footnote>
  <w:footnote w:id="88">
    <w:p w14:paraId="4D739E0B" w14:textId="0FB443F5" w:rsidR="00CB63B1" w:rsidRDefault="00CB63B1"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CB63B1" w:rsidRPr="004A3E27" w:rsidRDefault="00CB63B1" w:rsidP="00BD5BBE">
      <w:pPr>
        <w:pStyle w:val="footnote"/>
      </w:pPr>
      <w:r w:rsidRPr="004A3E27">
        <w:rPr>
          <w:rStyle w:val="FootnoteReference"/>
        </w:rPr>
        <w:footnoteRef/>
      </w:r>
      <w:r w:rsidRPr="004A3E27">
        <w:t xml:space="preserve"> Rom. 10:18.</w:t>
      </w:r>
    </w:p>
  </w:footnote>
  <w:footnote w:id="90">
    <w:p w14:paraId="774F183E" w14:textId="35452E5D" w:rsidR="00CB63B1" w:rsidRDefault="00CB63B1" w:rsidP="005E2409">
      <w:pPr>
        <w:pStyle w:val="footnote"/>
      </w:pPr>
      <w:r>
        <w:rPr>
          <w:rStyle w:val="FootnoteReference"/>
        </w:rPr>
        <w:footnoteRef/>
      </w:r>
      <w:r>
        <w:t xml:space="preserve"> [JS] Fr. Lazarus has “sanctuary”</w:t>
      </w:r>
    </w:p>
  </w:footnote>
  <w:footnote w:id="91">
    <w:p w14:paraId="28F942E6" w14:textId="353F357B" w:rsidR="00CB63B1" w:rsidRPr="004A3E27" w:rsidRDefault="00CB63B1"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CB63B1" w:rsidRDefault="00CB63B1" w:rsidP="005E2409">
      <w:pPr>
        <w:pStyle w:val="footnote"/>
      </w:pPr>
      <w:r>
        <w:rPr>
          <w:rStyle w:val="FootnoteReference"/>
        </w:rPr>
        <w:footnoteRef/>
      </w:r>
      <w:r>
        <w:t xml:space="preserve"> [JS] literally “giant”</w:t>
      </w:r>
    </w:p>
  </w:footnote>
  <w:footnote w:id="93">
    <w:p w14:paraId="4D5F61F1" w14:textId="397EFA8A" w:rsidR="00CB63B1" w:rsidRDefault="00CB63B1" w:rsidP="005E2409">
      <w:pPr>
        <w:pStyle w:val="footnote"/>
      </w:pPr>
      <w:r>
        <w:rPr>
          <w:rStyle w:val="FootnoteReference"/>
        </w:rPr>
        <w:footnoteRef/>
      </w:r>
      <w:r>
        <w:t xml:space="preserve"> [JS] or “it”</w:t>
      </w:r>
    </w:p>
  </w:footnote>
  <w:footnote w:id="94">
    <w:p w14:paraId="7D882E05" w14:textId="2F32DF97" w:rsidR="00CB63B1" w:rsidRPr="004A3E27" w:rsidRDefault="00CB63B1"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CB63B1" w:rsidRPr="004A3E27" w:rsidRDefault="00CB63B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CB63B1" w:rsidRPr="004A3E27" w:rsidRDefault="00CB63B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CB63B1" w:rsidRDefault="00CB63B1" w:rsidP="00223CB5">
      <w:pPr>
        <w:pStyle w:val="footnote"/>
      </w:pPr>
      <w:r>
        <w:rPr>
          <w:rStyle w:val="FootnoteReference"/>
        </w:rPr>
        <w:footnoteRef/>
      </w:r>
      <w:r>
        <w:t xml:space="preserve"> [JS] literally “holy place”.</w:t>
      </w:r>
    </w:p>
  </w:footnote>
  <w:footnote w:id="98">
    <w:p w14:paraId="383B4369" w14:textId="77777777" w:rsidR="00CB63B1" w:rsidRDefault="00CB63B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CB63B1" w:rsidRPr="004A3E27" w:rsidRDefault="00CB63B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CB63B1" w:rsidRDefault="00CB63B1" w:rsidP="00A10A86">
      <w:pPr>
        <w:pStyle w:val="footnote"/>
      </w:pPr>
      <w:r>
        <w:rPr>
          <w:rStyle w:val="FootnoteReference"/>
        </w:rPr>
        <w:footnoteRef/>
      </w:r>
      <w:r>
        <w:t xml:space="preserve"> [JS] or “his glory is great by your salvation/deliverance”</w:t>
      </w:r>
    </w:p>
  </w:footnote>
  <w:footnote w:id="101">
    <w:p w14:paraId="40556A29" w14:textId="77777777" w:rsidR="00CB63B1" w:rsidRPr="004A3E27" w:rsidRDefault="00CB63B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CB63B1" w:rsidRPr="004A3E27" w:rsidRDefault="00CB63B1"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CB63B1" w:rsidRPr="004A3E27" w:rsidRDefault="00CB63B1"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CB63B1" w:rsidRPr="004A3E27" w:rsidRDefault="00CB63B1"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CB63B1" w:rsidRDefault="00CB63B1" w:rsidP="00614947">
      <w:pPr>
        <w:pStyle w:val="footnote"/>
      </w:pPr>
      <w:r>
        <w:rPr>
          <w:rStyle w:val="FootnoteReference"/>
        </w:rPr>
        <w:footnoteRef/>
      </w:r>
      <w:r>
        <w:t xml:space="preserve"> [JS] Fr. Lazarus has “dwell in the holy place”.</w:t>
      </w:r>
    </w:p>
  </w:footnote>
  <w:footnote w:id="106">
    <w:p w14:paraId="41CC497C" w14:textId="77777777" w:rsidR="00CB63B1" w:rsidRPr="004A3E27" w:rsidRDefault="00CB63B1" w:rsidP="00BD5BBE">
      <w:pPr>
        <w:pStyle w:val="footnote"/>
      </w:pPr>
      <w:r w:rsidRPr="004A3E27">
        <w:rPr>
          <w:rStyle w:val="FootnoteReference"/>
        </w:rPr>
        <w:footnoteRef/>
      </w:r>
      <w:r w:rsidRPr="004A3E27">
        <w:t xml:space="preserve"> Mt. 27:39,43; Wis. 2:12-20.</w:t>
      </w:r>
    </w:p>
  </w:footnote>
  <w:footnote w:id="107">
    <w:p w14:paraId="552BFC80" w14:textId="77777777" w:rsidR="00CB63B1" w:rsidRPr="004A3E27" w:rsidRDefault="00CB63B1" w:rsidP="00BD5BBE">
      <w:pPr>
        <w:pStyle w:val="footnote"/>
      </w:pPr>
      <w:r w:rsidRPr="004A3E27">
        <w:rPr>
          <w:rStyle w:val="FootnoteReference"/>
        </w:rPr>
        <w:footnoteRef/>
      </w:r>
      <w:r w:rsidRPr="004A3E27">
        <w:t xml:space="preserve"> Lam. 2:16; 3:46.</w:t>
      </w:r>
    </w:p>
  </w:footnote>
  <w:footnote w:id="108">
    <w:p w14:paraId="1382AE44" w14:textId="77777777" w:rsidR="00CB63B1" w:rsidRPr="004A3E27" w:rsidRDefault="00CB63B1" w:rsidP="00BD5BBE">
      <w:pPr>
        <w:pStyle w:val="footnote"/>
      </w:pPr>
      <w:r w:rsidRPr="004A3E27">
        <w:rPr>
          <w:rStyle w:val="FootnoteReference"/>
        </w:rPr>
        <w:footnoteRef/>
      </w:r>
      <w:r w:rsidRPr="004A3E27">
        <w:t xml:space="preserve"> Jn. 19:37.</w:t>
      </w:r>
    </w:p>
  </w:footnote>
  <w:footnote w:id="109">
    <w:p w14:paraId="17643289" w14:textId="77777777" w:rsidR="00CB63B1" w:rsidRPr="004A3E27" w:rsidRDefault="00CB63B1" w:rsidP="00BD5BBE">
      <w:pPr>
        <w:pStyle w:val="footnote"/>
      </w:pPr>
      <w:r w:rsidRPr="004A3E27">
        <w:rPr>
          <w:rStyle w:val="FootnoteReference"/>
        </w:rPr>
        <w:footnoteRef/>
      </w:r>
      <w:r w:rsidRPr="004A3E27">
        <w:t xml:space="preserve"> Jn. 19:24.</w:t>
      </w:r>
    </w:p>
  </w:footnote>
  <w:footnote w:id="110">
    <w:p w14:paraId="79F35E59" w14:textId="3AF86606" w:rsidR="00CB63B1" w:rsidRPr="004A3E27" w:rsidRDefault="00CB63B1"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CB63B1" w:rsidRDefault="00CB63B1" w:rsidP="00ED0D70">
      <w:pPr>
        <w:pStyle w:val="footnote"/>
      </w:pPr>
      <w:r>
        <w:rPr>
          <w:rStyle w:val="FootnoteReference"/>
        </w:rPr>
        <w:footnoteRef/>
      </w:r>
      <w:r>
        <w:t xml:space="preserve"> [JS]Others have “and my only-begotten from the hand of the dog.”</w:t>
      </w:r>
    </w:p>
  </w:footnote>
  <w:footnote w:id="112">
    <w:p w14:paraId="18C385E9" w14:textId="2415B4A3" w:rsidR="00CB63B1" w:rsidRDefault="00CB63B1" w:rsidP="00ED0D70">
      <w:pPr>
        <w:pStyle w:val="footnote"/>
      </w:pPr>
      <w:r>
        <w:rPr>
          <w:rStyle w:val="FootnoteReference"/>
        </w:rPr>
        <w:footnoteRef/>
      </w:r>
      <w:r>
        <w:t xml:space="preserve"> [JS] Fr. Lazarus has “the rhinoceros.”</w:t>
      </w:r>
    </w:p>
  </w:footnote>
  <w:footnote w:id="113">
    <w:p w14:paraId="08777F76" w14:textId="77777777" w:rsidR="00CB63B1" w:rsidRPr="004A3E27" w:rsidRDefault="00CB63B1" w:rsidP="00BD5BBE">
      <w:pPr>
        <w:pStyle w:val="footnote"/>
      </w:pPr>
      <w:r w:rsidRPr="004A3E27">
        <w:rPr>
          <w:rStyle w:val="FootnoteReference"/>
        </w:rPr>
        <w:footnoteRef/>
      </w:r>
      <w:r w:rsidRPr="004A3E27">
        <w:t xml:space="preserve"> Hebrews 2:12.</w:t>
      </w:r>
    </w:p>
  </w:footnote>
  <w:footnote w:id="114">
    <w:p w14:paraId="1C395EA2" w14:textId="6F37561F" w:rsidR="00CB63B1" w:rsidRDefault="00CB63B1" w:rsidP="000651AA">
      <w:pPr>
        <w:pStyle w:val="footnote"/>
      </w:pPr>
      <w:r>
        <w:rPr>
          <w:rStyle w:val="FootnoteReference"/>
        </w:rPr>
        <w:footnoteRef/>
      </w:r>
      <w:r>
        <w:t xml:space="preserve"> [JS] literally “all you seed of Jacob”</w:t>
      </w:r>
    </w:p>
  </w:footnote>
  <w:footnote w:id="115">
    <w:p w14:paraId="077193E5" w14:textId="6727B2C9" w:rsidR="00CB63B1" w:rsidRDefault="00CB63B1" w:rsidP="007A2D16">
      <w:pPr>
        <w:pStyle w:val="footnote"/>
      </w:pPr>
      <w:r>
        <w:rPr>
          <w:rStyle w:val="FootnoteReference"/>
        </w:rPr>
        <w:footnoteRef/>
      </w:r>
      <w:r>
        <w:t xml:space="preserve"> [JS] Congregation or assembly, not building.</w:t>
      </w:r>
    </w:p>
  </w:footnote>
  <w:footnote w:id="116">
    <w:p w14:paraId="332BD906" w14:textId="38FB3FF8" w:rsidR="00CB63B1" w:rsidRDefault="00CB63B1" w:rsidP="007A2D16">
      <w:pPr>
        <w:pStyle w:val="footnote"/>
      </w:pPr>
      <w:r>
        <w:rPr>
          <w:rStyle w:val="FootnoteReference"/>
        </w:rPr>
        <w:footnoteRef/>
      </w:r>
      <w:r>
        <w:t xml:space="preserve"> [JS] or “give thanks to”</w:t>
      </w:r>
    </w:p>
  </w:footnote>
  <w:footnote w:id="117">
    <w:p w14:paraId="5B6174F4" w14:textId="35F5BA44" w:rsidR="00CB63B1" w:rsidRDefault="00CB63B1" w:rsidP="000651AA">
      <w:pPr>
        <w:pStyle w:val="footnote"/>
      </w:pPr>
      <w:r>
        <w:rPr>
          <w:rStyle w:val="FootnoteReference"/>
        </w:rPr>
        <w:footnoteRef/>
      </w:r>
      <w:r>
        <w:t xml:space="preserve"> [JS] did obeisance, i.e. the physical act of bowing down.</w:t>
      </w:r>
    </w:p>
  </w:footnote>
  <w:footnote w:id="118">
    <w:p w14:paraId="6B61808C" w14:textId="77777777" w:rsidR="00CB63B1" w:rsidRPr="004A3E27" w:rsidRDefault="00CB63B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CB63B1" w:rsidRPr="004A3E27" w:rsidRDefault="00CB63B1" w:rsidP="00BD5BBE">
      <w:pPr>
        <w:pStyle w:val="footnote"/>
      </w:pPr>
      <w:r w:rsidRPr="004A3E27">
        <w:rPr>
          <w:rStyle w:val="FootnoteReference"/>
        </w:rPr>
        <w:footnoteRef/>
      </w:r>
      <w:r w:rsidRPr="004A3E27">
        <w:t xml:space="preserve"> Romans 3:24-26; John 17:4; 19:30.</w:t>
      </w:r>
    </w:p>
  </w:footnote>
  <w:footnote w:id="120">
    <w:p w14:paraId="47E5BE1D" w14:textId="6D6B1127" w:rsidR="00CB63B1" w:rsidRPr="004A3E27" w:rsidRDefault="00CB63B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CB63B1" w:rsidRPr="004A3E27" w:rsidRDefault="00CB63B1"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CB63B1" w:rsidRPr="004A3E27" w:rsidRDefault="00CB63B1"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CB63B1" w:rsidRPr="004A3E27" w:rsidRDefault="00CB63B1"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CB63B1" w:rsidRPr="004A3E27" w:rsidRDefault="00CB63B1" w:rsidP="00BD5BBE">
      <w:pPr>
        <w:pStyle w:val="footnote"/>
      </w:pPr>
      <w:r w:rsidRPr="004A3E27">
        <w:rPr>
          <w:rStyle w:val="FootnoteReference"/>
        </w:rPr>
        <w:footnoteRef/>
      </w:r>
      <w:r w:rsidRPr="004A3E27">
        <w:t xml:space="preserve"> Is. 2:2; Dan. 2:35; 1 Cor. 10:4.</w:t>
      </w:r>
    </w:p>
  </w:footnote>
  <w:footnote w:id="125">
    <w:p w14:paraId="51F7905C" w14:textId="09ECCFBD" w:rsidR="00CB63B1" w:rsidRPr="004A3E27" w:rsidRDefault="00CB63B1"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CB63B1" w:rsidRDefault="00CB63B1" w:rsidP="005A5E13">
      <w:pPr>
        <w:pStyle w:val="footnote"/>
      </w:pPr>
      <w:r>
        <w:rPr>
          <w:rStyle w:val="FootnoteReference"/>
        </w:rPr>
        <w:footnoteRef/>
      </w:r>
      <w:r>
        <w:t xml:space="preserve"> [JS] literally: “because they are from of old”.</w:t>
      </w:r>
    </w:p>
  </w:footnote>
  <w:footnote w:id="127">
    <w:p w14:paraId="78816607" w14:textId="60AD0FEA" w:rsidR="00CB63B1" w:rsidRDefault="00CB63B1" w:rsidP="00055722">
      <w:pPr>
        <w:pStyle w:val="footnote"/>
      </w:pPr>
      <w:r>
        <w:rPr>
          <w:rStyle w:val="FootnoteReference"/>
        </w:rPr>
        <w:footnoteRef/>
      </w:r>
      <w:r>
        <w:t xml:space="preserve"> [JS] literally, “so He sets a law for those who sin in the way.”</w:t>
      </w:r>
    </w:p>
  </w:footnote>
  <w:footnote w:id="128">
    <w:p w14:paraId="2169EE05" w14:textId="77777777" w:rsidR="00CB63B1" w:rsidRPr="004A3E27" w:rsidRDefault="00CB63B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CB63B1" w:rsidRPr="004A3E27" w:rsidRDefault="00CB63B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CB63B1" w:rsidRDefault="00CB63B1" w:rsidP="00055722">
      <w:pPr>
        <w:pStyle w:val="footnote"/>
      </w:pPr>
      <w:r>
        <w:rPr>
          <w:rStyle w:val="FootnoteReference"/>
        </w:rPr>
        <w:footnoteRef/>
      </w:r>
      <w:r>
        <w:t xml:space="preserve"> [JS] NETS and Fr. Athanasius have “You will”</w:t>
      </w:r>
    </w:p>
  </w:footnote>
  <w:footnote w:id="131">
    <w:p w14:paraId="71590F21" w14:textId="77777777" w:rsidR="00CB63B1" w:rsidRPr="004A3E27" w:rsidRDefault="00CB63B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CB63B1" w:rsidRDefault="00CB63B1" w:rsidP="003B7D97">
      <w:pPr>
        <w:pStyle w:val="footnote"/>
      </w:pPr>
      <w:r>
        <w:rPr>
          <w:rStyle w:val="FootnoteReference"/>
        </w:rPr>
        <w:footnoteRef/>
      </w:r>
      <w:r>
        <w:t xml:space="preserve"> Present in Fr. Athanasius and OSB.</w:t>
      </w:r>
    </w:p>
  </w:footnote>
  <w:footnote w:id="133">
    <w:p w14:paraId="00A665CB" w14:textId="42EDEB47" w:rsidR="00CB63B1" w:rsidRPr="004A3E27" w:rsidRDefault="00CB63B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CB63B1" w:rsidRDefault="00CB63B1"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CB63B1" w:rsidRPr="004A3E27" w:rsidRDefault="00CB63B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CB63B1" w:rsidRPr="004A3E27" w:rsidRDefault="00CB63B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CB63B1" w:rsidRPr="004A3E27" w:rsidRDefault="00CB63B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CB63B1" w:rsidRDefault="00CB63B1" w:rsidP="00550F3A">
      <w:pPr>
        <w:pStyle w:val="footnote"/>
      </w:pPr>
      <w:r>
        <w:rPr>
          <w:rStyle w:val="FootnoteReference"/>
        </w:rPr>
        <w:footnoteRef/>
      </w:r>
      <w:r>
        <w:t xml:space="preserve"> [JS] literally, “place”</w:t>
      </w:r>
    </w:p>
  </w:footnote>
  <w:footnote w:id="139">
    <w:p w14:paraId="2B8FEA02" w14:textId="77777777" w:rsidR="00CB63B1" w:rsidRPr="004A3E27" w:rsidRDefault="00CB63B1"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CB63B1" w:rsidRPr="004A3E27" w:rsidRDefault="00CB63B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CB63B1" w:rsidRPr="004A3E27" w:rsidRDefault="00CB63B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B63B1" w:rsidRPr="004A3E27" w:rsidRDefault="00CB63B1" w:rsidP="00BD5BBE">
      <w:pPr>
        <w:pStyle w:val="footnote"/>
      </w:pPr>
      <w:r w:rsidRPr="004A3E27">
        <w:tab/>
        <w:t>‘No sweeter fragrance than to follow Christ,</w:t>
      </w:r>
    </w:p>
    <w:p w14:paraId="506149C0" w14:textId="77777777" w:rsidR="00CB63B1" w:rsidRPr="004A3E27" w:rsidRDefault="00CB63B1" w:rsidP="00BD5BBE">
      <w:pPr>
        <w:pStyle w:val="footnote"/>
      </w:pPr>
      <w:r w:rsidRPr="004A3E27">
        <w:tab/>
        <w:t>when man makes offerings of a holy life,</w:t>
      </w:r>
    </w:p>
    <w:p w14:paraId="3F57220B" w14:textId="77777777" w:rsidR="00CB63B1" w:rsidRPr="004A3E27" w:rsidRDefault="00CB63B1" w:rsidP="00BD5BBE">
      <w:pPr>
        <w:pStyle w:val="footnote"/>
      </w:pPr>
      <w:r w:rsidRPr="004A3E27">
        <w:tab/>
        <w:t>and offers golden deeds in sacrifice’ (St. Prosper).</w:t>
      </w:r>
    </w:p>
  </w:footnote>
  <w:footnote w:id="142">
    <w:p w14:paraId="0CC1CAEE" w14:textId="1E5BC75B" w:rsidR="00CB63B1" w:rsidRPr="004A3E27" w:rsidRDefault="00CB63B1"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CB63B1" w:rsidRPr="004A3E27" w:rsidRDefault="00CB63B1"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CB63B1" w:rsidRDefault="00CB63B1" w:rsidP="005922FD">
      <w:pPr>
        <w:pStyle w:val="footnote"/>
      </w:pPr>
      <w:r>
        <w:rPr>
          <w:rStyle w:val="FootnoteReference"/>
        </w:rPr>
        <w:footnoteRef/>
      </w:r>
      <w:r>
        <w:t xml:space="preserve"> [JS] confess: or “give thanks to”, or “thankfully confess”</w:t>
      </w:r>
    </w:p>
  </w:footnote>
  <w:footnote w:id="145">
    <w:p w14:paraId="73C943A7" w14:textId="0F5D3F1A" w:rsidR="00CB63B1" w:rsidRPr="004A3E27" w:rsidRDefault="00CB63B1"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CB63B1" w:rsidRDefault="00CB63B1" w:rsidP="008A40DF">
      <w:pPr>
        <w:pStyle w:val="footnote"/>
      </w:pPr>
      <w:r>
        <w:rPr>
          <w:rStyle w:val="FootnoteReference"/>
        </w:rPr>
        <w:footnoteRef/>
      </w:r>
      <w:r>
        <w:t xml:space="preserve"> [JS] “do obeisance”, i.e. a physical act.</w:t>
      </w:r>
    </w:p>
  </w:footnote>
  <w:footnote w:id="147">
    <w:p w14:paraId="0B35546F" w14:textId="519CF713" w:rsidR="00CB63B1" w:rsidRPr="004A3E27" w:rsidRDefault="00CB63B1"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CB63B1" w:rsidRPr="004A3E27" w:rsidRDefault="00CB63B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CB63B1" w:rsidRPr="004A3E27" w:rsidRDefault="00CB63B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CB63B1" w:rsidRPr="004A3E27" w:rsidRDefault="00CB63B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CB63B1" w:rsidRPr="004A3E27" w:rsidRDefault="00CB63B1"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CB63B1" w:rsidRPr="004A3E27" w:rsidRDefault="00CB63B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CB63B1" w:rsidRDefault="00CB63B1" w:rsidP="00643BB8">
      <w:pPr>
        <w:pStyle w:val="footnote"/>
      </w:pPr>
      <w:r>
        <w:rPr>
          <w:rStyle w:val="FootnoteReference"/>
        </w:rPr>
        <w:footnoteRef/>
      </w:r>
      <w:r>
        <w:t xml:space="preserve"> [JS] or “give thanks to You”, or “thankfully confess You with praise”</w:t>
      </w:r>
    </w:p>
  </w:footnote>
  <w:footnote w:id="154">
    <w:p w14:paraId="5ADD520F" w14:textId="77777777" w:rsidR="00CB63B1" w:rsidRPr="004A3E27" w:rsidRDefault="00CB63B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CB63B1" w:rsidRPr="004A3E27" w:rsidRDefault="00CB63B1" w:rsidP="00BD5BBE">
      <w:pPr>
        <w:pStyle w:val="footnote"/>
      </w:pPr>
      <w:r w:rsidRPr="004A3E27">
        <w:rPr>
          <w:rStyle w:val="FootnoteReference"/>
        </w:rPr>
        <w:footnoteRef/>
      </w:r>
      <w:r w:rsidRPr="004A3E27">
        <w:t xml:space="preserve"> Luke 23:46.</w:t>
      </w:r>
    </w:p>
  </w:footnote>
  <w:footnote w:id="156">
    <w:p w14:paraId="1A1A8E3A" w14:textId="6D5B65DB" w:rsidR="00CB63B1" w:rsidRPr="004A3E27" w:rsidRDefault="00CB63B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CB63B1" w:rsidRPr="004A3E27" w:rsidRDefault="00CB63B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CB63B1" w:rsidRDefault="00CB63B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CB63B1" w:rsidRPr="004A3E27" w:rsidRDefault="00CB63B1"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CB63B1" w:rsidRDefault="00CB63B1" w:rsidP="00E87C17">
      <w:pPr>
        <w:pStyle w:val="footnote"/>
      </w:pPr>
      <w:r>
        <w:rPr>
          <w:rStyle w:val="FootnoteReference"/>
        </w:rPr>
        <w:footnoteRef/>
      </w:r>
      <w:r>
        <w:t xml:space="preserve"> [JS] or “seeks out”</w:t>
      </w:r>
    </w:p>
  </w:footnote>
  <w:footnote w:id="161">
    <w:p w14:paraId="64625F8E" w14:textId="77777777" w:rsidR="00CB63B1" w:rsidRPr="004A3E27" w:rsidRDefault="00CB63B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CB63B1" w:rsidRPr="004A3E27" w:rsidRDefault="00CB63B1"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CB63B1" w:rsidRPr="004A3E27" w:rsidRDefault="00CB63B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CB63B1" w:rsidRDefault="00CB63B1" w:rsidP="00E87C17">
      <w:pPr>
        <w:pStyle w:val="footnote"/>
      </w:pPr>
      <w:r>
        <w:rPr>
          <w:rStyle w:val="FootnoteReference"/>
        </w:rPr>
        <w:footnoteRef/>
      </w:r>
      <w:r>
        <w:t xml:space="preserve"> [JS] or, “boast”</w:t>
      </w:r>
    </w:p>
  </w:footnote>
  <w:footnote w:id="165">
    <w:p w14:paraId="68902C2B" w14:textId="77777777" w:rsidR="00CB63B1" w:rsidRPr="004A3E27" w:rsidRDefault="00CB63B1"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CB63B1" w:rsidRDefault="00CB63B1"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CB63B1" w:rsidRDefault="00CB63B1" w:rsidP="00643986">
      <w:pPr>
        <w:pStyle w:val="footnote"/>
      </w:pPr>
      <w:r>
        <w:rPr>
          <w:rStyle w:val="FootnoteReference"/>
        </w:rPr>
        <w:footnoteRef/>
      </w:r>
      <w:r>
        <w:t xml:space="preserve"> [JS] or “Confess the Lord with the harp.</w:t>
      </w:r>
    </w:p>
  </w:footnote>
  <w:footnote w:id="168">
    <w:p w14:paraId="7DFB6EDE" w14:textId="2BE29A55" w:rsidR="00CB63B1" w:rsidRPr="004A3E27" w:rsidRDefault="00CB63B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CB63B1" w:rsidRPr="004A3E27" w:rsidRDefault="00CB63B1"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CB63B1" w:rsidRPr="004A3E27" w:rsidRDefault="00CB63B1" w:rsidP="00BD5BBE">
      <w:pPr>
        <w:pStyle w:val="footnote"/>
      </w:pPr>
      <w:r w:rsidRPr="004A3E27">
        <w:rPr>
          <w:rStyle w:val="FootnoteReference"/>
        </w:rPr>
        <w:footnoteRef/>
      </w:r>
      <w:r w:rsidRPr="004A3E27">
        <w:t xml:space="preserve"> Naturally and spiritually (Jn. 3:3-6).</w:t>
      </w:r>
    </w:p>
  </w:footnote>
  <w:footnote w:id="171">
    <w:p w14:paraId="21961A60" w14:textId="0C801544" w:rsidR="00CB63B1" w:rsidRDefault="00CB63B1" w:rsidP="002C27B3">
      <w:pPr>
        <w:pStyle w:val="footnote"/>
      </w:pPr>
      <w:r>
        <w:rPr>
          <w:rStyle w:val="FootnoteReference"/>
        </w:rPr>
        <w:footnoteRef/>
      </w:r>
      <w:r>
        <w:t xml:space="preserve"> [JS] Fr. Lazarus has “plans”</w:t>
      </w:r>
    </w:p>
  </w:footnote>
  <w:footnote w:id="172">
    <w:p w14:paraId="13FB143C" w14:textId="0A8A9BB8" w:rsidR="00CB63B1" w:rsidRDefault="00CB63B1" w:rsidP="00831460">
      <w:pPr>
        <w:pStyle w:val="footnote"/>
      </w:pPr>
      <w:r>
        <w:rPr>
          <w:rStyle w:val="FootnoteReference"/>
        </w:rPr>
        <w:footnoteRef/>
      </w:r>
      <w:r>
        <w:t xml:space="preserve"> [JS] or “fashioned”</w:t>
      </w:r>
    </w:p>
  </w:footnote>
  <w:footnote w:id="173">
    <w:p w14:paraId="1CA3C8B8" w14:textId="7384D6BF" w:rsidR="00CB63B1" w:rsidRDefault="00CB63B1" w:rsidP="00366380">
      <w:pPr>
        <w:pStyle w:val="footnote"/>
      </w:pPr>
      <w:r>
        <w:rPr>
          <w:rStyle w:val="FootnoteReference"/>
        </w:rPr>
        <w:footnoteRef/>
      </w:r>
      <w:r>
        <w:t xml:space="preserve"> Fr. Athanasius has “My soul shall make her boast in the Lord”</w:t>
      </w:r>
    </w:p>
  </w:footnote>
  <w:footnote w:id="174">
    <w:p w14:paraId="50F89B8F" w14:textId="77777777" w:rsidR="00CB63B1" w:rsidRPr="004A3E27" w:rsidRDefault="00CB63B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CB63B1" w:rsidRPr="004A3E27" w:rsidRDefault="00CB63B1"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CB63B1" w:rsidRDefault="00CB63B1" w:rsidP="00E42174">
      <w:pPr>
        <w:pStyle w:val="footnote"/>
      </w:pPr>
      <w:r>
        <w:rPr>
          <w:rStyle w:val="FootnoteReference"/>
        </w:rPr>
        <w:footnoteRef/>
      </w:r>
      <w:r>
        <w:t xml:space="preserve"> [JS] or “contrite in heart”</w:t>
      </w:r>
    </w:p>
  </w:footnote>
  <w:footnote w:id="177">
    <w:p w14:paraId="7E58A13C" w14:textId="1AC06A85" w:rsidR="00CB63B1" w:rsidRDefault="00CB63B1" w:rsidP="00F803AB">
      <w:pPr>
        <w:pStyle w:val="footnote"/>
      </w:pPr>
      <w:r>
        <w:rPr>
          <w:rStyle w:val="FootnoteReference"/>
        </w:rPr>
        <w:footnoteRef/>
      </w:r>
      <w:r>
        <w:t xml:space="preserve"> [JS] Coptic has “eat their hearts”, which Fr. Athanasius renders, “regret”</w:t>
      </w:r>
    </w:p>
  </w:footnote>
  <w:footnote w:id="178">
    <w:p w14:paraId="54D93979" w14:textId="34E7EB30" w:rsidR="00CB63B1" w:rsidRDefault="00CB63B1" w:rsidP="00F803AB">
      <w:pPr>
        <w:pStyle w:val="footnote"/>
      </w:pPr>
      <w:r>
        <w:rPr>
          <w:rStyle w:val="FootnoteReference"/>
        </w:rPr>
        <w:footnoteRef/>
      </w:r>
      <w:r>
        <w:t xml:space="preserve"> [JS] or regret.</w:t>
      </w:r>
    </w:p>
  </w:footnote>
  <w:footnote w:id="179">
    <w:p w14:paraId="51CEFDC6" w14:textId="77777777" w:rsidR="00CB63B1" w:rsidRPr="004A3E27" w:rsidRDefault="00CB63B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CB63B1" w:rsidRDefault="00CB63B1" w:rsidP="00442FE7">
      <w:pPr>
        <w:pStyle w:val="footnote"/>
      </w:pPr>
      <w:r>
        <w:rPr>
          <w:rStyle w:val="FootnoteReference"/>
        </w:rPr>
        <w:footnoteRef/>
      </w:r>
      <w:r>
        <w:t xml:space="preserve"> [JS] literally “and my soul with barrenness/childlessness.”</w:t>
      </w:r>
    </w:p>
  </w:footnote>
  <w:footnote w:id="181">
    <w:p w14:paraId="0CEA87F3" w14:textId="77777777" w:rsidR="00CB63B1" w:rsidRPr="004A3E27" w:rsidRDefault="00CB63B1" w:rsidP="00BD5BBE">
      <w:pPr>
        <w:pStyle w:val="footnote"/>
      </w:pPr>
      <w:r w:rsidRPr="004A3E27">
        <w:rPr>
          <w:rStyle w:val="FootnoteReference"/>
        </w:rPr>
        <w:footnoteRef/>
      </w:r>
      <w:r w:rsidRPr="004A3E27">
        <w:t xml:space="preserve"> John 19:1; Mt. 27:26.</w:t>
      </w:r>
    </w:p>
  </w:footnote>
  <w:footnote w:id="182">
    <w:p w14:paraId="1C6E21CA" w14:textId="4A1BFD04" w:rsidR="00CB63B1" w:rsidRPr="004A3E27" w:rsidRDefault="00CB63B1"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CB63B1" w:rsidRDefault="00CB63B1"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CB63B1" w:rsidRPr="004A3E27" w:rsidRDefault="00CB63B1"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CB63B1" w:rsidRDefault="00CB63B1" w:rsidP="004E0429">
      <w:pPr>
        <w:pStyle w:val="footnote"/>
      </w:pPr>
      <w:r>
        <w:rPr>
          <w:rStyle w:val="FootnoteReference"/>
        </w:rPr>
        <w:footnoteRef/>
      </w:r>
      <w:r>
        <w:t xml:space="preserve"> [JS] or “Aha! Aha!” Or “Well done! Well done!”</w:t>
      </w:r>
    </w:p>
  </w:footnote>
  <w:footnote w:id="186">
    <w:p w14:paraId="55852630" w14:textId="7161891F" w:rsidR="00CB63B1" w:rsidRDefault="00CB63B1" w:rsidP="004D4897">
      <w:pPr>
        <w:pStyle w:val="footnote"/>
      </w:pPr>
      <w:r>
        <w:rPr>
          <w:rStyle w:val="FootnoteReference"/>
        </w:rPr>
        <w:footnoteRef/>
      </w:r>
      <w:r>
        <w:t xml:space="preserve"> [JS] others have “righteousness”. NETS has “vindication”.</w:t>
      </w:r>
    </w:p>
  </w:footnote>
  <w:footnote w:id="187">
    <w:p w14:paraId="5AE758E3" w14:textId="591B2CD9" w:rsidR="00CB63B1" w:rsidRDefault="00CB63B1" w:rsidP="004E0429">
      <w:pPr>
        <w:pStyle w:val="footnote"/>
      </w:pPr>
      <w:r>
        <w:rPr>
          <w:rStyle w:val="FootnoteReference"/>
        </w:rPr>
        <w:footnoteRef/>
      </w:r>
      <w:r>
        <w:t xml:space="preserve"> [JS] Fr. Lazarus has, “towering mountains”</w:t>
      </w:r>
    </w:p>
  </w:footnote>
  <w:footnote w:id="188">
    <w:p w14:paraId="6484AC83" w14:textId="6D53CC8C" w:rsidR="00CB63B1" w:rsidRPr="004A3E27" w:rsidRDefault="00CB63B1"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CB63B1" w:rsidRDefault="00CB63B1" w:rsidP="00090695">
      <w:pPr>
        <w:pStyle w:val="footnote"/>
      </w:pPr>
      <w:r>
        <w:rPr>
          <w:rStyle w:val="FootnoteReference"/>
        </w:rPr>
        <w:footnoteRef/>
      </w:r>
      <w:r>
        <w:t xml:space="preserve"> [JS] OSB has “many waters”</w:t>
      </w:r>
    </w:p>
  </w:footnote>
  <w:footnote w:id="190">
    <w:p w14:paraId="50DAFDF2" w14:textId="77777777" w:rsidR="00CB63B1" w:rsidRPr="004A3E27" w:rsidRDefault="00CB63B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CB63B1" w:rsidRPr="004A3E27" w:rsidRDefault="00CB63B1"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CB63B1" w:rsidRPr="004A3E27" w:rsidRDefault="00CB63B1" w:rsidP="00BD5BBE">
      <w:pPr>
        <w:pStyle w:val="footnote"/>
      </w:pPr>
      <w:r w:rsidRPr="004A3E27">
        <w:rPr>
          <w:rStyle w:val="FootnoteReference"/>
        </w:rPr>
        <w:footnoteRef/>
      </w:r>
      <w:r w:rsidRPr="004A3E27">
        <w:t xml:space="preserve"> Prov. 24:19.</w:t>
      </w:r>
    </w:p>
  </w:footnote>
  <w:footnote w:id="193">
    <w:p w14:paraId="325B4264" w14:textId="77777777" w:rsidR="00CB63B1" w:rsidRPr="004A3E27" w:rsidRDefault="00CB63B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CB63B1" w:rsidRPr="004A3E27" w:rsidRDefault="00CB63B1"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CB63B1" w:rsidRPr="004A3E27" w:rsidRDefault="00CB63B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CB63B1" w:rsidRDefault="00CB63B1" w:rsidP="00402CB0">
      <w:pPr>
        <w:pStyle w:val="footnote"/>
      </w:pPr>
      <w:r>
        <w:rPr>
          <w:rStyle w:val="FootnoteReference"/>
        </w:rPr>
        <w:footnoteRef/>
      </w:r>
      <w:r>
        <w:t xml:space="preserve"> [JS] or “judgment”</w:t>
      </w:r>
    </w:p>
  </w:footnote>
  <w:footnote w:id="197">
    <w:p w14:paraId="0271DF81" w14:textId="5DFB25DB" w:rsidR="00CB63B1" w:rsidRPr="004A3E27" w:rsidRDefault="00CB63B1"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CB63B1" w:rsidRDefault="00CB63B1" w:rsidP="00402CB0">
      <w:pPr>
        <w:pStyle w:val="footnote"/>
      </w:pPr>
      <w:r>
        <w:rPr>
          <w:rStyle w:val="FootnoteReference"/>
        </w:rPr>
        <w:footnoteRef/>
      </w:r>
      <w:r>
        <w:t xml:space="preserve"> [JS] or “fret”</w:t>
      </w:r>
    </w:p>
  </w:footnote>
  <w:footnote w:id="199">
    <w:p w14:paraId="0F35B29D" w14:textId="57DF774F" w:rsidR="00CB63B1" w:rsidRDefault="00CB63B1" w:rsidP="00414006">
      <w:pPr>
        <w:pStyle w:val="footnote"/>
      </w:pPr>
      <w:r>
        <w:rPr>
          <w:rStyle w:val="FootnoteReference"/>
        </w:rPr>
        <w:footnoteRef/>
      </w:r>
      <w:r>
        <w:t xml:space="preserve"> [JS] or “land”</w:t>
      </w:r>
    </w:p>
  </w:footnote>
  <w:footnote w:id="200">
    <w:p w14:paraId="65980F9C" w14:textId="79143A5A" w:rsidR="00CB63B1" w:rsidRPr="004A3E27" w:rsidRDefault="00CB63B1"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CB63B1" w:rsidRPr="004A3E27" w:rsidRDefault="00CB63B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CB63B1" w:rsidRDefault="00CB63B1" w:rsidP="00090695">
      <w:pPr>
        <w:pStyle w:val="footnote"/>
      </w:pPr>
      <w:r>
        <w:rPr>
          <w:rStyle w:val="FootnoteReference"/>
        </w:rPr>
        <w:footnoteRef/>
      </w:r>
      <w:r>
        <w:t xml:space="preserve"> [JS] literally, “seed”, here and throughout</w:t>
      </w:r>
    </w:p>
  </w:footnote>
  <w:footnote w:id="203">
    <w:p w14:paraId="112B59F5" w14:textId="77777777" w:rsidR="00CB63B1" w:rsidRPr="004A3E27" w:rsidRDefault="00CB63B1"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CB63B1" w:rsidRPr="004A3E27" w:rsidRDefault="00CB63B1"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CB63B1" w:rsidRPr="004A3E27" w:rsidRDefault="00CB63B1"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CB63B1" w:rsidRDefault="00CB63B1" w:rsidP="003F50A7">
      <w:pPr>
        <w:pStyle w:val="footnote"/>
      </w:pPr>
      <w:r>
        <w:rPr>
          <w:rStyle w:val="FootnoteReference"/>
        </w:rPr>
        <w:footnoteRef/>
      </w:r>
      <w:r>
        <w:t xml:space="preserve"> [JS] literally “with a sad face”</w:t>
      </w:r>
    </w:p>
  </w:footnote>
  <w:footnote w:id="207">
    <w:p w14:paraId="18445857" w14:textId="0B799012" w:rsidR="00CB63B1" w:rsidRDefault="00CB63B1" w:rsidP="003F50A7">
      <w:pPr>
        <w:pStyle w:val="footnote"/>
      </w:pPr>
      <w:r>
        <w:rPr>
          <w:rStyle w:val="FootnoteReference"/>
        </w:rPr>
        <w:footnoteRef/>
      </w:r>
      <w:r>
        <w:t xml:space="preserve"> [JS] literally “loins”</w:t>
      </w:r>
    </w:p>
  </w:footnote>
  <w:footnote w:id="208">
    <w:p w14:paraId="72DD6C76" w14:textId="7D200E30" w:rsidR="00CB63B1" w:rsidRPr="004A3E27" w:rsidRDefault="00CB63B1"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CB63B1" w:rsidRDefault="00CB63B1" w:rsidP="002538F7">
      <w:pPr>
        <w:pStyle w:val="footnote"/>
      </w:pPr>
      <w:r>
        <w:rPr>
          <w:rStyle w:val="FootnoteReference"/>
        </w:rPr>
        <w:footnoteRef/>
      </w:r>
      <w:r>
        <w:t xml:space="preserve"> [JS] or “walks about like a phantom”</w:t>
      </w:r>
    </w:p>
  </w:footnote>
  <w:footnote w:id="210">
    <w:p w14:paraId="3396E2D4" w14:textId="4AC28F88" w:rsidR="00CB63B1" w:rsidRPr="004A3E27" w:rsidRDefault="00CB63B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CB63B1" w:rsidRPr="004A3E27" w:rsidRDefault="00CB63B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CB63B1" w:rsidRPr="004A3E27" w:rsidRDefault="00CB63B1"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CB63B1" w:rsidRPr="004A3E27" w:rsidRDefault="00CB63B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CB63B1" w:rsidRPr="004A3E27" w:rsidRDefault="00CB63B1"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CB63B1" w:rsidRDefault="00CB63B1" w:rsidP="005B3452">
      <w:pPr>
        <w:pStyle w:val="footnote"/>
      </w:pPr>
      <w:r>
        <w:rPr>
          <w:rStyle w:val="FootnoteReference"/>
        </w:rPr>
        <w:footnoteRef/>
      </w:r>
      <w:r>
        <w:t xml:space="preserve"> [JS] or “Aha! Aha!” or “Well done! Well done!”</w:t>
      </w:r>
    </w:p>
  </w:footnote>
  <w:footnote w:id="216">
    <w:p w14:paraId="37A0E454" w14:textId="77777777" w:rsidR="00CB63B1" w:rsidRPr="004A3E27" w:rsidRDefault="00CB63B1" w:rsidP="00BD5BBE">
      <w:pPr>
        <w:pStyle w:val="footnote"/>
      </w:pPr>
      <w:r w:rsidRPr="004A3E27">
        <w:rPr>
          <w:rStyle w:val="FootnoteReference"/>
        </w:rPr>
        <w:footnoteRef/>
      </w:r>
      <w:r w:rsidRPr="004A3E27">
        <w:t xml:space="preserve"> John 13:30.</w:t>
      </w:r>
    </w:p>
  </w:footnote>
  <w:footnote w:id="217">
    <w:p w14:paraId="32644EEC" w14:textId="77777777" w:rsidR="00CB63B1" w:rsidRPr="004A3E27" w:rsidRDefault="00CB63B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CB63B1" w:rsidRPr="004A3E27" w:rsidRDefault="00CB63B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CB63B1" w:rsidRPr="004A3E27" w:rsidRDefault="00CB63B1"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CB63B1" w:rsidRDefault="00CB63B1" w:rsidP="008612F3">
      <w:pPr>
        <w:pStyle w:val="footnote"/>
      </w:pPr>
      <w:r>
        <w:rPr>
          <w:rStyle w:val="FootnoteReference"/>
        </w:rPr>
        <w:footnoteRef/>
      </w:r>
      <w:r>
        <w:t xml:space="preserve"> [JS] or “from age to age. So be it! So be it!”</w:t>
      </w:r>
    </w:p>
  </w:footnote>
  <w:footnote w:id="221">
    <w:p w14:paraId="2B9F5A56" w14:textId="77777777" w:rsidR="00CB63B1" w:rsidRPr="004A3E27" w:rsidRDefault="00CB63B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CB63B1" w:rsidRDefault="00CB63B1" w:rsidP="005B3452">
      <w:pPr>
        <w:pStyle w:val="footnote"/>
      </w:pPr>
      <w:r>
        <w:rPr>
          <w:rStyle w:val="FootnoteReference"/>
        </w:rPr>
        <w:footnoteRef/>
      </w:r>
      <w:r>
        <w:t xml:space="preserve"> [JS] or “thanksgiving”, or “thankful confession with praise”</w:t>
      </w:r>
    </w:p>
  </w:footnote>
  <w:footnote w:id="223">
    <w:p w14:paraId="53A5AE10" w14:textId="0D816E3A" w:rsidR="00CB63B1" w:rsidRDefault="00CB63B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CB63B1" w:rsidRDefault="00CB63B1" w:rsidP="00AD1AC9">
      <w:pPr>
        <w:pStyle w:val="footnote"/>
      </w:pPr>
      <w:r>
        <w:rPr>
          <w:rStyle w:val="FootnoteReference"/>
        </w:rPr>
        <w:footnoteRef/>
      </w:r>
      <w:r>
        <w:t xml:space="preserve"> [JS] Fr. Lazarus has “dwelling”</w:t>
      </w:r>
    </w:p>
  </w:footnote>
  <w:footnote w:id="225">
    <w:p w14:paraId="03275919" w14:textId="77777777" w:rsidR="00CB63B1" w:rsidRPr="004A3E27" w:rsidRDefault="00CB63B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CB63B1" w:rsidRDefault="00CB63B1"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CB63B1" w:rsidRDefault="00CB63B1"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CB63B1" w:rsidRPr="004A3E27" w:rsidRDefault="00CB63B1"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CB63B1" w:rsidRDefault="00CB63B1" w:rsidP="006C1793">
      <w:pPr>
        <w:pStyle w:val="footnote"/>
      </w:pPr>
      <w:r>
        <w:rPr>
          <w:rStyle w:val="FootnoteReference"/>
        </w:rPr>
        <w:footnoteRef/>
      </w:r>
      <w:r>
        <w:t xml:space="preserve"> [JS] or “presence”</w:t>
      </w:r>
    </w:p>
  </w:footnote>
  <w:footnote w:id="230">
    <w:p w14:paraId="14C8DE9A" w14:textId="1AF2328A" w:rsidR="00CB63B1" w:rsidRDefault="00CB63B1" w:rsidP="006C1793">
      <w:pPr>
        <w:pStyle w:val="footnote"/>
      </w:pPr>
      <w:r>
        <w:rPr>
          <w:rStyle w:val="FootnoteReference"/>
        </w:rPr>
        <w:footnoteRef/>
      </w:r>
      <w:r>
        <w:t xml:space="preserve"> [JS] or “boast in” or “praise”</w:t>
      </w:r>
    </w:p>
  </w:footnote>
  <w:footnote w:id="231">
    <w:p w14:paraId="66A26B87" w14:textId="54FC310A" w:rsidR="00CB63B1" w:rsidRDefault="00CB63B1" w:rsidP="006C1793">
      <w:pPr>
        <w:pStyle w:val="footnote"/>
      </w:pPr>
      <w:r>
        <w:rPr>
          <w:rStyle w:val="FootnoteReference"/>
        </w:rPr>
        <w:footnoteRef/>
      </w:r>
      <w:r>
        <w:t xml:space="preserve"> [JS] or “give thanks to”, or “thankfully confess Your Name with praise”</w:t>
      </w:r>
    </w:p>
  </w:footnote>
  <w:footnote w:id="232">
    <w:p w14:paraId="4F22E4CE" w14:textId="77777777" w:rsidR="00CB63B1" w:rsidRPr="004A3E27" w:rsidRDefault="00CB63B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CB63B1" w:rsidRPr="004A3E27" w:rsidRDefault="00CB63B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CB63B1" w:rsidRPr="004A3E27" w:rsidRDefault="00CB63B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CB63B1" w:rsidRPr="004A3E27" w:rsidRDefault="00CB63B1"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CB63B1" w:rsidRPr="004A3E27" w:rsidRDefault="00CB63B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CB63B1" w:rsidRPr="004A3E27" w:rsidRDefault="00CB63B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CB63B1" w:rsidRDefault="00CB63B1"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CB63B1" w:rsidRDefault="00CB63B1" w:rsidP="00E10FAF">
      <w:pPr>
        <w:pStyle w:val="footnote"/>
      </w:pPr>
      <w:r>
        <w:rPr>
          <w:rStyle w:val="FootnoteReference"/>
        </w:rPr>
        <w:footnoteRef/>
      </w:r>
      <w:r>
        <w:t xml:space="preserve"> [JS] literally “do obeisance”, i.e. “bow down to”</w:t>
      </w:r>
    </w:p>
  </w:footnote>
  <w:footnote w:id="240">
    <w:p w14:paraId="66A4B8D8" w14:textId="2A1C62C8" w:rsidR="00CB63B1" w:rsidRPr="004A3E27" w:rsidRDefault="00CB63B1"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CB63B1" w:rsidRPr="004A3E27" w:rsidRDefault="00CB63B1" w:rsidP="00714A98">
      <w:pPr>
        <w:pStyle w:val="footnote"/>
      </w:pPr>
      <w:r w:rsidRPr="004A3E27">
        <w:rPr>
          <w:rStyle w:val="FootnoteReference"/>
        </w:rPr>
        <w:footnoteRef/>
      </w:r>
      <w:r w:rsidRPr="004A3E27">
        <w:t xml:space="preserve"> Rev. 22:1.</w:t>
      </w:r>
    </w:p>
  </w:footnote>
  <w:footnote w:id="242">
    <w:p w14:paraId="0C57446A" w14:textId="77777777" w:rsidR="00CB63B1" w:rsidRDefault="00CB63B1" w:rsidP="00714A98">
      <w:pPr>
        <w:pStyle w:val="footnote"/>
      </w:pPr>
      <w:r>
        <w:rPr>
          <w:rStyle w:val="FootnoteReference"/>
        </w:rPr>
        <w:footnoteRef/>
      </w:r>
      <w:r>
        <w:t xml:space="preserve"> Fr. Lazarus has “dwelling-place”</w:t>
      </w:r>
    </w:p>
  </w:footnote>
  <w:footnote w:id="243">
    <w:p w14:paraId="77903F63" w14:textId="77777777" w:rsidR="00CB63B1" w:rsidRDefault="00CB63B1" w:rsidP="00714A98">
      <w:pPr>
        <w:pStyle w:val="footnote"/>
      </w:pPr>
      <w:r>
        <w:rPr>
          <w:rStyle w:val="FootnoteReference"/>
        </w:rPr>
        <w:footnoteRef/>
      </w:r>
      <w:r>
        <w:t xml:space="preserve"> [JS] the city’s</w:t>
      </w:r>
    </w:p>
  </w:footnote>
  <w:footnote w:id="244">
    <w:p w14:paraId="73DCC24E" w14:textId="7E226D89" w:rsidR="00CB63B1" w:rsidRPr="004A3E27" w:rsidRDefault="00CB63B1"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CB63B1" w:rsidRPr="004A3E27" w:rsidRDefault="00CB63B1"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CB63B1" w:rsidRPr="004A3E27" w:rsidRDefault="00CB63B1"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CB63B1" w:rsidRPr="004A3E27" w:rsidRDefault="00CB63B1"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CB63B1" w:rsidRPr="004A3E27" w:rsidRDefault="00CB63B1"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CB63B1" w:rsidRPr="004A3E27" w:rsidRDefault="00CB63B1"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CB63B1" w:rsidRPr="004A3E27" w:rsidRDefault="00CB63B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CB63B1" w:rsidRDefault="00CB63B1" w:rsidP="008C19B4">
      <w:pPr>
        <w:pStyle w:val="footnote"/>
      </w:pPr>
      <w:r>
        <w:rPr>
          <w:rStyle w:val="FootnoteReference"/>
        </w:rPr>
        <w:footnoteRef/>
      </w:r>
      <w:r>
        <w:t xml:space="preserve"> [JS] or “beautifully situated”</w:t>
      </w:r>
    </w:p>
  </w:footnote>
  <w:footnote w:id="252">
    <w:p w14:paraId="5F050EEC" w14:textId="7F9EDEA1" w:rsidR="00CB63B1" w:rsidRPr="004A3E27" w:rsidRDefault="00CB63B1"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CB63B1" w:rsidRPr="004A3E27" w:rsidRDefault="00CB63B1"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CB63B1" w:rsidRPr="004A3E27" w:rsidRDefault="00CB63B1"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CB63B1" w:rsidRDefault="00CB63B1" w:rsidP="00183599">
      <w:pPr>
        <w:pStyle w:val="footnote"/>
      </w:pPr>
      <w:r>
        <w:rPr>
          <w:rStyle w:val="FootnoteReference"/>
        </w:rPr>
        <w:footnoteRef/>
      </w:r>
      <w:r>
        <w:t xml:space="preserve"> [JS] Fr. Lazarus adds “justice and right judgment” to “righteousness”</w:t>
      </w:r>
    </w:p>
  </w:footnote>
  <w:footnote w:id="256">
    <w:p w14:paraId="7F2EAAD2" w14:textId="77777777" w:rsidR="00CB63B1" w:rsidRPr="004A3E27" w:rsidRDefault="00CB63B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CB63B1" w:rsidRPr="004A3E27" w:rsidRDefault="00CB63B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CB63B1" w:rsidRDefault="00CB63B1" w:rsidP="00183599">
      <w:pPr>
        <w:pStyle w:val="footnote"/>
      </w:pPr>
      <w:r>
        <w:rPr>
          <w:rStyle w:val="FootnoteReference"/>
        </w:rPr>
        <w:footnoteRef/>
      </w:r>
      <w:r>
        <w:t xml:space="preserve"> [JS] or “eternally”</w:t>
      </w:r>
    </w:p>
  </w:footnote>
  <w:footnote w:id="259">
    <w:p w14:paraId="398A65D2" w14:textId="3A913DFE" w:rsidR="00CB63B1" w:rsidRDefault="00CB63B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CB63B1" w:rsidRDefault="00CB63B1" w:rsidP="00183599">
      <w:pPr>
        <w:pStyle w:val="footnote"/>
      </w:pPr>
      <w:r>
        <w:rPr>
          <w:rStyle w:val="FootnoteReference"/>
        </w:rPr>
        <w:footnoteRef/>
      </w:r>
      <w:r>
        <w:t xml:space="preserve"> [JS] or “workers of iniquity”</w:t>
      </w:r>
    </w:p>
  </w:footnote>
  <w:footnote w:id="261">
    <w:p w14:paraId="3A50B91B" w14:textId="77777777" w:rsidR="00CB63B1" w:rsidRPr="004A3E27" w:rsidRDefault="00CB63B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CB63B1" w:rsidRDefault="00CB63B1" w:rsidP="00183599">
      <w:pPr>
        <w:pStyle w:val="footnote"/>
      </w:pPr>
      <w:r>
        <w:rPr>
          <w:rStyle w:val="FootnoteReference"/>
        </w:rPr>
        <w:footnoteRef/>
      </w:r>
      <w:r>
        <w:t xml:space="preserve"> [JS] or “ransom”</w:t>
      </w:r>
    </w:p>
  </w:footnote>
  <w:footnote w:id="263">
    <w:p w14:paraId="058ED3C9" w14:textId="6776EDA1" w:rsidR="00CB63B1" w:rsidRDefault="00CB63B1" w:rsidP="001B710E">
      <w:pPr>
        <w:pStyle w:val="footnote"/>
      </w:pPr>
      <w:r>
        <w:rPr>
          <w:rStyle w:val="FootnoteReference"/>
        </w:rPr>
        <w:footnoteRef/>
      </w:r>
      <w:r>
        <w:t xml:space="preserve"> [JS] or tabernacles.</w:t>
      </w:r>
    </w:p>
  </w:footnote>
  <w:footnote w:id="264">
    <w:p w14:paraId="329608F2" w14:textId="7CC39845" w:rsidR="00CB63B1" w:rsidRDefault="00CB63B1"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CB63B1" w:rsidRDefault="00CB63B1" w:rsidP="005E4259">
      <w:pPr>
        <w:pStyle w:val="footnote"/>
      </w:pPr>
      <w:r>
        <w:rPr>
          <w:rStyle w:val="FootnoteReference"/>
        </w:rPr>
        <w:footnoteRef/>
      </w:r>
      <w:r>
        <w:t xml:space="preserve"> [JS] or “I will not find fault with your sacrifices”</w:t>
      </w:r>
    </w:p>
  </w:footnote>
  <w:footnote w:id="266">
    <w:p w14:paraId="45DA152E" w14:textId="77777777" w:rsidR="00CB63B1" w:rsidRPr="004A3E27" w:rsidRDefault="00CB63B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CB63B1" w:rsidRDefault="00CB63B1" w:rsidP="007E0330">
      <w:pPr>
        <w:pStyle w:val="footnote"/>
      </w:pPr>
      <w:r>
        <w:rPr>
          <w:rStyle w:val="FootnoteReference"/>
        </w:rPr>
        <w:footnoteRef/>
      </w:r>
      <w:r>
        <w:t xml:space="preserve"> [JS] [] found in Coptic</w:t>
      </w:r>
    </w:p>
  </w:footnote>
  <w:footnote w:id="268">
    <w:p w14:paraId="5A6B4D6B" w14:textId="65293C06" w:rsidR="00CB63B1" w:rsidRPr="004A3E27" w:rsidRDefault="00CB63B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CB63B1" w:rsidRDefault="00CB63B1" w:rsidP="007E0330">
      <w:pPr>
        <w:pStyle w:val="footnote"/>
      </w:pPr>
      <w:r>
        <w:rPr>
          <w:rStyle w:val="FootnoteReference"/>
        </w:rPr>
        <w:footnoteRef/>
      </w:r>
      <w:r>
        <w:t xml:space="preserve"> [JS] “showed me” or “made known to me”</w:t>
      </w:r>
    </w:p>
  </w:footnote>
  <w:footnote w:id="270">
    <w:p w14:paraId="6185D531" w14:textId="77777777" w:rsidR="00CB63B1" w:rsidRPr="004A3E27" w:rsidRDefault="00CB63B1" w:rsidP="00BD5BBE">
      <w:pPr>
        <w:pStyle w:val="footnote"/>
      </w:pPr>
      <w:r w:rsidRPr="004A3E27">
        <w:rPr>
          <w:rStyle w:val="FootnoteReference"/>
        </w:rPr>
        <w:footnoteRef/>
      </w:r>
      <w:r w:rsidRPr="004A3E27">
        <w:t xml:space="preserve"> Exodus 12:22; John 19:29; Hebrews 9:19.</w:t>
      </w:r>
    </w:p>
  </w:footnote>
  <w:footnote w:id="271">
    <w:p w14:paraId="3533F1BB" w14:textId="71B96EA6" w:rsidR="00CB63B1" w:rsidRDefault="00CB63B1" w:rsidP="007E0330">
      <w:pPr>
        <w:pStyle w:val="footnote"/>
      </w:pPr>
      <w:r>
        <w:rPr>
          <w:rStyle w:val="FootnoteReference"/>
        </w:rPr>
        <w:footnoteRef/>
      </w:r>
      <w:r>
        <w:t xml:space="preserve"> [JS] literally “face”.</w:t>
      </w:r>
    </w:p>
  </w:footnote>
  <w:footnote w:id="272">
    <w:p w14:paraId="1F9FC60F" w14:textId="3E919970" w:rsidR="00CB63B1" w:rsidRDefault="00CB63B1" w:rsidP="005E4259">
      <w:pPr>
        <w:pStyle w:val="footnote"/>
      </w:pPr>
      <w:r>
        <w:rPr>
          <w:rStyle w:val="FootnoteReference"/>
        </w:rPr>
        <w:footnoteRef/>
      </w:r>
      <w:r>
        <w:t xml:space="preserve"> [JS] or “blood-guiltiness”</w:t>
      </w:r>
    </w:p>
  </w:footnote>
  <w:footnote w:id="273">
    <w:p w14:paraId="202128F8" w14:textId="4DFF74D6" w:rsidR="00CB63B1" w:rsidRDefault="00CB63B1" w:rsidP="00284568">
      <w:pPr>
        <w:pStyle w:val="footnote"/>
      </w:pPr>
      <w:r>
        <w:rPr>
          <w:rStyle w:val="FootnoteReference"/>
        </w:rPr>
        <w:footnoteRef/>
      </w:r>
      <w:r>
        <w:t xml:space="preserve"> [JS] or “gives thanks to,” or “thankfully confess You with praise”</w:t>
      </w:r>
    </w:p>
  </w:footnote>
  <w:footnote w:id="274">
    <w:p w14:paraId="6650920A" w14:textId="4D441CB0" w:rsidR="00CB63B1" w:rsidRPr="004A3E27" w:rsidRDefault="00CB63B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CB63B1" w:rsidRPr="004A3E27" w:rsidRDefault="00CB63B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CB63B1" w:rsidRDefault="00CB63B1" w:rsidP="00284568">
      <w:pPr>
        <w:pStyle w:val="footnote"/>
      </w:pPr>
      <w:r>
        <w:rPr>
          <w:rStyle w:val="FootnoteReference"/>
        </w:rPr>
        <w:footnoteRef/>
      </w:r>
      <w:r>
        <w:t xml:space="preserve"> [JS] or “give thanks to You,” or “thankfully confess You with praise”</w:t>
      </w:r>
    </w:p>
  </w:footnote>
  <w:footnote w:id="277">
    <w:p w14:paraId="51837483" w14:textId="77777777" w:rsidR="00CB63B1" w:rsidRPr="004A3E27" w:rsidRDefault="00CB63B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CB63B1" w:rsidRPr="004A3E27" w:rsidRDefault="00CB63B1" w:rsidP="00BD5BBE">
      <w:pPr>
        <w:pStyle w:val="footnote"/>
      </w:pPr>
      <w:r w:rsidRPr="004A3E27">
        <w:rPr>
          <w:rStyle w:val="FootnoteReference"/>
        </w:rPr>
        <w:footnoteRef/>
      </w:r>
      <w:r w:rsidRPr="004A3E27">
        <w:t xml:space="preserve"> Lk. 10:18; 2 Thess. 1:6.</w:t>
      </w:r>
    </w:p>
  </w:footnote>
  <w:footnote w:id="279">
    <w:p w14:paraId="649547A2" w14:textId="77777777" w:rsidR="00CB63B1" w:rsidRPr="004A3E27" w:rsidRDefault="00CB63B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CB63B1" w:rsidRDefault="00CB63B1" w:rsidP="00125EB7">
      <w:pPr>
        <w:pStyle w:val="footnote"/>
      </w:pPr>
      <w:r>
        <w:rPr>
          <w:rStyle w:val="FootnoteReference"/>
        </w:rPr>
        <w:footnoteRef/>
      </w:r>
      <w:r>
        <w:t xml:space="preserve"> [JS] “it” refers to the iniquity and strife.</w:t>
      </w:r>
    </w:p>
  </w:footnote>
  <w:footnote w:id="281">
    <w:p w14:paraId="4DEA0F95" w14:textId="27D8C248" w:rsidR="00CB63B1" w:rsidRPr="004A3E27" w:rsidRDefault="00CB63B1"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CB63B1" w:rsidRPr="004A3E27" w:rsidRDefault="00CB63B1"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CB63B1" w:rsidRDefault="00CB63B1" w:rsidP="00A8553A">
      <w:pPr>
        <w:pStyle w:val="footnote"/>
      </w:pPr>
      <w:r>
        <w:rPr>
          <w:rStyle w:val="FootnoteReference"/>
        </w:rPr>
        <w:footnoteRef/>
      </w:r>
      <w:r>
        <w:t xml:space="preserve"> [JS] NETS omits “not”</w:t>
      </w:r>
    </w:p>
  </w:footnote>
  <w:footnote w:id="284">
    <w:p w14:paraId="594F6979" w14:textId="77777777" w:rsidR="00CB63B1" w:rsidRPr="004A3E27" w:rsidRDefault="00CB63B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CB63B1" w:rsidRPr="004A3E27" w:rsidRDefault="00CB63B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CB63B1" w:rsidRDefault="00CB63B1" w:rsidP="003E4AFE">
      <w:pPr>
        <w:pStyle w:val="footnote"/>
      </w:pPr>
      <w:r>
        <w:rPr>
          <w:rStyle w:val="FootnoteReference"/>
        </w:rPr>
        <w:footnoteRef/>
      </w:r>
      <w:r>
        <w:t xml:space="preserve"> [JS] or “I will sing and praise,” or “I will sing and make music”</w:t>
      </w:r>
    </w:p>
  </w:footnote>
  <w:footnote w:id="287">
    <w:p w14:paraId="5EA08A63" w14:textId="7ED730C0" w:rsidR="00CB63B1" w:rsidRDefault="00CB63B1"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CB63B1" w:rsidRPr="004A3E27" w:rsidRDefault="00CB63B1"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CB63B1" w:rsidRDefault="00CB63B1" w:rsidP="0080248C">
      <w:pPr>
        <w:pStyle w:val="footnote"/>
      </w:pPr>
      <w:r>
        <w:rPr>
          <w:rStyle w:val="FootnoteReference"/>
        </w:rPr>
        <w:footnoteRef/>
      </w:r>
      <w:r>
        <w:t xml:space="preserve"> [JS] or “the lawless,” or “those that do wickedness”</w:t>
      </w:r>
    </w:p>
  </w:footnote>
  <w:footnote w:id="290">
    <w:p w14:paraId="21F36685" w14:textId="77777777" w:rsidR="00CB63B1" w:rsidRPr="004A3E27" w:rsidRDefault="00CB63B1" w:rsidP="00BD5BBE">
      <w:pPr>
        <w:pStyle w:val="footnote"/>
      </w:pPr>
      <w:r w:rsidRPr="004A3E27">
        <w:rPr>
          <w:rStyle w:val="FootnoteReference"/>
        </w:rPr>
        <w:footnoteRef/>
      </w:r>
      <w:r w:rsidRPr="004A3E27">
        <w:t xml:space="preserve"> Mercy: love (Luke 10:37).</w:t>
      </w:r>
    </w:p>
  </w:footnote>
  <w:footnote w:id="291">
    <w:p w14:paraId="6EFF888C" w14:textId="1261A193" w:rsidR="00CB63B1" w:rsidRPr="004A3E27" w:rsidRDefault="00CB63B1"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CB63B1" w:rsidRPr="004A3E27" w:rsidRDefault="00CB63B1"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CB63B1" w:rsidRPr="004A3E27" w:rsidRDefault="00CB63B1"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CB63B1" w:rsidRPr="004A3E27" w:rsidRDefault="00CB63B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CB63B1" w:rsidRPr="004A3E27" w:rsidRDefault="00CB63B1"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CB63B1" w:rsidRPr="004A3E27" w:rsidRDefault="00CB63B1"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CB63B1" w:rsidRDefault="00CB63B1"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CB63B1" w:rsidRPr="004A3E27" w:rsidRDefault="00CB63B1" w:rsidP="009C1AC4">
      <w:pPr>
        <w:pStyle w:val="footnote"/>
      </w:pPr>
      <w:r w:rsidRPr="004A3E27">
        <w:rPr>
          <w:rStyle w:val="FootnoteReference"/>
        </w:rPr>
        <w:footnoteRef/>
      </w:r>
      <w:r w:rsidRPr="004A3E27">
        <w:t xml:space="preserve"> Job. 33:14.</w:t>
      </w:r>
    </w:p>
  </w:footnote>
  <w:footnote w:id="299">
    <w:p w14:paraId="3F4DF601" w14:textId="362CF8F1" w:rsidR="00CB63B1" w:rsidRDefault="00CB63B1" w:rsidP="004F49CE">
      <w:pPr>
        <w:pStyle w:val="footnote"/>
      </w:pPr>
      <w:r>
        <w:rPr>
          <w:rStyle w:val="FootnoteReference"/>
        </w:rPr>
        <w:footnoteRef/>
      </w:r>
      <w:r>
        <w:t xml:space="preserve"> [JS] literally, “holy place”</w:t>
      </w:r>
    </w:p>
  </w:footnote>
  <w:footnote w:id="300">
    <w:p w14:paraId="686CF1C0" w14:textId="1BBF228C" w:rsidR="00CB63B1" w:rsidRPr="004A3E27" w:rsidRDefault="00CB63B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CB63B1" w:rsidRPr="004A3E27" w:rsidRDefault="00CB63B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CB63B1" w:rsidRPr="004A3E27" w:rsidRDefault="00CB63B1"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CB63B1" w:rsidRDefault="00CB63B1" w:rsidP="005438BF">
      <w:pPr>
        <w:pStyle w:val="footnote"/>
      </w:pPr>
      <w:r>
        <w:rPr>
          <w:rStyle w:val="FootnoteReference"/>
        </w:rPr>
        <w:footnoteRef/>
      </w:r>
      <w:r>
        <w:t xml:space="preserve"> [JS] lit, “filled with fatness.”</w:t>
      </w:r>
    </w:p>
  </w:footnote>
  <w:footnote w:id="304">
    <w:p w14:paraId="6F4E7A1F" w14:textId="704DC134" w:rsidR="00CB63B1" w:rsidRPr="004A3E27" w:rsidRDefault="00CB63B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CB63B1" w:rsidRPr="004A3E27" w:rsidRDefault="00CB63B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CB63B1" w:rsidRPr="004A3E27" w:rsidRDefault="00CB63B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CB63B1" w:rsidRPr="004A3E27" w:rsidRDefault="00CB63B1" w:rsidP="00BD5BBE">
      <w:pPr>
        <w:pStyle w:val="footnote"/>
      </w:pPr>
      <w:r w:rsidRPr="004A3E27">
        <w:rPr>
          <w:rStyle w:val="FootnoteReference"/>
        </w:rPr>
        <w:footnoteRef/>
      </w:r>
      <w:r w:rsidRPr="004A3E27">
        <w:t xml:space="preserve"> See footnote 62. &lt;2 previously&gt;</w:t>
      </w:r>
    </w:p>
  </w:footnote>
  <w:footnote w:id="308">
    <w:p w14:paraId="520E1D4D" w14:textId="70DD6036" w:rsidR="00CB63B1" w:rsidRDefault="00CB63B1" w:rsidP="000E01D1">
      <w:pPr>
        <w:pStyle w:val="footnote"/>
      </w:pPr>
      <w:r>
        <w:rPr>
          <w:rStyle w:val="FootnoteReference"/>
        </w:rPr>
        <w:footnoteRef/>
      </w:r>
      <w:r>
        <w:t xml:space="preserve"> [JS], “do obeisance”, i.e. prostrate, not just an attitude, but an act</w:t>
      </w:r>
    </w:p>
  </w:footnote>
  <w:footnote w:id="309">
    <w:p w14:paraId="1B791EBC" w14:textId="77777777" w:rsidR="00CB63B1" w:rsidRPr="004A3E27" w:rsidRDefault="00CB63B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CB63B1" w:rsidRPr="004A3E27" w:rsidRDefault="00CB63B1"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CB63B1" w:rsidRDefault="00CB63B1" w:rsidP="000E01D1">
      <w:pPr>
        <w:pStyle w:val="footnote"/>
      </w:pPr>
      <w:r>
        <w:rPr>
          <w:rStyle w:val="FootnoteReference"/>
        </w:rPr>
        <w:footnoteRef/>
      </w:r>
      <w:r>
        <w:t xml:space="preserve"> [JS] Fr. Lazarus has, “for”</w:t>
      </w:r>
    </w:p>
  </w:footnote>
  <w:footnote w:id="312">
    <w:p w14:paraId="693C7006" w14:textId="4BAA4AB8" w:rsidR="00CB63B1" w:rsidRPr="004A3E27" w:rsidRDefault="00CB63B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CB63B1" w:rsidRPr="004A3E27" w:rsidRDefault="00CB63B1"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CB63B1" w:rsidRPr="004A3E27" w:rsidRDefault="00CB63B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CB63B1" w:rsidRPr="004A3E27" w:rsidRDefault="00CB63B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CB63B1" w:rsidRDefault="00CB63B1" w:rsidP="00F81502">
      <w:pPr>
        <w:pStyle w:val="footnote"/>
      </w:pPr>
      <w:r>
        <w:rPr>
          <w:rStyle w:val="FootnoteReference"/>
        </w:rPr>
        <w:footnoteRef/>
      </w:r>
      <w:r>
        <w:t xml:space="preserve"> [JS] or “give thanks to You” or “thankfully confess You with praise”</w:t>
      </w:r>
    </w:p>
  </w:footnote>
  <w:footnote w:id="317">
    <w:p w14:paraId="29F3A7DD" w14:textId="66A81F41" w:rsidR="00CB63B1" w:rsidRDefault="00CB63B1"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CB63B1" w:rsidRPr="004A3E27" w:rsidRDefault="00CB63B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CB63B1" w:rsidRPr="004A3E27" w:rsidRDefault="00CB63B1"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CB63B1" w:rsidRPr="004A3E27" w:rsidRDefault="00CB63B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CB63B1" w:rsidRDefault="00CB63B1" w:rsidP="00A66BCD">
      <w:pPr>
        <w:pStyle w:val="footnote"/>
      </w:pPr>
      <w:r>
        <w:rPr>
          <w:rStyle w:val="FootnoteReference"/>
        </w:rPr>
        <w:footnoteRef/>
      </w:r>
      <w:r>
        <w:t xml:space="preserve"> [JS] literally, “before the face of”</w:t>
      </w:r>
    </w:p>
  </w:footnote>
  <w:footnote w:id="322">
    <w:p w14:paraId="576015E9" w14:textId="77777777" w:rsidR="00CB63B1" w:rsidRPr="004A3E27" w:rsidRDefault="00CB63B1" w:rsidP="00BD5BBE">
      <w:pPr>
        <w:pStyle w:val="footnote"/>
      </w:pPr>
      <w:r w:rsidRPr="004A3E27">
        <w:rPr>
          <w:rStyle w:val="FootnoteReference"/>
        </w:rPr>
        <w:footnoteRef/>
      </w:r>
      <w:r w:rsidRPr="004A3E27">
        <w:t xml:space="preserve"> Luke 4:32.</w:t>
      </w:r>
    </w:p>
  </w:footnote>
  <w:footnote w:id="323">
    <w:p w14:paraId="528CA841" w14:textId="6B333BD0" w:rsidR="00CB63B1" w:rsidRDefault="00CB63B1" w:rsidP="003863C1">
      <w:pPr>
        <w:pStyle w:val="footnote"/>
      </w:pPr>
      <w:r>
        <w:rPr>
          <w:rStyle w:val="FootnoteReference"/>
        </w:rPr>
        <w:footnoteRef/>
      </w:r>
      <w:r>
        <w:t xml:space="preserve"> [JS] literally “hosts”</w:t>
      </w:r>
    </w:p>
  </w:footnote>
  <w:footnote w:id="324">
    <w:p w14:paraId="1C35810F" w14:textId="7EDB3A13" w:rsidR="00CB63B1" w:rsidRPr="004A3E27" w:rsidRDefault="00CB63B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CB63B1" w:rsidRDefault="00CB63B1" w:rsidP="0080282E">
      <w:pPr>
        <w:pStyle w:val="footnote"/>
      </w:pPr>
      <w:r>
        <w:rPr>
          <w:rStyle w:val="FootnoteReference"/>
        </w:rPr>
        <w:footnoteRef/>
      </w:r>
      <w:r>
        <w:t xml:space="preserve"> [JS] literally, “ten-thousand fold”</w:t>
      </w:r>
    </w:p>
  </w:footnote>
  <w:footnote w:id="326">
    <w:p w14:paraId="4BA4E820" w14:textId="74DEA970" w:rsidR="00CB63B1" w:rsidRPr="004A3E27" w:rsidRDefault="00CB63B1"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CB63B1" w:rsidRDefault="00CB63B1" w:rsidP="00AC3180">
      <w:pPr>
        <w:pStyle w:val="footnote"/>
      </w:pPr>
      <w:r>
        <w:rPr>
          <w:rStyle w:val="FootnoteReference"/>
        </w:rPr>
        <w:footnoteRef/>
      </w:r>
      <w:r>
        <w:t xml:space="preserve"> [JS] “assemblies” or “congregations”</w:t>
      </w:r>
    </w:p>
  </w:footnote>
  <w:footnote w:id="328">
    <w:p w14:paraId="1069FF00" w14:textId="77777777" w:rsidR="00CB63B1" w:rsidRPr="004A3E27" w:rsidRDefault="00CB63B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CB63B1" w:rsidRPr="004A3E27" w:rsidRDefault="00CB63B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CB63B1" w:rsidRPr="004A3E27" w:rsidRDefault="00CB63B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CB63B1" w:rsidRPr="004A3E27" w:rsidRDefault="00CB63B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CB63B1" w:rsidRPr="004A3E27" w:rsidRDefault="00CB63B1" w:rsidP="00BD5BBE">
      <w:pPr>
        <w:pStyle w:val="footnote"/>
      </w:pPr>
      <w:r w:rsidRPr="004A3E27">
        <w:rPr>
          <w:rStyle w:val="FootnoteReference"/>
        </w:rPr>
        <w:footnoteRef/>
      </w:r>
      <w:r w:rsidRPr="004A3E27">
        <w:t xml:space="preserve"> Mk. 15:29; Jn. 2:17; Rom. 15:3.</w:t>
      </w:r>
    </w:p>
  </w:footnote>
  <w:footnote w:id="333">
    <w:p w14:paraId="252B5848" w14:textId="77777777" w:rsidR="00CB63B1" w:rsidRPr="004A3E27" w:rsidRDefault="00CB63B1" w:rsidP="00BD5BBE">
      <w:pPr>
        <w:pStyle w:val="footnote"/>
      </w:pPr>
      <w:r w:rsidRPr="004A3E27">
        <w:rPr>
          <w:rStyle w:val="FootnoteReference"/>
        </w:rPr>
        <w:footnoteRef/>
      </w:r>
      <w:r w:rsidRPr="004A3E27">
        <w:t xml:space="preserve"> The elders and chief priests.</w:t>
      </w:r>
    </w:p>
  </w:footnote>
  <w:footnote w:id="334">
    <w:p w14:paraId="0AE68D03" w14:textId="77777777" w:rsidR="00CB63B1" w:rsidRPr="004A3E27" w:rsidRDefault="00CB63B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CB63B1" w:rsidRPr="004A3E27" w:rsidRDefault="00CB63B1" w:rsidP="00BD5BBE">
      <w:pPr>
        <w:pStyle w:val="footnote"/>
      </w:pPr>
      <w:r w:rsidRPr="004A3E27">
        <w:rPr>
          <w:rStyle w:val="FootnoteReference"/>
        </w:rPr>
        <w:footnoteRef/>
      </w:r>
      <w:r w:rsidRPr="004A3E27">
        <w:t xml:space="preserve"> Mt. 16:21; Mk. 8:31.</w:t>
      </w:r>
    </w:p>
  </w:footnote>
  <w:footnote w:id="336">
    <w:p w14:paraId="5D4E90F4" w14:textId="77777777" w:rsidR="00CB63B1" w:rsidRPr="004A3E27" w:rsidRDefault="00CB63B1" w:rsidP="00BD5BBE">
      <w:pPr>
        <w:pStyle w:val="footnote"/>
      </w:pPr>
      <w:r w:rsidRPr="004A3E27">
        <w:rPr>
          <w:rStyle w:val="FootnoteReference"/>
        </w:rPr>
        <w:footnoteRef/>
      </w:r>
      <w:r w:rsidRPr="004A3E27">
        <w:t xml:space="preserve"> Mt. 27:34.</w:t>
      </w:r>
    </w:p>
  </w:footnote>
  <w:footnote w:id="337">
    <w:p w14:paraId="2A1BD707" w14:textId="2E0A380E" w:rsidR="00CB63B1" w:rsidRPr="004A3E27" w:rsidRDefault="00CB63B1"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CB63B1" w:rsidRPr="004A3E27" w:rsidRDefault="00CB63B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CB63B1" w:rsidRPr="004A3E27" w:rsidRDefault="00CB63B1"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CB63B1" w:rsidRDefault="00CB63B1"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CB63B1" w:rsidRPr="004A3E27" w:rsidRDefault="00CB63B1"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CB63B1" w:rsidRPr="004A3E27" w:rsidRDefault="00CB63B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CB63B1" w:rsidRDefault="00CB63B1" w:rsidP="00C614C7">
      <w:pPr>
        <w:pStyle w:val="footnote"/>
      </w:pPr>
      <w:r>
        <w:rPr>
          <w:rStyle w:val="FootnoteReference"/>
        </w:rPr>
        <w:footnoteRef/>
      </w:r>
      <w:r>
        <w:t xml:space="preserve"> [JS] literally, “arm”.</w:t>
      </w:r>
    </w:p>
  </w:footnote>
  <w:footnote w:id="344">
    <w:p w14:paraId="523E76EA" w14:textId="77777777" w:rsidR="00CB63B1" w:rsidRPr="004A3E27" w:rsidRDefault="00CB63B1" w:rsidP="00C614C7">
      <w:pPr>
        <w:pStyle w:val="footnote"/>
      </w:pPr>
      <w:r w:rsidRPr="004A3E27">
        <w:rPr>
          <w:rStyle w:val="FootnoteReference"/>
        </w:rPr>
        <w:footnoteRef/>
      </w:r>
      <w:r w:rsidRPr="004A3E27">
        <w:t xml:space="preserve"> Ephes. 3:10; 4:8.</w:t>
      </w:r>
    </w:p>
  </w:footnote>
  <w:footnote w:id="345">
    <w:p w14:paraId="65732174" w14:textId="7AFAEA7C" w:rsidR="00CB63B1" w:rsidRDefault="00CB63B1"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CB63B1" w:rsidRPr="004A3E27" w:rsidRDefault="00CB63B1"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CB63B1" w:rsidRPr="004A3E27" w:rsidRDefault="00CB63B1"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CB63B1" w:rsidRDefault="00CB63B1" w:rsidP="00733705">
      <w:pPr>
        <w:pStyle w:val="footnote"/>
      </w:pPr>
      <w:r>
        <w:rPr>
          <w:rStyle w:val="FootnoteReference"/>
        </w:rPr>
        <w:footnoteRef/>
      </w:r>
      <w:r>
        <w:t xml:space="preserve"> [JS] literally “He will judge the poor of the people.”</w:t>
      </w:r>
    </w:p>
  </w:footnote>
  <w:footnote w:id="349">
    <w:p w14:paraId="4ADD947E" w14:textId="3381547D" w:rsidR="00CB63B1" w:rsidRPr="004A3E27" w:rsidRDefault="00CB63B1"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CB63B1" w:rsidRPr="004A3E27" w:rsidRDefault="00CB63B1" w:rsidP="00BD5BBE">
      <w:pPr>
        <w:pStyle w:val="footnote"/>
      </w:pPr>
      <w:r w:rsidRPr="004A3E27">
        <w:rPr>
          <w:rStyle w:val="FootnoteReference"/>
        </w:rPr>
        <w:footnoteRef/>
      </w:r>
      <w:r w:rsidRPr="004A3E27">
        <w:t xml:space="preserve"> Rivers: Tigris and Euphrates.</w:t>
      </w:r>
    </w:p>
  </w:footnote>
  <w:footnote w:id="351">
    <w:p w14:paraId="7811A007" w14:textId="64EFDFFD" w:rsidR="00CB63B1" w:rsidRPr="004A3E27" w:rsidRDefault="00CB63B1"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CB63B1" w:rsidRDefault="00CB63B1"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CB63B1" w:rsidRPr="004A3E27" w:rsidRDefault="00CB63B1"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CB63B1" w:rsidRPr="004A3E27" w:rsidRDefault="00CB63B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CB63B1" w:rsidRDefault="00CB63B1" w:rsidP="005B5466">
      <w:pPr>
        <w:pStyle w:val="footnote"/>
      </w:pPr>
      <w:r>
        <w:rPr>
          <w:rStyle w:val="FootnoteReference"/>
        </w:rPr>
        <w:footnoteRef/>
      </w:r>
      <w:r>
        <w:t xml:space="preserve"> [JS] or, “So be it! So be it!”</w:t>
      </w:r>
    </w:p>
  </w:footnote>
  <w:footnote w:id="356">
    <w:p w14:paraId="2E2191B6" w14:textId="77777777" w:rsidR="00CB63B1" w:rsidRPr="004A3E27" w:rsidRDefault="00CB63B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CB63B1" w:rsidRPr="004A3E27" w:rsidRDefault="00CB63B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B63B1" w:rsidRPr="004A3E27" w:rsidRDefault="00CB63B1" w:rsidP="00BD5BBE">
      <w:pPr>
        <w:pStyle w:val="footnote"/>
      </w:pPr>
      <w:r w:rsidRPr="004A3E27">
        <w:tab/>
        <w:t>For them there are no pains;</w:t>
      </w:r>
    </w:p>
    <w:p w14:paraId="15E57D33" w14:textId="77777777" w:rsidR="00CB63B1" w:rsidRPr="004A3E27" w:rsidRDefault="00CB63B1" w:rsidP="00BD5BBE">
      <w:pPr>
        <w:pStyle w:val="footnote"/>
      </w:pPr>
      <w:r w:rsidRPr="004A3E27">
        <w:tab/>
        <w:t>fit and strong are their bodies.</w:t>
      </w:r>
    </w:p>
  </w:footnote>
  <w:footnote w:id="358">
    <w:p w14:paraId="2000D9CE" w14:textId="77777777" w:rsidR="00CB63B1" w:rsidRPr="004A3E27" w:rsidRDefault="00CB63B1"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CB63B1" w:rsidRPr="004A3E27" w:rsidRDefault="00CB63B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CB63B1" w:rsidRPr="004A3E27" w:rsidRDefault="00CB63B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CB63B1" w:rsidRPr="004A3E27" w:rsidRDefault="00CB63B1"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CB63B1" w:rsidRPr="004A3E27" w:rsidRDefault="00CB63B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CB63B1" w:rsidRPr="004A3E27" w:rsidRDefault="00CB63B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CB63B1" w:rsidRPr="004A3E27" w:rsidRDefault="00CB63B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CB63B1" w:rsidRDefault="00CB63B1"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CB63B1" w:rsidRDefault="00CB63B1" w:rsidP="004B0577">
      <w:pPr>
        <w:pStyle w:val="footnote"/>
      </w:pPr>
      <w:r>
        <w:rPr>
          <w:rStyle w:val="FootnoteReference"/>
        </w:rPr>
        <w:footnoteRef/>
      </w:r>
      <w:r>
        <w:t xml:space="preserve"> [JS] or emblems.</w:t>
      </w:r>
    </w:p>
  </w:footnote>
  <w:footnote w:id="367">
    <w:p w14:paraId="48E0BAD1" w14:textId="77777777" w:rsidR="00CB63B1" w:rsidRPr="004A3E27" w:rsidRDefault="00CB63B1"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CB63B1" w:rsidRPr="004A3E27" w:rsidRDefault="00CB63B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CB63B1" w:rsidRPr="004A3E27" w:rsidRDefault="00CB63B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CB63B1" w:rsidRDefault="00CB63B1" w:rsidP="00E269C1">
      <w:pPr>
        <w:pStyle w:val="footnote"/>
      </w:pPr>
      <w:r>
        <w:rPr>
          <w:rStyle w:val="FootnoteReference"/>
        </w:rPr>
        <w:footnoteRef/>
      </w:r>
      <w:r>
        <w:t xml:space="preserve"> [JS] or “give thanks to You” or “thankfully confess you with praise”</w:t>
      </w:r>
    </w:p>
  </w:footnote>
  <w:footnote w:id="371">
    <w:p w14:paraId="13B7F9F8" w14:textId="32B2D2FD" w:rsidR="00CB63B1" w:rsidRDefault="00CB63B1"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CB63B1" w:rsidRDefault="00CB63B1" w:rsidP="00220BA1">
      <w:pPr>
        <w:pStyle w:val="footnote"/>
      </w:pPr>
      <w:r>
        <w:rPr>
          <w:rStyle w:val="FootnoteReference"/>
        </w:rPr>
        <w:footnoteRef/>
      </w:r>
      <w:r>
        <w:t xml:space="preserve"> [JS] literally “horn”, here and below.</w:t>
      </w:r>
    </w:p>
  </w:footnote>
  <w:footnote w:id="373">
    <w:p w14:paraId="43EF022B" w14:textId="270DF778" w:rsidR="00CB63B1" w:rsidRPr="004A3E27" w:rsidRDefault="00CB63B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CB63B1" w:rsidRPr="004A3E27" w:rsidRDefault="00CB63B1"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CB63B1" w:rsidRPr="004A3E27" w:rsidRDefault="00CB63B1"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CB63B1" w:rsidRPr="004A3E27" w:rsidRDefault="00CB63B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CB63B1" w:rsidRPr="004A3E27" w:rsidRDefault="00CB63B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CB63B1" w:rsidRDefault="00CB63B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CB63B1" w:rsidRDefault="00CB63B1" w:rsidP="0077116C">
      <w:pPr>
        <w:pStyle w:val="footnote"/>
      </w:pPr>
      <w:r>
        <w:rPr>
          <w:rStyle w:val="FootnoteReference"/>
        </w:rPr>
        <w:footnoteRef/>
      </w:r>
      <w:r>
        <w:t xml:space="preserve"> [JS] literally, “their voice”</w:t>
      </w:r>
    </w:p>
  </w:footnote>
  <w:footnote w:id="380">
    <w:p w14:paraId="691BE305" w14:textId="638D6FB9" w:rsidR="00CB63B1" w:rsidRDefault="00CB63B1" w:rsidP="0077116C">
      <w:pPr>
        <w:pStyle w:val="footnote"/>
      </w:pPr>
      <w:r>
        <w:rPr>
          <w:rStyle w:val="FootnoteReference"/>
        </w:rPr>
        <w:footnoteRef/>
      </w:r>
      <w:r>
        <w:t xml:space="preserve"> [JS] literally, “arrows”</w:t>
      </w:r>
    </w:p>
  </w:footnote>
  <w:footnote w:id="381">
    <w:p w14:paraId="02B0A65D" w14:textId="5AC6E269" w:rsidR="00CB63B1" w:rsidRDefault="00CB63B1" w:rsidP="0077116C">
      <w:pPr>
        <w:pStyle w:val="footnote"/>
      </w:pPr>
      <w:r>
        <w:rPr>
          <w:rStyle w:val="FootnoteReference"/>
        </w:rPr>
        <w:footnoteRef/>
      </w:r>
      <w:r>
        <w:t xml:space="preserve"> [JS] literally, “voice”</w:t>
      </w:r>
    </w:p>
  </w:footnote>
  <w:footnote w:id="382">
    <w:p w14:paraId="062E4DFE" w14:textId="77777777" w:rsidR="00CB63B1" w:rsidRDefault="00CB63B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B63B1" w:rsidRDefault="00CB63B1" w:rsidP="00BD5BBE">
      <w:pPr>
        <w:pStyle w:val="footnote"/>
      </w:pPr>
      <w:r>
        <w:tab/>
        <w:t>‘I will speak My mind in parables,</w:t>
      </w:r>
    </w:p>
    <w:p w14:paraId="04636509" w14:textId="5081AB06" w:rsidR="00CB63B1" w:rsidRDefault="00CB63B1" w:rsidP="00BD5BBE">
      <w:pPr>
        <w:pStyle w:val="footnote"/>
      </w:pPr>
      <w:r>
        <w:tab/>
        <w:t>divulge secrets hidden since creation’ (cf. Rev. 3:14).</w:t>
      </w:r>
    </w:p>
  </w:footnote>
  <w:footnote w:id="383">
    <w:p w14:paraId="7427B3ED" w14:textId="77777777" w:rsidR="00CB63B1" w:rsidRDefault="00CB63B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CB63B1" w:rsidRDefault="00CB63B1" w:rsidP="00BD5BBE">
      <w:pPr>
        <w:pStyle w:val="footnote"/>
      </w:pPr>
      <w:r>
        <w:rPr>
          <w:rStyle w:val="FootnoteReference"/>
        </w:rPr>
        <w:footnoteRef/>
      </w:r>
      <w:r>
        <w:t xml:space="preserve"> Ephraim = Israel (cf. Hos. 7; Num. 14; 1 Sam. 4).</w:t>
      </w:r>
    </w:p>
  </w:footnote>
  <w:footnote w:id="385">
    <w:p w14:paraId="0E4A044E" w14:textId="4F6EBBCE" w:rsidR="00CB63B1" w:rsidRDefault="00CB63B1" w:rsidP="008A536F">
      <w:pPr>
        <w:pStyle w:val="footnote"/>
      </w:pPr>
      <w:r>
        <w:rPr>
          <w:rStyle w:val="FootnoteReference"/>
        </w:rPr>
        <w:footnoteRef/>
      </w:r>
      <w:r>
        <w:t xml:space="preserve"> [JS] literally, “a waterless land”</w:t>
      </w:r>
    </w:p>
  </w:footnote>
  <w:footnote w:id="386">
    <w:p w14:paraId="3E975B3D" w14:textId="77777777" w:rsidR="00CB63B1" w:rsidRDefault="00CB63B1" w:rsidP="00BD5BBE">
      <w:pPr>
        <w:pStyle w:val="footnote"/>
      </w:pPr>
      <w:r>
        <w:rPr>
          <w:rStyle w:val="FootnoteReference"/>
        </w:rPr>
        <w:footnoteRef/>
      </w:r>
      <w:r>
        <w:t xml:space="preserve"> He deferred giving them the promised food and the Promised Land.</w:t>
      </w:r>
    </w:p>
  </w:footnote>
  <w:footnote w:id="387">
    <w:p w14:paraId="0FFCC018" w14:textId="5FB43138" w:rsidR="00CB63B1" w:rsidRDefault="00CB63B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CB63B1" w:rsidRDefault="00CB63B1" w:rsidP="00287CDE">
      <w:pPr>
        <w:pStyle w:val="footnote"/>
      </w:pPr>
      <w:r>
        <w:rPr>
          <w:rStyle w:val="FootnoteReference"/>
        </w:rPr>
        <w:footnoteRef/>
      </w:r>
      <w:r>
        <w:t xml:space="preserve"> [JS] Fr. Lazarus has “recovered from wine”</w:t>
      </w:r>
    </w:p>
  </w:footnote>
  <w:footnote w:id="389">
    <w:p w14:paraId="4F93FDA3" w14:textId="3D07B295" w:rsidR="00CB63B1" w:rsidRDefault="00CB63B1"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CB63B1" w:rsidRDefault="00CB63B1"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CB63B1" w:rsidRDefault="00CB63B1" w:rsidP="00BD5BBE">
      <w:pPr>
        <w:pStyle w:val="footnote"/>
      </w:pPr>
      <w:r>
        <w:rPr>
          <w:rStyle w:val="FootnoteReference"/>
        </w:rPr>
        <w:footnoteRef/>
      </w:r>
      <w:r>
        <w:t xml:space="preserve"> John 15.</w:t>
      </w:r>
    </w:p>
  </w:footnote>
  <w:footnote w:id="392">
    <w:p w14:paraId="211D4309" w14:textId="77777777" w:rsidR="00CB63B1" w:rsidRDefault="00CB63B1" w:rsidP="00BD5BBE">
      <w:pPr>
        <w:pStyle w:val="footnote"/>
      </w:pPr>
      <w:r>
        <w:rPr>
          <w:rStyle w:val="FootnoteReference"/>
        </w:rPr>
        <w:footnoteRef/>
      </w:r>
      <w:r>
        <w:t xml:space="preserve"> Joseph = Israel (Gen. 40:23; 48:15; Amos 6:6).</w:t>
      </w:r>
    </w:p>
  </w:footnote>
  <w:footnote w:id="393">
    <w:p w14:paraId="7AA1750E" w14:textId="77777777" w:rsidR="00CB63B1" w:rsidRDefault="00CB63B1" w:rsidP="00BD5BBE">
      <w:pPr>
        <w:pStyle w:val="footnote"/>
      </w:pPr>
      <w:r>
        <w:rPr>
          <w:rStyle w:val="FootnoteReference"/>
        </w:rPr>
        <w:footnoteRef/>
      </w:r>
      <w:r>
        <w:t xml:space="preserve"> 2 Sam. 6:2 (LXX).</w:t>
      </w:r>
    </w:p>
  </w:footnote>
  <w:footnote w:id="394">
    <w:p w14:paraId="4A2B3530" w14:textId="5B5CF4B9" w:rsidR="00CB63B1" w:rsidRDefault="00CB63B1" w:rsidP="006B0A9B">
      <w:pPr>
        <w:pStyle w:val="footnote"/>
      </w:pPr>
      <w:r>
        <w:rPr>
          <w:rStyle w:val="FootnoteReference"/>
        </w:rPr>
        <w:footnoteRef/>
      </w:r>
      <w:r>
        <w:t xml:space="preserve"> [JS] or “appear” or “reveal Yourself”</w:t>
      </w:r>
    </w:p>
  </w:footnote>
  <w:footnote w:id="395">
    <w:p w14:paraId="502F316B" w14:textId="0CF056C9" w:rsidR="00CB63B1" w:rsidRDefault="00CB63B1" w:rsidP="00542B9B">
      <w:pPr>
        <w:pStyle w:val="footnote"/>
      </w:pPr>
      <w:r>
        <w:rPr>
          <w:rStyle w:val="FootnoteReference"/>
        </w:rPr>
        <w:footnoteRef/>
      </w:r>
      <w:r>
        <w:t xml:space="preserve"> [JS] or “reveal Your face”.</w:t>
      </w:r>
    </w:p>
  </w:footnote>
  <w:footnote w:id="396">
    <w:p w14:paraId="1F148131" w14:textId="7C16470D" w:rsidR="00CB63B1" w:rsidRDefault="00CB63B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CB63B1" w:rsidRDefault="00CB63B1" w:rsidP="00BD5BBE">
      <w:pPr>
        <w:pStyle w:val="footnote"/>
      </w:pPr>
      <w:r>
        <w:rPr>
          <w:rStyle w:val="FootnoteReference"/>
        </w:rPr>
        <w:footnoteRef/>
      </w:r>
      <w:r>
        <w:t xml:space="preserve"> ‘What tongue? The voice of God’ (St Athanasius).</w:t>
      </w:r>
    </w:p>
  </w:footnote>
  <w:footnote w:id="398">
    <w:p w14:paraId="33FBC19B" w14:textId="77777777" w:rsidR="00CB63B1" w:rsidRDefault="00CB63B1" w:rsidP="00BD5BBE">
      <w:pPr>
        <w:pStyle w:val="footnote"/>
      </w:pPr>
      <w:r>
        <w:rPr>
          <w:rStyle w:val="FootnoteReference"/>
        </w:rPr>
        <w:footnoteRef/>
      </w:r>
      <w:r>
        <w:t xml:space="preserve"> Exodus 9:23; 19:16.</w:t>
      </w:r>
    </w:p>
  </w:footnote>
  <w:footnote w:id="399">
    <w:p w14:paraId="5C3F1B44" w14:textId="608ECC60" w:rsidR="00CB63B1" w:rsidRDefault="00CB63B1"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CB63B1" w:rsidRDefault="00CB63B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CB63B1" w:rsidRDefault="00CB63B1" w:rsidP="00BD5BBE">
      <w:pPr>
        <w:pStyle w:val="footnote"/>
      </w:pPr>
      <w:r>
        <w:rPr>
          <w:rStyle w:val="FootnoteReference"/>
        </w:rPr>
        <w:footnoteRef/>
      </w:r>
      <w:r>
        <w:t xml:space="preserve"> </w:t>
      </w:r>
      <w:r>
        <w:rPr>
          <w:i/>
        </w:rPr>
        <w:t>See the previous footnote</w:t>
      </w:r>
      <w:r>
        <w:t>.</w:t>
      </w:r>
    </w:p>
  </w:footnote>
  <w:footnote w:id="402">
    <w:p w14:paraId="09156637" w14:textId="44D0701B" w:rsidR="00CB63B1" w:rsidRDefault="00CB63B1" w:rsidP="00BD5BBE">
      <w:pPr>
        <w:pStyle w:val="footnote"/>
      </w:pPr>
      <w:r>
        <w:rPr>
          <w:rStyle w:val="FootnoteReference"/>
        </w:rPr>
        <w:footnoteRef/>
      </w:r>
      <w:r>
        <w:t xml:space="preserve"> Cf. Isaiah 36:6; 2 Chron. 32:8; 1 Tim. 6:17; Ps. 74:4; Gal. 2:9; 1 Sam. 2:8.</w:t>
      </w:r>
    </w:p>
  </w:footnote>
  <w:footnote w:id="403">
    <w:p w14:paraId="14FEF0D9" w14:textId="77777777" w:rsidR="00CB63B1" w:rsidRDefault="00CB63B1" w:rsidP="00BD5BBE">
      <w:pPr>
        <w:pStyle w:val="footnote"/>
      </w:pPr>
      <w:r>
        <w:rPr>
          <w:rStyle w:val="FootnoteReference"/>
        </w:rPr>
        <w:footnoteRef/>
      </w:r>
      <w:r>
        <w:t xml:space="preserve"> John 10:34-36.</w:t>
      </w:r>
    </w:p>
  </w:footnote>
  <w:footnote w:id="404">
    <w:p w14:paraId="136A7666" w14:textId="77777777" w:rsidR="00CB63B1" w:rsidRDefault="00CB63B1" w:rsidP="00BD5BBE">
      <w:pPr>
        <w:pStyle w:val="footnote"/>
      </w:pPr>
      <w:r>
        <w:rPr>
          <w:rStyle w:val="FootnoteReference"/>
        </w:rPr>
        <w:footnoteRef/>
      </w:r>
      <w:r>
        <w:t xml:space="preserve"> This prayer is already answered (John 3:18; 9:39; 12:31; Acts 17:31).</w:t>
      </w:r>
    </w:p>
  </w:footnote>
  <w:footnote w:id="405">
    <w:p w14:paraId="764CD80E" w14:textId="77777777" w:rsidR="00CB63B1" w:rsidRDefault="00CB63B1"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CB63B1" w:rsidRDefault="00CB63B1" w:rsidP="00BD5BBE">
      <w:pPr>
        <w:pStyle w:val="footnote"/>
      </w:pPr>
      <w:r>
        <w:rPr>
          <w:rStyle w:val="FootnoteReference"/>
        </w:rPr>
        <w:footnoteRef/>
      </w:r>
      <w:r>
        <w:t xml:space="preserve"> Man has made a mess of the earth (Gen. 3; Isaiah 24:4-6 etc.)</w:t>
      </w:r>
    </w:p>
  </w:footnote>
  <w:footnote w:id="407">
    <w:p w14:paraId="65885EA4" w14:textId="7CFB9AA8" w:rsidR="00CB63B1" w:rsidRDefault="00CB63B1" w:rsidP="00C7094F">
      <w:pPr>
        <w:pStyle w:val="footnote"/>
      </w:pPr>
      <w:r>
        <w:rPr>
          <w:rStyle w:val="FootnoteReference"/>
        </w:rPr>
        <w:footnoteRef/>
      </w:r>
      <w:r>
        <w:t xml:space="preserve"> [JS] or “anointed”</w:t>
      </w:r>
    </w:p>
  </w:footnote>
  <w:footnote w:id="408">
    <w:p w14:paraId="71E6E356" w14:textId="3B6C4C62" w:rsidR="00CB63B1" w:rsidRDefault="00CB63B1" w:rsidP="00BD5BBE">
      <w:pPr>
        <w:pStyle w:val="footnote"/>
      </w:pPr>
      <w:r>
        <w:rPr>
          <w:rStyle w:val="FootnoteReference"/>
        </w:rPr>
        <w:footnoteRef/>
      </w:r>
      <w:r>
        <w:t xml:space="preserve"> Cf. Lk. 13:25; Mk. 4:11; Col. 4:5; Rev. 22:15.</w:t>
      </w:r>
    </w:p>
  </w:footnote>
  <w:footnote w:id="409">
    <w:p w14:paraId="39C94F4B" w14:textId="0B87A78E" w:rsidR="00CB63B1" w:rsidRDefault="00CB63B1" w:rsidP="006B0A9B">
      <w:pPr>
        <w:pStyle w:val="footnote"/>
      </w:pPr>
      <w:r>
        <w:rPr>
          <w:rStyle w:val="FootnoteReference"/>
        </w:rPr>
        <w:footnoteRef/>
      </w:r>
      <w:r>
        <w:t xml:space="preserve"> [JS] or “transgressions”</w:t>
      </w:r>
    </w:p>
  </w:footnote>
  <w:footnote w:id="410">
    <w:p w14:paraId="41AC4983" w14:textId="77777777" w:rsidR="00CB63B1" w:rsidRDefault="00CB63B1"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CB63B1" w:rsidRDefault="00CB63B1" w:rsidP="009745F6">
      <w:pPr>
        <w:pStyle w:val="footnote"/>
      </w:pPr>
      <w:r>
        <w:rPr>
          <w:rStyle w:val="FootnoteReference"/>
        </w:rPr>
        <w:footnoteRef/>
      </w:r>
      <w:r>
        <w:t xml:space="preserve"> [JS] Fr. Lazarus has, “convert us”</w:t>
      </w:r>
    </w:p>
  </w:footnote>
  <w:footnote w:id="412">
    <w:p w14:paraId="5359A239" w14:textId="2D06041F" w:rsidR="00CB63B1" w:rsidRDefault="00CB63B1" w:rsidP="009745F6">
      <w:pPr>
        <w:pStyle w:val="footnote"/>
      </w:pPr>
      <w:r>
        <w:rPr>
          <w:rStyle w:val="FootnoteReference"/>
        </w:rPr>
        <w:footnoteRef/>
      </w:r>
      <w:r>
        <w:t xml:space="preserve"> [JS] or “sprouted”</w:t>
      </w:r>
    </w:p>
  </w:footnote>
  <w:footnote w:id="413">
    <w:p w14:paraId="098CF664" w14:textId="4B2C526D" w:rsidR="00CB63B1" w:rsidRDefault="00CB63B1" w:rsidP="00BD5BBE">
      <w:pPr>
        <w:pStyle w:val="footnote"/>
      </w:pPr>
      <w:r>
        <w:rPr>
          <w:rStyle w:val="FootnoteReference"/>
        </w:rPr>
        <w:footnoteRef/>
      </w:r>
      <w:r>
        <w:t xml:space="preserve"> holy: cf. 1 Cor. 3:16,17; 6:15-19; Heb. 3:1; 12:10; 1 Pet. 1:15,16; 2 Pet. 1-4.</w:t>
      </w:r>
    </w:p>
  </w:footnote>
  <w:footnote w:id="414">
    <w:p w14:paraId="7FD51EF5" w14:textId="77777777" w:rsidR="00CB63B1" w:rsidRDefault="00CB63B1"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CB63B1" w:rsidRDefault="00CB63B1" w:rsidP="00751701">
      <w:pPr>
        <w:pStyle w:val="footnote"/>
      </w:pPr>
      <w:r>
        <w:rPr>
          <w:rStyle w:val="FootnoteReference"/>
        </w:rPr>
        <w:footnoteRef/>
      </w:r>
      <w:r>
        <w:t xml:space="preserve"> [JS] literally, “voice”</w:t>
      </w:r>
    </w:p>
  </w:footnote>
  <w:footnote w:id="416">
    <w:p w14:paraId="3DAD2C70" w14:textId="080A36FD" w:rsidR="00CB63B1" w:rsidRDefault="00CB63B1" w:rsidP="00C32C04">
      <w:pPr>
        <w:pStyle w:val="footnote"/>
      </w:pPr>
      <w:r>
        <w:rPr>
          <w:rStyle w:val="FootnoteReference"/>
        </w:rPr>
        <w:footnoteRef/>
      </w:r>
      <w:r>
        <w:t xml:space="preserve"> [JS] Literally, “do obeisance”, i.e. physically bow down</w:t>
      </w:r>
    </w:p>
  </w:footnote>
  <w:footnote w:id="417">
    <w:p w14:paraId="2E11ABE5" w14:textId="77777777" w:rsidR="00CB63B1" w:rsidRDefault="00CB63B1" w:rsidP="00BD5BBE">
      <w:pPr>
        <w:pStyle w:val="footnote"/>
      </w:pPr>
      <w:r>
        <w:rPr>
          <w:rStyle w:val="FootnoteReference"/>
        </w:rPr>
        <w:footnoteRef/>
      </w:r>
      <w:r>
        <w:t xml:space="preserve"> ‘The song of the Lamb.’ (Rev. 15:3-5; John 12:32).</w:t>
      </w:r>
    </w:p>
  </w:footnote>
  <w:footnote w:id="418">
    <w:p w14:paraId="7112E84B" w14:textId="2D3BBD84" w:rsidR="00CB63B1" w:rsidRDefault="00CB63B1"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CB63B1" w:rsidRDefault="00CB63B1" w:rsidP="00C32C04">
      <w:pPr>
        <w:pStyle w:val="footnote"/>
      </w:pPr>
      <w:r>
        <w:rPr>
          <w:rStyle w:val="FootnoteReference"/>
        </w:rPr>
        <w:footnoteRef/>
      </w:r>
      <w:r>
        <w:t xml:space="preserve"> [JS] or “lawless”</w:t>
      </w:r>
    </w:p>
  </w:footnote>
  <w:footnote w:id="420">
    <w:p w14:paraId="76D459DC" w14:textId="1D5E39F2" w:rsidR="00CB63B1" w:rsidRDefault="00CB63B1" w:rsidP="004A5192">
      <w:pPr>
        <w:pStyle w:val="footnote"/>
      </w:pPr>
      <w:r>
        <w:rPr>
          <w:rStyle w:val="FootnoteReference"/>
        </w:rPr>
        <w:footnoteRef/>
      </w:r>
      <w:r>
        <w:t xml:space="preserve"> [JS] Or, “band”, “gathering”, or “synagogue”</w:t>
      </w:r>
    </w:p>
  </w:footnote>
  <w:footnote w:id="421">
    <w:p w14:paraId="664DD95E" w14:textId="08E445BA" w:rsidR="00CB63B1" w:rsidRDefault="00CB63B1"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CB63B1" w:rsidRDefault="00CB63B1"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CB63B1" w:rsidRDefault="00CB63B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CB63B1" w:rsidRDefault="00CB63B1" w:rsidP="00ED7AD3">
      <w:pPr>
        <w:pStyle w:val="footnote"/>
      </w:pPr>
      <w:r>
        <w:rPr>
          <w:rStyle w:val="FootnoteReference"/>
        </w:rPr>
        <w:footnoteRef/>
      </w:r>
      <w:r>
        <w:t xml:space="preserve"> [JS] or “Mother Zion will say,”</w:t>
      </w:r>
    </w:p>
  </w:footnote>
  <w:footnote w:id="425">
    <w:p w14:paraId="2178F99A" w14:textId="083F0AD6" w:rsidR="00CB63B1" w:rsidRDefault="00CB63B1" w:rsidP="00ED7AD3">
      <w:pPr>
        <w:pStyle w:val="footnote"/>
      </w:pPr>
      <w:r>
        <w:rPr>
          <w:rStyle w:val="FootnoteReference"/>
        </w:rPr>
        <w:footnoteRef/>
      </w:r>
      <w:r>
        <w:t xml:space="preserve"> [JS] Coptic has, “that a man and a man dwelt in her”</w:t>
      </w:r>
    </w:p>
  </w:footnote>
  <w:footnote w:id="426">
    <w:p w14:paraId="02B9876C" w14:textId="77777777" w:rsidR="00CB63B1" w:rsidRDefault="00CB63B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CB63B1" w:rsidRDefault="00CB63B1" w:rsidP="004E2A9B">
      <w:pPr>
        <w:pStyle w:val="footnote"/>
      </w:pPr>
      <w:r>
        <w:rPr>
          <w:rStyle w:val="FootnoteReference"/>
        </w:rPr>
        <w:footnoteRef/>
      </w:r>
      <w:r>
        <w:t xml:space="preserve"> [JS] or, “corpses”</w:t>
      </w:r>
    </w:p>
  </w:footnote>
  <w:footnote w:id="428">
    <w:p w14:paraId="228CEE3D" w14:textId="77777777" w:rsidR="00CB63B1" w:rsidRDefault="00CB63B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CB63B1" w:rsidRDefault="00CB63B1" w:rsidP="004E2A9B">
      <w:pPr>
        <w:pStyle w:val="footnote"/>
      </w:pPr>
      <w:r>
        <w:rPr>
          <w:rStyle w:val="FootnoteReference"/>
        </w:rPr>
        <w:footnoteRef/>
      </w:r>
      <w:r>
        <w:t xml:space="preserve"> [JS] or “billows”</w:t>
      </w:r>
    </w:p>
  </w:footnote>
  <w:footnote w:id="430">
    <w:p w14:paraId="5ACFD856" w14:textId="14632015" w:rsidR="00CB63B1" w:rsidRDefault="00CB63B1" w:rsidP="00FF46D1">
      <w:pPr>
        <w:pStyle w:val="footnote"/>
      </w:pPr>
      <w:r>
        <w:rPr>
          <w:rStyle w:val="FootnoteReference"/>
        </w:rPr>
        <w:footnoteRef/>
      </w:r>
      <w:r>
        <w:t xml:space="preserve"> [JS] “they” refers to “the dead”, not to “physicians”</w:t>
      </w:r>
    </w:p>
  </w:footnote>
  <w:footnote w:id="431">
    <w:p w14:paraId="0E2F399B" w14:textId="26144FDB" w:rsidR="00CB63B1" w:rsidRDefault="00CB63B1"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CB63B1" w:rsidRDefault="00CB63B1"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CB63B1" w:rsidRDefault="00CB63B1"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CB63B1" w:rsidRDefault="00CB63B1"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CB63B1" w:rsidRDefault="00CB63B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CB63B1" w:rsidRDefault="00CB63B1" w:rsidP="006D6CF8">
      <w:pPr>
        <w:pStyle w:val="footnote"/>
      </w:pPr>
      <w:r>
        <w:rPr>
          <w:rStyle w:val="FootnoteReference"/>
        </w:rPr>
        <w:footnoteRef/>
      </w:r>
      <w:r>
        <w:t xml:space="preserve"> [JS] Fr. Lazarus has, “for an eternal reign”</w:t>
      </w:r>
    </w:p>
  </w:footnote>
  <w:footnote w:id="437">
    <w:p w14:paraId="71813680" w14:textId="7D3BCF59" w:rsidR="00CB63B1" w:rsidRDefault="00CB63B1" w:rsidP="006D6CF8">
      <w:pPr>
        <w:pStyle w:val="footnote"/>
      </w:pPr>
      <w:r>
        <w:rPr>
          <w:rStyle w:val="FootnoteReference"/>
        </w:rPr>
        <w:footnoteRef/>
      </w:r>
      <w:r>
        <w:t xml:space="preserve"> [JS] Fr. Lazarus has, “for all generations.”</w:t>
      </w:r>
    </w:p>
  </w:footnote>
  <w:footnote w:id="438">
    <w:p w14:paraId="3E8CA221" w14:textId="7ED1052D" w:rsidR="00CB63B1" w:rsidRDefault="00CB63B1"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CB63B1" w:rsidRDefault="00CB63B1" w:rsidP="006D6CF8">
      <w:pPr>
        <w:pStyle w:val="footnote"/>
      </w:pPr>
      <w:r>
        <w:rPr>
          <w:rStyle w:val="FootnoteReference"/>
        </w:rPr>
        <w:footnoteRef/>
      </w:r>
      <w:r>
        <w:t xml:space="preserve"> [JS] literally, “an assembly of holy ones”</w:t>
      </w:r>
    </w:p>
  </w:footnote>
  <w:footnote w:id="440">
    <w:p w14:paraId="179D7A74" w14:textId="04A38D47" w:rsidR="00CB63B1" w:rsidRDefault="00CB63B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CB63B1" w:rsidRDefault="00CB63B1" w:rsidP="001626CD">
      <w:pPr>
        <w:pStyle w:val="footnote"/>
      </w:pPr>
      <w:r>
        <w:rPr>
          <w:rStyle w:val="FootnoteReference"/>
        </w:rPr>
        <w:footnoteRef/>
      </w:r>
      <w:r>
        <w:t xml:space="preserve"> [JS] Fr. Lazarus has, “will pave the way for Your presence”</w:t>
      </w:r>
    </w:p>
  </w:footnote>
  <w:footnote w:id="442">
    <w:p w14:paraId="6DF491B9" w14:textId="2435757B" w:rsidR="00CB63B1" w:rsidRDefault="00CB63B1" w:rsidP="001626CD">
      <w:pPr>
        <w:pStyle w:val="footnote"/>
      </w:pPr>
      <w:r>
        <w:rPr>
          <w:rStyle w:val="FootnoteReference"/>
        </w:rPr>
        <w:footnoteRef/>
      </w:r>
      <w:r>
        <w:t xml:space="preserve"> [JS] or “face”</w:t>
      </w:r>
    </w:p>
  </w:footnote>
  <w:footnote w:id="443">
    <w:p w14:paraId="1815409B" w14:textId="50184218" w:rsidR="00CB63B1" w:rsidRDefault="00CB63B1" w:rsidP="00B5373A">
      <w:pPr>
        <w:pStyle w:val="footnote"/>
      </w:pPr>
      <w:r>
        <w:rPr>
          <w:rStyle w:val="FootnoteReference"/>
        </w:rPr>
        <w:footnoteRef/>
      </w:r>
      <w:r>
        <w:t xml:space="preserve"> [JS] Fr. Lazrus has “we are raised to power”</w:t>
      </w:r>
    </w:p>
  </w:footnote>
  <w:footnote w:id="444">
    <w:p w14:paraId="0F6F70D6" w14:textId="1994D705" w:rsidR="00CB63B1" w:rsidRDefault="00CB63B1" w:rsidP="00BD5BBE">
      <w:pPr>
        <w:pStyle w:val="footnote"/>
      </w:pPr>
      <w:r>
        <w:rPr>
          <w:rStyle w:val="FootnoteReference"/>
        </w:rPr>
        <w:footnoteRef/>
      </w:r>
      <w:r>
        <w:t xml:space="preserve"> Cf. 2 Samuel 7:4-17; 1 Chron. 17:3-14.</w:t>
      </w:r>
    </w:p>
  </w:footnote>
  <w:footnote w:id="445">
    <w:p w14:paraId="4FF1211C" w14:textId="57A861DB" w:rsidR="00CB63B1" w:rsidRDefault="00CB63B1" w:rsidP="00962B09">
      <w:pPr>
        <w:pStyle w:val="footnote"/>
      </w:pPr>
      <w:r>
        <w:rPr>
          <w:rStyle w:val="FootnoteReference"/>
        </w:rPr>
        <w:footnoteRef/>
      </w:r>
      <w:r>
        <w:t xml:space="preserve"> [JS] or “lawlessness,” or “transgression</w:t>
      </w:r>
    </w:p>
  </w:footnote>
  <w:footnote w:id="446">
    <w:p w14:paraId="5008AA97" w14:textId="7C635360" w:rsidR="00CB63B1" w:rsidRDefault="00CB63B1" w:rsidP="00B5373A">
      <w:pPr>
        <w:pStyle w:val="footnote"/>
      </w:pPr>
      <w:r>
        <w:rPr>
          <w:rStyle w:val="FootnoteReference"/>
        </w:rPr>
        <w:footnoteRef/>
      </w:r>
      <w:r>
        <w:t xml:space="preserve"> [JS] literally, “his horn will be exalted”</w:t>
      </w:r>
    </w:p>
  </w:footnote>
  <w:footnote w:id="447">
    <w:p w14:paraId="2D768480" w14:textId="725D7BB3" w:rsidR="00CB63B1" w:rsidRDefault="00CB63B1" w:rsidP="00B5373A">
      <w:pPr>
        <w:pStyle w:val="footnote"/>
      </w:pPr>
      <w:r>
        <w:rPr>
          <w:rStyle w:val="FootnoteReference"/>
        </w:rPr>
        <w:footnoteRef/>
      </w:r>
      <w:r>
        <w:t xml:space="preserve"> [JS] Fr. Lazarus has, “I will extend his power over the sea”</w:t>
      </w:r>
    </w:p>
  </w:footnote>
  <w:footnote w:id="448">
    <w:p w14:paraId="41487A2A" w14:textId="014FBA23" w:rsidR="00CB63B1" w:rsidRDefault="00CB63B1"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CB63B1" w:rsidRDefault="00CB63B1" w:rsidP="00962B09">
      <w:pPr>
        <w:pStyle w:val="footnote"/>
      </w:pPr>
      <w:r>
        <w:rPr>
          <w:rStyle w:val="FootnoteReference"/>
        </w:rPr>
        <w:footnoteRef/>
      </w:r>
      <w:r>
        <w:t xml:space="preserve"> [JS] Fr. Lazarus renders this, “dynasty”</w:t>
      </w:r>
    </w:p>
  </w:footnote>
  <w:footnote w:id="450">
    <w:p w14:paraId="11323AA1" w14:textId="77777777" w:rsidR="00CB63B1" w:rsidRDefault="00CB63B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CB63B1" w:rsidRDefault="00CB63B1" w:rsidP="00B5373A">
      <w:pPr>
        <w:pStyle w:val="footnote"/>
      </w:pPr>
      <w:r>
        <w:rPr>
          <w:rStyle w:val="FootnoteReference"/>
        </w:rPr>
        <w:footnoteRef/>
      </w:r>
      <w:r>
        <w:t xml:space="preserve"> [JS] or “in my holy place”</w:t>
      </w:r>
    </w:p>
  </w:footnote>
  <w:footnote w:id="452">
    <w:p w14:paraId="4C1D0FC5" w14:textId="77777777" w:rsidR="00CB63B1" w:rsidRDefault="00CB63B1" w:rsidP="00C544D6">
      <w:pPr>
        <w:pStyle w:val="footnote"/>
      </w:pPr>
      <w:r>
        <w:rPr>
          <w:rStyle w:val="FootnoteReference"/>
        </w:rPr>
        <w:footnoteRef/>
      </w:r>
      <w:r>
        <w:t xml:space="preserve"> Rev. 1:5; 3:14.</w:t>
      </w:r>
    </w:p>
  </w:footnote>
  <w:footnote w:id="453">
    <w:p w14:paraId="0B7D22CC" w14:textId="391FD3DE" w:rsidR="00CB63B1" w:rsidRDefault="00CB63B1" w:rsidP="00B5373A">
      <w:pPr>
        <w:pStyle w:val="footnote"/>
      </w:pPr>
      <w:r>
        <w:rPr>
          <w:rStyle w:val="FootnoteReference"/>
        </w:rPr>
        <w:footnoteRef/>
      </w:r>
      <w:r>
        <w:t xml:space="preserve"> [JS] “anointed”</w:t>
      </w:r>
    </w:p>
  </w:footnote>
  <w:footnote w:id="454">
    <w:p w14:paraId="2C6B21AE" w14:textId="0FBCD630" w:rsidR="00CB63B1" w:rsidRDefault="00CB63B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CB63B1" w:rsidRDefault="00CB63B1" w:rsidP="00B5373A">
      <w:pPr>
        <w:pStyle w:val="footnote"/>
      </w:pPr>
      <w:r>
        <w:rPr>
          <w:rStyle w:val="FootnoteReference"/>
        </w:rPr>
        <w:footnoteRef/>
      </w:r>
      <w:r>
        <w:t xml:space="preserve"> [JS] “So be it! So be it!” or “May it be! May it be!”</w:t>
      </w:r>
    </w:p>
  </w:footnote>
  <w:footnote w:id="456">
    <w:p w14:paraId="33FEA89E" w14:textId="6A510F2C" w:rsidR="00CB63B1" w:rsidRDefault="00CB63B1" w:rsidP="006236CC">
      <w:pPr>
        <w:pStyle w:val="footnote"/>
      </w:pPr>
      <w:r>
        <w:rPr>
          <w:rStyle w:val="FootnoteReference"/>
        </w:rPr>
        <w:footnoteRef/>
      </w:r>
      <w:r>
        <w:t xml:space="preserve"> [JS] or “expired”</w:t>
      </w:r>
    </w:p>
  </w:footnote>
  <w:footnote w:id="457">
    <w:p w14:paraId="11F2D9AD" w14:textId="77777777" w:rsidR="00CB63B1" w:rsidRDefault="00CB63B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CB63B1" w:rsidRDefault="00CB63B1" w:rsidP="00DB082B">
      <w:pPr>
        <w:pStyle w:val="footnote"/>
      </w:pPr>
      <w:r>
        <w:rPr>
          <w:rStyle w:val="FootnoteReference"/>
        </w:rPr>
        <w:footnoteRef/>
      </w:r>
      <w:r>
        <w:t xml:space="preserve"> [JS] or “chastened”</w:t>
      </w:r>
    </w:p>
  </w:footnote>
  <w:footnote w:id="459">
    <w:p w14:paraId="2C9584E9" w14:textId="0BF57A67" w:rsidR="00CB63B1" w:rsidRDefault="00CB63B1"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CB63B1" w:rsidRDefault="00CB63B1" w:rsidP="00C544D6">
      <w:pPr>
        <w:pStyle w:val="footnote"/>
      </w:pPr>
      <w:r>
        <w:rPr>
          <w:rStyle w:val="FootnoteReference"/>
        </w:rPr>
        <w:footnoteRef/>
      </w:r>
      <w:r>
        <w:t xml:space="preserve"> That is, in the Kingdom (1 Cor. 4:20).</w:t>
      </w:r>
    </w:p>
  </w:footnote>
  <w:footnote w:id="461">
    <w:p w14:paraId="6FEEFB4C" w14:textId="77777777" w:rsidR="00CB63B1" w:rsidRDefault="00CB63B1"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CB63B1" w:rsidRDefault="00CB63B1"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CB63B1" w:rsidRDefault="00CB63B1"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CB63B1" w:rsidRDefault="00CB63B1" w:rsidP="00B74D74">
      <w:pPr>
        <w:pStyle w:val="footnote"/>
      </w:pPr>
      <w:r>
        <w:rPr>
          <w:rStyle w:val="FootnoteReference"/>
        </w:rPr>
        <w:footnoteRef/>
      </w:r>
      <w:r>
        <w:t xml:space="preserve"> [JS] Or “ode”</w:t>
      </w:r>
    </w:p>
  </w:footnote>
  <w:footnote w:id="465">
    <w:p w14:paraId="4C277098" w14:textId="02C8A24D" w:rsidR="00CB63B1" w:rsidRDefault="00CB63B1" w:rsidP="00B74D74">
      <w:pPr>
        <w:pStyle w:val="footnote"/>
      </w:pPr>
      <w:r>
        <w:rPr>
          <w:rStyle w:val="FootnoteReference"/>
        </w:rPr>
        <w:footnoteRef/>
      </w:r>
      <w:r>
        <w:t xml:space="preserve"> [JS] or “forever and ever.”</w:t>
      </w:r>
    </w:p>
  </w:footnote>
  <w:footnote w:id="466">
    <w:p w14:paraId="3BE1818B" w14:textId="556FC717" w:rsidR="00CB63B1" w:rsidRDefault="00CB63B1" w:rsidP="00B74D74">
      <w:pPr>
        <w:pStyle w:val="footnote"/>
      </w:pPr>
      <w:r>
        <w:rPr>
          <w:rStyle w:val="FootnoteReference"/>
        </w:rPr>
        <w:footnoteRef/>
      </w:r>
      <w:r>
        <w:t xml:space="preserve"> [JS] literally, “And my horn will be exalted like a unicorn’s”</w:t>
      </w:r>
    </w:p>
  </w:footnote>
  <w:footnote w:id="467">
    <w:p w14:paraId="0EA8E9DE" w14:textId="575E16F4" w:rsidR="00CB63B1" w:rsidRDefault="00CB63B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CB63B1" w:rsidRDefault="00CB63B1"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CB63B1" w:rsidRDefault="00CB63B1" w:rsidP="00325B16">
      <w:pPr>
        <w:pStyle w:val="footnote"/>
      </w:pPr>
      <w:r>
        <w:rPr>
          <w:rStyle w:val="FootnoteReference"/>
        </w:rPr>
        <w:footnoteRef/>
      </w:r>
      <w:r>
        <w:t xml:space="preserve"> [JS] literally “still increase”</w:t>
      </w:r>
    </w:p>
  </w:footnote>
  <w:footnote w:id="470">
    <w:p w14:paraId="5C5C66FF" w14:textId="1F74D241" w:rsidR="00CB63B1" w:rsidRDefault="00CB63B1" w:rsidP="00325B16">
      <w:pPr>
        <w:pStyle w:val="footnote"/>
      </w:pPr>
      <w:r>
        <w:rPr>
          <w:rStyle w:val="FootnoteReference"/>
        </w:rPr>
        <w:footnoteRef/>
      </w:r>
      <w:r>
        <w:t xml:space="preserve"> [JS] literally, “rich” or “prosperous”</w:t>
      </w:r>
    </w:p>
  </w:footnote>
  <w:footnote w:id="471">
    <w:p w14:paraId="78AC2D24" w14:textId="77777777" w:rsidR="00CB63B1" w:rsidRDefault="00CB63B1" w:rsidP="00C544D6">
      <w:pPr>
        <w:pStyle w:val="footnote"/>
      </w:pPr>
      <w:r>
        <w:rPr>
          <w:rStyle w:val="FootnoteReference"/>
        </w:rPr>
        <w:footnoteRef/>
      </w:r>
      <w:r>
        <w:t xml:space="preserve"> John 7:38.</w:t>
      </w:r>
    </w:p>
  </w:footnote>
  <w:footnote w:id="472">
    <w:p w14:paraId="6ED6A617" w14:textId="771AAD68" w:rsidR="00CB63B1" w:rsidRDefault="00CB63B1" w:rsidP="00350BD4">
      <w:pPr>
        <w:pStyle w:val="footnote"/>
      </w:pPr>
      <w:r>
        <w:rPr>
          <w:rStyle w:val="FootnoteReference"/>
        </w:rPr>
        <w:footnoteRef/>
      </w:r>
      <w:r>
        <w:t xml:space="preserve"> [JS] or “forever”</w:t>
      </w:r>
    </w:p>
  </w:footnote>
  <w:footnote w:id="473">
    <w:p w14:paraId="004CC793" w14:textId="74A20F1B" w:rsidR="00CB63B1" w:rsidRDefault="00CB63B1"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CB63B1" w:rsidRDefault="00CB63B1" w:rsidP="0002098A">
      <w:pPr>
        <w:pStyle w:val="footnote"/>
      </w:pPr>
      <w:r>
        <w:rPr>
          <w:rStyle w:val="FootnoteReference"/>
        </w:rPr>
        <w:footnoteRef/>
      </w:r>
      <w:r>
        <w:t xml:space="preserve"> [JS] resident alien</w:t>
      </w:r>
    </w:p>
  </w:footnote>
  <w:footnote w:id="475">
    <w:p w14:paraId="1C9111DE" w14:textId="17A2009E" w:rsidR="00CB63B1" w:rsidRDefault="00CB63B1" w:rsidP="00C544D6">
      <w:pPr>
        <w:pStyle w:val="footnote"/>
      </w:pPr>
      <w:r>
        <w:rPr>
          <w:rStyle w:val="FootnoteReference"/>
        </w:rPr>
        <w:footnoteRef/>
      </w:r>
      <w:r>
        <w:t xml:space="preserve"> Cf. 1 Cor. 3:20, ‘The Lord knows the thoughts of the wise…’</w:t>
      </w:r>
    </w:p>
  </w:footnote>
  <w:footnote w:id="476">
    <w:p w14:paraId="63074263" w14:textId="3DCC4808" w:rsidR="00CB63B1" w:rsidRDefault="00CB63B1" w:rsidP="003E7D85">
      <w:pPr>
        <w:pStyle w:val="footnote"/>
      </w:pPr>
      <w:r>
        <w:rPr>
          <w:rStyle w:val="FootnoteReference"/>
        </w:rPr>
        <w:footnoteRef/>
      </w:r>
      <w:r>
        <w:t xml:space="preserve"> [JS] or “lawless,” or “the throne of iniquity”</w:t>
      </w:r>
    </w:p>
  </w:footnote>
  <w:footnote w:id="477">
    <w:p w14:paraId="31260F30" w14:textId="198F9DB4" w:rsidR="00CB63B1" w:rsidRDefault="00CB63B1" w:rsidP="000470D3">
      <w:pPr>
        <w:pStyle w:val="footnote"/>
      </w:pPr>
      <w:r>
        <w:rPr>
          <w:rStyle w:val="FootnoteReference"/>
        </w:rPr>
        <w:footnoteRef/>
      </w:r>
      <w:r>
        <w:t xml:space="preserve"> [JS] i.e. presence</w:t>
      </w:r>
    </w:p>
  </w:footnote>
  <w:footnote w:id="478">
    <w:p w14:paraId="3F261962" w14:textId="0A15CF5B" w:rsidR="00CB63B1" w:rsidRDefault="00CB63B1"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CB63B1" w:rsidRDefault="00CB63B1" w:rsidP="000470D3">
      <w:pPr>
        <w:pStyle w:val="footnote"/>
      </w:pPr>
      <w:r>
        <w:rPr>
          <w:rStyle w:val="FootnoteReference"/>
        </w:rPr>
        <w:footnoteRef/>
      </w:r>
      <w:r>
        <w:t xml:space="preserve"> [JS] or melody</w:t>
      </w:r>
    </w:p>
  </w:footnote>
  <w:footnote w:id="480">
    <w:p w14:paraId="6606F51D" w14:textId="294AC06E" w:rsidR="00CB63B1" w:rsidRDefault="00CB63B1" w:rsidP="002A2713">
      <w:pPr>
        <w:pStyle w:val="footnote"/>
      </w:pPr>
      <w:r>
        <w:rPr>
          <w:rStyle w:val="FootnoteReference"/>
        </w:rPr>
        <w:footnoteRef/>
      </w:r>
      <w:r>
        <w:t xml:space="preserve"> [JS] “do obeisance”</w:t>
      </w:r>
    </w:p>
  </w:footnote>
  <w:footnote w:id="481">
    <w:p w14:paraId="23B88AAA" w14:textId="4D5A6129" w:rsidR="00CB63B1" w:rsidRDefault="00CB63B1" w:rsidP="002A2713">
      <w:pPr>
        <w:pStyle w:val="footnote"/>
      </w:pPr>
      <w:r>
        <w:rPr>
          <w:rStyle w:val="FootnoteReference"/>
        </w:rPr>
        <w:footnoteRef/>
      </w:r>
      <w:r>
        <w:t xml:space="preserve"> [JS] “prostrate”</w:t>
      </w:r>
    </w:p>
  </w:footnote>
  <w:footnote w:id="482">
    <w:p w14:paraId="0242B10E" w14:textId="597B77DF" w:rsidR="00CB63B1" w:rsidRDefault="00CB63B1" w:rsidP="002A2713">
      <w:pPr>
        <w:pStyle w:val="footnote"/>
      </w:pPr>
      <w:r>
        <w:rPr>
          <w:rStyle w:val="FootnoteReference"/>
        </w:rPr>
        <w:footnoteRef/>
      </w:r>
      <w:r>
        <w:t xml:space="preserve"> [JS] OSB has, “Rebellion,” NETS has “embittering”</w:t>
      </w:r>
    </w:p>
  </w:footnote>
  <w:footnote w:id="483">
    <w:p w14:paraId="046745B9" w14:textId="77777777" w:rsidR="00CB63B1" w:rsidRDefault="00CB63B1" w:rsidP="00C544D6">
      <w:pPr>
        <w:pStyle w:val="footnote"/>
      </w:pPr>
      <w:r>
        <w:rPr>
          <w:rStyle w:val="FootnoteReference"/>
        </w:rPr>
        <w:footnoteRef/>
      </w:r>
      <w:r>
        <w:t xml:space="preserve"> Ex. 17:1-7.</w:t>
      </w:r>
    </w:p>
  </w:footnote>
  <w:footnote w:id="484">
    <w:p w14:paraId="64AAAD4A" w14:textId="25E6F9F0" w:rsidR="00CB63B1" w:rsidRDefault="00CB63B1" w:rsidP="002A2713">
      <w:pPr>
        <w:pStyle w:val="footnote"/>
      </w:pPr>
      <w:r>
        <w:rPr>
          <w:rStyle w:val="FootnoteReference"/>
        </w:rPr>
        <w:footnoteRef/>
      </w:r>
      <w:r>
        <w:t xml:space="preserve"> [JS] or “tempted”</w:t>
      </w:r>
    </w:p>
  </w:footnote>
  <w:footnote w:id="485">
    <w:p w14:paraId="08EA846E" w14:textId="77777777" w:rsidR="00CB63B1" w:rsidRDefault="00CB63B1" w:rsidP="00C544D6">
      <w:pPr>
        <w:pStyle w:val="footnote"/>
      </w:pPr>
      <w:r>
        <w:rPr>
          <w:rStyle w:val="FootnoteReference"/>
        </w:rPr>
        <w:footnoteRef/>
      </w:r>
      <w:r>
        <w:t xml:space="preserve"> Num. 14:32-34.</w:t>
      </w:r>
    </w:p>
  </w:footnote>
  <w:footnote w:id="486">
    <w:p w14:paraId="27E7289C" w14:textId="49B8D2B5" w:rsidR="00CB63B1" w:rsidRDefault="00CB63B1" w:rsidP="00C544D6">
      <w:pPr>
        <w:pStyle w:val="footnote"/>
      </w:pPr>
      <w:r>
        <w:rPr>
          <w:rStyle w:val="FootnoteReference"/>
        </w:rPr>
        <w:footnoteRef/>
      </w:r>
      <w:r>
        <w:t xml:space="preserve"> Cf. Heb.3:7-11; 4:10.</w:t>
      </w:r>
    </w:p>
  </w:footnote>
  <w:footnote w:id="487">
    <w:p w14:paraId="6A0DA86F" w14:textId="27B2622D" w:rsidR="00CB63B1" w:rsidRDefault="00CB63B1" w:rsidP="00C544D6">
      <w:pPr>
        <w:pStyle w:val="footnote"/>
      </w:pPr>
      <w:r>
        <w:rPr>
          <w:rStyle w:val="FootnoteReference"/>
        </w:rPr>
        <w:footnoteRef/>
      </w:r>
      <w:r>
        <w:t xml:space="preserve"> Cf. Deut. 32:17; 1 Cor. 10:20; Psalm 105:36-38; 1 Chron. 16:26.</w:t>
      </w:r>
    </w:p>
  </w:footnote>
  <w:footnote w:id="488">
    <w:p w14:paraId="20A46088" w14:textId="101D0C08" w:rsidR="00CB63B1" w:rsidRDefault="00CB63B1" w:rsidP="00363583">
      <w:pPr>
        <w:pStyle w:val="footnote"/>
      </w:pPr>
      <w:r>
        <w:rPr>
          <w:rStyle w:val="FootnoteReference"/>
        </w:rPr>
        <w:footnoteRef/>
      </w:r>
      <w:r>
        <w:t xml:space="preserve"> [JS] or “thanksgiving”, or “praise”. Really, “thankful confession with praise”.</w:t>
      </w:r>
    </w:p>
  </w:footnote>
  <w:footnote w:id="489">
    <w:p w14:paraId="4CE9E737" w14:textId="37ADED0C" w:rsidR="00CB63B1" w:rsidRDefault="00CB63B1" w:rsidP="00363583">
      <w:pPr>
        <w:pStyle w:val="footnote"/>
      </w:pPr>
      <w:r>
        <w:rPr>
          <w:rStyle w:val="FootnoteReference"/>
        </w:rPr>
        <w:footnoteRef/>
      </w:r>
      <w:r>
        <w:t xml:space="preserve"> [JS] literally, “holy place”</w:t>
      </w:r>
    </w:p>
  </w:footnote>
  <w:footnote w:id="490">
    <w:p w14:paraId="0D26CC38" w14:textId="563291CA" w:rsidR="00CB63B1" w:rsidRDefault="00CB63B1" w:rsidP="00363583">
      <w:pPr>
        <w:pStyle w:val="footnote"/>
      </w:pPr>
      <w:r>
        <w:rPr>
          <w:rStyle w:val="FootnoteReference"/>
        </w:rPr>
        <w:footnoteRef/>
      </w:r>
      <w:r>
        <w:t xml:space="preserve"> [JS] or, “sacrifices”</w:t>
      </w:r>
    </w:p>
  </w:footnote>
  <w:footnote w:id="491">
    <w:p w14:paraId="3B6D0020" w14:textId="12CB55F6" w:rsidR="00CB63B1" w:rsidRDefault="00CB63B1" w:rsidP="00363583">
      <w:pPr>
        <w:pStyle w:val="footnote"/>
      </w:pPr>
      <w:r>
        <w:rPr>
          <w:rStyle w:val="FootnoteReference"/>
        </w:rPr>
        <w:footnoteRef/>
      </w:r>
      <w:r>
        <w:t xml:space="preserve"> [JS] “do obeisance”</w:t>
      </w:r>
    </w:p>
  </w:footnote>
  <w:footnote w:id="492">
    <w:p w14:paraId="0223F21B" w14:textId="2545193C" w:rsidR="00CB63B1" w:rsidRDefault="00CB63B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CB63B1" w:rsidRDefault="00CB63B1" w:rsidP="00445570">
      <w:pPr>
        <w:pStyle w:val="footnote"/>
      </w:pPr>
      <w:r>
        <w:rPr>
          <w:rStyle w:val="FootnoteReference"/>
        </w:rPr>
        <w:footnoteRef/>
      </w:r>
      <w:r>
        <w:t xml:space="preserve"> [JS] literally, “set right the world”.</w:t>
      </w:r>
    </w:p>
  </w:footnote>
  <w:footnote w:id="494">
    <w:p w14:paraId="29039A45" w14:textId="77777777" w:rsidR="00CB63B1" w:rsidRDefault="00CB63B1"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CB63B1" w:rsidRDefault="00CB63B1" w:rsidP="00445570">
      <w:pPr>
        <w:pStyle w:val="footnote"/>
      </w:pPr>
      <w:r>
        <w:rPr>
          <w:rStyle w:val="FootnoteReference"/>
        </w:rPr>
        <w:footnoteRef/>
      </w:r>
      <w:r>
        <w:t xml:space="preserve"> [JS] or “exult.”</w:t>
      </w:r>
    </w:p>
  </w:footnote>
  <w:footnote w:id="496">
    <w:p w14:paraId="027E6C5C" w14:textId="07849C22" w:rsidR="00CB63B1" w:rsidRDefault="00CB63B1" w:rsidP="00445570">
      <w:pPr>
        <w:pStyle w:val="footnote"/>
      </w:pPr>
      <w:r>
        <w:rPr>
          <w:rStyle w:val="FootnoteReference"/>
        </w:rPr>
        <w:footnoteRef/>
      </w:r>
      <w:r>
        <w:t xml:space="preserve"> [JS] i.e. “the the presence of the Lord”</w:t>
      </w:r>
    </w:p>
  </w:footnote>
  <w:footnote w:id="497">
    <w:p w14:paraId="502B0E29" w14:textId="19324D6F" w:rsidR="00CB63B1" w:rsidRDefault="00CB63B1" w:rsidP="00AF055B">
      <w:pPr>
        <w:pStyle w:val="footnote"/>
      </w:pPr>
      <w:r>
        <w:rPr>
          <w:rStyle w:val="FootnoteReference"/>
        </w:rPr>
        <w:footnoteRef/>
      </w:r>
      <w:r>
        <w:t xml:space="preserve"> [JS] or are the establishment/restoration of His throne.”</w:t>
      </w:r>
    </w:p>
  </w:footnote>
  <w:footnote w:id="498">
    <w:p w14:paraId="0A420AC8" w14:textId="0E9B7FA2" w:rsidR="00CB63B1" w:rsidRDefault="00CB63B1" w:rsidP="00C544D6">
      <w:pPr>
        <w:pStyle w:val="footnote"/>
      </w:pPr>
      <w:r>
        <w:rPr>
          <w:rStyle w:val="FootnoteReference"/>
        </w:rPr>
        <w:footnoteRef/>
      </w:r>
      <w:r>
        <w:t xml:space="preserve"> Cf. Pss. 32:5b; 84:10b. Rom. 1:19-21; 2 Cor. 4:6; Jn. 1:14; 6:40; 17:22-24.</w:t>
      </w:r>
    </w:p>
  </w:footnote>
  <w:footnote w:id="499">
    <w:p w14:paraId="7B92C494" w14:textId="3893728C" w:rsidR="00CB63B1" w:rsidRDefault="00CB63B1" w:rsidP="00AF055B">
      <w:pPr>
        <w:pStyle w:val="footnote"/>
      </w:pPr>
      <w:r>
        <w:rPr>
          <w:rStyle w:val="FootnoteReference"/>
        </w:rPr>
        <w:footnoteRef/>
      </w:r>
      <w:r>
        <w:t xml:space="preserve"> [JS] “do obeisance to”</w:t>
      </w:r>
    </w:p>
  </w:footnote>
  <w:footnote w:id="500">
    <w:p w14:paraId="3C69AEE3" w14:textId="2FCFF9DA" w:rsidR="00CB63B1" w:rsidRDefault="00CB63B1" w:rsidP="00AF055B">
      <w:pPr>
        <w:pStyle w:val="footnote"/>
      </w:pPr>
      <w:r>
        <w:rPr>
          <w:rStyle w:val="FootnoteReference"/>
        </w:rPr>
        <w:footnoteRef/>
      </w:r>
      <w:r>
        <w:t xml:space="preserve"> [JS] “do obeisance to”</w:t>
      </w:r>
    </w:p>
  </w:footnote>
  <w:footnote w:id="501">
    <w:p w14:paraId="7E0327B2" w14:textId="516E0233" w:rsidR="00CB63B1" w:rsidRDefault="00CB63B1" w:rsidP="00AF055B">
      <w:pPr>
        <w:pStyle w:val="footnote"/>
      </w:pPr>
      <w:r>
        <w:rPr>
          <w:rStyle w:val="FootnoteReference"/>
        </w:rPr>
        <w:footnoteRef/>
      </w:r>
      <w:r>
        <w:t xml:space="preserve"> [JS] Fr. Lazarus has “lives”</w:t>
      </w:r>
    </w:p>
  </w:footnote>
  <w:footnote w:id="502">
    <w:p w14:paraId="202D3E03" w14:textId="48C7AC7B" w:rsidR="00CB63B1" w:rsidRDefault="00CB63B1"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CB63B1" w:rsidRDefault="00CB63B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CB63B1" w:rsidRDefault="00CB63B1" w:rsidP="00C544D6">
      <w:pPr>
        <w:pStyle w:val="footnote"/>
      </w:pPr>
      <w:r>
        <w:rPr>
          <w:rStyle w:val="FootnoteReference"/>
        </w:rPr>
        <w:footnoteRef/>
      </w:r>
      <w:r>
        <w:t xml:space="preserve"> Rev. 4:6, Ezek. 1:5-10.</w:t>
      </w:r>
    </w:p>
  </w:footnote>
  <w:footnote w:id="505">
    <w:p w14:paraId="2C987C7D" w14:textId="7DA14E0E" w:rsidR="00CB63B1" w:rsidRDefault="00CB63B1"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CB63B1" w:rsidRDefault="00CB63B1" w:rsidP="006263C2">
      <w:pPr>
        <w:pStyle w:val="footnote"/>
      </w:pPr>
      <w:r>
        <w:rPr>
          <w:rStyle w:val="FootnoteReference"/>
        </w:rPr>
        <w:footnoteRef/>
      </w:r>
      <w:r>
        <w:t xml:space="preserve"> [JS] Fr. Lazarus has “laws”</w:t>
      </w:r>
    </w:p>
  </w:footnote>
  <w:footnote w:id="507">
    <w:p w14:paraId="2FC019B3" w14:textId="70AAB5D0" w:rsidR="00CB63B1" w:rsidRDefault="00CB63B1" w:rsidP="006263C2">
      <w:pPr>
        <w:pStyle w:val="footnote"/>
      </w:pPr>
      <w:r>
        <w:rPr>
          <w:rStyle w:val="FootnoteReference"/>
        </w:rPr>
        <w:footnoteRef/>
      </w:r>
      <w:r>
        <w:t xml:space="preserve"> [JS] “do obeisance”, commonly rendered “worship”</w:t>
      </w:r>
    </w:p>
  </w:footnote>
  <w:footnote w:id="508">
    <w:p w14:paraId="7386C0B1" w14:textId="0080D811" w:rsidR="00CB63B1" w:rsidRDefault="00CB63B1" w:rsidP="004A1997">
      <w:pPr>
        <w:pStyle w:val="footnote"/>
      </w:pPr>
      <w:r>
        <w:rPr>
          <w:rStyle w:val="FootnoteReference"/>
        </w:rPr>
        <w:footnoteRef/>
      </w:r>
      <w:r>
        <w:t xml:space="preserve"> [JS] Fr. Lazarus has “correcting”</w:t>
      </w:r>
    </w:p>
  </w:footnote>
  <w:footnote w:id="509">
    <w:p w14:paraId="273EA178" w14:textId="4DFF2FD9" w:rsidR="00CB63B1" w:rsidRDefault="00CB63B1" w:rsidP="004A1997">
      <w:pPr>
        <w:pStyle w:val="footnote"/>
      </w:pPr>
      <w:r>
        <w:rPr>
          <w:rStyle w:val="FootnoteReference"/>
        </w:rPr>
        <w:footnoteRef/>
      </w:r>
      <w:r>
        <w:t xml:space="preserve"> [JS] “do obeisance” or “fall down”</w:t>
      </w:r>
    </w:p>
  </w:footnote>
  <w:footnote w:id="510">
    <w:p w14:paraId="6E38F9F7" w14:textId="307328EF" w:rsidR="00CB63B1" w:rsidRDefault="00CB63B1"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CB63B1" w:rsidRDefault="00CB63B1" w:rsidP="0016307C">
      <w:pPr>
        <w:pStyle w:val="footnote"/>
      </w:pPr>
      <w:r>
        <w:rPr>
          <w:rStyle w:val="FootnoteReference"/>
        </w:rPr>
        <w:footnoteRef/>
      </w:r>
      <w:r>
        <w:t xml:space="preserve"> [JS] or, “and not we Him”</w:t>
      </w:r>
    </w:p>
  </w:footnote>
  <w:footnote w:id="512">
    <w:p w14:paraId="14022FB6" w14:textId="4CE3B2A5" w:rsidR="00CB63B1" w:rsidRDefault="00CB63B1"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CB63B1" w:rsidRDefault="00CB63B1" w:rsidP="00C050C7">
      <w:pPr>
        <w:pStyle w:val="footnote"/>
      </w:pPr>
      <w:r>
        <w:rPr>
          <w:rStyle w:val="FootnoteReference"/>
        </w:rPr>
        <w:footnoteRef/>
      </w:r>
      <w:r>
        <w:t xml:space="preserve"> [JS] or “do wrong,” or “the workers of iniquity”</w:t>
      </w:r>
    </w:p>
  </w:footnote>
  <w:footnote w:id="514">
    <w:p w14:paraId="4E28D6F6" w14:textId="75DDD646" w:rsidR="00CB63B1" w:rsidRDefault="00CB63B1" w:rsidP="00CD361B">
      <w:pPr>
        <w:pStyle w:val="footnote"/>
      </w:pPr>
      <w:r>
        <w:rPr>
          <w:rStyle w:val="FootnoteReference"/>
        </w:rPr>
        <w:footnoteRef/>
      </w:r>
      <w:r>
        <w:t xml:space="preserve"> [JS] or proud/haughty eyes.</w:t>
      </w:r>
    </w:p>
  </w:footnote>
  <w:footnote w:id="515">
    <w:p w14:paraId="33F848D7" w14:textId="77777777" w:rsidR="00CB63B1" w:rsidRDefault="00CB63B1"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CB63B1" w:rsidRDefault="00CB63B1"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CB63B1" w:rsidRDefault="00CB63B1" w:rsidP="00C544D6">
      <w:pPr>
        <w:pStyle w:val="footnote"/>
      </w:pPr>
      <w:r>
        <w:rPr>
          <w:rStyle w:val="FootnoteReference"/>
        </w:rPr>
        <w:footnoteRef/>
      </w:r>
      <w:r>
        <w:t xml:space="preserve"> Cf. Ps. 38:7a.</w:t>
      </w:r>
    </w:p>
  </w:footnote>
  <w:footnote w:id="518">
    <w:p w14:paraId="1B133F2B" w14:textId="56FE4EC3" w:rsidR="00CB63B1" w:rsidRDefault="00CB63B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CB63B1" w:rsidRDefault="00CB63B1"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CB63B1" w:rsidRDefault="00CB63B1" w:rsidP="00C544D6">
      <w:pPr>
        <w:pStyle w:val="footnote"/>
      </w:pPr>
      <w:r>
        <w:rPr>
          <w:rStyle w:val="FootnoteReference"/>
        </w:rPr>
        <w:footnoteRef/>
      </w:r>
      <w:r>
        <w:t xml:space="preserve"> ‘God is love’ (1 John 4:8,16).</w:t>
      </w:r>
    </w:p>
  </w:footnote>
  <w:footnote w:id="521">
    <w:p w14:paraId="169A7896" w14:textId="77777777" w:rsidR="00CB63B1" w:rsidRDefault="00CB63B1"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CB63B1" w:rsidRDefault="00CB63B1" w:rsidP="00C544D6">
      <w:pPr>
        <w:pStyle w:val="footnote"/>
      </w:pPr>
      <w:r>
        <w:rPr>
          <w:rStyle w:val="FootnoteReference"/>
        </w:rPr>
        <w:footnoteRef/>
      </w:r>
      <w:r>
        <w:t xml:space="preserve"> Cf. Ps. 147:8.</w:t>
      </w:r>
    </w:p>
  </w:footnote>
  <w:footnote w:id="523">
    <w:p w14:paraId="3C4F2E7D" w14:textId="704C8BBC" w:rsidR="00CB63B1" w:rsidRDefault="00CB63B1" w:rsidP="001566BD">
      <w:pPr>
        <w:pStyle w:val="footnote"/>
      </w:pPr>
      <w:r>
        <w:rPr>
          <w:rStyle w:val="FootnoteReference"/>
        </w:rPr>
        <w:footnoteRef/>
      </w:r>
      <w:r>
        <w:t xml:space="preserve"> [JS] or “transgressions”</w:t>
      </w:r>
    </w:p>
  </w:footnote>
  <w:footnote w:id="524">
    <w:p w14:paraId="1F5C3038" w14:textId="77777777" w:rsidR="00CB63B1" w:rsidRDefault="00CB63B1"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CB63B1" w:rsidRDefault="00CB63B1"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CB63B1" w:rsidRDefault="00CB63B1"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CB63B1" w:rsidRDefault="00CB63B1" w:rsidP="00342E73">
      <w:pPr>
        <w:pStyle w:val="footnote"/>
      </w:pPr>
      <w:r>
        <w:rPr>
          <w:rStyle w:val="FootnoteReference"/>
        </w:rPr>
        <w:footnoteRef/>
      </w:r>
      <w:r>
        <w:t xml:space="preserve"> [JS] Fr. Lazarus has “very great”</w:t>
      </w:r>
    </w:p>
  </w:footnote>
  <w:footnote w:id="528">
    <w:p w14:paraId="4F7FE92C" w14:textId="411FA40A" w:rsidR="00CB63B1" w:rsidRDefault="00CB63B1" w:rsidP="00342E73">
      <w:pPr>
        <w:pStyle w:val="footnote"/>
      </w:pPr>
      <w:r>
        <w:rPr>
          <w:rStyle w:val="FootnoteReference"/>
        </w:rPr>
        <w:footnoteRef/>
      </w:r>
      <w:r>
        <w:t xml:space="preserve"> [JS] or “thanksgiving,” or “thankful confession with praise”</w:t>
      </w:r>
    </w:p>
  </w:footnote>
  <w:footnote w:id="529">
    <w:p w14:paraId="169AA0B7" w14:textId="592F3FAF" w:rsidR="00CB63B1" w:rsidRDefault="00CB63B1"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CB63B1" w:rsidRDefault="00CB63B1" w:rsidP="00342E73">
      <w:pPr>
        <w:pStyle w:val="footnote"/>
      </w:pPr>
      <w:r>
        <w:rPr>
          <w:rStyle w:val="FootnoteReference"/>
        </w:rPr>
        <w:footnoteRef/>
      </w:r>
      <w:r>
        <w:t xml:space="preserve"> [JS] or “makes the clouds His chariot”</w:t>
      </w:r>
    </w:p>
  </w:footnote>
  <w:footnote w:id="531">
    <w:p w14:paraId="62DF6E81" w14:textId="51054D24" w:rsidR="00CB63B1" w:rsidRDefault="00CB63B1" w:rsidP="00342E73">
      <w:pPr>
        <w:pStyle w:val="footnote"/>
      </w:pPr>
      <w:r>
        <w:rPr>
          <w:rStyle w:val="FootnoteReference"/>
        </w:rPr>
        <w:footnoteRef/>
      </w:r>
      <w:r>
        <w:t xml:space="preserve"> [JS] or “messengers”</w:t>
      </w:r>
    </w:p>
  </w:footnote>
  <w:footnote w:id="532">
    <w:p w14:paraId="168D3C90" w14:textId="7FDCEE0D" w:rsidR="00CB63B1" w:rsidRDefault="00CB63B1" w:rsidP="00342E73">
      <w:pPr>
        <w:pStyle w:val="footnote"/>
      </w:pPr>
      <w:r>
        <w:rPr>
          <w:rStyle w:val="FootnoteReference"/>
        </w:rPr>
        <w:footnoteRef/>
      </w:r>
      <w:r>
        <w:t xml:space="preserve"> [JS] Fr. Lazarus has “servants”</w:t>
      </w:r>
    </w:p>
  </w:footnote>
  <w:footnote w:id="533">
    <w:p w14:paraId="45145696" w14:textId="77777777" w:rsidR="00CB63B1" w:rsidRDefault="00CB63B1" w:rsidP="00C544D6">
      <w:pPr>
        <w:pStyle w:val="footnote"/>
      </w:pPr>
      <w:r>
        <w:rPr>
          <w:rStyle w:val="FootnoteReference"/>
        </w:rPr>
        <w:footnoteRef/>
      </w:r>
      <w:r>
        <w:t xml:space="preserve"> Heb. 1:7; Ezek. 1:14; 2 Esdras 8:22.</w:t>
      </w:r>
    </w:p>
  </w:footnote>
  <w:footnote w:id="534">
    <w:p w14:paraId="0185F645" w14:textId="47FC8356" w:rsidR="00CB63B1" w:rsidRDefault="00CB63B1" w:rsidP="00342E73">
      <w:pPr>
        <w:pStyle w:val="footnote"/>
      </w:pPr>
      <w:r>
        <w:rPr>
          <w:rStyle w:val="FootnoteReference"/>
        </w:rPr>
        <w:footnoteRef/>
      </w:r>
      <w:r>
        <w:t xml:space="preserve"> [JS] Fr. Lazarus has “axis”</w:t>
      </w:r>
    </w:p>
  </w:footnote>
  <w:footnote w:id="535">
    <w:p w14:paraId="62442F76" w14:textId="4CE61300" w:rsidR="00CB63B1" w:rsidRDefault="00CB63B1" w:rsidP="00342E73">
      <w:pPr>
        <w:pStyle w:val="footnote"/>
      </w:pPr>
      <w:r>
        <w:rPr>
          <w:rStyle w:val="FootnoteReference"/>
        </w:rPr>
        <w:footnoteRef/>
      </w:r>
      <w:r>
        <w:t xml:space="preserve"> [JS] Fr. Lazarus has “wander”. NETS has “be tilted”</w:t>
      </w:r>
    </w:p>
  </w:footnote>
  <w:footnote w:id="536">
    <w:p w14:paraId="1733D904" w14:textId="3B68C5C6" w:rsidR="00CB63B1" w:rsidRDefault="00CB63B1" w:rsidP="006A0F54">
      <w:pPr>
        <w:pStyle w:val="footnote"/>
      </w:pPr>
      <w:r>
        <w:rPr>
          <w:rStyle w:val="FootnoteReference"/>
        </w:rPr>
        <w:footnoteRef/>
      </w:r>
      <w:r>
        <w:t xml:space="preserve"> [JS] literally, “founded”</w:t>
      </w:r>
    </w:p>
  </w:footnote>
  <w:footnote w:id="537">
    <w:p w14:paraId="2075EA79" w14:textId="5E6B474F" w:rsidR="00CB63B1" w:rsidRDefault="00CB63B1" w:rsidP="006A0F54">
      <w:pPr>
        <w:pStyle w:val="footnote"/>
      </w:pPr>
      <w:r>
        <w:rPr>
          <w:rStyle w:val="FootnoteReference"/>
        </w:rPr>
        <w:footnoteRef/>
      </w:r>
      <w:r>
        <w:t xml:space="preserve"> [JS] or “takes the lead among them”</w:t>
      </w:r>
    </w:p>
  </w:footnote>
  <w:footnote w:id="538">
    <w:p w14:paraId="28E7BE34" w14:textId="16676F65" w:rsidR="00CB63B1" w:rsidRDefault="00CB63B1" w:rsidP="001566BD">
      <w:pPr>
        <w:pStyle w:val="footnote"/>
      </w:pPr>
      <w:r>
        <w:rPr>
          <w:rStyle w:val="FootnoteReference"/>
        </w:rPr>
        <w:footnoteRef/>
      </w:r>
      <w:r>
        <w:t xml:space="preserve"> [JS] or “serpent”</w:t>
      </w:r>
    </w:p>
  </w:footnote>
  <w:footnote w:id="539">
    <w:p w14:paraId="11DE9B53" w14:textId="0A5609C6" w:rsidR="00CB63B1" w:rsidRDefault="00CB63B1" w:rsidP="00915FD3">
      <w:pPr>
        <w:pStyle w:val="footnote"/>
      </w:pPr>
      <w:r>
        <w:rPr>
          <w:rStyle w:val="FootnoteReference"/>
        </w:rPr>
        <w:footnoteRef/>
      </w:r>
      <w:r>
        <w:t xml:space="preserve"> [JS] or, “the universe”</w:t>
      </w:r>
    </w:p>
  </w:footnote>
  <w:footnote w:id="540">
    <w:p w14:paraId="74093DC5" w14:textId="1E09F0AA" w:rsidR="00CB63B1" w:rsidRDefault="00CB63B1" w:rsidP="00915FD3">
      <w:pPr>
        <w:pStyle w:val="footnote"/>
      </w:pPr>
      <w:r>
        <w:rPr>
          <w:rStyle w:val="FootnoteReference"/>
        </w:rPr>
        <w:footnoteRef/>
      </w:r>
      <w:r>
        <w:t xml:space="preserve"> [JS] or, “breath”</w:t>
      </w:r>
    </w:p>
  </w:footnote>
  <w:footnote w:id="541">
    <w:p w14:paraId="7147B16E" w14:textId="621A8A9E" w:rsidR="00CB63B1" w:rsidRDefault="00CB63B1" w:rsidP="001566BD">
      <w:pPr>
        <w:pStyle w:val="footnote"/>
      </w:pPr>
      <w:r>
        <w:rPr>
          <w:rStyle w:val="FootnoteReference"/>
        </w:rPr>
        <w:footnoteRef/>
      </w:r>
      <w:r>
        <w:t xml:space="preserve"> [JS] Fr. Lazarus has, “meditation”</w:t>
      </w:r>
    </w:p>
  </w:footnote>
  <w:footnote w:id="542">
    <w:p w14:paraId="384A849F" w14:textId="641C79E3" w:rsidR="00CB63B1" w:rsidRDefault="00CB63B1" w:rsidP="00C544D6">
      <w:pPr>
        <w:pStyle w:val="footnote"/>
      </w:pPr>
      <w:r>
        <w:rPr>
          <w:rStyle w:val="FootnoteReference"/>
        </w:rPr>
        <w:footnoteRef/>
      </w:r>
      <w:r>
        <w:t xml:space="preserve"> Much of Psalm 104 occurs almost verbatim in 1 Chron. 16:8-22 (cf. vv. 7:36).</w:t>
      </w:r>
    </w:p>
  </w:footnote>
  <w:footnote w:id="543">
    <w:p w14:paraId="3905FF41" w14:textId="613F8D2E" w:rsidR="00CB63B1" w:rsidRDefault="00CB63B1" w:rsidP="00321F6F">
      <w:pPr>
        <w:pStyle w:val="footnote"/>
      </w:pPr>
      <w:r>
        <w:rPr>
          <w:rStyle w:val="FootnoteReference"/>
        </w:rPr>
        <w:footnoteRef/>
      </w:r>
      <w:r>
        <w:t xml:space="preserve"> [JS] or “give thanks to”. “Thankfully confess with praise”</w:t>
      </w:r>
    </w:p>
  </w:footnote>
  <w:footnote w:id="544">
    <w:p w14:paraId="01463307" w14:textId="64E551BC" w:rsidR="00CB63B1" w:rsidRDefault="00CB63B1" w:rsidP="00321F6F">
      <w:pPr>
        <w:pStyle w:val="footnote"/>
      </w:pPr>
      <w:r>
        <w:rPr>
          <w:rStyle w:val="FootnoteReference"/>
        </w:rPr>
        <w:footnoteRef/>
      </w:r>
      <w:r>
        <w:t xml:space="preserve"> [JS] or “make music to”</w:t>
      </w:r>
    </w:p>
  </w:footnote>
  <w:footnote w:id="545">
    <w:p w14:paraId="2B9E23B4" w14:textId="03FD2FE2" w:rsidR="00CB63B1" w:rsidRDefault="00CB63B1" w:rsidP="00321F6F">
      <w:pPr>
        <w:pStyle w:val="footnote"/>
      </w:pPr>
      <w:r>
        <w:rPr>
          <w:rStyle w:val="FootnoteReference"/>
        </w:rPr>
        <w:footnoteRef/>
      </w:r>
      <w:r>
        <w:t xml:space="preserve"> [JS] i.e. presence</w:t>
      </w:r>
    </w:p>
  </w:footnote>
  <w:footnote w:id="546">
    <w:p w14:paraId="661C891F" w14:textId="3A70284B" w:rsidR="00CB63B1" w:rsidRDefault="00CB63B1" w:rsidP="00321F6F">
      <w:pPr>
        <w:pStyle w:val="footnote"/>
      </w:pPr>
      <w:r>
        <w:rPr>
          <w:rStyle w:val="FootnoteReference"/>
        </w:rPr>
        <w:footnoteRef/>
      </w:r>
      <w:r>
        <w:t xml:space="preserve"> [JS] literally, “seed”</w:t>
      </w:r>
    </w:p>
  </w:footnote>
  <w:footnote w:id="547">
    <w:p w14:paraId="329D8569" w14:textId="5DC45E53" w:rsidR="00CB63B1" w:rsidRDefault="00CB63B1" w:rsidP="00321F6F">
      <w:pPr>
        <w:pStyle w:val="footnote"/>
      </w:pPr>
      <w:r>
        <w:rPr>
          <w:rStyle w:val="FootnoteReference"/>
        </w:rPr>
        <w:footnoteRef/>
      </w:r>
      <w:r>
        <w:t xml:space="preserve"> [JS] literally, “He remembered His covenant forever”</w:t>
      </w:r>
    </w:p>
  </w:footnote>
  <w:footnote w:id="548">
    <w:p w14:paraId="6010B733" w14:textId="6B64E095" w:rsidR="00CB63B1" w:rsidRDefault="00CB63B1" w:rsidP="00321F6F">
      <w:pPr>
        <w:pStyle w:val="footnote"/>
      </w:pPr>
      <w:r>
        <w:rPr>
          <w:rStyle w:val="FootnoteReference"/>
        </w:rPr>
        <w:footnoteRef/>
      </w:r>
      <w:r>
        <w:t xml:space="preserve"> [JS] i.e. the covenant</w:t>
      </w:r>
    </w:p>
  </w:footnote>
  <w:footnote w:id="549">
    <w:p w14:paraId="301BA381" w14:textId="3C68C9E1" w:rsidR="00CB63B1" w:rsidRDefault="00CB63B1" w:rsidP="00280E2D">
      <w:pPr>
        <w:pStyle w:val="footnote"/>
      </w:pPr>
      <w:r>
        <w:rPr>
          <w:rStyle w:val="FootnoteReference"/>
        </w:rPr>
        <w:footnoteRef/>
      </w:r>
      <w:r>
        <w:t xml:space="preserve"> [JS] or foreigners, resident aliens.</w:t>
      </w:r>
    </w:p>
  </w:footnote>
  <w:footnote w:id="550">
    <w:p w14:paraId="1DCE9038" w14:textId="77777777" w:rsidR="00CB63B1" w:rsidRDefault="00CB63B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CB63B1" w:rsidRDefault="00CB63B1" w:rsidP="00C544D6">
      <w:pPr>
        <w:pStyle w:val="footnote"/>
      </w:pPr>
      <w:r>
        <w:rPr>
          <w:rStyle w:val="FootnoteReference"/>
        </w:rPr>
        <w:footnoteRef/>
      </w:r>
      <w:r>
        <w:t xml:space="preserve"> caterpillars: larva of the locust.</w:t>
      </w:r>
    </w:p>
  </w:footnote>
  <w:footnote w:id="552">
    <w:p w14:paraId="6E762A27" w14:textId="77777777" w:rsidR="00CB63B1" w:rsidRDefault="00CB63B1" w:rsidP="00C544D6">
      <w:pPr>
        <w:pStyle w:val="footnote"/>
      </w:pPr>
      <w:r>
        <w:rPr>
          <w:rStyle w:val="FootnoteReference"/>
        </w:rPr>
        <w:footnoteRef/>
      </w:r>
      <w:r>
        <w:t xml:space="preserve"> Ex. 16:12-15; Jn. 6:31-35.</w:t>
      </w:r>
    </w:p>
  </w:footnote>
  <w:footnote w:id="553">
    <w:p w14:paraId="49AE41C2" w14:textId="50246779" w:rsidR="00CB63B1" w:rsidRDefault="00CB63B1" w:rsidP="00E46516">
      <w:pPr>
        <w:pStyle w:val="footnote"/>
      </w:pPr>
      <w:r>
        <w:rPr>
          <w:rStyle w:val="FootnoteReference"/>
        </w:rPr>
        <w:footnoteRef/>
      </w:r>
      <w:r>
        <w:t xml:space="preserve"> [JS] or “promise”</w:t>
      </w:r>
    </w:p>
  </w:footnote>
  <w:footnote w:id="554">
    <w:p w14:paraId="463C0491" w14:textId="77777777" w:rsidR="00CB63B1" w:rsidRDefault="00CB63B1" w:rsidP="00C544D6">
      <w:pPr>
        <w:pStyle w:val="footnote"/>
      </w:pPr>
      <w:r>
        <w:rPr>
          <w:rStyle w:val="FootnoteReference"/>
        </w:rPr>
        <w:footnoteRef/>
      </w:r>
      <w:r>
        <w:t xml:space="preserve"> Gen. 15:14.</w:t>
      </w:r>
    </w:p>
  </w:footnote>
  <w:footnote w:id="555">
    <w:p w14:paraId="078805D2" w14:textId="5FA9820B" w:rsidR="00CB63B1" w:rsidRDefault="00CB63B1"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CB63B1" w:rsidRDefault="00CB63B1" w:rsidP="00854B91">
      <w:pPr>
        <w:pStyle w:val="footnote"/>
      </w:pPr>
      <w:r>
        <w:rPr>
          <w:rStyle w:val="FootnoteReference"/>
        </w:rPr>
        <w:footnoteRef/>
      </w:r>
      <w:r>
        <w:t xml:space="preserve"> [JS] or “give thanks to”. “Thankfully confess with praise”</w:t>
      </w:r>
    </w:p>
  </w:footnote>
  <w:footnote w:id="557">
    <w:p w14:paraId="08540649" w14:textId="77777777" w:rsidR="00CB63B1" w:rsidRDefault="00CB63B1"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CB63B1" w:rsidRDefault="00CB63B1" w:rsidP="00854B91">
      <w:pPr>
        <w:pStyle w:val="footnote"/>
      </w:pPr>
      <w:r>
        <w:rPr>
          <w:rStyle w:val="FootnoteReference"/>
        </w:rPr>
        <w:footnoteRef/>
      </w:r>
      <w:r>
        <w:t xml:space="preserve"> [JS] or “observe justice”</w:t>
      </w:r>
    </w:p>
  </w:footnote>
  <w:footnote w:id="559">
    <w:p w14:paraId="03E9E4DD" w14:textId="395B2D3C" w:rsidR="00CB63B1" w:rsidRDefault="00CB63B1" w:rsidP="00854B91">
      <w:pPr>
        <w:pStyle w:val="footnote"/>
      </w:pPr>
      <w:r>
        <w:rPr>
          <w:rStyle w:val="FootnoteReference"/>
        </w:rPr>
        <w:footnoteRef/>
      </w:r>
      <w:r>
        <w:t xml:space="preserve"> [JS] literally, “do”</w:t>
      </w:r>
    </w:p>
  </w:footnote>
  <w:footnote w:id="560">
    <w:p w14:paraId="5B7ACE2B" w14:textId="78E5BEF3" w:rsidR="00CB63B1" w:rsidRDefault="00CB63B1" w:rsidP="00854B91">
      <w:pPr>
        <w:pStyle w:val="footnote"/>
      </w:pPr>
      <w:r>
        <w:rPr>
          <w:rStyle w:val="FootnoteReference"/>
        </w:rPr>
        <w:footnoteRef/>
      </w:r>
      <w:r>
        <w:t xml:space="preserve"> [JS] or “because of the good will of Your people”</w:t>
      </w:r>
    </w:p>
  </w:footnote>
  <w:footnote w:id="561">
    <w:p w14:paraId="1A81CC74" w14:textId="6EC9F596" w:rsidR="00CB63B1" w:rsidRDefault="00CB63B1" w:rsidP="00C544D6">
      <w:pPr>
        <w:pStyle w:val="footnote"/>
      </w:pPr>
      <w:r>
        <w:rPr>
          <w:rStyle w:val="FootnoteReference"/>
        </w:rPr>
        <w:footnoteRef/>
      </w:r>
      <w:r>
        <w:t xml:space="preserve"> Cf. Mark 8:17-21; Matthew 16:9-12.</w:t>
      </w:r>
    </w:p>
  </w:footnote>
  <w:footnote w:id="562">
    <w:p w14:paraId="6D8403EE" w14:textId="7911CBB2" w:rsidR="00CB63B1" w:rsidRDefault="00CB63B1" w:rsidP="00FF4329">
      <w:pPr>
        <w:pStyle w:val="footnote"/>
      </w:pPr>
      <w:r>
        <w:rPr>
          <w:rStyle w:val="FootnoteReference"/>
        </w:rPr>
        <w:footnoteRef/>
      </w:r>
      <w:r>
        <w:t xml:space="preserve"> [JS] Fr. Lazarus has “will”</w:t>
      </w:r>
    </w:p>
  </w:footnote>
  <w:footnote w:id="563">
    <w:p w14:paraId="008D3EE2" w14:textId="77777777" w:rsidR="00CB63B1" w:rsidRDefault="00CB63B1" w:rsidP="00C544D6">
      <w:pPr>
        <w:pStyle w:val="footnote"/>
      </w:pPr>
      <w:r>
        <w:rPr>
          <w:rStyle w:val="FootnoteReference"/>
        </w:rPr>
        <w:footnoteRef/>
      </w:r>
      <w:r>
        <w:t xml:space="preserve"> Num. 11:34.</w:t>
      </w:r>
    </w:p>
  </w:footnote>
  <w:footnote w:id="564">
    <w:p w14:paraId="45B2152E" w14:textId="77777777" w:rsidR="00CB63B1" w:rsidRDefault="00CB63B1" w:rsidP="00C544D6">
      <w:pPr>
        <w:pStyle w:val="footnote"/>
      </w:pPr>
      <w:r>
        <w:rPr>
          <w:rStyle w:val="FootnoteReference"/>
        </w:rPr>
        <w:footnoteRef/>
      </w:r>
      <w:r>
        <w:t xml:space="preserve"> Num. 16:32.</w:t>
      </w:r>
    </w:p>
  </w:footnote>
  <w:footnote w:id="565">
    <w:p w14:paraId="4E447E07" w14:textId="714805BD" w:rsidR="00CB63B1" w:rsidRDefault="00CB63B1" w:rsidP="00FF4329">
      <w:pPr>
        <w:pStyle w:val="footnote"/>
      </w:pPr>
      <w:r>
        <w:rPr>
          <w:rStyle w:val="FootnoteReference"/>
        </w:rPr>
        <w:footnoteRef/>
      </w:r>
      <w:r>
        <w:t xml:space="preserve"> [JS] “did obeisance”. “bowed down to”.</w:t>
      </w:r>
    </w:p>
  </w:footnote>
  <w:footnote w:id="566">
    <w:p w14:paraId="74DDF551" w14:textId="7993EDFC" w:rsidR="00CB63B1" w:rsidRDefault="00CB63B1" w:rsidP="00FF4329">
      <w:pPr>
        <w:pStyle w:val="footnote"/>
      </w:pPr>
      <w:r>
        <w:rPr>
          <w:rStyle w:val="FootnoteReference"/>
        </w:rPr>
        <w:footnoteRef/>
      </w:r>
      <w:r>
        <w:t xml:space="preserve"> [JS] or fearful, terrible.</w:t>
      </w:r>
    </w:p>
  </w:footnote>
  <w:footnote w:id="567">
    <w:p w14:paraId="5BE35E93" w14:textId="77777777" w:rsidR="00CB63B1" w:rsidRDefault="00CB63B1"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CB63B1" w:rsidRDefault="00CB63B1" w:rsidP="00335B68">
      <w:pPr>
        <w:pStyle w:val="footnote"/>
      </w:pPr>
      <w:r>
        <w:rPr>
          <w:rStyle w:val="FootnoteReference"/>
        </w:rPr>
        <w:footnoteRef/>
      </w:r>
      <w:r>
        <w:t xml:space="preserve"> [JS] or, “destruction”</w:t>
      </w:r>
    </w:p>
  </w:footnote>
  <w:footnote w:id="569">
    <w:p w14:paraId="6145EAB5" w14:textId="4C75086F" w:rsidR="00CB63B1" w:rsidRDefault="00CB63B1" w:rsidP="00335B68">
      <w:pPr>
        <w:pStyle w:val="footnote"/>
      </w:pPr>
      <w:r>
        <w:rPr>
          <w:rStyle w:val="FootnoteReference"/>
        </w:rPr>
        <w:footnoteRef/>
      </w:r>
      <w:r>
        <w:t xml:space="preserve"> [JS] or “the breach abated”</w:t>
      </w:r>
    </w:p>
  </w:footnote>
  <w:footnote w:id="570">
    <w:p w14:paraId="7BC84269" w14:textId="5FF802CF" w:rsidR="00CB63B1" w:rsidRDefault="00CB63B1" w:rsidP="00335B68">
      <w:pPr>
        <w:pStyle w:val="footnote"/>
      </w:pPr>
      <w:r>
        <w:rPr>
          <w:rStyle w:val="FootnoteReference"/>
        </w:rPr>
        <w:footnoteRef/>
      </w:r>
      <w:r>
        <w:t xml:space="preserve"> [JS] or “reckoned”</w:t>
      </w:r>
    </w:p>
  </w:footnote>
  <w:footnote w:id="571">
    <w:p w14:paraId="7C896B79" w14:textId="22421F6C" w:rsidR="00CB63B1" w:rsidRDefault="00CB63B1" w:rsidP="00335B68">
      <w:pPr>
        <w:pStyle w:val="footnote"/>
      </w:pPr>
      <w:r>
        <w:rPr>
          <w:rStyle w:val="FootnoteReference"/>
        </w:rPr>
        <w:footnoteRef/>
      </w:r>
      <w:r>
        <w:t xml:space="preserve"> [JS] literally “mingled” and “works”</w:t>
      </w:r>
    </w:p>
  </w:footnote>
  <w:footnote w:id="572">
    <w:p w14:paraId="642B0591" w14:textId="225C9085" w:rsidR="00CB63B1" w:rsidRDefault="00CB63B1" w:rsidP="00F208ED">
      <w:pPr>
        <w:pStyle w:val="footnote"/>
      </w:pPr>
      <w:r>
        <w:rPr>
          <w:rStyle w:val="FootnoteReference"/>
        </w:rPr>
        <w:footnoteRef/>
      </w:r>
      <w:r>
        <w:t xml:space="preserve"> [JS] or “give thanks to”, “thankfully confess with praise”</w:t>
      </w:r>
    </w:p>
  </w:footnote>
  <w:footnote w:id="573">
    <w:p w14:paraId="1D020CD0" w14:textId="190B32B1" w:rsidR="00CB63B1" w:rsidRDefault="00CB63B1" w:rsidP="00A87777">
      <w:pPr>
        <w:pStyle w:val="footnote"/>
      </w:pPr>
      <w:r>
        <w:rPr>
          <w:rStyle w:val="FootnoteReference"/>
        </w:rPr>
        <w:footnoteRef/>
      </w:r>
      <w:r>
        <w:t xml:space="preserve"> [JS] or “age to age”</w:t>
      </w:r>
    </w:p>
  </w:footnote>
  <w:footnote w:id="574">
    <w:p w14:paraId="0B2ABDB6" w14:textId="66F5B000" w:rsidR="00CB63B1" w:rsidRDefault="00CB63B1" w:rsidP="00F208ED">
      <w:pPr>
        <w:pStyle w:val="footnote"/>
      </w:pPr>
      <w:r>
        <w:rPr>
          <w:rStyle w:val="FootnoteReference"/>
        </w:rPr>
        <w:footnoteRef/>
      </w:r>
      <w:r>
        <w:t xml:space="preserve"> [JS] or “May it be! May it be” or “So be it! So be it!”</w:t>
      </w:r>
    </w:p>
  </w:footnote>
  <w:footnote w:id="575">
    <w:p w14:paraId="04C140F9" w14:textId="166D1F53" w:rsidR="00CB63B1" w:rsidRDefault="00CB63B1" w:rsidP="005843FD">
      <w:pPr>
        <w:pStyle w:val="footnote"/>
      </w:pPr>
      <w:r>
        <w:rPr>
          <w:rStyle w:val="FootnoteReference"/>
        </w:rPr>
        <w:footnoteRef/>
      </w:r>
      <w:r>
        <w:t xml:space="preserve"> [JS] or “give thanks to”, “thankfully confess with praise”</w:t>
      </w:r>
    </w:p>
  </w:footnote>
  <w:footnote w:id="576">
    <w:p w14:paraId="338DEC03" w14:textId="41CA3C59" w:rsidR="00CB63B1" w:rsidRDefault="00CB63B1" w:rsidP="005843FD">
      <w:pPr>
        <w:pStyle w:val="footnote"/>
      </w:pPr>
      <w:r>
        <w:rPr>
          <w:rStyle w:val="FootnoteReference"/>
        </w:rPr>
        <w:footnoteRef/>
      </w:r>
      <w:r>
        <w:t xml:space="preserve"> [JS] NETS and Fr. Lazarus have “sea” in place of “south”</w:t>
      </w:r>
    </w:p>
  </w:footnote>
  <w:footnote w:id="577">
    <w:p w14:paraId="6197905E" w14:textId="37F1FE6C" w:rsidR="00CB63B1" w:rsidRDefault="00CB63B1" w:rsidP="005843FD">
      <w:pPr>
        <w:pStyle w:val="footnote"/>
      </w:pPr>
      <w:r>
        <w:rPr>
          <w:rStyle w:val="FootnoteReference"/>
        </w:rPr>
        <w:footnoteRef/>
      </w:r>
      <w:r>
        <w:t xml:space="preserve"> [JS] or “praise and thank”, “thankfully confess with praise”</w:t>
      </w:r>
    </w:p>
  </w:footnote>
  <w:footnote w:id="578">
    <w:p w14:paraId="2927C9DC" w14:textId="30BA0C90" w:rsidR="00CB63B1" w:rsidRDefault="00CB63B1" w:rsidP="008B5FD0">
      <w:pPr>
        <w:pStyle w:val="footnote"/>
      </w:pPr>
      <w:r>
        <w:rPr>
          <w:rStyle w:val="FootnoteReference"/>
        </w:rPr>
        <w:footnoteRef/>
      </w:r>
      <w:r>
        <w:t xml:space="preserve"> [JS] or “praise and thank”, “thankfully confess with praise.”</w:t>
      </w:r>
    </w:p>
  </w:footnote>
  <w:footnote w:id="579">
    <w:p w14:paraId="6B4B3E8B" w14:textId="1A47DD82" w:rsidR="00CB63B1" w:rsidRDefault="00CB63B1" w:rsidP="005D0282">
      <w:pPr>
        <w:pStyle w:val="footnote"/>
      </w:pPr>
      <w:r>
        <w:rPr>
          <w:rStyle w:val="FootnoteReference"/>
        </w:rPr>
        <w:footnoteRef/>
      </w:r>
      <w:r>
        <w:t xml:space="preserve"> [JS] or “He helped them out of the way of their iniquity”</w:t>
      </w:r>
    </w:p>
  </w:footnote>
  <w:footnote w:id="580">
    <w:p w14:paraId="3CB0230A" w14:textId="77777777" w:rsidR="00CB63B1" w:rsidRDefault="00CB63B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CB63B1" w:rsidRDefault="00CB63B1" w:rsidP="008B5FD0">
      <w:pPr>
        <w:pStyle w:val="footnote"/>
      </w:pPr>
      <w:r>
        <w:rPr>
          <w:rStyle w:val="FootnoteReference"/>
        </w:rPr>
        <w:footnoteRef/>
      </w:r>
      <w:r>
        <w:t xml:space="preserve"> [JS] or “praise and thank”, “thankfully confess with praise”</w:t>
      </w:r>
    </w:p>
  </w:footnote>
  <w:footnote w:id="582">
    <w:p w14:paraId="678ED315" w14:textId="00F5D3AB" w:rsidR="00CB63B1" w:rsidRDefault="00CB63B1" w:rsidP="0048178C">
      <w:pPr>
        <w:pStyle w:val="footnote"/>
      </w:pPr>
      <w:r>
        <w:rPr>
          <w:rStyle w:val="FootnoteReference"/>
        </w:rPr>
        <w:footnoteRef/>
      </w:r>
      <w:r>
        <w:t xml:space="preserve"> [JS] Fr. Lazarus has “all their skill was scuttled.”</w:t>
      </w:r>
    </w:p>
  </w:footnote>
  <w:footnote w:id="583">
    <w:p w14:paraId="34CCA381" w14:textId="4D43FBED" w:rsidR="00CB63B1" w:rsidRDefault="00CB63B1" w:rsidP="0048178C">
      <w:pPr>
        <w:pStyle w:val="footnote"/>
      </w:pPr>
      <w:r>
        <w:rPr>
          <w:rStyle w:val="FootnoteReference"/>
        </w:rPr>
        <w:footnoteRef/>
      </w:r>
      <w:r>
        <w:t xml:space="preserve"> [JS] or “praise and thank”, “thankfully confess with praise”</w:t>
      </w:r>
    </w:p>
  </w:footnote>
  <w:footnote w:id="584">
    <w:p w14:paraId="4C3D1737" w14:textId="77777777" w:rsidR="00CB63B1" w:rsidRDefault="00CB63B1"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CB63B1" w:rsidRDefault="00CB63B1" w:rsidP="00F56D7A">
      <w:pPr>
        <w:pStyle w:val="footnote"/>
      </w:pPr>
      <w:r>
        <w:rPr>
          <w:rStyle w:val="FootnoteReference"/>
        </w:rPr>
        <w:footnoteRef/>
      </w:r>
      <w:r>
        <w:t xml:space="preserve"> [JS] NETS has, “make music”, OSB, “give praise”</w:t>
      </w:r>
    </w:p>
  </w:footnote>
  <w:footnote w:id="586">
    <w:p w14:paraId="004CF885" w14:textId="714969FE" w:rsidR="00CB63B1" w:rsidRDefault="00CB63B1" w:rsidP="00F56D7A">
      <w:pPr>
        <w:pStyle w:val="footnote"/>
      </w:pPr>
      <w:r>
        <w:rPr>
          <w:rStyle w:val="FootnoteReference"/>
        </w:rPr>
        <w:footnoteRef/>
      </w:r>
      <w:r>
        <w:t xml:space="preserve"> [JS] “thankfully confess You with praise”</w:t>
      </w:r>
    </w:p>
  </w:footnote>
  <w:footnote w:id="587">
    <w:p w14:paraId="5EB077FD" w14:textId="77777777" w:rsidR="00CB63B1" w:rsidRDefault="00CB63B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CB63B1" w:rsidRDefault="00CB63B1" w:rsidP="00F56D7A">
      <w:pPr>
        <w:pStyle w:val="footnote"/>
      </w:pPr>
      <w:r>
        <w:rPr>
          <w:rStyle w:val="FootnoteReference"/>
        </w:rPr>
        <w:footnoteRef/>
      </w:r>
      <w:r>
        <w:t xml:space="preserve"> [JS] “holy place.”</w:t>
      </w:r>
    </w:p>
  </w:footnote>
  <w:footnote w:id="589">
    <w:p w14:paraId="32F80B0A" w14:textId="77777777" w:rsidR="00CB63B1" w:rsidRDefault="00CB63B1" w:rsidP="00C544D6">
      <w:pPr>
        <w:pStyle w:val="footnote"/>
      </w:pPr>
      <w:r>
        <w:rPr>
          <w:rStyle w:val="FootnoteReference"/>
        </w:rPr>
        <w:footnoteRef/>
      </w:r>
      <w:r>
        <w:t xml:space="preserve"> See Psalm 59:10 and footnote.</w:t>
      </w:r>
    </w:p>
  </w:footnote>
  <w:footnote w:id="590">
    <w:p w14:paraId="70CC4836" w14:textId="77777777" w:rsidR="00CB63B1" w:rsidRDefault="00CB63B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CB63B1" w:rsidRDefault="00CB63B1" w:rsidP="00814FC4">
      <w:pPr>
        <w:pStyle w:val="footnote"/>
      </w:pPr>
      <w:r>
        <w:rPr>
          <w:rStyle w:val="FootnoteReference"/>
        </w:rPr>
        <w:footnoteRef/>
      </w:r>
      <w:r>
        <w:t xml:space="preserve"> [JS] or “lawlessness”</w:t>
      </w:r>
    </w:p>
  </w:footnote>
  <w:footnote w:id="592">
    <w:p w14:paraId="67FB27B1" w14:textId="3F7103C4" w:rsidR="00CB63B1" w:rsidRDefault="00CB63B1" w:rsidP="00C544D6">
      <w:pPr>
        <w:pStyle w:val="footnote"/>
      </w:pPr>
      <w:r>
        <w:rPr>
          <w:rStyle w:val="FootnoteReference"/>
        </w:rPr>
        <w:footnoteRef/>
      </w:r>
      <w:r>
        <w:t xml:space="preserve"> Cf. Num. 5:22.</w:t>
      </w:r>
    </w:p>
  </w:footnote>
  <w:footnote w:id="593">
    <w:p w14:paraId="292E96AE" w14:textId="77777777" w:rsidR="00CB63B1" w:rsidRDefault="00CB63B1" w:rsidP="00C544D6">
      <w:pPr>
        <w:pStyle w:val="footnote"/>
      </w:pPr>
      <w:r>
        <w:rPr>
          <w:rStyle w:val="FootnoteReference"/>
        </w:rPr>
        <w:footnoteRef/>
      </w:r>
      <w:r>
        <w:t xml:space="preserve"> Mt. 27:39.</w:t>
      </w:r>
    </w:p>
  </w:footnote>
  <w:footnote w:id="594">
    <w:p w14:paraId="151268C5" w14:textId="656FFD88" w:rsidR="00CB63B1" w:rsidRDefault="00CB63B1" w:rsidP="003A31BD">
      <w:pPr>
        <w:pStyle w:val="footnote"/>
      </w:pPr>
      <w:r>
        <w:rPr>
          <w:rStyle w:val="FootnoteReference"/>
        </w:rPr>
        <w:footnoteRef/>
      </w:r>
      <w:r>
        <w:t xml:space="preserve"> [JS] or “give thanks to”. “thankfully confess with praise”</w:t>
      </w:r>
    </w:p>
  </w:footnote>
  <w:footnote w:id="595">
    <w:p w14:paraId="7B5761D5" w14:textId="1159D032" w:rsidR="00CB63B1" w:rsidRDefault="00CB63B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CB63B1" w:rsidRDefault="00CB63B1"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CB63B1" w:rsidRDefault="00CB63B1" w:rsidP="00AB05E1">
      <w:pPr>
        <w:pStyle w:val="footnote"/>
      </w:pPr>
      <w:r>
        <w:rPr>
          <w:rStyle w:val="FootnoteReference"/>
        </w:rPr>
        <w:footnoteRef/>
      </w:r>
      <w:r>
        <w:t xml:space="preserve"> [JS] “with You is the dominion/rule in the day of Your power”</w:t>
      </w:r>
    </w:p>
  </w:footnote>
  <w:footnote w:id="598">
    <w:p w14:paraId="5B5E529A" w14:textId="5149157C" w:rsidR="00CB63B1" w:rsidRDefault="00CB63B1" w:rsidP="00C544D6">
      <w:pPr>
        <w:pStyle w:val="footnote"/>
      </w:pPr>
      <w:r>
        <w:rPr>
          <w:rStyle w:val="FootnoteReference"/>
        </w:rPr>
        <w:footnoteRef/>
      </w:r>
      <w:r>
        <w:t xml:space="preserve"> Cf. 1 Cor. 15:41-43.</w:t>
      </w:r>
    </w:p>
  </w:footnote>
  <w:footnote w:id="599">
    <w:p w14:paraId="58BF3DF2" w14:textId="33BF2504" w:rsidR="00CB63B1" w:rsidRDefault="00CB63B1" w:rsidP="00AB05E1">
      <w:pPr>
        <w:pStyle w:val="footnote"/>
      </w:pPr>
      <w:r>
        <w:rPr>
          <w:rStyle w:val="FootnoteReference"/>
        </w:rPr>
        <w:footnoteRef/>
      </w:r>
      <w:r>
        <w:t xml:space="preserve"> [JS] literally “morning star”</w:t>
      </w:r>
    </w:p>
  </w:footnote>
  <w:footnote w:id="600">
    <w:p w14:paraId="4C93D1C9" w14:textId="77777777" w:rsidR="00CB63B1" w:rsidRDefault="00CB63B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CB63B1" w:rsidRDefault="00CB63B1" w:rsidP="00AB05E1">
      <w:pPr>
        <w:pStyle w:val="footnote"/>
      </w:pPr>
      <w:r>
        <w:rPr>
          <w:rStyle w:val="FootnoteReference"/>
        </w:rPr>
        <w:footnoteRef/>
      </w:r>
      <w:r>
        <w:t xml:space="preserve"> [JS] Fr. Lazarus renders “repent” as “change His mind”</w:t>
      </w:r>
    </w:p>
  </w:footnote>
  <w:footnote w:id="602">
    <w:p w14:paraId="5DE3DED0" w14:textId="77777777" w:rsidR="00CB63B1" w:rsidRDefault="00CB63B1" w:rsidP="00C544D6">
      <w:pPr>
        <w:pStyle w:val="footnote"/>
      </w:pPr>
      <w:r>
        <w:rPr>
          <w:rStyle w:val="FootnoteReference"/>
        </w:rPr>
        <w:footnoteRef/>
      </w:r>
      <w:r>
        <w:t xml:space="preserve"> Heb. 7:21.</w:t>
      </w:r>
    </w:p>
  </w:footnote>
  <w:footnote w:id="603">
    <w:p w14:paraId="09E7C6C1" w14:textId="5A2E3633" w:rsidR="00CB63B1" w:rsidRDefault="00CB63B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CB63B1" w:rsidRDefault="00CB63B1" w:rsidP="003C200D">
      <w:pPr>
        <w:pStyle w:val="footnote"/>
      </w:pPr>
      <w:r>
        <w:rPr>
          <w:rStyle w:val="FootnoteReference"/>
        </w:rPr>
        <w:footnoteRef/>
      </w:r>
      <w:r>
        <w:t xml:space="preserve"> [JS] or “give thanks,” or “thankfully confess with praise”</w:t>
      </w:r>
    </w:p>
  </w:footnote>
  <w:footnote w:id="605">
    <w:p w14:paraId="71D97FF3" w14:textId="5ADB40B3" w:rsidR="00CB63B1" w:rsidRDefault="00CB63B1" w:rsidP="00680987">
      <w:pPr>
        <w:pStyle w:val="footnote"/>
      </w:pPr>
      <w:r>
        <w:rPr>
          <w:rStyle w:val="FootnoteReference"/>
        </w:rPr>
        <w:footnoteRef/>
      </w:r>
      <w:r>
        <w:t xml:space="preserve"> [JS] or “assembly”</w:t>
      </w:r>
    </w:p>
  </w:footnote>
  <w:footnote w:id="606">
    <w:p w14:paraId="794D19AF" w14:textId="3FB23375" w:rsidR="00CB63B1" w:rsidRDefault="00CB63B1" w:rsidP="00680987">
      <w:pPr>
        <w:pStyle w:val="footnote"/>
      </w:pPr>
      <w:r>
        <w:rPr>
          <w:rStyle w:val="FootnoteReference"/>
        </w:rPr>
        <w:footnoteRef/>
      </w:r>
      <w:r>
        <w:t xml:space="preserve"> [JS] or “sought out in all things according to His will.”</w:t>
      </w:r>
    </w:p>
  </w:footnote>
  <w:footnote w:id="607">
    <w:p w14:paraId="20B5E251" w14:textId="0958B144" w:rsidR="00CB63B1" w:rsidRDefault="00CB63B1" w:rsidP="003C200D">
      <w:pPr>
        <w:pStyle w:val="footnote"/>
      </w:pPr>
      <w:r>
        <w:rPr>
          <w:rStyle w:val="FootnoteReference"/>
        </w:rPr>
        <w:footnoteRef/>
      </w:r>
      <w:r>
        <w:t xml:space="preserve"> [JS] or “thanksgiving,” or “thankful confession with praise”</w:t>
      </w:r>
    </w:p>
  </w:footnote>
  <w:footnote w:id="608">
    <w:p w14:paraId="1BC090E3" w14:textId="77777777" w:rsidR="00CB63B1" w:rsidRDefault="00CB63B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CB63B1" w:rsidRDefault="00CB63B1" w:rsidP="00C544D6">
      <w:pPr>
        <w:pStyle w:val="footnote"/>
      </w:pPr>
      <w:r>
        <w:rPr>
          <w:rStyle w:val="FootnoteReference"/>
        </w:rPr>
        <w:footnoteRef/>
      </w:r>
      <w:r>
        <w:t xml:space="preserve"> Gen. 6:18; 9:9f; 15; 17; Ex. 19:5; Mk. 14:24; Lk. 22:20,29,30.</w:t>
      </w:r>
    </w:p>
  </w:footnote>
  <w:footnote w:id="610">
    <w:p w14:paraId="37902716" w14:textId="6DF49123" w:rsidR="00CB63B1" w:rsidRDefault="00CB63B1" w:rsidP="001F0BA8">
      <w:pPr>
        <w:pStyle w:val="footnote"/>
      </w:pPr>
      <w:r>
        <w:rPr>
          <w:rStyle w:val="FootnoteReference"/>
        </w:rPr>
        <w:footnoteRef/>
      </w:r>
      <w:r>
        <w:t xml:space="preserve"> [JS] or “awesome”, “terrible”</w:t>
      </w:r>
    </w:p>
  </w:footnote>
  <w:footnote w:id="611">
    <w:p w14:paraId="534F669F" w14:textId="77777777" w:rsidR="00CB63B1" w:rsidRDefault="00CB63B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CB63B1" w:rsidRDefault="00CB63B1"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CB63B1" w:rsidRDefault="00CB63B1" w:rsidP="009717D4">
      <w:pPr>
        <w:pStyle w:val="footnote"/>
      </w:pPr>
      <w:r>
        <w:rPr>
          <w:rStyle w:val="FootnoteReference"/>
        </w:rPr>
        <w:footnoteRef/>
      </w:r>
      <w:r>
        <w:t xml:space="preserve"> [JS] or “endures forever and ever”</w:t>
      </w:r>
    </w:p>
  </w:footnote>
  <w:footnote w:id="614">
    <w:p w14:paraId="6ED31546" w14:textId="32850D5D" w:rsidR="00CB63B1" w:rsidRDefault="00CB63B1" w:rsidP="00081087">
      <w:pPr>
        <w:pStyle w:val="footnote"/>
      </w:pPr>
      <w:r>
        <w:rPr>
          <w:rStyle w:val="FootnoteReference"/>
        </w:rPr>
        <w:footnoteRef/>
      </w:r>
      <w:r>
        <w:t xml:space="preserve"> [JS] or “dawned”</w:t>
      </w:r>
    </w:p>
  </w:footnote>
  <w:footnote w:id="615">
    <w:p w14:paraId="56F05B01" w14:textId="70E648CE" w:rsidR="00CB63B1" w:rsidRDefault="00CB63B1" w:rsidP="00081087">
      <w:pPr>
        <w:pStyle w:val="footnote"/>
      </w:pPr>
      <w:r>
        <w:rPr>
          <w:rStyle w:val="FootnoteReference"/>
        </w:rPr>
        <w:footnoteRef/>
      </w:r>
      <w:r>
        <w:t xml:space="preserve"> [JS] NETS interprets this as “He scattered [His enemies]”</w:t>
      </w:r>
    </w:p>
  </w:footnote>
  <w:footnote w:id="616">
    <w:p w14:paraId="246FBDEA" w14:textId="2D78AE51" w:rsidR="00CB63B1" w:rsidRDefault="00CB63B1" w:rsidP="00081087">
      <w:pPr>
        <w:pStyle w:val="footnote"/>
      </w:pPr>
      <w:r>
        <w:rPr>
          <w:rStyle w:val="FootnoteReference"/>
        </w:rPr>
        <w:footnoteRef/>
      </w:r>
      <w:r>
        <w:t xml:space="preserve"> [JS] or “contines forever and ever”</w:t>
      </w:r>
    </w:p>
  </w:footnote>
  <w:footnote w:id="617">
    <w:p w14:paraId="58019E44" w14:textId="02459B25" w:rsidR="00CB63B1" w:rsidRDefault="00CB63B1" w:rsidP="00081087">
      <w:pPr>
        <w:pStyle w:val="footnote"/>
      </w:pPr>
      <w:r>
        <w:rPr>
          <w:rStyle w:val="FootnoteReference"/>
        </w:rPr>
        <w:footnoteRef/>
      </w:r>
      <w:r>
        <w:t xml:space="preserve"> [JS] or “he will be raised to power and glory.”</w:t>
      </w:r>
    </w:p>
  </w:footnote>
  <w:footnote w:id="618">
    <w:p w14:paraId="0B84AC37" w14:textId="74BB2C6D" w:rsidR="00CB63B1" w:rsidRDefault="00CB63B1"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CB63B1" w:rsidRDefault="00CB63B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CB63B1" w:rsidRDefault="00CB63B1"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CB63B1" w:rsidRDefault="00CB63B1" w:rsidP="00C544D6">
      <w:pPr>
        <w:pStyle w:val="footnote"/>
      </w:pPr>
      <w:r>
        <w:rPr>
          <w:rStyle w:val="FootnoteReference"/>
        </w:rPr>
        <w:footnoteRef/>
      </w:r>
      <w:r>
        <w:t xml:space="preserve"> Ex. 19:6; 29:43-46; Deut. 27:9; Is. 63:18,19; Jer. 2:3; 2 Cor. 6:16.</w:t>
      </w:r>
    </w:p>
  </w:footnote>
  <w:footnote w:id="622">
    <w:p w14:paraId="6D9F1C7B" w14:textId="0AA2BDBF" w:rsidR="00CB63B1" w:rsidRDefault="00CB63B1"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CB63B1" w:rsidRDefault="00CB63B1"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CB63B1" w:rsidRDefault="00CB63B1" w:rsidP="004446FE">
      <w:pPr>
        <w:pStyle w:val="footnote"/>
      </w:pPr>
      <w:r>
        <w:rPr>
          <w:rStyle w:val="FootnoteReference"/>
        </w:rPr>
        <w:footnoteRef/>
      </w:r>
      <w:r>
        <w:t xml:space="preserve"> [JS] or “presence”</w:t>
      </w:r>
    </w:p>
  </w:footnote>
  <w:footnote w:id="625">
    <w:p w14:paraId="0CFFAE38" w14:textId="5E3C02BC" w:rsidR="00CB63B1" w:rsidRDefault="00CB63B1" w:rsidP="00C544D6">
      <w:pPr>
        <w:pStyle w:val="footnote"/>
      </w:pPr>
      <w:r>
        <w:rPr>
          <w:rStyle w:val="FootnoteReference"/>
        </w:rPr>
        <w:footnoteRef/>
      </w:r>
      <w:r>
        <w:t xml:space="preserve"> Cf. John 1:18; 3:13; Wisdom 18:16.</w:t>
      </w:r>
    </w:p>
  </w:footnote>
  <w:footnote w:id="626">
    <w:p w14:paraId="47CB4F3E" w14:textId="77777777" w:rsidR="00CB63B1" w:rsidRDefault="00CB63B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CB63B1" w:rsidRDefault="00CB63B1" w:rsidP="00BD138C">
      <w:pPr>
        <w:pStyle w:val="footnote"/>
      </w:pPr>
      <w:r>
        <w:rPr>
          <w:rStyle w:val="FootnoteReference"/>
        </w:rPr>
        <w:footnoteRef/>
      </w:r>
      <w:r>
        <w:t xml:space="preserve"> [JS] or “from now and forevermore.”</w:t>
      </w:r>
    </w:p>
  </w:footnote>
  <w:footnote w:id="628">
    <w:p w14:paraId="5DABE081" w14:textId="210E3418" w:rsidR="00CB63B1" w:rsidRDefault="00CB63B1"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CB63B1" w:rsidRDefault="00CB63B1" w:rsidP="00D27B1F">
      <w:pPr>
        <w:pStyle w:val="footnote"/>
      </w:pPr>
      <w:r>
        <w:rPr>
          <w:rStyle w:val="FootnoteReference"/>
        </w:rPr>
        <w:footnoteRef/>
      </w:r>
      <w:r>
        <w:t xml:space="preserve"> [JS] or “cry”</w:t>
      </w:r>
    </w:p>
  </w:footnote>
  <w:footnote w:id="630">
    <w:p w14:paraId="181149B5" w14:textId="32524C88" w:rsidR="00CB63B1" w:rsidRDefault="00CB63B1" w:rsidP="00D27B1F">
      <w:pPr>
        <w:pStyle w:val="footnote"/>
      </w:pPr>
      <w:r>
        <w:rPr>
          <w:rStyle w:val="FootnoteReference"/>
        </w:rPr>
        <w:footnoteRef/>
      </w:r>
      <w:r>
        <w:t xml:space="preserve"> [JS] or “rescue”, i.e. “O Lord, rescue me!”</w:t>
      </w:r>
    </w:p>
  </w:footnote>
  <w:footnote w:id="631">
    <w:p w14:paraId="25D08CAE" w14:textId="420582EC" w:rsidR="00CB63B1" w:rsidRDefault="00CB63B1" w:rsidP="00C544D6">
      <w:pPr>
        <w:pStyle w:val="footnote"/>
      </w:pPr>
      <w:r>
        <w:rPr>
          <w:rStyle w:val="FootnoteReference"/>
        </w:rPr>
        <w:footnoteRef/>
      </w:r>
      <w:r>
        <w:t xml:space="preserve"> cf. Heb. 4:10; Phil. 2:12; Mt. 11:28,29; Jer. 6:16.</w:t>
      </w:r>
    </w:p>
  </w:footnote>
  <w:footnote w:id="632">
    <w:p w14:paraId="05F0C10B" w14:textId="6BC266D9" w:rsidR="00CB63B1" w:rsidRDefault="00CB63B1" w:rsidP="0099246B">
      <w:pPr>
        <w:pStyle w:val="footnote"/>
      </w:pPr>
      <w:r>
        <w:rPr>
          <w:rStyle w:val="FootnoteReference"/>
        </w:rPr>
        <w:footnoteRef/>
      </w:r>
      <w:r>
        <w:t xml:space="preserve"> [JS] Fr. Lazarus has, “I will live to please the Lord”</w:t>
      </w:r>
    </w:p>
  </w:footnote>
  <w:footnote w:id="633">
    <w:p w14:paraId="4CB1C48E" w14:textId="77777777" w:rsidR="00CB63B1" w:rsidRDefault="00CB63B1" w:rsidP="00C544D6">
      <w:pPr>
        <w:pStyle w:val="footnote"/>
      </w:pPr>
      <w:r>
        <w:rPr>
          <w:rStyle w:val="FootnoteReference"/>
        </w:rPr>
        <w:footnoteRef/>
      </w:r>
      <w:r>
        <w:t xml:space="preserve"> 2 Cor. 4:13.</w:t>
      </w:r>
    </w:p>
  </w:footnote>
  <w:footnote w:id="634">
    <w:p w14:paraId="3BB26747" w14:textId="6DF70EDA" w:rsidR="00CB63B1" w:rsidRDefault="00CB63B1" w:rsidP="00040C56">
      <w:pPr>
        <w:pStyle w:val="footnote"/>
      </w:pPr>
      <w:r>
        <w:rPr>
          <w:rStyle w:val="FootnoteReference"/>
        </w:rPr>
        <w:footnoteRef/>
      </w:r>
      <w:r>
        <w:t xml:space="preserve"> [JS] or “brought very low”</w:t>
      </w:r>
    </w:p>
  </w:footnote>
  <w:footnote w:id="635">
    <w:p w14:paraId="14C69153" w14:textId="7E1050DE" w:rsidR="00CB63B1" w:rsidRDefault="00CB63B1" w:rsidP="00B403A1">
      <w:pPr>
        <w:pStyle w:val="footnote"/>
      </w:pPr>
      <w:r>
        <w:rPr>
          <w:rStyle w:val="FootnoteReference"/>
        </w:rPr>
        <w:footnoteRef/>
      </w:r>
      <w:r>
        <w:t xml:space="preserve"> [JS] OSB has, “ecstasy,” Fr. Lazarus has “madness,” Brenton has “amazement.”</w:t>
      </w:r>
    </w:p>
  </w:footnote>
  <w:footnote w:id="636">
    <w:p w14:paraId="01F55DAD" w14:textId="6E588482" w:rsidR="00CB63B1" w:rsidRDefault="00CB63B1" w:rsidP="00B403A1">
      <w:pPr>
        <w:pStyle w:val="footnote"/>
      </w:pPr>
      <w:r>
        <w:rPr>
          <w:rStyle w:val="FootnoteReference"/>
        </w:rPr>
        <w:footnoteRef/>
      </w:r>
      <w:r>
        <w:t xml:space="preserve"> [JS] NETS and OSB omit vs. 5.</w:t>
      </w:r>
    </w:p>
  </w:footnote>
  <w:footnote w:id="637">
    <w:p w14:paraId="0273528E" w14:textId="77777777" w:rsidR="00CB63B1" w:rsidRDefault="00CB63B1" w:rsidP="00F01C0B">
      <w:pPr>
        <w:pStyle w:val="footnote"/>
      </w:pPr>
      <w:r>
        <w:rPr>
          <w:rStyle w:val="FootnoteReference"/>
        </w:rPr>
        <w:footnoteRef/>
      </w:r>
      <w:r>
        <w:t xml:space="preserve"> [JS] literally, “holy ones.”</w:t>
      </w:r>
    </w:p>
  </w:footnote>
  <w:footnote w:id="638">
    <w:p w14:paraId="536B616C" w14:textId="77777777" w:rsidR="00CB63B1" w:rsidRDefault="00CB63B1"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CB63B1" w:rsidRDefault="00CB63B1" w:rsidP="00B403A1">
      <w:pPr>
        <w:pStyle w:val="footnote"/>
      </w:pPr>
      <w:r>
        <w:rPr>
          <w:rStyle w:val="FootnoteReference"/>
        </w:rPr>
        <w:footnoteRef/>
      </w:r>
      <w:r>
        <w:t xml:space="preserve"> [JS] litearlly, “slave”.</w:t>
      </w:r>
    </w:p>
  </w:footnote>
  <w:footnote w:id="640">
    <w:p w14:paraId="74CEF705" w14:textId="6A24290B" w:rsidR="00CB63B1" w:rsidRDefault="00CB63B1" w:rsidP="00B403A1">
      <w:pPr>
        <w:pStyle w:val="footnote"/>
      </w:pPr>
      <w:r>
        <w:rPr>
          <w:rStyle w:val="FootnoteReference"/>
        </w:rPr>
        <w:footnoteRef/>
      </w:r>
      <w:r>
        <w:t xml:space="preserve"> [JS] [] lacking in NETS and OSB.</w:t>
      </w:r>
    </w:p>
  </w:footnote>
  <w:footnote w:id="641">
    <w:p w14:paraId="380C2FA4" w14:textId="77777777" w:rsidR="00CB63B1" w:rsidRDefault="00CB63B1" w:rsidP="00C544D6">
      <w:pPr>
        <w:pStyle w:val="footnote"/>
      </w:pPr>
      <w:r>
        <w:rPr>
          <w:rStyle w:val="FootnoteReference"/>
        </w:rPr>
        <w:footnoteRef/>
      </w:r>
      <w:r>
        <w:t xml:space="preserve"> Rom. 15:11.</w:t>
      </w:r>
    </w:p>
  </w:footnote>
  <w:footnote w:id="642">
    <w:p w14:paraId="62277668" w14:textId="3F273B69" w:rsidR="00CB63B1" w:rsidRDefault="00CB63B1"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CB63B1" w:rsidRDefault="00CB63B1" w:rsidP="00407DA2">
      <w:pPr>
        <w:pStyle w:val="footnote"/>
      </w:pPr>
      <w:r>
        <w:rPr>
          <w:rStyle w:val="FootnoteReference"/>
        </w:rPr>
        <w:footnoteRef/>
      </w:r>
      <w:r>
        <w:t xml:space="preserve"> [JS] “thankfully confess the Lord with praise,” here and throughout</w:t>
      </w:r>
    </w:p>
  </w:footnote>
  <w:footnote w:id="644">
    <w:p w14:paraId="468C84B0" w14:textId="77777777" w:rsidR="00CB63B1" w:rsidRDefault="00CB63B1"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CB63B1" w:rsidRPr="00C544D6" w:rsidRDefault="00CB63B1" w:rsidP="00C544D6">
      <w:pPr>
        <w:pStyle w:val="footnote"/>
      </w:pPr>
      <w:r w:rsidRPr="00C544D6">
        <w:rPr>
          <w:rStyle w:val="FootnoteReference"/>
          <w:vertAlign w:val="baseline"/>
        </w:rPr>
        <w:footnoteRef/>
      </w:r>
      <w:r w:rsidRPr="00C544D6">
        <w:t xml:space="preserve"> Heb. 13:6.</w:t>
      </w:r>
    </w:p>
  </w:footnote>
  <w:footnote w:id="646">
    <w:p w14:paraId="0D5076CD" w14:textId="11027FF0" w:rsidR="00CB63B1" w:rsidRDefault="00CB63B1" w:rsidP="00C13781">
      <w:pPr>
        <w:pStyle w:val="footnote"/>
      </w:pPr>
      <w:r>
        <w:rPr>
          <w:rStyle w:val="FootnoteReference"/>
        </w:rPr>
        <w:footnoteRef/>
      </w:r>
      <w:r>
        <w:t xml:space="preserve"> [JS] Fr. Lazarus has “see the fall of”</w:t>
      </w:r>
    </w:p>
  </w:footnote>
  <w:footnote w:id="647">
    <w:p w14:paraId="6976F3A7" w14:textId="5D43CA43" w:rsidR="00CB63B1" w:rsidRDefault="00CB63B1"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CB63B1" w:rsidRDefault="00CB63B1" w:rsidP="00283E41">
      <w:pPr>
        <w:pStyle w:val="footnote"/>
      </w:pPr>
      <w:r>
        <w:rPr>
          <w:rStyle w:val="FootnoteReference"/>
        </w:rPr>
        <w:footnoteRef/>
      </w:r>
      <w:r>
        <w:t xml:space="preserve"> [JS] or “give thanks to”, “thankfully confess with praise”</w:t>
      </w:r>
    </w:p>
  </w:footnote>
  <w:footnote w:id="649">
    <w:p w14:paraId="6FF61961" w14:textId="48C00F3F" w:rsidR="00CB63B1" w:rsidRDefault="00CB63B1" w:rsidP="00283E41">
      <w:pPr>
        <w:pStyle w:val="footnote"/>
      </w:pPr>
      <w:r>
        <w:rPr>
          <w:rStyle w:val="FootnoteReference"/>
        </w:rPr>
        <w:footnoteRef/>
      </w:r>
      <w:r>
        <w:t xml:space="preserve"> [JS] or “praise and thank,” “thankfully confess with praise”</w:t>
      </w:r>
    </w:p>
  </w:footnote>
  <w:footnote w:id="650">
    <w:p w14:paraId="136E3140" w14:textId="77777777" w:rsidR="00CB63B1" w:rsidRDefault="00CB63B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CB63B1" w:rsidRDefault="00CB63B1" w:rsidP="00283E41">
      <w:pPr>
        <w:pStyle w:val="footnote"/>
      </w:pPr>
      <w:r>
        <w:rPr>
          <w:rStyle w:val="FootnoteReference"/>
        </w:rPr>
        <w:footnoteRef/>
      </w:r>
      <w:r>
        <w:t xml:space="preserve"> [JS] or “prosper us”</w:t>
      </w:r>
    </w:p>
  </w:footnote>
  <w:footnote w:id="652">
    <w:p w14:paraId="7A2D9627" w14:textId="49D0AACD" w:rsidR="00CB63B1" w:rsidRDefault="00CB63B1" w:rsidP="00407DA2">
      <w:pPr>
        <w:pStyle w:val="footnote"/>
      </w:pPr>
      <w:r>
        <w:rPr>
          <w:rStyle w:val="FootnoteReference"/>
        </w:rPr>
        <w:footnoteRef/>
      </w:r>
      <w:r>
        <w:t xml:space="preserve"> [JS] or “revealed Himself to us”</w:t>
      </w:r>
    </w:p>
  </w:footnote>
  <w:footnote w:id="653">
    <w:p w14:paraId="05642717" w14:textId="78CE3F15" w:rsidR="00CB63B1" w:rsidRDefault="00CB63B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CB63B1" w:rsidRDefault="00CB63B1"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CB63B1" w:rsidRDefault="00CB63B1" w:rsidP="00407DA2">
      <w:pPr>
        <w:pStyle w:val="footnote"/>
      </w:pPr>
      <w:r>
        <w:rPr>
          <w:rStyle w:val="FootnoteReference"/>
        </w:rPr>
        <w:footnoteRef/>
      </w:r>
      <w:r>
        <w:t xml:space="preserve"> [JS] “thankfully confess You with praise”</w:t>
      </w:r>
    </w:p>
  </w:footnote>
  <w:footnote w:id="656">
    <w:p w14:paraId="327B2E03" w14:textId="17966534" w:rsidR="00CB63B1" w:rsidRDefault="00CB63B1" w:rsidP="00407DA2">
      <w:pPr>
        <w:pStyle w:val="footnote"/>
      </w:pPr>
      <w:r>
        <w:rPr>
          <w:rStyle w:val="FootnoteReference"/>
        </w:rPr>
        <w:footnoteRef/>
      </w:r>
      <w:r>
        <w:t xml:space="preserve"> [JS] “thankfully confess You with praise”</w:t>
      </w:r>
    </w:p>
  </w:footnote>
  <w:footnote w:id="657">
    <w:p w14:paraId="6E3C51BA" w14:textId="77777777" w:rsidR="00CB63B1" w:rsidRDefault="00CB63B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CB63B1" w:rsidRDefault="00CB63B1" w:rsidP="00C544D6">
      <w:pPr>
        <w:pStyle w:val="footnote"/>
      </w:pPr>
      <w:r>
        <w:rPr>
          <w:rStyle w:val="FootnoteReference"/>
        </w:rPr>
        <w:footnoteRef/>
      </w:r>
      <w:r>
        <w:t xml:space="preserve"> Rom. 10:5; Gal. 3:12; Lev. 18:5; Luke 10:25-28.</w:t>
      </w:r>
    </w:p>
  </w:footnote>
  <w:footnote w:id="659">
    <w:p w14:paraId="0E153BF4" w14:textId="77777777" w:rsidR="00CB63B1" w:rsidRDefault="00CB63B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CB63B1" w:rsidRDefault="00CB63B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CB63B1" w:rsidRDefault="00CB63B1"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CB63B1" w:rsidRDefault="00CB63B1"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CB63B1" w:rsidRDefault="00CB63B1" w:rsidP="00C57482">
      <w:pPr>
        <w:pStyle w:val="footnote"/>
      </w:pPr>
      <w:r>
        <w:rPr>
          <w:rStyle w:val="FootnoteReference"/>
        </w:rPr>
        <w:footnoteRef/>
      </w:r>
      <w:r>
        <w:t xml:space="preserve"> [JS] or “sayings,” or “teachings”</w:t>
      </w:r>
    </w:p>
  </w:footnote>
  <w:footnote w:id="664">
    <w:p w14:paraId="798DF7BE" w14:textId="68962B07" w:rsidR="00CB63B1" w:rsidRDefault="00CB63B1" w:rsidP="00BE75D2">
      <w:pPr>
        <w:pStyle w:val="footnote"/>
      </w:pPr>
      <w:r>
        <w:rPr>
          <w:rStyle w:val="FootnoteReference"/>
        </w:rPr>
        <w:footnoteRef/>
      </w:r>
      <w:r>
        <w:t xml:space="preserve"> [JS] Fr. Athanasius has, “repaly,” Brenton has “recompense”</w:t>
      </w:r>
    </w:p>
  </w:footnote>
  <w:footnote w:id="665">
    <w:p w14:paraId="0D4EEBCE" w14:textId="0AC85059" w:rsidR="00CB63B1" w:rsidRDefault="00CB63B1"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CB63B1" w:rsidRDefault="00CB63B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CB63B1" w:rsidRDefault="00CB63B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CB63B1" w:rsidRDefault="00CB63B1"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CB63B1" w:rsidRDefault="00CB63B1" w:rsidP="005E7419">
      <w:pPr>
        <w:pStyle w:val="footnote"/>
      </w:pPr>
      <w:r>
        <w:rPr>
          <w:rStyle w:val="FootnoteReference"/>
        </w:rPr>
        <w:footnoteRef/>
      </w:r>
      <w:r>
        <w:t xml:space="preserve"> [JS] or “establish,” “confirm”</w:t>
      </w:r>
    </w:p>
  </w:footnote>
  <w:footnote w:id="670">
    <w:p w14:paraId="2E991C7E" w14:textId="4933BF85" w:rsidR="00CB63B1" w:rsidRDefault="00CB63B1" w:rsidP="00B5676D">
      <w:pPr>
        <w:pStyle w:val="footnote"/>
      </w:pPr>
      <w:r>
        <w:rPr>
          <w:rStyle w:val="FootnoteReference"/>
        </w:rPr>
        <w:footnoteRef/>
      </w:r>
      <w:r>
        <w:t xml:space="preserve"> [JS] or “covetousness”</w:t>
      </w:r>
    </w:p>
  </w:footnote>
  <w:footnote w:id="671">
    <w:p w14:paraId="25BE986A" w14:textId="2129563B" w:rsidR="00CB63B1" w:rsidRDefault="00CB63B1"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CB63B1" w:rsidRDefault="00CB63B1"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CB63B1" w:rsidRDefault="00CB63B1"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CB63B1" w:rsidRDefault="00CB63B1"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CB63B1" w:rsidRDefault="00CB63B1"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CB63B1" w:rsidRDefault="00CB63B1" w:rsidP="00D305E3">
      <w:pPr>
        <w:pStyle w:val="footnote"/>
      </w:pPr>
      <w:r>
        <w:rPr>
          <w:rStyle w:val="FootnoteReference"/>
        </w:rPr>
        <w:footnoteRef/>
      </w:r>
      <w:r>
        <w:t xml:space="preserve"> [JS] or “thank,” “thankfully confess You with praise”</w:t>
      </w:r>
    </w:p>
  </w:footnote>
  <w:footnote w:id="677">
    <w:p w14:paraId="7A206583" w14:textId="77777777" w:rsidR="00CB63B1" w:rsidRDefault="00CB63B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CB63B1" w:rsidRDefault="00CB63B1" w:rsidP="00C544D6">
      <w:pPr>
        <w:pStyle w:val="footnote"/>
      </w:pPr>
      <w:r>
        <w:rPr>
          <w:rStyle w:val="FootnoteReference"/>
        </w:rPr>
        <w:footnoteRef/>
      </w:r>
      <w:r>
        <w:t xml:space="preserve"> Curdled with scorn, anger and fear.</w:t>
      </w:r>
    </w:p>
  </w:footnote>
  <w:footnote w:id="679">
    <w:p w14:paraId="7309743D" w14:textId="0EE8ABB9" w:rsidR="00CB63B1" w:rsidRDefault="00CB63B1"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CB63B1" w:rsidRDefault="00CB63B1"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CB63B1" w:rsidRDefault="00CB63B1" w:rsidP="00C936FC">
      <w:pPr>
        <w:pStyle w:val="footnote"/>
      </w:pPr>
      <w:r>
        <w:rPr>
          <w:rStyle w:val="FootnoteReference"/>
        </w:rPr>
        <w:footnoteRef/>
      </w:r>
      <w:r>
        <w:t xml:space="preserve"> [JS] i.e. my eyes were straigned looking for your word.</w:t>
      </w:r>
    </w:p>
  </w:footnote>
  <w:footnote w:id="682">
    <w:p w14:paraId="4CBD2EF6" w14:textId="212825E8" w:rsidR="00CB63B1" w:rsidRDefault="00CB63B1"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CB63B1" w:rsidRDefault="00CB63B1"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CB63B1" w:rsidRDefault="00CB63B1" w:rsidP="00D9575C">
      <w:pPr>
        <w:pStyle w:val="footnote"/>
      </w:pPr>
      <w:r>
        <w:rPr>
          <w:rStyle w:val="FootnoteReference"/>
        </w:rPr>
        <w:footnoteRef/>
      </w:r>
      <w:r>
        <w:t xml:space="preserve"> [JS] revive, “give me life”</w:t>
      </w:r>
    </w:p>
  </w:footnote>
  <w:footnote w:id="685">
    <w:p w14:paraId="43860D7B" w14:textId="0D5C0E48" w:rsidR="00CB63B1" w:rsidRDefault="00CB63B1" w:rsidP="00D9575C">
      <w:pPr>
        <w:pStyle w:val="footnote"/>
      </w:pPr>
      <w:r>
        <w:rPr>
          <w:rStyle w:val="FootnoteReference"/>
        </w:rPr>
        <w:footnoteRef/>
      </w:r>
      <w:r>
        <w:t xml:space="preserve"> [JS] “all things together”, i.e. “all the universe”</w:t>
      </w:r>
    </w:p>
  </w:footnote>
  <w:footnote w:id="686">
    <w:p w14:paraId="1C03CDF6" w14:textId="6210968E" w:rsidR="00CB63B1" w:rsidRDefault="00CB63B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CB63B1" w:rsidRDefault="00CB63B1"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CB63B1" w:rsidRDefault="00CB63B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CB63B1" w:rsidRDefault="00CB63B1" w:rsidP="004D36A2">
      <w:pPr>
        <w:pStyle w:val="footnote"/>
      </w:pPr>
      <w:r>
        <w:rPr>
          <w:rStyle w:val="FootnoteReference"/>
        </w:rPr>
        <w:footnoteRef/>
      </w:r>
      <w:r>
        <w:t xml:space="preserve"> [JS] probably “forever for a reward”, rather than “for an eternal reward”</w:t>
      </w:r>
    </w:p>
  </w:footnote>
  <w:footnote w:id="690">
    <w:p w14:paraId="5687A5D1" w14:textId="12E6D97D" w:rsidR="00CB63B1" w:rsidRDefault="00CB63B1"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CB63B1" w:rsidRDefault="00CB63B1"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CB63B1" w:rsidRDefault="00CB63B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CB63B1" w:rsidRDefault="00CB63B1"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CB63B1" w:rsidRDefault="00CB63B1"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CB63B1" w:rsidRDefault="00CB63B1" w:rsidP="00027E51">
      <w:pPr>
        <w:pStyle w:val="footnote"/>
      </w:pPr>
      <w:r>
        <w:rPr>
          <w:rStyle w:val="FootnoteReference"/>
        </w:rPr>
        <w:footnoteRef/>
      </w:r>
      <w:r>
        <w:t xml:space="preserve"> [JS] or “I directed myself towards”</w:t>
      </w:r>
    </w:p>
  </w:footnote>
  <w:footnote w:id="696">
    <w:p w14:paraId="0B2F62E7" w14:textId="0CF252B5" w:rsidR="00CB63B1" w:rsidRDefault="00CB63B1" w:rsidP="00C544D6">
      <w:pPr>
        <w:pStyle w:val="footnote"/>
      </w:pPr>
      <w:r>
        <w:rPr>
          <w:rStyle w:val="FootnoteReference"/>
        </w:rPr>
        <w:footnoteRef/>
      </w:r>
      <w:r>
        <w:t xml:space="preserve"> Cf. Lk. 24:27,32,45.</w:t>
      </w:r>
    </w:p>
  </w:footnote>
  <w:footnote w:id="697">
    <w:p w14:paraId="081BE299" w14:textId="0DC86D26" w:rsidR="00CB63B1" w:rsidRDefault="00CB63B1"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CB63B1" w:rsidRDefault="00CB63B1"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CB63B1" w:rsidRDefault="00CB63B1"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CB63B1" w:rsidRDefault="00CB63B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CB63B1" w:rsidRDefault="00CB63B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CB63B1" w:rsidRDefault="00CB63B1"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CB63B1" w:rsidRDefault="00CB63B1" w:rsidP="00330381">
      <w:pPr>
        <w:pStyle w:val="footnote"/>
      </w:pPr>
      <w:r>
        <w:rPr>
          <w:rStyle w:val="FootnoteReference"/>
        </w:rPr>
        <w:footnoteRef/>
      </w:r>
      <w:r>
        <w:t xml:space="preserve"> [JS] or “wickedness”</w:t>
      </w:r>
    </w:p>
  </w:footnote>
  <w:footnote w:id="704">
    <w:p w14:paraId="50052FF4" w14:textId="1790CFD6" w:rsidR="00CB63B1" w:rsidRDefault="00CB63B1" w:rsidP="00C544D6">
      <w:pPr>
        <w:pStyle w:val="footnote"/>
      </w:pPr>
      <w:r>
        <w:rPr>
          <w:rStyle w:val="FootnoteReference"/>
        </w:rPr>
        <w:footnoteRef/>
      </w:r>
      <w:r>
        <w:t xml:space="preserve"> Cf. Ps. 110:10.</w:t>
      </w:r>
    </w:p>
  </w:footnote>
  <w:footnote w:id="705">
    <w:p w14:paraId="720D7516" w14:textId="1A9EC268" w:rsidR="00CB63B1" w:rsidRDefault="00CB63B1"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CB63B1" w:rsidRDefault="00CB63B1" w:rsidP="00922B79">
      <w:pPr>
        <w:pStyle w:val="footnote"/>
      </w:pPr>
      <w:r>
        <w:rPr>
          <w:rStyle w:val="FootnoteReference"/>
        </w:rPr>
        <w:footnoteRef/>
      </w:r>
      <w:r>
        <w:t xml:space="preserve"> [JS] Coptic has, “Name”.</w:t>
      </w:r>
    </w:p>
  </w:footnote>
  <w:footnote w:id="707">
    <w:p w14:paraId="6758F0AB" w14:textId="1B97FFBE" w:rsidR="00CB63B1" w:rsidRDefault="00CB63B1" w:rsidP="00922B79">
      <w:pPr>
        <w:pStyle w:val="footnote"/>
      </w:pPr>
      <w:r>
        <w:rPr>
          <w:rStyle w:val="FootnoteReference"/>
        </w:rPr>
        <w:footnoteRef/>
      </w:r>
      <w:r>
        <w:t xml:space="preserve"> [JS] or “word,” or “teachings</w:t>
      </w:r>
    </w:p>
  </w:footnote>
  <w:footnote w:id="708">
    <w:p w14:paraId="6F9983BE" w14:textId="25FEB91F" w:rsidR="00CB63B1" w:rsidRDefault="00CB63B1"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CB63B1" w:rsidRDefault="00CB63B1"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CB63B1" w:rsidRDefault="00CB63B1" w:rsidP="00C544D6">
      <w:pPr>
        <w:pStyle w:val="footnote"/>
      </w:pPr>
      <w:r>
        <w:rPr>
          <w:rStyle w:val="FootnoteReference"/>
        </w:rPr>
        <w:footnoteRef/>
      </w:r>
      <w:r>
        <w:t xml:space="preserve"> Cf. Jeremiah 3:23. I look through the hills to their unseen Maker.</w:t>
      </w:r>
    </w:p>
  </w:footnote>
  <w:footnote w:id="711">
    <w:p w14:paraId="597C7008" w14:textId="630EBDA2" w:rsidR="00CB63B1" w:rsidRDefault="00CB63B1"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CB63B1" w:rsidRDefault="00CB63B1"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CB63B1" w:rsidRDefault="00CB63B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CB63B1" w:rsidRDefault="00CB63B1" w:rsidP="00CE55B0">
      <w:pPr>
        <w:pStyle w:val="footnote"/>
      </w:pPr>
      <w:r>
        <w:rPr>
          <w:rStyle w:val="FootnoteReference"/>
        </w:rPr>
        <w:footnoteRef/>
      </w:r>
      <w:r>
        <w:t xml:space="preserve"> [JS] or “thank and praise”, “thankfully confess with praise”</w:t>
      </w:r>
    </w:p>
  </w:footnote>
  <w:footnote w:id="715">
    <w:p w14:paraId="351045EF" w14:textId="461615AB" w:rsidR="00CB63B1" w:rsidRDefault="00CB63B1"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CB63B1" w:rsidRDefault="00CB63B1"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CB63B1" w:rsidRDefault="00CB63B1" w:rsidP="00C544D6">
      <w:pPr>
        <w:pStyle w:val="footnote"/>
      </w:pPr>
      <w:r>
        <w:rPr>
          <w:rStyle w:val="FootnoteReference"/>
        </w:rPr>
        <w:footnoteRef/>
      </w:r>
      <w:r>
        <w:t xml:space="preserve"> Hebrews 11:26; 13:13.</w:t>
      </w:r>
    </w:p>
  </w:footnote>
  <w:footnote w:id="718">
    <w:p w14:paraId="09354BED" w14:textId="77777777" w:rsidR="00CB63B1" w:rsidRDefault="00CB63B1" w:rsidP="00C544D6">
      <w:pPr>
        <w:pStyle w:val="footnote"/>
      </w:pPr>
      <w:r>
        <w:rPr>
          <w:rStyle w:val="FootnoteReference"/>
        </w:rPr>
        <w:footnoteRef/>
      </w:r>
      <w:r>
        <w:t xml:space="preserve"> Heaven is here (Mt. 4:17; Lk. 17:21; Prov. 17:24).</w:t>
      </w:r>
    </w:p>
  </w:footnote>
  <w:footnote w:id="719">
    <w:p w14:paraId="70E4A917" w14:textId="510327E2" w:rsidR="00CB63B1" w:rsidRDefault="00CB63B1" w:rsidP="0017251E">
      <w:pPr>
        <w:pStyle w:val="footnote"/>
      </w:pPr>
      <w:r>
        <w:rPr>
          <w:rStyle w:val="FootnoteReference"/>
        </w:rPr>
        <w:footnoteRef/>
      </w:r>
      <w:r>
        <w:t xml:space="preserve"> [JS] Fr. Lazarus and NETS have “irresistible”, OSB has “overwhelming”</w:t>
      </w:r>
    </w:p>
  </w:footnote>
  <w:footnote w:id="720">
    <w:p w14:paraId="045830C0" w14:textId="3777C1FD" w:rsidR="00CB63B1" w:rsidRDefault="00CB63B1" w:rsidP="00330381">
      <w:pPr>
        <w:pStyle w:val="footnote"/>
      </w:pPr>
      <w:r>
        <w:rPr>
          <w:rStyle w:val="FootnoteReference"/>
        </w:rPr>
        <w:footnoteRef/>
      </w:r>
      <w:r>
        <w:t xml:space="preserve"> [JS] or “evildoers”</w:t>
      </w:r>
    </w:p>
  </w:footnote>
  <w:footnote w:id="721">
    <w:p w14:paraId="09C30AE4" w14:textId="6C02AB51" w:rsidR="00CB63B1" w:rsidRDefault="00CB63B1" w:rsidP="00511459">
      <w:pPr>
        <w:pStyle w:val="footnote"/>
      </w:pPr>
      <w:r>
        <w:rPr>
          <w:rStyle w:val="FootnoteReference"/>
        </w:rPr>
        <w:footnoteRef/>
      </w:r>
      <w:r>
        <w:t xml:space="preserve"> [JS] Fr. Athanasius has, “the Lord has magnified His doings with them.”</w:t>
      </w:r>
    </w:p>
  </w:footnote>
  <w:footnote w:id="722">
    <w:p w14:paraId="5CAE6DBB" w14:textId="77777777" w:rsidR="00CB63B1" w:rsidRDefault="00CB63B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CB63B1" w:rsidRDefault="00CB63B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CB63B1" w:rsidRDefault="00CB63B1" w:rsidP="003169DD">
      <w:pPr>
        <w:pStyle w:val="footnote"/>
      </w:pPr>
      <w:r>
        <w:rPr>
          <w:rStyle w:val="FootnoteReference"/>
        </w:rPr>
        <w:footnoteRef/>
      </w:r>
      <w:r>
        <w:t xml:space="preserve"> [JS] “from your rest”, literally, “after sitting”</w:t>
      </w:r>
    </w:p>
  </w:footnote>
  <w:footnote w:id="725">
    <w:p w14:paraId="2EF38BE0" w14:textId="36D5D79C" w:rsidR="00CB63B1" w:rsidRDefault="00CB63B1" w:rsidP="003169DD">
      <w:pPr>
        <w:pStyle w:val="footnote"/>
      </w:pPr>
      <w:r>
        <w:rPr>
          <w:rStyle w:val="FootnoteReference"/>
        </w:rPr>
        <w:footnoteRef/>
      </w:r>
      <w:r>
        <w:t xml:space="preserve"> [JS] Fr. Athanasius has, “the children of those who have been awakened.”</w:t>
      </w:r>
    </w:p>
  </w:footnote>
  <w:footnote w:id="726">
    <w:p w14:paraId="40FE15BF" w14:textId="13C73A63" w:rsidR="00CB63B1" w:rsidRDefault="00CB63B1" w:rsidP="008D24A6">
      <w:pPr>
        <w:pStyle w:val="footnote"/>
      </w:pPr>
      <w:r>
        <w:rPr>
          <w:rStyle w:val="FootnoteReference"/>
        </w:rPr>
        <w:footnoteRef/>
      </w:r>
      <w:r>
        <w:t xml:space="preserve"> [JS] Fr. Lazarus has, “such exiles”</w:t>
      </w:r>
    </w:p>
  </w:footnote>
  <w:footnote w:id="727">
    <w:p w14:paraId="48D4D6D3" w14:textId="3C1F801B" w:rsidR="00CB63B1" w:rsidRDefault="00CB63B1" w:rsidP="00087D9B">
      <w:pPr>
        <w:pStyle w:val="footnote"/>
      </w:pPr>
      <w:r>
        <w:rPr>
          <w:rStyle w:val="FootnoteReference"/>
        </w:rPr>
        <w:footnoteRef/>
      </w:r>
      <w:r>
        <w:t xml:space="preserve"> [JS] Fr. Athanasius has, “You will be blessed”</w:t>
      </w:r>
    </w:p>
  </w:footnote>
  <w:footnote w:id="728">
    <w:p w14:paraId="7A7A17DB" w14:textId="31683221" w:rsidR="00CB63B1" w:rsidRDefault="00CB63B1"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CB63B1" w:rsidRDefault="00CB63B1"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CB63B1" w:rsidRDefault="00CB63B1" w:rsidP="0061464A">
      <w:pPr>
        <w:pStyle w:val="footnote"/>
      </w:pPr>
      <w:r>
        <w:rPr>
          <w:rStyle w:val="FootnoteReference"/>
        </w:rPr>
        <w:footnoteRef/>
      </w:r>
      <w:r>
        <w:t xml:space="preserve"> [JS] or “lawlessness”</w:t>
      </w:r>
    </w:p>
  </w:footnote>
  <w:footnote w:id="731">
    <w:p w14:paraId="6A925E31" w14:textId="50F1CD8D" w:rsidR="00CB63B1" w:rsidRDefault="00CB63B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CB63B1" w:rsidRDefault="00CB63B1" w:rsidP="00714F88">
      <w:pPr>
        <w:pStyle w:val="footnote"/>
      </w:pPr>
      <w:r>
        <w:rPr>
          <w:rStyle w:val="FootnoteReference"/>
        </w:rPr>
        <w:footnoteRef/>
      </w:r>
      <w:r>
        <w:t xml:space="preserve"> [JS] or “transgressions” or “acts of lawlessness”, throughout.</w:t>
      </w:r>
    </w:p>
  </w:footnote>
  <w:footnote w:id="733">
    <w:p w14:paraId="0461F9AD" w14:textId="6F28CA37" w:rsidR="00CB63B1" w:rsidRDefault="00CB63B1" w:rsidP="00714F88">
      <w:pPr>
        <w:pStyle w:val="footnote"/>
      </w:pPr>
      <w:r>
        <w:rPr>
          <w:rStyle w:val="FootnoteReference"/>
        </w:rPr>
        <w:footnoteRef/>
      </w:r>
      <w:r>
        <w:t xml:space="preserve"> [JS] or “forgiveness”</w:t>
      </w:r>
    </w:p>
  </w:footnote>
  <w:footnote w:id="734">
    <w:p w14:paraId="0C346C8C" w14:textId="77777777" w:rsidR="00CB63B1" w:rsidRDefault="00CB63B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CB63B1" w:rsidRDefault="00CB63B1" w:rsidP="00C544D6">
      <w:pPr>
        <w:pStyle w:val="footnote"/>
      </w:pPr>
      <w:r>
        <w:rPr>
          <w:rStyle w:val="FootnoteReference"/>
        </w:rPr>
        <w:footnoteRef/>
      </w:r>
      <w:r>
        <w:t xml:space="preserve"> Cf. Titus 2:14.</w:t>
      </w:r>
    </w:p>
  </w:footnote>
  <w:footnote w:id="736">
    <w:p w14:paraId="55BAD822" w14:textId="77777777" w:rsidR="00CB63B1" w:rsidRDefault="00CB63B1" w:rsidP="00C544D6">
      <w:pPr>
        <w:pStyle w:val="footnote"/>
      </w:pPr>
      <w:r>
        <w:rPr>
          <w:rStyle w:val="FootnoteReference"/>
        </w:rPr>
        <w:footnoteRef/>
      </w:r>
      <w:r>
        <w:t xml:space="preserve"> Prov. 29:1; 2 Kings 17:14; Neh. 9:16; Dt. 9:6.</w:t>
      </w:r>
    </w:p>
  </w:footnote>
  <w:footnote w:id="737">
    <w:p w14:paraId="4E2F71A4" w14:textId="2CCCE707" w:rsidR="00CB63B1" w:rsidRDefault="00CB63B1" w:rsidP="00C0758B">
      <w:pPr>
        <w:pStyle w:val="footnote"/>
      </w:pPr>
      <w:r>
        <w:rPr>
          <w:rStyle w:val="FootnoteReference"/>
        </w:rPr>
        <w:footnoteRef/>
      </w:r>
      <w:r>
        <w:t xml:space="preserve"> [JS] literally “the tabernacle of my house”</w:t>
      </w:r>
    </w:p>
  </w:footnote>
  <w:footnote w:id="738">
    <w:p w14:paraId="7C027A5F" w14:textId="25B43E29" w:rsidR="00CB63B1" w:rsidRDefault="00CB63B1"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CB63B1" w:rsidRDefault="00CB63B1" w:rsidP="00C544D6">
      <w:pPr>
        <w:pStyle w:val="footnote"/>
      </w:pPr>
      <w:r>
        <w:rPr>
          <w:rStyle w:val="FootnoteReference"/>
        </w:rPr>
        <w:footnoteRef/>
      </w:r>
      <w:r>
        <w:t xml:space="preserve"> Cf. 1 Kings 6:21 (1 Sam. 6:21).</w:t>
      </w:r>
    </w:p>
  </w:footnote>
  <w:footnote w:id="740">
    <w:p w14:paraId="7A5052C0" w14:textId="161D9B7D" w:rsidR="00CB63B1" w:rsidRDefault="00CB63B1" w:rsidP="00023B09">
      <w:pPr>
        <w:pStyle w:val="footnote"/>
      </w:pPr>
      <w:r>
        <w:rPr>
          <w:rStyle w:val="FootnoteReference"/>
        </w:rPr>
        <w:footnoteRef/>
      </w:r>
      <w:r>
        <w:t xml:space="preserve"> [JS] “do obeisance”, i.e. literally “bow down”</w:t>
      </w:r>
    </w:p>
  </w:footnote>
  <w:footnote w:id="741">
    <w:p w14:paraId="7B1B3D1C" w14:textId="1A224FFE" w:rsidR="00CB63B1" w:rsidRDefault="00CB63B1" w:rsidP="00023B09">
      <w:pPr>
        <w:pStyle w:val="footnote"/>
      </w:pPr>
      <w:r>
        <w:rPr>
          <w:rStyle w:val="FootnoteReference"/>
        </w:rPr>
        <w:footnoteRef/>
      </w:r>
      <w:r>
        <w:t xml:space="preserve"> [JS] Fr. Lazarus has “resting-place”</w:t>
      </w:r>
    </w:p>
  </w:footnote>
  <w:footnote w:id="742">
    <w:p w14:paraId="57742C2B" w14:textId="024D8554" w:rsidR="00CB63B1" w:rsidRDefault="00CB63B1" w:rsidP="00023B09">
      <w:pPr>
        <w:pStyle w:val="footnote"/>
      </w:pPr>
      <w:r>
        <w:rPr>
          <w:rStyle w:val="FootnoteReference"/>
        </w:rPr>
        <w:footnoteRef/>
      </w:r>
      <w:r>
        <w:t xml:space="preserve"> [JS] or “the ark of Your holiness”</w:t>
      </w:r>
    </w:p>
  </w:footnote>
  <w:footnote w:id="743">
    <w:p w14:paraId="371872E1" w14:textId="77777777" w:rsidR="00CB63B1" w:rsidRDefault="00CB63B1" w:rsidP="00C544D6">
      <w:pPr>
        <w:pStyle w:val="footnote"/>
      </w:pPr>
      <w:r>
        <w:rPr>
          <w:rStyle w:val="FootnoteReference"/>
        </w:rPr>
        <w:footnoteRef/>
      </w:r>
      <w:r>
        <w:t xml:space="preserve"> Ps. 131:8-10 = 2 Chron. 6:41-42.</w:t>
      </w:r>
    </w:p>
  </w:footnote>
  <w:footnote w:id="744">
    <w:p w14:paraId="3FFC0219" w14:textId="77777777" w:rsidR="00CB63B1" w:rsidRDefault="00CB63B1" w:rsidP="00C544D6">
      <w:pPr>
        <w:pStyle w:val="footnote"/>
      </w:pPr>
      <w:r>
        <w:rPr>
          <w:rStyle w:val="FootnoteReference"/>
        </w:rPr>
        <w:footnoteRef/>
      </w:r>
      <w:r>
        <w:t xml:space="preserve"> I Chron. 17:11-14; Acts 2:30-33.</w:t>
      </w:r>
    </w:p>
  </w:footnote>
  <w:footnote w:id="745">
    <w:p w14:paraId="750994E1" w14:textId="39B5FB55" w:rsidR="00CB63B1" w:rsidRDefault="00CB63B1" w:rsidP="00631963">
      <w:pPr>
        <w:pStyle w:val="footnote"/>
      </w:pPr>
      <w:r>
        <w:rPr>
          <w:rStyle w:val="FootnoteReference"/>
        </w:rPr>
        <w:footnoteRef/>
      </w:r>
      <w:r>
        <w:t xml:space="preserve"> [JS] Coptic has “widow”.</w:t>
      </w:r>
    </w:p>
  </w:footnote>
  <w:footnote w:id="746">
    <w:p w14:paraId="20533A22" w14:textId="760F6E73" w:rsidR="00CB63B1" w:rsidRDefault="00CB63B1" w:rsidP="00631963">
      <w:pPr>
        <w:pStyle w:val="footnote"/>
      </w:pPr>
      <w:r>
        <w:rPr>
          <w:rStyle w:val="FootnoteReference"/>
        </w:rPr>
        <w:footnoteRef/>
      </w:r>
      <w:r>
        <w:t xml:space="preserve"> [JS] or “rejoice with rejoicing”</w:t>
      </w:r>
    </w:p>
  </w:footnote>
  <w:footnote w:id="747">
    <w:p w14:paraId="41E94330" w14:textId="77777777" w:rsidR="00CB63B1" w:rsidRDefault="00CB63B1" w:rsidP="00C544D6">
      <w:pPr>
        <w:pStyle w:val="footnote"/>
      </w:pPr>
      <w:r>
        <w:rPr>
          <w:rStyle w:val="FootnoteReference"/>
        </w:rPr>
        <w:footnoteRef/>
      </w:r>
      <w:r>
        <w:t xml:space="preserve"> stock: </w:t>
      </w:r>
      <w:r w:rsidRPr="00783CA0">
        <w:rPr>
          <w:i/>
        </w:rPr>
        <w:t>lit</w:t>
      </w:r>
      <w:r>
        <w:t>. horn.</w:t>
      </w:r>
    </w:p>
  </w:footnote>
  <w:footnote w:id="748">
    <w:p w14:paraId="2CC35491" w14:textId="77777777" w:rsidR="00CB63B1" w:rsidRDefault="00CB63B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CB63B1" w:rsidRDefault="00CB63B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CB63B1" w:rsidRDefault="00CB63B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CB63B1" w:rsidRDefault="00CB63B1"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CB63B1" w:rsidRDefault="00CB63B1" w:rsidP="008B199B">
      <w:pPr>
        <w:pStyle w:val="footnote"/>
      </w:pPr>
      <w:r>
        <w:rPr>
          <w:rStyle w:val="FootnoteReference"/>
        </w:rPr>
        <w:footnoteRef/>
      </w:r>
      <w:r>
        <w:t xml:space="preserve"> [JS] literally, “slaves”</w:t>
      </w:r>
    </w:p>
  </w:footnote>
  <w:footnote w:id="753">
    <w:p w14:paraId="1FC82724" w14:textId="77777777" w:rsidR="00CB63B1" w:rsidRDefault="00CB63B1"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CB63B1" w:rsidRDefault="00CB63B1" w:rsidP="00C544D6">
      <w:pPr>
        <w:pStyle w:val="footnote"/>
      </w:pPr>
      <w:r>
        <w:rPr>
          <w:rStyle w:val="FootnoteReference"/>
        </w:rPr>
        <w:footnoteRef/>
      </w:r>
      <w:r>
        <w:t xml:space="preserve"> Deut. 32:36.</w:t>
      </w:r>
    </w:p>
  </w:footnote>
  <w:footnote w:id="755">
    <w:p w14:paraId="6CA454B0" w14:textId="699660A9" w:rsidR="00CB63B1" w:rsidRDefault="00CB63B1" w:rsidP="009F1DA0">
      <w:pPr>
        <w:pStyle w:val="footnote"/>
      </w:pPr>
      <w:r>
        <w:rPr>
          <w:rStyle w:val="FootnoteReference"/>
        </w:rPr>
        <w:footnoteRef/>
      </w:r>
      <w:r>
        <w:t xml:space="preserve"> [JS] [] lacking in all but OSB</w:t>
      </w:r>
    </w:p>
  </w:footnote>
  <w:footnote w:id="756">
    <w:p w14:paraId="71CEF4E9" w14:textId="77777777" w:rsidR="00CB63B1" w:rsidRDefault="00CB63B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CB63B1" w:rsidRDefault="00CB63B1"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CB63B1" w:rsidRDefault="00CB63B1"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CB63B1" w:rsidRDefault="00CB63B1"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CB63B1" w:rsidRDefault="00CB63B1" w:rsidP="00AE1E0F">
      <w:pPr>
        <w:pStyle w:val="footnote"/>
      </w:pPr>
      <w:r>
        <w:rPr>
          <w:rStyle w:val="FootnoteReference"/>
        </w:rPr>
        <w:footnoteRef/>
      </w:r>
      <w:r>
        <w:t xml:space="preserve"> [JS] or “and shook of Pharaoh and his army into the Red sea,”</w:t>
      </w:r>
    </w:p>
  </w:footnote>
  <w:footnote w:id="761">
    <w:p w14:paraId="0B96BC12" w14:textId="30893C5B" w:rsidR="00CB63B1" w:rsidRDefault="00CB63B1" w:rsidP="00AE1E0F">
      <w:pPr>
        <w:pStyle w:val="footnote"/>
      </w:pPr>
      <w:r>
        <w:rPr>
          <w:rStyle w:val="FootnoteReference"/>
        </w:rPr>
        <w:footnoteRef/>
      </w:r>
      <w:r>
        <w:t xml:space="preserve"> [JS] or “slew”</w:t>
      </w:r>
    </w:p>
  </w:footnote>
  <w:footnote w:id="762">
    <w:p w14:paraId="0DA78EFF" w14:textId="6EE98942" w:rsidR="00CB63B1" w:rsidRDefault="00CB63B1"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CB63B1" w:rsidRDefault="00CB63B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CB63B1" w:rsidRDefault="00CB63B1" w:rsidP="00C544D6">
      <w:pPr>
        <w:pStyle w:val="footnote"/>
      </w:pPr>
      <w:r>
        <w:rPr>
          <w:rStyle w:val="FootnoteReference"/>
        </w:rPr>
        <w:footnoteRef/>
      </w:r>
      <w:r>
        <w:t xml:space="preserve"> See previous footnote.</w:t>
      </w:r>
    </w:p>
  </w:footnote>
  <w:footnote w:id="765">
    <w:p w14:paraId="32C9C8BA" w14:textId="1283C1AE" w:rsidR="00CB63B1" w:rsidRDefault="00CB63B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CB63B1" w:rsidRDefault="00CB63B1" w:rsidP="00AC3281">
      <w:pPr>
        <w:pStyle w:val="footnote"/>
      </w:pPr>
      <w:r>
        <w:rPr>
          <w:rStyle w:val="FootnoteReference"/>
        </w:rPr>
        <w:footnoteRef/>
      </w:r>
      <w:r>
        <w:t xml:space="preserve"> [JS] or “thank”, or “thankfully confess with praise”</w:t>
      </w:r>
    </w:p>
  </w:footnote>
  <w:footnote w:id="767">
    <w:p w14:paraId="02264BC2" w14:textId="77777777" w:rsidR="00CB63B1" w:rsidRDefault="00CB63B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CB63B1" w:rsidRDefault="00CB63B1"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CB63B1" w:rsidRDefault="00CB63B1"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CB63B1" w:rsidRDefault="00CB63B1"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CB63B1" w:rsidRDefault="00CB63B1"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CB63B1" w:rsidRDefault="00CB63B1"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CB63B1" w:rsidRDefault="00CB63B1" w:rsidP="00FF6795">
      <w:pPr>
        <w:pStyle w:val="footnote"/>
      </w:pPr>
      <w:r>
        <w:rPr>
          <w:rStyle w:val="FootnoteReference"/>
        </w:rPr>
        <w:footnoteRef/>
      </w:r>
      <w:r>
        <w:t xml:space="preserve"> [JS] literally “those who are exalted” or “the high things”</w:t>
      </w:r>
    </w:p>
  </w:footnote>
  <w:footnote w:id="774">
    <w:p w14:paraId="596BB70E" w14:textId="27F87B4A" w:rsidR="00CB63B1" w:rsidRDefault="00CB63B1"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CB63B1" w:rsidRDefault="00CB63B1" w:rsidP="00485563">
      <w:pPr>
        <w:pStyle w:val="footnote"/>
      </w:pPr>
      <w:r>
        <w:rPr>
          <w:rStyle w:val="FootnoteReference"/>
        </w:rPr>
        <w:footnoteRef/>
      </w:r>
      <w:r>
        <w:t xml:space="preserve"> [JS] or “possess”</w:t>
      </w:r>
    </w:p>
  </w:footnote>
  <w:footnote w:id="776">
    <w:p w14:paraId="145A6B15" w14:textId="77777777" w:rsidR="00CB63B1" w:rsidRDefault="00CB63B1"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CB63B1" w:rsidRDefault="00CB63B1" w:rsidP="00485563">
      <w:pPr>
        <w:pStyle w:val="footnote"/>
      </w:pPr>
      <w:r>
        <w:rPr>
          <w:rStyle w:val="FootnoteReference"/>
        </w:rPr>
        <w:footnoteRef/>
      </w:r>
      <w:r>
        <w:t xml:space="preserve"> [JS] or “give thanks,” or “thankfully confess You with praise”</w:t>
      </w:r>
    </w:p>
  </w:footnote>
  <w:footnote w:id="778">
    <w:p w14:paraId="4E73646F" w14:textId="549C13C9" w:rsidR="00CB63B1" w:rsidRDefault="00CB63B1" w:rsidP="00EB72A3">
      <w:pPr>
        <w:pStyle w:val="footnote"/>
      </w:pPr>
      <w:r>
        <w:rPr>
          <w:rStyle w:val="FootnoteReference"/>
        </w:rPr>
        <w:footnoteRef/>
      </w:r>
      <w:r>
        <w:t xml:space="preserve"> [JS] or “and do I not waste away because of my enemies?”</w:t>
      </w:r>
    </w:p>
  </w:footnote>
  <w:footnote w:id="779">
    <w:p w14:paraId="4CC16564" w14:textId="262FCF3B" w:rsidR="00CB63B1" w:rsidRDefault="00CB63B1" w:rsidP="00814FC4">
      <w:pPr>
        <w:pStyle w:val="footnote"/>
      </w:pPr>
      <w:r>
        <w:rPr>
          <w:rStyle w:val="FootnoteReference"/>
        </w:rPr>
        <w:footnoteRef/>
      </w:r>
      <w:r>
        <w:t xml:space="preserve"> [JS] or “way of iniquity”</w:t>
      </w:r>
    </w:p>
  </w:footnote>
  <w:footnote w:id="780">
    <w:p w14:paraId="6BCAB3AE" w14:textId="77777777" w:rsidR="00CB63B1" w:rsidRDefault="00CB63B1" w:rsidP="00C544D6">
      <w:pPr>
        <w:pStyle w:val="footnote"/>
      </w:pPr>
      <w:r>
        <w:rPr>
          <w:rStyle w:val="FootnoteReference"/>
        </w:rPr>
        <w:footnoteRef/>
      </w:r>
      <w:r>
        <w:t xml:space="preserve"> ‘He gives songs in the night’ (Job. 35:10).</w:t>
      </w:r>
    </w:p>
  </w:footnote>
  <w:footnote w:id="781">
    <w:p w14:paraId="6FFB8AE3" w14:textId="30159915" w:rsidR="00CB63B1" w:rsidRDefault="00CB63B1" w:rsidP="00FF4A4F">
      <w:pPr>
        <w:pStyle w:val="footnote"/>
      </w:pPr>
      <w:r>
        <w:rPr>
          <w:rStyle w:val="FootnoteReference"/>
        </w:rPr>
        <w:footnoteRef/>
      </w:r>
      <w:r>
        <w:t xml:space="preserve"> Literally “voice”</w:t>
      </w:r>
    </w:p>
  </w:footnote>
  <w:footnote w:id="782">
    <w:p w14:paraId="1995E6B7" w14:textId="70D38F62" w:rsidR="00CB63B1" w:rsidRDefault="00CB63B1" w:rsidP="00EB72A3">
      <w:pPr>
        <w:pStyle w:val="footnote"/>
      </w:pPr>
      <w:r>
        <w:rPr>
          <w:rStyle w:val="FootnoteReference"/>
        </w:rPr>
        <w:footnoteRef/>
      </w:r>
      <w:r>
        <w:t xml:space="preserve"> [JS] or “praise,” or “give thanks to,” or “thankfully confess with praise”</w:t>
      </w:r>
    </w:p>
  </w:footnote>
  <w:footnote w:id="783">
    <w:p w14:paraId="7EBC0985" w14:textId="77777777" w:rsidR="00CB63B1" w:rsidRDefault="00CB63B1" w:rsidP="00784373">
      <w:pPr>
        <w:pStyle w:val="footnote"/>
      </w:pPr>
      <w:r>
        <w:rPr>
          <w:rStyle w:val="FootnoteReference"/>
        </w:rPr>
        <w:footnoteRef/>
      </w:r>
      <w:r>
        <w:t xml:space="preserve"> [JS] or “Hades”.</w:t>
      </w:r>
    </w:p>
  </w:footnote>
  <w:footnote w:id="784">
    <w:p w14:paraId="5A5C1D1C" w14:textId="586EEB89" w:rsidR="00CB63B1" w:rsidRDefault="00CB63B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CB63B1" w:rsidRDefault="00CB63B1" w:rsidP="00C544D6">
      <w:pPr>
        <w:pStyle w:val="footnote"/>
      </w:pPr>
      <w:r>
        <w:rPr>
          <w:rStyle w:val="FootnoteReference"/>
        </w:rPr>
        <w:footnoteRef/>
      </w:r>
      <w:r>
        <w:t xml:space="preserve"> this way: the confession of Christ (2 Tim. 3:12).</w:t>
      </w:r>
    </w:p>
  </w:footnote>
  <w:footnote w:id="786">
    <w:p w14:paraId="1B4DA4D8" w14:textId="4D3CDF72" w:rsidR="00CB63B1" w:rsidRDefault="00CB63B1" w:rsidP="00EB72A3">
      <w:pPr>
        <w:pStyle w:val="footnote"/>
      </w:pPr>
      <w:r>
        <w:rPr>
          <w:rStyle w:val="FootnoteReference"/>
        </w:rPr>
        <w:footnoteRef/>
      </w:r>
      <w:r>
        <w:t xml:space="preserve"> [JS] or “praise” or “thive thanks to,” or “thankfully confess with praise”</w:t>
      </w:r>
    </w:p>
  </w:footnote>
  <w:footnote w:id="787">
    <w:p w14:paraId="10A5500A" w14:textId="77777777" w:rsidR="00CB63B1" w:rsidRDefault="00CB63B1" w:rsidP="00C544D6">
      <w:pPr>
        <w:pStyle w:val="footnote"/>
      </w:pPr>
      <w:r>
        <w:rPr>
          <w:rStyle w:val="FootnoteReference"/>
        </w:rPr>
        <w:footnoteRef/>
      </w:r>
      <w:r>
        <w:t xml:space="preserve"> These two lines are identical with Lamentations 3:6.</w:t>
      </w:r>
    </w:p>
  </w:footnote>
  <w:footnote w:id="788">
    <w:p w14:paraId="30FC40DD" w14:textId="11119DF6" w:rsidR="00CB63B1" w:rsidRDefault="00CB63B1" w:rsidP="00C544D6">
      <w:pPr>
        <w:pStyle w:val="footnote"/>
      </w:pPr>
      <w:r>
        <w:rPr>
          <w:rStyle w:val="FootnoteReference"/>
        </w:rPr>
        <w:footnoteRef/>
      </w:r>
      <w:r>
        <w:t xml:space="preserve"> Cf. Rev. 10:5; Ezek. 20:23,28,42; Deut. 32:14.</w:t>
      </w:r>
    </w:p>
  </w:footnote>
  <w:footnote w:id="789">
    <w:p w14:paraId="58511EB9" w14:textId="77777777" w:rsidR="00CB63B1" w:rsidRDefault="00CB63B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CB63B1" w:rsidRDefault="00CB63B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CB63B1" w:rsidRDefault="00CB63B1"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CB63B1" w:rsidRDefault="00CB63B1" w:rsidP="00F53108">
      <w:pPr>
        <w:pStyle w:val="footnote"/>
      </w:pPr>
      <w:r>
        <w:rPr>
          <w:rStyle w:val="FootnoteReference"/>
        </w:rPr>
        <w:footnoteRef/>
      </w:r>
      <w:r>
        <w:t xml:space="preserve"> [JS] or “gush forth”, “overflow”</w:t>
      </w:r>
    </w:p>
  </w:footnote>
  <w:footnote w:id="793">
    <w:p w14:paraId="291B5302" w14:textId="22414254" w:rsidR="00CB63B1" w:rsidRDefault="00CB63B1"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CB63B1" w:rsidRDefault="00CB63B1" w:rsidP="008D3680">
      <w:pPr>
        <w:pStyle w:val="footnote"/>
      </w:pPr>
      <w:r>
        <w:rPr>
          <w:rStyle w:val="FootnoteReference"/>
        </w:rPr>
        <w:footnoteRef/>
      </w:r>
      <w:r>
        <w:t xml:space="preserve"> [JS] literally “holy ones”</w:t>
      </w:r>
    </w:p>
  </w:footnote>
  <w:footnote w:id="795">
    <w:p w14:paraId="67EE1F7C" w14:textId="1AC854C4" w:rsidR="00CB63B1" w:rsidRDefault="00CB63B1"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CB63B1" w:rsidRDefault="00CB63B1" w:rsidP="00C544D6">
      <w:pPr>
        <w:pStyle w:val="footnote"/>
      </w:pPr>
      <w:r>
        <w:rPr>
          <w:rStyle w:val="FootnoteReference"/>
        </w:rPr>
        <w:footnoteRef/>
      </w:r>
      <w:r>
        <w:t xml:space="preserve"> Cf. Ps. 145:2 with Ps. 103:33. Only verbs differ.</w:t>
      </w:r>
    </w:p>
  </w:footnote>
  <w:footnote w:id="797">
    <w:p w14:paraId="35C0C4DD" w14:textId="71AC6682" w:rsidR="00CB63B1" w:rsidRDefault="00CB63B1" w:rsidP="007F50FD">
      <w:pPr>
        <w:pStyle w:val="footnote"/>
      </w:pPr>
      <w:r>
        <w:rPr>
          <w:rStyle w:val="FootnoteReference"/>
        </w:rPr>
        <w:footnoteRef/>
      </w:r>
      <w:r>
        <w:t xml:space="preserve"> [JS] or “spirit”</w:t>
      </w:r>
    </w:p>
  </w:footnote>
  <w:footnote w:id="798">
    <w:p w14:paraId="23EB32F2" w14:textId="235BD424" w:rsidR="00CB63B1" w:rsidRDefault="00CB63B1" w:rsidP="007F50FD">
      <w:pPr>
        <w:pStyle w:val="footnote"/>
      </w:pPr>
      <w:r>
        <w:rPr>
          <w:rStyle w:val="FootnoteReference"/>
        </w:rPr>
        <w:footnoteRef/>
      </w:r>
      <w:r>
        <w:t xml:space="preserve"> [JS] thoughts, or designs, plans, projects</w:t>
      </w:r>
    </w:p>
  </w:footnote>
  <w:footnote w:id="799">
    <w:p w14:paraId="1E480973" w14:textId="3F051D55" w:rsidR="00CB63B1" w:rsidRDefault="00CB63B1" w:rsidP="007F50FD">
      <w:pPr>
        <w:pStyle w:val="footnote"/>
      </w:pPr>
      <w:r>
        <w:rPr>
          <w:rStyle w:val="FootnoteReference"/>
        </w:rPr>
        <w:footnoteRef/>
      </w:r>
      <w:r>
        <w:t xml:space="preserve"> [JS] or “guards”</w:t>
      </w:r>
    </w:p>
  </w:footnote>
  <w:footnote w:id="800">
    <w:p w14:paraId="6A1BF79E" w14:textId="2C42AEE5" w:rsidR="00CB63B1" w:rsidRDefault="00CB63B1" w:rsidP="007F50FD">
      <w:pPr>
        <w:pStyle w:val="footnote"/>
      </w:pPr>
      <w:r>
        <w:rPr>
          <w:rStyle w:val="FootnoteReference"/>
        </w:rPr>
        <w:footnoteRef/>
      </w:r>
      <w:r>
        <w:t xml:space="preserve"> [JS] or “frees the prisoners”</w:t>
      </w:r>
    </w:p>
  </w:footnote>
  <w:footnote w:id="801">
    <w:p w14:paraId="5D5111FF" w14:textId="66B6F812" w:rsidR="00CB63B1" w:rsidRDefault="00CB63B1" w:rsidP="007F50FD">
      <w:pPr>
        <w:pStyle w:val="footnote"/>
      </w:pPr>
      <w:r>
        <w:rPr>
          <w:rStyle w:val="FootnoteReference"/>
        </w:rPr>
        <w:footnoteRef/>
      </w:r>
      <w:r>
        <w:t xml:space="preserve"> [JS] or “bent”</w:t>
      </w:r>
    </w:p>
  </w:footnote>
  <w:footnote w:id="802">
    <w:p w14:paraId="4090A924" w14:textId="68E30641" w:rsidR="00CB63B1" w:rsidRDefault="00CB63B1" w:rsidP="007F50FD">
      <w:pPr>
        <w:pStyle w:val="footnote"/>
      </w:pPr>
      <w:r>
        <w:rPr>
          <w:rStyle w:val="FootnoteReference"/>
        </w:rPr>
        <w:footnoteRef/>
      </w:r>
      <w:r>
        <w:t xml:space="preserve"> [JS] or “skill”</w:t>
      </w:r>
    </w:p>
  </w:footnote>
  <w:footnote w:id="803">
    <w:p w14:paraId="6F819BD3" w14:textId="78976808" w:rsidR="00CB63B1" w:rsidRDefault="00CB63B1" w:rsidP="007F50FD">
      <w:pPr>
        <w:pStyle w:val="footnote"/>
      </w:pPr>
      <w:r>
        <w:rPr>
          <w:rStyle w:val="FootnoteReference"/>
        </w:rPr>
        <w:footnoteRef/>
      </w:r>
      <w:r>
        <w:t xml:space="preserve"> [JS] or “foreigners”</w:t>
      </w:r>
    </w:p>
  </w:footnote>
  <w:footnote w:id="804">
    <w:p w14:paraId="78560DE2" w14:textId="6759CA05" w:rsidR="00CB63B1" w:rsidRDefault="00CB63B1" w:rsidP="007F50FD">
      <w:pPr>
        <w:pStyle w:val="footnote"/>
      </w:pPr>
      <w:r>
        <w:rPr>
          <w:rStyle w:val="FootnoteReference"/>
        </w:rPr>
        <w:footnoteRef/>
      </w:r>
      <w:r>
        <w:t xml:space="preserve"> [JS] or a psalm, or a melody</w:t>
      </w:r>
    </w:p>
  </w:footnote>
  <w:footnote w:id="805">
    <w:p w14:paraId="2C19D159" w14:textId="3C9E27D5" w:rsidR="00CB63B1" w:rsidRDefault="00CB63B1"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CB63B1" w:rsidRDefault="00CB63B1"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CB63B1" w:rsidRDefault="00CB63B1" w:rsidP="00CD1E61">
      <w:pPr>
        <w:pStyle w:val="footnote"/>
      </w:pPr>
      <w:r>
        <w:rPr>
          <w:rStyle w:val="FootnoteReference"/>
        </w:rPr>
        <w:footnoteRef/>
      </w:r>
      <w:r>
        <w:t xml:space="preserve"> [JS] or word, or teaching</w:t>
      </w:r>
    </w:p>
  </w:footnote>
  <w:footnote w:id="808">
    <w:p w14:paraId="407F2DDB" w14:textId="624657B1" w:rsidR="00CB63B1" w:rsidRDefault="00CB63B1"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CB63B1" w:rsidRDefault="00CB63B1" w:rsidP="00DE04F0">
      <w:pPr>
        <w:pStyle w:val="footnote"/>
      </w:pPr>
      <w:r>
        <w:rPr>
          <w:rStyle w:val="FootnoteReference"/>
        </w:rPr>
        <w:footnoteRef/>
      </w:r>
      <w:r>
        <w:t xml:space="preserve"> [JS] or “stormy wind”</w:t>
      </w:r>
    </w:p>
  </w:footnote>
  <w:footnote w:id="810">
    <w:p w14:paraId="596CA46F" w14:textId="3CE69ED5" w:rsidR="00CB63B1" w:rsidRDefault="00CB63B1" w:rsidP="00DE04F0">
      <w:pPr>
        <w:pStyle w:val="footnote"/>
      </w:pPr>
      <w:r>
        <w:rPr>
          <w:rStyle w:val="FootnoteReference"/>
        </w:rPr>
        <w:footnoteRef/>
      </w:r>
      <w:r>
        <w:t xml:space="preserve"> [JS] or “maidens,” or “unmarried women”</w:t>
      </w:r>
    </w:p>
  </w:footnote>
  <w:footnote w:id="811">
    <w:p w14:paraId="302477DE" w14:textId="111432A8" w:rsidR="00CB63B1" w:rsidRDefault="00CB63B1"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CB63B1" w:rsidRDefault="00CB63B1" w:rsidP="007039A0">
      <w:pPr>
        <w:pStyle w:val="footnote"/>
      </w:pPr>
      <w:r>
        <w:rPr>
          <w:rStyle w:val="FootnoteReference"/>
        </w:rPr>
        <w:footnoteRef/>
      </w:r>
      <w:r>
        <w:t xml:space="preserve"> [JS] literally, “And He will raise/exalt the horn of His people”</w:t>
      </w:r>
    </w:p>
  </w:footnote>
  <w:footnote w:id="813">
    <w:p w14:paraId="43AD805B" w14:textId="6DFE2128" w:rsidR="00CB63B1" w:rsidRDefault="00CB63B1" w:rsidP="007039A0">
      <w:pPr>
        <w:pStyle w:val="footnote"/>
      </w:pPr>
      <w:r>
        <w:rPr>
          <w:rStyle w:val="FootnoteReference"/>
        </w:rPr>
        <w:footnoteRef/>
      </w:r>
      <w:r>
        <w:t xml:space="preserve"> [JS] “assembly”</w:t>
      </w:r>
    </w:p>
  </w:footnote>
  <w:footnote w:id="814">
    <w:p w14:paraId="0C277B75" w14:textId="51E0F674" w:rsidR="00CB63B1" w:rsidRDefault="00CB63B1" w:rsidP="007039A0">
      <w:pPr>
        <w:pStyle w:val="footnote"/>
      </w:pPr>
      <w:r>
        <w:rPr>
          <w:rStyle w:val="FootnoteReference"/>
        </w:rPr>
        <w:footnoteRef/>
      </w:r>
      <w:r>
        <w:t xml:space="preserve"> [JS] Coptic has “in the chorus”</w:t>
      </w:r>
    </w:p>
  </w:footnote>
  <w:footnote w:id="815">
    <w:p w14:paraId="7329AB19" w14:textId="77777777" w:rsidR="00CB63B1" w:rsidRDefault="00CB63B1" w:rsidP="00F258B1">
      <w:pPr>
        <w:pStyle w:val="footnote"/>
      </w:pPr>
      <w:r>
        <w:rPr>
          <w:rStyle w:val="FootnoteReference"/>
        </w:rPr>
        <w:footnoteRef/>
      </w:r>
      <w:r>
        <w:t xml:space="preserve"> two-edged sword: praise which conquers Amalek (St. Chrysostom).</w:t>
      </w:r>
    </w:p>
  </w:footnote>
  <w:footnote w:id="816">
    <w:p w14:paraId="2095C32A" w14:textId="77777777" w:rsidR="00CB63B1" w:rsidRDefault="00CB63B1" w:rsidP="00F258B1">
      <w:pPr>
        <w:pStyle w:val="footnote"/>
      </w:pPr>
      <w:r>
        <w:rPr>
          <w:rStyle w:val="FootnoteReference"/>
        </w:rPr>
        <w:footnoteRef/>
      </w:r>
      <w:r>
        <w:t xml:space="preserve"> ‘Holiness of life is the mother of glory’ (St Theodoret).</w:t>
      </w:r>
    </w:p>
  </w:footnote>
  <w:footnote w:id="817">
    <w:p w14:paraId="4C5EFC08" w14:textId="6D588D58" w:rsidR="00CB63B1" w:rsidRDefault="00CB63B1" w:rsidP="00AE5C5A">
      <w:pPr>
        <w:pStyle w:val="footnote"/>
      </w:pPr>
      <w:r>
        <w:rPr>
          <w:rStyle w:val="FootnoteReference"/>
        </w:rPr>
        <w:footnoteRef/>
      </w:r>
      <w:r>
        <w:t xml:space="preserve"> [JS] variant reading, “harp and lyre”</w:t>
      </w:r>
    </w:p>
  </w:footnote>
  <w:footnote w:id="818">
    <w:p w14:paraId="34B39967" w14:textId="2F98E45D" w:rsidR="00CB63B1" w:rsidRDefault="00CB63B1" w:rsidP="00AE5C5A">
      <w:pPr>
        <w:pStyle w:val="footnote"/>
      </w:pPr>
      <w:r>
        <w:rPr>
          <w:rStyle w:val="FootnoteReference"/>
        </w:rPr>
        <w:footnoteRef/>
      </w:r>
      <w:r>
        <w:t xml:space="preserve"> [JS] Coptic has “chorus” in place of “dance”</w:t>
      </w:r>
    </w:p>
  </w:footnote>
  <w:footnote w:id="819">
    <w:p w14:paraId="3F01F63D" w14:textId="7FB71CE4" w:rsidR="00CB63B1" w:rsidRDefault="00CB63B1"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CB63B1" w:rsidRDefault="00CB63B1" w:rsidP="00865C59">
      <w:pPr>
        <w:pStyle w:val="footnote"/>
      </w:pPr>
      <w:r>
        <w:rPr>
          <w:rStyle w:val="FootnoteReference"/>
        </w:rPr>
        <w:footnoteRef/>
      </w:r>
      <w:r>
        <w:t xml:space="preserve"> Or “Spirit”</w:t>
      </w:r>
    </w:p>
  </w:footnote>
  <w:footnote w:id="821">
    <w:p w14:paraId="7E7874BB" w14:textId="5D7F39EF" w:rsidR="00CB63B1" w:rsidRDefault="00CB63B1"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08D9C559" w14:textId="172B8A0C" w:rsidR="00CB63B1" w:rsidRDefault="00CB63B1" w:rsidP="008D5F3D">
      <w:pPr>
        <w:pStyle w:val="footnote"/>
      </w:pPr>
      <w:r>
        <w:rPr>
          <w:rStyle w:val="FootnoteReference"/>
        </w:rPr>
        <w:footnoteRef/>
      </w:r>
      <w:r>
        <w:t xml:space="preserve"> The “alleluia” in each vs is inserted into each verse of the Psalm</w:t>
      </w:r>
    </w:p>
  </w:footnote>
  <w:footnote w:id="823">
    <w:p w14:paraId="2DCA0694" w14:textId="3243AD54" w:rsidR="00CB63B1" w:rsidRDefault="00CB63B1"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206912E7" w14:textId="77777777" w:rsidR="00CB63B1" w:rsidRDefault="00CB63B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5">
    <w:p w14:paraId="7A06DB04" w14:textId="77777777" w:rsidR="00CB63B1" w:rsidRDefault="00CB63B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6">
    <w:p w14:paraId="28892EF0" w14:textId="6E1CE2C1" w:rsidR="00CB63B1" w:rsidRPr="008D5F3D" w:rsidRDefault="00CB63B1" w:rsidP="008D5F3D">
      <w:pPr>
        <w:pStyle w:val="footnote"/>
      </w:pPr>
      <w:r>
        <w:rPr>
          <w:rStyle w:val="FootnoteReference"/>
        </w:rPr>
        <w:footnoteRef/>
      </w:r>
      <w:r>
        <w:t xml:space="preserve"> [JS] Greek has “stars and light,” while Coptic has “stars of light”</w:t>
      </w:r>
    </w:p>
  </w:footnote>
  <w:footnote w:id="827">
    <w:p w14:paraId="6888EF75" w14:textId="7291EAAC" w:rsidR="00CB63B1" w:rsidRDefault="00CB63B1" w:rsidP="00A17656">
      <w:pPr>
        <w:pStyle w:val="footnote"/>
      </w:pPr>
      <w:r>
        <w:rPr>
          <w:rStyle w:val="FootnoteReference"/>
        </w:rPr>
        <w:footnoteRef/>
      </w:r>
      <w:r>
        <w:t xml:space="preserve"> [JS] Gk has “confession/praise of Him is in the earth and heaven”</w:t>
      </w:r>
    </w:p>
  </w:footnote>
  <w:footnote w:id="828">
    <w:p w14:paraId="0C9270F2" w14:textId="14BEF321" w:rsidR="00CB63B1" w:rsidRDefault="00CB63B1" w:rsidP="00A17656">
      <w:pPr>
        <w:pStyle w:val="footnote"/>
      </w:pPr>
      <w:r>
        <w:rPr>
          <w:rStyle w:val="FootnoteReference"/>
        </w:rPr>
        <w:footnoteRef/>
      </w:r>
      <w:r>
        <w:t xml:space="preserve"> [JS] literally, “And He will exalt the horn of His people”</w:t>
      </w:r>
    </w:p>
  </w:footnote>
  <w:footnote w:id="829">
    <w:p w14:paraId="2890F7AF" w14:textId="127DC52C" w:rsidR="00CB63B1" w:rsidRDefault="00CB63B1" w:rsidP="008A107E">
      <w:pPr>
        <w:pStyle w:val="footnote"/>
      </w:pPr>
      <w:r>
        <w:rPr>
          <w:rStyle w:val="FootnoteReference"/>
        </w:rPr>
        <w:footnoteRef/>
      </w:r>
      <w:r>
        <w:t xml:space="preserve"> or “statutes.” The meaning is the same as in Ps 118: statutes, ordinances, or truths. Literally, “engraved things”</w:t>
      </w:r>
    </w:p>
  </w:footnote>
  <w:footnote w:id="830">
    <w:p w14:paraId="690DC348" w14:textId="77777777" w:rsidR="00CB63B1" w:rsidRDefault="00CB63B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1">
    <w:p w14:paraId="50098A0E" w14:textId="77777777" w:rsidR="00CB63B1" w:rsidRDefault="00CB63B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2">
    <w:p w14:paraId="19022051" w14:textId="77777777" w:rsidR="00CB63B1" w:rsidRDefault="00CB63B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3">
    <w:p w14:paraId="3DC9334B" w14:textId="77777777" w:rsidR="00CB63B1" w:rsidRDefault="00CB63B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34">
    <w:p w14:paraId="6AC1A98C" w14:textId="77777777" w:rsidR="00CB63B1" w:rsidRPr="00260CA9" w:rsidRDefault="00CB63B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35">
    <w:p w14:paraId="22924FE1" w14:textId="77777777" w:rsidR="00CB63B1" w:rsidRDefault="00CB63B1" w:rsidP="006869EE">
      <w:pPr>
        <w:pStyle w:val="footnote"/>
      </w:pPr>
      <w:r>
        <w:rPr>
          <w:rStyle w:val="FootnoteReference"/>
        </w:rPr>
        <w:footnoteRef/>
      </w:r>
      <w:r>
        <w:t xml:space="preserve"> Literally “hegoumens”, as the monastic and priestly orders have been thoroughly confused.</w:t>
      </w:r>
    </w:p>
  </w:footnote>
  <w:footnote w:id="836">
    <w:p w14:paraId="620F336B" w14:textId="77777777" w:rsidR="00CB63B1" w:rsidRDefault="00CB63B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7C34710D" w14:textId="77777777" w:rsidR="00CB63B1" w:rsidRDefault="00CB63B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02E1F01F" w14:textId="77777777" w:rsidR="00CB63B1" w:rsidRDefault="00CB63B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9">
    <w:p w14:paraId="30C5740F" w14:textId="77777777" w:rsidR="00CB63B1" w:rsidRDefault="00CB63B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0">
    <w:p w14:paraId="22023008" w14:textId="77777777" w:rsidR="00CB63B1" w:rsidRPr="00B021F8" w:rsidRDefault="00CB63B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41">
    <w:p w14:paraId="48F95F73" w14:textId="77777777" w:rsidR="00CB63B1" w:rsidRDefault="00CB63B1" w:rsidP="006869EE">
      <w:pPr>
        <w:pStyle w:val="footnote"/>
      </w:pPr>
      <w:r>
        <w:rPr>
          <w:rStyle w:val="FootnoteReference"/>
        </w:rPr>
        <w:footnoteRef/>
      </w:r>
      <w:r>
        <w:t xml:space="preserve"> Originally, this litany belonged to the Deacon, not the Presbyter. However, it has shifted given the rarity of that order.</w:t>
      </w:r>
    </w:p>
  </w:footnote>
  <w:footnote w:id="842">
    <w:p w14:paraId="525C7D42" w14:textId="77777777" w:rsidR="00CB63B1" w:rsidRDefault="00CB63B1"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43">
    <w:p w14:paraId="413E3953" w14:textId="77777777" w:rsidR="00CB63B1" w:rsidRDefault="00CB63B1" w:rsidP="00CA3D47">
      <w:pPr>
        <w:pStyle w:val="footnote"/>
      </w:pPr>
      <w:r>
        <w:rPr>
          <w:rStyle w:val="FootnoteReference"/>
        </w:rPr>
        <w:footnoteRef/>
      </w:r>
      <w:r>
        <w:t xml:space="preserve"> From Paoni 12 to Paopi 19: “Bless the waters of the river this year”.</w:t>
      </w:r>
    </w:p>
    <w:p w14:paraId="0B29F1A8" w14:textId="77777777" w:rsidR="00CB63B1" w:rsidRDefault="00CB63B1" w:rsidP="00CA3D47">
      <w:pPr>
        <w:pStyle w:val="footnote"/>
      </w:pPr>
      <w:r>
        <w:t>From Paopi 10 to Tobi 10: “Bless the herbs and the plants”.</w:t>
      </w:r>
    </w:p>
    <w:p w14:paraId="63287EF7" w14:textId="77777777" w:rsidR="00CB63B1" w:rsidRDefault="00CB63B1" w:rsidP="00CA3D47">
      <w:pPr>
        <w:pStyle w:val="footnote"/>
      </w:pPr>
      <w:r>
        <w:t>From Tobi 11 to paoni 18: “Bless the air of heaven”.</w:t>
      </w:r>
    </w:p>
  </w:footnote>
  <w:footnote w:id="844">
    <w:p w14:paraId="2C6CD715" w14:textId="77777777" w:rsidR="00CB63B1" w:rsidRDefault="00CB63B1">
      <w:pPr>
        <w:pStyle w:val="FootnoteText"/>
      </w:pPr>
      <w:r>
        <w:rPr>
          <w:rStyle w:val="FootnoteReference"/>
        </w:rPr>
        <w:footnoteRef/>
      </w:r>
      <w:r>
        <w:t xml:space="preserve"> Acts 7:60</w:t>
      </w:r>
    </w:p>
  </w:footnote>
  <w:footnote w:id="845">
    <w:p w14:paraId="66841CA4" w14:textId="77777777" w:rsidR="00CB63B1" w:rsidRDefault="00CB63B1" w:rsidP="006B061A">
      <w:pPr>
        <w:pStyle w:val="Footnote0"/>
      </w:pPr>
      <w:r>
        <w:rPr>
          <w:rStyle w:val="FootnoteReference"/>
        </w:rPr>
        <w:footnoteRef/>
      </w:r>
      <w:r>
        <w:t xml:space="preserve"> Literally “virgin monastic”. The traditional English term for a female monastic is not “nun”, but “virgin”.</w:t>
      </w:r>
    </w:p>
  </w:footnote>
  <w:footnote w:id="846">
    <w:p w14:paraId="4603A540" w14:textId="757615F9" w:rsidR="00CB63B1" w:rsidRDefault="00CB63B1" w:rsidP="00B52F78">
      <w:pPr>
        <w:pStyle w:val="footnote"/>
      </w:pPr>
      <w:r>
        <w:rPr>
          <w:rStyle w:val="FootnoteReference"/>
        </w:rPr>
        <w:footnoteRef/>
      </w:r>
      <w:r>
        <w:t xml:space="preserve"> Composed in English by Heg. Fr. Athanasius Iskander, of Kitchener, Ontario, Canada.</w:t>
      </w:r>
    </w:p>
  </w:footnote>
  <w:footnote w:id="847">
    <w:p w14:paraId="754B9B83" w14:textId="77777777" w:rsidR="00CB63B1" w:rsidRDefault="00CB63B1">
      <w:pPr>
        <w:pStyle w:val="footnote"/>
        <w:rPr>
          <w:ins w:id="1101" w:author="Brett Slote" w:date="2011-07-21T19:13:00Z"/>
        </w:rPr>
        <w:pPrChange w:id="1102" w:author="Brett Slote" w:date="2011-07-21T20:05:00Z">
          <w:pPr>
            <w:pStyle w:val="FootnoteText"/>
          </w:pPr>
        </w:pPrChange>
      </w:pPr>
      <w:ins w:id="1103" w:author="Brett Slote" w:date="2011-07-21T19:13:00Z">
        <w:r>
          <w:rPr>
            <w:rStyle w:val="FootnoteReference"/>
          </w:rPr>
          <w:footnoteRef/>
        </w:r>
        <w:r>
          <w:t xml:space="preserve"> Numbers 12:7-8</w:t>
        </w:r>
      </w:ins>
    </w:p>
  </w:footnote>
  <w:footnote w:id="848">
    <w:p w14:paraId="7099EBEB" w14:textId="77777777" w:rsidR="00CB63B1" w:rsidRDefault="00CB63B1">
      <w:pPr>
        <w:pStyle w:val="footnote"/>
        <w:rPr>
          <w:ins w:id="1104" w:author="Brett Slote" w:date="2011-07-21T19:13:00Z"/>
        </w:rPr>
        <w:pPrChange w:id="1105" w:author="Brett Slote" w:date="2011-07-21T20:05:00Z">
          <w:pPr>
            <w:pStyle w:val="FootnoteText"/>
          </w:pPr>
        </w:pPrChange>
      </w:pPr>
      <w:ins w:id="1106" w:author="Brett Slote" w:date="2011-07-21T19:13:00Z">
        <w:r>
          <w:rPr>
            <w:rStyle w:val="FootnoteReference"/>
          </w:rPr>
          <w:footnoteRef/>
        </w:r>
        <w:r>
          <w:t xml:space="preserve"> Exodus 28:1</w:t>
        </w:r>
      </w:ins>
    </w:p>
  </w:footnote>
  <w:footnote w:id="849">
    <w:p w14:paraId="5BFC95F9" w14:textId="77777777" w:rsidR="00CB63B1" w:rsidRDefault="00CB63B1">
      <w:pPr>
        <w:pStyle w:val="footnote"/>
        <w:rPr>
          <w:ins w:id="1107" w:author="Brett Slote" w:date="2011-07-21T19:13:00Z"/>
        </w:rPr>
        <w:pPrChange w:id="1108" w:author="Brett Slote" w:date="2011-07-21T20:05:00Z">
          <w:pPr>
            <w:pStyle w:val="FootnoteText"/>
          </w:pPr>
        </w:pPrChange>
      </w:pPr>
      <w:ins w:id="1109" w:author="Brett Slote" w:date="2011-07-21T19:13:00Z">
        <w:r>
          <w:rPr>
            <w:rStyle w:val="FootnoteReference"/>
          </w:rPr>
          <w:footnoteRef/>
        </w:r>
        <w:r>
          <w:t xml:space="preserve"> Matthew 16:18</w:t>
        </w:r>
      </w:ins>
    </w:p>
  </w:footnote>
  <w:footnote w:id="850">
    <w:p w14:paraId="04125830" w14:textId="77777777" w:rsidR="00CB63B1" w:rsidRDefault="00CB63B1">
      <w:pPr>
        <w:pStyle w:val="footnote"/>
        <w:rPr>
          <w:ins w:id="1111" w:author="Brett Slote" w:date="2011-07-21T19:13:00Z"/>
        </w:rPr>
        <w:pPrChange w:id="1112" w:author="Brett Slote" w:date="2011-07-21T20:05:00Z">
          <w:pPr>
            <w:pStyle w:val="FootnoteText"/>
          </w:pPr>
        </w:pPrChange>
      </w:pPr>
      <w:ins w:id="1113" w:author="Brett Slote" w:date="2011-07-21T19:13:00Z">
        <w:r>
          <w:rPr>
            <w:rStyle w:val="FootnoteReference"/>
          </w:rPr>
          <w:footnoteRef/>
        </w:r>
        <w:r>
          <w:t xml:space="preserve"> Psalms 110:4, Hebrews 5:6,10</w:t>
        </w:r>
      </w:ins>
    </w:p>
  </w:footnote>
  <w:footnote w:id="851">
    <w:p w14:paraId="4ECDDE09" w14:textId="77777777" w:rsidR="00CB63B1" w:rsidRDefault="00CB63B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52">
    <w:p w14:paraId="4ACBECBD" w14:textId="77777777" w:rsidR="00CB63B1" w:rsidRDefault="00CB63B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53">
    <w:p w14:paraId="0C45F6F7" w14:textId="77777777" w:rsidR="00CB63B1" w:rsidRDefault="00CB63B1" w:rsidP="00C0205C">
      <w:pPr>
        <w:pStyle w:val="footnote"/>
      </w:pPr>
      <w:r>
        <w:rPr>
          <w:rStyle w:val="FootnoteReference"/>
          <w:rFonts w:eastAsiaTheme="majorEastAsia"/>
        </w:rPr>
        <w:footnoteRef/>
      </w:r>
      <w:r>
        <w:t xml:space="preserve"> Ps 72:10</w:t>
      </w:r>
    </w:p>
  </w:footnote>
  <w:footnote w:id="854">
    <w:p w14:paraId="73200F36" w14:textId="77777777" w:rsidR="00CB63B1" w:rsidRDefault="00CB63B1">
      <w:pPr>
        <w:pStyle w:val="FootnoteText"/>
      </w:pPr>
      <w:r>
        <w:rPr>
          <w:rStyle w:val="FootnoteReference"/>
        </w:rPr>
        <w:footnoteRef/>
      </w:r>
      <w:r>
        <w:t xml:space="preserve"> Pope Dioscorus can but substituted here to use this doxology on his feast.</w:t>
      </w:r>
    </w:p>
  </w:footnote>
  <w:footnote w:id="855">
    <w:p w14:paraId="2FF46E46" w14:textId="77777777" w:rsidR="00CB63B1" w:rsidRDefault="00CB63B1" w:rsidP="003D4209">
      <w:pPr>
        <w:pStyle w:val="footnote"/>
      </w:pPr>
      <w:r>
        <w:rPr>
          <w:rStyle w:val="FootnoteReference"/>
        </w:rPr>
        <w:footnoteRef/>
      </w:r>
      <w:r>
        <w:t xml:space="preserve"> Dan 12:3</w:t>
      </w:r>
    </w:p>
  </w:footnote>
  <w:footnote w:id="856">
    <w:p w14:paraId="4F373D62" w14:textId="77777777" w:rsidR="00CB63B1" w:rsidRDefault="00CB63B1" w:rsidP="003D4209">
      <w:pPr>
        <w:pStyle w:val="footnote"/>
      </w:pPr>
      <w:r>
        <w:rPr>
          <w:rStyle w:val="FootnoteReference"/>
        </w:rPr>
        <w:footnoteRef/>
      </w:r>
      <w:r>
        <w:t xml:space="preserve"> The Scetis Valley in Egypt, from which the word “ascetic” comes. Sheheet means “measure of the heart.”</w:t>
      </w:r>
    </w:p>
  </w:footnote>
  <w:footnote w:id="857">
    <w:p w14:paraId="153ABD29" w14:textId="77777777" w:rsidR="00CB63B1" w:rsidRDefault="00CB63B1" w:rsidP="003D4209">
      <w:pPr>
        <w:pStyle w:val="footnote"/>
      </w:pPr>
      <w:r>
        <w:rPr>
          <w:rStyle w:val="FootnoteReference"/>
        </w:rPr>
        <w:footnoteRef/>
      </w:r>
      <w:r>
        <w:t xml:space="preserve"> Cf Lk 22:30, Mt</w:t>
      </w:r>
      <w:r w:rsidRPr="003D4209">
        <w:rPr>
          <w:rStyle w:val="footnoteChar"/>
        </w:rPr>
        <w:t xml:space="preserve"> </w:t>
      </w:r>
      <w:r>
        <w:t>19:20</w:t>
      </w:r>
    </w:p>
  </w:footnote>
  <w:footnote w:id="858">
    <w:p w14:paraId="0977783C" w14:textId="77777777" w:rsidR="00CB63B1" w:rsidRDefault="00CB63B1">
      <w:pPr>
        <w:pStyle w:val="FootnoteText"/>
      </w:pPr>
      <w:r>
        <w:rPr>
          <w:rStyle w:val="FootnoteReference"/>
        </w:rPr>
        <w:footnoteRef/>
      </w:r>
      <w:r>
        <w:t xml:space="preserve"> Rev 4:6</w:t>
      </w:r>
    </w:p>
  </w:footnote>
  <w:footnote w:id="859">
    <w:p w14:paraId="474C3AF6" w14:textId="77777777" w:rsidR="00CB63B1" w:rsidRDefault="00CB63B1" w:rsidP="00104A9B">
      <w:pPr>
        <w:pStyle w:val="FootnoteText"/>
        <w:rPr>
          <w:ins w:id="1213" w:author="Brett Slote" w:date="2011-07-19T15:43:00Z"/>
        </w:rPr>
      </w:pPr>
      <w:ins w:id="1214" w:author="Brett Slote" w:date="2011-07-19T15:43:00Z">
        <w:r>
          <w:rPr>
            <w:rStyle w:val="FootnoteReference"/>
          </w:rPr>
          <w:footnoteRef/>
        </w:r>
        <w:r>
          <w:t xml:space="preserve"> or supplications/intercessions</w:t>
        </w:r>
      </w:ins>
    </w:p>
  </w:footnote>
  <w:footnote w:id="860">
    <w:p w14:paraId="527ECCCD" w14:textId="77777777" w:rsidR="00CB63B1" w:rsidRDefault="00CB63B1">
      <w:pPr>
        <w:pStyle w:val="footnote"/>
        <w:rPr>
          <w:ins w:id="1215" w:author="Brett Slote" w:date="2011-07-19T15:43:00Z"/>
        </w:rPr>
        <w:pPrChange w:id="1216" w:author="Brett Slote" w:date="2011-07-21T19:56:00Z">
          <w:pPr>
            <w:pStyle w:val="FootnoteText"/>
          </w:pPr>
        </w:pPrChange>
      </w:pPr>
      <w:ins w:id="1217" w:author="Brett Slote" w:date="2011-07-19T15:43:00Z">
        <w:r>
          <w:rPr>
            <w:rStyle w:val="FootnoteReference"/>
          </w:rPr>
          <w:footnoteRef/>
        </w:r>
        <w:r>
          <w:t xml:space="preserve"> Joel 3:13 – but I’m trying to remember something that says “the harvest is full and the wheat plentiful”</w:t>
        </w:r>
      </w:ins>
    </w:p>
  </w:footnote>
  <w:footnote w:id="861">
    <w:p w14:paraId="6583C1B7" w14:textId="77777777" w:rsidR="00CB63B1" w:rsidRDefault="00CB63B1">
      <w:pPr>
        <w:pStyle w:val="footnote"/>
        <w:rPr>
          <w:ins w:id="1218" w:author="Brett Slote" w:date="2011-07-19T15:43:00Z"/>
          <w:rFonts w:ascii="Antonious" w:hAnsi="Antonious" w:cs="Antonious"/>
        </w:rPr>
        <w:pPrChange w:id="1219" w:author="Brett Slote" w:date="2011-07-21T19:56:00Z">
          <w:pPr>
            <w:widowControl w:val="0"/>
            <w:autoSpaceDE w:val="0"/>
            <w:autoSpaceDN w:val="0"/>
            <w:adjustRightInd w:val="0"/>
          </w:pPr>
        </w:pPrChange>
      </w:pPr>
      <w:ins w:id="122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62">
    <w:p w14:paraId="3A76C60E" w14:textId="214D0337" w:rsidR="00CB63B1" w:rsidRDefault="00CB63B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63">
    <w:p w14:paraId="0AAB833E" w14:textId="77777777" w:rsidR="00CB63B1" w:rsidRDefault="00CB63B1">
      <w:pPr>
        <w:pStyle w:val="FootnoteText"/>
      </w:pPr>
      <w:r>
        <w:rPr>
          <w:rStyle w:val="FootnoteReference"/>
        </w:rPr>
        <w:footnoteRef/>
      </w:r>
      <w:r>
        <w:t xml:space="preserve"> Rev 4:4</w:t>
      </w:r>
    </w:p>
  </w:footnote>
  <w:footnote w:id="864">
    <w:p w14:paraId="70D69B5E" w14:textId="77777777" w:rsidR="00CB63B1" w:rsidRDefault="00CB63B1">
      <w:pPr>
        <w:pStyle w:val="FootnoteText"/>
      </w:pPr>
      <w:r>
        <w:rPr>
          <w:rStyle w:val="FootnoteReference"/>
        </w:rPr>
        <w:footnoteRef/>
      </w:r>
      <w:r>
        <w:t xml:space="preserve"> Rev 5:8</w:t>
      </w:r>
    </w:p>
  </w:footnote>
  <w:footnote w:id="865">
    <w:p w14:paraId="741347AD" w14:textId="77777777" w:rsidR="00CB63B1" w:rsidRDefault="00CB63B1">
      <w:pPr>
        <w:pStyle w:val="footnote"/>
        <w:rPr>
          <w:ins w:id="1244" w:author="Brett Slote" w:date="2011-07-19T18:33:00Z"/>
        </w:rPr>
        <w:pPrChange w:id="1245" w:author="Brett Slote" w:date="2011-07-21T19:58:00Z">
          <w:pPr>
            <w:pStyle w:val="FootnoteText"/>
          </w:pPr>
        </w:pPrChange>
      </w:pPr>
      <w:ins w:id="1246" w:author="Brett Slote" w:date="2011-07-19T18:33:00Z">
        <w:r w:rsidRPr="00C96A85">
          <w:rPr>
            <w:rStyle w:val="FootnoteReference"/>
            <w:vertAlign w:val="baseline"/>
          </w:rPr>
          <w:footnoteRef/>
        </w:r>
        <w:r w:rsidRPr="00C96A85">
          <w:t xml:space="preserve"> Ephesians 6:11</w:t>
        </w:r>
      </w:ins>
      <w:r>
        <w:t xml:space="preserve"> </w:t>
      </w:r>
      <w:ins w:id="1247" w:author="Brett Slote" w:date="2011-07-19T18:33:00Z">
        <w:r w:rsidRPr="00C96A85">
          <w:t>(Literally: “all the girding”)</w:t>
        </w:r>
      </w:ins>
    </w:p>
  </w:footnote>
  <w:footnote w:id="866">
    <w:p w14:paraId="22B1B2A8" w14:textId="77777777" w:rsidR="00CB63B1" w:rsidRDefault="00CB63B1">
      <w:pPr>
        <w:pStyle w:val="footnote"/>
        <w:rPr>
          <w:ins w:id="1250" w:author="Brett Slote" w:date="2011-07-19T18:34:00Z"/>
        </w:rPr>
        <w:pPrChange w:id="1251" w:author="Brett Slote" w:date="2011-07-21T19:58:00Z">
          <w:pPr>
            <w:pStyle w:val="FootnoteText"/>
          </w:pPr>
        </w:pPrChange>
      </w:pPr>
      <w:ins w:id="1252" w:author="Brett Slote" w:date="2011-07-19T18:34:00Z">
        <w:r>
          <w:rPr>
            <w:rStyle w:val="FootnoteReference"/>
          </w:rPr>
          <w:footnoteRef/>
        </w:r>
        <w:r>
          <w:t xml:space="preserve"> Col 3:1</w:t>
        </w:r>
      </w:ins>
    </w:p>
  </w:footnote>
  <w:footnote w:id="867">
    <w:p w14:paraId="515A7079" w14:textId="77777777" w:rsidR="00CB63B1" w:rsidRDefault="00CB63B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11CE8A3A" w14:textId="77777777" w:rsidR="00CB63B1" w:rsidRDefault="00CB63B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40B3C553" w14:textId="77777777" w:rsidR="00CB63B1" w:rsidRDefault="00CB63B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161FA5C9" w14:textId="77777777" w:rsidR="00CB63B1" w:rsidRDefault="00CB63B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71">
    <w:p w14:paraId="5727BFD3" w14:textId="77777777" w:rsidR="00CB63B1" w:rsidRDefault="00CB63B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72">
    <w:p w14:paraId="2AF6D726" w14:textId="77777777" w:rsidR="00CB63B1" w:rsidRPr="00A20ACC" w:rsidRDefault="00CB63B1">
      <w:pPr>
        <w:pStyle w:val="footnote"/>
        <w:rPr>
          <w:ins w:id="1295" w:author="Brett Slote" w:date="2011-07-21T18:59:00Z"/>
          <w:color w:val="FF0000"/>
          <w:rPrChange w:id="1296" w:author="Brett Slote" w:date="2011-07-21T20:03:00Z">
            <w:rPr>
              <w:ins w:id="1297" w:author="Brett Slote" w:date="2011-07-21T18:59:00Z"/>
            </w:rPr>
          </w:rPrChange>
        </w:rPr>
        <w:pPrChange w:id="1298" w:author="Brett Slote" w:date="2011-07-21T20:03:00Z">
          <w:pPr>
            <w:pStyle w:val="FootnoteText"/>
          </w:pPr>
        </w:pPrChange>
      </w:pPr>
      <w:ins w:id="1299" w:author="Brett Slote" w:date="2011-07-21T18:59:00Z">
        <w:r w:rsidRPr="003A78C2">
          <w:rPr>
            <w:rStyle w:val="FootnoteReference"/>
            <w:color w:val="FF0000"/>
            <w:rPrChange w:id="1300" w:author="Brett Slote" w:date="2011-07-21T20:03:00Z">
              <w:rPr>
                <w:rStyle w:val="FootnoteReference"/>
              </w:rPr>
            </w:rPrChange>
          </w:rPr>
          <w:footnoteRef/>
        </w:r>
        <w:r w:rsidRPr="003A78C2">
          <w:rPr>
            <w:color w:val="FF0000"/>
            <w:rPrChange w:id="1301" w:author="Brett Slote" w:date="2011-07-21T20:03:00Z">
              <w:rPr>
                <w:vertAlign w:val="superscript"/>
              </w:rPr>
            </w:rPrChange>
          </w:rPr>
          <w:t xml:space="preserve"> Should decide on whether we’re going with Scete or Shiheet – Shiheet is easier to sing, but for now put “English” equivalents.</w:t>
        </w:r>
      </w:ins>
    </w:p>
  </w:footnote>
  <w:footnote w:id="873">
    <w:p w14:paraId="5AA889F2" w14:textId="77777777" w:rsidR="00CB63B1" w:rsidRDefault="00CB63B1">
      <w:pPr>
        <w:pStyle w:val="footnote"/>
        <w:rPr>
          <w:ins w:id="1302" w:author="Brett Slote" w:date="2011-07-21T19:00:00Z"/>
        </w:rPr>
        <w:pPrChange w:id="1303" w:author="Brett Slote" w:date="2011-07-21T20:03:00Z">
          <w:pPr>
            <w:pStyle w:val="FootnoteText"/>
          </w:pPr>
        </w:pPrChange>
      </w:pPr>
      <w:ins w:id="1304" w:author="Brett Slote" w:date="2011-07-21T19:00:00Z">
        <w:r>
          <w:rPr>
            <w:rStyle w:val="FootnoteReference"/>
          </w:rPr>
          <w:footnoteRef/>
        </w:r>
        <w:r>
          <w:t xml:space="preserve"> Need to do some research into the name of this man in English</w:t>
        </w:r>
      </w:ins>
    </w:p>
  </w:footnote>
  <w:footnote w:id="874">
    <w:p w14:paraId="4DD173AD" w14:textId="50F9B05A" w:rsidR="00CB63B1" w:rsidRDefault="00CB63B1" w:rsidP="00B52F78">
      <w:pPr>
        <w:pStyle w:val="footnote"/>
      </w:pPr>
      <w:r>
        <w:rPr>
          <w:rStyle w:val="FootnoteReference"/>
        </w:rPr>
        <w:footnoteRef/>
      </w:r>
      <w:r>
        <w:t xml:space="preserve"> Though not found on the Coptic Calendar, as one of the 318 gathered at Nicaea, it is fitting to venerate St. Spyridon.</w:t>
      </w:r>
    </w:p>
  </w:footnote>
  <w:footnote w:id="875">
    <w:p w14:paraId="0EC0EB26" w14:textId="77777777" w:rsidR="00CB63B1" w:rsidRDefault="00CB63B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76">
    <w:p w14:paraId="1A09C94E" w14:textId="77777777" w:rsidR="00CB63B1" w:rsidRDefault="00CB63B1" w:rsidP="00073003">
      <w:pPr>
        <w:pStyle w:val="footnote"/>
      </w:pPr>
      <w:r>
        <w:rPr>
          <w:rStyle w:val="FootnoteReference"/>
        </w:rPr>
        <w:footnoteRef/>
      </w:r>
      <w:r>
        <w:t xml:space="preserve"> Revelation 7:2</w:t>
      </w:r>
    </w:p>
  </w:footnote>
  <w:footnote w:id="877">
    <w:p w14:paraId="047C672B" w14:textId="77777777" w:rsidR="00CB63B1" w:rsidRDefault="00CB63B1" w:rsidP="00073003">
      <w:pPr>
        <w:pStyle w:val="footnote"/>
      </w:pPr>
      <w:r>
        <w:rPr>
          <w:rStyle w:val="FootnoteReference"/>
        </w:rPr>
        <w:footnoteRef/>
      </w:r>
      <w:r>
        <w:t xml:space="preserve"> Revelation 7:3</w:t>
      </w:r>
    </w:p>
  </w:footnote>
  <w:footnote w:id="878">
    <w:p w14:paraId="338E8815" w14:textId="77777777" w:rsidR="00CB63B1" w:rsidRDefault="00CB63B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9">
    <w:p w14:paraId="7E074E97" w14:textId="77777777" w:rsidR="00CB63B1" w:rsidRDefault="00CB63B1" w:rsidP="00BC160E">
      <w:pPr>
        <w:pStyle w:val="footnote"/>
      </w:pPr>
      <w:r>
        <w:rPr>
          <w:rStyle w:val="FootnoteReference"/>
        </w:rPr>
        <w:footnoteRef/>
      </w:r>
      <w:r>
        <w:t xml:space="preserve"> John 13:25</w:t>
      </w:r>
    </w:p>
  </w:footnote>
  <w:footnote w:id="880">
    <w:p w14:paraId="795EE333" w14:textId="77777777" w:rsidR="00CB63B1" w:rsidRDefault="00CB63B1" w:rsidP="00B53E05">
      <w:pPr>
        <w:pStyle w:val="footnote"/>
      </w:pPr>
      <w:r>
        <w:rPr>
          <w:rStyle w:val="FootnoteReference"/>
        </w:rPr>
        <w:footnoteRef/>
      </w:r>
      <w:r>
        <w:t xml:space="preserve"> Normally reserved for the Theotokos.</w:t>
      </w:r>
    </w:p>
  </w:footnote>
  <w:footnote w:id="881">
    <w:p w14:paraId="483F0E8B" w14:textId="77777777" w:rsidR="00CB63B1" w:rsidRDefault="00CB63B1" w:rsidP="00B53E05">
      <w:pPr>
        <w:pStyle w:val="footnote"/>
      </w:pPr>
      <w:r>
        <w:rPr>
          <w:rStyle w:val="FootnoteReference"/>
        </w:rPr>
        <w:footnoteRef/>
      </w:r>
      <w:r>
        <w:t xml:space="preserve"> The law of righteousness, not the Law of the Old Covenant.</w:t>
      </w:r>
    </w:p>
  </w:footnote>
  <w:footnote w:id="882">
    <w:p w14:paraId="361DBD71" w14:textId="77777777" w:rsidR="00CB63B1" w:rsidRDefault="00CB63B1" w:rsidP="00662600">
      <w:pPr>
        <w:pStyle w:val="footnote"/>
      </w:pPr>
      <w:r>
        <w:rPr>
          <w:rStyle w:val="FootnoteReference"/>
        </w:rPr>
        <w:footnoteRef/>
      </w:r>
      <w:r>
        <w:t xml:space="preserve"> Or image</w:t>
      </w:r>
    </w:p>
  </w:footnote>
  <w:footnote w:id="883">
    <w:p w14:paraId="2DF974D0" w14:textId="77777777" w:rsidR="00CB63B1" w:rsidRDefault="00CB63B1">
      <w:pPr>
        <w:pStyle w:val="footnote"/>
        <w:rPr>
          <w:ins w:id="1405" w:author="Brett Slote" w:date="2011-07-21T18:57:00Z"/>
        </w:rPr>
        <w:pPrChange w:id="1406" w:author="Brett Slote" w:date="2011-07-21T20:03:00Z">
          <w:pPr>
            <w:pStyle w:val="FootnoteText"/>
          </w:pPr>
        </w:pPrChange>
      </w:pPr>
      <w:ins w:id="1407" w:author="Brett Slote" w:date="2011-07-21T18:57:00Z">
        <w:r>
          <w:rPr>
            <w:rStyle w:val="FootnoteReference"/>
          </w:rPr>
          <w:footnoteRef/>
        </w:r>
        <w:r>
          <w:t xml:space="preserve"> Colossians 3:14</w:t>
        </w:r>
      </w:ins>
    </w:p>
  </w:footnote>
  <w:footnote w:id="884">
    <w:p w14:paraId="56032475" w14:textId="77777777" w:rsidR="00CB63B1" w:rsidRDefault="00CB63B1" w:rsidP="00E22010">
      <w:pPr>
        <w:pStyle w:val="footnote"/>
      </w:pPr>
      <w:r>
        <w:rPr>
          <w:rStyle w:val="FootnoteReference"/>
        </w:rPr>
        <w:footnoteRef/>
      </w:r>
      <w:r>
        <w:t xml:space="preserve"> 2 Tim 4:7</w:t>
      </w:r>
    </w:p>
  </w:footnote>
  <w:footnote w:id="885">
    <w:p w14:paraId="519A6EA0" w14:textId="77777777" w:rsidR="00CB63B1" w:rsidRDefault="00CB63B1" w:rsidP="00E22010">
      <w:pPr>
        <w:pStyle w:val="footnote"/>
      </w:pPr>
      <w:r>
        <w:rPr>
          <w:rStyle w:val="FootnoteReference"/>
        </w:rPr>
        <w:footnoteRef/>
      </w:r>
      <w:r>
        <w:t xml:space="preserve"> 2 Tim 4:8</w:t>
      </w:r>
    </w:p>
  </w:footnote>
  <w:footnote w:id="886">
    <w:p w14:paraId="2C92CCF6" w14:textId="77777777" w:rsidR="00CB63B1" w:rsidRDefault="00CB63B1" w:rsidP="001779C0">
      <w:pPr>
        <w:pStyle w:val="footnote"/>
      </w:pPr>
      <w:r>
        <w:rPr>
          <w:rStyle w:val="FootnoteReference"/>
        </w:rPr>
        <w:footnoteRef/>
      </w:r>
      <w:r>
        <w:t xml:space="preserve"> Composed in Coptic and Arabic by H.G. Bishop Demetrius of Malawi circa A.D. 2000.</w:t>
      </w:r>
    </w:p>
  </w:footnote>
  <w:footnote w:id="887">
    <w:p w14:paraId="16CDD53B" w14:textId="77777777" w:rsidR="00CB63B1" w:rsidRDefault="00CB63B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8">
    <w:p w14:paraId="717A066E" w14:textId="77777777" w:rsidR="00CB63B1" w:rsidRDefault="00CB63B1">
      <w:pPr>
        <w:pStyle w:val="footnote"/>
        <w:rPr>
          <w:ins w:id="1470" w:author="Brett Slote" w:date="2011-07-21T18:45:00Z"/>
        </w:rPr>
        <w:pPrChange w:id="1471" w:author="Brett Slote" w:date="2011-07-21T20:01:00Z">
          <w:pPr>
            <w:pStyle w:val="FootnoteText"/>
          </w:pPr>
        </w:pPrChange>
      </w:pPr>
      <w:ins w:id="1472" w:author="Brett Slote" w:date="2011-07-21T18:45:00Z">
        <w:r>
          <w:rPr>
            <w:rStyle w:val="FootnoteReference"/>
          </w:rPr>
          <w:footnoteRef/>
        </w:r>
        <w:r>
          <w:t xml:space="preserve"> Daniel 12:3</w:t>
        </w:r>
      </w:ins>
    </w:p>
  </w:footnote>
  <w:footnote w:id="889">
    <w:p w14:paraId="7155AD88" w14:textId="77777777" w:rsidR="00CB63B1" w:rsidRDefault="00CB63B1">
      <w:pPr>
        <w:pStyle w:val="footnote"/>
        <w:rPr>
          <w:ins w:id="1473" w:author="Brett Slote" w:date="2011-07-21T18:46:00Z"/>
        </w:rPr>
        <w:pPrChange w:id="1474" w:author="Brett Slote" w:date="2011-07-21T20:01:00Z">
          <w:pPr>
            <w:pStyle w:val="FootnoteText"/>
          </w:pPr>
        </w:pPrChange>
      </w:pPr>
      <w:ins w:id="1475" w:author="Brett Slote" w:date="2011-07-21T18:46:00Z">
        <w:r>
          <w:rPr>
            <w:rStyle w:val="FootnoteReference"/>
          </w:rPr>
          <w:footnoteRef/>
        </w:r>
        <w:r>
          <w:t xml:space="preserve"> Literally: all you monastic folk</w:t>
        </w:r>
      </w:ins>
    </w:p>
  </w:footnote>
  <w:footnote w:id="890">
    <w:p w14:paraId="7EEF391B" w14:textId="77777777" w:rsidR="00CB63B1" w:rsidRDefault="00CB63B1">
      <w:pPr>
        <w:pStyle w:val="FootnoteText"/>
      </w:pPr>
      <w:r>
        <w:rPr>
          <w:rStyle w:val="FootnoteReference"/>
        </w:rPr>
        <w:footnoteRef/>
      </w:r>
      <w:r>
        <w:t xml:space="preserve"> Published by Abouna Matta El-Maskeen of St. Macarius’ Monastery.</w:t>
      </w:r>
    </w:p>
  </w:footnote>
  <w:footnote w:id="891">
    <w:p w14:paraId="6BC2BFA9" w14:textId="77777777" w:rsidR="00CB63B1" w:rsidRDefault="00CB63B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3A6EC701" w14:textId="77777777" w:rsidR="00CB63B1" w:rsidRDefault="00CB63B1" w:rsidP="00670C79">
      <w:pPr>
        <w:pStyle w:val="footnote"/>
      </w:pPr>
      <w:r>
        <w:rPr>
          <w:rStyle w:val="FootnoteReference"/>
        </w:rPr>
        <w:footnoteRef/>
      </w:r>
      <w:r>
        <w:t xml:space="preserve"> Modern day Ethiopia and Eritrea.</w:t>
      </w:r>
    </w:p>
  </w:footnote>
  <w:footnote w:id="893">
    <w:p w14:paraId="46D5577E" w14:textId="77777777" w:rsidR="00CB63B1" w:rsidRDefault="00CB63B1" w:rsidP="0047441D">
      <w:pPr>
        <w:pStyle w:val="footnote"/>
      </w:pPr>
      <w:r>
        <w:rPr>
          <w:rStyle w:val="FootnoteReference"/>
        </w:rPr>
        <w:footnoteRef/>
      </w:r>
      <w:r>
        <w:t xml:space="preserve"> St. F</w:t>
      </w:r>
      <w:r w:rsidRPr="006422C6">
        <w:t>rumentius</w:t>
      </w:r>
      <w:r>
        <w:t>, whom the Ethiopians called “Abune Selama.”</w:t>
      </w:r>
    </w:p>
  </w:footnote>
  <w:footnote w:id="894">
    <w:p w14:paraId="2F5E6ED4" w14:textId="52CEBBCB" w:rsidR="00CB63B1" w:rsidRDefault="00CB63B1" w:rsidP="00BD2B3F">
      <w:pPr>
        <w:pStyle w:val="footnote"/>
      </w:pPr>
      <w:r>
        <w:rPr>
          <w:rStyle w:val="FootnoteReference"/>
        </w:rPr>
        <w:footnoteRef/>
      </w:r>
      <w:r>
        <w:t xml:space="preserve"> Adapted from the hymn of St. Severus of Antioch, in 2015 in English.</w:t>
      </w:r>
    </w:p>
  </w:footnote>
  <w:footnote w:id="895">
    <w:p w14:paraId="018A465B" w14:textId="77777777" w:rsidR="00CB63B1" w:rsidRDefault="00CB63B1">
      <w:pPr>
        <w:pStyle w:val="footnote"/>
        <w:rPr>
          <w:ins w:id="1561" w:author="Brett Slote" w:date="2011-07-21T19:11:00Z"/>
        </w:rPr>
        <w:pPrChange w:id="1562" w:author="Brett Slote" w:date="2011-07-21T20:05:00Z">
          <w:pPr>
            <w:pStyle w:val="FootnoteText"/>
          </w:pPr>
        </w:pPrChange>
      </w:pPr>
      <w:ins w:id="1563" w:author="Brett Slote" w:date="2011-07-21T19:11:00Z">
        <w:r>
          <w:rPr>
            <w:rStyle w:val="FootnoteReference"/>
          </w:rPr>
          <w:footnoteRef/>
        </w:r>
        <w:r>
          <w:t xml:space="preserve"> Psalm 41:1</w:t>
        </w:r>
      </w:ins>
    </w:p>
  </w:footnote>
  <w:footnote w:id="896">
    <w:p w14:paraId="30B9D2C6" w14:textId="77777777" w:rsidR="00CB63B1" w:rsidRDefault="00CB63B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7">
    <w:p w14:paraId="63D7B4DE" w14:textId="77777777" w:rsidR="00CB63B1" w:rsidRDefault="00CB63B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8">
    <w:p w14:paraId="6542A42A" w14:textId="77777777" w:rsidR="00CB63B1" w:rsidRDefault="00CB63B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9">
    <w:p w14:paraId="48A0DCFD" w14:textId="77777777" w:rsidR="00CB63B1" w:rsidRDefault="00CB63B1" w:rsidP="006D27E4">
      <w:pPr>
        <w:pStyle w:val="Footnote0"/>
      </w:pPr>
      <w:r>
        <w:rPr>
          <w:rStyle w:val="FootnoteReference"/>
        </w:rPr>
        <w:footnoteRef/>
      </w:r>
      <w:r>
        <w:t xml:space="preserve"> In modern day Libya</w:t>
      </w:r>
    </w:p>
  </w:footnote>
  <w:footnote w:id="900">
    <w:p w14:paraId="5E4AA7CE" w14:textId="77777777" w:rsidR="00CB63B1" w:rsidRDefault="00CB63B1">
      <w:pPr>
        <w:pStyle w:val="footnote"/>
        <w:rPr>
          <w:ins w:id="1588" w:author="Brett Slote" w:date="2011-07-21T18:49:00Z"/>
        </w:rPr>
        <w:pPrChange w:id="1589" w:author="Brett Slote" w:date="2011-07-21T20:02:00Z">
          <w:pPr>
            <w:pStyle w:val="FootnoteText"/>
          </w:pPr>
        </w:pPrChange>
      </w:pPr>
      <w:ins w:id="1590" w:author="Brett Slote" w:date="2011-07-21T18:49:00Z">
        <w:r>
          <w:rPr>
            <w:rStyle w:val="FootnoteReference"/>
          </w:rPr>
          <w:footnoteRef/>
        </w:r>
        <w:r>
          <w:t xml:space="preserve"> Note that </w:t>
        </w:r>
        <w:r w:rsidRPr="003A78C2">
          <w:rPr>
            <w:rFonts w:ascii="CS Avva Shenouda" w:hAnsi="CS Avva Shenouda"/>
            <w:rPrChange w:id="1591" w:author="Brett Slote" w:date="2011-07-21T20:02:00Z">
              <w:rPr>
                <w:rFonts w:ascii="Antonious Normal" w:hAnsi="Antonious Normal"/>
              </w:rPr>
            </w:rPrChange>
          </w:rPr>
          <w:t>twou</w:t>
        </w:r>
        <w:r>
          <w:t xml:space="preserve"> is used as mountain and desert interchangeably in Coptic monastic literature</w:t>
        </w:r>
      </w:ins>
    </w:p>
  </w:footnote>
  <w:footnote w:id="901">
    <w:p w14:paraId="71147821" w14:textId="77777777" w:rsidR="00CB63B1" w:rsidRDefault="00CB63B1">
      <w:pPr>
        <w:pStyle w:val="footnote"/>
        <w:rPr>
          <w:ins w:id="1592" w:author="Brett Slote" w:date="2011-07-21T18:50:00Z"/>
        </w:rPr>
        <w:pPrChange w:id="1593" w:author="Brett Slote" w:date="2011-07-21T20:02:00Z">
          <w:pPr>
            <w:pStyle w:val="FootnoteText"/>
          </w:pPr>
        </w:pPrChange>
      </w:pPr>
      <w:ins w:id="1594" w:author="Brett Slote" w:date="2011-07-21T18:50:00Z">
        <w:r>
          <w:rPr>
            <w:rStyle w:val="FootnoteReference"/>
          </w:rPr>
          <w:footnoteRef/>
        </w:r>
        <w:r>
          <w:t xml:space="preserve"> US book has “travails of torment” – but it’s not possessive.</w:t>
        </w:r>
      </w:ins>
    </w:p>
  </w:footnote>
  <w:footnote w:id="902">
    <w:p w14:paraId="39517237" w14:textId="77777777" w:rsidR="00CB63B1" w:rsidRDefault="00CB63B1">
      <w:pPr>
        <w:pStyle w:val="footnote"/>
        <w:rPr>
          <w:ins w:id="1595" w:author="Brett Slote" w:date="2011-07-21T18:49:00Z"/>
        </w:rPr>
        <w:pPrChange w:id="1596" w:author="Brett Slote" w:date="2011-07-21T20:02:00Z">
          <w:pPr>
            <w:pStyle w:val="FootnoteText"/>
          </w:pPr>
        </w:pPrChange>
      </w:pPr>
      <w:ins w:id="1597" w:author="Brett Slote" w:date="2011-07-21T18:49:00Z">
        <w:r>
          <w:rPr>
            <w:rStyle w:val="FootnoteReference"/>
          </w:rPr>
          <w:footnoteRef/>
        </w:r>
        <w:r>
          <w:t xml:space="preserve"> 1 Peter 1:4</w:t>
        </w:r>
      </w:ins>
    </w:p>
  </w:footnote>
  <w:footnote w:id="903">
    <w:p w14:paraId="049774F0" w14:textId="77777777" w:rsidR="00CB63B1" w:rsidRDefault="00CB63B1" w:rsidP="00E77C68">
      <w:pPr>
        <w:pStyle w:val="footnote"/>
      </w:pPr>
      <w:r>
        <w:rPr>
          <w:rStyle w:val="FootnoteReference"/>
        </w:rPr>
        <w:footnoteRef/>
      </w:r>
      <w:r>
        <w:t xml:space="preserve"> The Coptic has “Three names, one God,” which is the heresy of modalism, and certainly was not said at Ephesus.</w:t>
      </w:r>
    </w:p>
  </w:footnote>
  <w:footnote w:id="904">
    <w:p w14:paraId="416DBD35" w14:textId="77777777" w:rsidR="00CB63B1" w:rsidRDefault="00CB63B1" w:rsidP="00E77C68">
      <w:pPr>
        <w:pStyle w:val="footnote"/>
      </w:pPr>
      <w:r>
        <w:rPr>
          <w:rStyle w:val="FootnoteReference"/>
        </w:rPr>
        <w:footnoteRef/>
      </w:r>
      <w:r>
        <w:t xml:space="preserve"> This line is heretical.</w:t>
      </w:r>
    </w:p>
  </w:footnote>
  <w:footnote w:id="905">
    <w:p w14:paraId="2A005F90" w14:textId="77777777" w:rsidR="00CB63B1" w:rsidRDefault="00CB63B1">
      <w:pPr>
        <w:pStyle w:val="footnote"/>
        <w:rPr>
          <w:ins w:id="1632" w:author="Brett Slote" w:date="2011-07-21T18:55:00Z"/>
        </w:rPr>
        <w:pPrChange w:id="1633" w:author="Brett Slote" w:date="2011-07-21T20:02:00Z">
          <w:pPr>
            <w:pStyle w:val="FootnoteText"/>
          </w:pPr>
        </w:pPrChange>
      </w:pPr>
      <w:ins w:id="1634" w:author="Brett Slote" w:date="2011-07-21T18:55:00Z">
        <w:r>
          <w:rPr>
            <w:rStyle w:val="FootnoteReference"/>
          </w:rPr>
          <w:footnoteRef/>
        </w:r>
        <w:r>
          <w:t xml:space="preserve"> Hallow or consecrate – this was, according to a tradition, when he formerly became an archimandrite</w:t>
        </w:r>
      </w:ins>
    </w:p>
  </w:footnote>
  <w:footnote w:id="906">
    <w:p w14:paraId="6B5EF1D3" w14:textId="77777777" w:rsidR="00CB63B1" w:rsidRDefault="00CB63B1">
      <w:pPr>
        <w:pStyle w:val="footnote"/>
        <w:rPr>
          <w:ins w:id="1640" w:author="Brett Slote" w:date="2011-07-21T18:52:00Z"/>
        </w:rPr>
        <w:pPrChange w:id="1641" w:author="Brett Slote" w:date="2011-07-21T20:02:00Z">
          <w:pPr/>
        </w:pPrChange>
      </w:pPr>
      <w:ins w:id="1642" w:author="Brett Slote" w:date="2011-07-21T18:52:00Z">
        <w:r w:rsidRPr="00FB36D8">
          <w:rPr>
            <w:rStyle w:val="FootnoteReference"/>
            <w:vertAlign w:val="baseline"/>
          </w:rPr>
          <w:footnoteRef/>
        </w:r>
        <w:r w:rsidRPr="00FB36D8">
          <w:t xml:space="preserve"> This line is literally “because the hope of the good”</w:t>
        </w:r>
      </w:ins>
    </w:p>
  </w:footnote>
  <w:footnote w:id="907">
    <w:p w14:paraId="347015AD" w14:textId="77777777" w:rsidR="00CB63B1" w:rsidRPr="00A20ACC" w:rsidRDefault="00CB63B1">
      <w:pPr>
        <w:pStyle w:val="footnote"/>
        <w:rPr>
          <w:ins w:id="1643" w:author="Brett Slote" w:date="2011-07-21T18:52:00Z"/>
          <w:rFonts w:ascii="CS Avva Shenouda" w:hAnsi="CS Avva Shenouda"/>
          <w:color w:val="FF0000"/>
          <w:rPrChange w:id="1644" w:author="Brett Slote" w:date="2011-07-21T20:02:00Z">
            <w:rPr>
              <w:ins w:id="1645" w:author="Brett Slote" w:date="2011-07-21T18:52:00Z"/>
              <w:color w:val="FF0000"/>
            </w:rPr>
          </w:rPrChange>
        </w:rPr>
        <w:pPrChange w:id="1646" w:author="Brett Slote" w:date="2011-07-21T20:02:00Z">
          <w:pPr/>
        </w:pPrChange>
      </w:pPr>
      <w:ins w:id="1647" w:author="Brett Slote" w:date="2011-07-21T18:52:00Z">
        <w:r w:rsidRPr="00FB36D8">
          <w:rPr>
            <w:rStyle w:val="FootnoteReference"/>
            <w:vertAlign w:val="baseline"/>
          </w:rPr>
          <w:footnoteRef/>
        </w:r>
        <w:r w:rsidRPr="00FB36D8">
          <w:t xml:space="preserve"> </w:t>
        </w:r>
        <w:r w:rsidRPr="003A78C2">
          <w:rPr>
            <w:rPrChange w:id="1648" w:author="Brett Slote" w:date="2011-07-21T20:02:00Z">
              <w:rPr>
                <w:rFonts w:ascii="Antonious Normal" w:hAnsi="Antonious Normal"/>
                <w:color w:val="FF0000"/>
              </w:rPr>
            </w:rPrChange>
          </w:rPr>
          <w:t>qen hanhwd/ nem han'almoc</w:t>
        </w:r>
      </w:ins>
    </w:p>
  </w:footnote>
  <w:footnote w:id="908">
    <w:p w14:paraId="4AFC6896" w14:textId="77777777" w:rsidR="00CB63B1" w:rsidRDefault="00CB63B1">
      <w:pPr>
        <w:pStyle w:val="FootnoteText"/>
      </w:pPr>
      <w:r>
        <w:rPr>
          <w:rStyle w:val="FootnoteReference"/>
        </w:rPr>
        <w:footnoteRef/>
      </w:r>
      <w:r>
        <w:t xml:space="preserve"> Matthew 1:20</w:t>
      </w:r>
    </w:p>
  </w:footnote>
  <w:footnote w:id="909">
    <w:p w14:paraId="0E9CA519" w14:textId="77777777" w:rsidR="00CB63B1" w:rsidRDefault="00CB63B1" w:rsidP="00662A48">
      <w:pPr>
        <w:pStyle w:val="footnote"/>
      </w:pPr>
      <w:r>
        <w:rPr>
          <w:rStyle w:val="FootnoteReference"/>
          <w:rFonts w:eastAsiaTheme="majorEastAsia"/>
        </w:rPr>
        <w:footnoteRef/>
      </w:r>
      <w:r>
        <w:t xml:space="preserve"> All-holy</w:t>
      </w:r>
    </w:p>
  </w:footnote>
  <w:footnote w:id="910">
    <w:p w14:paraId="50451B0F" w14:textId="77777777" w:rsidR="00CB63B1" w:rsidRDefault="00CB63B1">
      <w:pPr>
        <w:pStyle w:val="footnote"/>
        <w:rPr>
          <w:ins w:id="1717" w:author="Brett Slote" w:date="2011-07-21T19:04:00Z"/>
        </w:rPr>
        <w:pPrChange w:id="1718" w:author="Brett Slote" w:date="2011-07-21T20:04:00Z">
          <w:pPr>
            <w:pStyle w:val="FootnoteText"/>
          </w:pPr>
        </w:pPrChange>
      </w:pPr>
      <w:ins w:id="1719" w:author="Brett Slote" w:date="2011-07-21T19:04:00Z">
        <w:r>
          <w:rPr>
            <w:rStyle w:val="FootnoteReference"/>
          </w:rPr>
          <w:footnoteRef/>
        </w:r>
        <w:r>
          <w:t xml:space="preserve"> literal is disregarded</w:t>
        </w:r>
      </w:ins>
    </w:p>
  </w:footnote>
  <w:footnote w:id="911">
    <w:p w14:paraId="062BDCC1" w14:textId="77777777" w:rsidR="00CB63B1" w:rsidRDefault="00CB63B1">
      <w:pPr>
        <w:pStyle w:val="FootnoteText"/>
      </w:pPr>
      <w:r>
        <w:rPr>
          <w:rStyle w:val="FootnoteReference"/>
        </w:rPr>
        <w:footnoteRef/>
      </w:r>
      <w:r>
        <w:t xml:space="preserve"> Ps 8:2</w:t>
      </w:r>
    </w:p>
  </w:footnote>
  <w:footnote w:id="912">
    <w:p w14:paraId="5BC08478" w14:textId="77777777" w:rsidR="00CB63B1" w:rsidRPr="000C76BB" w:rsidRDefault="00CB63B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13">
    <w:p w14:paraId="03A6DDD1" w14:textId="77777777" w:rsidR="00CB63B1" w:rsidRDefault="00CB63B1">
      <w:pPr>
        <w:pStyle w:val="FootnoteText"/>
      </w:pPr>
      <w:r>
        <w:rPr>
          <w:rStyle w:val="FootnoteReference"/>
        </w:rPr>
        <w:footnoteRef/>
      </w:r>
      <w:r>
        <w:t xml:space="preserve"> Matthew 28:6</w:t>
      </w:r>
    </w:p>
  </w:footnote>
  <w:footnote w:id="914">
    <w:p w14:paraId="339855D2" w14:textId="77777777" w:rsidR="00CB63B1" w:rsidRDefault="00CB63B1">
      <w:pPr>
        <w:pStyle w:val="FootnoteText"/>
      </w:pPr>
      <w:r>
        <w:rPr>
          <w:rStyle w:val="FootnoteReference"/>
        </w:rPr>
        <w:footnoteRef/>
      </w:r>
      <w:r>
        <w:t xml:space="preserve"> Matthew 28:7,6</w:t>
      </w:r>
    </w:p>
  </w:footnote>
  <w:footnote w:id="915">
    <w:p w14:paraId="76212A49" w14:textId="77777777" w:rsidR="00CB63B1" w:rsidRDefault="00CB63B1">
      <w:pPr>
        <w:pStyle w:val="FootnoteText"/>
      </w:pPr>
      <w:r>
        <w:rPr>
          <w:rStyle w:val="FootnoteReference"/>
        </w:rPr>
        <w:footnoteRef/>
      </w:r>
      <w:r>
        <w:t xml:space="preserve"> Matthew 28:7</w:t>
      </w:r>
    </w:p>
  </w:footnote>
  <w:footnote w:id="916">
    <w:p w14:paraId="716019EB" w14:textId="77777777" w:rsidR="00CB63B1" w:rsidRDefault="00CB63B1">
      <w:pPr>
        <w:pStyle w:val="FootnoteText"/>
      </w:pPr>
      <w:r>
        <w:rPr>
          <w:rStyle w:val="FootnoteReference"/>
        </w:rPr>
        <w:footnoteRef/>
      </w:r>
      <w:r>
        <w:t xml:space="preserve"> John 20:27</w:t>
      </w:r>
    </w:p>
  </w:footnote>
  <w:footnote w:id="917">
    <w:p w14:paraId="0ECF3FB0" w14:textId="77777777" w:rsidR="00CB63B1" w:rsidRDefault="00CB63B1">
      <w:pPr>
        <w:pStyle w:val="FootnoteText"/>
      </w:pPr>
      <w:r>
        <w:rPr>
          <w:rStyle w:val="FootnoteReference"/>
        </w:rPr>
        <w:footnoteRef/>
      </w:r>
      <w:r>
        <w:t xml:space="preserve"> John 20:28</w:t>
      </w:r>
    </w:p>
  </w:footnote>
  <w:footnote w:id="918">
    <w:p w14:paraId="3FCB0B65" w14:textId="77777777" w:rsidR="00CB63B1" w:rsidRDefault="00CB63B1">
      <w:pPr>
        <w:pStyle w:val="FootnoteText"/>
      </w:pPr>
      <w:r>
        <w:rPr>
          <w:rStyle w:val="FootnoteReference"/>
        </w:rPr>
        <w:footnoteRef/>
      </w:r>
      <w:r>
        <w:t xml:space="preserve"> John 20:29</w:t>
      </w:r>
    </w:p>
  </w:footnote>
  <w:footnote w:id="919">
    <w:p w14:paraId="6B80EDF7" w14:textId="77777777" w:rsidR="00CB63B1" w:rsidRDefault="00CB63B1">
      <w:pPr>
        <w:pStyle w:val="FootnoteText"/>
      </w:pPr>
      <w:r>
        <w:rPr>
          <w:rStyle w:val="FootnoteReference"/>
        </w:rPr>
        <w:footnoteRef/>
      </w:r>
      <w:r>
        <w:t xml:space="preserve"> John 20:29</w:t>
      </w:r>
    </w:p>
  </w:footnote>
  <w:footnote w:id="920">
    <w:p w14:paraId="31D8885C" w14:textId="3AFC7B18" w:rsidR="00CB63B1" w:rsidRDefault="00CB63B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8720166" w:rsidR="00CB63B1" w:rsidRPr="00E00D27" w:rsidRDefault="00CB63B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614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B63B1" w:rsidRPr="00E00D27" w:rsidRDefault="00CB63B1"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B63B1" w:rsidRPr="00E00D27" w:rsidRDefault="00CB63B1" w:rsidP="00686912">
    <w:pPr>
      <w:pStyle w:val="Header"/>
      <w:jc w:val="center"/>
      <w:rPr>
        <w:sz w:val="20"/>
        <w:szCs w:val="20"/>
      </w:rPr>
    </w:pPr>
  </w:p>
  <w:p w14:paraId="022704DA" w14:textId="77777777" w:rsidR="00CB63B1" w:rsidRPr="00686912" w:rsidRDefault="00CB63B1"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48DDE8A2" w:rsidR="00CB63B1" w:rsidRPr="00E00D27" w:rsidRDefault="00CB63B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6140">
      <w:rPr>
        <w:noProof/>
        <w:sz w:val="20"/>
        <w:szCs w:val="20"/>
      </w:rPr>
      <w:t>The Midnight Praise</w:t>
    </w:r>
    <w:r>
      <w:rPr>
        <w:sz w:val="20"/>
        <w:szCs w:val="20"/>
      </w:rPr>
      <w:fldChar w:fldCharType="end"/>
    </w:r>
  </w:p>
  <w:p w14:paraId="199CF7F3" w14:textId="77777777" w:rsidR="00CB63B1" w:rsidRPr="00E00D27" w:rsidRDefault="00CB63B1"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95843A2" w:rsidR="00CB63B1" w:rsidRPr="00E00D27" w:rsidRDefault="00CB63B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6140">
      <w:rPr>
        <w:noProof/>
        <w:sz w:val="20"/>
        <w:szCs w:val="20"/>
      </w:rPr>
      <w:t>The First Canticle</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26B48FE" w:rsidR="00CB63B1" w:rsidRPr="00E00D27" w:rsidRDefault="00CB63B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6140">
      <w:rPr>
        <w:noProof/>
        <w:sz w:val="20"/>
        <w:szCs w:val="20"/>
      </w:rPr>
      <w:t>The Canticles</w:t>
    </w:r>
    <w:r w:rsidRPr="00E00D27">
      <w:rPr>
        <w:sz w:val="20"/>
        <w:szCs w:val="20"/>
      </w:rPr>
      <w:fldChar w:fldCharType="end"/>
    </w:r>
  </w:p>
  <w:p w14:paraId="48CF3F9A" w14:textId="245E316D" w:rsidR="00CB63B1" w:rsidRPr="00686912" w:rsidRDefault="00CB63B1"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3B95212" w:rsidR="00CB63B1" w:rsidRPr="00E00D27" w:rsidRDefault="00CB63B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6140">
      <w:rPr>
        <w:noProof/>
        <w:sz w:val="20"/>
        <w:szCs w:val="20"/>
      </w:rPr>
      <w:t xml:space="preserve">The Pascal </w:t>
    </w:r>
    <w:r w:rsidR="00E66140" w:rsidRPr="00E66140">
      <w:rPr>
        <w:rFonts w:ascii="NotoSansCoptic" w:eastAsia="NotoSansCoptic" w:hAnsi="NotoSansCoptic" w:cs="NotoSansCoptic"/>
        <w:noProof/>
        <w:sz w:val="20"/>
        <w:szCs w:val="20"/>
      </w:rPr>
      <w:t>Cycle</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11C91BB" w:rsidR="00CB63B1" w:rsidRPr="00E00D27" w:rsidRDefault="00CB63B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614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556EEE65" w:rsidR="00CB63B1" w:rsidRPr="00E00D27" w:rsidRDefault="00CB63B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6140">
      <w:rPr>
        <w:noProof/>
        <w:sz w:val="20"/>
        <w:szCs w:val="20"/>
      </w:rPr>
      <w:t>Prayer for the Church</w:t>
    </w:r>
    <w:r w:rsidRPr="00E00D27">
      <w:rPr>
        <w:sz w:val="20"/>
        <w:szCs w:val="20"/>
      </w:rPr>
      <w:fldChar w:fldCharType="end"/>
    </w:r>
  </w:p>
  <w:p w14:paraId="1DAD4C8D" w14:textId="77777777" w:rsidR="00CB63B1" w:rsidRPr="00686912" w:rsidRDefault="00CB63B1"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CB63B1" w:rsidRPr="00686912" w:rsidRDefault="00CB63B1"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E24D237" w:rsidR="00CB63B1" w:rsidRPr="00E00D27" w:rsidRDefault="00CB63B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6140">
      <w:rPr>
        <w:noProof/>
        <w:sz w:val="20"/>
        <w:szCs w:val="20"/>
      </w:rPr>
      <w:t>Joyous Saturday</w:t>
    </w:r>
    <w:r w:rsidRPr="00E00D27">
      <w:rPr>
        <w:sz w:val="20"/>
        <w:szCs w:val="20"/>
      </w:rPr>
      <w:fldChar w:fldCharType="end"/>
    </w:r>
  </w:p>
  <w:p w14:paraId="7E9EFC1B" w14:textId="77777777" w:rsidR="00CB63B1" w:rsidRPr="00686912" w:rsidRDefault="00CB63B1"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2DAA"/>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93065-7928-3A4F-A411-D2A37C458791}">
  <ds:schemaRefs>
    <ds:schemaRef ds:uri="http://schemas.openxmlformats.org/officeDocument/2006/bibliography"/>
  </ds:schemaRefs>
</ds:datastoreItem>
</file>

<file path=customXml/itemProps2.xml><?xml version="1.0" encoding="utf-8"?>
<ds:datastoreItem xmlns:ds="http://schemas.openxmlformats.org/officeDocument/2006/customXml" ds:itemID="{57842F6B-3CBA-4245-8A0B-AE29F396B4F5}">
  <ds:schemaRefs>
    <ds:schemaRef ds:uri="http://schemas.openxmlformats.org/officeDocument/2006/bibliography"/>
  </ds:schemaRefs>
</ds:datastoreItem>
</file>

<file path=customXml/itemProps3.xml><?xml version="1.0" encoding="utf-8"?>
<ds:datastoreItem xmlns:ds="http://schemas.openxmlformats.org/officeDocument/2006/customXml" ds:itemID="{FEA01A38-8D96-824C-90CF-02B689D2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26648</TotalTime>
  <Pages>983</Pages>
  <Words>193490</Words>
  <Characters>1102897</Characters>
  <Application>Microsoft Macintosh Word</Application>
  <DocSecurity>0</DocSecurity>
  <Lines>9190</Lines>
  <Paragraphs>2587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514</cp:revision>
  <cp:lastPrinted>2016-04-15T12:29:00Z</cp:lastPrinted>
  <dcterms:created xsi:type="dcterms:W3CDTF">2014-10-30T02:06:00Z</dcterms:created>
  <dcterms:modified xsi:type="dcterms:W3CDTF">2016-04-16T01:01:00Z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